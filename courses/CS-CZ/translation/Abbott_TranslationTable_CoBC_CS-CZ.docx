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0F86AA" w14:textId="77777777" w:rsidR="00840375" w:rsidRPr="003D1E26" w:rsidRDefault="00F477F9" w:rsidP="00840375">
      <w:pPr>
        <w:rPr>
          <w:rStyle w:val="tw4winExternal"/>
          <w:rFonts w:ascii="Calibri" w:hAnsi="Calibri" w:cs="Calibri"/>
          <w:color w:val="000000" w:themeColor="text1"/>
          <w:sz w:val="36"/>
          <w:szCs w:val="36"/>
          <w:lang w:val="en-US"/>
        </w:rPr>
      </w:pPr>
      <w:r w:rsidRPr="003D1E26">
        <w:rPr>
          <w:noProof/>
          <w:lang w:val="en-US"/>
        </w:rPr>
        <mc:AlternateContent>
          <mc:Choice Requires="wps">
            <w:drawing>
              <wp:anchor distT="0" distB="0" distL="114300" distR="114300" simplePos="0" relativeHeight="251658240" behindDoc="1" locked="0" layoutInCell="1" allowOverlap="1" wp14:anchorId="2C6BEFA4" wp14:editId="43D52F1C">
                <wp:simplePos x="0" y="0"/>
                <wp:positionH relativeFrom="column">
                  <wp:posOffset>0</wp:posOffset>
                </wp:positionH>
                <wp:positionV relativeFrom="paragraph">
                  <wp:posOffset>0</wp:posOffset>
                </wp:positionV>
                <wp:extent cx="6858000" cy="7315200"/>
                <wp:effectExtent l="0" t="0" r="0" b="0"/>
                <wp:wrapNone/>
                <wp:docPr id="122" name="Text Box 122"/>
                <wp:cNvGraphicFramePr/>
                <a:graphic xmlns:a="http://schemas.openxmlformats.org/drawingml/2006/main">
                  <a:graphicData uri="http://schemas.microsoft.com/office/word/2010/wordprocessingShape">
                    <wps:wsp>
                      <wps:cNvSpPr txBox="1"/>
                      <wps:spPr>
                        <a:xfrm>
                          <a:off x="0" y="0"/>
                          <a:ext cx="6858000" cy="7315200"/>
                        </a:xfrm>
                        <a:prstGeom prst="rect">
                          <a:avLst/>
                        </a:prstGeom>
                        <a:noFill/>
                        <a:ln w="6350">
                          <a:noFill/>
                        </a:ln>
                        <a:effectLst/>
                      </wps:spPr>
                      <wps:txbx>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5568B056" w14:textId="71DCE428" w:rsidR="00840375" w:rsidRPr="003E6996" w:rsidRDefault="003D1E26"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3E6996">
                                  <w:rPr>
                                    <w:rFonts w:asciiTheme="majorHAnsi" w:eastAsiaTheme="majorEastAsia" w:hAnsiTheme="majorHAnsi" w:cstheme="majorBidi"/>
                                    <w:color w:val="595959" w:themeColor="text1" w:themeTint="A6"/>
                                    <w:sz w:val="72"/>
                                    <w:szCs w:val="72"/>
                                  </w:rPr>
                                  <w:t xml:space="preserve">1. Code of Business Conduct </w:t>
                                </w:r>
                                <w:r w:rsidR="00F74B67">
                                  <w:rPr>
                                    <w:rFonts w:asciiTheme="majorHAnsi" w:eastAsiaTheme="majorEastAsia" w:hAnsiTheme="majorHAnsi" w:cstheme="majorBidi"/>
                                    <w:color w:val="595959" w:themeColor="text1" w:themeTint="A6"/>
                                    <w:sz w:val="72"/>
                                    <w:szCs w:val="72"/>
                                  </w:rPr>
                                  <w:t xml:space="preserve"> </w:t>
                                </w:r>
                                <w:r w:rsidRPr="003E6996">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2C41C330" w14:textId="77777777" w:rsidR="00840375" w:rsidRPr="003E6996" w:rsidRDefault="003D1E26" w:rsidP="00840375">
                                <w:pPr>
                                  <w:pStyle w:val="NoSpacing"/>
                                  <w:spacing w:before="240"/>
                                  <w:rPr>
                                    <w:caps/>
                                    <w:color w:val="0E2841" w:themeColor="text2"/>
                                    <w:sz w:val="36"/>
                                    <w:szCs w:val="36"/>
                                  </w:rPr>
                                </w:pPr>
                                <w:r w:rsidRPr="003E6996">
                                  <w:rPr>
                                    <w:caps/>
                                    <w:color w:val="0E2841" w:themeColor="text2"/>
                                    <w:sz w:val="36"/>
                                    <w:szCs w:val="36"/>
                                  </w:rPr>
                                  <w:t>Translation table 2025</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wps:bodyPr>
                    </wps:wsp>
                  </a:graphicData>
                </a:graphic>
              </wp:anchor>
            </w:drawing>
          </mc:Choice>
          <mc:Fallback>
            <w:pict>
              <v:shapetype w14:anchorId="2C6BEFA4" id="_x0000_t202" coordsize="21600,21600" o:spt="202" path="m,l,21600r21600,l21600,xe">
                <v:stroke joinstyle="miter"/>
                <v:path gradientshapeok="t" o:connecttype="rect"/>
              </v:shapetype>
              <v:shape id="Text Box 122" o:spid="_x0000_s1026" type="#_x0000_t202" style="position:absolute;margin-left:0;margin-top:0;width:540pt;height:8in;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" filled="f" stroked="f" strokeweight=".5pt">
                <v:textbox inset="36pt,36pt,36pt,36pt">
                  <w:txbxContent>
                    <w:sdt>
                      <w:sdtPr>
                        <w:rPr>
                          <w:rFonts w:asciiTheme="majorHAnsi" w:eastAsiaTheme="majorEastAsia" w:hAnsiTheme="majorHAnsi" w:cstheme="majorBidi"/>
                          <w:color w:val="595959" w:themeColor="text1" w:themeTint="A6"/>
                          <w:sz w:val="72"/>
                          <w:szCs w:val="72"/>
                        </w:rPr>
                        <w:alias w:val="Title"/>
                        <w:id w:val="-1476986296"/>
                        <w:dataBinding w:prefixMappings="xmlns:ns0='http://purl.org/dc/elements/1.1/' xmlns:ns1='http://schemas.openxmlformats.org/package/2006/metadata/core-properties' " w:xpath="/ns1:coreProperties[1]/ns0:title[1]" w:storeItemID="{6C3C8BC8-F283-45AE-878A-BAB7291924A1}"/>
                        <w:text/>
                      </w:sdtPr>
                      <w:sdtContent>
                        <w:p w14:paraId="5568B056" w14:textId="71DCE428" w:rsidR="00840375" w:rsidRPr="003E6996" w:rsidRDefault="003D1E26" w:rsidP="005F1E76">
                          <w:pPr>
                            <w:pStyle w:val="NoSpacing"/>
                            <w:pBdr>
                              <w:bottom w:val="single" w:sz="6" w:space="4" w:color="7F7F7F" w:themeColor="text1" w:themeTint="80"/>
                            </w:pBdr>
                            <w:rPr>
                              <w:rFonts w:asciiTheme="majorHAnsi" w:eastAsiaTheme="majorEastAsia" w:hAnsiTheme="majorHAnsi" w:cstheme="majorBidi"/>
                              <w:color w:val="595959" w:themeColor="text1" w:themeTint="A6"/>
                              <w:sz w:val="72"/>
                              <w:szCs w:val="72"/>
                            </w:rPr>
                          </w:pPr>
                          <w:r w:rsidRPr="003E6996">
                            <w:rPr>
                              <w:rFonts w:asciiTheme="majorHAnsi" w:eastAsiaTheme="majorEastAsia" w:hAnsiTheme="majorHAnsi" w:cstheme="majorBidi"/>
                              <w:color w:val="595959" w:themeColor="text1" w:themeTint="A6"/>
                              <w:sz w:val="72"/>
                              <w:szCs w:val="72"/>
                            </w:rPr>
                            <w:t xml:space="preserve">1. Code of Business Conduct </w:t>
                          </w:r>
                          <w:r w:rsidR="00F74B67">
                            <w:rPr>
                              <w:rFonts w:asciiTheme="majorHAnsi" w:eastAsiaTheme="majorEastAsia" w:hAnsiTheme="majorHAnsi" w:cstheme="majorBidi"/>
                              <w:color w:val="595959" w:themeColor="text1" w:themeTint="A6"/>
                              <w:sz w:val="72"/>
                              <w:szCs w:val="72"/>
                            </w:rPr>
                            <w:t xml:space="preserve"> </w:t>
                          </w:r>
                          <w:r w:rsidRPr="003E6996">
                            <w:rPr>
                              <w:rFonts w:asciiTheme="majorHAnsi" w:eastAsiaTheme="majorEastAsia" w:hAnsiTheme="majorHAnsi" w:cstheme="majorBidi"/>
                              <w:color w:val="595959" w:themeColor="text1" w:themeTint="A6"/>
                              <w:sz w:val="72"/>
                              <w:szCs w:val="72"/>
                            </w:rPr>
                            <w:t xml:space="preserve">  2. Interacting with Competitors</w:t>
                          </w:r>
                        </w:p>
                      </w:sdtContent>
                    </w:sdt>
                    <w:sdt>
                      <w:sdtPr>
                        <w:rPr>
                          <w:caps/>
                          <w:color w:val="0E2841" w:themeColor="text2"/>
                          <w:sz w:val="36"/>
                          <w:szCs w:val="36"/>
                        </w:rPr>
                        <w:alias w:val="Subtitle"/>
                        <w:id w:val="157346227"/>
                        <w:dataBinding w:prefixMappings="xmlns:ns0='http://purl.org/dc/elements/1.1/' xmlns:ns1='http://schemas.openxmlformats.org/package/2006/metadata/core-properties' " w:xpath="/ns1:coreProperties[1]/ns0:subject[1]" w:storeItemID="{6C3C8BC8-F283-45AE-878A-BAB7291924A1}"/>
                        <w:text/>
                      </w:sdtPr>
                      <w:sdtContent>
                        <w:p w14:paraId="2C41C330" w14:textId="77777777" w:rsidR="00840375" w:rsidRPr="003E6996" w:rsidRDefault="003D1E26" w:rsidP="00840375">
                          <w:pPr>
                            <w:pStyle w:val="NoSpacing"/>
                            <w:spacing w:before="240"/>
                            <w:rPr>
                              <w:caps/>
                              <w:color w:val="0E2841" w:themeColor="text2"/>
                              <w:sz w:val="36"/>
                              <w:szCs w:val="36"/>
                            </w:rPr>
                          </w:pPr>
                          <w:r w:rsidRPr="003E6996">
                            <w:rPr>
                              <w:caps/>
                              <w:color w:val="0E2841" w:themeColor="text2"/>
                              <w:sz w:val="36"/>
                              <w:szCs w:val="36"/>
                            </w:rPr>
                            <w:t>Translation table 2025</w:t>
                          </w:r>
                        </w:p>
                      </w:sdtContent>
                    </w:sdt>
                  </w:txbxContent>
                </v:textbox>
              </v:shape>
            </w:pict>
          </mc:Fallback>
        </mc:AlternateContent>
      </w:r>
      <w:r w:rsidRPr="003D1E26">
        <w:br w:type="page"/>
      </w:r>
      <w:r w:rsidRPr="003D1E26">
        <w:rPr>
          <w:rStyle w:val="tw4winExternal"/>
          <w:rFonts w:ascii="Calibri" w:hAnsi="Calibri" w:cs="Calibri"/>
          <w:b/>
          <w:color w:val="000000" w:themeColor="text1"/>
          <w:sz w:val="36"/>
          <w:szCs w:val="36"/>
          <w:lang w:val="en-US"/>
        </w:rPr>
        <w:lastRenderedPageBreak/>
        <w:t>INSTRUCTIONS:</w:t>
      </w:r>
    </w:p>
    <w:p w14:paraId="23ADEF04" w14:textId="77777777" w:rsidR="00840375" w:rsidRPr="003D1E26" w:rsidRDefault="00840375" w:rsidP="00840375">
      <w:pPr>
        <w:widowControl w:val="0"/>
        <w:autoSpaceDE w:val="0"/>
        <w:autoSpaceDN w:val="0"/>
        <w:adjustRightInd w:val="0"/>
        <w:textAlignment w:val="top"/>
        <w:rPr>
          <w:rStyle w:val="tw4winExternal"/>
          <w:rFonts w:ascii="Calibri" w:hAnsi="Calibri" w:cs="Calibri"/>
          <w:color w:val="000000" w:themeColor="text1"/>
          <w:lang w:val="en-US"/>
        </w:rPr>
      </w:pPr>
    </w:p>
    <w:p w14:paraId="62B73C53" w14:textId="77777777" w:rsidR="00840375" w:rsidRPr="003D1E26" w:rsidRDefault="00F477F9"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D1E26">
        <w:rPr>
          <w:rStyle w:val="tw4winExternal"/>
          <w:rFonts w:ascii="Calibri" w:hAnsi="Calibri" w:cs="Calibri"/>
          <w:b/>
          <w:color w:val="000000" w:themeColor="text1"/>
          <w:lang w:val="en-US"/>
        </w:rPr>
        <w:t xml:space="preserve">1) </w:t>
      </w:r>
      <w:r w:rsidRPr="003D1E26">
        <w:rPr>
          <w:rStyle w:val="tw4winExternal"/>
          <w:rFonts w:ascii="Calibri" w:hAnsi="Calibri" w:cs="Calibri"/>
          <w:color w:val="000000" w:themeColor="text1"/>
          <w:lang w:val="en-US"/>
        </w:rPr>
        <w:t>Please edit the translation in the TARGET column directly.</w:t>
      </w:r>
    </w:p>
    <w:p w14:paraId="2A922E1F" w14:textId="77777777" w:rsidR="00840375" w:rsidRPr="003D1E26" w:rsidRDefault="00F477F9"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D1E26">
        <w:rPr>
          <w:rStyle w:val="tw4winExternal"/>
          <w:rFonts w:ascii="Calibri" w:hAnsi="Calibri" w:cs="Calibri"/>
          <w:b/>
          <w:color w:val="000000" w:themeColor="text1"/>
          <w:lang w:val="en-US"/>
        </w:rPr>
        <w:t xml:space="preserve">2) </w:t>
      </w:r>
      <w:r w:rsidRPr="003D1E26">
        <w:rPr>
          <w:rStyle w:val="tw4winExternal"/>
          <w:rFonts w:ascii="Calibri" w:hAnsi="Calibri" w:cs="Calibri"/>
          <w:color w:val="000000" w:themeColor="text1"/>
          <w:lang w:val="en-US"/>
        </w:rPr>
        <w:t>To comment on a segment, simply create a new MS-Word comment.</w:t>
      </w:r>
    </w:p>
    <w:p w14:paraId="4500194D" w14:textId="77777777" w:rsidR="00840375" w:rsidRPr="003D1E26" w:rsidRDefault="00F477F9"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D1E26">
        <w:rPr>
          <w:rStyle w:val="tw4winExternal"/>
          <w:rFonts w:ascii="Calibri" w:hAnsi="Calibri" w:cs="Calibri"/>
          <w:b/>
          <w:color w:val="000000" w:themeColor="text1"/>
          <w:lang w:val="en-US"/>
        </w:rPr>
        <w:t xml:space="preserve">3) </w:t>
      </w:r>
      <w:r w:rsidRPr="003D1E26">
        <w:rPr>
          <w:rStyle w:val="tw4winExternal"/>
          <w:rFonts w:ascii="Calibri" w:hAnsi="Calibri" w:cs="Calibri"/>
          <w:color w:val="000000" w:themeColor="text1"/>
          <w:lang w:val="en-US"/>
        </w:rPr>
        <w:t>It is best to edit this file in Normal or Draft view rather than page layout.</w:t>
      </w:r>
    </w:p>
    <w:p w14:paraId="2FD78819" w14:textId="77777777" w:rsidR="00840375" w:rsidRPr="003D1E26" w:rsidRDefault="00F477F9"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D1E26">
        <w:rPr>
          <w:rStyle w:val="tw4winExternal"/>
          <w:rFonts w:ascii="Calibri" w:hAnsi="Calibri" w:cs="Calibri"/>
          <w:b/>
          <w:color w:val="000000" w:themeColor="text1"/>
          <w:lang w:val="en-US"/>
        </w:rPr>
        <w:t xml:space="preserve">4) </w:t>
      </w:r>
      <w:r w:rsidRPr="003D1E26">
        <w:rPr>
          <w:rStyle w:val="tw4winExternal"/>
          <w:rFonts w:ascii="Calibri" w:hAnsi="Calibri" w:cs="Calibri"/>
          <w:color w:val="000000" w:themeColor="text1"/>
          <w:lang w:val="en-US"/>
        </w:rPr>
        <w:t>DO NOT alter the ID or SOURCE column text.</w:t>
      </w:r>
    </w:p>
    <w:p w14:paraId="7A8CFAD9" w14:textId="77777777" w:rsidR="00840375" w:rsidRPr="003D1E26" w:rsidRDefault="00F477F9"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D1E26">
        <w:rPr>
          <w:rStyle w:val="tw4winExternal"/>
          <w:rFonts w:ascii="Calibri" w:hAnsi="Calibri" w:cs="Calibri"/>
          <w:b/>
          <w:bCs/>
          <w:color w:val="000000" w:themeColor="text1"/>
          <w:lang w:val="en-US"/>
        </w:rPr>
        <w:t>5</w:t>
      </w:r>
      <w:r w:rsidRPr="003D1E26">
        <w:rPr>
          <w:rStyle w:val="tw4winExternal"/>
          <w:rFonts w:ascii="Calibri" w:hAnsi="Calibri" w:cs="Calibri"/>
          <w:color w:val="000000" w:themeColor="text1"/>
          <w:lang w:val="en-US"/>
        </w:rPr>
        <w:t>) Blank rows should be ignored but not deleted.</w:t>
      </w:r>
    </w:p>
    <w:p w14:paraId="0D8059E3" w14:textId="77777777" w:rsidR="00840375" w:rsidRPr="003D1E26" w:rsidRDefault="00F477F9" w:rsidP="00840375">
      <w:pPr>
        <w:widowControl w:val="0"/>
        <w:autoSpaceDE w:val="0"/>
        <w:autoSpaceDN w:val="0"/>
        <w:adjustRightInd w:val="0"/>
        <w:spacing w:line="360" w:lineRule="auto"/>
        <w:textAlignment w:val="top"/>
        <w:rPr>
          <w:rStyle w:val="tw4winExternal"/>
          <w:rFonts w:ascii="Calibri" w:hAnsi="Calibri" w:cs="Calibri"/>
          <w:b/>
          <w:bCs/>
          <w:color w:val="000000" w:themeColor="text1"/>
          <w:lang w:val="en-US"/>
        </w:rPr>
      </w:pPr>
      <w:r w:rsidRPr="003D1E26">
        <w:rPr>
          <w:rStyle w:val="tw4winExternal"/>
          <w:rFonts w:ascii="Calibri" w:hAnsi="Calibri" w:cs="Calibri"/>
          <w:b/>
          <w:bCs/>
          <w:color w:val="000000" w:themeColor="text1"/>
          <w:lang w:val="en-US"/>
        </w:rPr>
        <w:t>6</w:t>
      </w:r>
      <w:r w:rsidRPr="003D1E26">
        <w:rPr>
          <w:rStyle w:val="tw4winExternal"/>
          <w:rFonts w:ascii="Calibri" w:hAnsi="Calibri" w:cs="Calibri"/>
          <w:color w:val="000000" w:themeColor="text1"/>
          <w:lang w:val="en-US"/>
        </w:rPr>
        <w:t>)</w:t>
      </w:r>
      <w:r w:rsidRPr="003D1E26">
        <w:rPr>
          <w:rStyle w:val="tw4winExternal"/>
          <w:rFonts w:ascii="Calibri" w:hAnsi="Calibri" w:cs="Calibri"/>
          <w:b/>
          <w:bCs/>
          <w:color w:val="000000" w:themeColor="text1"/>
          <w:lang w:val="en-US"/>
        </w:rPr>
        <w:t xml:space="preserve"> The following formatting must be maintained throughout:</w:t>
      </w:r>
    </w:p>
    <w:p w14:paraId="1005011B" w14:textId="77777777" w:rsidR="00840375" w:rsidRPr="003D1E26" w:rsidRDefault="00F477F9"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D1E26">
        <w:rPr>
          <w:rStyle w:val="tw4winExternal"/>
          <w:rFonts w:ascii="Calibri" w:eastAsiaTheme="minorEastAsia" w:hAnsi="Calibri" w:cs="Calibri" w:hint="default"/>
          <w:b/>
          <w:bCs/>
          <w:color w:val="000000" w:themeColor="text1"/>
          <w:lang w:val="en-US" w:eastAsia="en-IE"/>
        </w:rPr>
        <w:t xml:space="preserve">Paragraph (the number of paragraphs per row must be maintained) </w:t>
      </w:r>
    </w:p>
    <w:p w14:paraId="2B081FA8" w14:textId="77777777" w:rsidR="00840375" w:rsidRPr="003D1E26" w:rsidRDefault="00F477F9"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D1E26">
        <w:rPr>
          <w:rStyle w:val="tw4winExternal"/>
          <w:rFonts w:ascii="Calibri" w:eastAsiaTheme="minorEastAsia" w:hAnsi="Calibri" w:cs="Calibri" w:hint="default"/>
          <w:b/>
          <w:bCs/>
          <w:color w:val="000000" w:themeColor="text1"/>
          <w:lang w:val="en-US" w:eastAsia="en-IE"/>
        </w:rPr>
        <w:t xml:space="preserve">bold </w:t>
      </w:r>
    </w:p>
    <w:p w14:paraId="71B3485E" w14:textId="77777777" w:rsidR="00840375" w:rsidRPr="003D1E26" w:rsidRDefault="00F477F9"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D1E26">
        <w:rPr>
          <w:rStyle w:val="tw4winExternal"/>
          <w:rFonts w:ascii="Calibri" w:eastAsiaTheme="minorEastAsia" w:hAnsi="Calibri" w:cs="Calibri" w:hint="default"/>
          <w:b/>
          <w:bCs/>
          <w:color w:val="000000" w:themeColor="text1"/>
          <w:lang w:val="en-US" w:eastAsia="en-IE"/>
        </w:rPr>
        <w:t>italic</w:t>
      </w:r>
    </w:p>
    <w:p w14:paraId="05EC4446" w14:textId="77777777" w:rsidR="00840375" w:rsidRPr="003D1E26" w:rsidRDefault="00F477F9"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D1E26">
        <w:rPr>
          <w:rStyle w:val="tw4winExternal"/>
          <w:rFonts w:ascii="Calibri" w:eastAsiaTheme="minorEastAsia" w:hAnsi="Calibri" w:cs="Calibri" w:hint="default"/>
          <w:b/>
          <w:bCs/>
          <w:color w:val="000000" w:themeColor="text1"/>
          <w:lang w:val="en-US" w:eastAsia="en-IE"/>
        </w:rPr>
        <w:t>underline</w:t>
      </w:r>
    </w:p>
    <w:p w14:paraId="5403EA4D" w14:textId="77777777" w:rsidR="00840375" w:rsidRPr="003D1E26" w:rsidRDefault="00F477F9"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D1E26">
        <w:rPr>
          <w:rStyle w:val="tw4winExternal"/>
          <w:rFonts w:ascii="Calibri" w:eastAsiaTheme="minorEastAsia" w:hAnsi="Calibri" w:cs="Calibri" w:hint="default"/>
          <w:b/>
          <w:bCs/>
          <w:color w:val="000000" w:themeColor="text1"/>
          <w:lang w:val="en-US" w:eastAsia="en-IE"/>
        </w:rPr>
        <w:t>links</w:t>
      </w:r>
    </w:p>
    <w:p w14:paraId="354060A5" w14:textId="77777777" w:rsidR="00840375" w:rsidRPr="003D1E26" w:rsidRDefault="00F477F9" w:rsidP="004D60B2">
      <w:pPr>
        <w:pStyle w:val="ListParagraph"/>
        <w:widowControl w:val="0"/>
        <w:numPr>
          <w:ilvl w:val="0"/>
          <w:numId w:val="1"/>
        </w:numPr>
        <w:autoSpaceDE w:val="0"/>
        <w:autoSpaceDN w:val="0"/>
        <w:adjustRightInd w:val="0"/>
        <w:spacing w:line="360" w:lineRule="auto"/>
        <w:ind w:left="851"/>
        <w:textAlignment w:val="top"/>
        <w:rPr>
          <w:rStyle w:val="tw4winExternal"/>
          <w:rFonts w:ascii="Calibri" w:eastAsiaTheme="minorEastAsia" w:hAnsi="Calibri" w:cs="Calibri" w:hint="default"/>
          <w:b/>
          <w:bCs/>
          <w:color w:val="000000" w:themeColor="text1"/>
          <w:lang w:val="en-US" w:eastAsia="en-IE"/>
        </w:rPr>
      </w:pPr>
      <w:r w:rsidRPr="003D1E26">
        <w:rPr>
          <w:rStyle w:val="tw4winExternal"/>
          <w:rFonts w:ascii="Calibri" w:eastAsiaTheme="minorEastAsia" w:hAnsi="Calibri" w:cs="Calibri" w:hint="default"/>
          <w:b/>
          <w:bCs/>
          <w:color w:val="000000" w:themeColor="text1"/>
          <w:lang w:val="en-US" w:eastAsia="en-IE"/>
        </w:rPr>
        <w:t>lists (bullets and number of items in a list must be maintained)</w:t>
      </w:r>
    </w:p>
    <w:p w14:paraId="01C85729" w14:textId="77777777" w:rsidR="00840375" w:rsidRPr="003D1E26" w:rsidRDefault="00F477F9"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r w:rsidRPr="003D1E26">
        <w:rPr>
          <w:rStyle w:val="tw4winExternal"/>
          <w:rFonts w:ascii="Calibri" w:hAnsi="Calibri" w:cs="Calibri"/>
          <w:b/>
          <w:bCs/>
          <w:color w:val="000000" w:themeColor="text1"/>
          <w:lang w:val="en-US"/>
        </w:rPr>
        <w:t>7</w:t>
      </w:r>
      <w:r w:rsidRPr="003D1E26">
        <w:rPr>
          <w:rStyle w:val="tw4winExternal"/>
          <w:rFonts w:ascii="Calibri" w:hAnsi="Calibri" w:cs="Calibri"/>
          <w:color w:val="000000" w:themeColor="text1"/>
          <w:lang w:val="en-US"/>
        </w:rPr>
        <w:t>) Ctrl+click on an ID in the left hand collumn to view the relevent screen in the online course. Toc ID’s will open the table of contents, ID’s containing _string_ have no relevent screen and are not linked.</w:t>
      </w:r>
    </w:p>
    <w:p w14:paraId="7DC482BA" w14:textId="77777777" w:rsidR="00840375" w:rsidRPr="003D1E26" w:rsidRDefault="00F477F9">
      <w:pPr>
        <w:rPr>
          <w:rStyle w:val="tw4winExternal"/>
          <w:rFonts w:ascii="Calibri" w:hAnsi="Calibri" w:cs="Calibri"/>
          <w:color w:val="000000" w:themeColor="text1"/>
          <w:lang w:val="en-US"/>
        </w:rPr>
      </w:pPr>
      <w:r w:rsidRPr="003D1E26">
        <w:rPr>
          <w:rStyle w:val="tw4winExternal"/>
          <w:rFonts w:ascii="Calibri" w:hAnsi="Calibri" w:cs="Calibri"/>
          <w:color w:val="000000" w:themeColor="text1"/>
          <w:lang w:val="en-US"/>
        </w:rPr>
        <w:br w:type="page"/>
      </w:r>
    </w:p>
    <w:p w14:paraId="76D81AAC" w14:textId="77777777" w:rsidR="00840375" w:rsidRPr="003D1E26" w:rsidRDefault="00840375" w:rsidP="00840375">
      <w:pPr>
        <w:widowControl w:val="0"/>
        <w:autoSpaceDE w:val="0"/>
        <w:autoSpaceDN w:val="0"/>
        <w:adjustRightInd w:val="0"/>
        <w:spacing w:line="360" w:lineRule="auto"/>
        <w:textAlignment w:val="top"/>
        <w:rPr>
          <w:rStyle w:val="tw4winExternal"/>
          <w:rFonts w:ascii="Calibri" w:hAnsi="Calibri" w:cs="Calibri"/>
          <w:color w:val="000000" w:themeColor="text1"/>
          <w:lang w:val="en-US"/>
        </w:rPr>
      </w:pPr>
    </w:p>
    <w:p w14:paraId="5B84280D" w14:textId="77777777" w:rsidR="004D60B2" w:rsidRPr="003D1E26" w:rsidRDefault="00F477F9" w:rsidP="00840375">
      <w:pPr>
        <w:widowControl w:val="0"/>
        <w:autoSpaceDE w:val="0"/>
        <w:autoSpaceDN w:val="0"/>
        <w:adjustRightInd w:val="0"/>
        <w:spacing w:line="360" w:lineRule="auto"/>
        <w:textAlignment w:val="top"/>
        <w:rPr>
          <w:rStyle w:val="tw4winExternal"/>
          <w:rFonts w:ascii="Calibri" w:hAnsi="Calibri" w:cs="Calibri"/>
          <w:color w:val="000000" w:themeColor="text1"/>
          <w:sz w:val="72"/>
          <w:szCs w:val="72"/>
          <w:lang w:val="en-US"/>
        </w:rPr>
      </w:pPr>
      <w:r w:rsidRPr="003D1E26">
        <w:rPr>
          <w:rStyle w:val="tw4winExternal"/>
          <w:rFonts w:ascii="Calibri" w:hAnsi="Calibri" w:cs="Calibri"/>
          <w:color w:val="000000" w:themeColor="text1"/>
          <w:sz w:val="72"/>
          <w:szCs w:val="72"/>
          <w:lang w:val="en-US"/>
        </w:rPr>
        <w:t>Code of Business Conduct</w:t>
      </w:r>
    </w:p>
    <w:p w14:paraId="78016664" w14:textId="77777777" w:rsidR="00840375" w:rsidRPr="003D1E26" w:rsidRDefault="00840375" w:rsidP="00840375">
      <w:pPr>
        <w:rPr>
          <w:rStyle w:val="tw4winExternal"/>
          <w:rFonts w:ascii="Calibri" w:hAnsi="Calibri" w:cs="Calibri"/>
          <w:color w:val="000000" w:themeColor="text1"/>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F44AE9" w:rsidRPr="003D1E26" w14:paraId="25F8823C" w14:textId="77777777" w:rsidTr="007002F3">
        <w:tc>
          <w:tcPr>
            <w:tcW w:w="1353" w:type="dxa"/>
            <w:shd w:val="clear" w:color="auto" w:fill="F1A983" w:themeFill="accent2" w:themeFillTint="99"/>
            <w:tcMar>
              <w:top w:w="120" w:type="dxa"/>
              <w:left w:w="180" w:type="dxa"/>
              <w:bottom w:w="120" w:type="dxa"/>
              <w:right w:w="180" w:type="dxa"/>
            </w:tcMar>
          </w:tcPr>
          <w:p w14:paraId="68C20B34" w14:textId="77777777" w:rsidR="009D7F9A" w:rsidRPr="003D1E26" w:rsidRDefault="00F477F9" w:rsidP="00F66488">
            <w:pPr>
              <w:spacing w:before="30" w:after="30"/>
              <w:ind w:left="30" w:right="30"/>
              <w:rPr>
                <w:rFonts w:eastAsia="Times New Roman"/>
              </w:rPr>
            </w:pPr>
            <w:r w:rsidRPr="003D1E26">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7734B3E9" w14:textId="77777777" w:rsidR="009D7F9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Source</w:t>
            </w:r>
          </w:p>
        </w:tc>
        <w:tc>
          <w:tcPr>
            <w:tcW w:w="6000" w:type="dxa"/>
            <w:shd w:val="clear" w:color="auto" w:fill="F1A983" w:themeFill="accent2" w:themeFillTint="99"/>
          </w:tcPr>
          <w:p w14:paraId="3BE6F2AC" w14:textId="77777777" w:rsidR="009D7F9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Target</w:t>
            </w:r>
          </w:p>
        </w:tc>
      </w:tr>
      <w:tr w:rsidR="00F44AE9" w:rsidRPr="003D1E26" w14:paraId="73E62F84" w14:textId="77777777" w:rsidTr="007002F3">
        <w:tc>
          <w:tcPr>
            <w:tcW w:w="1353" w:type="dxa"/>
            <w:shd w:val="clear" w:color="auto" w:fill="C1E4F5"/>
            <w:tcMar>
              <w:top w:w="120" w:type="dxa"/>
              <w:left w:w="180" w:type="dxa"/>
              <w:bottom w:w="120" w:type="dxa"/>
              <w:right w:w="180" w:type="dxa"/>
            </w:tcMar>
            <w:hideMark/>
          </w:tcPr>
          <w:p w14:paraId="49A8F1CB" w14:textId="77777777" w:rsidR="00F66488" w:rsidRPr="003D1E26" w:rsidRDefault="00F477F9" w:rsidP="00F66488">
            <w:pPr>
              <w:spacing w:before="30" w:after="30"/>
              <w:ind w:left="30" w:right="30"/>
              <w:rPr>
                <w:rFonts w:ascii="Calibri" w:eastAsia="Times New Roman" w:hAnsi="Calibri" w:cs="Calibri"/>
                <w:sz w:val="16"/>
              </w:rPr>
            </w:pPr>
            <w:hyperlink r:id="rId10" w:tgtFrame="_blank" w:history="1">
              <w:r w:rsidRPr="003D1E26">
                <w:rPr>
                  <w:rFonts w:ascii="Calibri" w:eastAsia="Times New Roman" w:hAnsi="Calibri" w:cs="Calibri"/>
                  <w:color w:val="0000FF"/>
                  <w:sz w:val="16"/>
                  <w:u w:val="single"/>
                </w:rPr>
                <w:t>Screen 0</w:t>
              </w:r>
            </w:hyperlink>
            <w:r w:rsidRPr="003D1E26">
              <w:rPr>
                <w:rFonts w:ascii="Calibri" w:eastAsia="Times New Roman" w:hAnsi="Calibri" w:cs="Calibri"/>
                <w:sz w:val="16"/>
              </w:rPr>
              <w:t xml:space="preserve"> </w:t>
            </w:r>
          </w:p>
          <w:p w14:paraId="7150C2D9" w14:textId="77777777" w:rsidR="00F66488" w:rsidRPr="003D1E26" w:rsidRDefault="00F477F9" w:rsidP="00F66488">
            <w:pPr>
              <w:ind w:left="30" w:right="30"/>
              <w:rPr>
                <w:rFonts w:ascii="Calibri" w:eastAsia="Times New Roman" w:hAnsi="Calibri" w:cs="Calibri"/>
                <w:sz w:val="16"/>
              </w:rPr>
            </w:pPr>
            <w:hyperlink r:id="rId11" w:tgtFrame="_blank" w:history="1">
              <w:r w:rsidRPr="003D1E26">
                <w:rPr>
                  <w:rFonts w:ascii="Calibri" w:eastAsia="Times New Roman" w:hAnsi="Calibri" w:cs="Calibri"/>
                  <w:color w:val="0000FF"/>
                  <w:sz w:val="16"/>
                  <w:u w:val="single"/>
                </w:rPr>
                <w:t>1_C_1</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4FF153"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Code of Business Conduct</w:t>
            </w:r>
          </w:p>
          <w:p w14:paraId="0FE9C59C"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Click the forward arrow.</w:t>
            </w:r>
          </w:p>
        </w:tc>
        <w:tc>
          <w:tcPr>
            <w:tcW w:w="6000" w:type="dxa"/>
          </w:tcPr>
          <w:p w14:paraId="164EBDF4" w14:textId="77777777" w:rsidR="005C43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Kodex obchodního chování</w:t>
            </w:r>
          </w:p>
          <w:p w14:paraId="65D9E9AB"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Klikněte na šipku Další.</w:t>
            </w:r>
          </w:p>
        </w:tc>
      </w:tr>
      <w:tr w:rsidR="00F44AE9" w:rsidRPr="003D1E26" w14:paraId="554D2C7F" w14:textId="77777777" w:rsidTr="007002F3">
        <w:tc>
          <w:tcPr>
            <w:tcW w:w="1353" w:type="dxa"/>
            <w:shd w:val="clear" w:color="auto" w:fill="C1E4F5"/>
            <w:tcMar>
              <w:top w:w="120" w:type="dxa"/>
              <w:left w:w="180" w:type="dxa"/>
              <w:bottom w:w="120" w:type="dxa"/>
              <w:right w:w="180" w:type="dxa"/>
            </w:tcMar>
            <w:hideMark/>
          </w:tcPr>
          <w:p w14:paraId="60B9D875" w14:textId="77777777" w:rsidR="00F66488" w:rsidRPr="003D1E26" w:rsidRDefault="00F477F9" w:rsidP="00F66488">
            <w:pPr>
              <w:spacing w:before="30" w:after="30"/>
              <w:ind w:left="30" w:right="30"/>
              <w:rPr>
                <w:rFonts w:ascii="Calibri" w:eastAsia="Times New Roman" w:hAnsi="Calibri" w:cs="Calibri"/>
                <w:sz w:val="16"/>
              </w:rPr>
            </w:pPr>
            <w:hyperlink r:id="rId12" w:tgtFrame="_blank" w:history="1">
              <w:r w:rsidRPr="003D1E26">
                <w:rPr>
                  <w:rFonts w:ascii="Calibri" w:eastAsia="Times New Roman" w:hAnsi="Calibri" w:cs="Calibri"/>
                  <w:color w:val="0000FF"/>
                  <w:sz w:val="16"/>
                  <w:u w:val="single"/>
                </w:rPr>
                <w:t>Screen 1</w:t>
              </w:r>
            </w:hyperlink>
            <w:r w:rsidRPr="003D1E26">
              <w:rPr>
                <w:rFonts w:ascii="Calibri" w:eastAsia="Times New Roman" w:hAnsi="Calibri" w:cs="Calibri"/>
                <w:sz w:val="16"/>
              </w:rPr>
              <w:t xml:space="preserve"> </w:t>
            </w:r>
          </w:p>
          <w:p w14:paraId="54B1E3EF" w14:textId="77777777" w:rsidR="00F66488" w:rsidRPr="003D1E26" w:rsidRDefault="00F477F9" w:rsidP="00F66488">
            <w:pPr>
              <w:ind w:left="30" w:right="30"/>
              <w:rPr>
                <w:rFonts w:ascii="Calibri" w:eastAsia="Times New Roman" w:hAnsi="Calibri" w:cs="Calibri"/>
                <w:sz w:val="16"/>
              </w:rPr>
            </w:pPr>
            <w:hyperlink r:id="rId13" w:tgtFrame="_blank" w:history="1">
              <w:r w:rsidRPr="003D1E26">
                <w:rPr>
                  <w:rFonts w:ascii="Calibri" w:eastAsia="Times New Roman" w:hAnsi="Calibri" w:cs="Calibri"/>
                  <w:color w:val="0000FF"/>
                  <w:sz w:val="16"/>
                  <w:u w:val="single"/>
                </w:rPr>
                <w:t>2_C_2</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7822316"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As a global healthcare leader, what we do each day matters.</w:t>
            </w:r>
          </w:p>
          <w:p w14:paraId="6688E5F8"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Code of Business Conduct is a powerful compass that empowers us to act with integrity, lead with purpose, and make choices that reflect the very best of who we are. It’s how we build trust, uphold our values, and continue making a meaningful difference in the world.</w:t>
            </w:r>
          </w:p>
        </w:tc>
        <w:tc>
          <w:tcPr>
            <w:tcW w:w="6000" w:type="dxa"/>
          </w:tcPr>
          <w:p w14:paraId="2CEB5946" w14:textId="77777777" w:rsidR="005C43A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Na poli globální zdravotní péče jsme na špičce. Na tom, co děláme každý den, opravdu záleží.</w:t>
            </w:r>
          </w:p>
          <w:p w14:paraId="5BCCA7C6" w14:textId="04C9C2F1" w:rsidR="00F66488"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Náš Kodex obchodního chování je </w:t>
            </w:r>
            <w:del w:id="0" w:author="Kleckova, Jana" w:date="2025-12-16T10:34:00Z" w16du:dateUtc="2025-12-16T09:34:00Z">
              <w:r w:rsidRPr="003D1E26" w:rsidDel="008E6A87">
                <w:rPr>
                  <w:rFonts w:ascii="Calibri" w:eastAsia="Calibri" w:hAnsi="Calibri" w:cs="Calibri"/>
                  <w:lang w:val="cs-CZ"/>
                </w:rPr>
                <w:delText xml:space="preserve">neochvějný </w:delText>
              </w:r>
            </w:del>
            <w:ins w:id="1" w:author="Kleckova, Jana" w:date="2025-12-16T10:34:00Z" w16du:dateUtc="2025-12-16T09:34:00Z">
              <w:r w:rsidR="008E6A87">
                <w:rPr>
                  <w:rFonts w:ascii="Calibri" w:eastAsia="Calibri" w:hAnsi="Calibri" w:cs="Calibri"/>
                  <w:lang w:val="cs-CZ"/>
                </w:rPr>
                <w:t>účinný</w:t>
              </w:r>
              <w:r w:rsidR="008E6A87" w:rsidRPr="003D1E26">
                <w:rPr>
                  <w:rFonts w:ascii="Calibri" w:eastAsia="Calibri" w:hAnsi="Calibri" w:cs="Calibri"/>
                  <w:lang w:val="cs-CZ"/>
                </w:rPr>
                <w:t xml:space="preserve"> </w:t>
              </w:r>
            </w:ins>
            <w:r w:rsidRPr="003D1E26">
              <w:rPr>
                <w:rFonts w:ascii="Calibri" w:eastAsia="Calibri" w:hAnsi="Calibri" w:cs="Calibri"/>
                <w:lang w:val="cs-CZ"/>
              </w:rPr>
              <w:t>kompas, který nám dává sílu, abychom jednali poctivě, při vedení druhých postupovali účelově a dělali taková rozhodnutí, do kterých se promítá to nejlepší, co v nás je</w:t>
            </w:r>
            <w:ins w:id="2" w:author="Kleckova, Jana" w:date="2025-12-16T10:34:00Z" w16du:dateUtc="2025-12-16T09:34:00Z">
              <w:r w:rsidR="00866114">
                <w:rPr>
                  <w:rFonts w:ascii="Calibri" w:eastAsia="Calibri" w:hAnsi="Calibri" w:cs="Calibri"/>
                  <w:lang w:val="cs-CZ"/>
                </w:rPr>
                <w:t>.</w:t>
              </w:r>
            </w:ins>
            <w:r w:rsidRPr="003D1E26">
              <w:rPr>
                <w:rFonts w:ascii="Calibri" w:eastAsia="Calibri" w:hAnsi="Calibri" w:cs="Calibri"/>
                <w:lang w:val="cs-CZ"/>
              </w:rPr>
              <w:t xml:space="preserve"> Tímto způsobem si získáváme důvěru, dodržujeme naše hodnoty a neustále pracujeme na tom, abychom smysluplně a pozitivně ovlivňovali svět kolem nás.</w:t>
            </w:r>
          </w:p>
        </w:tc>
      </w:tr>
      <w:tr w:rsidR="00F44AE9" w:rsidRPr="003D1E26" w14:paraId="704E33DC" w14:textId="77777777" w:rsidTr="007002F3">
        <w:tc>
          <w:tcPr>
            <w:tcW w:w="1353" w:type="dxa"/>
            <w:shd w:val="clear" w:color="auto" w:fill="C1E4F5"/>
            <w:tcMar>
              <w:top w:w="120" w:type="dxa"/>
              <w:left w:w="180" w:type="dxa"/>
              <w:bottom w:w="120" w:type="dxa"/>
              <w:right w:w="180" w:type="dxa"/>
            </w:tcMar>
            <w:hideMark/>
          </w:tcPr>
          <w:p w14:paraId="0CB0EE9D" w14:textId="77777777" w:rsidR="00F66488" w:rsidRPr="003D1E26" w:rsidRDefault="00F477F9" w:rsidP="00F66488">
            <w:pPr>
              <w:spacing w:before="30" w:after="30"/>
              <w:ind w:left="30" w:right="30"/>
              <w:rPr>
                <w:rFonts w:ascii="Calibri" w:eastAsia="Times New Roman" w:hAnsi="Calibri" w:cs="Calibri"/>
                <w:sz w:val="16"/>
              </w:rPr>
            </w:pPr>
            <w:hyperlink r:id="rId14" w:tgtFrame="_blank" w:history="1">
              <w:r w:rsidRPr="003D1E26">
                <w:rPr>
                  <w:rFonts w:ascii="Calibri" w:eastAsia="Times New Roman" w:hAnsi="Calibri" w:cs="Calibri"/>
                  <w:color w:val="0000FF"/>
                  <w:sz w:val="16"/>
                  <w:u w:val="single"/>
                </w:rPr>
                <w:t>Screen 2</w:t>
              </w:r>
            </w:hyperlink>
            <w:r w:rsidRPr="003D1E26">
              <w:rPr>
                <w:rFonts w:ascii="Calibri" w:eastAsia="Times New Roman" w:hAnsi="Calibri" w:cs="Calibri"/>
                <w:sz w:val="16"/>
              </w:rPr>
              <w:t xml:space="preserve"> </w:t>
            </w:r>
          </w:p>
          <w:p w14:paraId="7ABEB4C7" w14:textId="77777777" w:rsidR="00F66488" w:rsidRPr="003D1E26" w:rsidRDefault="00F477F9" w:rsidP="00F66488">
            <w:pPr>
              <w:ind w:left="30" w:right="30"/>
              <w:rPr>
                <w:rFonts w:ascii="Calibri" w:eastAsia="Times New Roman" w:hAnsi="Calibri" w:cs="Calibri"/>
                <w:sz w:val="16"/>
              </w:rPr>
            </w:pPr>
            <w:hyperlink r:id="rId15" w:tgtFrame="_blank" w:history="1">
              <w:r w:rsidRPr="003D1E26">
                <w:rPr>
                  <w:rFonts w:ascii="Calibri" w:eastAsia="Times New Roman" w:hAnsi="Calibri" w:cs="Calibri"/>
                  <w:color w:val="0000FF"/>
                  <w:sz w:val="16"/>
                  <w:u w:val="single"/>
                </w:rPr>
                <w:t>3_C_3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2A3BE5"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Upon completion of this course, you will:</w:t>
            </w:r>
          </w:p>
          <w:p w14:paraId="4C486E92" w14:textId="77777777" w:rsidR="00F66488" w:rsidRPr="003D1E26" w:rsidRDefault="00F477F9" w:rsidP="007002F3">
            <w:pPr>
              <w:numPr>
                <w:ilvl w:val="0"/>
                <w:numId w:val="2"/>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Understand the importance of Code of Business Conduct to our business.</w:t>
            </w:r>
          </w:p>
          <w:p w14:paraId="11C6C197" w14:textId="77777777" w:rsidR="00F66488" w:rsidRPr="003D1E26" w:rsidRDefault="00F477F9" w:rsidP="007002F3">
            <w:pPr>
              <w:numPr>
                <w:ilvl w:val="0"/>
                <w:numId w:val="2"/>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lastRenderedPageBreak/>
              <w:t>Be able to identify the key principles of the Code of Business Conduct and understand how they apply to our everyday work practices.</w:t>
            </w:r>
          </w:p>
          <w:p w14:paraId="10FD880A" w14:textId="77777777" w:rsidR="00F66488" w:rsidRPr="003D1E26" w:rsidRDefault="00F477F9" w:rsidP="007002F3">
            <w:pPr>
              <w:numPr>
                <w:ilvl w:val="0"/>
                <w:numId w:val="2"/>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Understand Abbott’s expectations for conducting business globally in the right way.</w:t>
            </w:r>
          </w:p>
          <w:p w14:paraId="6958945D" w14:textId="77777777" w:rsidR="00F66488" w:rsidRPr="003D1E26" w:rsidRDefault="00F477F9" w:rsidP="007002F3">
            <w:pPr>
              <w:numPr>
                <w:ilvl w:val="0"/>
                <w:numId w:val="2"/>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Know where to go for help and support.</w:t>
            </w:r>
          </w:p>
        </w:tc>
        <w:tc>
          <w:tcPr>
            <w:tcW w:w="6000" w:type="dxa"/>
          </w:tcPr>
          <w:p w14:paraId="06409E7D" w14:textId="77777777" w:rsidR="00835B5B"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Po absolvování tohoto kurzu budete:</w:t>
            </w:r>
          </w:p>
          <w:p w14:paraId="780CC7B2" w14:textId="0CE6ECDC" w:rsidR="00835B5B" w:rsidRPr="003D1E26" w:rsidRDefault="00F477F9" w:rsidP="007002F3">
            <w:pPr>
              <w:numPr>
                <w:ilvl w:val="0"/>
                <w:numId w:val="2"/>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t>chápat, proč je Kodex obchodního chování důležitý pro naš</w:t>
            </w:r>
            <w:ins w:id="3" w:author="Kleckova, Jana" w:date="2025-12-16T10:34:00Z" w16du:dateUtc="2025-12-16T09:34:00Z">
              <w:r w:rsidR="00866114">
                <w:rPr>
                  <w:rFonts w:ascii="Calibri" w:eastAsia="Calibri" w:hAnsi="Calibri" w:cs="Calibri"/>
                  <w:lang w:val="cs-CZ"/>
                </w:rPr>
                <w:t>e</w:t>
              </w:r>
            </w:ins>
            <w:del w:id="4" w:author="Kleckova, Jana" w:date="2025-12-16T10:34:00Z" w16du:dateUtc="2025-12-16T09:34:00Z">
              <w:r w:rsidRPr="003D1E26" w:rsidDel="00866114">
                <w:rPr>
                  <w:rFonts w:ascii="Calibri" w:eastAsia="Calibri" w:hAnsi="Calibri" w:cs="Calibri"/>
                  <w:lang w:val="cs-CZ"/>
                </w:rPr>
                <w:delText>i</w:delText>
              </w:r>
            </w:del>
            <w:r w:rsidRPr="003D1E26">
              <w:rPr>
                <w:rFonts w:ascii="Calibri" w:eastAsia="Calibri" w:hAnsi="Calibri" w:cs="Calibri"/>
                <w:lang w:val="cs-CZ"/>
              </w:rPr>
              <w:t xml:space="preserve"> </w:t>
            </w:r>
            <w:del w:id="5" w:author="Kleckova, Jana" w:date="2025-12-16T10:35:00Z" w16du:dateUtc="2025-12-16T09:35:00Z">
              <w:r w:rsidRPr="003D1E26" w:rsidDel="00866114">
                <w:rPr>
                  <w:rFonts w:ascii="Calibri" w:eastAsia="Calibri" w:hAnsi="Calibri" w:cs="Calibri"/>
                  <w:lang w:val="cs-CZ"/>
                </w:rPr>
                <w:delText>firmu</w:delText>
              </w:r>
            </w:del>
            <w:ins w:id="6" w:author="Kleckova, Jana" w:date="2025-12-16T10:35:00Z" w16du:dateUtc="2025-12-16T09:35:00Z">
              <w:r w:rsidR="00866114">
                <w:rPr>
                  <w:rFonts w:ascii="Calibri" w:eastAsia="Calibri" w:hAnsi="Calibri" w:cs="Calibri"/>
                  <w:lang w:val="cs-CZ"/>
                </w:rPr>
                <w:t>podnikání</w:t>
              </w:r>
            </w:ins>
            <w:r w:rsidRPr="003D1E26">
              <w:rPr>
                <w:rFonts w:ascii="Calibri" w:eastAsia="Calibri" w:hAnsi="Calibri" w:cs="Calibri"/>
                <w:lang w:val="cs-CZ"/>
              </w:rPr>
              <w:t>,</w:t>
            </w:r>
          </w:p>
          <w:p w14:paraId="1D55F0E7" w14:textId="77777777" w:rsidR="00835B5B" w:rsidRPr="003D1E26" w:rsidRDefault="00F477F9" w:rsidP="007002F3">
            <w:pPr>
              <w:numPr>
                <w:ilvl w:val="0"/>
                <w:numId w:val="2"/>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lastRenderedPageBreak/>
              <w:t>schopni určit klíčové zásady Kodexu obchodního chování a uvědomit si, jak se vztahují na naše každodenní pracovní postupy,</w:t>
            </w:r>
          </w:p>
          <w:p w14:paraId="05077D80" w14:textId="77777777" w:rsidR="00D21F04" w:rsidRPr="003D1E26" w:rsidRDefault="00F477F9" w:rsidP="007002F3">
            <w:pPr>
              <w:numPr>
                <w:ilvl w:val="0"/>
                <w:numId w:val="2"/>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t>chápat správným způsobem očekávání společnosti Abbott týkající se globálního podnikání,</w:t>
            </w:r>
          </w:p>
          <w:p w14:paraId="0B665817" w14:textId="77777777" w:rsidR="00F66488" w:rsidRPr="003D1E26" w:rsidRDefault="00F477F9" w:rsidP="007002F3">
            <w:pPr>
              <w:numPr>
                <w:ilvl w:val="0"/>
                <w:numId w:val="2"/>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t>schopni vyhledat pomoc a podporu.</w:t>
            </w:r>
          </w:p>
        </w:tc>
      </w:tr>
      <w:tr w:rsidR="00F44AE9" w:rsidRPr="003D1E26" w14:paraId="53BFCEA7" w14:textId="77777777" w:rsidTr="007002F3">
        <w:tc>
          <w:tcPr>
            <w:tcW w:w="1353" w:type="dxa"/>
            <w:shd w:val="clear" w:color="auto" w:fill="C1E4F5"/>
            <w:tcMar>
              <w:top w:w="120" w:type="dxa"/>
              <w:left w:w="180" w:type="dxa"/>
              <w:bottom w:w="120" w:type="dxa"/>
              <w:right w:w="180" w:type="dxa"/>
            </w:tcMar>
            <w:hideMark/>
          </w:tcPr>
          <w:p w14:paraId="03286008" w14:textId="77777777" w:rsidR="00F66488" w:rsidRPr="003D1E26" w:rsidRDefault="00F477F9" w:rsidP="00F66488">
            <w:pPr>
              <w:spacing w:before="30" w:after="30"/>
              <w:ind w:left="30" w:right="30"/>
              <w:rPr>
                <w:rFonts w:ascii="Calibri" w:eastAsia="Times New Roman" w:hAnsi="Calibri" w:cs="Calibri"/>
                <w:sz w:val="16"/>
              </w:rPr>
            </w:pPr>
            <w:hyperlink r:id="rId16" w:tgtFrame="_blank" w:history="1">
              <w:r w:rsidRPr="003D1E26">
                <w:rPr>
                  <w:rFonts w:ascii="Calibri" w:eastAsia="Times New Roman" w:hAnsi="Calibri" w:cs="Calibri"/>
                  <w:color w:val="0000FF"/>
                  <w:sz w:val="16"/>
                  <w:u w:val="single"/>
                </w:rPr>
                <w:t>Screen 3</w:t>
              </w:r>
            </w:hyperlink>
            <w:r w:rsidRPr="003D1E26">
              <w:rPr>
                <w:rFonts w:ascii="Calibri" w:eastAsia="Times New Roman" w:hAnsi="Calibri" w:cs="Calibri"/>
                <w:sz w:val="16"/>
              </w:rPr>
              <w:t xml:space="preserve"> </w:t>
            </w:r>
          </w:p>
          <w:p w14:paraId="3EF8D5F8" w14:textId="77777777" w:rsidR="00F66488" w:rsidRPr="003D1E26" w:rsidRDefault="00F477F9" w:rsidP="00F66488">
            <w:pPr>
              <w:ind w:left="30" w:right="30"/>
              <w:rPr>
                <w:rFonts w:ascii="Calibri" w:eastAsia="Times New Roman" w:hAnsi="Calibri" w:cs="Calibri"/>
                <w:sz w:val="16"/>
              </w:rPr>
            </w:pPr>
            <w:hyperlink r:id="rId17" w:tgtFrame="_blank" w:history="1">
              <w:r w:rsidRPr="003D1E26">
                <w:rPr>
                  <w:rFonts w:ascii="Calibri" w:eastAsia="Times New Roman" w:hAnsi="Calibri" w:cs="Calibri"/>
                  <w:color w:val="0000FF"/>
                  <w:sz w:val="16"/>
                  <w:u w:val="single"/>
                </w:rPr>
                <w:t>4_C_4</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355460"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Welcome</w:t>
            </w:r>
          </w:p>
          <w:p w14:paraId="77F2CA14"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minute</w:t>
            </w:r>
          </w:p>
          <w:p w14:paraId="383F4DFD"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The Importance of Abbott’s Code of Business Conduct</w:t>
            </w:r>
          </w:p>
          <w:p w14:paraId="6F9FABF6"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minutes</w:t>
            </w:r>
          </w:p>
          <w:p w14:paraId="5B950064"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Our Code</w:t>
            </w:r>
          </w:p>
          <w:p w14:paraId="7E3CD843"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18 minutes</w:t>
            </w:r>
          </w:p>
          <w:p w14:paraId="7F417DAB"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[4] Your Commitment</w:t>
            </w:r>
          </w:p>
          <w:p w14:paraId="0E7F08BA"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minute</w:t>
            </w:r>
          </w:p>
          <w:p w14:paraId="3A7E87EF"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[5] Knowledge Check</w:t>
            </w:r>
          </w:p>
          <w:p w14:paraId="2331B6CA"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5 minutes</w:t>
            </w:r>
          </w:p>
          <w:p w14:paraId="453E2A7D"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Learning Progress</w:t>
            </w:r>
          </w:p>
          <w:p w14:paraId="7CF0E5B5"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This Topic is now available.</w:t>
            </w:r>
          </w:p>
        </w:tc>
        <w:tc>
          <w:tcPr>
            <w:tcW w:w="6000" w:type="dxa"/>
          </w:tcPr>
          <w:p w14:paraId="40A94AF6" w14:textId="77777777"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[1] Vítejte</w:t>
            </w:r>
          </w:p>
          <w:p w14:paraId="39ADA319" w14:textId="5A36DA87"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 min</w:t>
            </w:r>
            <w:ins w:id="7" w:author="Kleckova, Jana" w:date="2025-12-16T10:35:00Z" w16du:dateUtc="2025-12-16T09:35:00Z">
              <w:r w:rsidR="00A64AE8">
                <w:rPr>
                  <w:rFonts w:ascii="Calibri" w:eastAsia="Calibri" w:hAnsi="Calibri" w:cs="Calibri"/>
                  <w:lang w:val="cs-CZ"/>
                </w:rPr>
                <w:t>uta</w:t>
              </w:r>
            </w:ins>
            <w:del w:id="8" w:author="Kleckova, Jana" w:date="2025-12-16T10:35:00Z" w16du:dateUtc="2025-12-16T09:35:00Z">
              <w:r w:rsidRPr="003D1E26" w:rsidDel="00A64AE8">
                <w:rPr>
                  <w:rFonts w:ascii="Calibri" w:eastAsia="Calibri" w:hAnsi="Calibri" w:cs="Calibri"/>
                  <w:lang w:val="cs-CZ"/>
                </w:rPr>
                <w:delText>.</w:delText>
              </w:r>
            </w:del>
          </w:p>
          <w:p w14:paraId="5556C6DB" w14:textId="77777777"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[2] Důležitost Kodexu obchodního chování společnosti Abbott</w:t>
            </w:r>
          </w:p>
          <w:p w14:paraId="7D17920D" w14:textId="3B0FF5EF"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2 min</w:t>
            </w:r>
            <w:ins w:id="9" w:author="Kleckova, Jana" w:date="2025-12-16T10:35:00Z" w16du:dateUtc="2025-12-16T09:35:00Z">
              <w:r w:rsidR="00A64AE8">
                <w:rPr>
                  <w:rFonts w:ascii="Calibri" w:eastAsia="Calibri" w:hAnsi="Calibri" w:cs="Calibri"/>
                  <w:lang w:val="cs-CZ"/>
                </w:rPr>
                <w:t>uty</w:t>
              </w:r>
            </w:ins>
            <w:del w:id="10" w:author="Kleckova, Jana" w:date="2025-12-16T10:35:00Z" w16du:dateUtc="2025-12-16T09:35:00Z">
              <w:r w:rsidRPr="003D1E26" w:rsidDel="00A64AE8">
                <w:rPr>
                  <w:rFonts w:ascii="Calibri" w:eastAsia="Calibri" w:hAnsi="Calibri" w:cs="Calibri"/>
                  <w:lang w:val="cs-CZ"/>
                </w:rPr>
                <w:delText>.</w:delText>
              </w:r>
            </w:del>
          </w:p>
          <w:p w14:paraId="0C4AFC67" w14:textId="77777777"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[3] Náš Kodex</w:t>
            </w:r>
          </w:p>
          <w:p w14:paraId="33C1C2AD" w14:textId="19C2D3D3"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18 min</w:t>
            </w:r>
            <w:ins w:id="11" w:author="Kleckova, Jana" w:date="2025-12-16T10:35:00Z" w16du:dateUtc="2025-12-16T09:35:00Z">
              <w:r w:rsidR="00A64AE8">
                <w:rPr>
                  <w:rFonts w:ascii="Calibri" w:eastAsia="Calibri" w:hAnsi="Calibri" w:cs="Calibri"/>
                  <w:lang w:val="cs-CZ"/>
                </w:rPr>
                <w:t>ut</w:t>
              </w:r>
            </w:ins>
            <w:del w:id="12" w:author="Kleckova, Jana" w:date="2025-12-16T10:35:00Z" w16du:dateUtc="2025-12-16T09:35:00Z">
              <w:r w:rsidRPr="003D1E26" w:rsidDel="00A64AE8">
                <w:rPr>
                  <w:rFonts w:ascii="Calibri" w:eastAsia="Calibri" w:hAnsi="Calibri" w:cs="Calibri"/>
                  <w:lang w:val="cs-CZ"/>
                </w:rPr>
                <w:delText>.</w:delText>
              </w:r>
            </w:del>
          </w:p>
          <w:p w14:paraId="2B5636B9" w14:textId="77777777"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[4] Váš závazek</w:t>
            </w:r>
          </w:p>
          <w:p w14:paraId="257E22D0" w14:textId="131F4283"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 min</w:t>
            </w:r>
            <w:ins w:id="13" w:author="Kleckova, Jana" w:date="2025-12-16T10:35:00Z" w16du:dateUtc="2025-12-16T09:35:00Z">
              <w:r w:rsidR="00A64AE8">
                <w:rPr>
                  <w:rFonts w:ascii="Calibri" w:eastAsia="Calibri" w:hAnsi="Calibri" w:cs="Calibri"/>
                  <w:lang w:val="cs-CZ"/>
                </w:rPr>
                <w:t>uta</w:t>
              </w:r>
            </w:ins>
            <w:del w:id="14" w:author="Kleckova, Jana" w:date="2025-12-16T10:35:00Z" w16du:dateUtc="2025-12-16T09:35:00Z">
              <w:r w:rsidRPr="003D1E26" w:rsidDel="00A64AE8">
                <w:rPr>
                  <w:rFonts w:ascii="Calibri" w:eastAsia="Calibri" w:hAnsi="Calibri" w:cs="Calibri"/>
                  <w:lang w:val="cs-CZ"/>
                </w:rPr>
                <w:delText>.</w:delText>
              </w:r>
            </w:del>
          </w:p>
          <w:p w14:paraId="730A439A" w14:textId="77777777"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[5] Prověření získaných znalostí</w:t>
            </w:r>
          </w:p>
          <w:p w14:paraId="6BD05411" w14:textId="77777777"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5 minut</w:t>
            </w:r>
          </w:p>
          <w:p w14:paraId="32360A63" w14:textId="77777777" w:rsidR="000515B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Pokrok v učení</w:t>
            </w:r>
          </w:p>
          <w:p w14:paraId="5E393554" w14:textId="77777777" w:rsidR="00F6648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Toto téma je nyní k dispozici.</w:t>
            </w:r>
          </w:p>
        </w:tc>
      </w:tr>
      <w:tr w:rsidR="00F44AE9" w:rsidRPr="003D1E26" w14:paraId="3F1212BC" w14:textId="77777777" w:rsidTr="007002F3">
        <w:tc>
          <w:tcPr>
            <w:tcW w:w="1353" w:type="dxa"/>
            <w:shd w:val="clear" w:color="auto" w:fill="C1E4F5"/>
            <w:tcMar>
              <w:top w:w="120" w:type="dxa"/>
              <w:left w:w="180" w:type="dxa"/>
              <w:bottom w:w="120" w:type="dxa"/>
              <w:right w:w="180" w:type="dxa"/>
            </w:tcMar>
            <w:hideMark/>
          </w:tcPr>
          <w:p w14:paraId="0067AF2B" w14:textId="77777777" w:rsidR="00000F84" w:rsidRPr="003D1E26" w:rsidRDefault="00F477F9" w:rsidP="00000F84">
            <w:pPr>
              <w:spacing w:before="30" w:after="30"/>
              <w:ind w:left="30" w:right="30"/>
              <w:rPr>
                <w:rFonts w:ascii="Calibri" w:eastAsia="Times New Roman" w:hAnsi="Calibri" w:cs="Calibri"/>
                <w:sz w:val="16"/>
              </w:rPr>
            </w:pPr>
            <w:hyperlink r:id="rId18" w:tgtFrame="_blank" w:history="1">
              <w:r w:rsidRPr="003D1E26">
                <w:rPr>
                  <w:rFonts w:ascii="Calibri" w:eastAsia="Times New Roman" w:hAnsi="Calibri" w:cs="Calibri"/>
                  <w:color w:val="0000FF"/>
                  <w:sz w:val="16"/>
                  <w:u w:val="single"/>
                </w:rPr>
                <w:t>Screen 4</w:t>
              </w:r>
            </w:hyperlink>
            <w:r w:rsidRPr="003D1E26">
              <w:rPr>
                <w:rFonts w:ascii="Calibri" w:eastAsia="Times New Roman" w:hAnsi="Calibri" w:cs="Calibri"/>
                <w:sz w:val="16"/>
              </w:rPr>
              <w:t xml:space="preserve"> </w:t>
            </w:r>
          </w:p>
          <w:p w14:paraId="24B7B793" w14:textId="77777777" w:rsidR="00000F84" w:rsidRPr="003D1E26" w:rsidRDefault="00F477F9" w:rsidP="00000F84">
            <w:pPr>
              <w:ind w:left="30" w:right="30"/>
              <w:rPr>
                <w:rFonts w:ascii="Calibri" w:eastAsia="Times New Roman" w:hAnsi="Calibri" w:cs="Calibri"/>
                <w:sz w:val="16"/>
              </w:rPr>
            </w:pPr>
            <w:hyperlink r:id="rId19" w:tgtFrame="_blank" w:history="1">
              <w:r w:rsidRPr="003D1E26">
                <w:rPr>
                  <w:rFonts w:ascii="Calibri" w:eastAsia="Times New Roman" w:hAnsi="Calibri" w:cs="Calibri"/>
                  <w:color w:val="0000FF"/>
                  <w:sz w:val="16"/>
                  <w:u w:val="single"/>
                </w:rPr>
                <w:t>5_C_5</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0A49A9"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lead with integrity, fairness, and honesty. Everyone. Every day.</w:t>
            </w:r>
          </w:p>
          <w:p w14:paraId="20B8B6A8"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Code of Business Conduct reminds us that integrity, fairness, and honesty are not just ideals—they’re everyday commitments. While the Code can’t anticipate every challenge we might face, it offers a strong foundation of values to guide us.</w:t>
            </w:r>
          </w:p>
        </w:tc>
        <w:tc>
          <w:tcPr>
            <w:tcW w:w="6000" w:type="dxa"/>
          </w:tcPr>
          <w:p w14:paraId="694411D6" w14:textId="77777777" w:rsidR="00000F84"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Do vedení vkládáme integritu, čestnost a poctivost. Každý z nás, každý den.</w:t>
            </w:r>
          </w:p>
          <w:p w14:paraId="736D3188" w14:textId="61C01934" w:rsidR="00000F84"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Náš Kodex obchodního chování nám připomíná, že integrita, </w:t>
            </w:r>
            <w:ins w:id="15" w:author="Kleckova, Jana" w:date="2025-12-16T10:35:00Z" w16du:dateUtc="2025-12-16T09:35:00Z">
              <w:r w:rsidR="00A64AE8" w:rsidRPr="003D1E26">
                <w:rPr>
                  <w:rFonts w:ascii="Calibri" w:eastAsia="Calibri" w:hAnsi="Calibri" w:cs="Calibri"/>
                  <w:lang w:val="cs-CZ"/>
                </w:rPr>
                <w:t xml:space="preserve">čestnost </w:t>
              </w:r>
            </w:ins>
            <w:del w:id="16" w:author="Kleckova, Jana" w:date="2025-12-16T10:35:00Z" w16du:dateUtc="2025-12-16T09:35:00Z">
              <w:r w:rsidRPr="003D1E26" w:rsidDel="00A64AE8">
                <w:rPr>
                  <w:rFonts w:ascii="Calibri" w:eastAsia="Calibri" w:hAnsi="Calibri" w:cs="Calibri"/>
                  <w:lang w:val="cs-CZ"/>
                </w:rPr>
                <w:delText xml:space="preserve">spravedlnost </w:delText>
              </w:r>
            </w:del>
            <w:r w:rsidRPr="003D1E26">
              <w:rPr>
                <w:rFonts w:ascii="Calibri" w:eastAsia="Calibri" w:hAnsi="Calibri" w:cs="Calibri"/>
                <w:lang w:val="cs-CZ"/>
              </w:rPr>
              <w:t>a poctivost nejsou jen nějaké ideály, ale každodenní závazky. I když Kodex nemůže předvídat všechny výzvy, kterým musíme čelit, formuluje pro nás stabilní základní hodnoty, podle kterých se řídíme.</w:t>
            </w:r>
          </w:p>
        </w:tc>
      </w:tr>
      <w:tr w:rsidR="00F44AE9" w:rsidRPr="003D1E26" w14:paraId="551D9CF6" w14:textId="77777777" w:rsidTr="007002F3">
        <w:tc>
          <w:tcPr>
            <w:tcW w:w="1353" w:type="dxa"/>
            <w:shd w:val="clear" w:color="auto" w:fill="C1E4F5"/>
            <w:tcMar>
              <w:top w:w="120" w:type="dxa"/>
              <w:left w:w="180" w:type="dxa"/>
              <w:bottom w:w="120" w:type="dxa"/>
              <w:right w:w="180" w:type="dxa"/>
            </w:tcMar>
            <w:hideMark/>
          </w:tcPr>
          <w:p w14:paraId="33659887" w14:textId="77777777" w:rsidR="00000F84" w:rsidRPr="003D1E26" w:rsidRDefault="00F477F9" w:rsidP="00000F84">
            <w:pPr>
              <w:spacing w:before="30" w:after="30"/>
              <w:ind w:left="30" w:right="30"/>
              <w:rPr>
                <w:rFonts w:ascii="Calibri" w:eastAsia="Times New Roman" w:hAnsi="Calibri" w:cs="Calibri"/>
                <w:sz w:val="16"/>
              </w:rPr>
            </w:pPr>
            <w:hyperlink r:id="rId20" w:tgtFrame="_blank" w:history="1">
              <w:r w:rsidRPr="003D1E26">
                <w:rPr>
                  <w:rFonts w:ascii="Calibri" w:eastAsia="Times New Roman" w:hAnsi="Calibri" w:cs="Calibri"/>
                  <w:color w:val="0000FF"/>
                  <w:sz w:val="16"/>
                  <w:u w:val="single"/>
                </w:rPr>
                <w:t>Screen 5</w:t>
              </w:r>
            </w:hyperlink>
            <w:r w:rsidRPr="003D1E26">
              <w:rPr>
                <w:rFonts w:ascii="Calibri" w:eastAsia="Times New Roman" w:hAnsi="Calibri" w:cs="Calibri"/>
                <w:sz w:val="16"/>
              </w:rPr>
              <w:t xml:space="preserve"> </w:t>
            </w:r>
          </w:p>
          <w:p w14:paraId="5B9951E7" w14:textId="77777777" w:rsidR="00000F84" w:rsidRPr="003D1E26" w:rsidRDefault="00F477F9" w:rsidP="00000F84">
            <w:pPr>
              <w:ind w:left="30" w:right="30"/>
              <w:rPr>
                <w:rFonts w:ascii="Calibri" w:eastAsia="Times New Roman" w:hAnsi="Calibri" w:cs="Calibri"/>
                <w:sz w:val="16"/>
              </w:rPr>
            </w:pPr>
            <w:hyperlink r:id="rId21" w:tgtFrame="_blank" w:history="1">
              <w:r w:rsidRPr="003D1E26">
                <w:rPr>
                  <w:rFonts w:ascii="Calibri" w:eastAsia="Times New Roman" w:hAnsi="Calibri" w:cs="Calibri"/>
                  <w:color w:val="0000FF"/>
                  <w:sz w:val="16"/>
                  <w:u w:val="single"/>
                </w:rPr>
                <w:t>6_C_6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E7E31C"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are committed to the highest standards.</w:t>
            </w:r>
          </w:p>
          <w:p w14:paraId="12007AFF"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The Code of Business Conduct is vital to Abbott’s success because it sets the standard for how we work—with integrity, fairness, and honesty. It helps us make ethical decisions, especially in complex situations, and ensures we stay aligned with our values. By following the Code, we protect our reputation, build trust with those we serve, and create a workplace culture where doing the right thing is paramount.</w:t>
            </w:r>
          </w:p>
        </w:tc>
        <w:tc>
          <w:tcPr>
            <w:tcW w:w="6000" w:type="dxa"/>
          </w:tcPr>
          <w:p w14:paraId="377B499A" w14:textId="2C73DA02" w:rsidR="005011CC"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Zavázali jsme se dodržovat ty nejpřísnější </w:t>
            </w:r>
            <w:del w:id="17" w:author="Kleckova, Jana" w:date="2025-12-16T10:35:00Z" w16du:dateUtc="2025-12-16T09:35:00Z">
              <w:r w:rsidRPr="003D1E26" w:rsidDel="00D403CC">
                <w:rPr>
                  <w:rFonts w:ascii="Calibri" w:eastAsia="Calibri" w:hAnsi="Calibri" w:cs="Calibri"/>
                  <w:lang w:val="cs-CZ"/>
                </w:rPr>
                <w:delText>měřítka</w:delText>
              </w:r>
            </w:del>
            <w:ins w:id="18" w:author="Kleckova, Jana" w:date="2025-12-16T10:35:00Z" w16du:dateUtc="2025-12-16T09:35:00Z">
              <w:r w:rsidR="00D403CC">
                <w:rPr>
                  <w:rFonts w:ascii="Calibri" w:eastAsia="Calibri" w:hAnsi="Calibri" w:cs="Calibri"/>
                  <w:lang w:val="cs-CZ"/>
                </w:rPr>
                <w:t>standardy</w:t>
              </w:r>
            </w:ins>
            <w:r w:rsidRPr="003D1E26">
              <w:rPr>
                <w:rFonts w:ascii="Calibri" w:eastAsia="Calibri" w:hAnsi="Calibri" w:cs="Calibri"/>
                <w:lang w:val="cs-CZ"/>
              </w:rPr>
              <w:t>.</w:t>
            </w:r>
          </w:p>
          <w:p w14:paraId="0FC35EEE" w14:textId="0B87D480" w:rsidR="00000F84"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Kodex obchodního chování je pro úspěch společnosti Abbott zásadním předpokladem. Stanovuje totiž laťku pro to, jakým způsobem pracujeme – spravedlivě, čestně a poctivě. Pomáhá nám rozhodovat se eticky, zejména ve složitých situacích, a </w:t>
            </w:r>
            <w:del w:id="19" w:author="Kleckova, Jana" w:date="2025-12-16T10:35:00Z" w16du:dateUtc="2025-12-16T09:35:00Z">
              <w:r w:rsidRPr="003D1E26" w:rsidDel="00D403CC">
                <w:rPr>
                  <w:rFonts w:ascii="Calibri" w:eastAsia="Calibri" w:hAnsi="Calibri" w:cs="Calibri"/>
                  <w:lang w:val="cs-CZ"/>
                </w:rPr>
                <w:delText>kromě toho</w:delText>
              </w:r>
            </w:del>
            <w:del w:id="20" w:author="Kleckova, Jana" w:date="2025-12-16T10:55:00Z" w16du:dateUtc="2025-12-16T09:55:00Z">
              <w:r w:rsidRPr="003D1E26" w:rsidDel="00837EDC">
                <w:rPr>
                  <w:rFonts w:ascii="Calibri" w:eastAsia="Calibri" w:hAnsi="Calibri" w:cs="Calibri"/>
                  <w:lang w:val="cs-CZ"/>
                </w:rPr>
                <w:delText xml:space="preserve"> </w:delText>
              </w:r>
            </w:del>
            <w:r w:rsidRPr="003D1E26">
              <w:rPr>
                <w:rFonts w:ascii="Calibri" w:eastAsia="Calibri" w:hAnsi="Calibri" w:cs="Calibri"/>
                <w:lang w:val="cs-CZ"/>
              </w:rPr>
              <w:t>zajišťuje, abychom se dokázali držet našich hodnot. Dodržováním Kodexu chráníme naši dobrou pověst, získáváme si důvěru u subjektů, kterým poskytujeme naše služby, a vytváříme podnikovou kulturu, ve které je to nejdůležitější jednat správně.</w:t>
            </w:r>
          </w:p>
        </w:tc>
      </w:tr>
      <w:tr w:rsidR="00F44AE9" w:rsidRPr="003D1E26" w14:paraId="5F6E0AB6" w14:textId="77777777" w:rsidTr="007002F3">
        <w:tc>
          <w:tcPr>
            <w:tcW w:w="1353" w:type="dxa"/>
            <w:shd w:val="clear" w:color="auto" w:fill="C1E4F5"/>
            <w:tcMar>
              <w:top w:w="120" w:type="dxa"/>
              <w:left w:w="180" w:type="dxa"/>
              <w:bottom w:w="120" w:type="dxa"/>
              <w:right w:w="180" w:type="dxa"/>
            </w:tcMar>
            <w:hideMark/>
          </w:tcPr>
          <w:p w14:paraId="6C1B74AA" w14:textId="77777777" w:rsidR="00000F84" w:rsidRPr="003D1E26" w:rsidRDefault="00F477F9" w:rsidP="00000F84">
            <w:pPr>
              <w:spacing w:before="30" w:after="30"/>
              <w:ind w:left="30" w:right="30"/>
              <w:rPr>
                <w:rFonts w:ascii="Calibri" w:eastAsia="Times New Roman" w:hAnsi="Calibri" w:cs="Calibri"/>
                <w:sz w:val="16"/>
              </w:rPr>
            </w:pPr>
            <w:hyperlink r:id="rId22" w:tgtFrame="_blank" w:history="1">
              <w:r w:rsidRPr="003D1E26">
                <w:rPr>
                  <w:rFonts w:ascii="Calibri" w:eastAsia="Times New Roman" w:hAnsi="Calibri" w:cs="Calibri"/>
                  <w:color w:val="0000FF"/>
                  <w:sz w:val="16"/>
                  <w:u w:val="single"/>
                </w:rPr>
                <w:t>Screen 6</w:t>
              </w:r>
            </w:hyperlink>
            <w:r w:rsidRPr="003D1E26">
              <w:rPr>
                <w:rFonts w:ascii="Calibri" w:eastAsia="Times New Roman" w:hAnsi="Calibri" w:cs="Calibri"/>
                <w:sz w:val="16"/>
              </w:rPr>
              <w:t xml:space="preserve"> </w:t>
            </w:r>
          </w:p>
          <w:p w14:paraId="74577BCA" w14:textId="77777777" w:rsidR="00000F84" w:rsidRPr="003D1E26" w:rsidRDefault="00F477F9" w:rsidP="00000F84">
            <w:pPr>
              <w:ind w:left="30" w:right="30"/>
              <w:rPr>
                <w:rFonts w:ascii="Calibri" w:eastAsia="Times New Roman" w:hAnsi="Calibri" w:cs="Calibri"/>
                <w:sz w:val="16"/>
              </w:rPr>
            </w:pPr>
            <w:hyperlink r:id="rId23" w:tgtFrame="_blank" w:history="1">
              <w:r w:rsidRPr="003D1E26">
                <w:rPr>
                  <w:rFonts w:ascii="Calibri" w:eastAsia="Times New Roman" w:hAnsi="Calibri" w:cs="Calibri"/>
                  <w:color w:val="0000FF"/>
                  <w:sz w:val="16"/>
                  <w:u w:val="single"/>
                </w:rPr>
                <w:t>7_C_7</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34F316"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Understanding the Code is everyone’s responsibility.</w:t>
            </w:r>
          </w:p>
          <w:p w14:paraId="195E72D4"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Each of us has a role in applying the Code of Business Conduct to our daily work and decision-making. It’s not </w:t>
            </w:r>
            <w:r w:rsidRPr="003D1E26">
              <w:rPr>
                <w:rFonts w:ascii="Calibri" w:eastAsia="Times New Roman" w:hAnsi="Calibri" w:cs="Calibri"/>
              </w:rPr>
              <w:lastRenderedPageBreak/>
              <w:t>just a document—it’s a guide that helps us navigate challenges with integrity and confidence.</w:t>
            </w:r>
          </w:p>
          <w:p w14:paraId="5767EEB4"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In the sections ahead, we’ll explore the key principles of the Code and see how they come to life in our everyday actions and choices.</w:t>
            </w:r>
          </w:p>
        </w:tc>
        <w:tc>
          <w:tcPr>
            <w:tcW w:w="6000" w:type="dxa"/>
          </w:tcPr>
          <w:p w14:paraId="493D585D" w14:textId="77777777" w:rsidR="00B6655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Pochopení Kodexu je odpovědností každého z nás.</w:t>
            </w:r>
          </w:p>
          <w:p w14:paraId="5173D3FB" w14:textId="2A5840BC" w:rsidR="00B6655E"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Každý z nás má svou úlohu při prosazování Kodexu obchodního chování do každodenní praxe a rozhodování. </w:t>
            </w:r>
            <w:r w:rsidRPr="003D1E26">
              <w:rPr>
                <w:rFonts w:ascii="Calibri" w:eastAsia="Calibri" w:hAnsi="Calibri" w:cs="Calibri"/>
                <w:lang w:val="cs-CZ"/>
              </w:rPr>
              <w:lastRenderedPageBreak/>
              <w:t xml:space="preserve">Není to jen </w:t>
            </w:r>
            <w:del w:id="21" w:author="Kleckova, Jana" w:date="2025-12-16T10:36:00Z" w16du:dateUtc="2025-12-16T09:36:00Z">
              <w:r w:rsidRPr="003D1E26" w:rsidDel="00D403CC">
                <w:rPr>
                  <w:rFonts w:ascii="Calibri" w:eastAsia="Calibri" w:hAnsi="Calibri" w:cs="Calibri"/>
                  <w:lang w:val="cs-CZ"/>
                </w:rPr>
                <w:delText>kus papíru </w:delText>
              </w:r>
            </w:del>
            <w:ins w:id="22" w:author="Kleckova, Jana" w:date="2025-12-16T10:36:00Z" w16du:dateUtc="2025-12-16T09:36:00Z">
              <w:r w:rsidR="00D403CC">
                <w:rPr>
                  <w:rFonts w:ascii="Calibri" w:eastAsia="Calibri" w:hAnsi="Calibri" w:cs="Calibri"/>
                  <w:lang w:val="cs-CZ"/>
                </w:rPr>
                <w:t xml:space="preserve">dokument </w:t>
              </w:r>
            </w:ins>
            <w:r w:rsidRPr="003D1E26">
              <w:rPr>
                <w:rFonts w:ascii="Calibri" w:eastAsia="Calibri" w:hAnsi="Calibri" w:cs="Calibri"/>
                <w:lang w:val="cs-CZ"/>
              </w:rPr>
              <w:t>– je to průvodce, který nám pomáhá čelit výzvám</w:t>
            </w:r>
            <w:del w:id="23" w:author="Kleckova, Jana" w:date="2025-12-16T10:36:00Z" w16du:dateUtc="2025-12-16T09:36:00Z">
              <w:r w:rsidRPr="003D1E26" w:rsidDel="00D403CC">
                <w:rPr>
                  <w:rFonts w:ascii="Calibri" w:eastAsia="Calibri" w:hAnsi="Calibri" w:cs="Calibri"/>
                  <w:lang w:val="cs-CZ"/>
                </w:rPr>
                <w:delText>,</w:delText>
              </w:r>
            </w:del>
            <w:r w:rsidRPr="003D1E26">
              <w:rPr>
                <w:rFonts w:ascii="Calibri" w:eastAsia="Calibri" w:hAnsi="Calibri" w:cs="Calibri"/>
                <w:lang w:val="cs-CZ"/>
              </w:rPr>
              <w:t xml:space="preserve"> čestně a sebejistě.</w:t>
            </w:r>
          </w:p>
          <w:p w14:paraId="6398291C" w14:textId="2620F5B8" w:rsidR="00000F84"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V následujících částech probereme hlavní zásady Kodexu. Probereme, jak se promítají do našich každodenních praktických činností a </w:t>
            </w:r>
            <w:del w:id="24" w:author="Kleckova, Jana" w:date="2025-12-16T10:36:00Z" w16du:dateUtc="2025-12-16T09:36:00Z">
              <w:r w:rsidRPr="003D1E26" w:rsidDel="00D403CC">
                <w:rPr>
                  <w:rFonts w:ascii="Calibri" w:eastAsia="Calibri" w:hAnsi="Calibri" w:cs="Calibri"/>
                  <w:lang w:val="cs-CZ"/>
                </w:rPr>
                <w:delText>voleb</w:delText>
              </w:r>
            </w:del>
            <w:ins w:id="25" w:author="Kleckova, Jana" w:date="2025-12-16T10:36:00Z" w16du:dateUtc="2025-12-16T09:36:00Z">
              <w:r w:rsidR="00D403CC">
                <w:rPr>
                  <w:rFonts w:ascii="Calibri" w:eastAsia="Calibri" w:hAnsi="Calibri" w:cs="Calibri"/>
                  <w:lang w:val="cs-CZ"/>
                </w:rPr>
                <w:t>rozhodnutí</w:t>
              </w:r>
            </w:ins>
            <w:r w:rsidRPr="003D1E26">
              <w:rPr>
                <w:rFonts w:ascii="Calibri" w:eastAsia="Calibri" w:hAnsi="Calibri" w:cs="Calibri"/>
                <w:lang w:val="cs-CZ"/>
              </w:rPr>
              <w:t>.</w:t>
            </w:r>
          </w:p>
        </w:tc>
      </w:tr>
      <w:tr w:rsidR="00F44AE9" w:rsidRPr="003D1E26" w14:paraId="49ACB513" w14:textId="77777777" w:rsidTr="007002F3">
        <w:tc>
          <w:tcPr>
            <w:tcW w:w="1353" w:type="dxa"/>
            <w:shd w:val="clear" w:color="auto" w:fill="C1E4F5"/>
            <w:tcMar>
              <w:top w:w="120" w:type="dxa"/>
              <w:left w:w="180" w:type="dxa"/>
              <w:bottom w:w="120" w:type="dxa"/>
              <w:right w:w="180" w:type="dxa"/>
            </w:tcMar>
            <w:hideMark/>
          </w:tcPr>
          <w:p w14:paraId="1B9DC568" w14:textId="77777777" w:rsidR="00000F84" w:rsidRPr="003D1E26" w:rsidRDefault="00F477F9" w:rsidP="00000F84">
            <w:pPr>
              <w:spacing w:before="30" w:after="30"/>
              <w:ind w:left="30" w:right="30"/>
              <w:rPr>
                <w:rFonts w:ascii="Calibri" w:eastAsia="Times New Roman" w:hAnsi="Calibri" w:cs="Calibri"/>
                <w:sz w:val="16"/>
              </w:rPr>
            </w:pPr>
            <w:hyperlink r:id="rId24" w:tgtFrame="_blank" w:history="1">
              <w:r w:rsidRPr="003D1E26">
                <w:rPr>
                  <w:rFonts w:ascii="Calibri" w:eastAsia="Times New Roman" w:hAnsi="Calibri" w:cs="Calibri"/>
                  <w:color w:val="0000FF"/>
                  <w:sz w:val="16"/>
                  <w:u w:val="single"/>
                </w:rPr>
                <w:t>Screen 7</w:t>
              </w:r>
            </w:hyperlink>
            <w:r w:rsidRPr="003D1E26">
              <w:rPr>
                <w:rFonts w:ascii="Calibri" w:eastAsia="Times New Roman" w:hAnsi="Calibri" w:cs="Calibri"/>
                <w:sz w:val="16"/>
              </w:rPr>
              <w:t xml:space="preserve"> </w:t>
            </w:r>
          </w:p>
          <w:p w14:paraId="0EAADFBB" w14:textId="77777777" w:rsidR="00000F84" w:rsidRPr="003D1E26" w:rsidRDefault="00F477F9" w:rsidP="00000F84">
            <w:pPr>
              <w:ind w:left="30" w:right="30"/>
              <w:rPr>
                <w:rFonts w:ascii="Calibri" w:eastAsia="Times New Roman" w:hAnsi="Calibri" w:cs="Calibri"/>
                <w:sz w:val="16"/>
              </w:rPr>
            </w:pPr>
            <w:hyperlink r:id="rId25" w:tgtFrame="_blank" w:history="1">
              <w:r w:rsidRPr="003D1E26">
                <w:rPr>
                  <w:rFonts w:ascii="Calibri" w:eastAsia="Times New Roman" w:hAnsi="Calibri" w:cs="Calibri"/>
                  <w:color w:val="0000FF"/>
                  <w:sz w:val="16"/>
                  <w:u w:val="single"/>
                </w:rPr>
                <w:t>8_C_8</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C55BE35"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 must view all content before moving forward.</w:t>
            </w:r>
          </w:p>
          <w:p w14:paraId="106ED6B7"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At Abbott, we are committed to improving the health and well-being of the people who rely on our products.</w:t>
            </w:r>
          </w:p>
          <w:p w14:paraId="072FEDB2"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It’s a reminder that behind every decision, every innovation, and every action is a purpose—to make lives better.</w:t>
            </w:r>
          </w:p>
          <w:p w14:paraId="54BE7684"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Patients and Consumers</w:t>
            </w:r>
          </w:p>
          <w:p w14:paraId="29D59047"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Healthcare Professionals</w:t>
            </w:r>
          </w:p>
          <w:p w14:paraId="010CC3F8"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Click each of the icons to learn more.</w:t>
            </w:r>
          </w:p>
        </w:tc>
        <w:tc>
          <w:tcPr>
            <w:tcW w:w="6000" w:type="dxa"/>
          </w:tcPr>
          <w:p w14:paraId="61C6C234" w14:textId="77777777" w:rsidR="008079A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Než budete pokračovat, musíte si prohlédnout veškerý obsah.</w:t>
            </w:r>
          </w:p>
          <w:p w14:paraId="21153F2D" w14:textId="4542E9DA" w:rsidR="008079A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Ve společnosti Abbott jsme si dali závazek zlepšovat zdraví a kvalitu života lidí, kteří se spoléhají na naše </w:t>
            </w:r>
            <w:ins w:id="26" w:author="Kleckova, Jana" w:date="2025-12-16T10:51:00Z" w16du:dateUtc="2025-12-16T09:51:00Z">
              <w:r w:rsidR="001C5E38">
                <w:rPr>
                  <w:rFonts w:ascii="Calibri" w:eastAsia="Calibri" w:hAnsi="Calibri" w:cs="Calibri"/>
                  <w:lang w:val="cs-CZ"/>
                </w:rPr>
                <w:t>produkt</w:t>
              </w:r>
              <w:r w:rsidR="001C5E38">
                <w:rPr>
                  <w:rFonts w:ascii="Calibri" w:eastAsia="Calibri" w:hAnsi="Calibri" w:cs="Calibri"/>
                  <w:lang w:val="cs-CZ"/>
                </w:rPr>
                <w:t>y</w:t>
              </w:r>
            </w:ins>
            <w:del w:id="27" w:author="Kleckova, Jana" w:date="2025-12-16T10:51:00Z" w16du:dateUtc="2025-12-16T09:51:00Z">
              <w:r w:rsidRPr="003D1E26" w:rsidDel="001C5E38">
                <w:rPr>
                  <w:rFonts w:ascii="Calibri" w:eastAsia="Calibri" w:hAnsi="Calibri" w:cs="Calibri"/>
                  <w:lang w:val="cs-CZ"/>
                </w:rPr>
                <w:delText>výrobky</w:delText>
              </w:r>
            </w:del>
            <w:r w:rsidRPr="003D1E26">
              <w:rPr>
                <w:rFonts w:ascii="Calibri" w:eastAsia="Calibri" w:hAnsi="Calibri" w:cs="Calibri"/>
                <w:lang w:val="cs-CZ"/>
              </w:rPr>
              <w:t>.</w:t>
            </w:r>
          </w:p>
          <w:p w14:paraId="47257112" w14:textId="77777777" w:rsidR="008079A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Jedná se o připomenutí, že za každým rozhodnutím, každou inovací i každým krokem stojí jeden cíl – zlepšovat kvalitu životů.</w:t>
            </w:r>
          </w:p>
          <w:p w14:paraId="026FA393" w14:textId="77777777" w:rsidR="008079A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Pacienti a spotřebitelé</w:t>
            </w:r>
          </w:p>
          <w:p w14:paraId="0FE2DE53" w14:textId="77777777" w:rsidR="008079A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Zdravotničtí odborníci</w:t>
            </w:r>
          </w:p>
          <w:p w14:paraId="0D77D82C"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Kliknutím na jednotlivé ikony se dozvíte víc.</w:t>
            </w:r>
          </w:p>
        </w:tc>
      </w:tr>
      <w:tr w:rsidR="00F44AE9" w:rsidRPr="003D1E26" w14:paraId="7F301D18" w14:textId="77777777" w:rsidTr="007002F3">
        <w:tc>
          <w:tcPr>
            <w:tcW w:w="1353" w:type="dxa"/>
            <w:shd w:val="clear" w:color="auto" w:fill="C1E4F5"/>
            <w:tcMar>
              <w:top w:w="120" w:type="dxa"/>
              <w:left w:w="180" w:type="dxa"/>
              <w:bottom w:w="120" w:type="dxa"/>
              <w:right w:w="180" w:type="dxa"/>
            </w:tcMar>
            <w:hideMark/>
          </w:tcPr>
          <w:p w14:paraId="01AB7060" w14:textId="77777777" w:rsidR="00000F84" w:rsidRPr="003D1E26" w:rsidRDefault="00F477F9" w:rsidP="00000F84">
            <w:pPr>
              <w:spacing w:before="30" w:after="30"/>
              <w:ind w:left="30" w:right="30"/>
              <w:rPr>
                <w:rFonts w:ascii="Calibri" w:eastAsia="Times New Roman" w:hAnsi="Calibri" w:cs="Calibri"/>
                <w:sz w:val="16"/>
              </w:rPr>
            </w:pPr>
            <w:hyperlink r:id="rId26" w:tgtFrame="_blank" w:history="1">
              <w:r w:rsidRPr="003D1E26">
                <w:rPr>
                  <w:rFonts w:ascii="Calibri" w:eastAsia="Times New Roman" w:hAnsi="Calibri" w:cs="Calibri"/>
                  <w:color w:val="0000FF"/>
                  <w:sz w:val="16"/>
                  <w:u w:val="single"/>
                </w:rPr>
                <w:t>Screen 7</w:t>
              </w:r>
            </w:hyperlink>
            <w:r w:rsidRPr="003D1E26">
              <w:rPr>
                <w:rFonts w:ascii="Calibri" w:eastAsia="Times New Roman" w:hAnsi="Calibri" w:cs="Calibri"/>
                <w:sz w:val="16"/>
              </w:rPr>
              <w:t xml:space="preserve"> </w:t>
            </w:r>
          </w:p>
          <w:p w14:paraId="2902B784" w14:textId="77777777" w:rsidR="00000F84" w:rsidRPr="003D1E26" w:rsidRDefault="00F477F9" w:rsidP="00000F84">
            <w:pPr>
              <w:ind w:left="30" w:right="30"/>
              <w:rPr>
                <w:rFonts w:ascii="Calibri" w:eastAsia="Times New Roman" w:hAnsi="Calibri" w:cs="Calibri"/>
                <w:sz w:val="16"/>
              </w:rPr>
            </w:pPr>
            <w:hyperlink r:id="rId27" w:tgtFrame="_blank" w:history="1">
              <w:r w:rsidRPr="003D1E26">
                <w:rPr>
                  <w:rFonts w:ascii="Calibri" w:eastAsia="Times New Roman" w:hAnsi="Calibri" w:cs="Calibri"/>
                  <w:color w:val="0000FF"/>
                  <w:sz w:val="16"/>
                  <w:u w:val="single"/>
                </w:rPr>
                <w:t>9_C_8</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4715F9"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PATIENTS AND CONSUMERS</w:t>
            </w:r>
          </w:p>
          <w:p w14:paraId="0A22EC31" w14:textId="77777777" w:rsidR="00000F8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Caring for people is at the heart of what we do. We put the health and well-being of patients and consumers first. Every day, we can make a meaningful difference—helping people live healthier lives and contributing to stronger, healthier communities.</w:t>
            </w:r>
          </w:p>
        </w:tc>
        <w:tc>
          <w:tcPr>
            <w:tcW w:w="6000" w:type="dxa"/>
          </w:tcPr>
          <w:p w14:paraId="78CBDB81" w14:textId="77777777" w:rsidR="00E36CE0" w:rsidRPr="003D1E26" w:rsidRDefault="00F477F9" w:rsidP="007002F3">
            <w:pPr>
              <w:spacing w:before="100" w:beforeAutospacing="1" w:after="100" w:afterAutospacing="1"/>
              <w:ind w:left="30" w:right="30"/>
              <w:rPr>
                <w:rFonts w:ascii="Calibri" w:eastAsia="Times New Roman" w:hAnsi="Calibri" w:cs="Calibri"/>
                <w:lang w:val="pt-BR"/>
              </w:rPr>
            </w:pPr>
            <w:r w:rsidRPr="003D1E26">
              <w:rPr>
                <w:rFonts w:ascii="Calibri" w:eastAsia="Calibri" w:hAnsi="Calibri" w:cs="Calibri"/>
                <w:lang w:val="cs-CZ"/>
              </w:rPr>
              <w:t>PACIENTI A SPOTŘEBITELÉ</w:t>
            </w:r>
          </w:p>
          <w:p w14:paraId="3FB0DD8C" w14:textId="3950E355" w:rsidR="00000F84"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Všechno, co děláme, se točí kolem péče o lidi. Zdraví a kvalitu života pacientů i spotřebitelů klademe na první místo. Každý den smysluplně přispíváme k tomu, aby lidé žili zdravěji</w:t>
            </w:r>
            <w:ins w:id="28" w:author="Kleckova, Jana" w:date="2025-12-16T10:56:00Z" w16du:dateUtc="2025-12-16T09:56:00Z">
              <w:r w:rsidR="009F3E7E">
                <w:rPr>
                  <w:rFonts w:ascii="Calibri" w:eastAsia="Calibri" w:hAnsi="Calibri" w:cs="Calibri"/>
                  <w:lang w:val="cs-CZ"/>
                </w:rPr>
                <w:t>,</w:t>
              </w:r>
            </w:ins>
            <w:r w:rsidRPr="003D1E26">
              <w:rPr>
                <w:rFonts w:ascii="Calibri" w:eastAsia="Calibri" w:hAnsi="Calibri" w:cs="Calibri"/>
                <w:lang w:val="cs-CZ"/>
              </w:rPr>
              <w:t xml:space="preserve"> i k budování silnějších a zdravějších komunit.</w:t>
            </w:r>
          </w:p>
        </w:tc>
      </w:tr>
      <w:tr w:rsidR="00F44AE9" w:rsidRPr="003D1E26" w14:paraId="7CEC162E" w14:textId="77777777" w:rsidTr="007002F3">
        <w:tc>
          <w:tcPr>
            <w:tcW w:w="1353" w:type="dxa"/>
            <w:shd w:val="clear" w:color="auto" w:fill="C1E4F5"/>
            <w:tcMar>
              <w:top w:w="120" w:type="dxa"/>
              <w:left w:w="180" w:type="dxa"/>
              <w:bottom w:w="120" w:type="dxa"/>
              <w:right w:w="180" w:type="dxa"/>
            </w:tcMar>
            <w:hideMark/>
          </w:tcPr>
          <w:p w14:paraId="73D92EBB" w14:textId="77777777" w:rsidR="00E36CE0" w:rsidRPr="003D1E26" w:rsidRDefault="00F477F9" w:rsidP="00E36CE0">
            <w:pPr>
              <w:spacing w:before="30" w:after="30"/>
              <w:ind w:left="30" w:right="30"/>
              <w:rPr>
                <w:rFonts w:ascii="Calibri" w:eastAsia="Times New Roman" w:hAnsi="Calibri" w:cs="Calibri"/>
                <w:sz w:val="16"/>
              </w:rPr>
            </w:pPr>
            <w:hyperlink r:id="rId28" w:tgtFrame="_blank" w:history="1">
              <w:r w:rsidRPr="003D1E26">
                <w:rPr>
                  <w:rFonts w:ascii="Calibri" w:eastAsia="Times New Roman" w:hAnsi="Calibri" w:cs="Calibri"/>
                  <w:color w:val="0000FF"/>
                  <w:sz w:val="16"/>
                  <w:u w:val="single"/>
                </w:rPr>
                <w:t>Screen 7</w:t>
              </w:r>
            </w:hyperlink>
            <w:r w:rsidRPr="003D1E26">
              <w:rPr>
                <w:rFonts w:ascii="Calibri" w:eastAsia="Times New Roman" w:hAnsi="Calibri" w:cs="Calibri"/>
                <w:sz w:val="16"/>
              </w:rPr>
              <w:t xml:space="preserve"> </w:t>
            </w:r>
          </w:p>
          <w:p w14:paraId="6DE2B670" w14:textId="77777777" w:rsidR="00E36CE0" w:rsidRPr="003D1E26" w:rsidRDefault="00F477F9" w:rsidP="00E36CE0">
            <w:pPr>
              <w:ind w:left="30" w:right="30"/>
              <w:rPr>
                <w:rFonts w:ascii="Calibri" w:eastAsia="Times New Roman" w:hAnsi="Calibri" w:cs="Calibri"/>
                <w:sz w:val="16"/>
              </w:rPr>
            </w:pPr>
            <w:hyperlink r:id="rId29" w:tgtFrame="_blank" w:history="1">
              <w:r w:rsidRPr="003D1E26">
                <w:rPr>
                  <w:rFonts w:ascii="Calibri" w:eastAsia="Times New Roman" w:hAnsi="Calibri" w:cs="Calibri"/>
                  <w:color w:val="0000FF"/>
                  <w:sz w:val="16"/>
                  <w:u w:val="single"/>
                </w:rPr>
                <w:t>10_C_8</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7DE64B"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HEALTHCARE PROFESSIONALS</w:t>
            </w:r>
          </w:p>
          <w:p w14:paraId="51F88B9C"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work with HCPs to support better health. We respect the knowledge and independent judgment of healthcare professionals - whether they’re doctors, nurses, pharmacists, researchers, or lab staff. Their role in guiding patients toward better health is essential.</w:t>
            </w:r>
          </w:p>
          <w:p w14:paraId="4710BAA2"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At Abbott, we’re committed to supporting them with accurate, timely information so they can make the best decisions. By working together, we can achieve our shared goal of improving health and well-being around the world.</w:t>
            </w:r>
          </w:p>
        </w:tc>
        <w:tc>
          <w:tcPr>
            <w:tcW w:w="6000" w:type="dxa"/>
          </w:tcPr>
          <w:p w14:paraId="67D4C652"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ZDRAVOTNIČTÍ ODBORNÍCI</w:t>
            </w:r>
          </w:p>
          <w:p w14:paraId="68C92016" w14:textId="0925E416" w:rsidR="00E36CE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Cílem naší spolupráce se zdravotnickými odborníky je zlepšování zdraví lidí. Respektujeme odborné znalosti i nezávislý úsudek zdravotnických odborníků, ať už jsou to lékaři, zdravotní sestry, lékárníci, výzkumní pracovníci, nebo laboratorní pracovníci. Hrají totiž zásadní úlohu v</w:t>
            </w:r>
            <w:ins w:id="29" w:author="Kleckova, Jana" w:date="2025-12-16T10:36:00Z" w16du:dateUtc="2025-12-16T09:36:00Z">
              <w:r w:rsidR="00E44F96">
                <w:rPr>
                  <w:rFonts w:ascii="Calibri" w:eastAsia="Calibri" w:hAnsi="Calibri" w:cs="Calibri"/>
                  <w:lang w:val="cs-CZ"/>
                </w:rPr>
                <w:t>e vedení pacientů k lepšímu zdraví</w:t>
              </w:r>
            </w:ins>
            <w:del w:id="30" w:author="Kleckova, Jana" w:date="2025-12-16T10:36:00Z" w16du:dateUtc="2025-12-16T09:36:00Z">
              <w:r w:rsidRPr="003D1E26" w:rsidDel="00E44F96">
                <w:rPr>
                  <w:rFonts w:ascii="Calibri" w:eastAsia="Calibri" w:hAnsi="Calibri" w:cs="Calibri"/>
                  <w:lang w:val="cs-CZ"/>
                </w:rPr>
                <w:delText> tom, že pacientům doporučí, jak můžou být zdravější</w:delText>
              </w:r>
            </w:del>
            <w:r w:rsidRPr="003D1E26">
              <w:rPr>
                <w:rFonts w:ascii="Calibri" w:eastAsia="Calibri" w:hAnsi="Calibri" w:cs="Calibri"/>
                <w:lang w:val="cs-CZ"/>
              </w:rPr>
              <w:t>.</w:t>
            </w:r>
          </w:p>
          <w:p w14:paraId="06E0E634" w14:textId="3C0C5CD2" w:rsidR="00E36CE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Ve společnosti Abbott jsme se zavázali je podporovat přesnými a včasnými informacemi, aby dokázali dělat ta nejlepší rozhodnutí. Když budeme </w:t>
            </w:r>
            <w:del w:id="31" w:author="Kleckova, Jana" w:date="2025-12-16T10:36:00Z" w16du:dateUtc="2025-12-16T09:36:00Z">
              <w:r w:rsidRPr="003D1E26" w:rsidDel="00E44F96">
                <w:rPr>
                  <w:rFonts w:ascii="Calibri" w:eastAsia="Calibri" w:hAnsi="Calibri" w:cs="Calibri"/>
                  <w:lang w:val="cs-CZ"/>
                </w:rPr>
                <w:delText>táhnout za jeden provaz</w:delText>
              </w:r>
            </w:del>
            <w:ins w:id="32" w:author="Kleckova, Jana" w:date="2025-12-16T10:36:00Z" w16du:dateUtc="2025-12-16T09:36:00Z">
              <w:r w:rsidR="00E44F96">
                <w:rPr>
                  <w:rFonts w:ascii="Calibri" w:eastAsia="Calibri" w:hAnsi="Calibri" w:cs="Calibri"/>
                  <w:lang w:val="cs-CZ"/>
                </w:rPr>
                <w:t>spolupracovat</w:t>
              </w:r>
            </w:ins>
            <w:r w:rsidRPr="003D1E26">
              <w:rPr>
                <w:rFonts w:ascii="Calibri" w:eastAsia="Calibri" w:hAnsi="Calibri" w:cs="Calibri"/>
                <w:lang w:val="cs-CZ"/>
              </w:rPr>
              <w:t>, podaří se nám dosáhnout našeho společného cíle – zlepšování zdraví a kvality života všude na světě.</w:t>
            </w:r>
          </w:p>
        </w:tc>
      </w:tr>
      <w:tr w:rsidR="00F44AE9" w:rsidRPr="003D1E26" w14:paraId="0B0FD6EC" w14:textId="77777777" w:rsidTr="007002F3">
        <w:tc>
          <w:tcPr>
            <w:tcW w:w="1353" w:type="dxa"/>
            <w:shd w:val="clear" w:color="auto" w:fill="C1E4F5"/>
            <w:tcMar>
              <w:top w:w="120" w:type="dxa"/>
              <w:left w:w="180" w:type="dxa"/>
              <w:bottom w:w="120" w:type="dxa"/>
              <w:right w:w="180" w:type="dxa"/>
            </w:tcMar>
            <w:hideMark/>
          </w:tcPr>
          <w:p w14:paraId="081BD2E2" w14:textId="77777777" w:rsidR="00E36CE0" w:rsidRPr="003D1E26" w:rsidRDefault="00F477F9" w:rsidP="00E36CE0">
            <w:pPr>
              <w:spacing w:before="30" w:after="30"/>
              <w:ind w:left="30" w:right="30"/>
              <w:rPr>
                <w:rFonts w:ascii="Calibri" w:eastAsia="Times New Roman" w:hAnsi="Calibri" w:cs="Calibri"/>
                <w:sz w:val="16"/>
              </w:rPr>
            </w:pPr>
            <w:hyperlink r:id="rId30" w:tgtFrame="_blank" w:history="1">
              <w:r w:rsidRPr="003D1E26">
                <w:rPr>
                  <w:rFonts w:ascii="Calibri" w:eastAsia="Times New Roman" w:hAnsi="Calibri" w:cs="Calibri"/>
                  <w:color w:val="0000FF"/>
                  <w:sz w:val="16"/>
                  <w:u w:val="single"/>
                </w:rPr>
                <w:t>Screen 8</w:t>
              </w:r>
            </w:hyperlink>
            <w:r w:rsidRPr="003D1E26">
              <w:rPr>
                <w:rFonts w:ascii="Calibri" w:eastAsia="Times New Roman" w:hAnsi="Calibri" w:cs="Calibri"/>
                <w:sz w:val="16"/>
              </w:rPr>
              <w:t xml:space="preserve"> </w:t>
            </w:r>
          </w:p>
          <w:p w14:paraId="2E75D86F" w14:textId="77777777" w:rsidR="00E36CE0" w:rsidRPr="003D1E26" w:rsidRDefault="00F477F9" w:rsidP="00E36CE0">
            <w:pPr>
              <w:ind w:left="30" w:right="30"/>
              <w:rPr>
                <w:rFonts w:ascii="Calibri" w:eastAsia="Times New Roman" w:hAnsi="Calibri" w:cs="Calibri"/>
                <w:sz w:val="16"/>
              </w:rPr>
            </w:pPr>
            <w:hyperlink r:id="rId31" w:tgtFrame="_blank" w:history="1">
              <w:r w:rsidRPr="003D1E26">
                <w:rPr>
                  <w:rFonts w:ascii="Calibri" w:eastAsia="Times New Roman" w:hAnsi="Calibri" w:cs="Calibri"/>
                  <w:color w:val="0000FF"/>
                  <w:sz w:val="16"/>
                  <w:u w:val="single"/>
                </w:rPr>
                <w:t>11_C_9</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FCD3DE"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 must view all content before moving forward.</w:t>
            </w:r>
          </w:p>
          <w:p w14:paraId="7358D8AB"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At Abbott, we are committed to ensuring every product we offer is safe, effective, and worthy of the trust people place in us.</w:t>
            </w:r>
          </w:p>
          <w:p w14:paraId="327CFD0D"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take steps to make sure our products are safe and effective —from choosing the right materials to how we market, sell, and deliver them. At every stage, we follow high standards for quality.</w:t>
            </w:r>
          </w:p>
          <w:p w14:paraId="0004A8FA"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We’re also committed to timely identifying, evaluating, and addressing product safety issues, as well as taking </w:t>
            </w:r>
            <w:r w:rsidRPr="003D1E26">
              <w:rPr>
                <w:rFonts w:ascii="Calibri" w:eastAsia="Times New Roman" w:hAnsi="Calibri" w:cs="Calibri"/>
              </w:rPr>
              <w:lastRenderedPageBreak/>
              <w:t>actions to prevent counterfeiting, illegal diversion, and theft of our products.</w:t>
            </w:r>
          </w:p>
          <w:p w14:paraId="4DD33CB6"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Product Quality</w:t>
            </w:r>
          </w:p>
          <w:p w14:paraId="3BCCED4F"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Product Promotion I</w:t>
            </w:r>
          </w:p>
          <w:p w14:paraId="3FB8B336"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Product Promotion II</w:t>
            </w:r>
          </w:p>
          <w:p w14:paraId="2BBFEB58"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Click each of the icons to learn more.</w:t>
            </w:r>
          </w:p>
        </w:tc>
        <w:tc>
          <w:tcPr>
            <w:tcW w:w="6000" w:type="dxa"/>
          </w:tcPr>
          <w:p w14:paraId="7CB468CE" w14:textId="77777777" w:rsidR="005C7B2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Než budete pokračovat, musíte si prohlédnout veškerý obsah.</w:t>
            </w:r>
          </w:p>
          <w:p w14:paraId="30259EDF" w14:textId="77777777" w:rsidR="005C7B2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Společnost Abbott si stanovila závazek postarat se o to, aby každý výrobek, který nabízíme, byl bezpečný, účinný a zasloužil si důvěru, kterou do nás lidé vkládají.</w:t>
            </w:r>
          </w:p>
          <w:p w14:paraId="2E4CAA8D" w14:textId="1ABD071E" w:rsidR="005C7B27"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Podnikáme kroky, kterými se o bezpečnost a účinnost</w:t>
            </w:r>
            <w:del w:id="33" w:author="Kleckova, Jana" w:date="2025-12-16T10:36:00Z" w16du:dateUtc="2025-12-16T09:36:00Z">
              <w:r w:rsidRPr="003D1E26" w:rsidDel="00E44F96">
                <w:rPr>
                  <w:rFonts w:ascii="Calibri" w:eastAsia="Calibri" w:hAnsi="Calibri" w:cs="Calibri"/>
                  <w:lang w:val="cs-CZ"/>
                </w:rPr>
                <w:delText>i</w:delText>
              </w:r>
            </w:del>
            <w:r w:rsidRPr="003D1E26">
              <w:rPr>
                <w:rFonts w:ascii="Calibri" w:eastAsia="Calibri" w:hAnsi="Calibri" w:cs="Calibri"/>
                <w:lang w:val="cs-CZ"/>
              </w:rPr>
              <w:t xml:space="preserve"> našich </w:t>
            </w:r>
            <w:del w:id="34" w:author="Kleckova, Jana" w:date="2025-12-16T10:36:00Z" w16du:dateUtc="2025-12-16T09:36:00Z">
              <w:r w:rsidRPr="003D1E26" w:rsidDel="00E44F96">
                <w:rPr>
                  <w:rFonts w:ascii="Calibri" w:eastAsia="Calibri" w:hAnsi="Calibri" w:cs="Calibri"/>
                  <w:lang w:val="cs-CZ"/>
                </w:rPr>
                <w:delText xml:space="preserve">výrobků </w:delText>
              </w:r>
            </w:del>
            <w:ins w:id="35" w:author="Kleckova, Jana" w:date="2025-12-16T10:36:00Z" w16du:dateUtc="2025-12-16T09:36:00Z">
              <w:r w:rsidR="00E44F96">
                <w:rPr>
                  <w:rFonts w:ascii="Calibri" w:eastAsia="Calibri" w:hAnsi="Calibri" w:cs="Calibri"/>
                  <w:lang w:val="cs-CZ"/>
                </w:rPr>
                <w:t>p</w:t>
              </w:r>
            </w:ins>
            <w:ins w:id="36" w:author="Kleckova, Jana" w:date="2025-12-16T10:37:00Z" w16du:dateUtc="2025-12-16T09:37:00Z">
              <w:r w:rsidR="00E44F96">
                <w:rPr>
                  <w:rFonts w:ascii="Calibri" w:eastAsia="Calibri" w:hAnsi="Calibri" w:cs="Calibri"/>
                  <w:lang w:val="cs-CZ"/>
                </w:rPr>
                <w:t>roduktů</w:t>
              </w:r>
            </w:ins>
            <w:ins w:id="37" w:author="Kleckova, Jana" w:date="2025-12-16T10:36:00Z" w16du:dateUtc="2025-12-16T09:36:00Z">
              <w:r w:rsidR="00E44F96" w:rsidRPr="003D1E26">
                <w:rPr>
                  <w:rFonts w:ascii="Calibri" w:eastAsia="Calibri" w:hAnsi="Calibri" w:cs="Calibri"/>
                  <w:lang w:val="cs-CZ"/>
                </w:rPr>
                <w:t xml:space="preserve"> </w:t>
              </w:r>
            </w:ins>
            <w:r w:rsidRPr="003D1E26">
              <w:rPr>
                <w:rFonts w:ascii="Calibri" w:eastAsia="Calibri" w:hAnsi="Calibri" w:cs="Calibri"/>
                <w:lang w:val="cs-CZ"/>
              </w:rPr>
              <w:t>staráme – od výběru správných materiálů až po způsob jejich uvádění na trh, prodeje a formu doručení. V každé fázi dodržujeme přísná měřítka kvality.</w:t>
            </w:r>
          </w:p>
          <w:p w14:paraId="4E37BF62" w14:textId="69D3305D" w:rsidR="005C7B27"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Kromě toho jsme také odhodláni včas identifikovat, analyzovat a řešit problémy týkající se bezpečnosti </w:t>
            </w:r>
            <w:del w:id="38" w:author="Kleckova, Jana" w:date="2025-12-16T10:37:00Z" w16du:dateUtc="2025-12-16T09:37:00Z">
              <w:r w:rsidRPr="003D1E26" w:rsidDel="00AF0ACD">
                <w:rPr>
                  <w:rFonts w:ascii="Calibri" w:eastAsia="Calibri" w:hAnsi="Calibri" w:cs="Calibri"/>
                  <w:lang w:val="cs-CZ"/>
                </w:rPr>
                <w:delText xml:space="preserve">výrobků </w:delText>
              </w:r>
            </w:del>
            <w:ins w:id="39" w:author="Kleckova, Jana" w:date="2025-12-16T10:37:00Z" w16du:dateUtc="2025-12-16T09:37:00Z">
              <w:r w:rsidR="00AF0ACD">
                <w:rPr>
                  <w:rFonts w:ascii="Calibri" w:eastAsia="Calibri" w:hAnsi="Calibri" w:cs="Calibri"/>
                  <w:lang w:val="cs-CZ"/>
                </w:rPr>
                <w:t>produktů</w:t>
              </w:r>
              <w:r w:rsidR="00AF0ACD" w:rsidRPr="003D1E26">
                <w:rPr>
                  <w:rFonts w:ascii="Calibri" w:eastAsia="Calibri" w:hAnsi="Calibri" w:cs="Calibri"/>
                  <w:lang w:val="cs-CZ"/>
                </w:rPr>
                <w:t xml:space="preserve"> </w:t>
              </w:r>
            </w:ins>
            <w:r w:rsidRPr="003D1E26">
              <w:rPr>
                <w:rFonts w:ascii="Calibri" w:eastAsia="Calibri" w:hAnsi="Calibri" w:cs="Calibri"/>
                <w:lang w:val="cs-CZ"/>
              </w:rPr>
              <w:t xml:space="preserve">a zajistit odpovídající opatření, jejichž cílem bude </w:t>
            </w:r>
            <w:r w:rsidRPr="003D1E26">
              <w:rPr>
                <w:rFonts w:ascii="Calibri" w:eastAsia="Calibri" w:hAnsi="Calibri" w:cs="Calibri"/>
                <w:lang w:val="cs-CZ"/>
              </w:rPr>
              <w:lastRenderedPageBreak/>
              <w:t xml:space="preserve">prevence padělání, nežádoucího odklánění nebo krádeží našich </w:t>
            </w:r>
            <w:del w:id="40" w:author="Kleckova, Jana" w:date="2025-12-16T10:50:00Z" w16du:dateUtc="2025-12-16T09:50:00Z">
              <w:r w:rsidRPr="003D1E26" w:rsidDel="001C5E38">
                <w:rPr>
                  <w:rFonts w:ascii="Calibri" w:eastAsia="Calibri" w:hAnsi="Calibri" w:cs="Calibri"/>
                  <w:lang w:val="cs-CZ"/>
                </w:rPr>
                <w:delText>výrobků</w:delText>
              </w:r>
            </w:del>
            <w:ins w:id="41" w:author="Kleckova, Jana" w:date="2025-12-16T10:50:00Z" w16du:dateUtc="2025-12-16T09:50:00Z">
              <w:r w:rsidR="001C5E38">
                <w:rPr>
                  <w:rFonts w:ascii="Calibri" w:eastAsia="Calibri" w:hAnsi="Calibri" w:cs="Calibri"/>
                  <w:lang w:val="cs-CZ"/>
                </w:rPr>
                <w:t>produktů</w:t>
              </w:r>
            </w:ins>
            <w:r w:rsidRPr="003D1E26">
              <w:rPr>
                <w:rFonts w:ascii="Calibri" w:eastAsia="Calibri" w:hAnsi="Calibri" w:cs="Calibri"/>
                <w:lang w:val="cs-CZ"/>
              </w:rPr>
              <w:t>.</w:t>
            </w:r>
          </w:p>
          <w:p w14:paraId="4BB5FC7A" w14:textId="3C510E41" w:rsidR="005C7B27"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Kvalita </w:t>
            </w:r>
            <w:ins w:id="42" w:author="Kleckova, Jana" w:date="2025-12-16T10:50:00Z" w16du:dateUtc="2025-12-16T09:50:00Z">
              <w:r w:rsidR="001C5E38">
                <w:rPr>
                  <w:rFonts w:ascii="Calibri" w:eastAsia="Calibri" w:hAnsi="Calibri" w:cs="Calibri"/>
                  <w:lang w:val="cs-CZ"/>
                </w:rPr>
                <w:t>produktů</w:t>
              </w:r>
            </w:ins>
            <w:del w:id="43" w:author="Kleckova, Jana" w:date="2025-12-16T10:50:00Z" w16du:dateUtc="2025-12-16T09:50:00Z">
              <w:r w:rsidRPr="003D1E26" w:rsidDel="001C5E38">
                <w:rPr>
                  <w:rFonts w:ascii="Calibri" w:eastAsia="Calibri" w:hAnsi="Calibri" w:cs="Calibri"/>
                  <w:lang w:val="cs-CZ"/>
                </w:rPr>
                <w:delText>výrobků</w:delText>
              </w:r>
            </w:del>
          </w:p>
          <w:p w14:paraId="1FA3A10D" w14:textId="71CED3D8" w:rsidR="00E36CE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Propagace </w:t>
            </w:r>
            <w:ins w:id="44" w:author="Kleckova, Jana" w:date="2025-12-16T10:50:00Z" w16du:dateUtc="2025-12-16T09:50:00Z">
              <w:r w:rsidR="001C5E38">
                <w:rPr>
                  <w:rFonts w:ascii="Calibri" w:eastAsia="Calibri" w:hAnsi="Calibri" w:cs="Calibri"/>
                  <w:lang w:val="cs-CZ"/>
                </w:rPr>
                <w:t>produktů</w:t>
              </w:r>
            </w:ins>
            <w:ins w:id="45" w:author="Kleckova, Jana" w:date="2025-12-16T10:56:00Z" w16du:dateUtc="2025-12-16T09:56:00Z">
              <w:r w:rsidR="004A6419">
                <w:rPr>
                  <w:rFonts w:ascii="Calibri" w:eastAsia="Calibri" w:hAnsi="Calibri" w:cs="Calibri"/>
                  <w:lang w:val="cs-CZ"/>
                </w:rPr>
                <w:t xml:space="preserve"> </w:t>
              </w:r>
            </w:ins>
            <w:del w:id="46" w:author="Kleckova, Jana" w:date="2025-12-16T10:50:00Z" w16du:dateUtc="2025-12-16T09:50:00Z">
              <w:r w:rsidRPr="003D1E26" w:rsidDel="001C5E38">
                <w:rPr>
                  <w:rFonts w:ascii="Calibri" w:eastAsia="Calibri" w:hAnsi="Calibri" w:cs="Calibri"/>
                  <w:lang w:val="cs-CZ"/>
                </w:rPr>
                <w:delText>výrobků </w:delText>
              </w:r>
            </w:del>
            <w:r w:rsidRPr="003D1E26">
              <w:rPr>
                <w:rFonts w:ascii="Calibri" w:eastAsia="Calibri" w:hAnsi="Calibri" w:cs="Calibri"/>
                <w:lang w:val="cs-CZ"/>
              </w:rPr>
              <w:t>I</w:t>
            </w:r>
          </w:p>
          <w:p w14:paraId="63662332" w14:textId="6692DDB7" w:rsidR="00F81109"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Propagace </w:t>
            </w:r>
            <w:ins w:id="47" w:author="Kleckova, Jana" w:date="2025-12-16T10:50:00Z" w16du:dateUtc="2025-12-16T09:50:00Z">
              <w:r w:rsidR="001C5E38">
                <w:rPr>
                  <w:rFonts w:ascii="Calibri" w:eastAsia="Calibri" w:hAnsi="Calibri" w:cs="Calibri"/>
                  <w:lang w:val="cs-CZ"/>
                </w:rPr>
                <w:t>produktů</w:t>
              </w:r>
            </w:ins>
            <w:ins w:id="48" w:author="Kleckova, Jana" w:date="2025-12-16T10:56:00Z" w16du:dateUtc="2025-12-16T09:56:00Z">
              <w:r w:rsidR="004A6419">
                <w:rPr>
                  <w:rFonts w:ascii="Calibri" w:eastAsia="Calibri" w:hAnsi="Calibri" w:cs="Calibri"/>
                  <w:lang w:val="cs-CZ"/>
                </w:rPr>
                <w:t xml:space="preserve"> </w:t>
              </w:r>
            </w:ins>
            <w:del w:id="49" w:author="Kleckova, Jana" w:date="2025-12-16T10:50:00Z" w16du:dateUtc="2025-12-16T09:50:00Z">
              <w:r w:rsidRPr="003D1E26" w:rsidDel="001C5E38">
                <w:rPr>
                  <w:rFonts w:ascii="Calibri" w:eastAsia="Calibri" w:hAnsi="Calibri" w:cs="Calibri"/>
                  <w:lang w:val="cs-CZ"/>
                </w:rPr>
                <w:delText>výrobků </w:delText>
              </w:r>
            </w:del>
            <w:r w:rsidRPr="003D1E26">
              <w:rPr>
                <w:rFonts w:ascii="Calibri" w:eastAsia="Calibri" w:hAnsi="Calibri" w:cs="Calibri"/>
                <w:lang w:val="cs-CZ"/>
              </w:rPr>
              <w:t>II</w:t>
            </w:r>
          </w:p>
          <w:p w14:paraId="60612D33" w14:textId="77777777" w:rsidR="00F81109"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Kliknutím na jednotlivé ikony se dozvíte víc.</w:t>
            </w:r>
          </w:p>
        </w:tc>
      </w:tr>
      <w:tr w:rsidR="00F44AE9" w:rsidRPr="003D1E26" w14:paraId="7EC19E51" w14:textId="77777777" w:rsidTr="007002F3">
        <w:tc>
          <w:tcPr>
            <w:tcW w:w="1353" w:type="dxa"/>
            <w:shd w:val="clear" w:color="auto" w:fill="C1E4F5"/>
            <w:tcMar>
              <w:top w:w="120" w:type="dxa"/>
              <w:left w:w="180" w:type="dxa"/>
              <w:bottom w:w="120" w:type="dxa"/>
              <w:right w:w="180" w:type="dxa"/>
            </w:tcMar>
            <w:hideMark/>
          </w:tcPr>
          <w:p w14:paraId="79B4C398" w14:textId="77777777" w:rsidR="00E36CE0" w:rsidRPr="003D1E26" w:rsidRDefault="00F477F9" w:rsidP="00E36CE0">
            <w:pPr>
              <w:spacing w:before="30" w:after="30"/>
              <w:ind w:left="30" w:right="30"/>
              <w:rPr>
                <w:rFonts w:ascii="Calibri" w:eastAsia="Times New Roman" w:hAnsi="Calibri" w:cs="Calibri"/>
                <w:sz w:val="16"/>
              </w:rPr>
            </w:pPr>
            <w:hyperlink r:id="rId32" w:tgtFrame="_blank" w:history="1">
              <w:r w:rsidRPr="003D1E26">
                <w:rPr>
                  <w:rFonts w:ascii="Calibri" w:eastAsia="Times New Roman" w:hAnsi="Calibri" w:cs="Calibri"/>
                  <w:color w:val="0000FF"/>
                  <w:sz w:val="16"/>
                  <w:u w:val="single"/>
                </w:rPr>
                <w:t>Screen 8</w:t>
              </w:r>
            </w:hyperlink>
            <w:r w:rsidRPr="003D1E26">
              <w:rPr>
                <w:rFonts w:ascii="Calibri" w:eastAsia="Times New Roman" w:hAnsi="Calibri" w:cs="Calibri"/>
                <w:sz w:val="16"/>
              </w:rPr>
              <w:t xml:space="preserve"> </w:t>
            </w:r>
          </w:p>
          <w:p w14:paraId="26C09056" w14:textId="77777777" w:rsidR="00E36CE0" w:rsidRPr="003D1E26" w:rsidRDefault="00F477F9" w:rsidP="00E36CE0">
            <w:pPr>
              <w:ind w:left="30" w:right="30"/>
              <w:rPr>
                <w:rFonts w:ascii="Calibri" w:eastAsia="Times New Roman" w:hAnsi="Calibri" w:cs="Calibri"/>
                <w:sz w:val="16"/>
              </w:rPr>
            </w:pPr>
            <w:hyperlink r:id="rId33" w:tgtFrame="_blank" w:history="1">
              <w:r w:rsidRPr="003D1E26">
                <w:rPr>
                  <w:rFonts w:ascii="Calibri" w:eastAsia="Times New Roman" w:hAnsi="Calibri" w:cs="Calibri"/>
                  <w:color w:val="0000FF"/>
                  <w:sz w:val="16"/>
                  <w:u w:val="single"/>
                </w:rPr>
                <w:t>12_C_9</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46DFF4B"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PRODUCT QUALITY</w:t>
            </w:r>
          </w:p>
          <w:p w14:paraId="4AE7C819"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Safe, effective and trusted. Our products make a difference.</w:t>
            </w:r>
          </w:p>
          <w:p w14:paraId="38F4377B"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We’re committed to quality at every stage—from sourcing and production to how we market, sell, and deliver our products, including through our partners. Every step matters because people count on us for safety .</w:t>
            </w:r>
          </w:p>
          <w:p w14:paraId="0C013FB4"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We’re committed to timely identifying, assessing, and addressing product safety issues. We ensure healthcare professionals and institutions have the information they need to use our products safely and effectively, and we communicate with regulatory or public health agencies in the event of potential safety concerns.</w:t>
            </w:r>
          </w:p>
          <w:p w14:paraId="26F5A3F3" w14:textId="77777777" w:rsidR="00E36C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We take steps to prevent counterfeiting, illegal diversion, and theft of our products. We follow trade regulations, including export and import controls rules, and comply with government restrictions and sanctions to protect national security and public health.</w:t>
            </w:r>
          </w:p>
        </w:tc>
        <w:tc>
          <w:tcPr>
            <w:tcW w:w="6000" w:type="dxa"/>
          </w:tcPr>
          <w:p w14:paraId="389F66A9" w14:textId="49D5D0DC" w:rsidR="00723ED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 xml:space="preserve">KVALITA </w:t>
            </w:r>
            <w:del w:id="50" w:author="Kleckova, Jana" w:date="2025-12-16T10:37:00Z" w16du:dateUtc="2025-12-16T09:37:00Z">
              <w:r w:rsidRPr="003D1E26" w:rsidDel="00AF0ACD">
                <w:rPr>
                  <w:rFonts w:ascii="Calibri" w:eastAsia="Calibri" w:hAnsi="Calibri" w:cs="Calibri"/>
                  <w:lang w:val="cs-CZ"/>
                </w:rPr>
                <w:delText>VÝROBKŮ</w:delText>
              </w:r>
            </w:del>
            <w:ins w:id="51" w:author="Kleckova, Jana" w:date="2025-12-16T10:37:00Z" w16du:dateUtc="2025-12-16T09:37:00Z">
              <w:r w:rsidR="00AF0ACD">
                <w:rPr>
                  <w:rFonts w:ascii="Calibri" w:eastAsia="Calibri" w:hAnsi="Calibri" w:cs="Calibri"/>
                  <w:lang w:val="cs-CZ"/>
                </w:rPr>
                <w:t>PRODUKTŮ</w:t>
              </w:r>
            </w:ins>
          </w:p>
          <w:p w14:paraId="563242E0" w14:textId="79DF10EE" w:rsidR="00723EDD"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Naše </w:t>
            </w:r>
            <w:del w:id="52" w:author="Kleckova, Jana" w:date="2025-12-16T10:37:00Z" w16du:dateUtc="2025-12-16T09:37:00Z">
              <w:r w:rsidRPr="003D1E26" w:rsidDel="00AF0ACD">
                <w:rPr>
                  <w:rFonts w:ascii="Calibri" w:eastAsia="Calibri" w:hAnsi="Calibri" w:cs="Calibri"/>
                  <w:lang w:val="cs-CZ"/>
                </w:rPr>
                <w:delText xml:space="preserve">výrobky </w:delText>
              </w:r>
            </w:del>
            <w:ins w:id="53" w:author="Kleckova, Jana" w:date="2025-12-16T10:37:00Z" w16du:dateUtc="2025-12-16T09:37:00Z">
              <w:r w:rsidR="00AF0ACD">
                <w:rPr>
                  <w:rFonts w:ascii="Calibri" w:eastAsia="Calibri" w:hAnsi="Calibri" w:cs="Calibri"/>
                  <w:lang w:val="cs-CZ"/>
                </w:rPr>
                <w:t xml:space="preserve">produkty </w:t>
              </w:r>
            </w:ins>
            <w:r w:rsidRPr="003D1E26">
              <w:rPr>
                <w:rFonts w:ascii="Calibri" w:eastAsia="Calibri" w:hAnsi="Calibri" w:cs="Calibri"/>
                <w:lang w:val="cs-CZ"/>
              </w:rPr>
              <w:t>jsou bezpečné, efektivní a lidé jim důvěřují. Mají prostě pozitivní přínos pro život.</w:t>
            </w:r>
          </w:p>
          <w:p w14:paraId="613C7147" w14:textId="3720C948" w:rsidR="00723EDD"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Zavázali jsme se k zajištění kvality v každé fázi – od nákupu surovin a výroby až po marketing, prodej a doručování </w:t>
            </w:r>
            <w:del w:id="54" w:author="Kleckova, Jana" w:date="2025-12-16T10:37:00Z" w16du:dateUtc="2025-12-16T09:37:00Z">
              <w:r w:rsidRPr="003D1E26" w:rsidDel="00AF0ACD">
                <w:rPr>
                  <w:rFonts w:ascii="Calibri" w:eastAsia="Calibri" w:hAnsi="Calibri" w:cs="Calibri"/>
                  <w:lang w:val="cs-CZ"/>
                </w:rPr>
                <w:delText>výrobků</w:delText>
              </w:r>
            </w:del>
            <w:ins w:id="55" w:author="Kleckova, Jana" w:date="2025-12-16T10:37:00Z" w16du:dateUtc="2025-12-16T09:37:00Z">
              <w:r w:rsidR="00AF0ACD">
                <w:rPr>
                  <w:rFonts w:ascii="Calibri" w:eastAsia="Calibri" w:hAnsi="Calibri" w:cs="Calibri"/>
                  <w:lang w:val="cs-CZ"/>
                </w:rPr>
                <w:t>produktů</w:t>
              </w:r>
            </w:ins>
            <w:r w:rsidRPr="003D1E26">
              <w:rPr>
                <w:rFonts w:ascii="Calibri" w:eastAsia="Calibri" w:hAnsi="Calibri" w:cs="Calibri"/>
                <w:lang w:val="cs-CZ"/>
              </w:rPr>
              <w:t>. A platí to i tehdy, když k tomu využíváme naše partnery. Každý krok je důležitý, protože se ohledně bezpečnosti na nás lidé spoléhají.</w:t>
            </w:r>
          </w:p>
          <w:p w14:paraId="66D28BD4" w14:textId="4771C840" w:rsidR="00723EDD"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Záležitosti spojené s bezpečností našich </w:t>
            </w:r>
            <w:del w:id="56" w:author="Kleckova, Jana" w:date="2025-12-16T10:37:00Z" w16du:dateUtc="2025-12-16T09:37:00Z">
              <w:r w:rsidRPr="003D1E26" w:rsidDel="00AF0ACD">
                <w:rPr>
                  <w:rFonts w:ascii="Calibri" w:eastAsia="Calibri" w:hAnsi="Calibri" w:cs="Calibri"/>
                  <w:lang w:val="cs-CZ"/>
                </w:rPr>
                <w:delText xml:space="preserve">výrobků </w:delText>
              </w:r>
            </w:del>
            <w:ins w:id="57" w:author="Kleckova, Jana" w:date="2025-12-16T10:37:00Z" w16du:dateUtc="2025-12-16T09:37:00Z">
              <w:r w:rsidR="00AF0ACD">
                <w:rPr>
                  <w:rFonts w:ascii="Calibri" w:eastAsia="Calibri" w:hAnsi="Calibri" w:cs="Calibri"/>
                  <w:lang w:val="cs-CZ"/>
                </w:rPr>
                <w:t xml:space="preserve">produktů </w:t>
              </w:r>
            </w:ins>
            <w:r w:rsidRPr="003D1E26">
              <w:rPr>
                <w:rFonts w:ascii="Calibri" w:eastAsia="Calibri" w:hAnsi="Calibri" w:cs="Calibri"/>
                <w:lang w:val="cs-CZ"/>
              </w:rPr>
              <w:t>se zavazujeme včas určit, posoudit a řešit. Staráme se o to, aby zdravotničtí odborníci a instituce měli po ruce informace, které potřebují</w:t>
            </w:r>
            <w:ins w:id="58" w:author="Kleckova, Jana" w:date="2025-12-16T10:56:00Z" w16du:dateUtc="2025-12-16T09:56:00Z">
              <w:r w:rsidR="004A6419">
                <w:rPr>
                  <w:rFonts w:ascii="Calibri" w:eastAsia="Calibri" w:hAnsi="Calibri" w:cs="Calibri"/>
                  <w:lang w:val="cs-CZ"/>
                </w:rPr>
                <w:t>,</w:t>
              </w:r>
            </w:ins>
            <w:r w:rsidRPr="003D1E26">
              <w:rPr>
                <w:rFonts w:ascii="Calibri" w:eastAsia="Calibri" w:hAnsi="Calibri" w:cs="Calibri"/>
                <w:lang w:val="cs-CZ"/>
              </w:rPr>
              <w:t xml:space="preserve"> k bezpečnému a efektivnímu používání našich </w:t>
            </w:r>
            <w:ins w:id="59" w:author="Kleckova, Jana" w:date="2025-12-16T10:51:00Z" w16du:dateUtc="2025-12-16T09:51:00Z">
              <w:r w:rsidR="001C5E38">
                <w:rPr>
                  <w:rFonts w:ascii="Calibri" w:eastAsia="Calibri" w:hAnsi="Calibri" w:cs="Calibri"/>
                  <w:lang w:val="cs-CZ"/>
                </w:rPr>
                <w:t>produktů</w:t>
              </w:r>
            </w:ins>
            <w:del w:id="60" w:author="Kleckova, Jana" w:date="2025-12-16T10:51:00Z" w16du:dateUtc="2025-12-16T09:51:00Z">
              <w:r w:rsidRPr="003D1E26" w:rsidDel="001C5E38">
                <w:rPr>
                  <w:rFonts w:ascii="Calibri" w:eastAsia="Calibri" w:hAnsi="Calibri" w:cs="Calibri"/>
                  <w:lang w:val="cs-CZ"/>
                </w:rPr>
                <w:delText>výrobků</w:delText>
              </w:r>
            </w:del>
            <w:r w:rsidRPr="003D1E26">
              <w:rPr>
                <w:rFonts w:ascii="Calibri" w:eastAsia="Calibri" w:hAnsi="Calibri" w:cs="Calibri"/>
                <w:lang w:val="cs-CZ"/>
              </w:rPr>
              <w:t xml:space="preserve">. V případě možných pochybností ohledně bezpečnosti komunikujeme </w:t>
            </w:r>
            <w:r w:rsidRPr="003D1E26">
              <w:rPr>
                <w:rFonts w:ascii="Calibri" w:eastAsia="Calibri" w:hAnsi="Calibri" w:cs="Calibri"/>
                <w:lang w:val="cs-CZ"/>
              </w:rPr>
              <w:lastRenderedPageBreak/>
              <w:t>s regulačními úřady nebo orgány působícími v oblasti veřejného zdraví.</w:t>
            </w:r>
          </w:p>
          <w:p w14:paraId="364B3875" w14:textId="65E0E27F" w:rsidR="00E36CE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Podnikáme opatření na prevenci padělání, nežádoucího odkl</w:t>
            </w:r>
            <w:ins w:id="61" w:author="Kleckova, Jana" w:date="2025-12-16T10:37:00Z" w16du:dateUtc="2025-12-16T09:37:00Z">
              <w:r w:rsidR="00B56C4A">
                <w:rPr>
                  <w:rFonts w:ascii="Calibri" w:eastAsia="Calibri" w:hAnsi="Calibri" w:cs="Calibri"/>
                  <w:lang w:val="cs-CZ"/>
                </w:rPr>
                <w:t>ánění</w:t>
              </w:r>
            </w:ins>
            <w:del w:id="62" w:author="Kleckova, Jana" w:date="2025-12-16T10:37:00Z" w16du:dateUtc="2025-12-16T09:37:00Z">
              <w:r w:rsidRPr="003D1E26" w:rsidDel="00B56C4A">
                <w:rPr>
                  <w:rFonts w:ascii="Calibri" w:eastAsia="Calibri" w:hAnsi="Calibri" w:cs="Calibri"/>
                  <w:lang w:val="cs-CZ"/>
                </w:rPr>
                <w:delText>oňování</w:delText>
              </w:r>
            </w:del>
            <w:r w:rsidRPr="003D1E26">
              <w:rPr>
                <w:rFonts w:ascii="Calibri" w:eastAsia="Calibri" w:hAnsi="Calibri" w:cs="Calibri"/>
                <w:lang w:val="cs-CZ"/>
              </w:rPr>
              <w:t xml:space="preserve"> i krádeží našich </w:t>
            </w:r>
            <w:ins w:id="63" w:author="Kleckova, Jana" w:date="2025-12-16T10:51:00Z" w16du:dateUtc="2025-12-16T09:51:00Z">
              <w:r w:rsidR="001C5E38">
                <w:rPr>
                  <w:rFonts w:ascii="Calibri" w:eastAsia="Calibri" w:hAnsi="Calibri" w:cs="Calibri"/>
                  <w:lang w:val="cs-CZ"/>
                </w:rPr>
                <w:t>produktů</w:t>
              </w:r>
            </w:ins>
            <w:del w:id="64" w:author="Kleckova, Jana" w:date="2025-12-16T10:51:00Z" w16du:dateUtc="2025-12-16T09:51:00Z">
              <w:r w:rsidRPr="003D1E26" w:rsidDel="001C5E38">
                <w:rPr>
                  <w:rFonts w:ascii="Calibri" w:eastAsia="Calibri" w:hAnsi="Calibri" w:cs="Calibri"/>
                  <w:lang w:val="cs-CZ"/>
                </w:rPr>
                <w:delText>výrobků</w:delText>
              </w:r>
            </w:del>
            <w:r w:rsidRPr="003D1E26">
              <w:rPr>
                <w:rFonts w:ascii="Calibri" w:eastAsia="Calibri" w:hAnsi="Calibri" w:cs="Calibri"/>
                <w:lang w:val="cs-CZ"/>
              </w:rPr>
              <w:t>. Dodržujeme obchodní předpisy (včetně pravidel pro kontrolu vývozu a dovozu) i omezení a sankce vydané státními úřady na ochranu národní bezpečnosti a veřejného zdraví.</w:t>
            </w:r>
          </w:p>
        </w:tc>
      </w:tr>
      <w:tr w:rsidR="00F44AE9" w:rsidRPr="003D1E26" w14:paraId="1205D7D8" w14:textId="77777777" w:rsidTr="007002F3">
        <w:tc>
          <w:tcPr>
            <w:tcW w:w="1353" w:type="dxa"/>
            <w:shd w:val="clear" w:color="auto" w:fill="C1E4F5"/>
            <w:tcMar>
              <w:top w:w="120" w:type="dxa"/>
              <w:left w:w="180" w:type="dxa"/>
              <w:bottom w:w="120" w:type="dxa"/>
              <w:right w:w="180" w:type="dxa"/>
            </w:tcMar>
            <w:hideMark/>
          </w:tcPr>
          <w:p w14:paraId="64E38402" w14:textId="77777777" w:rsidR="00277052" w:rsidRPr="003D1E26" w:rsidRDefault="00F477F9" w:rsidP="00277052">
            <w:pPr>
              <w:spacing w:before="30" w:after="30"/>
              <w:ind w:left="30" w:right="30"/>
              <w:rPr>
                <w:rFonts w:ascii="Calibri" w:eastAsia="Times New Roman" w:hAnsi="Calibri" w:cs="Calibri"/>
                <w:sz w:val="16"/>
              </w:rPr>
            </w:pPr>
            <w:hyperlink r:id="rId34" w:tgtFrame="_blank" w:history="1">
              <w:r w:rsidRPr="003D1E26">
                <w:rPr>
                  <w:rFonts w:ascii="Calibri" w:eastAsia="Times New Roman" w:hAnsi="Calibri" w:cs="Calibri"/>
                  <w:color w:val="0000FF"/>
                  <w:sz w:val="16"/>
                  <w:u w:val="single"/>
                </w:rPr>
                <w:t>Screen 8</w:t>
              </w:r>
            </w:hyperlink>
            <w:r w:rsidRPr="003D1E26">
              <w:rPr>
                <w:rFonts w:ascii="Calibri" w:eastAsia="Times New Roman" w:hAnsi="Calibri" w:cs="Calibri"/>
                <w:sz w:val="16"/>
              </w:rPr>
              <w:t xml:space="preserve"> </w:t>
            </w:r>
          </w:p>
          <w:p w14:paraId="074C20DD" w14:textId="77777777" w:rsidR="00277052" w:rsidRPr="003D1E26" w:rsidRDefault="00F477F9" w:rsidP="00277052">
            <w:pPr>
              <w:ind w:left="30" w:right="30"/>
              <w:rPr>
                <w:rFonts w:ascii="Calibri" w:eastAsia="Times New Roman" w:hAnsi="Calibri" w:cs="Calibri"/>
                <w:sz w:val="16"/>
              </w:rPr>
            </w:pPr>
            <w:hyperlink r:id="rId35" w:tgtFrame="_blank" w:history="1">
              <w:r w:rsidRPr="003D1E26">
                <w:rPr>
                  <w:rFonts w:ascii="Calibri" w:eastAsia="Times New Roman" w:hAnsi="Calibri" w:cs="Calibri"/>
                  <w:color w:val="0000FF"/>
                  <w:sz w:val="16"/>
                  <w:u w:val="single"/>
                </w:rPr>
                <w:t>13_C_9</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E95737D" w14:textId="77777777" w:rsidR="0027705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PRODUCT PROMOTION I</w:t>
            </w:r>
          </w:p>
          <w:p w14:paraId="167C348A" w14:textId="77777777" w:rsidR="0027705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promote and sell our products with honesty and respect for those who rely on them.</w:t>
            </w:r>
          </w:p>
          <w:p w14:paraId="35F85977" w14:textId="77777777" w:rsidR="0027705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product communications are truthful, balanced, and aligned with approved labeling, scientific evidence, and medical best practices in the countries where we operate.</w:t>
            </w:r>
          </w:p>
        </w:tc>
        <w:tc>
          <w:tcPr>
            <w:tcW w:w="6000" w:type="dxa"/>
          </w:tcPr>
          <w:p w14:paraId="138D0113" w14:textId="0D217182" w:rsidR="0027705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PROPAGACE </w:t>
            </w:r>
            <w:del w:id="65" w:author="Kleckova, Jana" w:date="2025-12-16T10:52:00Z" w16du:dateUtc="2025-12-16T09:52:00Z">
              <w:r w:rsidRPr="003D1E26" w:rsidDel="001C5E38">
                <w:rPr>
                  <w:rFonts w:ascii="Calibri" w:eastAsia="Calibri" w:hAnsi="Calibri" w:cs="Calibri"/>
                  <w:lang w:val="cs-CZ"/>
                </w:rPr>
                <w:delText>VÝROBKŮ </w:delText>
              </w:r>
            </w:del>
            <w:ins w:id="66" w:author="Kleckova, Jana" w:date="2025-12-16T10:52:00Z" w16du:dateUtc="2025-12-16T09:52:00Z">
              <w:r w:rsidR="001C5E38">
                <w:rPr>
                  <w:rFonts w:ascii="Calibri" w:eastAsia="Calibri" w:hAnsi="Calibri" w:cs="Calibri"/>
                  <w:lang w:val="cs-CZ"/>
                </w:rPr>
                <w:t>PRODUKTŮ</w:t>
              </w:r>
              <w:r w:rsidR="001C5E38" w:rsidRPr="003D1E26">
                <w:rPr>
                  <w:rFonts w:ascii="Calibri" w:eastAsia="Calibri" w:hAnsi="Calibri" w:cs="Calibri"/>
                  <w:lang w:val="cs-CZ"/>
                </w:rPr>
                <w:t> </w:t>
              </w:r>
            </w:ins>
            <w:r w:rsidRPr="003D1E26">
              <w:rPr>
                <w:rFonts w:ascii="Calibri" w:eastAsia="Calibri" w:hAnsi="Calibri" w:cs="Calibri"/>
                <w:lang w:val="cs-CZ"/>
              </w:rPr>
              <w:t>I</w:t>
            </w:r>
          </w:p>
          <w:p w14:paraId="236EFD63" w14:textId="64ED08B8" w:rsidR="0027705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Naše </w:t>
            </w:r>
            <w:ins w:id="67" w:author="Kleckova, Jana" w:date="2025-12-16T10:51:00Z" w16du:dateUtc="2025-12-16T09:51:00Z">
              <w:r w:rsidR="001C5E38">
                <w:rPr>
                  <w:rFonts w:ascii="Calibri" w:eastAsia="Calibri" w:hAnsi="Calibri" w:cs="Calibri"/>
                  <w:lang w:val="cs-CZ"/>
                </w:rPr>
                <w:t>produkt</w:t>
              </w:r>
              <w:r w:rsidR="001C5E38">
                <w:rPr>
                  <w:rFonts w:ascii="Calibri" w:eastAsia="Calibri" w:hAnsi="Calibri" w:cs="Calibri"/>
                  <w:lang w:val="cs-CZ"/>
                </w:rPr>
                <w:t xml:space="preserve">y </w:t>
              </w:r>
            </w:ins>
            <w:del w:id="68" w:author="Kleckova, Jana" w:date="2025-12-16T10:51:00Z" w16du:dateUtc="2025-12-16T09:51:00Z">
              <w:r w:rsidRPr="003D1E26" w:rsidDel="001C5E38">
                <w:rPr>
                  <w:rFonts w:ascii="Calibri" w:eastAsia="Calibri" w:hAnsi="Calibri" w:cs="Calibri"/>
                  <w:lang w:val="cs-CZ"/>
                </w:rPr>
                <w:delText xml:space="preserve">výrobky </w:delText>
              </w:r>
            </w:del>
            <w:r w:rsidRPr="003D1E26">
              <w:rPr>
                <w:rFonts w:ascii="Calibri" w:eastAsia="Calibri" w:hAnsi="Calibri" w:cs="Calibri"/>
                <w:lang w:val="cs-CZ"/>
              </w:rPr>
              <w:t>propagujeme a prodáváme čestně a s respektem k těm, kteří se na ně spoléhají.</w:t>
            </w:r>
          </w:p>
          <w:p w14:paraId="73FB7D61" w14:textId="7568AB43" w:rsidR="0027705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Naše komunikace o </w:t>
            </w:r>
            <w:ins w:id="69" w:author="Kleckova, Jana" w:date="2025-12-16T10:51:00Z" w16du:dateUtc="2025-12-16T09:51:00Z">
              <w:r w:rsidR="001C5E38">
                <w:rPr>
                  <w:rFonts w:ascii="Calibri" w:eastAsia="Calibri" w:hAnsi="Calibri" w:cs="Calibri"/>
                  <w:lang w:val="cs-CZ"/>
                </w:rPr>
                <w:t>produkt</w:t>
              </w:r>
              <w:r w:rsidR="001C5E38">
                <w:rPr>
                  <w:rFonts w:ascii="Calibri" w:eastAsia="Calibri" w:hAnsi="Calibri" w:cs="Calibri"/>
                  <w:lang w:val="cs-CZ"/>
                </w:rPr>
                <w:t>ech</w:t>
              </w:r>
            </w:ins>
            <w:ins w:id="70" w:author="Kleckova, Jana" w:date="2025-12-16T10:55:00Z" w16du:dateUtc="2025-12-16T09:55:00Z">
              <w:r w:rsidR="000E61D2">
                <w:rPr>
                  <w:rFonts w:ascii="Calibri" w:eastAsia="Calibri" w:hAnsi="Calibri" w:cs="Calibri"/>
                  <w:lang w:val="cs-CZ"/>
                </w:rPr>
                <w:t xml:space="preserve"> </w:t>
              </w:r>
            </w:ins>
            <w:del w:id="71" w:author="Kleckova, Jana" w:date="2025-12-16T10:51:00Z" w16du:dateUtc="2025-12-16T09:51:00Z">
              <w:r w:rsidRPr="003D1E26" w:rsidDel="001C5E38">
                <w:rPr>
                  <w:rFonts w:ascii="Calibri" w:eastAsia="Calibri" w:hAnsi="Calibri" w:cs="Calibri"/>
                  <w:lang w:val="cs-CZ"/>
                </w:rPr>
                <w:delText xml:space="preserve">výrobcích </w:delText>
              </w:r>
            </w:del>
            <w:r w:rsidRPr="003D1E26">
              <w:rPr>
                <w:rFonts w:ascii="Calibri" w:eastAsia="Calibri" w:hAnsi="Calibri" w:cs="Calibri"/>
                <w:lang w:val="cs-CZ"/>
              </w:rPr>
              <w:t>je pravdivá, vyvážená a v souladu se schváleným</w:t>
            </w:r>
            <w:ins w:id="72" w:author="Kleckova, Jana" w:date="2025-12-16T10:38:00Z" w16du:dateUtc="2025-12-16T09:38:00Z">
              <w:r w:rsidR="00B56C4A">
                <w:rPr>
                  <w:rFonts w:ascii="Calibri" w:eastAsia="Calibri" w:hAnsi="Calibri" w:cs="Calibri"/>
                  <w:lang w:val="cs-CZ"/>
                </w:rPr>
                <w:t>i příbalovými informacemi</w:t>
              </w:r>
            </w:ins>
            <w:del w:id="73" w:author="Kleckova, Jana" w:date="2025-12-16T10:38:00Z" w16du:dateUtc="2025-12-16T09:38:00Z">
              <w:r w:rsidRPr="003D1E26" w:rsidDel="00B56C4A">
                <w:rPr>
                  <w:rFonts w:ascii="Calibri" w:eastAsia="Calibri" w:hAnsi="Calibri" w:cs="Calibri"/>
                  <w:lang w:val="cs-CZ"/>
                </w:rPr>
                <w:delText xml:space="preserve"> označením</w:delText>
              </w:r>
            </w:del>
            <w:r w:rsidRPr="003D1E26">
              <w:rPr>
                <w:rFonts w:ascii="Calibri" w:eastAsia="Calibri" w:hAnsi="Calibri" w:cs="Calibri"/>
                <w:lang w:val="cs-CZ"/>
              </w:rPr>
              <w:t>, vědeckými důkazy i doporučenými zdravotnickými postupy v zemích, kde podnikáme.</w:t>
            </w:r>
          </w:p>
        </w:tc>
      </w:tr>
      <w:tr w:rsidR="00F44AE9" w:rsidRPr="003D1E26" w14:paraId="0E5414DE" w14:textId="77777777" w:rsidTr="007002F3">
        <w:tc>
          <w:tcPr>
            <w:tcW w:w="1353" w:type="dxa"/>
            <w:shd w:val="clear" w:color="auto" w:fill="C1E4F5"/>
            <w:tcMar>
              <w:top w:w="120" w:type="dxa"/>
              <w:left w:w="180" w:type="dxa"/>
              <w:bottom w:w="120" w:type="dxa"/>
              <w:right w:w="180" w:type="dxa"/>
            </w:tcMar>
            <w:hideMark/>
          </w:tcPr>
          <w:p w14:paraId="053638A3" w14:textId="77777777" w:rsidR="00835013" w:rsidRPr="003D1E26" w:rsidRDefault="00F477F9" w:rsidP="00835013">
            <w:pPr>
              <w:spacing w:before="30" w:after="30"/>
              <w:ind w:left="30" w:right="30"/>
              <w:rPr>
                <w:rFonts w:ascii="Calibri" w:eastAsia="Times New Roman" w:hAnsi="Calibri" w:cs="Calibri"/>
                <w:sz w:val="16"/>
              </w:rPr>
            </w:pPr>
            <w:hyperlink r:id="rId36" w:tgtFrame="_blank" w:history="1">
              <w:r w:rsidRPr="003D1E26">
                <w:rPr>
                  <w:rFonts w:ascii="Calibri" w:eastAsia="Times New Roman" w:hAnsi="Calibri" w:cs="Calibri"/>
                  <w:color w:val="0000FF"/>
                  <w:sz w:val="16"/>
                  <w:u w:val="single"/>
                </w:rPr>
                <w:t>Screen 8</w:t>
              </w:r>
            </w:hyperlink>
            <w:r w:rsidRPr="003D1E26">
              <w:rPr>
                <w:rFonts w:ascii="Calibri" w:eastAsia="Times New Roman" w:hAnsi="Calibri" w:cs="Calibri"/>
                <w:sz w:val="16"/>
              </w:rPr>
              <w:t xml:space="preserve"> </w:t>
            </w:r>
          </w:p>
          <w:p w14:paraId="0C277D6A" w14:textId="77777777" w:rsidR="00835013" w:rsidRPr="003D1E26" w:rsidRDefault="00F477F9" w:rsidP="00835013">
            <w:pPr>
              <w:ind w:left="30" w:right="30"/>
              <w:rPr>
                <w:rFonts w:ascii="Calibri" w:eastAsia="Times New Roman" w:hAnsi="Calibri" w:cs="Calibri"/>
                <w:sz w:val="16"/>
              </w:rPr>
            </w:pPr>
            <w:hyperlink r:id="rId37" w:tgtFrame="_blank" w:history="1">
              <w:r w:rsidRPr="003D1E26">
                <w:rPr>
                  <w:rFonts w:ascii="Calibri" w:eastAsia="Times New Roman" w:hAnsi="Calibri" w:cs="Calibri"/>
                  <w:color w:val="0000FF"/>
                  <w:sz w:val="16"/>
                  <w:u w:val="single"/>
                </w:rPr>
                <w:t>14_C_9</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0307D3" w14:textId="77777777" w:rsidR="0083501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PRODUCT PROMOTION II</w:t>
            </w:r>
          </w:p>
          <w:p w14:paraId="29500BF6" w14:textId="77777777" w:rsidR="0083501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promote our products for their intended and approved uses.</w:t>
            </w:r>
          </w:p>
          <w:p w14:paraId="7EE79BD4" w14:textId="77777777" w:rsidR="0083501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We operate in alignment with the licenses and approvals granted by health authorities in the countries we operate. Our product promotion, sales, and distribution follow strict trade laws and country-specific regulations. Through strong internal policies and procedures, we </w:t>
            </w:r>
            <w:r w:rsidRPr="003D1E26">
              <w:rPr>
                <w:rFonts w:ascii="Calibri" w:eastAsia="Times New Roman" w:hAnsi="Calibri" w:cs="Calibri"/>
              </w:rPr>
              <w:lastRenderedPageBreak/>
              <w:t>ensure compliance and uphold our commitment to ethical, safe, and responsible business practices.</w:t>
            </w:r>
          </w:p>
        </w:tc>
        <w:tc>
          <w:tcPr>
            <w:tcW w:w="6000" w:type="dxa"/>
          </w:tcPr>
          <w:p w14:paraId="16520E74" w14:textId="073AA01D" w:rsidR="0083501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 xml:space="preserve">PROPAGACE </w:t>
            </w:r>
            <w:del w:id="74" w:author="Kleckova, Jana" w:date="2025-12-16T10:52:00Z" w16du:dateUtc="2025-12-16T09:52:00Z">
              <w:r w:rsidRPr="003D1E26" w:rsidDel="001C5E38">
                <w:rPr>
                  <w:rFonts w:ascii="Calibri" w:eastAsia="Calibri" w:hAnsi="Calibri" w:cs="Calibri"/>
                  <w:lang w:val="cs-CZ"/>
                </w:rPr>
                <w:delText>VÝROBKŮ </w:delText>
              </w:r>
            </w:del>
            <w:ins w:id="75" w:author="Kleckova, Jana" w:date="2025-12-16T10:52:00Z" w16du:dateUtc="2025-12-16T09:52:00Z">
              <w:r w:rsidR="001C5E38">
                <w:rPr>
                  <w:rFonts w:ascii="Calibri" w:eastAsia="Calibri" w:hAnsi="Calibri" w:cs="Calibri"/>
                  <w:lang w:val="cs-CZ"/>
                </w:rPr>
                <w:t>PRODUKTŮ</w:t>
              </w:r>
              <w:r w:rsidR="001C5E38" w:rsidRPr="003D1E26">
                <w:rPr>
                  <w:rFonts w:ascii="Calibri" w:eastAsia="Calibri" w:hAnsi="Calibri" w:cs="Calibri"/>
                  <w:lang w:val="cs-CZ"/>
                </w:rPr>
                <w:t> </w:t>
              </w:r>
            </w:ins>
            <w:r w:rsidRPr="003D1E26">
              <w:rPr>
                <w:rFonts w:ascii="Calibri" w:eastAsia="Calibri" w:hAnsi="Calibri" w:cs="Calibri"/>
                <w:lang w:val="cs-CZ"/>
              </w:rPr>
              <w:t>II</w:t>
            </w:r>
          </w:p>
          <w:p w14:paraId="6501241F" w14:textId="71CAC622" w:rsidR="0083501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Naše </w:t>
            </w:r>
            <w:ins w:id="76" w:author="Kleckova, Jana" w:date="2025-12-16T10:51:00Z" w16du:dateUtc="2025-12-16T09:51:00Z">
              <w:r w:rsidR="001C5E38">
                <w:rPr>
                  <w:rFonts w:ascii="Calibri" w:eastAsia="Calibri" w:hAnsi="Calibri" w:cs="Calibri"/>
                  <w:lang w:val="cs-CZ"/>
                </w:rPr>
                <w:t>produkt</w:t>
              </w:r>
              <w:r w:rsidR="001C5E38">
                <w:rPr>
                  <w:rFonts w:ascii="Calibri" w:eastAsia="Calibri" w:hAnsi="Calibri" w:cs="Calibri"/>
                  <w:lang w:val="cs-CZ"/>
                </w:rPr>
                <w:t>y</w:t>
              </w:r>
            </w:ins>
            <w:ins w:id="77" w:author="Kleckova, Jana" w:date="2025-12-16T10:55:00Z" w16du:dateUtc="2025-12-16T09:55:00Z">
              <w:r w:rsidR="000E61D2">
                <w:rPr>
                  <w:rFonts w:ascii="Calibri" w:eastAsia="Calibri" w:hAnsi="Calibri" w:cs="Calibri"/>
                  <w:lang w:val="cs-CZ"/>
                </w:rPr>
                <w:t xml:space="preserve"> </w:t>
              </w:r>
            </w:ins>
            <w:del w:id="78" w:author="Kleckova, Jana" w:date="2025-12-16T10:51:00Z" w16du:dateUtc="2025-12-16T09:51:00Z">
              <w:r w:rsidRPr="003D1E26" w:rsidDel="001C5E38">
                <w:rPr>
                  <w:rFonts w:ascii="Calibri" w:eastAsia="Calibri" w:hAnsi="Calibri" w:cs="Calibri"/>
                  <w:lang w:val="cs-CZ"/>
                </w:rPr>
                <w:delText xml:space="preserve">výrobky </w:delText>
              </w:r>
            </w:del>
            <w:r w:rsidRPr="003D1E26">
              <w:rPr>
                <w:rFonts w:ascii="Calibri" w:eastAsia="Calibri" w:hAnsi="Calibri" w:cs="Calibri"/>
                <w:lang w:val="cs-CZ"/>
              </w:rPr>
              <w:t>propaguje</w:t>
            </w:r>
            <w:ins w:id="79" w:author="Kleckova, Jana" w:date="2025-12-16T10:38:00Z" w16du:dateUtc="2025-12-16T09:38:00Z">
              <w:r w:rsidR="00B56C4A">
                <w:rPr>
                  <w:rFonts w:ascii="Calibri" w:eastAsia="Calibri" w:hAnsi="Calibri" w:cs="Calibri"/>
                  <w:lang w:val="cs-CZ"/>
                </w:rPr>
                <w:t>me</w:t>
              </w:r>
            </w:ins>
            <w:r w:rsidRPr="003D1E26">
              <w:rPr>
                <w:rFonts w:ascii="Calibri" w:eastAsia="Calibri" w:hAnsi="Calibri" w:cs="Calibri"/>
                <w:lang w:val="cs-CZ"/>
              </w:rPr>
              <w:t xml:space="preserve"> pro zamýšlené a schválené účely.</w:t>
            </w:r>
          </w:p>
          <w:p w14:paraId="77D3AB00" w14:textId="7538E260" w:rsidR="0083501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Podnikáme v souladu s licencemi a osvědčeními, které nám udělily zdravotnické orgány v zemích, kde působíme. Propagace, prodej i distribuce našich </w:t>
            </w:r>
            <w:ins w:id="80" w:author="Kleckova, Jana" w:date="2025-12-16T10:52:00Z" w16du:dateUtc="2025-12-16T09:52:00Z">
              <w:r w:rsidR="001C5E38">
                <w:rPr>
                  <w:rFonts w:ascii="Calibri" w:eastAsia="Calibri" w:hAnsi="Calibri" w:cs="Calibri"/>
                  <w:lang w:val="cs-CZ"/>
                </w:rPr>
                <w:t>produktů</w:t>
              </w:r>
            </w:ins>
            <w:ins w:id="81" w:author="Kleckova, Jana" w:date="2025-12-16T10:55:00Z" w16du:dateUtc="2025-12-16T09:55:00Z">
              <w:r w:rsidR="000E61D2">
                <w:rPr>
                  <w:rFonts w:ascii="Calibri" w:eastAsia="Calibri" w:hAnsi="Calibri" w:cs="Calibri"/>
                  <w:lang w:val="cs-CZ"/>
                </w:rPr>
                <w:t xml:space="preserve"> </w:t>
              </w:r>
            </w:ins>
            <w:del w:id="82" w:author="Kleckova, Jana" w:date="2025-12-16T10:52:00Z" w16du:dateUtc="2025-12-16T09:52:00Z">
              <w:r w:rsidRPr="003D1E26" w:rsidDel="001C5E38">
                <w:rPr>
                  <w:rFonts w:ascii="Calibri" w:eastAsia="Calibri" w:hAnsi="Calibri" w:cs="Calibri"/>
                  <w:lang w:val="cs-CZ"/>
                </w:rPr>
                <w:delText xml:space="preserve">výrobků </w:delText>
              </w:r>
            </w:del>
            <w:r w:rsidRPr="003D1E26">
              <w:rPr>
                <w:rFonts w:ascii="Calibri" w:eastAsia="Calibri" w:hAnsi="Calibri" w:cs="Calibri"/>
                <w:lang w:val="cs-CZ"/>
              </w:rPr>
              <w:t xml:space="preserve">se řídí přísnými obchodními zákony a konkrétními nařízeními dané země. Formou přísných vnitropodnikových směrnic </w:t>
            </w:r>
            <w:r w:rsidRPr="003D1E26">
              <w:rPr>
                <w:rFonts w:ascii="Calibri" w:eastAsia="Calibri" w:hAnsi="Calibri" w:cs="Calibri"/>
                <w:lang w:val="cs-CZ"/>
              </w:rPr>
              <w:lastRenderedPageBreak/>
              <w:t>a postupů zajišťujeme jak dodržování předpisů, tak i našeho závazku podnikat eticky, bezpečně a odpovědně.</w:t>
            </w:r>
          </w:p>
        </w:tc>
      </w:tr>
      <w:tr w:rsidR="00F44AE9" w:rsidRPr="003D1E26" w14:paraId="6BD5F29B" w14:textId="77777777" w:rsidTr="007002F3">
        <w:tc>
          <w:tcPr>
            <w:tcW w:w="1353" w:type="dxa"/>
            <w:shd w:val="clear" w:color="auto" w:fill="C1E4F5"/>
            <w:tcMar>
              <w:top w:w="120" w:type="dxa"/>
              <w:left w:w="180" w:type="dxa"/>
              <w:bottom w:w="120" w:type="dxa"/>
              <w:right w:w="180" w:type="dxa"/>
            </w:tcMar>
            <w:hideMark/>
          </w:tcPr>
          <w:p w14:paraId="4AB1317C" w14:textId="77777777" w:rsidR="00BE08E6" w:rsidRPr="003D1E26" w:rsidRDefault="00F477F9" w:rsidP="00BE08E6">
            <w:pPr>
              <w:spacing w:before="30" w:after="30"/>
              <w:ind w:left="30" w:right="30"/>
              <w:rPr>
                <w:rFonts w:ascii="Calibri" w:eastAsia="Times New Roman" w:hAnsi="Calibri" w:cs="Calibri"/>
                <w:sz w:val="16"/>
              </w:rPr>
            </w:pPr>
            <w:hyperlink r:id="rId38" w:tgtFrame="_blank" w:history="1">
              <w:r w:rsidRPr="003D1E26">
                <w:rPr>
                  <w:rFonts w:ascii="Calibri" w:eastAsia="Times New Roman" w:hAnsi="Calibri" w:cs="Calibri"/>
                  <w:color w:val="0000FF"/>
                  <w:sz w:val="16"/>
                  <w:u w:val="single"/>
                </w:rPr>
                <w:t>Screen 9</w:t>
              </w:r>
            </w:hyperlink>
            <w:r w:rsidRPr="003D1E26">
              <w:rPr>
                <w:rFonts w:ascii="Calibri" w:eastAsia="Times New Roman" w:hAnsi="Calibri" w:cs="Calibri"/>
                <w:sz w:val="16"/>
              </w:rPr>
              <w:t xml:space="preserve"> </w:t>
            </w:r>
          </w:p>
          <w:p w14:paraId="0AC43BAA" w14:textId="77777777" w:rsidR="00BE08E6" w:rsidRPr="003D1E26" w:rsidRDefault="00F477F9" w:rsidP="00BE08E6">
            <w:pPr>
              <w:ind w:left="30" w:right="30"/>
              <w:rPr>
                <w:rFonts w:ascii="Calibri" w:eastAsia="Times New Roman" w:hAnsi="Calibri" w:cs="Calibri"/>
                <w:sz w:val="16"/>
              </w:rPr>
            </w:pPr>
            <w:hyperlink r:id="rId39" w:tgtFrame="_blank" w:history="1">
              <w:r w:rsidRPr="003D1E26">
                <w:rPr>
                  <w:rFonts w:ascii="Calibri" w:eastAsia="Times New Roman" w:hAnsi="Calibri" w:cs="Calibri"/>
                  <w:color w:val="0000FF"/>
                  <w:sz w:val="16"/>
                  <w:u w:val="single"/>
                </w:rPr>
                <w:t>15_C_10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531A587"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 must view all content before moving forward.</w:t>
            </w:r>
          </w:p>
          <w:p w14:paraId="7CA7EB6E"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At Abbott, we are committed to advancing science with integrity and purpose.</w:t>
            </w:r>
          </w:p>
          <w:p w14:paraId="50FFCE6D"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pursue innovation, recognizing the importance of anticipating and addressing risks responsibly. We honor the dignity of every study participant and uphold the highest standards of transparency and objectivity in scientific research.</w:t>
            </w:r>
          </w:p>
          <w:p w14:paraId="009F01FF"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Innovation I</w:t>
            </w:r>
          </w:p>
          <w:p w14:paraId="6F1C314E"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Innovation II</w:t>
            </w:r>
          </w:p>
          <w:p w14:paraId="279C7AD8"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Advancing Science</w:t>
            </w:r>
          </w:p>
          <w:p w14:paraId="39217913"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Click each of the icons to learn more.</w:t>
            </w:r>
          </w:p>
        </w:tc>
        <w:tc>
          <w:tcPr>
            <w:tcW w:w="6000" w:type="dxa"/>
          </w:tcPr>
          <w:p w14:paraId="542EA81D"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Než budete pokračovat, musíte si prohlédnout veškerý obsah.</w:t>
            </w:r>
          </w:p>
          <w:p w14:paraId="1CF4550D"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Ve společnosti Abbott jsme si dali jako závazek prosazovat pokroky na poli vědy čestně a účelově.</w:t>
            </w:r>
          </w:p>
          <w:p w14:paraId="646F9881" w14:textId="77777777" w:rsidR="00BE08E6"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Usilujeme o inovace, současně si ale uvědomujeme, jak je důležité předvídat rizika a odpovědně je řešit. Ctíme důstojnost každého účastníka studie. Dodržujeme ty nejvyšší standardy na poli transparentnosti a objektivity vědeckého výzkumu.</w:t>
            </w:r>
          </w:p>
          <w:p w14:paraId="283A8354" w14:textId="77777777" w:rsidR="00BE08E6" w:rsidRPr="003D1E26" w:rsidRDefault="00F477F9" w:rsidP="007002F3">
            <w:pPr>
              <w:spacing w:before="100" w:beforeAutospacing="1" w:after="100" w:afterAutospacing="1"/>
              <w:ind w:left="30" w:right="30"/>
              <w:rPr>
                <w:rFonts w:ascii="Calibri" w:eastAsia="Times New Roman" w:hAnsi="Calibri" w:cs="Calibri"/>
                <w:lang w:val="pt-BR"/>
              </w:rPr>
            </w:pPr>
            <w:r w:rsidRPr="003D1E26">
              <w:rPr>
                <w:rFonts w:ascii="Calibri" w:eastAsia="Calibri" w:hAnsi="Calibri" w:cs="Calibri"/>
                <w:lang w:val="cs-CZ"/>
              </w:rPr>
              <w:t>Inovace I</w:t>
            </w:r>
          </w:p>
          <w:p w14:paraId="67CCE7A8" w14:textId="77777777" w:rsidR="00BE08E6" w:rsidRPr="003D1E26" w:rsidRDefault="00F477F9" w:rsidP="007002F3">
            <w:pPr>
              <w:spacing w:before="100" w:beforeAutospacing="1" w:after="100" w:afterAutospacing="1"/>
              <w:ind w:left="30" w:right="30"/>
              <w:rPr>
                <w:rFonts w:ascii="Calibri" w:eastAsia="Times New Roman" w:hAnsi="Calibri" w:cs="Calibri"/>
                <w:lang w:val="pt-BR"/>
              </w:rPr>
            </w:pPr>
            <w:r w:rsidRPr="003D1E26">
              <w:rPr>
                <w:rFonts w:ascii="Calibri" w:eastAsia="Calibri" w:hAnsi="Calibri" w:cs="Calibri"/>
                <w:lang w:val="cs-CZ"/>
              </w:rPr>
              <w:t>Inovace II</w:t>
            </w:r>
          </w:p>
          <w:p w14:paraId="3AE01670" w14:textId="77777777" w:rsidR="00BE08E6" w:rsidRPr="003D1E26" w:rsidRDefault="00F477F9" w:rsidP="007002F3">
            <w:pPr>
              <w:spacing w:before="100" w:beforeAutospacing="1" w:after="100" w:afterAutospacing="1"/>
              <w:ind w:left="30" w:right="30"/>
              <w:rPr>
                <w:rFonts w:ascii="Calibri" w:eastAsia="Times New Roman" w:hAnsi="Calibri" w:cs="Calibri"/>
                <w:lang w:val="pt-BR"/>
              </w:rPr>
            </w:pPr>
            <w:r w:rsidRPr="003D1E26">
              <w:rPr>
                <w:rFonts w:ascii="Calibri" w:eastAsia="Calibri" w:hAnsi="Calibri" w:cs="Calibri"/>
                <w:lang w:val="cs-CZ"/>
              </w:rPr>
              <w:t>Vědecké pokroky</w:t>
            </w:r>
          </w:p>
          <w:p w14:paraId="41C98A93" w14:textId="77777777" w:rsidR="00BE08E6" w:rsidRPr="003D1E26" w:rsidRDefault="00F477F9" w:rsidP="007002F3">
            <w:pPr>
              <w:spacing w:before="100" w:beforeAutospacing="1" w:after="100" w:afterAutospacing="1"/>
              <w:ind w:left="30" w:right="30"/>
              <w:rPr>
                <w:rFonts w:ascii="Calibri" w:eastAsia="Times New Roman" w:hAnsi="Calibri" w:cs="Calibri"/>
                <w:lang w:val="pt-BR"/>
              </w:rPr>
            </w:pPr>
            <w:r w:rsidRPr="003D1E26">
              <w:rPr>
                <w:rFonts w:ascii="Calibri" w:eastAsia="Calibri" w:hAnsi="Calibri" w:cs="Calibri"/>
                <w:lang w:val="cs-CZ"/>
              </w:rPr>
              <w:t>Kliknutím na jednotlivé ikony se dozvíte víc.</w:t>
            </w:r>
          </w:p>
        </w:tc>
      </w:tr>
      <w:tr w:rsidR="00F44AE9" w:rsidRPr="003D1E26" w14:paraId="253CFFBD" w14:textId="77777777" w:rsidTr="007002F3">
        <w:tc>
          <w:tcPr>
            <w:tcW w:w="1353" w:type="dxa"/>
            <w:shd w:val="clear" w:color="auto" w:fill="C1E4F5"/>
            <w:tcMar>
              <w:top w:w="120" w:type="dxa"/>
              <w:left w:w="180" w:type="dxa"/>
              <w:bottom w:w="120" w:type="dxa"/>
              <w:right w:w="180" w:type="dxa"/>
            </w:tcMar>
            <w:hideMark/>
          </w:tcPr>
          <w:p w14:paraId="09C90FE9" w14:textId="77777777" w:rsidR="00BE08E6" w:rsidRPr="003D1E26" w:rsidRDefault="00F477F9" w:rsidP="00BE08E6">
            <w:pPr>
              <w:spacing w:before="30" w:after="30"/>
              <w:ind w:left="30" w:right="30"/>
              <w:rPr>
                <w:rFonts w:ascii="Calibri" w:eastAsia="Times New Roman" w:hAnsi="Calibri" w:cs="Calibri"/>
                <w:sz w:val="16"/>
              </w:rPr>
            </w:pPr>
            <w:hyperlink r:id="rId40" w:tgtFrame="_blank" w:history="1">
              <w:r w:rsidRPr="003D1E26">
                <w:rPr>
                  <w:rFonts w:ascii="Calibri" w:eastAsia="Times New Roman" w:hAnsi="Calibri" w:cs="Calibri"/>
                  <w:color w:val="0000FF"/>
                  <w:sz w:val="16"/>
                  <w:u w:val="single"/>
                </w:rPr>
                <w:t>Screen 9</w:t>
              </w:r>
            </w:hyperlink>
            <w:r w:rsidRPr="003D1E26">
              <w:rPr>
                <w:rFonts w:ascii="Calibri" w:eastAsia="Times New Roman" w:hAnsi="Calibri" w:cs="Calibri"/>
                <w:sz w:val="16"/>
              </w:rPr>
              <w:t xml:space="preserve"> </w:t>
            </w:r>
          </w:p>
          <w:p w14:paraId="01740AD5" w14:textId="77777777" w:rsidR="00BE08E6" w:rsidRPr="003D1E26" w:rsidRDefault="00F477F9" w:rsidP="00BE08E6">
            <w:pPr>
              <w:ind w:left="30" w:right="30"/>
              <w:rPr>
                <w:rFonts w:ascii="Calibri" w:eastAsia="Times New Roman" w:hAnsi="Calibri" w:cs="Calibri"/>
                <w:sz w:val="16"/>
              </w:rPr>
            </w:pPr>
            <w:hyperlink r:id="rId41" w:tgtFrame="_blank" w:history="1">
              <w:r w:rsidRPr="003D1E26">
                <w:rPr>
                  <w:rFonts w:ascii="Calibri" w:eastAsia="Times New Roman" w:hAnsi="Calibri" w:cs="Calibri"/>
                  <w:color w:val="0000FF"/>
                  <w:sz w:val="16"/>
                  <w:u w:val="single"/>
                </w:rPr>
                <w:t>16_C_10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BD02ECC"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INNOVATION I</w:t>
            </w:r>
          </w:p>
          <w:p w14:paraId="5CA02266"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create innovative healthcare solutions to help people live healthier lives and improve outcomes around the world.</w:t>
            </w:r>
          </w:p>
          <w:p w14:paraId="065483A4"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We respond to human needs by pioneering breakthrough treatments, life-saving devices, and innovative products that support health in new ways. Through cutting-edge science and technology, we strive to improve outcomes and empower people to live their fullest lives—creating meaningful innovations for every stage of life.</w:t>
            </w:r>
          </w:p>
        </w:tc>
        <w:tc>
          <w:tcPr>
            <w:tcW w:w="6000" w:type="dxa"/>
          </w:tcPr>
          <w:p w14:paraId="734AE339" w14:textId="77777777" w:rsidR="00106FB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INOVACE I</w:t>
            </w:r>
          </w:p>
          <w:p w14:paraId="1AFBE7D6" w14:textId="7A90DE02" w:rsidR="00106FB1"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Přinášíme inovativní řešení na poli zdravotní péče. Pomáhají lidem žít zdravěji a zlepšují výsledky jejich léčby ve všech </w:t>
            </w:r>
            <w:del w:id="83" w:author="Kleckova, Jana" w:date="2025-12-16T10:38:00Z" w16du:dateUtc="2025-12-16T09:38:00Z">
              <w:r w:rsidRPr="003D1E26" w:rsidDel="00B674B5">
                <w:rPr>
                  <w:rFonts w:ascii="Calibri" w:eastAsia="Calibri" w:hAnsi="Calibri" w:cs="Calibri"/>
                  <w:lang w:val="cs-CZ"/>
                </w:rPr>
                <w:delText xml:space="preserve">koutech </w:delText>
              </w:r>
            </w:del>
            <w:ins w:id="84" w:author="Kleckova, Jana" w:date="2025-12-16T10:38:00Z" w16du:dateUtc="2025-12-16T09:38:00Z">
              <w:r w:rsidR="00B674B5">
                <w:rPr>
                  <w:rFonts w:ascii="Calibri" w:eastAsia="Calibri" w:hAnsi="Calibri" w:cs="Calibri"/>
                  <w:lang w:val="cs-CZ"/>
                </w:rPr>
                <w:t>částech</w:t>
              </w:r>
              <w:r w:rsidR="00B674B5" w:rsidRPr="003D1E26">
                <w:rPr>
                  <w:rFonts w:ascii="Calibri" w:eastAsia="Calibri" w:hAnsi="Calibri" w:cs="Calibri"/>
                  <w:lang w:val="cs-CZ"/>
                </w:rPr>
                <w:t xml:space="preserve"> </w:t>
              </w:r>
            </w:ins>
            <w:r w:rsidRPr="003D1E26">
              <w:rPr>
                <w:rFonts w:ascii="Calibri" w:eastAsia="Calibri" w:hAnsi="Calibri" w:cs="Calibri"/>
                <w:lang w:val="cs-CZ"/>
              </w:rPr>
              <w:t>světa.</w:t>
            </w:r>
          </w:p>
          <w:p w14:paraId="4CF9C665" w14:textId="5C57B139" w:rsidR="00BE08E6"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lastRenderedPageBreak/>
              <w:t xml:space="preserve">Reagujeme na potřeby lidí tím, že přicházíme s revolučními léčebnými postupy, zařízeními na záchranu životů a inovativními </w:t>
            </w:r>
            <w:ins w:id="85" w:author="Kleckova, Jana" w:date="2025-12-16T10:52:00Z" w16du:dateUtc="2025-12-16T09:52:00Z">
              <w:r w:rsidR="001C5E38">
                <w:rPr>
                  <w:rFonts w:ascii="Calibri" w:eastAsia="Calibri" w:hAnsi="Calibri" w:cs="Calibri"/>
                  <w:lang w:val="cs-CZ"/>
                </w:rPr>
                <w:t>produkt</w:t>
              </w:r>
              <w:r w:rsidR="001C5E38">
                <w:rPr>
                  <w:rFonts w:ascii="Calibri" w:eastAsia="Calibri" w:hAnsi="Calibri" w:cs="Calibri"/>
                  <w:lang w:val="cs-CZ"/>
                </w:rPr>
                <w:t>y</w:t>
              </w:r>
            </w:ins>
            <w:del w:id="86" w:author="Kleckova, Jana" w:date="2025-12-16T10:52:00Z" w16du:dateUtc="2025-12-16T09:52:00Z">
              <w:r w:rsidRPr="003D1E26" w:rsidDel="001C5E38">
                <w:rPr>
                  <w:rFonts w:ascii="Calibri" w:eastAsia="Calibri" w:hAnsi="Calibri" w:cs="Calibri"/>
                  <w:lang w:val="cs-CZ"/>
                </w:rPr>
                <w:delText>výrobky</w:delText>
              </w:r>
            </w:del>
            <w:r w:rsidRPr="003D1E26">
              <w:rPr>
                <w:rFonts w:ascii="Calibri" w:eastAsia="Calibri" w:hAnsi="Calibri" w:cs="Calibri"/>
                <w:lang w:val="cs-CZ"/>
              </w:rPr>
              <w:t>, které ke zlepšování zdraví přispívají nově pojatými přístupy. Formou špičkové vědy a technologií se snažíme zlepšovat výsledky léčby a umožňovat lidem žít naplno – přicházíme proto se smysluplnými inovacemi pro každou fázi života.</w:t>
            </w:r>
          </w:p>
        </w:tc>
      </w:tr>
      <w:tr w:rsidR="00F44AE9" w:rsidRPr="003D1E26" w14:paraId="7B32525C" w14:textId="77777777" w:rsidTr="007002F3">
        <w:tc>
          <w:tcPr>
            <w:tcW w:w="1353" w:type="dxa"/>
            <w:shd w:val="clear" w:color="auto" w:fill="C1E4F5"/>
            <w:tcMar>
              <w:top w:w="120" w:type="dxa"/>
              <w:left w:w="180" w:type="dxa"/>
              <w:bottom w:w="120" w:type="dxa"/>
              <w:right w:w="180" w:type="dxa"/>
            </w:tcMar>
            <w:hideMark/>
          </w:tcPr>
          <w:p w14:paraId="302BB07B" w14:textId="77777777" w:rsidR="00BE08E6" w:rsidRPr="003D1E26" w:rsidRDefault="00F477F9" w:rsidP="00BE08E6">
            <w:pPr>
              <w:spacing w:before="30" w:after="30"/>
              <w:ind w:left="30" w:right="30"/>
              <w:rPr>
                <w:rFonts w:ascii="Calibri" w:eastAsia="Times New Roman" w:hAnsi="Calibri" w:cs="Calibri"/>
                <w:sz w:val="16"/>
              </w:rPr>
            </w:pPr>
            <w:hyperlink r:id="rId42" w:tgtFrame="_blank" w:history="1">
              <w:r w:rsidRPr="003D1E26">
                <w:rPr>
                  <w:rFonts w:ascii="Calibri" w:eastAsia="Times New Roman" w:hAnsi="Calibri" w:cs="Calibri"/>
                  <w:color w:val="0000FF"/>
                  <w:sz w:val="16"/>
                  <w:u w:val="single"/>
                </w:rPr>
                <w:t>Screen 9</w:t>
              </w:r>
            </w:hyperlink>
            <w:r w:rsidRPr="003D1E26">
              <w:rPr>
                <w:rFonts w:ascii="Calibri" w:eastAsia="Times New Roman" w:hAnsi="Calibri" w:cs="Calibri"/>
                <w:sz w:val="16"/>
              </w:rPr>
              <w:t xml:space="preserve"> </w:t>
            </w:r>
          </w:p>
          <w:p w14:paraId="171E28B7" w14:textId="77777777" w:rsidR="00BE08E6" w:rsidRPr="003D1E26" w:rsidRDefault="00F477F9" w:rsidP="00BE08E6">
            <w:pPr>
              <w:ind w:left="30" w:right="30"/>
              <w:rPr>
                <w:rFonts w:ascii="Calibri" w:eastAsia="Times New Roman" w:hAnsi="Calibri" w:cs="Calibri"/>
                <w:sz w:val="16"/>
              </w:rPr>
            </w:pPr>
            <w:hyperlink r:id="rId43" w:tgtFrame="_blank" w:history="1">
              <w:r w:rsidRPr="003D1E26">
                <w:rPr>
                  <w:rFonts w:ascii="Calibri" w:eastAsia="Times New Roman" w:hAnsi="Calibri" w:cs="Calibri"/>
                  <w:color w:val="0000FF"/>
                  <w:sz w:val="16"/>
                  <w:u w:val="single"/>
                </w:rPr>
                <w:t>17_C_10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B0CB9A3"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INNOVATION II</w:t>
            </w:r>
          </w:p>
          <w:p w14:paraId="323A9528"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cultivate a culture of innovation by exploring new possibilities and plan for contingencies.</w:t>
            </w:r>
          </w:p>
          <w:p w14:paraId="0C78EB96"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While progress often involves risk, we take thoughtful, responsible steps to anticipate challenges and minimize them in advance—always guided by the Code and our policies.</w:t>
            </w:r>
          </w:p>
        </w:tc>
        <w:tc>
          <w:tcPr>
            <w:tcW w:w="6000" w:type="dxa"/>
          </w:tcPr>
          <w:p w14:paraId="15F29AFB" w14:textId="77777777" w:rsidR="00106FB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INOVACE II</w:t>
            </w:r>
          </w:p>
          <w:p w14:paraId="17305F96" w14:textId="21D4DF00" w:rsidR="00106FB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Rozvíjíme kulturu inovací tím, že hledáme nové možnosti</w:t>
            </w:r>
            <w:ins w:id="87" w:author="Kleckova, Jana" w:date="2025-12-16T10:38:00Z" w16du:dateUtc="2025-12-16T09:38:00Z">
              <w:r w:rsidR="00B674B5">
                <w:rPr>
                  <w:rFonts w:ascii="Calibri" w:eastAsia="Calibri" w:hAnsi="Calibri" w:cs="Calibri"/>
                  <w:lang w:val="cs-CZ"/>
                </w:rPr>
                <w:t>,</w:t>
              </w:r>
            </w:ins>
            <w:r w:rsidRPr="003D1E26">
              <w:rPr>
                <w:rFonts w:ascii="Calibri" w:eastAsia="Calibri" w:hAnsi="Calibri" w:cs="Calibri"/>
                <w:lang w:val="cs-CZ"/>
              </w:rPr>
              <w:t xml:space="preserve"> a plánujeme, jak postupovat, když něco nevyjde.</w:t>
            </w:r>
          </w:p>
          <w:p w14:paraId="35CFAD26" w14:textId="0B8111F5"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Jakkoli platí, že pokroky </w:t>
            </w:r>
            <w:ins w:id="88" w:author="Kleckova, Jana" w:date="2025-12-16T10:38:00Z" w16du:dateUtc="2025-12-16T09:38:00Z">
              <w:r w:rsidR="00B674B5">
                <w:rPr>
                  <w:rFonts w:ascii="Calibri" w:eastAsia="Calibri" w:hAnsi="Calibri" w:cs="Calibri"/>
                  <w:lang w:val="cs-CZ"/>
                </w:rPr>
                <w:t xml:space="preserve">s </w:t>
              </w:r>
            </w:ins>
            <w:r w:rsidRPr="003D1E26">
              <w:rPr>
                <w:rFonts w:ascii="Calibri" w:eastAsia="Calibri" w:hAnsi="Calibri" w:cs="Calibri"/>
                <w:lang w:val="cs-CZ"/>
              </w:rPr>
              <w:t>sebou často nesou i související rizika, podnikáme promyšlené a odpovědné kroky, abychom předvídali potíže a dopředu je minimalizovali. Samozřejmě vždy v souladu s Kodexem a našimi zásadami.</w:t>
            </w:r>
          </w:p>
        </w:tc>
      </w:tr>
      <w:tr w:rsidR="00F44AE9" w:rsidRPr="003D1E26" w14:paraId="7E31CE6C" w14:textId="77777777" w:rsidTr="007002F3">
        <w:tc>
          <w:tcPr>
            <w:tcW w:w="1353" w:type="dxa"/>
            <w:shd w:val="clear" w:color="auto" w:fill="C1E4F5"/>
            <w:tcMar>
              <w:top w:w="120" w:type="dxa"/>
              <w:left w:w="180" w:type="dxa"/>
              <w:bottom w:w="120" w:type="dxa"/>
              <w:right w:w="180" w:type="dxa"/>
            </w:tcMar>
            <w:hideMark/>
          </w:tcPr>
          <w:p w14:paraId="548E7F2B" w14:textId="77777777" w:rsidR="00BE08E6" w:rsidRPr="003D1E26" w:rsidRDefault="00F477F9" w:rsidP="00BE08E6">
            <w:pPr>
              <w:spacing w:before="30" w:after="30"/>
              <w:ind w:left="30" w:right="30"/>
              <w:rPr>
                <w:rFonts w:ascii="Calibri" w:eastAsia="Times New Roman" w:hAnsi="Calibri" w:cs="Calibri"/>
                <w:sz w:val="16"/>
              </w:rPr>
            </w:pPr>
            <w:hyperlink r:id="rId44" w:tgtFrame="_blank" w:history="1">
              <w:r w:rsidRPr="003D1E26">
                <w:rPr>
                  <w:rFonts w:ascii="Calibri" w:eastAsia="Times New Roman" w:hAnsi="Calibri" w:cs="Calibri"/>
                  <w:color w:val="0000FF"/>
                  <w:sz w:val="16"/>
                  <w:u w:val="single"/>
                </w:rPr>
                <w:t>Screen 9</w:t>
              </w:r>
            </w:hyperlink>
            <w:r w:rsidRPr="003D1E26">
              <w:rPr>
                <w:rFonts w:ascii="Calibri" w:eastAsia="Times New Roman" w:hAnsi="Calibri" w:cs="Calibri"/>
                <w:sz w:val="16"/>
              </w:rPr>
              <w:t xml:space="preserve"> </w:t>
            </w:r>
          </w:p>
          <w:p w14:paraId="79B17640" w14:textId="77777777" w:rsidR="00BE08E6" w:rsidRPr="003D1E26" w:rsidRDefault="00F477F9" w:rsidP="00BE08E6">
            <w:pPr>
              <w:ind w:left="30" w:right="30"/>
              <w:rPr>
                <w:rFonts w:ascii="Calibri" w:eastAsia="Times New Roman" w:hAnsi="Calibri" w:cs="Calibri"/>
                <w:sz w:val="16"/>
              </w:rPr>
            </w:pPr>
            <w:hyperlink r:id="rId45" w:tgtFrame="_blank" w:history="1">
              <w:r w:rsidRPr="003D1E26">
                <w:rPr>
                  <w:rFonts w:ascii="Calibri" w:eastAsia="Times New Roman" w:hAnsi="Calibri" w:cs="Calibri"/>
                  <w:color w:val="0000FF"/>
                  <w:sz w:val="16"/>
                  <w:u w:val="single"/>
                </w:rPr>
                <w:t>18_C_10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126917"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ADVANCING SCIENCE</w:t>
            </w:r>
          </w:p>
          <w:p w14:paraId="65566A4D"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conduct research to generate accurate, objective data that drives innovation, improves treatments, and advances healthcare.</w:t>
            </w:r>
          </w:p>
          <w:p w14:paraId="3F38E8BC"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When conducting research, we treat study participants with dignity, protect them from unnecessary risk, and ensure they understand the nature and purpose of the research and the associated risks. Obtaining informed </w:t>
            </w:r>
            <w:r w:rsidRPr="003D1E26">
              <w:rPr>
                <w:rFonts w:ascii="Calibri" w:eastAsia="Times New Roman" w:hAnsi="Calibri" w:cs="Calibri"/>
              </w:rPr>
              <w:lastRenderedPageBreak/>
              <w:t>consent from study participants is an essential part of our research process.</w:t>
            </w:r>
          </w:p>
          <w:p w14:paraId="05454932"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value transparency in scientific research and will not seek to improperly influence outcomes. We ensure study data is accurate and are committed to providing research results relating to our products, whether results are positive or negative, in a timely and accurate fashion.</w:t>
            </w:r>
          </w:p>
          <w:p w14:paraId="4E15AEEC"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When research is conducted for Abbott or published on our behalf, we partner with experts who have strong scientific and medical backgrounds. We expect them to disclose any connections to Abbott, including financial or other relationships.</w:t>
            </w:r>
          </w:p>
        </w:tc>
        <w:tc>
          <w:tcPr>
            <w:tcW w:w="6000" w:type="dxa"/>
          </w:tcPr>
          <w:p w14:paraId="30E47092" w14:textId="77777777" w:rsidR="009A0BB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VĚDECKÉ POKROKY</w:t>
            </w:r>
          </w:p>
          <w:p w14:paraId="46BF6CE7" w14:textId="77777777" w:rsidR="009A0BB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Cílem našeho výzkumu je získat přesná a objektivní data, která se stanou hnacím motorem inovací, zlepšování léčby i pokroků ve sféře zdravotní péče.</w:t>
            </w:r>
          </w:p>
          <w:p w14:paraId="38C1A7EB" w14:textId="0478EF7B" w:rsidR="009A0BBE"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Při provádění výzkumu </w:t>
            </w:r>
            <w:del w:id="89" w:author="Kleckova, Jana" w:date="2025-12-16T10:38:00Z" w16du:dateUtc="2025-12-16T09:38:00Z">
              <w:r w:rsidRPr="003D1E26" w:rsidDel="00B674B5">
                <w:rPr>
                  <w:rFonts w:ascii="Calibri" w:eastAsia="Calibri" w:hAnsi="Calibri" w:cs="Calibri"/>
                  <w:lang w:val="cs-CZ"/>
                </w:rPr>
                <w:delText>s</w:delText>
              </w:r>
            </w:del>
            <w:r w:rsidRPr="003D1E26">
              <w:rPr>
                <w:rFonts w:ascii="Calibri" w:eastAsia="Calibri" w:hAnsi="Calibri" w:cs="Calibri"/>
                <w:lang w:val="cs-CZ"/>
              </w:rPr>
              <w:t>jednáme s účastníky studií s úctou, chráníme je před zbytečnými riziky a současně se staráme, aby rozuměli povaze a účelu výzkumu a s ním souvisejícím rizikům. Zásadní součástí našich výzkumných procesů je získání informovaného souhlasu od účastníků průzkumů.</w:t>
            </w:r>
          </w:p>
          <w:p w14:paraId="7853BF94" w14:textId="54328A90" w:rsidR="009A0BBE"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lastRenderedPageBreak/>
              <w:t xml:space="preserve">Ve vědeckém výzkumu si ceníme transparentnosti. Nesnažíme se nevhodně ovlivňovat výsledky. Dbáme na to, aby data získaná studiemi byla přesná. Ruku v ruce s tím se zavazujeme, že budeme výsledky výzkumů souvisejících s našimi </w:t>
            </w:r>
            <w:ins w:id="90" w:author="Kleckova, Jana" w:date="2025-12-16T10:52:00Z" w16du:dateUtc="2025-12-16T09:52:00Z">
              <w:r w:rsidR="001C5E38">
                <w:rPr>
                  <w:rFonts w:ascii="Calibri" w:eastAsia="Calibri" w:hAnsi="Calibri" w:cs="Calibri"/>
                  <w:lang w:val="cs-CZ"/>
                </w:rPr>
                <w:t>produkt</w:t>
              </w:r>
              <w:r w:rsidR="001C5E38">
                <w:rPr>
                  <w:rFonts w:ascii="Calibri" w:eastAsia="Calibri" w:hAnsi="Calibri" w:cs="Calibri"/>
                  <w:lang w:val="cs-CZ"/>
                </w:rPr>
                <w:t>y</w:t>
              </w:r>
              <w:r w:rsidR="001C5E38" w:rsidRPr="003D1E26" w:rsidDel="001C5E38">
                <w:rPr>
                  <w:rFonts w:ascii="Calibri" w:eastAsia="Calibri" w:hAnsi="Calibri" w:cs="Calibri"/>
                  <w:lang w:val="cs-CZ"/>
                </w:rPr>
                <w:t xml:space="preserve"> </w:t>
              </w:r>
            </w:ins>
            <w:del w:id="91" w:author="Kleckova, Jana" w:date="2025-12-16T10:52:00Z" w16du:dateUtc="2025-12-16T09:52:00Z">
              <w:r w:rsidRPr="003D1E26" w:rsidDel="001C5E38">
                <w:rPr>
                  <w:rFonts w:ascii="Calibri" w:eastAsia="Calibri" w:hAnsi="Calibri" w:cs="Calibri"/>
                  <w:lang w:val="cs-CZ"/>
                </w:rPr>
                <w:delText xml:space="preserve">výrobky </w:delText>
              </w:r>
            </w:del>
            <w:r w:rsidRPr="003D1E26">
              <w:rPr>
                <w:rFonts w:ascii="Calibri" w:eastAsia="Calibri" w:hAnsi="Calibri" w:cs="Calibri"/>
                <w:lang w:val="cs-CZ"/>
              </w:rPr>
              <w:t>(ať už pozitivní, nebo negativní) poskytovat včas a že budou přesné.</w:t>
            </w:r>
          </w:p>
          <w:p w14:paraId="3FE98F78" w14:textId="25ABE5FB" w:rsidR="00BE08E6"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V případě výzkumů, které jsou realizovány pro společnost Abbott nebo zveřejněny jejím jménem, spolupracujeme s odborníky se silným vědeckým i zdravotnickým zázemím. Očekáváme od nich, že nás informují o veškerých propojeních se společností Abbott</w:t>
            </w:r>
            <w:ins w:id="92" w:author="Kleckova, Jana" w:date="2025-12-16T10:38:00Z" w16du:dateUtc="2025-12-16T09:38:00Z">
              <w:r w:rsidR="00B674B5">
                <w:rPr>
                  <w:rFonts w:ascii="Calibri" w:eastAsia="Calibri" w:hAnsi="Calibri" w:cs="Calibri"/>
                  <w:lang w:val="cs-CZ"/>
                </w:rPr>
                <w:t>,</w:t>
              </w:r>
            </w:ins>
            <w:r w:rsidRPr="003D1E26">
              <w:rPr>
                <w:rFonts w:ascii="Calibri" w:eastAsia="Calibri" w:hAnsi="Calibri" w:cs="Calibri"/>
                <w:lang w:val="cs-CZ"/>
              </w:rPr>
              <w:t xml:space="preserve"> včetně finančních nebo jiných vztahů.</w:t>
            </w:r>
          </w:p>
        </w:tc>
      </w:tr>
      <w:tr w:rsidR="00F44AE9" w:rsidRPr="003D1E26" w14:paraId="36A1DB17" w14:textId="77777777" w:rsidTr="007002F3">
        <w:tc>
          <w:tcPr>
            <w:tcW w:w="1353" w:type="dxa"/>
            <w:shd w:val="clear" w:color="auto" w:fill="C1E4F5"/>
            <w:tcMar>
              <w:top w:w="120" w:type="dxa"/>
              <w:left w:w="180" w:type="dxa"/>
              <w:bottom w:w="120" w:type="dxa"/>
              <w:right w:w="180" w:type="dxa"/>
            </w:tcMar>
            <w:hideMark/>
          </w:tcPr>
          <w:p w14:paraId="57C911A6" w14:textId="77777777" w:rsidR="00BE08E6" w:rsidRPr="003D1E26" w:rsidRDefault="00F477F9" w:rsidP="00BE08E6">
            <w:pPr>
              <w:spacing w:before="30" w:after="30"/>
              <w:ind w:left="30" w:right="30"/>
              <w:rPr>
                <w:rFonts w:ascii="Calibri" w:eastAsia="Times New Roman" w:hAnsi="Calibri" w:cs="Calibri"/>
                <w:sz w:val="16"/>
              </w:rPr>
            </w:pPr>
            <w:hyperlink r:id="rId46" w:tgtFrame="_blank" w:history="1">
              <w:r w:rsidRPr="003D1E26">
                <w:rPr>
                  <w:rFonts w:ascii="Calibri" w:eastAsia="Times New Roman" w:hAnsi="Calibri" w:cs="Calibri"/>
                  <w:color w:val="0000FF"/>
                  <w:sz w:val="16"/>
                  <w:u w:val="single"/>
                </w:rPr>
                <w:t>Screen 10</w:t>
              </w:r>
            </w:hyperlink>
            <w:r w:rsidRPr="003D1E26">
              <w:rPr>
                <w:rFonts w:ascii="Calibri" w:eastAsia="Times New Roman" w:hAnsi="Calibri" w:cs="Calibri"/>
                <w:sz w:val="16"/>
              </w:rPr>
              <w:t xml:space="preserve"> </w:t>
            </w:r>
          </w:p>
          <w:p w14:paraId="57B6F66E" w14:textId="77777777" w:rsidR="00BE08E6" w:rsidRPr="003D1E26" w:rsidRDefault="00F477F9" w:rsidP="00BE08E6">
            <w:pPr>
              <w:ind w:left="30" w:right="30"/>
              <w:rPr>
                <w:rFonts w:ascii="Calibri" w:eastAsia="Times New Roman" w:hAnsi="Calibri" w:cs="Calibri"/>
                <w:sz w:val="16"/>
              </w:rPr>
            </w:pPr>
            <w:hyperlink r:id="rId47" w:tgtFrame="_blank" w:history="1">
              <w:r w:rsidRPr="003D1E26">
                <w:rPr>
                  <w:rFonts w:ascii="Calibri" w:eastAsia="Times New Roman" w:hAnsi="Calibri" w:cs="Calibri"/>
                  <w:color w:val="0000FF"/>
                  <w:sz w:val="16"/>
                  <w:u w:val="single"/>
                </w:rPr>
                <w:t>19_C_11</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118ADBC"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 must view all content before moving forward.</w:t>
            </w:r>
          </w:p>
          <w:p w14:paraId="4ACDBB9F"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At Abbott, we foster a culture of openness, diversity, and respect—because it drives creativity and innovation.</w:t>
            </w:r>
          </w:p>
          <w:p w14:paraId="51A390B0"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each have a responsibility to live the Code every day: treating others with respect, creating a safe and inclusive workplace, and ensuring equal opportunity for all.</w:t>
            </w:r>
          </w:p>
          <w:p w14:paraId="0AF2862F"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ask questions when things are unclear and speak up when something doesn’t feel right.</w:t>
            </w:r>
          </w:p>
          <w:p w14:paraId="15126F2D"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This section reinforces our commitment to equal opportunity and a secure work environment, and </w:t>
            </w:r>
            <w:r w:rsidRPr="003D1E26">
              <w:rPr>
                <w:rFonts w:ascii="Calibri" w:eastAsia="Times New Roman" w:hAnsi="Calibri" w:cs="Calibri"/>
              </w:rPr>
              <w:lastRenderedPageBreak/>
              <w:t>reminds us to understand, apply, and uphold the Code in everything we do.</w:t>
            </w:r>
          </w:p>
          <w:p w14:paraId="7F3FCA5D"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Collaboration</w:t>
            </w:r>
          </w:p>
          <w:p w14:paraId="4D435AC1"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Connection to Each Other</w:t>
            </w:r>
          </w:p>
          <w:p w14:paraId="2BFD7974"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Reporting Concerns</w:t>
            </w:r>
          </w:p>
          <w:p w14:paraId="36291ABA"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Equal Opportunity</w:t>
            </w:r>
          </w:p>
          <w:p w14:paraId="61F32543"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Fair Treatment</w:t>
            </w:r>
          </w:p>
          <w:p w14:paraId="47E9776C"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Work Environment</w:t>
            </w:r>
          </w:p>
          <w:p w14:paraId="62973C47" w14:textId="77777777" w:rsidR="00BE08E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Click each of the icons to learn more.</w:t>
            </w:r>
          </w:p>
        </w:tc>
        <w:tc>
          <w:tcPr>
            <w:tcW w:w="6000" w:type="dxa"/>
          </w:tcPr>
          <w:p w14:paraId="5EF06C06" w14:textId="77777777" w:rsidR="007502B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Než budete pokračovat, musíte si prohlédnout veškerý obsah.</w:t>
            </w:r>
          </w:p>
          <w:p w14:paraId="486D022A" w14:textId="77777777" w:rsidR="007502B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Ve společnosti Abbott propagujeme podnikovou kulturu založenou na otevřenosti, diverzitě a respektu k druhým. Taková kultura je živnou půdou podporující rozvoj kreativity a inovací.</w:t>
            </w:r>
          </w:p>
          <w:p w14:paraId="18F8D2E3" w14:textId="495F2F65" w:rsidR="007502B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Každý z nás má odpovědnost dodržovat tento Kodex každý den: chovat se k druhým s respektem, vytvářet bezpečné a inkluzivní pracov</w:t>
            </w:r>
            <w:ins w:id="93" w:author="Kleckova, Jana" w:date="2025-12-16T10:38:00Z" w16du:dateUtc="2025-12-16T09:38:00Z">
              <w:r w:rsidR="00B674B5">
                <w:rPr>
                  <w:rFonts w:ascii="Calibri" w:eastAsia="Calibri" w:hAnsi="Calibri" w:cs="Calibri"/>
                  <w:lang w:val="cs-CZ"/>
                </w:rPr>
                <w:t>ní prostředí</w:t>
              </w:r>
            </w:ins>
            <w:del w:id="94" w:author="Kleckova, Jana" w:date="2025-12-16T10:38:00Z" w16du:dateUtc="2025-12-16T09:38:00Z">
              <w:r w:rsidRPr="003D1E26" w:rsidDel="00B674B5">
                <w:rPr>
                  <w:rFonts w:ascii="Calibri" w:eastAsia="Calibri" w:hAnsi="Calibri" w:cs="Calibri"/>
                  <w:lang w:val="cs-CZ"/>
                </w:rPr>
                <w:delText>išt</w:delText>
              </w:r>
            </w:del>
            <w:del w:id="95" w:author="Kleckova, Jana" w:date="2025-12-16T10:39:00Z" w16du:dateUtc="2025-12-16T09:39:00Z">
              <w:r w:rsidRPr="003D1E26" w:rsidDel="00B674B5">
                <w:rPr>
                  <w:rFonts w:ascii="Calibri" w:eastAsia="Calibri" w:hAnsi="Calibri" w:cs="Calibri"/>
                  <w:lang w:val="cs-CZ"/>
                </w:rPr>
                <w:delText>ě</w:delText>
              </w:r>
            </w:del>
            <w:r w:rsidRPr="003D1E26">
              <w:rPr>
                <w:rFonts w:ascii="Calibri" w:eastAsia="Calibri" w:hAnsi="Calibri" w:cs="Calibri"/>
                <w:lang w:val="cs-CZ"/>
              </w:rPr>
              <w:t xml:space="preserve"> a současně dávat všem rovné příležitosti.</w:t>
            </w:r>
          </w:p>
          <w:p w14:paraId="1CBF08D6" w14:textId="77777777" w:rsidR="007502B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lastRenderedPageBreak/>
              <w:t>Když je nám něco nejasné, umíme se zeptat. Když máme pocit, že něco není správně, nebojíme se promluvit.</w:t>
            </w:r>
          </w:p>
          <w:p w14:paraId="67C2C053" w14:textId="77777777" w:rsidR="007502B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Tato část posiluje náš závazek k rovným příležitostem a bezpečnému pracovnímu prostředí. Připomíná nám, že Kodexu bychom měli rozumět, uplatňovat ho v praxi i dodržovat ve všem, co děláme.</w:t>
            </w:r>
          </w:p>
          <w:p w14:paraId="35590E0A" w14:textId="77777777" w:rsidR="007502B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Spolupráce</w:t>
            </w:r>
          </w:p>
          <w:p w14:paraId="347C5FF6" w14:textId="77777777" w:rsidR="007502B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Naše vzájemné propojení</w:t>
            </w:r>
          </w:p>
          <w:p w14:paraId="227A4167" w14:textId="77777777" w:rsidR="007502B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Nahlašování pochybností</w:t>
            </w:r>
          </w:p>
          <w:p w14:paraId="472BC883" w14:textId="77777777" w:rsidR="007502B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Rovné příležitosti</w:t>
            </w:r>
          </w:p>
          <w:p w14:paraId="75B816FD" w14:textId="77777777" w:rsidR="007502B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Spravedlivé zacházení</w:t>
            </w:r>
          </w:p>
          <w:p w14:paraId="3256DA1A" w14:textId="77777777" w:rsidR="007502B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Pracovní prostředí</w:t>
            </w:r>
          </w:p>
          <w:p w14:paraId="48F9EA64" w14:textId="77777777" w:rsidR="00BE08E6"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Kliknutím na jednotlivé ikony se dozvíte víc.</w:t>
            </w:r>
          </w:p>
        </w:tc>
      </w:tr>
      <w:tr w:rsidR="00F44AE9" w:rsidRPr="003D1E26" w14:paraId="6A5FE06A" w14:textId="77777777" w:rsidTr="007002F3">
        <w:tc>
          <w:tcPr>
            <w:tcW w:w="1353" w:type="dxa"/>
            <w:shd w:val="clear" w:color="auto" w:fill="C1E4F5"/>
            <w:tcMar>
              <w:top w:w="120" w:type="dxa"/>
              <w:left w:w="180" w:type="dxa"/>
              <w:bottom w:w="120" w:type="dxa"/>
              <w:right w:w="180" w:type="dxa"/>
            </w:tcMar>
            <w:hideMark/>
          </w:tcPr>
          <w:p w14:paraId="7A5ED63F" w14:textId="77777777" w:rsidR="00F47217" w:rsidRPr="003D1E26" w:rsidRDefault="00F477F9" w:rsidP="00F47217">
            <w:pPr>
              <w:spacing w:before="30" w:after="30"/>
              <w:ind w:left="30" w:right="30"/>
              <w:rPr>
                <w:rFonts w:ascii="Calibri" w:eastAsia="Times New Roman" w:hAnsi="Calibri" w:cs="Calibri"/>
                <w:sz w:val="16"/>
              </w:rPr>
            </w:pPr>
            <w:hyperlink r:id="rId48" w:tgtFrame="_blank" w:history="1">
              <w:r w:rsidRPr="003D1E26">
                <w:rPr>
                  <w:rFonts w:ascii="Calibri" w:eastAsia="Times New Roman" w:hAnsi="Calibri" w:cs="Calibri"/>
                  <w:color w:val="0000FF"/>
                  <w:sz w:val="16"/>
                  <w:u w:val="single"/>
                </w:rPr>
                <w:t>Screen 10</w:t>
              </w:r>
            </w:hyperlink>
            <w:r w:rsidRPr="003D1E26">
              <w:rPr>
                <w:rFonts w:ascii="Calibri" w:eastAsia="Times New Roman" w:hAnsi="Calibri" w:cs="Calibri"/>
                <w:sz w:val="16"/>
              </w:rPr>
              <w:t xml:space="preserve"> </w:t>
            </w:r>
          </w:p>
          <w:p w14:paraId="234E2760" w14:textId="77777777" w:rsidR="00F47217" w:rsidRPr="003D1E26" w:rsidRDefault="00F477F9" w:rsidP="00F47217">
            <w:pPr>
              <w:ind w:left="30" w:right="30"/>
              <w:rPr>
                <w:rFonts w:ascii="Calibri" w:eastAsia="Times New Roman" w:hAnsi="Calibri" w:cs="Calibri"/>
                <w:sz w:val="16"/>
              </w:rPr>
            </w:pPr>
            <w:hyperlink r:id="rId49" w:tgtFrame="_blank" w:history="1">
              <w:r w:rsidRPr="003D1E26">
                <w:rPr>
                  <w:rFonts w:ascii="Calibri" w:eastAsia="Times New Roman" w:hAnsi="Calibri" w:cs="Calibri"/>
                  <w:color w:val="0000FF"/>
                  <w:sz w:val="16"/>
                  <w:u w:val="single"/>
                </w:rPr>
                <w:t>20_C_11</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49445A"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COLLABORATION</w:t>
            </w:r>
          </w:p>
          <w:p w14:paraId="7DCFE631"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value openness and collaboration because diverse ideas lead to better solutions.</w:t>
            </w:r>
          </w:p>
          <w:p w14:paraId="2BBEDA2A"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We embrace diversity because it fuels creativity, energy, and progress. To make a meaningful impact on global </w:t>
            </w:r>
            <w:r w:rsidRPr="003D1E26">
              <w:rPr>
                <w:rFonts w:ascii="Calibri" w:eastAsia="Times New Roman" w:hAnsi="Calibri" w:cs="Calibri"/>
              </w:rPr>
              <w:lastRenderedPageBreak/>
              <w:t>health, we listen to one another, value every voice, and work together with purpose.</w:t>
            </w:r>
          </w:p>
        </w:tc>
        <w:tc>
          <w:tcPr>
            <w:tcW w:w="6000" w:type="dxa"/>
          </w:tcPr>
          <w:p w14:paraId="53C45A8B"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SPOLUPRÁCE</w:t>
            </w:r>
          </w:p>
          <w:p w14:paraId="2ED265CE"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Ceníme si otevřenosti a spolupráce. Jedině pestrá šíře nápadů nás totiž dokáže navést na lepší řešení.</w:t>
            </w:r>
          </w:p>
          <w:p w14:paraId="58986B79"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Vítáme diverzitu, protože je naším impulzem pro kreativitu, energičnost i pokrok. Abychom dokázali mít na celosvětovou zdravotní péči pozitivní vliv, nasloucháme si </w:t>
            </w:r>
            <w:r w:rsidRPr="003D1E26">
              <w:rPr>
                <w:rFonts w:ascii="Calibri" w:eastAsia="Calibri" w:hAnsi="Calibri" w:cs="Calibri"/>
                <w:lang w:val="cs-CZ"/>
              </w:rPr>
              <w:lastRenderedPageBreak/>
              <w:t>navzájem, ceníme si každého názoru a naše spolupráce je založena na stanoveném účelu.</w:t>
            </w:r>
          </w:p>
        </w:tc>
      </w:tr>
      <w:tr w:rsidR="00F44AE9" w:rsidRPr="003D1E26" w14:paraId="1DA769A2" w14:textId="77777777" w:rsidTr="007002F3">
        <w:tc>
          <w:tcPr>
            <w:tcW w:w="1353" w:type="dxa"/>
            <w:shd w:val="clear" w:color="auto" w:fill="C1E4F5"/>
            <w:tcMar>
              <w:top w:w="120" w:type="dxa"/>
              <w:left w:w="180" w:type="dxa"/>
              <w:bottom w:w="120" w:type="dxa"/>
              <w:right w:w="180" w:type="dxa"/>
            </w:tcMar>
            <w:hideMark/>
          </w:tcPr>
          <w:p w14:paraId="7B312C14" w14:textId="77777777" w:rsidR="00F47217" w:rsidRPr="003D1E26" w:rsidRDefault="00F477F9" w:rsidP="00F47217">
            <w:pPr>
              <w:spacing w:before="30" w:after="30"/>
              <w:ind w:left="30" w:right="30"/>
              <w:rPr>
                <w:rFonts w:ascii="Calibri" w:eastAsia="Times New Roman" w:hAnsi="Calibri" w:cs="Calibri"/>
                <w:sz w:val="16"/>
              </w:rPr>
            </w:pPr>
            <w:hyperlink r:id="rId50" w:tgtFrame="_blank" w:history="1">
              <w:r w:rsidRPr="003D1E26">
                <w:rPr>
                  <w:rFonts w:ascii="Calibri" w:eastAsia="Times New Roman" w:hAnsi="Calibri" w:cs="Calibri"/>
                  <w:color w:val="0000FF"/>
                  <w:sz w:val="16"/>
                  <w:u w:val="single"/>
                </w:rPr>
                <w:t>Screen 10</w:t>
              </w:r>
            </w:hyperlink>
            <w:r w:rsidRPr="003D1E26">
              <w:rPr>
                <w:rFonts w:ascii="Calibri" w:eastAsia="Times New Roman" w:hAnsi="Calibri" w:cs="Calibri"/>
                <w:sz w:val="16"/>
              </w:rPr>
              <w:t xml:space="preserve"> </w:t>
            </w:r>
          </w:p>
          <w:p w14:paraId="2874F8D9" w14:textId="77777777" w:rsidR="00F47217" w:rsidRPr="003D1E26" w:rsidRDefault="00F477F9" w:rsidP="00F47217">
            <w:pPr>
              <w:ind w:left="30" w:right="30"/>
              <w:rPr>
                <w:rFonts w:ascii="Calibri" w:eastAsia="Times New Roman" w:hAnsi="Calibri" w:cs="Calibri"/>
                <w:sz w:val="16"/>
              </w:rPr>
            </w:pPr>
            <w:hyperlink r:id="rId51" w:tgtFrame="_blank" w:history="1">
              <w:r w:rsidRPr="003D1E26">
                <w:rPr>
                  <w:rFonts w:ascii="Calibri" w:eastAsia="Times New Roman" w:hAnsi="Calibri" w:cs="Calibri"/>
                  <w:color w:val="0000FF"/>
                  <w:sz w:val="16"/>
                  <w:u w:val="single"/>
                </w:rPr>
                <w:t>21_C_11</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7B60CB"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CONNECTION TO EACH OTHER</w:t>
            </w:r>
          </w:p>
          <w:p w14:paraId="5A3D1BEB"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all share the responsibility to live Abbott’s values every day.</w:t>
            </w:r>
          </w:p>
          <w:p w14:paraId="7564EDD8"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By acting ethically, we strengthen our culture. Everyone must understand how the Code applies to their role and work.</w:t>
            </w:r>
          </w:p>
          <w:p w14:paraId="3C0571C1"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Managers and supervisors have a special responsibility as leaders—they must model our values, promote ethical behavior, and create a safe space where employees feel comfortable asking questions and raising concerns without fear of retaliation.</w:t>
            </w:r>
          </w:p>
        </w:tc>
        <w:tc>
          <w:tcPr>
            <w:tcW w:w="6000" w:type="dxa"/>
          </w:tcPr>
          <w:p w14:paraId="37E9BD60" w14:textId="77777777" w:rsidR="004422A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NAŠE VZÁJEMNÉ PROPOJENÍ</w:t>
            </w:r>
          </w:p>
          <w:p w14:paraId="1D12D190" w14:textId="77777777" w:rsidR="004422A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Naší společnou povinností je denně žít v souladu s hodnotami společnosti Abbott.</w:t>
            </w:r>
          </w:p>
          <w:p w14:paraId="75FE31F0" w14:textId="77777777" w:rsidR="004422A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Naše podniková kultura je silnější díky tomu, že jednáme eticky. Každý z nás musí mít jasnou představu o tom, jakým způsobem se Kodex promítá do jeho či její pracovní pozice a práce samotné.</w:t>
            </w:r>
          </w:p>
          <w:p w14:paraId="33CEBFF8" w14:textId="77777777" w:rsidR="00F47217"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Manažeři a vedoucí pracovníci mají z pozice lídrů zvláštní odpovědnost – musí se stát vzorem našich hodnot, podporovat etické chování a vytvářet bezpečné pracovní prostředí, ve kterém se zaměstnanci nebojí ptát a vyjadřovat obavy bez obav z odvety.</w:t>
            </w:r>
          </w:p>
        </w:tc>
      </w:tr>
      <w:tr w:rsidR="00F44AE9" w:rsidRPr="003D1E26" w14:paraId="5D5B773A" w14:textId="77777777" w:rsidTr="007002F3">
        <w:tc>
          <w:tcPr>
            <w:tcW w:w="1353" w:type="dxa"/>
            <w:shd w:val="clear" w:color="auto" w:fill="C1E4F5"/>
            <w:tcMar>
              <w:top w:w="120" w:type="dxa"/>
              <w:left w:w="180" w:type="dxa"/>
              <w:bottom w:w="120" w:type="dxa"/>
              <w:right w:w="180" w:type="dxa"/>
            </w:tcMar>
            <w:hideMark/>
          </w:tcPr>
          <w:p w14:paraId="3A8C2BD7" w14:textId="77777777" w:rsidR="00F47217" w:rsidRPr="003D1E26" w:rsidRDefault="00F477F9" w:rsidP="00F47217">
            <w:pPr>
              <w:spacing w:before="30" w:after="30"/>
              <w:ind w:left="30" w:right="30"/>
              <w:rPr>
                <w:rFonts w:ascii="Calibri" w:eastAsia="Times New Roman" w:hAnsi="Calibri" w:cs="Calibri"/>
                <w:sz w:val="16"/>
              </w:rPr>
            </w:pPr>
            <w:hyperlink r:id="rId52" w:tgtFrame="_blank" w:history="1">
              <w:r w:rsidRPr="003D1E26">
                <w:rPr>
                  <w:rFonts w:ascii="Calibri" w:eastAsia="Times New Roman" w:hAnsi="Calibri" w:cs="Calibri"/>
                  <w:color w:val="0000FF"/>
                  <w:sz w:val="16"/>
                  <w:u w:val="single"/>
                </w:rPr>
                <w:t>Screen 10</w:t>
              </w:r>
            </w:hyperlink>
            <w:r w:rsidRPr="003D1E26">
              <w:rPr>
                <w:rFonts w:ascii="Calibri" w:eastAsia="Times New Roman" w:hAnsi="Calibri" w:cs="Calibri"/>
                <w:sz w:val="16"/>
              </w:rPr>
              <w:t xml:space="preserve"> </w:t>
            </w:r>
          </w:p>
          <w:p w14:paraId="2E7AB597" w14:textId="77777777" w:rsidR="00F47217" w:rsidRPr="003D1E26" w:rsidRDefault="00F477F9" w:rsidP="00F47217">
            <w:pPr>
              <w:ind w:left="30" w:right="30"/>
              <w:rPr>
                <w:rFonts w:ascii="Calibri" w:eastAsia="Times New Roman" w:hAnsi="Calibri" w:cs="Calibri"/>
                <w:sz w:val="16"/>
              </w:rPr>
            </w:pPr>
            <w:hyperlink r:id="rId53" w:tgtFrame="_blank" w:history="1">
              <w:r w:rsidRPr="003D1E26">
                <w:rPr>
                  <w:rFonts w:ascii="Calibri" w:eastAsia="Times New Roman" w:hAnsi="Calibri" w:cs="Calibri"/>
                  <w:color w:val="0000FF"/>
                  <w:sz w:val="16"/>
                  <w:u w:val="single"/>
                </w:rPr>
                <w:t>22_C_11</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4953D92"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REPORTING CONCERNS</w:t>
            </w:r>
          </w:p>
          <w:p w14:paraId="5C67CA1A"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ask questions when something isn’t clear or doesn’t feel right. We also speak up and report any possible violations of the Code.</w:t>
            </w:r>
          </w:p>
          <w:p w14:paraId="14C12CE7"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It’s our responsibility to ask questions when direction is unclear and to challenge and report suspected unethical business conduct, violations of the Code, or breaches of Abbott’s policies.</w:t>
            </w:r>
          </w:p>
          <w:p w14:paraId="51E44B25"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If you’re unsure about the right choice or action, talk to your manager or contact the Office of Ethics and Compliance.</w:t>
            </w:r>
          </w:p>
          <w:p w14:paraId="3E23B13E"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Managers and supervisors must lead by example and make sure employees understand and follow the Code. Leaders have a greater responsibility to communicate Abbott’s expectations and should reach out to the Office of Ethics and Compliance about any potential Code violations.</w:t>
            </w:r>
          </w:p>
          <w:p w14:paraId="7A537974"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All reports of possible Code violations are taken seriously. The Office of Ethics and Compliance will handle follow-up steps, including investigations and corrective actions when needed. You should not investigate on your own. Everyone must cooperate and keep investigations confidential.</w:t>
            </w:r>
          </w:p>
          <w:p w14:paraId="6F67407D"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Corrective actions may include discipline (up to and including termination) or legal action for:</w:t>
            </w:r>
          </w:p>
          <w:p w14:paraId="6721E43C" w14:textId="77777777" w:rsidR="00F47217" w:rsidRPr="003D1E26" w:rsidRDefault="00F477F9" w:rsidP="007002F3">
            <w:pPr>
              <w:numPr>
                <w:ilvl w:val="0"/>
                <w:numId w:val="3"/>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Authorizing or taking part in a violation;</w:t>
            </w:r>
          </w:p>
          <w:p w14:paraId="1A3DB022" w14:textId="77777777" w:rsidR="00F47217" w:rsidRPr="003D1E26" w:rsidRDefault="00F477F9" w:rsidP="007002F3">
            <w:pPr>
              <w:numPr>
                <w:ilvl w:val="0"/>
                <w:numId w:val="3"/>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Refusing to cooperate in an investigation;</w:t>
            </w:r>
          </w:p>
          <w:p w14:paraId="4B9AD620" w14:textId="77777777" w:rsidR="00F47217" w:rsidRPr="003D1E26" w:rsidRDefault="00F477F9" w:rsidP="007002F3">
            <w:pPr>
              <w:numPr>
                <w:ilvl w:val="0"/>
                <w:numId w:val="3"/>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Failing to report a violation due to poor supervision;</w:t>
            </w:r>
          </w:p>
          <w:p w14:paraId="0E15784C" w14:textId="77777777" w:rsidR="00F47217" w:rsidRPr="003D1E26" w:rsidRDefault="00F477F9" w:rsidP="007002F3">
            <w:pPr>
              <w:numPr>
                <w:ilvl w:val="0"/>
                <w:numId w:val="3"/>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Making a false report;</w:t>
            </w:r>
          </w:p>
          <w:p w14:paraId="68B4B9F3" w14:textId="77777777" w:rsidR="00F47217" w:rsidRPr="003D1E26" w:rsidRDefault="00F477F9" w:rsidP="007002F3">
            <w:pPr>
              <w:numPr>
                <w:ilvl w:val="0"/>
                <w:numId w:val="3"/>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Retaliating against someone who reported a concern in good faith.</w:t>
            </w:r>
          </w:p>
          <w:p w14:paraId="784E7DE9"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Retaliation is never acceptable. If you believe retaliation has occurred, report it to the Office of Ethics and Compliance or Human Resources.</w:t>
            </w:r>
          </w:p>
        </w:tc>
        <w:tc>
          <w:tcPr>
            <w:tcW w:w="6000" w:type="dxa"/>
          </w:tcPr>
          <w:p w14:paraId="76413D4A" w14:textId="77777777" w:rsidR="00310ED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NAHLAŠOVÁNÍ POCHYBNOSTÍ</w:t>
            </w:r>
          </w:p>
          <w:p w14:paraId="3FD94495" w14:textId="77777777" w:rsidR="00310ED1"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Když nám něco není jasné nebo se nám něco nezdá správné, ptáme se. Také se nebojíme ozvat a nahlásit jakékoli možné porušení Kodexu.</w:t>
            </w:r>
          </w:p>
          <w:p w14:paraId="0D28D5FC" w14:textId="77777777" w:rsidR="00310ED1"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Na naší odpovědnosti je, abychom se dokázali zeptat, když nevíme, co máme dělat dál, případně abychom se nebáli zpochybnit a oznámit jakékoli podezření na neetické </w:t>
            </w:r>
            <w:r w:rsidRPr="003D1E26">
              <w:rPr>
                <w:rFonts w:ascii="Calibri" w:eastAsia="Calibri" w:hAnsi="Calibri" w:cs="Calibri"/>
                <w:lang w:val="cs-CZ"/>
              </w:rPr>
              <w:lastRenderedPageBreak/>
              <w:t>obchodní chování, porušení tohoto Kodexu či zásad společnosti Abbott.</w:t>
            </w:r>
          </w:p>
          <w:p w14:paraId="72A5CD74" w14:textId="77777777" w:rsidR="00310ED1"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Pokud si nejste jisti tím, jaká volba nebo opatření je správné, promluvte si s nadřízeným nebo se obraťte na oddělení pro etiku a dodržování předpisů.</w:t>
            </w:r>
          </w:p>
          <w:p w14:paraId="5DC7E216" w14:textId="189A379C" w:rsidR="00310ED1" w:rsidRPr="003D1E26" w:rsidRDefault="00A71F98" w:rsidP="007002F3">
            <w:pPr>
              <w:spacing w:before="100" w:beforeAutospacing="1" w:after="100" w:afterAutospacing="1"/>
              <w:ind w:left="30" w:right="30"/>
              <w:rPr>
                <w:rFonts w:ascii="Calibri" w:eastAsia="Times New Roman" w:hAnsi="Calibri" w:cs="Calibri"/>
                <w:lang w:val="cs-CZ"/>
              </w:rPr>
            </w:pPr>
            <w:ins w:id="96" w:author="Kleckova, Jana" w:date="2025-12-16T10:39:00Z" w16du:dateUtc="2025-12-16T09:39:00Z">
              <w:r w:rsidRPr="003D1E26">
                <w:rPr>
                  <w:rFonts w:ascii="Calibri" w:eastAsia="Calibri" w:hAnsi="Calibri" w:cs="Calibri"/>
                  <w:lang w:val="cs-CZ"/>
                </w:rPr>
                <w:t xml:space="preserve">Manažeři a vedoucí pracovníci </w:t>
              </w:r>
            </w:ins>
            <w:del w:id="97" w:author="Kleckova, Jana" w:date="2025-12-16T10:39:00Z" w16du:dateUtc="2025-12-16T09:39:00Z">
              <w:r w:rsidR="00F477F9" w:rsidRPr="003D1E26" w:rsidDel="00A71F98">
                <w:rPr>
                  <w:rFonts w:ascii="Calibri" w:eastAsia="Calibri" w:hAnsi="Calibri" w:cs="Calibri"/>
                  <w:lang w:val="cs-CZ"/>
                </w:rPr>
                <w:delText xml:space="preserve">Vedoucí a nadřízení </w:delText>
              </w:r>
            </w:del>
            <w:r w:rsidR="00F477F9" w:rsidRPr="003D1E26">
              <w:rPr>
                <w:rFonts w:ascii="Calibri" w:eastAsia="Calibri" w:hAnsi="Calibri" w:cs="Calibri"/>
                <w:lang w:val="cs-CZ"/>
              </w:rPr>
              <w:t>musí jít příkladem. Jsou povinni se postarat o to, aby jejich podřízení Kodex chápali a dodržovali. Pokud jde o informování ohledně očekávání kladených ze strany společnosti Abbott, nesou v tomto ohledu vedoucí pracovníci větší odpovědnost. Co se týče jakýchkoli potenciálních porušení Kodexu by se měli obracet na oddělení pro etiku a dodržování předpisů.</w:t>
            </w:r>
          </w:p>
          <w:p w14:paraId="58394513" w14:textId="77777777" w:rsidR="00310ED1"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Veškerá hlášení o potenciálním porušení Kodexu bereme velice vážně. V nezbytných případech se oddělení pro etiku a dodržování předpisů postará o navazující opatření (včetně prošetření a nápravných opatření). Vyšetřování nikdy nepodnikejte na vlastní pěst. Každý je povinen spolupracovat a postarat se o to, aby vyšetřování zůstávalo vždy důvěrné.</w:t>
            </w:r>
          </w:p>
          <w:p w14:paraId="281BD700" w14:textId="77777777" w:rsidR="00310ED1"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Mezi nápravná opatření může patřit disciplinární řízení (až do výše ukončení pracovního poměru) nebo soudní řízení za následující přestupky:</w:t>
            </w:r>
          </w:p>
          <w:p w14:paraId="4F13E075" w14:textId="77777777" w:rsidR="00310ED1" w:rsidRPr="003D1E26" w:rsidRDefault="00F477F9" w:rsidP="007002F3">
            <w:pPr>
              <w:numPr>
                <w:ilvl w:val="0"/>
                <w:numId w:val="3"/>
              </w:numPr>
              <w:spacing w:before="100" w:beforeAutospacing="1" w:after="100" w:afterAutospacing="1"/>
              <w:ind w:left="750" w:right="30"/>
              <w:rPr>
                <w:rFonts w:ascii="Calibri" w:eastAsia="Times New Roman" w:hAnsi="Calibri" w:cs="Calibri"/>
                <w:lang w:val="cs-CZ"/>
              </w:rPr>
            </w:pPr>
            <w:r w:rsidRPr="003D1E26">
              <w:rPr>
                <w:rFonts w:ascii="Calibri" w:eastAsia="Calibri" w:hAnsi="Calibri" w:cs="Calibri"/>
                <w:lang w:val="cs-CZ"/>
              </w:rPr>
              <w:t>schvalování porušování Kodexu nebo účast na něm,</w:t>
            </w:r>
          </w:p>
          <w:p w14:paraId="4896D0F4" w14:textId="77777777" w:rsidR="00310ED1" w:rsidRPr="003D1E26" w:rsidRDefault="00F477F9" w:rsidP="007002F3">
            <w:pPr>
              <w:numPr>
                <w:ilvl w:val="0"/>
                <w:numId w:val="3"/>
              </w:numPr>
              <w:spacing w:before="100" w:beforeAutospacing="1" w:after="100" w:afterAutospacing="1"/>
              <w:ind w:left="750" w:right="30"/>
              <w:rPr>
                <w:rFonts w:ascii="Calibri" w:eastAsia="Times New Roman" w:hAnsi="Calibri" w:cs="Calibri"/>
                <w:lang w:val="pt-BR"/>
              </w:rPr>
            </w:pPr>
            <w:r w:rsidRPr="003D1E26">
              <w:rPr>
                <w:rFonts w:ascii="Calibri" w:eastAsia="Calibri" w:hAnsi="Calibri" w:cs="Calibri"/>
                <w:lang w:val="cs-CZ"/>
              </w:rPr>
              <w:t>odmítnutí podílet se na vyšetřování,</w:t>
            </w:r>
          </w:p>
          <w:p w14:paraId="5CDB026C" w14:textId="77777777" w:rsidR="00310ED1" w:rsidRPr="003D1E26" w:rsidRDefault="00F477F9" w:rsidP="007002F3">
            <w:pPr>
              <w:numPr>
                <w:ilvl w:val="0"/>
                <w:numId w:val="3"/>
              </w:numPr>
              <w:spacing w:before="100" w:beforeAutospacing="1" w:after="100" w:afterAutospacing="1"/>
              <w:ind w:left="750" w:right="30"/>
              <w:rPr>
                <w:rFonts w:ascii="Calibri" w:eastAsia="Times New Roman" w:hAnsi="Calibri" w:cs="Calibri"/>
                <w:lang w:val="pt-BR"/>
              </w:rPr>
            </w:pPr>
            <w:r w:rsidRPr="003D1E26">
              <w:rPr>
                <w:rFonts w:ascii="Calibri" w:eastAsia="Calibri" w:hAnsi="Calibri" w:cs="Calibri"/>
                <w:lang w:val="cs-CZ"/>
              </w:rPr>
              <w:lastRenderedPageBreak/>
              <w:t>nenahlášení porušení z důvodu nevyhovujícího dozoru,</w:t>
            </w:r>
          </w:p>
          <w:p w14:paraId="58F8C4A5" w14:textId="77777777" w:rsidR="00310ED1" w:rsidRPr="003D1E26" w:rsidRDefault="00F477F9" w:rsidP="007002F3">
            <w:pPr>
              <w:numPr>
                <w:ilvl w:val="0"/>
                <w:numId w:val="3"/>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t>podání nepravdivého hlášení,</w:t>
            </w:r>
          </w:p>
          <w:p w14:paraId="5A9CDEDB" w14:textId="77777777" w:rsidR="00310ED1" w:rsidRPr="003D1E26" w:rsidRDefault="00F477F9" w:rsidP="007002F3">
            <w:pPr>
              <w:numPr>
                <w:ilvl w:val="0"/>
                <w:numId w:val="3"/>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t>odvetné opatření vůči osobě, která v dobré víře oznámila svoje obavy.</w:t>
            </w:r>
          </w:p>
          <w:p w14:paraId="4F1E6D7F"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Odveta je vždy nepřijatelná. Pokud se domníváte, že došlo k odvetě, nahlaste to na oddělení pro etiku a dodržování předpisů nebo na personálním oddělení.</w:t>
            </w:r>
          </w:p>
        </w:tc>
      </w:tr>
      <w:tr w:rsidR="00F44AE9" w:rsidRPr="003D1E26" w14:paraId="0AB225A0" w14:textId="77777777" w:rsidTr="007002F3">
        <w:tc>
          <w:tcPr>
            <w:tcW w:w="1353" w:type="dxa"/>
            <w:shd w:val="clear" w:color="auto" w:fill="C1E4F5"/>
            <w:tcMar>
              <w:top w:w="120" w:type="dxa"/>
              <w:left w:w="180" w:type="dxa"/>
              <w:bottom w:w="120" w:type="dxa"/>
              <w:right w:w="180" w:type="dxa"/>
            </w:tcMar>
            <w:hideMark/>
          </w:tcPr>
          <w:p w14:paraId="18F9E0F6" w14:textId="77777777" w:rsidR="00F47217" w:rsidRPr="003D1E26" w:rsidRDefault="00F477F9" w:rsidP="00F47217">
            <w:pPr>
              <w:spacing w:before="30" w:after="30"/>
              <w:ind w:left="30" w:right="30"/>
              <w:rPr>
                <w:rFonts w:ascii="Calibri" w:eastAsia="Times New Roman" w:hAnsi="Calibri" w:cs="Calibri"/>
                <w:sz w:val="16"/>
              </w:rPr>
            </w:pPr>
            <w:hyperlink r:id="rId54" w:tgtFrame="_blank" w:history="1">
              <w:r w:rsidRPr="003D1E26">
                <w:rPr>
                  <w:rFonts w:ascii="Calibri" w:eastAsia="Times New Roman" w:hAnsi="Calibri" w:cs="Calibri"/>
                  <w:color w:val="0000FF"/>
                  <w:sz w:val="16"/>
                  <w:u w:val="single"/>
                </w:rPr>
                <w:t>Screen 10</w:t>
              </w:r>
            </w:hyperlink>
            <w:r w:rsidRPr="003D1E26">
              <w:rPr>
                <w:rFonts w:ascii="Calibri" w:eastAsia="Times New Roman" w:hAnsi="Calibri" w:cs="Calibri"/>
                <w:sz w:val="16"/>
              </w:rPr>
              <w:t xml:space="preserve"> </w:t>
            </w:r>
          </w:p>
          <w:p w14:paraId="4537FEA1" w14:textId="77777777" w:rsidR="00F47217" w:rsidRPr="003D1E26" w:rsidRDefault="00F477F9" w:rsidP="00F47217">
            <w:pPr>
              <w:ind w:left="30" w:right="30"/>
              <w:rPr>
                <w:rFonts w:ascii="Calibri" w:eastAsia="Times New Roman" w:hAnsi="Calibri" w:cs="Calibri"/>
                <w:sz w:val="16"/>
              </w:rPr>
            </w:pPr>
            <w:hyperlink r:id="rId55" w:tgtFrame="_blank" w:history="1">
              <w:r w:rsidRPr="003D1E26">
                <w:rPr>
                  <w:rFonts w:ascii="Calibri" w:eastAsia="Times New Roman" w:hAnsi="Calibri" w:cs="Calibri"/>
                  <w:color w:val="0000FF"/>
                  <w:sz w:val="16"/>
                  <w:u w:val="single"/>
                </w:rPr>
                <w:t>23_C_11</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0304859"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EQUAL OPPORTUNITY</w:t>
            </w:r>
          </w:p>
          <w:p w14:paraId="27543A5A"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provide equal opportunities for all employees.</w:t>
            </w:r>
          </w:p>
          <w:p w14:paraId="654F5520"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make employment decisions based on business needs, skills, experience, and performance. Discrimination of any kind is not tolerated. We follow all laws that govern our relationships with employees around the world.</w:t>
            </w:r>
          </w:p>
          <w:p w14:paraId="2F81A2F0"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Abbott prohibits discrimination based on race, color, religion, age, sex, national origin, gender identity or expression, sexual orientation, disability, marital status, veteran or military status, genetics, citizenship status, or any other legally protected status.</w:t>
            </w:r>
          </w:p>
        </w:tc>
        <w:tc>
          <w:tcPr>
            <w:tcW w:w="6000" w:type="dxa"/>
          </w:tcPr>
          <w:p w14:paraId="1B54A3C3" w14:textId="77777777" w:rsidR="000E3269"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ROVNÉ PŘÍLEŽITOSTI</w:t>
            </w:r>
          </w:p>
          <w:p w14:paraId="191B29C3" w14:textId="77777777" w:rsidR="000E3269"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Všem našim zaměstnancům nabízíme rovné příležitosti.</w:t>
            </w:r>
          </w:p>
          <w:p w14:paraId="421DE0FA" w14:textId="77777777" w:rsidR="000E3269"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Naše rozhodnutí ohledně pracovního poměru vycházejí z obchodních potřeb, dovedností, odborných zkušeností a pracovního výkonu. Netolerujeme žádný druh diskriminace. Dodržujeme všechny právní předpisy, které upravují naše vztahy se zaměstnanci všude na světě.</w:t>
            </w:r>
          </w:p>
          <w:p w14:paraId="0F4CA712" w14:textId="6AC37B7E" w:rsidR="00F47217"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Společnost Abbott zakazuje diskriminaci na základě rasy, barvy, víry, věku, pohlaví, národnostního původu, genderové identity nebo vyjádření, sexuální orientace, invalidity, </w:t>
            </w:r>
            <w:ins w:id="98" w:author="Kleckova, Jana" w:date="2025-12-16T10:39:00Z" w16du:dateUtc="2025-12-16T09:39:00Z">
              <w:r w:rsidR="00A71F98">
                <w:rPr>
                  <w:rFonts w:ascii="Calibri" w:eastAsia="Calibri" w:hAnsi="Calibri" w:cs="Calibri"/>
                  <w:lang w:val="cs-CZ"/>
                </w:rPr>
                <w:t xml:space="preserve">rodinného </w:t>
              </w:r>
            </w:ins>
            <w:r w:rsidRPr="003D1E26">
              <w:rPr>
                <w:rFonts w:ascii="Calibri" w:eastAsia="Calibri" w:hAnsi="Calibri" w:cs="Calibri"/>
                <w:lang w:val="cs-CZ"/>
              </w:rPr>
              <w:t>stavu, stavu veterána nebo vojenského stavu, genetického stavu nebo občanství nebo jakéhokoli jiného právně chráněného statutu.</w:t>
            </w:r>
          </w:p>
        </w:tc>
      </w:tr>
      <w:tr w:rsidR="00F44AE9" w:rsidRPr="003D1E26" w14:paraId="4821573F" w14:textId="77777777" w:rsidTr="007002F3">
        <w:tc>
          <w:tcPr>
            <w:tcW w:w="1353" w:type="dxa"/>
            <w:shd w:val="clear" w:color="auto" w:fill="C1E4F5"/>
            <w:tcMar>
              <w:top w:w="120" w:type="dxa"/>
              <w:left w:w="180" w:type="dxa"/>
              <w:bottom w:w="120" w:type="dxa"/>
              <w:right w:w="180" w:type="dxa"/>
            </w:tcMar>
            <w:hideMark/>
          </w:tcPr>
          <w:p w14:paraId="6F5A148F" w14:textId="77777777" w:rsidR="00F47217" w:rsidRPr="003D1E26" w:rsidRDefault="00F477F9" w:rsidP="00F47217">
            <w:pPr>
              <w:spacing w:before="30" w:after="30"/>
              <w:ind w:left="30" w:right="30"/>
              <w:rPr>
                <w:rFonts w:ascii="Calibri" w:eastAsia="Times New Roman" w:hAnsi="Calibri" w:cs="Calibri"/>
                <w:sz w:val="16"/>
              </w:rPr>
            </w:pPr>
            <w:hyperlink r:id="rId56" w:tgtFrame="_blank" w:history="1">
              <w:r w:rsidRPr="003D1E26">
                <w:rPr>
                  <w:rFonts w:ascii="Calibri" w:eastAsia="Times New Roman" w:hAnsi="Calibri" w:cs="Calibri"/>
                  <w:color w:val="0000FF"/>
                  <w:sz w:val="16"/>
                  <w:u w:val="single"/>
                </w:rPr>
                <w:t>Screen 10</w:t>
              </w:r>
            </w:hyperlink>
            <w:r w:rsidRPr="003D1E26">
              <w:rPr>
                <w:rFonts w:ascii="Calibri" w:eastAsia="Times New Roman" w:hAnsi="Calibri" w:cs="Calibri"/>
                <w:sz w:val="16"/>
              </w:rPr>
              <w:t xml:space="preserve"> </w:t>
            </w:r>
          </w:p>
          <w:p w14:paraId="6DD39CF2" w14:textId="77777777" w:rsidR="00F47217" w:rsidRPr="003D1E26" w:rsidRDefault="00F477F9" w:rsidP="00F47217">
            <w:pPr>
              <w:ind w:left="30" w:right="30"/>
              <w:rPr>
                <w:rFonts w:ascii="Calibri" w:eastAsia="Times New Roman" w:hAnsi="Calibri" w:cs="Calibri"/>
                <w:sz w:val="16"/>
              </w:rPr>
            </w:pPr>
            <w:hyperlink r:id="rId57" w:tgtFrame="_blank" w:history="1">
              <w:r w:rsidRPr="003D1E26">
                <w:rPr>
                  <w:rFonts w:ascii="Calibri" w:eastAsia="Times New Roman" w:hAnsi="Calibri" w:cs="Calibri"/>
                  <w:color w:val="0000FF"/>
                  <w:sz w:val="16"/>
                  <w:u w:val="single"/>
                </w:rPr>
                <w:t>24_C_11</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38D870"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FAIR TREATMENT</w:t>
            </w:r>
          </w:p>
          <w:p w14:paraId="21D42984"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We foster a respectful, inclusive, and safe workplace.</w:t>
            </w:r>
          </w:p>
          <w:p w14:paraId="634964D9"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work to ensure everyone feels welcome, supported, and empowered.</w:t>
            </w:r>
          </w:p>
          <w:p w14:paraId="11AEC601"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Abbott promotes a healthy, harassment-free environment and values employee input to strengthen diversity and inclusion.</w:t>
            </w:r>
          </w:p>
          <w:p w14:paraId="78EEE0C9"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treat everyone with respect and dignity, building trust through fairness and honesty—never through manipulation, misrepresentation or lack of transparency.</w:t>
            </w:r>
          </w:p>
        </w:tc>
        <w:tc>
          <w:tcPr>
            <w:tcW w:w="6000" w:type="dxa"/>
          </w:tcPr>
          <w:p w14:paraId="7F3289B5" w14:textId="77777777" w:rsidR="00AC053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SPRAVEDLIVÉ ZACHÁZENÍ</w:t>
            </w:r>
          </w:p>
          <w:p w14:paraId="50D9ED59" w14:textId="77777777" w:rsidR="00AC053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Formujeme respektující, inkluzivní a bezpečné pracovní prostředí.</w:t>
            </w:r>
          </w:p>
          <w:p w14:paraId="53734E44" w14:textId="46EA8014" w:rsidR="00AC0538"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Snažíme se zajistit, aby se u nás každý cítil vítán, podporován a mohl ukázat</w:t>
            </w:r>
            <w:ins w:id="99" w:author="Kleckova, Jana" w:date="2025-12-16T10:39:00Z" w16du:dateUtc="2025-12-16T09:39:00Z">
              <w:r w:rsidR="006E07F8">
                <w:rPr>
                  <w:rFonts w:ascii="Calibri" w:eastAsia="Calibri" w:hAnsi="Calibri" w:cs="Calibri"/>
                  <w:lang w:val="cs-CZ"/>
                </w:rPr>
                <w:t xml:space="preserve"> své schopnosti</w:t>
              </w:r>
            </w:ins>
            <w:del w:id="100" w:author="Kleckova, Jana" w:date="2025-12-16T10:39:00Z" w16du:dateUtc="2025-12-16T09:39:00Z">
              <w:r w:rsidRPr="003D1E26" w:rsidDel="006E07F8">
                <w:rPr>
                  <w:rFonts w:ascii="Calibri" w:eastAsia="Calibri" w:hAnsi="Calibri" w:cs="Calibri"/>
                  <w:lang w:val="cs-CZ"/>
                </w:rPr>
                <w:delText>, co v něm je</w:delText>
              </w:r>
            </w:del>
            <w:r w:rsidRPr="003D1E26">
              <w:rPr>
                <w:rFonts w:ascii="Calibri" w:eastAsia="Calibri" w:hAnsi="Calibri" w:cs="Calibri"/>
                <w:lang w:val="cs-CZ"/>
              </w:rPr>
              <w:t>.</w:t>
            </w:r>
          </w:p>
          <w:p w14:paraId="098E65DE" w14:textId="77777777" w:rsidR="00AC0538"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Společnost Abbott podporuje zdravé pracovní prostředí, kde nedochází k obtěžování. Ceníme si příspěvků zaměstnanců k posílení diverzity a inkluze.</w:t>
            </w:r>
          </w:p>
          <w:p w14:paraId="36E69CFD" w14:textId="7CF9BF67" w:rsidR="00F47217"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Každému projevujeme respekt a chráníme jeho čest. Důvěru lidí si získáváme prostřednictvím spravedlnosti a poctivosti, nikdy ne formou manipulace, zkreslování faktů nebo nedostatk</w:t>
            </w:r>
            <w:ins w:id="101" w:author="Kleckova, Jana" w:date="2025-12-16T10:39:00Z" w16du:dateUtc="2025-12-16T09:39:00Z">
              <w:r w:rsidR="006E07F8">
                <w:rPr>
                  <w:rFonts w:ascii="Calibri" w:eastAsia="Calibri" w:hAnsi="Calibri" w:cs="Calibri"/>
                  <w:lang w:val="cs-CZ"/>
                </w:rPr>
                <w:t>u</w:t>
              </w:r>
            </w:ins>
            <w:del w:id="102" w:author="Kleckova, Jana" w:date="2025-12-16T10:39:00Z" w16du:dateUtc="2025-12-16T09:39:00Z">
              <w:r w:rsidRPr="003D1E26" w:rsidDel="006E07F8">
                <w:rPr>
                  <w:rFonts w:ascii="Calibri" w:eastAsia="Calibri" w:hAnsi="Calibri" w:cs="Calibri"/>
                  <w:lang w:val="cs-CZ"/>
                </w:rPr>
                <w:delText>ů</w:delText>
              </w:r>
            </w:del>
            <w:r w:rsidRPr="003D1E26">
              <w:rPr>
                <w:rFonts w:ascii="Calibri" w:eastAsia="Calibri" w:hAnsi="Calibri" w:cs="Calibri"/>
                <w:lang w:val="cs-CZ"/>
              </w:rPr>
              <w:t xml:space="preserve"> </w:t>
            </w:r>
            <w:del w:id="103" w:author="Kleckova, Jana" w:date="2025-12-16T10:39:00Z" w16du:dateUtc="2025-12-16T09:39:00Z">
              <w:r w:rsidRPr="003D1E26" w:rsidDel="006E07F8">
                <w:rPr>
                  <w:rFonts w:ascii="Calibri" w:eastAsia="Calibri" w:hAnsi="Calibri" w:cs="Calibri"/>
                  <w:lang w:val="cs-CZ"/>
                </w:rPr>
                <w:delText xml:space="preserve">na poli </w:delText>
              </w:r>
            </w:del>
            <w:r w:rsidRPr="003D1E26">
              <w:rPr>
                <w:rFonts w:ascii="Calibri" w:eastAsia="Calibri" w:hAnsi="Calibri" w:cs="Calibri"/>
                <w:lang w:val="cs-CZ"/>
              </w:rPr>
              <w:t>transparentnosti.</w:t>
            </w:r>
          </w:p>
        </w:tc>
      </w:tr>
      <w:tr w:rsidR="00F44AE9" w:rsidRPr="003D1E26" w14:paraId="06F662C4" w14:textId="77777777" w:rsidTr="007002F3">
        <w:tc>
          <w:tcPr>
            <w:tcW w:w="1353" w:type="dxa"/>
            <w:shd w:val="clear" w:color="auto" w:fill="C1E4F5"/>
            <w:tcMar>
              <w:top w:w="120" w:type="dxa"/>
              <w:left w:w="180" w:type="dxa"/>
              <w:bottom w:w="120" w:type="dxa"/>
              <w:right w:w="180" w:type="dxa"/>
            </w:tcMar>
            <w:hideMark/>
          </w:tcPr>
          <w:p w14:paraId="421CF4B6" w14:textId="77777777" w:rsidR="00F47217" w:rsidRPr="003D1E26" w:rsidRDefault="00F477F9" w:rsidP="00F47217">
            <w:pPr>
              <w:spacing w:before="30" w:after="30"/>
              <w:ind w:left="30" w:right="30"/>
              <w:rPr>
                <w:rFonts w:ascii="Calibri" w:eastAsia="Times New Roman" w:hAnsi="Calibri" w:cs="Calibri"/>
                <w:sz w:val="16"/>
              </w:rPr>
            </w:pPr>
            <w:hyperlink r:id="rId58" w:tgtFrame="_blank" w:history="1">
              <w:r w:rsidRPr="003D1E26">
                <w:rPr>
                  <w:rFonts w:ascii="Calibri" w:eastAsia="Times New Roman" w:hAnsi="Calibri" w:cs="Calibri"/>
                  <w:color w:val="0000FF"/>
                  <w:sz w:val="16"/>
                  <w:u w:val="single"/>
                </w:rPr>
                <w:t>Screen 10</w:t>
              </w:r>
            </w:hyperlink>
            <w:r w:rsidRPr="003D1E26">
              <w:rPr>
                <w:rFonts w:ascii="Calibri" w:eastAsia="Times New Roman" w:hAnsi="Calibri" w:cs="Calibri"/>
                <w:sz w:val="16"/>
              </w:rPr>
              <w:t xml:space="preserve"> </w:t>
            </w:r>
          </w:p>
          <w:p w14:paraId="6BE4C860" w14:textId="77777777" w:rsidR="00F47217" w:rsidRPr="003D1E26" w:rsidRDefault="00F477F9" w:rsidP="00F47217">
            <w:pPr>
              <w:ind w:left="30" w:right="30"/>
              <w:rPr>
                <w:rFonts w:ascii="Calibri" w:eastAsia="Times New Roman" w:hAnsi="Calibri" w:cs="Calibri"/>
                <w:sz w:val="16"/>
              </w:rPr>
            </w:pPr>
            <w:hyperlink r:id="rId59" w:tgtFrame="_blank" w:history="1">
              <w:r w:rsidRPr="003D1E26">
                <w:rPr>
                  <w:rFonts w:ascii="Calibri" w:eastAsia="Times New Roman" w:hAnsi="Calibri" w:cs="Calibri"/>
                  <w:color w:val="0000FF"/>
                  <w:sz w:val="16"/>
                  <w:u w:val="single"/>
                </w:rPr>
                <w:t>25_C_11</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2E7F80C"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WORK ENVIRONMENT</w:t>
            </w:r>
          </w:p>
          <w:p w14:paraId="5823B0DC"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prioritize safety and fair working conditions.</w:t>
            </w:r>
          </w:p>
          <w:p w14:paraId="6C44D338" w14:textId="77777777" w:rsidR="00F472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Accidents or unsafe situations must be reported to management right away. Abbott also takes steps to prevent and prohibit illegal, inappropriate labor practices and any form of cruel or inhumane treatment in our business activities worldwide.</w:t>
            </w:r>
          </w:p>
        </w:tc>
        <w:tc>
          <w:tcPr>
            <w:tcW w:w="6000" w:type="dxa"/>
          </w:tcPr>
          <w:p w14:paraId="2767E961" w14:textId="77777777" w:rsidR="00D319D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PRACOVNÍ PROSTŘEDÍ</w:t>
            </w:r>
          </w:p>
          <w:p w14:paraId="58710694" w14:textId="77777777" w:rsidR="00D319D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Bezpečnost a spravedlivé pracovní podmínky jsou pro nás prioritou.</w:t>
            </w:r>
          </w:p>
          <w:p w14:paraId="03163B87" w14:textId="77777777" w:rsidR="00F47217"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Nehody nebo nebezpečné situace je třeba neprodleně oznamovat vedení. Společnost Abbott v souvislosti s našimi pracovními činnostmi na celém světě rovněž podniká opatření zakazující a zabraňující nelegálním a nevhodným pracovním podmínkám a jakýmkoli formám krutého či nelidského zacházení.</w:t>
            </w:r>
          </w:p>
        </w:tc>
      </w:tr>
      <w:tr w:rsidR="00F44AE9" w:rsidRPr="003D1E26" w14:paraId="5973CA39" w14:textId="77777777" w:rsidTr="007002F3">
        <w:tc>
          <w:tcPr>
            <w:tcW w:w="1353" w:type="dxa"/>
            <w:shd w:val="clear" w:color="auto" w:fill="C1E4F5"/>
            <w:tcMar>
              <w:top w:w="120" w:type="dxa"/>
              <w:left w:w="180" w:type="dxa"/>
              <w:bottom w:w="120" w:type="dxa"/>
              <w:right w:w="180" w:type="dxa"/>
            </w:tcMar>
            <w:hideMark/>
          </w:tcPr>
          <w:p w14:paraId="3537BFF0" w14:textId="77777777" w:rsidR="00B71E05" w:rsidRPr="003D1E26" w:rsidRDefault="00F477F9" w:rsidP="00B71E05">
            <w:pPr>
              <w:spacing w:before="30" w:after="30"/>
              <w:ind w:left="30" w:right="30"/>
              <w:rPr>
                <w:rFonts w:ascii="Calibri" w:eastAsia="Times New Roman" w:hAnsi="Calibri" w:cs="Calibri"/>
                <w:sz w:val="16"/>
              </w:rPr>
            </w:pPr>
            <w:hyperlink r:id="rId60" w:tgtFrame="_blank" w:history="1">
              <w:r w:rsidRPr="003D1E26">
                <w:rPr>
                  <w:rFonts w:ascii="Calibri" w:eastAsia="Times New Roman" w:hAnsi="Calibri" w:cs="Calibri"/>
                  <w:color w:val="0000FF"/>
                  <w:sz w:val="16"/>
                  <w:u w:val="single"/>
                </w:rPr>
                <w:t>Screen 11</w:t>
              </w:r>
            </w:hyperlink>
            <w:r w:rsidRPr="003D1E26">
              <w:rPr>
                <w:rFonts w:ascii="Calibri" w:eastAsia="Times New Roman" w:hAnsi="Calibri" w:cs="Calibri"/>
                <w:sz w:val="16"/>
              </w:rPr>
              <w:t xml:space="preserve"> </w:t>
            </w:r>
          </w:p>
          <w:p w14:paraId="36CB36A4" w14:textId="77777777" w:rsidR="00B71E05" w:rsidRPr="003D1E26" w:rsidRDefault="00F477F9" w:rsidP="00B71E05">
            <w:pPr>
              <w:ind w:left="30" w:right="30"/>
              <w:rPr>
                <w:rFonts w:ascii="Calibri" w:eastAsia="Times New Roman" w:hAnsi="Calibri" w:cs="Calibri"/>
                <w:sz w:val="16"/>
              </w:rPr>
            </w:pPr>
            <w:hyperlink r:id="rId61" w:tgtFrame="_blank" w:history="1">
              <w:r w:rsidRPr="003D1E26">
                <w:rPr>
                  <w:rFonts w:ascii="Calibri" w:eastAsia="Times New Roman" w:hAnsi="Calibri" w:cs="Calibri"/>
                  <w:color w:val="0000FF"/>
                  <w:sz w:val="16"/>
                  <w:u w:val="single"/>
                </w:rPr>
                <w:t>26_C_12</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FC01B7"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 must view all content before moving forward.</w:t>
            </w:r>
          </w:p>
          <w:p w14:paraId="5ADA9A40"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At Abbott, we build trust through community, environment, and engagement.</w:t>
            </w:r>
          </w:p>
          <w:p w14:paraId="0F5C821D"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strive to give back to the communities where we operate and make a positive, lasting impact on people’s lives.</w:t>
            </w:r>
          </w:p>
          <w:p w14:paraId="6AF8457C"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Abbott works to minimize its environmental footprint by reducing energy use and conserving natural resources.</w:t>
            </w:r>
          </w:p>
          <w:p w14:paraId="518E93AB"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also support appropriate political engagement and encourage community involvement across our global operations.</w:t>
            </w:r>
          </w:p>
          <w:p w14:paraId="65C3D711"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Community Involvement</w:t>
            </w:r>
          </w:p>
          <w:p w14:paraId="251EA01D"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Environmental Responsibility</w:t>
            </w:r>
          </w:p>
          <w:p w14:paraId="22F13275"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Political Contributions</w:t>
            </w:r>
          </w:p>
          <w:p w14:paraId="1A2975A4"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Click each of the icons to learn more.</w:t>
            </w:r>
          </w:p>
        </w:tc>
        <w:tc>
          <w:tcPr>
            <w:tcW w:w="6000" w:type="dxa"/>
          </w:tcPr>
          <w:p w14:paraId="4392E4D4"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Než budete pokračovat, musíte si prohlédnout veškerý obsah.</w:t>
            </w:r>
          </w:p>
          <w:p w14:paraId="75616118" w14:textId="77777777" w:rsidR="00B71E0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Ve společnosti Abbott si získáváme důvěru prostřednictvím komunit, životního prostředí a angažovanosti.</w:t>
            </w:r>
          </w:p>
          <w:p w14:paraId="33D6CBE2" w14:textId="77777777" w:rsidR="00B71E0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Komunitám, ve kterých podnikáme, se snažíme vracet to, co nám daly. Kromě toho usilujeme, abychom měli pozitivní a dlouhodobý vliv na životy lidí.</w:t>
            </w:r>
          </w:p>
          <w:p w14:paraId="525861CF" w14:textId="77777777" w:rsidR="00B71E0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Společnost Abbott se snaží minimalizovat svůj dopad na životní prostředí, a to tak, že snižujeme spotřebu energie a šetříme přírodní zdroje.</w:t>
            </w:r>
          </w:p>
          <w:p w14:paraId="23AD31B2" w14:textId="77777777" w:rsidR="00B71E0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Kromě toho v rámci našich globálních provozů podporujeme zapojování do politického života i angažovanost v rámci komunit.</w:t>
            </w:r>
          </w:p>
          <w:p w14:paraId="465837EE" w14:textId="77777777" w:rsidR="00B71E0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Zapojování do komunit</w:t>
            </w:r>
          </w:p>
          <w:p w14:paraId="41667D21" w14:textId="77777777" w:rsidR="00B71E0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Zodpovědnost vůči životnímu prostředí</w:t>
            </w:r>
          </w:p>
          <w:p w14:paraId="13DB2266" w14:textId="77777777" w:rsidR="00B71E0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Politické příspěvky</w:t>
            </w:r>
          </w:p>
          <w:p w14:paraId="58C35A80" w14:textId="77777777" w:rsidR="00B71E0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Kliknutím na jednotlivé ikony se dozvíte víc.</w:t>
            </w:r>
          </w:p>
        </w:tc>
      </w:tr>
      <w:tr w:rsidR="00F44AE9" w:rsidRPr="003D1E26" w14:paraId="6A5E1E2F" w14:textId="77777777" w:rsidTr="007002F3">
        <w:tc>
          <w:tcPr>
            <w:tcW w:w="1353" w:type="dxa"/>
            <w:shd w:val="clear" w:color="auto" w:fill="C1E4F5"/>
            <w:tcMar>
              <w:top w:w="120" w:type="dxa"/>
              <w:left w:w="180" w:type="dxa"/>
              <w:bottom w:w="120" w:type="dxa"/>
              <w:right w:w="180" w:type="dxa"/>
            </w:tcMar>
            <w:hideMark/>
          </w:tcPr>
          <w:p w14:paraId="4A21D1DC" w14:textId="77777777" w:rsidR="00671917" w:rsidRPr="003D1E26" w:rsidRDefault="00F477F9" w:rsidP="00671917">
            <w:pPr>
              <w:spacing w:before="30" w:after="30"/>
              <w:ind w:left="30" w:right="30"/>
              <w:rPr>
                <w:rFonts w:ascii="Calibri" w:eastAsia="Times New Roman" w:hAnsi="Calibri" w:cs="Calibri"/>
                <w:sz w:val="16"/>
              </w:rPr>
            </w:pPr>
            <w:hyperlink r:id="rId62" w:tgtFrame="_blank" w:history="1">
              <w:r w:rsidRPr="003D1E26">
                <w:rPr>
                  <w:rFonts w:ascii="Calibri" w:eastAsia="Times New Roman" w:hAnsi="Calibri" w:cs="Calibri"/>
                  <w:color w:val="0000FF"/>
                  <w:sz w:val="16"/>
                  <w:u w:val="single"/>
                </w:rPr>
                <w:t>Screen 11</w:t>
              </w:r>
            </w:hyperlink>
            <w:r w:rsidRPr="003D1E26">
              <w:rPr>
                <w:rFonts w:ascii="Calibri" w:eastAsia="Times New Roman" w:hAnsi="Calibri" w:cs="Calibri"/>
                <w:sz w:val="16"/>
              </w:rPr>
              <w:t xml:space="preserve"> </w:t>
            </w:r>
          </w:p>
          <w:p w14:paraId="0E7CC702" w14:textId="77777777" w:rsidR="00671917" w:rsidRPr="003D1E26" w:rsidRDefault="00F477F9" w:rsidP="00671917">
            <w:pPr>
              <w:ind w:left="30" w:right="30"/>
              <w:rPr>
                <w:rFonts w:ascii="Calibri" w:eastAsia="Times New Roman" w:hAnsi="Calibri" w:cs="Calibri"/>
                <w:sz w:val="16"/>
              </w:rPr>
            </w:pPr>
            <w:hyperlink r:id="rId63" w:tgtFrame="_blank" w:history="1">
              <w:r w:rsidRPr="003D1E26">
                <w:rPr>
                  <w:rFonts w:ascii="Calibri" w:eastAsia="Times New Roman" w:hAnsi="Calibri" w:cs="Calibri"/>
                  <w:color w:val="0000FF"/>
                  <w:sz w:val="16"/>
                  <w:u w:val="single"/>
                </w:rPr>
                <w:t>27_C_12</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3EB4249" w14:textId="77777777" w:rsidR="006719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COMMUNITY INVOLVEMENT</w:t>
            </w:r>
          </w:p>
          <w:p w14:paraId="535ACAF4" w14:textId="77777777" w:rsidR="006719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support community well-being.</w:t>
            </w:r>
          </w:p>
          <w:p w14:paraId="5D28C3B6" w14:textId="77777777" w:rsidR="006719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At Abbott, we support the well-being of communities through our products, our work, and our actions and we </w:t>
            </w:r>
            <w:r w:rsidRPr="003D1E26">
              <w:rPr>
                <w:rFonts w:ascii="Calibri" w:eastAsia="Times New Roman" w:hAnsi="Calibri" w:cs="Calibri"/>
              </w:rPr>
              <w:lastRenderedPageBreak/>
              <w:t>have a long history of giving back to the places where we live and work, because we believe healthy communities thrive.</w:t>
            </w:r>
          </w:p>
          <w:p w14:paraId="7FE90B7C" w14:textId="77777777" w:rsidR="006719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Through our operations, partnerships, and support for local groups and causes, we strive to make a positive and lasting impact wherever we do business.</w:t>
            </w:r>
          </w:p>
        </w:tc>
        <w:tc>
          <w:tcPr>
            <w:tcW w:w="6000" w:type="dxa"/>
          </w:tcPr>
          <w:p w14:paraId="2A6A833E" w14:textId="77777777" w:rsidR="006719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ZAPOJOVÁNÍ DO KOMUNIT</w:t>
            </w:r>
          </w:p>
          <w:p w14:paraId="5339AA47" w14:textId="77777777" w:rsidR="00671917"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Podporujeme kvalitu života v rámci komunit.</w:t>
            </w:r>
          </w:p>
          <w:p w14:paraId="66464DF1" w14:textId="5C3590F4" w:rsidR="00671917"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Ve společnosti Abbott podporujeme kvalitu života komunit prostřednictvím našich </w:t>
            </w:r>
            <w:ins w:id="104" w:author="Kleckova, Jana" w:date="2025-12-16T10:52:00Z" w16du:dateUtc="2025-12-16T09:52:00Z">
              <w:r w:rsidR="001C5E38">
                <w:rPr>
                  <w:rFonts w:ascii="Calibri" w:eastAsia="Calibri" w:hAnsi="Calibri" w:cs="Calibri"/>
                  <w:lang w:val="cs-CZ"/>
                </w:rPr>
                <w:t>produktů</w:t>
              </w:r>
            </w:ins>
            <w:del w:id="105" w:author="Kleckova, Jana" w:date="2025-12-16T10:52:00Z" w16du:dateUtc="2025-12-16T09:52:00Z">
              <w:r w:rsidRPr="003D1E26" w:rsidDel="001C5E38">
                <w:rPr>
                  <w:rFonts w:ascii="Calibri" w:eastAsia="Calibri" w:hAnsi="Calibri" w:cs="Calibri"/>
                  <w:lang w:val="cs-CZ"/>
                </w:rPr>
                <w:delText>výrobků</w:delText>
              </w:r>
            </w:del>
            <w:r w:rsidRPr="003D1E26">
              <w:rPr>
                <w:rFonts w:ascii="Calibri" w:eastAsia="Calibri" w:hAnsi="Calibri" w:cs="Calibri"/>
                <w:lang w:val="cs-CZ"/>
              </w:rPr>
              <w:t xml:space="preserve">, práce i činností. Můžeme </w:t>
            </w:r>
            <w:r w:rsidRPr="003D1E26">
              <w:rPr>
                <w:rFonts w:ascii="Calibri" w:eastAsia="Calibri" w:hAnsi="Calibri" w:cs="Calibri"/>
                <w:lang w:val="cs-CZ"/>
              </w:rPr>
              <w:lastRenderedPageBreak/>
              <w:t>se pochlubit dlouholetou tradicí charitativních příspěvků do lokalit, ve kterých žijeme a pracujeme. Domníváme se totiž, že zdravé komunity dokážou prosperovat.</w:t>
            </w:r>
          </w:p>
          <w:p w14:paraId="322902D3" w14:textId="77777777" w:rsidR="00671917"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Prostřednictvím našich činností, partnerské spolupráce a podpory lokálních skupin a dobročinných projektů se snažíme mít pozitivní a dlouhodobý vliv kdekoli, kde naše firma podniká.</w:t>
            </w:r>
          </w:p>
        </w:tc>
      </w:tr>
      <w:tr w:rsidR="00F44AE9" w:rsidRPr="003D1E26" w14:paraId="7E0B14C8" w14:textId="77777777" w:rsidTr="007002F3">
        <w:tc>
          <w:tcPr>
            <w:tcW w:w="1353" w:type="dxa"/>
            <w:shd w:val="clear" w:color="auto" w:fill="C1E4F5"/>
            <w:tcMar>
              <w:top w:w="120" w:type="dxa"/>
              <w:left w:w="180" w:type="dxa"/>
              <w:bottom w:w="120" w:type="dxa"/>
              <w:right w:w="180" w:type="dxa"/>
            </w:tcMar>
            <w:hideMark/>
          </w:tcPr>
          <w:p w14:paraId="37B8E07E" w14:textId="77777777" w:rsidR="003E5A36" w:rsidRPr="003D1E26" w:rsidRDefault="00F477F9" w:rsidP="003E5A36">
            <w:pPr>
              <w:spacing w:before="30" w:after="30"/>
              <w:ind w:left="30" w:right="30"/>
              <w:rPr>
                <w:rFonts w:ascii="Calibri" w:eastAsia="Times New Roman" w:hAnsi="Calibri" w:cs="Calibri"/>
                <w:sz w:val="16"/>
              </w:rPr>
            </w:pPr>
            <w:hyperlink r:id="rId64" w:tgtFrame="_blank" w:history="1">
              <w:r w:rsidRPr="003D1E26">
                <w:rPr>
                  <w:rFonts w:ascii="Calibri" w:eastAsia="Times New Roman" w:hAnsi="Calibri" w:cs="Calibri"/>
                  <w:color w:val="0000FF"/>
                  <w:sz w:val="16"/>
                  <w:u w:val="single"/>
                </w:rPr>
                <w:t>Screen 11</w:t>
              </w:r>
            </w:hyperlink>
            <w:r w:rsidRPr="003D1E26">
              <w:rPr>
                <w:rFonts w:ascii="Calibri" w:eastAsia="Times New Roman" w:hAnsi="Calibri" w:cs="Calibri"/>
                <w:sz w:val="16"/>
              </w:rPr>
              <w:t xml:space="preserve"> </w:t>
            </w:r>
          </w:p>
          <w:p w14:paraId="4A891F6F" w14:textId="77777777" w:rsidR="003E5A36" w:rsidRPr="003D1E26" w:rsidRDefault="00F477F9" w:rsidP="003E5A36">
            <w:pPr>
              <w:ind w:left="30" w:right="30"/>
              <w:rPr>
                <w:rFonts w:ascii="Calibri" w:eastAsia="Times New Roman" w:hAnsi="Calibri" w:cs="Calibri"/>
                <w:sz w:val="16"/>
              </w:rPr>
            </w:pPr>
            <w:hyperlink r:id="rId65" w:tgtFrame="_blank" w:history="1">
              <w:r w:rsidRPr="003D1E26">
                <w:rPr>
                  <w:rFonts w:ascii="Calibri" w:eastAsia="Times New Roman" w:hAnsi="Calibri" w:cs="Calibri"/>
                  <w:color w:val="0000FF"/>
                  <w:sz w:val="16"/>
                  <w:u w:val="single"/>
                </w:rPr>
                <w:t>28_C_12</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987C11D" w14:textId="77777777" w:rsidR="003E5A3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ENVIRONMENTAL RESPONSIBILITY</w:t>
            </w:r>
          </w:p>
          <w:p w14:paraId="38083C91" w14:textId="77777777" w:rsidR="003E5A3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take part in sustainable development and work to reduce our impact on the environment.</w:t>
            </w:r>
          </w:p>
          <w:p w14:paraId="2F086802" w14:textId="77777777" w:rsidR="003E5A3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work to protect the environment in everything we do—from how we source materials to how we make, ship, and use our products.</w:t>
            </w:r>
          </w:p>
          <w:p w14:paraId="708AECB1" w14:textId="77777777" w:rsidR="003E5A3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take steps to use less energy and fewer natural resources. We support clean energy projects at work and in our communities. We look for ways to reduce waste, recycle more, and lower environmental risks. We also follow environmental laws and regulations that apply to our operations.</w:t>
            </w:r>
          </w:p>
        </w:tc>
        <w:tc>
          <w:tcPr>
            <w:tcW w:w="6000" w:type="dxa"/>
          </w:tcPr>
          <w:p w14:paraId="1CA72595" w14:textId="77777777" w:rsidR="003E5A3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ZODPOVĚDNOST VŮČI ŽIVOTNÍMU PROSTŘEDÍ</w:t>
            </w:r>
          </w:p>
          <w:p w14:paraId="53599287" w14:textId="77777777" w:rsidR="003E5A3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Podílíme se na vývoji v oblasti životního prostředí a usilujeme o to, abychom snížili náš dopad na něj.</w:t>
            </w:r>
          </w:p>
          <w:p w14:paraId="2E57373C" w14:textId="77FD121B" w:rsidR="003E5A3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Životní prostředí chráníme v rámci veškerých našich aktivit – od získávání surovin přes výrobu, expedici i používání našich </w:t>
            </w:r>
            <w:ins w:id="106" w:author="Kleckova, Jana" w:date="2025-12-16T10:52:00Z" w16du:dateUtc="2025-12-16T09:52:00Z">
              <w:r w:rsidR="001C5E38">
                <w:rPr>
                  <w:rFonts w:ascii="Calibri" w:eastAsia="Calibri" w:hAnsi="Calibri" w:cs="Calibri"/>
                  <w:lang w:val="cs-CZ"/>
                </w:rPr>
                <w:t>produktů</w:t>
              </w:r>
            </w:ins>
            <w:del w:id="107" w:author="Kleckova, Jana" w:date="2025-12-16T10:52:00Z" w16du:dateUtc="2025-12-16T09:52:00Z">
              <w:r w:rsidRPr="003D1E26" w:rsidDel="001C5E38">
                <w:rPr>
                  <w:rFonts w:ascii="Calibri" w:eastAsia="Calibri" w:hAnsi="Calibri" w:cs="Calibri"/>
                  <w:lang w:val="cs-CZ"/>
                </w:rPr>
                <w:delText>výrobků</w:delText>
              </w:r>
            </w:del>
            <w:r w:rsidRPr="003D1E26">
              <w:rPr>
                <w:rFonts w:ascii="Calibri" w:eastAsia="Calibri" w:hAnsi="Calibri" w:cs="Calibri"/>
                <w:lang w:val="cs-CZ"/>
              </w:rPr>
              <w:t>.</w:t>
            </w:r>
          </w:p>
          <w:p w14:paraId="62EECBBE" w14:textId="63119533" w:rsidR="003E5A36"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Podnikáme opatření zaměřená na to, abychom snižovali spotřebu energie a spotřebovávali méně přírodních zdrojů. V našem podnikání i komunitách podporujeme projekty zaměřené na čistou energii. Snažíme se </w:t>
            </w:r>
            <w:del w:id="108" w:author="Kleckova, Jana" w:date="2025-12-16T10:40:00Z" w16du:dateUtc="2025-12-16T09:40:00Z">
              <w:r w:rsidRPr="003D1E26" w:rsidDel="006A2FF8">
                <w:rPr>
                  <w:rFonts w:ascii="Calibri" w:eastAsia="Calibri" w:hAnsi="Calibri" w:cs="Calibri"/>
                  <w:lang w:val="cs-CZ"/>
                </w:rPr>
                <w:delText>vymýšlet</w:delText>
              </w:r>
            </w:del>
            <w:ins w:id="109" w:author="Kleckova, Jana" w:date="2025-12-16T10:40:00Z" w16du:dateUtc="2025-12-16T09:40:00Z">
              <w:r w:rsidR="006A2FF8">
                <w:rPr>
                  <w:rFonts w:ascii="Calibri" w:eastAsia="Calibri" w:hAnsi="Calibri" w:cs="Calibri"/>
                  <w:lang w:val="cs-CZ"/>
                </w:rPr>
                <w:t>hledat způsoby</w:t>
              </w:r>
            </w:ins>
            <w:ins w:id="110" w:author="Kleckova, Jana" w:date="2025-12-16T11:05:00Z" w16du:dateUtc="2025-12-16T10:05:00Z">
              <w:r w:rsidR="0055303A">
                <w:rPr>
                  <w:rFonts w:ascii="Calibri" w:eastAsia="Calibri" w:hAnsi="Calibri" w:cs="Calibri"/>
                  <w:lang w:val="cs-CZ"/>
                </w:rPr>
                <w:t>,</w:t>
              </w:r>
            </w:ins>
            <w:del w:id="111" w:author="Kleckova, Jana" w:date="2025-12-16T10:40:00Z" w16du:dateUtc="2025-12-16T09:40:00Z">
              <w:r w:rsidRPr="003D1E26" w:rsidDel="006A2FF8">
                <w:rPr>
                  <w:rFonts w:ascii="Calibri" w:eastAsia="Calibri" w:hAnsi="Calibri" w:cs="Calibri"/>
                  <w:lang w:val="cs-CZ"/>
                </w:rPr>
                <w:delText>,</w:delText>
              </w:r>
            </w:del>
            <w:r w:rsidRPr="003D1E26">
              <w:rPr>
                <w:rFonts w:ascii="Calibri" w:eastAsia="Calibri" w:hAnsi="Calibri" w:cs="Calibri"/>
                <w:lang w:val="cs-CZ"/>
              </w:rPr>
              <w:t xml:space="preserve"> jak </w:t>
            </w:r>
            <w:del w:id="112" w:author="Kleckova, Jana" w:date="2025-12-16T10:40:00Z" w16du:dateUtc="2025-12-16T09:40:00Z">
              <w:r w:rsidRPr="003D1E26" w:rsidDel="006A2FF8">
                <w:rPr>
                  <w:rFonts w:ascii="Calibri" w:eastAsia="Calibri" w:hAnsi="Calibri" w:cs="Calibri"/>
                  <w:lang w:val="cs-CZ"/>
                </w:rPr>
                <w:delText xml:space="preserve">můžeme různě </w:delText>
              </w:r>
            </w:del>
            <w:r w:rsidRPr="003D1E26">
              <w:rPr>
                <w:rFonts w:ascii="Calibri" w:eastAsia="Calibri" w:hAnsi="Calibri" w:cs="Calibri"/>
                <w:lang w:val="cs-CZ"/>
              </w:rPr>
              <w:t>snižovat množství odpadu, více recyklovat a </w:t>
            </w:r>
            <w:del w:id="113" w:author="Kleckova, Jana" w:date="2025-12-16T10:40:00Z" w16du:dateUtc="2025-12-16T09:40:00Z">
              <w:r w:rsidRPr="003D1E26" w:rsidDel="006A2FF8">
                <w:rPr>
                  <w:rFonts w:ascii="Calibri" w:eastAsia="Calibri" w:hAnsi="Calibri" w:cs="Calibri"/>
                  <w:lang w:val="cs-CZ"/>
                </w:rPr>
                <w:delText xml:space="preserve">snižovat </w:delText>
              </w:r>
            </w:del>
            <w:ins w:id="114" w:author="Kleckova, Jana" w:date="2025-12-16T10:40:00Z" w16du:dateUtc="2025-12-16T09:40:00Z">
              <w:r w:rsidR="006A2FF8">
                <w:rPr>
                  <w:rFonts w:ascii="Calibri" w:eastAsia="Calibri" w:hAnsi="Calibri" w:cs="Calibri"/>
                  <w:lang w:val="cs-CZ"/>
                </w:rPr>
                <w:t xml:space="preserve">omezit </w:t>
              </w:r>
            </w:ins>
            <w:r w:rsidRPr="003D1E26">
              <w:rPr>
                <w:rFonts w:ascii="Calibri" w:eastAsia="Calibri" w:hAnsi="Calibri" w:cs="Calibri"/>
                <w:lang w:val="cs-CZ"/>
              </w:rPr>
              <w:t>rizika pro životní prostředí. Dodržujeme také právní předpisy a nařízení o ochraně životního prostředí, kter</w:t>
            </w:r>
            <w:ins w:id="115" w:author="Kleckova, Jana" w:date="2025-12-16T10:40:00Z" w16du:dateUtc="2025-12-16T09:40:00Z">
              <w:r w:rsidR="006A2FF8">
                <w:rPr>
                  <w:rFonts w:ascii="Calibri" w:eastAsia="Calibri" w:hAnsi="Calibri" w:cs="Calibri"/>
                  <w:lang w:val="cs-CZ"/>
                </w:rPr>
                <w:t>é</w:t>
              </w:r>
            </w:ins>
            <w:del w:id="116" w:author="Kleckova, Jana" w:date="2025-12-16T10:40:00Z" w16du:dateUtc="2025-12-16T09:40:00Z">
              <w:r w:rsidRPr="003D1E26" w:rsidDel="006A2FF8">
                <w:rPr>
                  <w:rFonts w:ascii="Calibri" w:eastAsia="Calibri" w:hAnsi="Calibri" w:cs="Calibri"/>
                  <w:lang w:val="cs-CZ"/>
                </w:rPr>
                <w:delText>á</w:delText>
              </w:r>
            </w:del>
            <w:r w:rsidRPr="003D1E26">
              <w:rPr>
                <w:rFonts w:ascii="Calibri" w:eastAsia="Calibri" w:hAnsi="Calibri" w:cs="Calibri"/>
                <w:lang w:val="cs-CZ"/>
              </w:rPr>
              <w:t xml:space="preserve"> se vztahují na naše provozy.</w:t>
            </w:r>
          </w:p>
        </w:tc>
      </w:tr>
      <w:tr w:rsidR="00F44AE9" w:rsidRPr="003D1E26" w14:paraId="2231C683" w14:textId="77777777" w:rsidTr="007002F3">
        <w:tc>
          <w:tcPr>
            <w:tcW w:w="1353" w:type="dxa"/>
            <w:shd w:val="clear" w:color="auto" w:fill="C1E4F5"/>
            <w:tcMar>
              <w:top w:w="120" w:type="dxa"/>
              <w:left w:w="180" w:type="dxa"/>
              <w:bottom w:w="120" w:type="dxa"/>
              <w:right w:w="180" w:type="dxa"/>
            </w:tcMar>
            <w:hideMark/>
          </w:tcPr>
          <w:p w14:paraId="0A2937EB" w14:textId="77777777" w:rsidR="00B93BBE" w:rsidRPr="003D1E26" w:rsidRDefault="00F477F9" w:rsidP="00B93BBE">
            <w:pPr>
              <w:spacing w:before="30" w:after="30"/>
              <w:ind w:left="30" w:right="30"/>
              <w:rPr>
                <w:rFonts w:ascii="Calibri" w:eastAsia="Times New Roman" w:hAnsi="Calibri" w:cs="Calibri"/>
                <w:sz w:val="16"/>
              </w:rPr>
            </w:pPr>
            <w:hyperlink r:id="rId66" w:tgtFrame="_blank" w:history="1">
              <w:r w:rsidRPr="003D1E26">
                <w:rPr>
                  <w:rFonts w:ascii="Calibri" w:eastAsia="Times New Roman" w:hAnsi="Calibri" w:cs="Calibri"/>
                  <w:color w:val="0000FF"/>
                  <w:sz w:val="16"/>
                  <w:u w:val="single"/>
                </w:rPr>
                <w:t>Screen 11</w:t>
              </w:r>
            </w:hyperlink>
            <w:r w:rsidRPr="003D1E26">
              <w:rPr>
                <w:rFonts w:ascii="Calibri" w:eastAsia="Times New Roman" w:hAnsi="Calibri" w:cs="Calibri"/>
                <w:sz w:val="16"/>
              </w:rPr>
              <w:t xml:space="preserve"> </w:t>
            </w:r>
          </w:p>
          <w:p w14:paraId="6A52DE34" w14:textId="77777777" w:rsidR="00B93BBE" w:rsidRPr="003D1E26" w:rsidRDefault="00F477F9" w:rsidP="00B93BBE">
            <w:pPr>
              <w:ind w:left="30" w:right="30"/>
              <w:rPr>
                <w:rFonts w:ascii="Calibri" w:eastAsia="Times New Roman" w:hAnsi="Calibri" w:cs="Calibri"/>
                <w:sz w:val="16"/>
              </w:rPr>
            </w:pPr>
            <w:hyperlink r:id="rId67" w:tgtFrame="_blank" w:history="1">
              <w:r w:rsidRPr="003D1E26">
                <w:rPr>
                  <w:rFonts w:ascii="Calibri" w:eastAsia="Times New Roman" w:hAnsi="Calibri" w:cs="Calibri"/>
                  <w:color w:val="0000FF"/>
                  <w:sz w:val="16"/>
                  <w:u w:val="single"/>
                </w:rPr>
                <w:t>29_C_12</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82354B3" w14:textId="77777777" w:rsidR="00B93BB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POLITICAL CONTRIBUTIONS</w:t>
            </w:r>
          </w:p>
          <w:p w14:paraId="4E750868" w14:textId="77777777" w:rsidR="00B93BB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We encourage appropriate engagement in the political process and support community involvement.</w:t>
            </w:r>
          </w:p>
          <w:p w14:paraId="7AD04C27" w14:textId="77777777" w:rsidR="00B93BB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Abbott supports public policies that align with our mission and values. When appropriate, we may also support political candidates or interest groups.</w:t>
            </w:r>
          </w:p>
          <w:p w14:paraId="24067439" w14:textId="77777777" w:rsidR="00B93BB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Because laws about political contributions by companies are complex, any use of Abbott funds—or contributions made on Abbott’s behalf—must be reviewed with the Legal Division first.</w:t>
            </w:r>
          </w:p>
        </w:tc>
        <w:tc>
          <w:tcPr>
            <w:tcW w:w="6000" w:type="dxa"/>
          </w:tcPr>
          <w:p w14:paraId="26A57285" w14:textId="77777777" w:rsidR="00B93BB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POLITICKÉ PŘÍSPĚVKY</w:t>
            </w:r>
          </w:p>
          <w:p w14:paraId="34271A8E" w14:textId="1E48EFB5" w:rsidR="00B93BB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Po</w:t>
            </w:r>
            <w:ins w:id="117" w:author="Kleckova, Jana" w:date="2025-12-16T10:40:00Z" w16du:dateUtc="2025-12-16T09:40:00Z">
              <w:r w:rsidR="002A730B">
                <w:rPr>
                  <w:rFonts w:ascii="Calibri" w:eastAsia="Calibri" w:hAnsi="Calibri" w:cs="Calibri"/>
                  <w:lang w:val="cs-CZ"/>
                </w:rPr>
                <w:t>dporujeme</w:t>
              </w:r>
            </w:ins>
            <w:del w:id="118" w:author="Kleckova, Jana" w:date="2025-12-16T10:40:00Z" w16du:dateUtc="2025-12-16T09:40:00Z">
              <w:r w:rsidRPr="003D1E26" w:rsidDel="002A730B">
                <w:rPr>
                  <w:rFonts w:ascii="Calibri" w:eastAsia="Calibri" w:hAnsi="Calibri" w:cs="Calibri"/>
                  <w:lang w:val="cs-CZ"/>
                </w:rPr>
                <w:delText>vzbuzujeme</w:delText>
              </w:r>
            </w:del>
            <w:r w:rsidRPr="003D1E26">
              <w:rPr>
                <w:rFonts w:ascii="Calibri" w:eastAsia="Calibri" w:hAnsi="Calibri" w:cs="Calibri"/>
                <w:lang w:val="cs-CZ"/>
              </w:rPr>
              <w:t xml:space="preserve"> vhodné zapojení do politického procesu a podporujeme zapojení v rámci komunit.</w:t>
            </w:r>
          </w:p>
          <w:p w14:paraId="5B3282F0" w14:textId="42B42445" w:rsidR="00B93BBE"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Společnost Abbott podporuje veřejné politické aktivity, které vyznávají naši misi a hodnoty. Ve vhodných případech podporujeme také </w:t>
            </w:r>
            <w:del w:id="119" w:author="Kleckova, Jana" w:date="2025-12-16T10:41:00Z" w16du:dateUtc="2025-12-16T09:41:00Z">
              <w:r w:rsidRPr="003D1E26" w:rsidDel="002A730B">
                <w:rPr>
                  <w:rFonts w:ascii="Calibri" w:eastAsia="Calibri" w:hAnsi="Calibri" w:cs="Calibri"/>
                  <w:lang w:val="cs-CZ"/>
                </w:rPr>
                <w:delText xml:space="preserve">jisté </w:delText>
              </w:r>
            </w:del>
            <w:r w:rsidRPr="003D1E26">
              <w:rPr>
                <w:rFonts w:ascii="Calibri" w:eastAsia="Calibri" w:hAnsi="Calibri" w:cs="Calibri"/>
                <w:lang w:val="cs-CZ"/>
              </w:rPr>
              <w:t>uchazeče o politické posty a zájmové skupiny.</w:t>
            </w:r>
          </w:p>
          <w:p w14:paraId="3BD62AB9" w14:textId="77777777" w:rsidR="00B93BBE"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Vzhledem k tomu, že zákony týkající se politických příspěvků ze strany firem jsou složité, je třeba jakékoli použití finančních prostředků společnosti Abbott (nebo příspěvků poskytnutých jménem naší společnosti) nejprve nechat analyzovat právním oddělením.</w:t>
            </w:r>
          </w:p>
        </w:tc>
      </w:tr>
      <w:tr w:rsidR="00F44AE9" w:rsidRPr="003D1E26" w14:paraId="3EA45367" w14:textId="77777777" w:rsidTr="007002F3">
        <w:tc>
          <w:tcPr>
            <w:tcW w:w="1353" w:type="dxa"/>
            <w:shd w:val="clear" w:color="auto" w:fill="C1E4F5"/>
            <w:tcMar>
              <w:top w:w="120" w:type="dxa"/>
              <w:left w:w="180" w:type="dxa"/>
              <w:bottom w:w="120" w:type="dxa"/>
              <w:right w:w="180" w:type="dxa"/>
            </w:tcMar>
            <w:hideMark/>
          </w:tcPr>
          <w:p w14:paraId="6A99581E" w14:textId="77777777" w:rsidR="00BB2193" w:rsidRPr="003D1E26" w:rsidRDefault="00F477F9" w:rsidP="00BB2193">
            <w:pPr>
              <w:spacing w:before="30" w:after="30"/>
              <w:ind w:left="30" w:right="30"/>
              <w:rPr>
                <w:rFonts w:ascii="Calibri" w:eastAsia="Times New Roman" w:hAnsi="Calibri" w:cs="Calibri"/>
                <w:sz w:val="16"/>
              </w:rPr>
            </w:pPr>
            <w:hyperlink r:id="rId68"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17D67083" w14:textId="77777777" w:rsidR="00BB2193" w:rsidRPr="003D1E26" w:rsidRDefault="00F477F9" w:rsidP="00BB2193">
            <w:pPr>
              <w:ind w:left="30" w:right="30"/>
              <w:rPr>
                <w:rFonts w:ascii="Calibri" w:eastAsia="Times New Roman" w:hAnsi="Calibri" w:cs="Calibri"/>
                <w:sz w:val="16"/>
              </w:rPr>
            </w:pPr>
            <w:hyperlink r:id="rId69" w:tgtFrame="_blank" w:history="1">
              <w:r w:rsidRPr="003D1E26">
                <w:rPr>
                  <w:rFonts w:ascii="Calibri" w:eastAsia="Times New Roman" w:hAnsi="Calibri" w:cs="Calibri"/>
                  <w:color w:val="0000FF"/>
                  <w:sz w:val="16"/>
                  <w:u w:val="single"/>
                </w:rPr>
                <w:t>30_C_13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A6FD80"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 must view all content before moving forward.</w:t>
            </w:r>
          </w:p>
          <w:p w14:paraId="5957DBE9"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At Abbott, we are committed to doing business honestly and keeping our promises in all areas of our work.</w:t>
            </w:r>
          </w:p>
          <w:p w14:paraId="1A9C4D44"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put Abbott’s interests ahead of our own when handling conflicts of interest. We protect Abbott’s assets and reputation, keep confidential information safe, and respect the privacy of everyone who shares personal information with us.</w:t>
            </w:r>
          </w:p>
          <w:p w14:paraId="794CF873"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Fair Dealing</w:t>
            </w:r>
          </w:p>
          <w:p w14:paraId="18E45050"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Avoiding Conflicts of Interest I</w:t>
            </w:r>
          </w:p>
          <w:p w14:paraId="09E9BC59"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Avoiding Conflicts of Interest I</w:t>
            </w:r>
            <w:r w:rsidR="00380CFE" w:rsidRPr="003D1E26">
              <w:rPr>
                <w:rFonts w:ascii="Calibri" w:eastAsia="Times New Roman" w:hAnsi="Calibri" w:cs="Calibri"/>
              </w:rPr>
              <w:t>I</w:t>
            </w:r>
          </w:p>
          <w:p w14:paraId="66EB470B"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Protection of Abbott Assets &amp; Reputation</w:t>
            </w:r>
          </w:p>
          <w:p w14:paraId="6B117159"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Confidential Information</w:t>
            </w:r>
          </w:p>
          <w:p w14:paraId="173642F1"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Anti-bribery</w:t>
            </w:r>
          </w:p>
          <w:p w14:paraId="17B2E8B3"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Gifts, Meals &amp; Entertainment</w:t>
            </w:r>
          </w:p>
          <w:p w14:paraId="4595EA00"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Accurate Books and Records</w:t>
            </w:r>
          </w:p>
          <w:p w14:paraId="233EED13"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Compliance with Laws</w:t>
            </w:r>
          </w:p>
          <w:p w14:paraId="4019BB08"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Fair Competition</w:t>
            </w:r>
          </w:p>
          <w:p w14:paraId="36290689"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Click each of the icons to learn more.</w:t>
            </w:r>
          </w:p>
        </w:tc>
        <w:tc>
          <w:tcPr>
            <w:tcW w:w="6000" w:type="dxa"/>
          </w:tcPr>
          <w:p w14:paraId="5EEC8D6F"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Než budete pokračovat, musíte si prohlédnout veškerý obsah.</w:t>
            </w:r>
          </w:p>
          <w:p w14:paraId="33FAC918" w14:textId="77777777" w:rsidR="00BB2193"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Ve společnosti Abbott jsme odhodláni podnikat čestně a dodržovat, co jsme slíbili, ve všech oblastech naší práce.</w:t>
            </w:r>
          </w:p>
          <w:p w14:paraId="37017B88"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Když narazíme na střet zájmů, upřednostňujeme zájmy společnosti Abbott před našimi vlastními. Chráníme majetek a dobrou pověst společnosti Abbott, dbáme na zabezpečení důvěrných informací a respektujeme soukromí všech, kteří nám svěří své osobní údaje.</w:t>
            </w:r>
          </w:p>
          <w:p w14:paraId="4EECD3C4"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Spravedlivé jednání</w:t>
            </w:r>
          </w:p>
          <w:p w14:paraId="6E84EB5B"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Zamezení střetu zájmů I</w:t>
            </w:r>
          </w:p>
          <w:p w14:paraId="7C45E423"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lastRenderedPageBreak/>
              <w:t>Zamezení střetu zájmů II</w:t>
            </w:r>
          </w:p>
          <w:p w14:paraId="204E0A14"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Ochrana majetku a dobré pověsti společnosti Abbott</w:t>
            </w:r>
          </w:p>
          <w:p w14:paraId="6CE56260"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Důvěrné informace</w:t>
            </w:r>
          </w:p>
          <w:p w14:paraId="36FBF729"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Boj proti úplatkářství</w:t>
            </w:r>
          </w:p>
          <w:p w14:paraId="7B45A427"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Dary, pohoštění a zábava</w:t>
            </w:r>
          </w:p>
          <w:p w14:paraId="39B75837"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Přesné účetnictví a účetní záznamy</w:t>
            </w:r>
          </w:p>
          <w:p w14:paraId="49C00D1F"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Dodržování zákonů</w:t>
            </w:r>
          </w:p>
          <w:p w14:paraId="67C4419D"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Férová hospodářská soutěž</w:t>
            </w:r>
          </w:p>
          <w:p w14:paraId="6F161EB1" w14:textId="77777777" w:rsidR="00BB2193"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Kliknutím na jednotlivé ikony se dozvíte víc.</w:t>
            </w:r>
          </w:p>
        </w:tc>
      </w:tr>
      <w:tr w:rsidR="00F44AE9" w:rsidRPr="003D1E26" w14:paraId="3B813459" w14:textId="77777777" w:rsidTr="007002F3">
        <w:tc>
          <w:tcPr>
            <w:tcW w:w="1353" w:type="dxa"/>
            <w:shd w:val="clear" w:color="auto" w:fill="C1E4F5"/>
            <w:tcMar>
              <w:top w:w="120" w:type="dxa"/>
              <w:left w:w="180" w:type="dxa"/>
              <w:bottom w:w="120" w:type="dxa"/>
              <w:right w:w="180" w:type="dxa"/>
            </w:tcMar>
            <w:hideMark/>
          </w:tcPr>
          <w:p w14:paraId="41206DDC" w14:textId="77777777" w:rsidR="007A2786" w:rsidRPr="003D1E26" w:rsidRDefault="00F477F9" w:rsidP="007A2786">
            <w:pPr>
              <w:spacing w:before="30" w:after="30"/>
              <w:ind w:left="30" w:right="30"/>
              <w:rPr>
                <w:rFonts w:ascii="Calibri" w:eastAsia="Times New Roman" w:hAnsi="Calibri" w:cs="Calibri"/>
                <w:sz w:val="16"/>
              </w:rPr>
            </w:pPr>
            <w:hyperlink r:id="rId70"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142369CA" w14:textId="77777777" w:rsidR="007A2786" w:rsidRPr="003D1E26" w:rsidRDefault="00F477F9" w:rsidP="007A2786">
            <w:pPr>
              <w:ind w:left="30" w:right="30"/>
              <w:rPr>
                <w:rFonts w:ascii="Calibri" w:eastAsia="Times New Roman" w:hAnsi="Calibri" w:cs="Calibri"/>
                <w:sz w:val="16"/>
              </w:rPr>
            </w:pPr>
            <w:hyperlink r:id="rId71" w:tgtFrame="_blank" w:history="1">
              <w:r w:rsidRPr="003D1E26">
                <w:rPr>
                  <w:rFonts w:ascii="Calibri" w:eastAsia="Times New Roman" w:hAnsi="Calibri" w:cs="Calibri"/>
                  <w:color w:val="0000FF"/>
                  <w:sz w:val="16"/>
                  <w:u w:val="single"/>
                </w:rPr>
                <w:t>31_C_13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D9E2E32" w14:textId="77777777" w:rsidR="007A278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FAIR DEALING</w:t>
            </w:r>
          </w:p>
          <w:p w14:paraId="285EF667" w14:textId="77777777" w:rsidR="007A278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conduct business with integrity and follow through on our commitments in every aspect of our work.</w:t>
            </w:r>
          </w:p>
          <w:p w14:paraId="5E1F96C5" w14:textId="77777777" w:rsidR="007A278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are each responsible for our work and the decisions we make in our roles. In every professional interaction—whether with coworkers, customers, suppliers, healthcare professionals, competitors, or others—we must be fair and honest about how Abbott does business.</w:t>
            </w:r>
          </w:p>
        </w:tc>
        <w:tc>
          <w:tcPr>
            <w:tcW w:w="6000" w:type="dxa"/>
          </w:tcPr>
          <w:p w14:paraId="7CE7FD19" w14:textId="77777777" w:rsidR="007A278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SPRAVEDLIVÉ JEDNÁNÍ</w:t>
            </w:r>
          </w:p>
          <w:p w14:paraId="6AE599BF" w14:textId="77777777" w:rsidR="007A2786"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Podnikáme čestně. Plníme své závazky ve všech aspektech našich pracovních činností.</w:t>
            </w:r>
          </w:p>
          <w:p w14:paraId="0548235C" w14:textId="77777777" w:rsidR="007A2786"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Každý z nás je zodpovědný za vlastní práci i rozhodnutí, která na své pozici dělá. V každé profesionální interakci – ať už s kolegy, zákazníky, dodavateli, zdravotnickými odborníky, konkurenty, nebo jinými osobami – musíme spravedlivě a upřímně vymezit, jak společnost Abbott podniká.</w:t>
            </w:r>
          </w:p>
        </w:tc>
      </w:tr>
      <w:tr w:rsidR="00F44AE9" w:rsidRPr="003D1E26" w14:paraId="278E06D6" w14:textId="77777777" w:rsidTr="007002F3">
        <w:tc>
          <w:tcPr>
            <w:tcW w:w="1353" w:type="dxa"/>
            <w:shd w:val="clear" w:color="auto" w:fill="C1E4F5"/>
            <w:tcMar>
              <w:top w:w="120" w:type="dxa"/>
              <w:left w:w="180" w:type="dxa"/>
              <w:bottom w:w="120" w:type="dxa"/>
              <w:right w:w="180" w:type="dxa"/>
            </w:tcMar>
            <w:hideMark/>
          </w:tcPr>
          <w:p w14:paraId="66C20F73" w14:textId="77777777" w:rsidR="00EA2282" w:rsidRPr="003D1E26" w:rsidRDefault="00F477F9" w:rsidP="00EA2282">
            <w:pPr>
              <w:spacing w:before="30" w:after="30"/>
              <w:ind w:left="30" w:right="30"/>
              <w:rPr>
                <w:rFonts w:ascii="Calibri" w:eastAsia="Times New Roman" w:hAnsi="Calibri" w:cs="Calibri"/>
                <w:sz w:val="16"/>
              </w:rPr>
            </w:pPr>
            <w:hyperlink r:id="rId72"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3DD795CE" w14:textId="77777777" w:rsidR="00EA2282" w:rsidRPr="003D1E26" w:rsidRDefault="00F477F9" w:rsidP="00EA2282">
            <w:pPr>
              <w:ind w:left="30" w:right="30"/>
              <w:rPr>
                <w:rFonts w:ascii="Calibri" w:eastAsia="Times New Roman" w:hAnsi="Calibri" w:cs="Calibri"/>
                <w:sz w:val="16"/>
              </w:rPr>
            </w:pPr>
            <w:hyperlink r:id="rId73" w:tgtFrame="_blank" w:history="1">
              <w:r w:rsidRPr="003D1E26">
                <w:rPr>
                  <w:rFonts w:ascii="Calibri" w:eastAsia="Times New Roman" w:hAnsi="Calibri" w:cs="Calibri"/>
                  <w:color w:val="0000FF"/>
                  <w:sz w:val="16"/>
                  <w:u w:val="single"/>
                </w:rPr>
                <w:t>32_C_13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9AD050" w14:textId="77777777" w:rsidR="00EA228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AVOIDING CONFLICTS OF INTEREST I</w:t>
            </w:r>
          </w:p>
          <w:p w14:paraId="583643AF" w14:textId="77777777" w:rsidR="00EA228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identify and address conflicts of interest before moving forward.</w:t>
            </w:r>
          </w:p>
          <w:p w14:paraId="34CF7A60" w14:textId="77777777" w:rsidR="00EA228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 conflict of interest happens when personal interests interfere—or appear to interfere—with what’s best for Abbott. Business decisions must be based on Abbott’s needs, not personal gain or the interests of family or friends. We are expected to use good judgment and avoid situations that could lead to a real or perceived conflict. If personal relationships, interests, or outside activities affect your ability to act fairly and effectively—or could benefit you or a family member—you must disclose the potential conflict and remove yourself from the situation, following Abbott’s guidelines.</w:t>
            </w:r>
          </w:p>
        </w:tc>
        <w:tc>
          <w:tcPr>
            <w:tcW w:w="6000" w:type="dxa"/>
          </w:tcPr>
          <w:p w14:paraId="16967AA3" w14:textId="77777777" w:rsidR="00EA228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ZAMEZENÍ STŘETU ZÁJMŮ I</w:t>
            </w:r>
          </w:p>
          <w:p w14:paraId="25EB76D0" w14:textId="77777777" w:rsidR="00EA2282"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Než přejdeme na další kroky, zjistíme, zda nedochází ke střetu zájmů, a tyto střety vyřešíme.</w:t>
            </w:r>
          </w:p>
          <w:p w14:paraId="5539DADC" w14:textId="77777777" w:rsidR="00EA2282"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Střet zájmů může nastat, kdykoli osobní zájmy zaměstnanců (reálně nebo zdánlivě) zasahují do toho, co je nejlepší pro společnost Abbott. Obchodní rozhodnutí musí být založena na potřebách společnosti Abbott, ne na osobním zisku nebo zájmech rodiny či přátel. Očekává se od nás, že budeme používat zdravý úsudek a vyhýbat se situacím, které by mohly vést ke střetu zájmů (byť jen zdánlivému). Pokud osobní vztahy, zájmy nebo činnosti mimo náš podnik ovlivňují vaši schopnost jednat spravedlivě a efektivně (případně by mohly být profitabilní pro vás nebo některého člena rodiny), jste povinni daný potenciální střet zájmů ohlásit a, v souladu s pokyny společnosti Abbott, se dané situace dále neúčastnit.</w:t>
            </w:r>
          </w:p>
        </w:tc>
      </w:tr>
      <w:tr w:rsidR="00F44AE9" w:rsidRPr="003D1E26" w14:paraId="52166609" w14:textId="77777777" w:rsidTr="007002F3">
        <w:tc>
          <w:tcPr>
            <w:tcW w:w="1353" w:type="dxa"/>
            <w:shd w:val="clear" w:color="auto" w:fill="C1E4F5"/>
            <w:tcMar>
              <w:top w:w="120" w:type="dxa"/>
              <w:left w:w="180" w:type="dxa"/>
              <w:bottom w:w="120" w:type="dxa"/>
              <w:right w:w="180" w:type="dxa"/>
            </w:tcMar>
            <w:hideMark/>
          </w:tcPr>
          <w:p w14:paraId="0EA8FC36" w14:textId="77777777" w:rsidR="00795145" w:rsidRPr="003D1E26" w:rsidRDefault="00F477F9" w:rsidP="00795145">
            <w:pPr>
              <w:spacing w:before="30" w:after="30"/>
              <w:ind w:left="30" w:right="30"/>
              <w:rPr>
                <w:rFonts w:ascii="Calibri" w:eastAsia="Times New Roman" w:hAnsi="Calibri" w:cs="Calibri"/>
                <w:sz w:val="16"/>
              </w:rPr>
            </w:pPr>
            <w:hyperlink r:id="rId74"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03E06D80" w14:textId="77777777" w:rsidR="00795145" w:rsidRPr="003D1E26" w:rsidRDefault="00F477F9" w:rsidP="00795145">
            <w:pPr>
              <w:ind w:left="30" w:right="30"/>
              <w:rPr>
                <w:rFonts w:ascii="Calibri" w:eastAsia="Times New Roman" w:hAnsi="Calibri" w:cs="Calibri"/>
                <w:sz w:val="16"/>
              </w:rPr>
            </w:pPr>
            <w:hyperlink r:id="rId75" w:tgtFrame="_blank" w:history="1">
              <w:r w:rsidRPr="003D1E26">
                <w:rPr>
                  <w:rFonts w:ascii="Calibri" w:eastAsia="Times New Roman" w:hAnsi="Calibri" w:cs="Calibri"/>
                  <w:color w:val="0000FF"/>
                  <w:sz w:val="16"/>
                  <w:u w:val="single"/>
                </w:rPr>
                <w:t>33_C_13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D57EB9" w14:textId="77777777" w:rsidR="0079514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AVOIDING CONFLICTS OF INTEREST II</w:t>
            </w:r>
          </w:p>
          <w:p w14:paraId="406B5407" w14:textId="77777777" w:rsidR="0079514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put Abbott’s interests first when making work-related decisions.</w:t>
            </w:r>
          </w:p>
          <w:p w14:paraId="70835BB2" w14:textId="77777777" w:rsidR="0079514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That means prioritizing the company’s goals over those of a specific team, group, or individual. Any opportunities or resources we access through our roles at Abbott should be used to benefit the company—not for personal gain. We should not compete with Abbott </w:t>
            </w:r>
            <w:r w:rsidRPr="003D1E26">
              <w:rPr>
                <w:rFonts w:ascii="Calibri" w:eastAsia="Times New Roman" w:hAnsi="Calibri" w:cs="Calibri"/>
              </w:rPr>
              <w:lastRenderedPageBreak/>
              <w:t>or help others do so. When opportunities arise, our focus must be on advancing Abbott’s interests.</w:t>
            </w:r>
          </w:p>
        </w:tc>
        <w:tc>
          <w:tcPr>
            <w:tcW w:w="6000" w:type="dxa"/>
          </w:tcPr>
          <w:p w14:paraId="7A619C9E" w14:textId="77777777" w:rsidR="0079514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ZAMEZENÍ STŘETU ZÁJMŮ II</w:t>
            </w:r>
          </w:p>
          <w:p w14:paraId="0DC25B67" w14:textId="77777777" w:rsidR="0079514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Při rozhodování v souvislosti s prací klademe zájmy společnosti Abbott na první místo.</w:t>
            </w:r>
          </w:p>
          <w:p w14:paraId="74393796" w14:textId="24B944BA" w:rsidR="0079514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To znamená upřednostňovat cíle </w:t>
            </w:r>
            <w:del w:id="120" w:author="Kleckova, Jana" w:date="2025-12-16T10:41:00Z" w16du:dateUtc="2025-12-16T09:41:00Z">
              <w:r w:rsidRPr="003D1E26" w:rsidDel="002A730B">
                <w:rPr>
                  <w:rFonts w:ascii="Calibri" w:eastAsia="Calibri" w:hAnsi="Calibri" w:cs="Calibri"/>
                  <w:lang w:val="cs-CZ"/>
                </w:rPr>
                <w:delText xml:space="preserve">podniku </w:delText>
              </w:r>
            </w:del>
            <w:ins w:id="121" w:author="Kleckova, Jana" w:date="2025-12-16T10:41:00Z" w16du:dateUtc="2025-12-16T09:41:00Z">
              <w:r w:rsidR="002A730B">
                <w:rPr>
                  <w:rFonts w:ascii="Calibri" w:eastAsia="Calibri" w:hAnsi="Calibri" w:cs="Calibri"/>
                  <w:lang w:val="cs-CZ"/>
                </w:rPr>
                <w:t>společnosti</w:t>
              </w:r>
              <w:r w:rsidR="002A730B" w:rsidRPr="003D1E26">
                <w:rPr>
                  <w:rFonts w:ascii="Calibri" w:eastAsia="Calibri" w:hAnsi="Calibri" w:cs="Calibri"/>
                  <w:lang w:val="cs-CZ"/>
                </w:rPr>
                <w:t xml:space="preserve"> </w:t>
              </w:r>
            </w:ins>
            <w:r w:rsidRPr="003D1E26">
              <w:rPr>
                <w:rFonts w:ascii="Calibri" w:eastAsia="Calibri" w:hAnsi="Calibri" w:cs="Calibri"/>
                <w:lang w:val="cs-CZ"/>
              </w:rPr>
              <w:t xml:space="preserve">před cíli konkrétního týmu, skupiny či jednotlivce. Veškeré příležitosti </w:t>
            </w:r>
            <w:del w:id="122" w:author="Kleckova, Jana" w:date="2025-12-16T10:41:00Z" w16du:dateUtc="2025-12-16T09:41:00Z">
              <w:r w:rsidRPr="003D1E26" w:rsidDel="00C334C5">
                <w:rPr>
                  <w:rFonts w:ascii="Calibri" w:eastAsia="Calibri" w:hAnsi="Calibri" w:cs="Calibri"/>
                  <w:lang w:val="cs-CZ"/>
                </w:rPr>
                <w:delText>a </w:delText>
              </w:r>
            </w:del>
            <w:ins w:id="123" w:author="Kleckova, Jana" w:date="2025-12-16T10:41:00Z" w16du:dateUtc="2025-12-16T09:41:00Z">
              <w:r w:rsidR="00C334C5">
                <w:rPr>
                  <w:rFonts w:ascii="Calibri" w:eastAsia="Calibri" w:hAnsi="Calibri" w:cs="Calibri"/>
                  <w:lang w:val="cs-CZ"/>
                </w:rPr>
                <w:t>nebo</w:t>
              </w:r>
              <w:r w:rsidR="00C334C5" w:rsidRPr="003D1E26">
                <w:rPr>
                  <w:rFonts w:ascii="Calibri" w:eastAsia="Calibri" w:hAnsi="Calibri" w:cs="Calibri"/>
                  <w:lang w:val="cs-CZ"/>
                </w:rPr>
                <w:t> </w:t>
              </w:r>
            </w:ins>
            <w:r w:rsidRPr="003D1E26">
              <w:rPr>
                <w:rFonts w:ascii="Calibri" w:eastAsia="Calibri" w:hAnsi="Calibri" w:cs="Calibri"/>
                <w:lang w:val="cs-CZ"/>
              </w:rPr>
              <w:t xml:space="preserve">zdroje, které máme v rámci naší pracovní pozice u společnosti Abbott </w:t>
            </w:r>
            <w:del w:id="124" w:author="Kleckova, Jana" w:date="2025-12-16T10:41:00Z" w16du:dateUtc="2025-12-16T09:41:00Z">
              <w:r w:rsidRPr="003D1E26" w:rsidDel="00C334C5">
                <w:rPr>
                  <w:rFonts w:ascii="Calibri" w:eastAsia="Calibri" w:hAnsi="Calibri" w:cs="Calibri"/>
                  <w:lang w:val="cs-CZ"/>
                </w:rPr>
                <w:delText>po ruce</w:delText>
              </w:r>
            </w:del>
            <w:ins w:id="125" w:author="Kleckova, Jana" w:date="2025-12-16T10:41:00Z" w16du:dateUtc="2025-12-16T09:41:00Z">
              <w:r w:rsidR="00C334C5">
                <w:rPr>
                  <w:rFonts w:ascii="Calibri" w:eastAsia="Calibri" w:hAnsi="Calibri" w:cs="Calibri"/>
                  <w:lang w:val="cs-CZ"/>
                </w:rPr>
                <w:t>k dispozici</w:t>
              </w:r>
            </w:ins>
            <w:r w:rsidRPr="003D1E26">
              <w:rPr>
                <w:rFonts w:ascii="Calibri" w:eastAsia="Calibri" w:hAnsi="Calibri" w:cs="Calibri"/>
                <w:lang w:val="cs-CZ"/>
              </w:rPr>
              <w:t xml:space="preserve">, bychom měli využívat ve prospěch společnosti, nikoli pro osobní zisk. Neměli bychom vůči společnosti Abbott vystupovat </w:t>
            </w:r>
            <w:r w:rsidRPr="003D1E26">
              <w:rPr>
                <w:rFonts w:ascii="Calibri" w:eastAsia="Calibri" w:hAnsi="Calibri" w:cs="Calibri"/>
                <w:lang w:val="cs-CZ"/>
              </w:rPr>
              <w:lastRenderedPageBreak/>
              <w:t>v konkurenční pozici ani v tom napomáhat někomu jinému. Když narazíme na nějakou příležitost, měli bychom se soustředit na to, jak by dokázala prospět zájmům společnosti Abbott.</w:t>
            </w:r>
          </w:p>
        </w:tc>
      </w:tr>
      <w:tr w:rsidR="00F44AE9" w:rsidRPr="003D1E26" w14:paraId="3E7BBB0D" w14:textId="77777777" w:rsidTr="007002F3">
        <w:tc>
          <w:tcPr>
            <w:tcW w:w="1353" w:type="dxa"/>
            <w:shd w:val="clear" w:color="auto" w:fill="C1E4F5"/>
            <w:tcMar>
              <w:top w:w="120" w:type="dxa"/>
              <w:left w:w="180" w:type="dxa"/>
              <w:bottom w:w="120" w:type="dxa"/>
              <w:right w:w="180" w:type="dxa"/>
            </w:tcMar>
            <w:hideMark/>
          </w:tcPr>
          <w:p w14:paraId="40553A84" w14:textId="77777777" w:rsidR="004150A0" w:rsidRPr="003D1E26" w:rsidRDefault="00F477F9" w:rsidP="004150A0">
            <w:pPr>
              <w:spacing w:before="30" w:after="30"/>
              <w:ind w:left="30" w:right="30"/>
              <w:rPr>
                <w:rFonts w:ascii="Calibri" w:eastAsia="Times New Roman" w:hAnsi="Calibri" w:cs="Calibri"/>
                <w:sz w:val="16"/>
              </w:rPr>
            </w:pPr>
            <w:hyperlink r:id="rId76"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20B2AC3A" w14:textId="77777777" w:rsidR="004150A0" w:rsidRPr="003D1E26" w:rsidRDefault="00F477F9" w:rsidP="004150A0">
            <w:pPr>
              <w:ind w:left="30" w:right="30"/>
              <w:rPr>
                <w:rFonts w:ascii="Calibri" w:eastAsia="Times New Roman" w:hAnsi="Calibri" w:cs="Calibri"/>
                <w:sz w:val="16"/>
              </w:rPr>
            </w:pPr>
            <w:hyperlink r:id="rId77" w:tgtFrame="_blank" w:history="1">
              <w:r w:rsidRPr="003D1E26">
                <w:rPr>
                  <w:rFonts w:ascii="Calibri" w:eastAsia="Times New Roman" w:hAnsi="Calibri" w:cs="Calibri"/>
                  <w:color w:val="0000FF"/>
                  <w:sz w:val="16"/>
                  <w:u w:val="single"/>
                </w:rPr>
                <w:t>34_C_13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185F17C" w14:textId="77777777" w:rsidR="004150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PROTECTION OF ABBOTT ASSETS &amp; REPUTATION</w:t>
            </w:r>
          </w:p>
          <w:p w14:paraId="0A8DCF4F" w14:textId="77777777" w:rsidR="004150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are caretakers of our company.</w:t>
            </w:r>
          </w:p>
          <w:p w14:paraId="7D56B215" w14:textId="77777777" w:rsidR="004150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all share the responsibility to protect and use Abbott’s assets wisely. This includes everything from physical items like vehicles and computers, to valuable information such as intellectual property, trade secrets, and specialized knowledge.</w:t>
            </w:r>
          </w:p>
          <w:p w14:paraId="01FAD7AA" w14:textId="77777777" w:rsidR="004150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should always use good judgment to make sure these resources are used properly, efficiently, and with care—avoiding loss, theft, misuse, or waste.</w:t>
            </w:r>
          </w:p>
          <w:p w14:paraId="0F305294" w14:textId="77777777" w:rsidR="004150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Abbott’s reputation is one of our most valuable assets—and we all play a role in protecting it.</w:t>
            </w:r>
          </w:p>
          <w:p w14:paraId="4BDCA5A0" w14:textId="77777777" w:rsidR="004150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Each of us is responsible for how we represent Abbott, especially in public settings and online, where anything we share—whether in conversations, emails, or social media—can reflect on the company. It’s important to communicate thoughtfully, use good judgment, and protect Abbott’s confidential information.</w:t>
            </w:r>
          </w:p>
          <w:p w14:paraId="6ACABBE5" w14:textId="77777777" w:rsidR="004150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When interacting externally, we should consider whether we might be seen as representing Abbott and how our words or actions could impact its reputation. This is especially important on social media, where posts can spread quickly and widely—a careless comment or post can cause real harm.</w:t>
            </w:r>
          </w:p>
        </w:tc>
        <w:tc>
          <w:tcPr>
            <w:tcW w:w="6000" w:type="dxa"/>
          </w:tcPr>
          <w:p w14:paraId="7E97390C" w14:textId="77777777" w:rsidR="004150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OCHRANA MAJETKU A DOBRÉ POVĚSTI SPOLEČNOSTI ABBOTT</w:t>
            </w:r>
          </w:p>
          <w:p w14:paraId="0A74811E" w14:textId="77777777" w:rsidR="004150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Jsme správci naší společnosti.</w:t>
            </w:r>
          </w:p>
          <w:p w14:paraId="328A03D6" w14:textId="77777777" w:rsidR="004150A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My všichni sdílíme odpovědnost za ochranu a rozumné využívání majetku společnosti Abbott. Sem patří všechno od fyzických předmětů, jako jsou vozidla a počítače, až po cenné údaje, jako je duševní vlastnictví, obchodní tajemství nebo specializované odborné znalosti.</w:t>
            </w:r>
          </w:p>
          <w:p w14:paraId="73C1FB76" w14:textId="77777777" w:rsidR="004150A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Abychom se postarali, že zmíněné zdroje budou využívány správně, efektivně a bude jim věnována potřebná péče a současně aby nedocházelo ke ztrátám, krádežím, zneužívání ani plýtvání, měli bychom se vždy spoléhat na zdravý úsudek.</w:t>
            </w:r>
          </w:p>
          <w:p w14:paraId="73D8CC15" w14:textId="77777777" w:rsidR="004150A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Dobrá pověst společnosti Abbott je jedním z našich nejcennějších aktiv. Její ochrana je v rukou nás všech.</w:t>
            </w:r>
          </w:p>
          <w:p w14:paraId="5F1A4953" w14:textId="77777777" w:rsidR="004150A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My všichni neseme odpovědnost za to, jak společnost Abbott reprezentujeme, zejména na veřejnosti a na internetu. Všechno, co sdílíme – ať už v rámci konverzací, e-mailů, nebo na sociálních sítích – se může odrazit v dobré pověsti naší společnosti. Je důležité, abyste </w:t>
            </w:r>
            <w:r w:rsidRPr="003D1E26">
              <w:rPr>
                <w:rFonts w:ascii="Calibri" w:eastAsia="Calibri" w:hAnsi="Calibri" w:cs="Calibri"/>
                <w:lang w:val="cs-CZ"/>
              </w:rPr>
              <w:lastRenderedPageBreak/>
              <w:t>komunikovali uvážlivě, spoléhali se na zdravý úsudek a chránili důvěrné informace společnosti Abbott.</w:t>
            </w:r>
          </w:p>
          <w:p w14:paraId="0E7BCD32" w14:textId="587085A9" w:rsidR="004150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Při komunikaci směrem mimo </w:t>
            </w:r>
            <w:del w:id="126" w:author="Kleckova, Jana" w:date="2025-12-16T10:41:00Z" w16du:dateUtc="2025-12-16T09:41:00Z">
              <w:r w:rsidRPr="003D1E26" w:rsidDel="00C334C5">
                <w:rPr>
                  <w:rFonts w:ascii="Calibri" w:eastAsia="Calibri" w:hAnsi="Calibri" w:cs="Calibri"/>
                  <w:lang w:val="cs-CZ"/>
                </w:rPr>
                <w:delText xml:space="preserve">podnik </w:delText>
              </w:r>
            </w:del>
            <w:ins w:id="127" w:author="Kleckova, Jana" w:date="2025-12-16T10:41:00Z" w16du:dateUtc="2025-12-16T09:41:00Z">
              <w:r w:rsidR="00C334C5">
                <w:rPr>
                  <w:rFonts w:ascii="Calibri" w:eastAsia="Calibri" w:hAnsi="Calibri" w:cs="Calibri"/>
                  <w:lang w:val="cs-CZ"/>
                </w:rPr>
                <w:t>společnost</w:t>
              </w:r>
              <w:r w:rsidR="00C334C5" w:rsidRPr="003D1E26">
                <w:rPr>
                  <w:rFonts w:ascii="Calibri" w:eastAsia="Calibri" w:hAnsi="Calibri" w:cs="Calibri"/>
                  <w:lang w:val="cs-CZ"/>
                </w:rPr>
                <w:t xml:space="preserve"> </w:t>
              </w:r>
            </w:ins>
            <w:r w:rsidRPr="003D1E26">
              <w:rPr>
                <w:rFonts w:ascii="Calibri" w:eastAsia="Calibri" w:hAnsi="Calibri" w:cs="Calibri"/>
                <w:lang w:val="cs-CZ"/>
              </w:rPr>
              <w:t>bychom měli myslet na to, jestli nás nem</w:t>
            </w:r>
            <w:ins w:id="128" w:author="Kleckova, Jana" w:date="2025-12-16T11:06:00Z" w16du:dateUtc="2025-12-16T10:06:00Z">
              <w:r w:rsidR="006169D6">
                <w:rPr>
                  <w:rFonts w:ascii="Calibri" w:eastAsia="Calibri" w:hAnsi="Calibri" w:cs="Calibri"/>
                  <w:lang w:val="cs-CZ"/>
                </w:rPr>
                <w:t>ohou</w:t>
              </w:r>
            </w:ins>
            <w:del w:id="129" w:author="Kleckova, Jana" w:date="2025-12-16T11:06:00Z" w16du:dateUtc="2025-12-16T10:06:00Z">
              <w:r w:rsidRPr="003D1E26" w:rsidDel="006169D6">
                <w:rPr>
                  <w:rFonts w:ascii="Calibri" w:eastAsia="Calibri" w:hAnsi="Calibri" w:cs="Calibri"/>
                  <w:lang w:val="cs-CZ"/>
                </w:rPr>
                <w:delText>ůžou</w:delText>
              </w:r>
            </w:del>
            <w:r w:rsidRPr="003D1E26">
              <w:rPr>
                <w:rFonts w:ascii="Calibri" w:eastAsia="Calibri" w:hAnsi="Calibri" w:cs="Calibri"/>
                <w:lang w:val="cs-CZ"/>
              </w:rPr>
              <w:t xml:space="preserve"> vnímat jako zástupce společnosti Abbott a jak </w:t>
            </w:r>
            <w:del w:id="130" w:author="Kleckova, Jana" w:date="2025-12-16T10:41:00Z" w16du:dateUtc="2025-12-16T09:41:00Z">
              <w:r w:rsidRPr="003D1E26" w:rsidDel="00BB600B">
                <w:rPr>
                  <w:rFonts w:ascii="Calibri" w:eastAsia="Calibri" w:hAnsi="Calibri" w:cs="Calibri"/>
                  <w:lang w:val="cs-CZ"/>
                </w:rPr>
                <w:delText>můžou</w:delText>
              </w:r>
            </w:del>
            <w:ins w:id="131" w:author="Kleckova, Jana" w:date="2025-12-16T10:41:00Z" w16du:dateUtc="2025-12-16T09:41:00Z">
              <w:r w:rsidR="00BB600B">
                <w:rPr>
                  <w:rFonts w:ascii="Calibri" w:eastAsia="Calibri" w:hAnsi="Calibri" w:cs="Calibri"/>
                  <w:lang w:val="cs-CZ"/>
                </w:rPr>
                <w:t>mohou</w:t>
              </w:r>
            </w:ins>
            <w:ins w:id="132" w:author="Kleckova, Jana" w:date="2025-12-16T10:42:00Z" w16du:dateUtc="2025-12-16T09:42:00Z">
              <w:r w:rsidR="00BB600B">
                <w:rPr>
                  <w:rFonts w:ascii="Calibri" w:eastAsia="Calibri" w:hAnsi="Calibri" w:cs="Calibri"/>
                  <w:lang w:val="cs-CZ"/>
                </w:rPr>
                <w:t xml:space="preserve"> </w:t>
              </w:r>
            </w:ins>
            <w:del w:id="133" w:author="Kleckova, Jana" w:date="2025-12-16T10:41:00Z" w16du:dateUtc="2025-12-16T09:41:00Z">
              <w:r w:rsidRPr="003D1E26" w:rsidDel="00BB600B">
                <w:rPr>
                  <w:rFonts w:ascii="Calibri" w:eastAsia="Calibri" w:hAnsi="Calibri" w:cs="Calibri"/>
                  <w:lang w:val="cs-CZ"/>
                </w:rPr>
                <w:delText xml:space="preserve"> </w:delText>
              </w:r>
            </w:del>
            <w:r w:rsidRPr="003D1E26">
              <w:rPr>
                <w:rFonts w:ascii="Calibri" w:eastAsia="Calibri" w:hAnsi="Calibri" w:cs="Calibri"/>
                <w:lang w:val="cs-CZ"/>
              </w:rPr>
              <w:t>naše slova nebo jednání ovlivnit její dobrou pověst. To je zvlášť důležité na sociálních sítích, na kterých se můžou příspěvky šířit velice rychle a široké cílové skupině. Neopatrný komentář nebo příspěvek tam může způsobit opravdovou škodu.</w:t>
            </w:r>
          </w:p>
        </w:tc>
      </w:tr>
      <w:tr w:rsidR="00F44AE9" w:rsidRPr="003D1E26" w14:paraId="25081850" w14:textId="77777777" w:rsidTr="007002F3">
        <w:tc>
          <w:tcPr>
            <w:tcW w:w="1353" w:type="dxa"/>
            <w:shd w:val="clear" w:color="auto" w:fill="C1E4F5"/>
            <w:tcMar>
              <w:top w:w="120" w:type="dxa"/>
              <w:left w:w="180" w:type="dxa"/>
              <w:bottom w:w="120" w:type="dxa"/>
              <w:right w:w="180" w:type="dxa"/>
            </w:tcMar>
            <w:hideMark/>
          </w:tcPr>
          <w:p w14:paraId="2BC3AAEE" w14:textId="77777777" w:rsidR="007C042D" w:rsidRPr="003D1E26" w:rsidRDefault="00F477F9" w:rsidP="007C042D">
            <w:pPr>
              <w:spacing w:before="30" w:after="30"/>
              <w:ind w:left="30" w:right="30"/>
              <w:rPr>
                <w:rFonts w:ascii="Calibri" w:eastAsia="Times New Roman" w:hAnsi="Calibri" w:cs="Calibri"/>
                <w:sz w:val="16"/>
              </w:rPr>
            </w:pPr>
            <w:hyperlink r:id="rId78"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0C8131B3" w14:textId="77777777" w:rsidR="007C042D" w:rsidRPr="003D1E26" w:rsidRDefault="00F477F9" w:rsidP="007C042D">
            <w:pPr>
              <w:ind w:left="30" w:right="30"/>
              <w:rPr>
                <w:rFonts w:ascii="Calibri" w:eastAsia="Times New Roman" w:hAnsi="Calibri" w:cs="Calibri"/>
                <w:sz w:val="16"/>
              </w:rPr>
            </w:pPr>
            <w:hyperlink r:id="rId79" w:tgtFrame="_blank" w:history="1">
              <w:r w:rsidRPr="003D1E26">
                <w:rPr>
                  <w:rFonts w:ascii="Calibri" w:eastAsia="Times New Roman" w:hAnsi="Calibri" w:cs="Calibri"/>
                  <w:color w:val="0000FF"/>
                  <w:sz w:val="16"/>
                  <w:u w:val="single"/>
                </w:rPr>
                <w:t>35_C_13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35C4D35" w14:textId="77777777" w:rsidR="007C042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CONFIDENTIAL INFORMATION</w:t>
            </w:r>
          </w:p>
          <w:p w14:paraId="170AD867" w14:textId="77777777" w:rsidR="007C042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are committed to respecting and protecting all confidential information, including personal data.</w:t>
            </w:r>
          </w:p>
          <w:p w14:paraId="161C9B59" w14:textId="77777777" w:rsidR="007C042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Confidential information is one of Abbott’s most valuable assets. It includes non-public details like research, trade secrets, business plans, pricing, contracts, financial results, and other data that could benefit competitors or harm Abbott if disclosed.</w:t>
            </w:r>
          </w:p>
          <w:p w14:paraId="62805416" w14:textId="77777777" w:rsidR="007C042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must protect confidential information and prevent unauthorized use or sharing—even after our time with Abbott ends.</w:t>
            </w:r>
          </w:p>
          <w:p w14:paraId="7026B704" w14:textId="77777777" w:rsidR="007C042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At Abbott we also respect the intellectual property of others and avoid improper use of their confidential </w:t>
            </w:r>
            <w:r w:rsidRPr="003D1E26">
              <w:rPr>
                <w:rFonts w:ascii="Calibri" w:eastAsia="Times New Roman" w:hAnsi="Calibri" w:cs="Calibri"/>
              </w:rPr>
              <w:lastRenderedPageBreak/>
              <w:t>information. Misusing non-public information, such as for insider trading, is illegal and unethical.</w:t>
            </w:r>
          </w:p>
          <w:p w14:paraId="18480B4B" w14:textId="77777777" w:rsidR="007C042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also safeguard personal data entrusted to us by colleagues, healthcare professionals, and customers. When we collect and use personal information, we do it responsibly, with proper consent, and never sell or obtain it from unauthorized sources. Many locations have strict privacy laws, and we are committed to understanding and following them, especially for the most sensitive categories of personal information.</w:t>
            </w:r>
          </w:p>
        </w:tc>
        <w:tc>
          <w:tcPr>
            <w:tcW w:w="6000" w:type="dxa"/>
          </w:tcPr>
          <w:p w14:paraId="1EE5F305" w14:textId="77777777" w:rsidR="007C042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DŮVĚRNÉ INFORMACE</w:t>
            </w:r>
          </w:p>
          <w:p w14:paraId="76A8D82F" w14:textId="77777777" w:rsidR="007C042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Vynakládáme potřebné úsilí na to, abychom respektovali veškeré důvěrné informace a chránili je (včetně osobních údajů).</w:t>
            </w:r>
          </w:p>
          <w:p w14:paraId="467A8D51" w14:textId="198311E5" w:rsidR="007C042D"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Důvěrné informace jsou totiž jedním z nejcennějších aktiv společnosti Abbott. Patří sem neveřejné informace týkající se takových oblastí, jako jsou výzkum, obchodní tajemství, obchodní plány, nacenění, smlouvy, finanční výsledky a jiné údaje, ze kterých by v případě zveřejnění mohli profitovat konkurenti nebo by mohly poškodit </w:t>
            </w:r>
            <w:del w:id="134" w:author="Kleckova, Jana" w:date="2025-12-16T10:42:00Z" w16du:dateUtc="2025-12-16T09:42:00Z">
              <w:r w:rsidRPr="003D1E26" w:rsidDel="00BB600B">
                <w:rPr>
                  <w:rFonts w:ascii="Calibri" w:eastAsia="Calibri" w:hAnsi="Calibri" w:cs="Calibri"/>
                  <w:lang w:val="cs-CZ"/>
                </w:rPr>
                <w:delText xml:space="preserve">pověst </w:delText>
              </w:r>
            </w:del>
            <w:r w:rsidRPr="003D1E26">
              <w:rPr>
                <w:rFonts w:ascii="Calibri" w:eastAsia="Calibri" w:hAnsi="Calibri" w:cs="Calibri"/>
                <w:lang w:val="cs-CZ"/>
              </w:rPr>
              <w:t>společnost</w:t>
            </w:r>
            <w:del w:id="135" w:author="Kleckova, Jana" w:date="2025-12-16T10:42:00Z" w16du:dateUtc="2025-12-16T09:42:00Z">
              <w:r w:rsidRPr="003D1E26" w:rsidDel="00BB600B">
                <w:rPr>
                  <w:rFonts w:ascii="Calibri" w:eastAsia="Calibri" w:hAnsi="Calibri" w:cs="Calibri"/>
                  <w:lang w:val="cs-CZ"/>
                </w:rPr>
                <w:delText>i</w:delText>
              </w:r>
            </w:del>
            <w:r w:rsidRPr="003D1E26">
              <w:rPr>
                <w:rFonts w:ascii="Calibri" w:eastAsia="Calibri" w:hAnsi="Calibri" w:cs="Calibri"/>
                <w:lang w:val="cs-CZ"/>
              </w:rPr>
              <w:t xml:space="preserve"> Abbott.</w:t>
            </w:r>
          </w:p>
          <w:p w14:paraId="668C3B35" w14:textId="77777777" w:rsidR="007C042D"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Důvěrné informace musíme chránit a zabránit jejich neoprávněnému zneužití nebo sdílení – a to i po tom, co ve společnosti Abbott přestaneme pracovat.</w:t>
            </w:r>
          </w:p>
          <w:p w14:paraId="2CC857D7" w14:textId="77777777" w:rsidR="007C042D"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lastRenderedPageBreak/>
              <w:t>Ve společnosti Abbott respektujeme práva k duševnímu vlastnictví druhých. Dbáme na to, abychom jejich důvěrné informace nevyužívali nepatřičně. Zneužití neveřejných informací, například pro účely obchodování zasvěcených osob, je nezákonné a neetické.</w:t>
            </w:r>
          </w:p>
          <w:p w14:paraId="1CDEA90D" w14:textId="77777777" w:rsidR="007C042D"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Chráníme také osobní údaje, které nám svěřili kolegové, zdravotničtí odborníci i zákazníci. Když už osobní údaje shromažďujeme a využíváme, děláme to zodpovědně a s řádným souhlasem. Nikdy je neprodáváme ani nezískáváme z neautorizovaných zdrojů. V řadě lokalit platí přísné zákony na ochranu soukromí. Zavazujeme se je chápat a dodržovat, zejména co se týče nejcitlivějších kategorií osobních údajů.</w:t>
            </w:r>
          </w:p>
        </w:tc>
      </w:tr>
      <w:tr w:rsidR="00F44AE9" w:rsidRPr="003D1E26" w14:paraId="71779E7A" w14:textId="77777777" w:rsidTr="007002F3">
        <w:tc>
          <w:tcPr>
            <w:tcW w:w="1353" w:type="dxa"/>
            <w:shd w:val="clear" w:color="auto" w:fill="C1E4F5"/>
            <w:tcMar>
              <w:top w:w="120" w:type="dxa"/>
              <w:left w:w="180" w:type="dxa"/>
              <w:bottom w:w="120" w:type="dxa"/>
              <w:right w:w="180" w:type="dxa"/>
            </w:tcMar>
            <w:hideMark/>
          </w:tcPr>
          <w:p w14:paraId="42997E91" w14:textId="77777777" w:rsidR="007317E0" w:rsidRPr="003D1E26" w:rsidRDefault="00F477F9" w:rsidP="007317E0">
            <w:pPr>
              <w:spacing w:before="30" w:after="30"/>
              <w:ind w:left="30" w:right="30"/>
              <w:rPr>
                <w:rFonts w:ascii="Calibri" w:eastAsia="Times New Roman" w:hAnsi="Calibri" w:cs="Calibri"/>
                <w:sz w:val="16"/>
              </w:rPr>
            </w:pPr>
            <w:hyperlink r:id="rId80"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159961C9" w14:textId="77777777" w:rsidR="007317E0" w:rsidRPr="003D1E26" w:rsidRDefault="00F477F9" w:rsidP="007317E0">
            <w:pPr>
              <w:ind w:left="30" w:right="30"/>
              <w:rPr>
                <w:rFonts w:ascii="Calibri" w:eastAsia="Times New Roman" w:hAnsi="Calibri" w:cs="Calibri"/>
                <w:sz w:val="16"/>
              </w:rPr>
            </w:pPr>
            <w:hyperlink r:id="rId81" w:tgtFrame="_blank" w:history="1">
              <w:r w:rsidRPr="003D1E26">
                <w:rPr>
                  <w:rFonts w:ascii="Calibri" w:eastAsia="Times New Roman" w:hAnsi="Calibri" w:cs="Calibri"/>
                  <w:color w:val="0000FF"/>
                  <w:sz w:val="16"/>
                  <w:u w:val="single"/>
                </w:rPr>
                <w:t>36_C_13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491F15" w14:textId="77777777" w:rsidR="007317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ANTI-BRIBERY</w:t>
            </w:r>
          </w:p>
          <w:p w14:paraId="683A31E8" w14:textId="77777777" w:rsidR="007317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actively oppose fraud, bribery, and corruption. We get business the right way.</w:t>
            </w:r>
          </w:p>
          <w:p w14:paraId="1B9983D9" w14:textId="77777777" w:rsidR="007317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As individuals, we expect healthcare professionals to make decisions based on what’s best for patients—not influenced by incentives from companies. Likewise, we expect government officials to act in the public’s interest, free from corporate pressure.</w:t>
            </w:r>
          </w:p>
          <w:p w14:paraId="6B63EB41" w14:textId="77777777" w:rsidR="007317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At Abbott, we educate healthcare professionals about our products but do not interfere with their independent judgment. It is never permissible to offer anything of value to healthcare providers (such as a physician, </w:t>
            </w:r>
            <w:r w:rsidRPr="003D1E26">
              <w:rPr>
                <w:rFonts w:ascii="Calibri" w:eastAsia="Times New Roman" w:hAnsi="Calibri" w:cs="Calibri"/>
              </w:rPr>
              <w:lastRenderedPageBreak/>
              <w:t>pharmacist, nurse, researcher or laboratory staff), government officials, or others to gain business or reward past relationships.</w:t>
            </w:r>
          </w:p>
          <w:p w14:paraId="73450B21" w14:textId="77777777" w:rsidR="007317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follow anti-bribery, anti-corruption, and anti-kickback laws globally, including the U.S. Foreign Corrupt Practices Act. Everyone at Abbott must carefully manage relationships with service providers—such as distributors, consultants, and speakers—by conducting due diligence, paying fair market value, and properly documenting payments to ensure compliance with laws and company standards.</w:t>
            </w:r>
          </w:p>
        </w:tc>
        <w:tc>
          <w:tcPr>
            <w:tcW w:w="6000" w:type="dxa"/>
          </w:tcPr>
          <w:p w14:paraId="3AC8EE32" w14:textId="77777777" w:rsidR="007317E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BOJ PROTI ÚPLATKÁŘSTVÍ</w:t>
            </w:r>
          </w:p>
          <w:p w14:paraId="4966BBB8" w14:textId="77777777" w:rsidR="007317E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Aktivně odmítáme podvody, úplatkářství a korupci. Podnikáme správně.</w:t>
            </w:r>
          </w:p>
          <w:p w14:paraId="053C6D98" w14:textId="77777777" w:rsidR="007317E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Z pozice jednotlivce očekáváme, že se budou zdravotničtí odborníci rozhodovat podle toho, co je nejlepší pro pacienty, a nebudou zohledňovat pobídky ze strany firem. Obdobně platí, že i od státních úředníků očekáváme, že budou jednat v zájmu veřejnosti a nenechají se ovlivnit tlakem ze strany podniků.</w:t>
            </w:r>
          </w:p>
          <w:p w14:paraId="7A451B55" w14:textId="77777777" w:rsidR="007317E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Společnost Abbott informuje zdravotnické odborníky o našich výrobcích, nezasahujeme ale do jejich nezávislého úsudku. Je naprosto nepřípustné nabízet poskytovatelům </w:t>
            </w:r>
            <w:r w:rsidRPr="003D1E26">
              <w:rPr>
                <w:rFonts w:ascii="Calibri" w:eastAsia="Calibri" w:hAnsi="Calibri" w:cs="Calibri"/>
                <w:lang w:val="cs-CZ"/>
              </w:rPr>
              <w:lastRenderedPageBreak/>
              <w:t>zdravotní péče (například lékařům, lékárníkům, zdravotním sestrám, výzkumníkům nebo laboratorním zaměstnancům), státním úředníkům či jiným osobám cokoli hodnotného, abyste získali určitou zakázku nebo je tak odměnili za kroky provedené v minulosti.</w:t>
            </w:r>
          </w:p>
          <w:p w14:paraId="48369825" w14:textId="05132171" w:rsidR="007317E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Řídíme se </w:t>
            </w:r>
            <w:ins w:id="136" w:author="Kleckova, Jana" w:date="2025-12-16T10:42:00Z" w16du:dateUtc="2025-12-16T09:42:00Z">
              <w:r w:rsidR="00BB600B">
                <w:rPr>
                  <w:rFonts w:ascii="Calibri" w:eastAsia="Calibri" w:hAnsi="Calibri" w:cs="Calibri"/>
                  <w:lang w:val="cs-CZ"/>
                </w:rPr>
                <w:t xml:space="preserve">globálními </w:t>
              </w:r>
            </w:ins>
            <w:r w:rsidRPr="003D1E26">
              <w:rPr>
                <w:rFonts w:ascii="Calibri" w:eastAsia="Calibri" w:hAnsi="Calibri" w:cs="Calibri"/>
                <w:lang w:val="cs-CZ"/>
              </w:rPr>
              <w:t>zákony o boji proti úplatkářství, korupci a nezákonným odměnám</w:t>
            </w:r>
            <w:del w:id="137" w:author="Kleckova, Jana" w:date="2025-12-16T10:42:00Z" w16du:dateUtc="2025-12-16T09:42:00Z">
              <w:r w:rsidRPr="003D1E26" w:rsidDel="00BB600B">
                <w:rPr>
                  <w:rFonts w:ascii="Calibri" w:eastAsia="Calibri" w:hAnsi="Calibri" w:cs="Calibri"/>
                  <w:lang w:val="cs-CZ"/>
                </w:rPr>
                <w:delText xml:space="preserve"> po celém světě</w:delText>
              </w:r>
            </w:del>
            <w:r w:rsidRPr="003D1E26">
              <w:rPr>
                <w:rFonts w:ascii="Calibri" w:eastAsia="Calibri" w:hAnsi="Calibri" w:cs="Calibri"/>
                <w:lang w:val="cs-CZ"/>
              </w:rPr>
              <w:t>, a to včetně amerického zákona o zahraničních korupčních praktikách (Foreign Corrupt Practices Act). Abychom měli jistotu, že dodržujeme příslušné právní předpisy i </w:t>
            </w:r>
            <w:del w:id="138" w:author="Kleckova, Jana" w:date="2025-12-16T10:42:00Z" w16du:dateUtc="2025-12-16T09:42:00Z">
              <w:r w:rsidRPr="003D1E26" w:rsidDel="00FC5E67">
                <w:rPr>
                  <w:rFonts w:ascii="Calibri" w:eastAsia="Calibri" w:hAnsi="Calibri" w:cs="Calibri"/>
                  <w:lang w:val="cs-CZ"/>
                </w:rPr>
                <w:delText>podnikové</w:delText>
              </w:r>
            </w:del>
            <w:del w:id="139" w:author="Kleckova, Jana" w:date="2025-12-16T11:06:00Z" w16du:dateUtc="2025-12-16T10:06:00Z">
              <w:r w:rsidRPr="003D1E26" w:rsidDel="00A4515E">
                <w:rPr>
                  <w:rFonts w:ascii="Calibri" w:eastAsia="Calibri" w:hAnsi="Calibri" w:cs="Calibri"/>
                  <w:lang w:val="cs-CZ"/>
                </w:rPr>
                <w:delText xml:space="preserve"> </w:delText>
              </w:r>
            </w:del>
            <w:r w:rsidRPr="003D1E26">
              <w:rPr>
                <w:rFonts w:ascii="Calibri" w:eastAsia="Calibri" w:hAnsi="Calibri" w:cs="Calibri"/>
                <w:lang w:val="cs-CZ"/>
              </w:rPr>
              <w:t>směrnice</w:t>
            </w:r>
            <w:ins w:id="140" w:author="Kleckova, Jana" w:date="2025-12-16T10:42:00Z" w16du:dateUtc="2025-12-16T09:42:00Z">
              <w:r w:rsidR="00FC5E67">
                <w:rPr>
                  <w:rFonts w:ascii="Calibri" w:eastAsia="Calibri" w:hAnsi="Calibri" w:cs="Calibri"/>
                  <w:lang w:val="cs-CZ"/>
                </w:rPr>
                <w:t xml:space="preserve"> společnosti</w:t>
              </w:r>
            </w:ins>
            <w:r w:rsidRPr="003D1E26">
              <w:rPr>
                <w:rFonts w:ascii="Calibri" w:eastAsia="Calibri" w:hAnsi="Calibri" w:cs="Calibri"/>
                <w:lang w:val="cs-CZ"/>
              </w:rPr>
              <w:t>, musí všichni zaměstnanci společnosti Abbott pečlivě řídit vztahy s poskytovateli služeb (jako jsou třeba distributoři, konzultanti nebo přednášející). Jste povinni vykonávat náležitou péči (due diligence), vyplácet spravedlivou tržní hodnotu a řádně evidovat platby.</w:t>
            </w:r>
          </w:p>
        </w:tc>
      </w:tr>
      <w:tr w:rsidR="00F44AE9" w:rsidRPr="003D1E26" w14:paraId="1D236C2E" w14:textId="77777777" w:rsidTr="007002F3">
        <w:tc>
          <w:tcPr>
            <w:tcW w:w="1353" w:type="dxa"/>
            <w:shd w:val="clear" w:color="auto" w:fill="C1E4F5"/>
            <w:tcMar>
              <w:top w:w="120" w:type="dxa"/>
              <w:left w:w="180" w:type="dxa"/>
              <w:bottom w:w="120" w:type="dxa"/>
              <w:right w:w="180" w:type="dxa"/>
            </w:tcMar>
            <w:hideMark/>
          </w:tcPr>
          <w:p w14:paraId="1507A2C3" w14:textId="77777777" w:rsidR="00870B35" w:rsidRPr="003D1E26" w:rsidRDefault="00F477F9" w:rsidP="00870B35">
            <w:pPr>
              <w:spacing w:before="30" w:after="30"/>
              <w:ind w:left="30" w:right="30"/>
              <w:rPr>
                <w:rFonts w:ascii="Calibri" w:eastAsia="Times New Roman" w:hAnsi="Calibri" w:cs="Calibri"/>
                <w:sz w:val="16"/>
              </w:rPr>
            </w:pPr>
            <w:hyperlink r:id="rId82"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60FBD0CE" w14:textId="77777777" w:rsidR="00870B35" w:rsidRPr="003D1E26" w:rsidRDefault="00F477F9" w:rsidP="00870B35">
            <w:pPr>
              <w:ind w:left="30" w:right="30"/>
              <w:rPr>
                <w:rFonts w:ascii="Calibri" w:eastAsia="Times New Roman" w:hAnsi="Calibri" w:cs="Calibri"/>
                <w:sz w:val="16"/>
              </w:rPr>
            </w:pPr>
            <w:hyperlink r:id="rId83" w:tgtFrame="_blank" w:history="1">
              <w:r w:rsidRPr="003D1E26">
                <w:rPr>
                  <w:rFonts w:ascii="Calibri" w:eastAsia="Times New Roman" w:hAnsi="Calibri" w:cs="Calibri"/>
                  <w:color w:val="0000FF"/>
                  <w:sz w:val="16"/>
                  <w:u w:val="single"/>
                </w:rPr>
                <w:t>37_C_13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78650FE" w14:textId="77777777" w:rsidR="00870B3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GIFTS, MEALS &amp; ENTERTAINMENT</w:t>
            </w:r>
          </w:p>
          <w:p w14:paraId="36DDF82A" w14:textId="77777777" w:rsidR="00870B3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do not offer or provide anything of value to gain a business advantage, directly or indirectly, in line with anti-bribery principles.</w:t>
            </w:r>
          </w:p>
          <w:p w14:paraId="7C863F91" w14:textId="77777777" w:rsidR="00870B3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To prevent improper influence in business decisions, we set limits surrounding gifts, meals, and entertainment. Abbott’s policies help ensure that brand reminders, cultural courtesies, hospitality, and other benefits never interfere with professional judgment.</w:t>
            </w:r>
          </w:p>
        </w:tc>
        <w:tc>
          <w:tcPr>
            <w:tcW w:w="6000" w:type="dxa"/>
          </w:tcPr>
          <w:p w14:paraId="4541957C" w14:textId="77777777" w:rsidR="00870B3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DARY, POHOŠTĚNÍ A ZÁBAVA</w:t>
            </w:r>
          </w:p>
          <w:p w14:paraId="0010A0F9" w14:textId="0E6B91FC" w:rsidR="00870B3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V souladu se zásadami o boji proti úplatkářství za účelem získání obchodní výhody nenabízíme ani neposkytujeme nic hodnotného, a to</w:t>
            </w:r>
            <w:del w:id="141" w:author="Kleckova, Jana" w:date="2025-12-16T10:42:00Z" w16du:dateUtc="2025-12-16T09:42:00Z">
              <w:r w:rsidRPr="003D1E26" w:rsidDel="00FC5E67">
                <w:rPr>
                  <w:rFonts w:ascii="Calibri" w:eastAsia="Calibri" w:hAnsi="Calibri" w:cs="Calibri"/>
                  <w:lang w:val="cs-CZ"/>
                </w:rPr>
                <w:delText xml:space="preserve"> ať už</w:delText>
              </w:r>
            </w:del>
            <w:r w:rsidRPr="003D1E26">
              <w:rPr>
                <w:rFonts w:ascii="Calibri" w:eastAsia="Calibri" w:hAnsi="Calibri" w:cs="Calibri"/>
                <w:lang w:val="cs-CZ"/>
              </w:rPr>
              <w:t xml:space="preserve"> přímo, </w:t>
            </w:r>
            <w:del w:id="142" w:author="Kleckova, Jana" w:date="2025-12-16T10:42:00Z" w16du:dateUtc="2025-12-16T09:42:00Z">
              <w:r w:rsidRPr="003D1E26" w:rsidDel="00FC5E67">
                <w:rPr>
                  <w:rFonts w:ascii="Calibri" w:eastAsia="Calibri" w:hAnsi="Calibri" w:cs="Calibri"/>
                  <w:lang w:val="cs-CZ"/>
                </w:rPr>
                <w:delText xml:space="preserve">nebo </w:delText>
              </w:r>
            </w:del>
            <w:ins w:id="143" w:author="Kleckova, Jana" w:date="2025-12-16T10:42:00Z" w16du:dateUtc="2025-12-16T09:42:00Z">
              <w:r w:rsidR="00FC5E67">
                <w:rPr>
                  <w:rFonts w:ascii="Calibri" w:eastAsia="Calibri" w:hAnsi="Calibri" w:cs="Calibri"/>
                  <w:lang w:val="cs-CZ"/>
                </w:rPr>
                <w:t xml:space="preserve">ani </w:t>
              </w:r>
            </w:ins>
            <w:r w:rsidRPr="003D1E26">
              <w:rPr>
                <w:rFonts w:ascii="Calibri" w:eastAsia="Calibri" w:hAnsi="Calibri" w:cs="Calibri"/>
                <w:lang w:val="cs-CZ"/>
              </w:rPr>
              <w:t>nepřímo.</w:t>
            </w:r>
          </w:p>
          <w:p w14:paraId="18FC2BA7" w14:textId="59A3D495" w:rsidR="00870B3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Abychom zabránili nepatřičnému vlivu na obchodní rozhodnutí, stanovili jsme určité limity ohledně darů, pohoštění a zábavy. Zásady společnosti Abbott pomáhají zajistit, že připomenutí značky, zdvořilostní jednání vycházející</w:t>
            </w:r>
            <w:del w:id="144" w:author="Kleckova, Jana" w:date="2025-12-16T10:42:00Z" w16du:dateUtc="2025-12-16T09:42:00Z">
              <w:r w:rsidRPr="003D1E26" w:rsidDel="00FC5E67">
                <w:rPr>
                  <w:rFonts w:ascii="Calibri" w:eastAsia="Calibri" w:hAnsi="Calibri" w:cs="Calibri"/>
                  <w:lang w:val="cs-CZ"/>
                </w:rPr>
                <w:delText>ch</w:delText>
              </w:r>
            </w:del>
            <w:r w:rsidRPr="003D1E26">
              <w:rPr>
                <w:rFonts w:ascii="Calibri" w:eastAsia="Calibri" w:hAnsi="Calibri" w:cs="Calibri"/>
                <w:lang w:val="cs-CZ"/>
              </w:rPr>
              <w:t xml:space="preserve"> z kulturního kontextu, pohoštění a jiné výhody nikdy neovlivní náš odborný úsudek.</w:t>
            </w:r>
          </w:p>
        </w:tc>
      </w:tr>
      <w:tr w:rsidR="00F44AE9" w:rsidRPr="003D1E26" w14:paraId="36C83A85" w14:textId="77777777" w:rsidTr="007002F3">
        <w:tc>
          <w:tcPr>
            <w:tcW w:w="1353" w:type="dxa"/>
            <w:shd w:val="clear" w:color="auto" w:fill="C1E4F5"/>
            <w:tcMar>
              <w:top w:w="120" w:type="dxa"/>
              <w:left w:w="180" w:type="dxa"/>
              <w:bottom w:w="120" w:type="dxa"/>
              <w:right w:w="180" w:type="dxa"/>
            </w:tcMar>
            <w:hideMark/>
          </w:tcPr>
          <w:p w14:paraId="72F9DEEB" w14:textId="77777777" w:rsidR="00B44AA0" w:rsidRPr="003D1E26" w:rsidRDefault="00F477F9" w:rsidP="00B44AA0">
            <w:pPr>
              <w:spacing w:before="30" w:after="30"/>
              <w:ind w:left="30" w:right="30"/>
              <w:rPr>
                <w:rFonts w:ascii="Calibri" w:eastAsia="Times New Roman" w:hAnsi="Calibri" w:cs="Calibri"/>
                <w:sz w:val="16"/>
              </w:rPr>
            </w:pPr>
            <w:hyperlink r:id="rId84"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76E9CC90" w14:textId="77777777" w:rsidR="00B44AA0" w:rsidRPr="003D1E26" w:rsidRDefault="00F477F9" w:rsidP="00B44AA0">
            <w:pPr>
              <w:ind w:left="30" w:right="30"/>
              <w:rPr>
                <w:rFonts w:ascii="Calibri" w:eastAsia="Times New Roman" w:hAnsi="Calibri" w:cs="Calibri"/>
                <w:sz w:val="16"/>
              </w:rPr>
            </w:pPr>
            <w:hyperlink r:id="rId85" w:tgtFrame="_blank" w:history="1">
              <w:r w:rsidRPr="003D1E26">
                <w:rPr>
                  <w:rFonts w:ascii="Calibri" w:eastAsia="Times New Roman" w:hAnsi="Calibri" w:cs="Calibri"/>
                  <w:color w:val="0000FF"/>
                  <w:sz w:val="16"/>
                  <w:u w:val="single"/>
                </w:rPr>
                <w:t>38_C_13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599F6F" w14:textId="77777777" w:rsidR="00B44A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ACCURATE BOOKS &amp; RECORDS</w:t>
            </w:r>
          </w:p>
          <w:p w14:paraId="43462730" w14:textId="77777777" w:rsidR="00B44A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measure achievements accurately.</w:t>
            </w:r>
          </w:p>
          <w:p w14:paraId="755A2950" w14:textId="77777777" w:rsidR="00B44A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Abbott’s records and public statements must accurately reflect our actions, with enough context to show the true nature of our work. Financial records must follow accounting standards, laws, and Abbott’s internal policies.</w:t>
            </w:r>
          </w:p>
          <w:p w14:paraId="1EEFE0D8" w14:textId="77777777" w:rsidR="00B44A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When reporting pricing, payments, or items of value—especially to healthcare professionals—we must ensure the information is complete and accurate. Many governments require this transparency to protect public funds. Abbott is committed to providing reliable data so that governments, insurers, and other stakeholders can make informed decisions.</w:t>
            </w:r>
          </w:p>
        </w:tc>
        <w:tc>
          <w:tcPr>
            <w:tcW w:w="6000" w:type="dxa"/>
          </w:tcPr>
          <w:p w14:paraId="73917ED4" w14:textId="77777777" w:rsidR="00B44A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PŘESNÉ VEDENÍ ÚČETNICTVÍ A ZÁZNAMŮ</w:t>
            </w:r>
          </w:p>
          <w:p w14:paraId="2FBB8C58" w14:textId="77777777" w:rsidR="00B44AA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Dosažené výsledky měříme přesně.</w:t>
            </w:r>
          </w:p>
          <w:p w14:paraId="4903D33A" w14:textId="08F30739" w:rsidR="00B44AA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Záznamy a veřejná prohlášení společnosti Abbott musí přesně vyjadřovat naše jednání a uvádět dostatek </w:t>
            </w:r>
            <w:del w:id="145" w:author="Kleckova, Jana" w:date="2025-12-16T10:42:00Z" w16du:dateUtc="2025-12-16T09:42:00Z">
              <w:r w:rsidRPr="003D1E26" w:rsidDel="00FC5E67">
                <w:rPr>
                  <w:rFonts w:ascii="Calibri" w:eastAsia="Calibri" w:hAnsi="Calibri" w:cs="Calibri"/>
                  <w:lang w:val="cs-CZ"/>
                </w:rPr>
                <w:delText xml:space="preserve">kontaktu </w:delText>
              </w:r>
            </w:del>
            <w:ins w:id="146" w:author="Kleckova, Jana" w:date="2025-12-16T10:42:00Z" w16du:dateUtc="2025-12-16T09:42:00Z">
              <w:r w:rsidR="00FC5E67">
                <w:rPr>
                  <w:rFonts w:ascii="Calibri" w:eastAsia="Calibri" w:hAnsi="Calibri" w:cs="Calibri"/>
                  <w:lang w:val="cs-CZ"/>
                </w:rPr>
                <w:t>kont</w:t>
              </w:r>
            </w:ins>
            <w:ins w:id="147" w:author="Kleckova, Jana" w:date="2025-12-16T10:43:00Z" w16du:dateUtc="2025-12-16T09:43:00Z">
              <w:r w:rsidR="00FC5E67">
                <w:rPr>
                  <w:rFonts w:ascii="Calibri" w:eastAsia="Calibri" w:hAnsi="Calibri" w:cs="Calibri"/>
                  <w:lang w:val="cs-CZ"/>
                </w:rPr>
                <w:t>extu</w:t>
              </w:r>
            </w:ins>
            <w:ins w:id="148" w:author="Kleckova, Jana" w:date="2025-12-16T10:42:00Z" w16du:dateUtc="2025-12-16T09:42:00Z">
              <w:r w:rsidR="00FC5E67" w:rsidRPr="003D1E26">
                <w:rPr>
                  <w:rFonts w:ascii="Calibri" w:eastAsia="Calibri" w:hAnsi="Calibri" w:cs="Calibri"/>
                  <w:lang w:val="cs-CZ"/>
                </w:rPr>
                <w:t xml:space="preserve"> </w:t>
              </w:r>
            </w:ins>
            <w:r w:rsidRPr="003D1E26">
              <w:rPr>
                <w:rFonts w:ascii="Calibri" w:eastAsia="Calibri" w:hAnsi="Calibri" w:cs="Calibri"/>
                <w:lang w:val="cs-CZ"/>
              </w:rPr>
              <w:t>na to, aby byly skutečným obrazem naší práce. Finanční záznamy musí být v souladu s účetními standardy, právními předpisy a interními směrnicemi společnosti Abbott.</w:t>
            </w:r>
          </w:p>
          <w:p w14:paraId="32CB27F2" w14:textId="77777777" w:rsidR="00B44AA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Při vykazování cen, plateb nebo položek určité hodnoty, zejména u zdravotnických odborníků, je třeba dbát na to, aby dané informace byly úplné a přesné. Požadavek na dané transparentní vykazování stanoví řada státních úřadů jako způsob ochrany veřejných financí. Společnost Abbott se zavazuje poskytovat spolehlivé údaje, aby státní úřady, pojišťovatelé a další zainteresované strany mohly dělat informovaná rozhodnutí.</w:t>
            </w:r>
          </w:p>
        </w:tc>
      </w:tr>
      <w:tr w:rsidR="00F44AE9" w:rsidRPr="003D1E26" w14:paraId="643BDA1D" w14:textId="77777777" w:rsidTr="007002F3">
        <w:tc>
          <w:tcPr>
            <w:tcW w:w="1353" w:type="dxa"/>
            <w:shd w:val="clear" w:color="auto" w:fill="C1E4F5"/>
            <w:tcMar>
              <w:top w:w="120" w:type="dxa"/>
              <w:left w:w="180" w:type="dxa"/>
              <w:bottom w:w="120" w:type="dxa"/>
              <w:right w:w="180" w:type="dxa"/>
            </w:tcMar>
            <w:hideMark/>
          </w:tcPr>
          <w:p w14:paraId="3A79BE5C" w14:textId="77777777" w:rsidR="008A1495" w:rsidRPr="003D1E26" w:rsidRDefault="00F477F9" w:rsidP="008A1495">
            <w:pPr>
              <w:spacing w:before="30" w:after="30"/>
              <w:ind w:left="30" w:right="30"/>
              <w:rPr>
                <w:rFonts w:ascii="Calibri" w:eastAsia="Times New Roman" w:hAnsi="Calibri" w:cs="Calibri"/>
                <w:sz w:val="16"/>
              </w:rPr>
            </w:pPr>
            <w:hyperlink r:id="rId86"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6B88922E" w14:textId="77777777" w:rsidR="008A1495" w:rsidRPr="003D1E26" w:rsidRDefault="00F477F9" w:rsidP="008A1495">
            <w:pPr>
              <w:ind w:left="30" w:right="30"/>
              <w:rPr>
                <w:rFonts w:ascii="Calibri" w:eastAsia="Times New Roman" w:hAnsi="Calibri" w:cs="Calibri"/>
                <w:sz w:val="16"/>
              </w:rPr>
            </w:pPr>
            <w:hyperlink r:id="rId87" w:tgtFrame="_blank" w:history="1">
              <w:r w:rsidRPr="003D1E26">
                <w:rPr>
                  <w:rFonts w:ascii="Calibri" w:eastAsia="Times New Roman" w:hAnsi="Calibri" w:cs="Calibri"/>
                  <w:color w:val="0000FF"/>
                  <w:sz w:val="16"/>
                  <w:u w:val="single"/>
                </w:rPr>
                <w:t>39_C_13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5CE8D7" w14:textId="77777777" w:rsidR="008A149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COMPLIANCE WITH LAWS</w:t>
            </w:r>
          </w:p>
          <w:p w14:paraId="145D834F" w14:textId="77777777" w:rsidR="008A149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follow all laws, regulations and Abbott requirements that apply to our work.</w:t>
            </w:r>
          </w:p>
          <w:p w14:paraId="62832345" w14:textId="77777777" w:rsidR="008A149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Every Abbott employee is expected to follow all applicable laws, as well as Abbott’s policies, procedures, and the Code. This is a basic condition of employment. Abbott’s policies cover key areas like healthcare compliance, quality, finance, trade, security, and more, </w:t>
            </w:r>
            <w:r w:rsidRPr="003D1E26">
              <w:rPr>
                <w:rFonts w:ascii="Calibri" w:eastAsia="Times New Roman" w:hAnsi="Calibri" w:cs="Calibri"/>
              </w:rPr>
              <w:lastRenderedPageBreak/>
              <w:t>helping us meet legal requirements and prevent non-compliance.</w:t>
            </w:r>
          </w:p>
          <w:p w14:paraId="5BED0966" w14:textId="77777777" w:rsidR="008A149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As a global company, we must also be aware that laws from one country may apply to work done in another. When in doubt, seek guidance from the Legal Division or the Office of Ethics and Compliance.</w:t>
            </w:r>
          </w:p>
        </w:tc>
        <w:tc>
          <w:tcPr>
            <w:tcW w:w="6000" w:type="dxa"/>
          </w:tcPr>
          <w:p w14:paraId="2F8E6725" w14:textId="77777777" w:rsidR="008A149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DODRŽOVÁNÍ ZÁKONŮ</w:t>
            </w:r>
          </w:p>
          <w:p w14:paraId="0517CF29" w14:textId="2DEACDFB" w:rsidR="008A149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Dodržujeme všechny právní předpisy a nařízení i požadavky společnosti Abbott </w:t>
            </w:r>
            <w:del w:id="149" w:author="Kleckova, Jana" w:date="2025-12-16T10:43:00Z" w16du:dateUtc="2025-12-16T09:43:00Z">
              <w:r w:rsidRPr="003D1E26" w:rsidDel="004E287D">
                <w:rPr>
                  <w:rFonts w:ascii="Calibri" w:eastAsia="Calibri" w:hAnsi="Calibri" w:cs="Calibri"/>
                  <w:lang w:val="cs-CZ"/>
                </w:rPr>
                <w:delText xml:space="preserve">kladené na </w:delText>
              </w:r>
            </w:del>
            <w:ins w:id="150" w:author="Kleckova, Jana" w:date="2025-12-16T10:43:00Z" w16du:dateUtc="2025-12-16T09:43:00Z">
              <w:r w:rsidR="004E287D">
                <w:rPr>
                  <w:rFonts w:ascii="Calibri" w:eastAsia="Calibri" w:hAnsi="Calibri" w:cs="Calibri"/>
                  <w:lang w:val="cs-CZ"/>
                </w:rPr>
                <w:t xml:space="preserve">platné pro </w:t>
              </w:r>
            </w:ins>
            <w:r w:rsidRPr="003D1E26">
              <w:rPr>
                <w:rFonts w:ascii="Calibri" w:eastAsia="Calibri" w:hAnsi="Calibri" w:cs="Calibri"/>
                <w:lang w:val="cs-CZ"/>
              </w:rPr>
              <w:t>naši práci.</w:t>
            </w:r>
          </w:p>
          <w:p w14:paraId="7D730DC4" w14:textId="2F57B868" w:rsidR="008A149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Od každého zaměstnance společnosti Abbott se očekává, že bude dodržovat všechny platné právní předpisy i zásady, postupy a Kodex společnosti Abbott. Jedná se o základní podmínku pracovního poměru. Zásady společnosti Abbott se vztahují na nejdůležitější oblasti, </w:t>
            </w:r>
            <w:r w:rsidRPr="003D1E26">
              <w:rPr>
                <w:rFonts w:ascii="Calibri" w:eastAsia="Calibri" w:hAnsi="Calibri" w:cs="Calibri"/>
                <w:lang w:val="cs-CZ"/>
              </w:rPr>
              <w:lastRenderedPageBreak/>
              <w:t xml:space="preserve">jako je dodržování předpisů v oblasti poskytování zdravotní péče, kvalita, finance, obchodování, zabezpečení a další. Pomáhají nám </w:t>
            </w:r>
            <w:del w:id="151" w:author="Kleckova, Jana" w:date="2025-12-16T10:43:00Z" w16du:dateUtc="2025-12-16T09:43:00Z">
              <w:r w:rsidRPr="003D1E26" w:rsidDel="004E287D">
                <w:rPr>
                  <w:rFonts w:ascii="Calibri" w:eastAsia="Calibri" w:hAnsi="Calibri" w:cs="Calibri"/>
                  <w:lang w:val="cs-CZ"/>
                </w:rPr>
                <w:delText xml:space="preserve">splňovat </w:delText>
              </w:r>
            </w:del>
            <w:ins w:id="152" w:author="Kleckova, Jana" w:date="2025-12-16T10:43:00Z" w16du:dateUtc="2025-12-16T09:43:00Z">
              <w:r w:rsidR="004E287D">
                <w:rPr>
                  <w:rFonts w:ascii="Calibri" w:eastAsia="Calibri" w:hAnsi="Calibri" w:cs="Calibri"/>
                  <w:lang w:val="cs-CZ"/>
                </w:rPr>
                <w:t xml:space="preserve">plnit </w:t>
              </w:r>
            </w:ins>
            <w:r w:rsidRPr="003D1E26">
              <w:rPr>
                <w:rFonts w:ascii="Calibri" w:eastAsia="Calibri" w:hAnsi="Calibri" w:cs="Calibri"/>
                <w:lang w:val="cs-CZ"/>
              </w:rPr>
              <w:t>požadavky kladené zákony a předcházet tomu, aby nedocházelo k jejich porušování.</w:t>
            </w:r>
          </w:p>
          <w:p w14:paraId="41E4090C" w14:textId="77777777" w:rsidR="008A1495"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Protože podnikáme po celém světě, musíme pamatovat také na to, že se na práci realizovanou v určité zemi mohou vztahovat i právní předpisy z jiné země. V případě pochybností se obraťte o radu na právní oddělení nebo oddělení pro etiku a dodržování předpisů (OEC).</w:t>
            </w:r>
          </w:p>
        </w:tc>
      </w:tr>
      <w:tr w:rsidR="00F44AE9" w:rsidRPr="003D1E26" w14:paraId="4A002F59" w14:textId="77777777" w:rsidTr="007002F3">
        <w:tc>
          <w:tcPr>
            <w:tcW w:w="1353" w:type="dxa"/>
            <w:shd w:val="clear" w:color="auto" w:fill="C1E4F5"/>
            <w:tcMar>
              <w:top w:w="120" w:type="dxa"/>
              <w:left w:w="180" w:type="dxa"/>
              <w:bottom w:w="120" w:type="dxa"/>
              <w:right w:w="180" w:type="dxa"/>
            </w:tcMar>
            <w:hideMark/>
          </w:tcPr>
          <w:p w14:paraId="672B72AF" w14:textId="77777777" w:rsidR="0044511A" w:rsidRPr="003D1E26" w:rsidRDefault="00F477F9" w:rsidP="0044511A">
            <w:pPr>
              <w:spacing w:before="30" w:after="30"/>
              <w:ind w:left="30" w:right="30"/>
              <w:rPr>
                <w:rFonts w:ascii="Calibri" w:eastAsia="Times New Roman" w:hAnsi="Calibri" w:cs="Calibri"/>
                <w:sz w:val="16"/>
              </w:rPr>
            </w:pPr>
            <w:hyperlink r:id="rId88"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08DB8FD9" w14:textId="77777777" w:rsidR="0044511A" w:rsidRPr="003D1E26" w:rsidRDefault="00F477F9" w:rsidP="0044511A">
            <w:pPr>
              <w:ind w:left="30" w:right="30"/>
              <w:rPr>
                <w:rFonts w:ascii="Calibri" w:eastAsia="Times New Roman" w:hAnsi="Calibri" w:cs="Calibri"/>
                <w:sz w:val="16"/>
              </w:rPr>
            </w:pPr>
            <w:hyperlink r:id="rId89" w:tgtFrame="_blank" w:history="1">
              <w:r w:rsidRPr="003D1E26">
                <w:rPr>
                  <w:rFonts w:ascii="Calibri" w:eastAsia="Times New Roman" w:hAnsi="Calibri" w:cs="Calibri"/>
                  <w:color w:val="0000FF"/>
                  <w:sz w:val="16"/>
                  <w:u w:val="single"/>
                </w:rPr>
                <w:t>40_C_13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2A3D5D" w14:textId="77777777" w:rsidR="0044511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FAIR COMPETITION</w:t>
            </w:r>
          </w:p>
          <w:p w14:paraId="71810833" w14:textId="77777777" w:rsidR="0044511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ensure that any interactions that we have with competitors are appropriate.</w:t>
            </w:r>
          </w:p>
          <w:p w14:paraId="7E24908C" w14:textId="77777777" w:rsidR="0044511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At Abbott we are committed to following competition laws everywhere we operate. These laws prohibit agreements or actions that discourage fair market practices—especially in pricing, sales terms, and interactions with competitors.</w:t>
            </w:r>
          </w:p>
          <w:p w14:paraId="5BCA4D29" w14:textId="77777777" w:rsidR="0044511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Avoid discussing sensitive topics—such as pricing, costs, or business plans—with competitors, and reach out to Legal or the Office of Ethics and Compliance if you have questions or encounter anything inappropriate. Because competition laws are complex and violations can carry serious penalties, we must also carefully manage relationships with third parties to ensure compliance and avoid even the appearance of anti-competitive behavior.</w:t>
            </w:r>
          </w:p>
        </w:tc>
        <w:tc>
          <w:tcPr>
            <w:tcW w:w="6000" w:type="dxa"/>
          </w:tcPr>
          <w:p w14:paraId="7AFEF2EF" w14:textId="77777777" w:rsidR="0044511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SPRAVEDLIVÁ HOSPODÁŘSKÁ SOUTĚŽ</w:t>
            </w:r>
          </w:p>
          <w:p w14:paraId="21BAC13F" w14:textId="77777777" w:rsidR="0044511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Ručíme za to, že veškeré naše interakce s konkurenty jsou vhodné.</w:t>
            </w:r>
          </w:p>
          <w:p w14:paraId="149462A2" w14:textId="77777777" w:rsidR="0044511A"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Ve společnosti Abbott se zavazujeme dodržovat zákony o hospodářské soutěži všude tam, kde podnikáme. Tyto zákony zakazují smluvní dohody nebo jednání, které podrývá spravedlivou tržní praxi, a to zejména v oblasti cenotvorby, prodejních podmínek nebo jednání s konkurenty.</w:t>
            </w:r>
          </w:p>
          <w:p w14:paraId="1B98A50A" w14:textId="77777777" w:rsidR="0044511A"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O citlivých tématech, jako jsou ceny, náklady nebo obchodní plány, nediskutujte s konkurenty. Pokud máte otázky nebo narazíte na jakékoli nevhodné chování, obraťte se na právní oddělení nebo oddělení pro etiku a dodržování předpisů. Zákony o hospodářské soutěži jsou složité. Jejich porušení může mít za následek závažné postihy. Musíme proto také pečlivě řídit vztahy s třetími </w:t>
            </w:r>
            <w:r w:rsidRPr="003D1E26">
              <w:rPr>
                <w:rFonts w:ascii="Calibri" w:eastAsia="Calibri" w:hAnsi="Calibri" w:cs="Calibri"/>
                <w:lang w:val="cs-CZ"/>
              </w:rPr>
              <w:lastRenderedPageBreak/>
              <w:t>stranami, abychom zajistili dodržování předpisů a současně zabránili byť jen pouhému zdání chování porušujícího hospodářskou soutěž.</w:t>
            </w:r>
          </w:p>
        </w:tc>
      </w:tr>
      <w:tr w:rsidR="00F44AE9" w:rsidRPr="003D1E26" w14:paraId="469E65BC" w14:textId="77777777" w:rsidTr="007002F3">
        <w:tc>
          <w:tcPr>
            <w:tcW w:w="1353" w:type="dxa"/>
            <w:shd w:val="clear" w:color="auto" w:fill="C1E4F5"/>
            <w:tcMar>
              <w:top w:w="120" w:type="dxa"/>
              <w:left w:w="180" w:type="dxa"/>
              <w:bottom w:w="120" w:type="dxa"/>
              <w:right w:w="180" w:type="dxa"/>
            </w:tcMar>
            <w:hideMark/>
          </w:tcPr>
          <w:p w14:paraId="04254473" w14:textId="77777777" w:rsidR="000B1959" w:rsidRPr="003D1E26" w:rsidRDefault="00F477F9" w:rsidP="000B1959">
            <w:pPr>
              <w:spacing w:before="30" w:after="30"/>
              <w:ind w:left="30" w:right="30"/>
              <w:rPr>
                <w:rFonts w:ascii="Calibri" w:eastAsia="Times New Roman" w:hAnsi="Calibri" w:cs="Calibri"/>
                <w:sz w:val="16"/>
              </w:rPr>
            </w:pPr>
            <w:hyperlink r:id="rId90" w:tgtFrame="_blank" w:history="1">
              <w:r w:rsidRPr="003D1E26">
                <w:rPr>
                  <w:rFonts w:ascii="Calibri" w:eastAsia="Times New Roman" w:hAnsi="Calibri" w:cs="Calibri"/>
                  <w:color w:val="0000FF"/>
                  <w:sz w:val="16"/>
                  <w:u w:val="single"/>
                </w:rPr>
                <w:t>Screen 13</w:t>
              </w:r>
            </w:hyperlink>
            <w:r w:rsidRPr="003D1E26">
              <w:rPr>
                <w:rFonts w:ascii="Calibri" w:eastAsia="Times New Roman" w:hAnsi="Calibri" w:cs="Calibri"/>
                <w:sz w:val="16"/>
              </w:rPr>
              <w:t xml:space="preserve"> </w:t>
            </w:r>
          </w:p>
          <w:p w14:paraId="24BF9E76" w14:textId="77777777" w:rsidR="000B1959" w:rsidRPr="003D1E26" w:rsidRDefault="00F477F9" w:rsidP="000B1959">
            <w:pPr>
              <w:ind w:left="30" w:right="30"/>
              <w:rPr>
                <w:rFonts w:ascii="Calibri" w:eastAsia="Times New Roman" w:hAnsi="Calibri" w:cs="Calibri"/>
                <w:sz w:val="16"/>
              </w:rPr>
            </w:pPr>
            <w:hyperlink r:id="rId91" w:tgtFrame="_blank" w:history="1">
              <w:r w:rsidRPr="003D1E26">
                <w:rPr>
                  <w:rFonts w:ascii="Calibri" w:eastAsia="Times New Roman" w:hAnsi="Calibri" w:cs="Calibri"/>
                  <w:color w:val="0000FF"/>
                  <w:sz w:val="16"/>
                  <w:u w:val="single"/>
                </w:rPr>
                <w:t>41_C_14</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62ECE8F" w14:textId="77777777" w:rsidR="000B1959"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Before you leave this course, take a moment to confirm that you understand your responsibilities related to Abbott’s Code of Business Conduct.</w:t>
            </w:r>
          </w:p>
          <w:p w14:paraId="2CB73EE8" w14:textId="77777777" w:rsidR="000B1959"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 confirm that I understand my responsibilities regarding Abbott’s Code of Business Conduct and know where to locate and review applicable Policies and Procedures.</w:t>
            </w:r>
          </w:p>
          <w:p w14:paraId="0CF526E5" w14:textId="77777777" w:rsidR="000B1959"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Confirm</w:t>
            </w:r>
          </w:p>
        </w:tc>
        <w:tc>
          <w:tcPr>
            <w:tcW w:w="6000" w:type="dxa"/>
          </w:tcPr>
          <w:p w14:paraId="33E1E626" w14:textId="355B79C5" w:rsidR="000B1959"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Než odejdete z tohoto kurzu, </w:t>
            </w:r>
            <w:del w:id="153" w:author="Kleckova, Jana" w:date="2025-12-16T10:43:00Z" w16du:dateUtc="2025-12-16T09:43:00Z">
              <w:r w:rsidRPr="003D1E26" w:rsidDel="004E287D">
                <w:rPr>
                  <w:rFonts w:ascii="Calibri" w:eastAsia="Calibri" w:hAnsi="Calibri" w:cs="Calibri"/>
                  <w:lang w:val="cs-CZ"/>
                </w:rPr>
                <w:delText>udělejte s</w:delText>
              </w:r>
            </w:del>
            <w:ins w:id="154" w:author="Kleckova, Jana" w:date="2025-12-16T10:43:00Z" w16du:dateUtc="2025-12-16T09:43:00Z">
              <w:r w:rsidR="004E287D">
                <w:rPr>
                  <w:rFonts w:ascii="Calibri" w:eastAsia="Calibri" w:hAnsi="Calibri" w:cs="Calibri"/>
                  <w:lang w:val="cs-CZ"/>
                </w:rPr>
                <w:t>věnujte</w:t>
              </w:r>
            </w:ins>
            <w:del w:id="155" w:author="Kleckova, Jana" w:date="2025-12-16T10:43:00Z" w16du:dateUtc="2025-12-16T09:43:00Z">
              <w:r w:rsidRPr="003D1E26" w:rsidDel="004E287D">
                <w:rPr>
                  <w:rFonts w:ascii="Calibri" w:eastAsia="Calibri" w:hAnsi="Calibri" w:cs="Calibri"/>
                  <w:lang w:val="cs-CZ"/>
                </w:rPr>
                <w:delText>i</w:delText>
              </w:r>
            </w:del>
            <w:r w:rsidRPr="003D1E26">
              <w:rPr>
                <w:rFonts w:ascii="Calibri" w:eastAsia="Calibri" w:hAnsi="Calibri" w:cs="Calibri"/>
                <w:lang w:val="cs-CZ"/>
              </w:rPr>
              <w:t xml:space="preserve"> chvilku </w:t>
            </w:r>
            <w:del w:id="156" w:author="Kleckova, Jana" w:date="2025-12-16T10:43:00Z" w16du:dateUtc="2025-12-16T09:43:00Z">
              <w:r w:rsidRPr="003D1E26" w:rsidDel="004E287D">
                <w:rPr>
                  <w:rFonts w:ascii="Calibri" w:eastAsia="Calibri" w:hAnsi="Calibri" w:cs="Calibri"/>
                  <w:lang w:val="cs-CZ"/>
                </w:rPr>
                <w:delText>a </w:delText>
              </w:r>
            </w:del>
            <w:r w:rsidRPr="003D1E26">
              <w:rPr>
                <w:rFonts w:ascii="Calibri" w:eastAsia="Calibri" w:hAnsi="Calibri" w:cs="Calibri"/>
                <w:lang w:val="cs-CZ"/>
              </w:rPr>
              <w:t>potvr</w:t>
            </w:r>
            <w:ins w:id="157" w:author="Kleckova, Jana" w:date="2025-12-16T10:43:00Z" w16du:dateUtc="2025-12-16T09:43:00Z">
              <w:r w:rsidR="004E287D">
                <w:rPr>
                  <w:rFonts w:ascii="Calibri" w:eastAsia="Calibri" w:hAnsi="Calibri" w:cs="Calibri"/>
                  <w:lang w:val="cs-CZ"/>
                </w:rPr>
                <w:t>zení</w:t>
              </w:r>
            </w:ins>
            <w:del w:id="158" w:author="Kleckova, Jana" w:date="2025-12-16T10:43:00Z" w16du:dateUtc="2025-12-16T09:43:00Z">
              <w:r w:rsidRPr="003D1E26" w:rsidDel="004E287D">
                <w:rPr>
                  <w:rFonts w:ascii="Calibri" w:eastAsia="Calibri" w:hAnsi="Calibri" w:cs="Calibri"/>
                  <w:lang w:val="cs-CZ"/>
                </w:rPr>
                <w:delText>ďte</w:delText>
              </w:r>
            </w:del>
            <w:r w:rsidRPr="003D1E26">
              <w:rPr>
                <w:rFonts w:ascii="Calibri" w:eastAsia="Calibri" w:hAnsi="Calibri" w:cs="Calibri"/>
                <w:lang w:val="cs-CZ"/>
              </w:rPr>
              <w:t>, že chápete svoje povinnosti související s Kodexem obchodního chování společnosti Abbott.</w:t>
            </w:r>
          </w:p>
          <w:p w14:paraId="7C471A2A" w14:textId="77777777" w:rsidR="000B1959"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Potvrzuji, že rozumím svým povinnostem týkajícím se Kodexu obchodního chování společnosti Abbott a že vím, kde mohu najít příslušné zásady a postupy a seznámit se s nimi.</w:t>
            </w:r>
          </w:p>
          <w:p w14:paraId="4EC3BFB5" w14:textId="77777777" w:rsidR="000B1959"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Potvrzuji</w:t>
            </w:r>
          </w:p>
        </w:tc>
      </w:tr>
      <w:tr w:rsidR="00F44AE9" w:rsidRPr="003D1E26" w14:paraId="5B3F8062" w14:textId="77777777" w:rsidTr="007002F3">
        <w:tc>
          <w:tcPr>
            <w:tcW w:w="1353" w:type="dxa"/>
            <w:shd w:val="clear" w:color="auto" w:fill="C1E4F5"/>
            <w:tcMar>
              <w:top w:w="120" w:type="dxa"/>
              <w:left w:w="180" w:type="dxa"/>
              <w:bottom w:w="120" w:type="dxa"/>
              <w:right w:w="180" w:type="dxa"/>
            </w:tcMar>
            <w:hideMark/>
          </w:tcPr>
          <w:p w14:paraId="45B1B51D" w14:textId="77777777" w:rsidR="000B1959" w:rsidRPr="003D1E26" w:rsidRDefault="00F477F9" w:rsidP="000B1959">
            <w:pPr>
              <w:spacing w:before="30" w:after="30"/>
              <w:ind w:left="30" w:right="30"/>
              <w:rPr>
                <w:rFonts w:ascii="Calibri" w:eastAsia="Times New Roman" w:hAnsi="Calibri" w:cs="Calibri"/>
                <w:sz w:val="16"/>
              </w:rPr>
            </w:pPr>
            <w:hyperlink r:id="rId92" w:tgtFrame="_blank" w:history="1">
              <w:r w:rsidRPr="003D1E26">
                <w:rPr>
                  <w:rFonts w:ascii="Calibri" w:eastAsia="Times New Roman" w:hAnsi="Calibri" w:cs="Calibri"/>
                  <w:color w:val="0000FF"/>
                  <w:sz w:val="16"/>
                  <w:u w:val="single"/>
                </w:rPr>
                <w:t>Screen 14</w:t>
              </w:r>
            </w:hyperlink>
            <w:r w:rsidRPr="003D1E26">
              <w:rPr>
                <w:rFonts w:ascii="Calibri" w:eastAsia="Times New Roman" w:hAnsi="Calibri" w:cs="Calibri"/>
                <w:sz w:val="16"/>
              </w:rPr>
              <w:t xml:space="preserve"> </w:t>
            </w:r>
          </w:p>
          <w:p w14:paraId="4D7DEEE1" w14:textId="77777777" w:rsidR="000B1959" w:rsidRPr="003D1E26" w:rsidRDefault="00F477F9" w:rsidP="000B1959">
            <w:pPr>
              <w:ind w:left="30" w:right="30"/>
              <w:rPr>
                <w:rFonts w:ascii="Calibri" w:eastAsia="Times New Roman" w:hAnsi="Calibri" w:cs="Calibri"/>
                <w:sz w:val="16"/>
              </w:rPr>
            </w:pPr>
            <w:hyperlink r:id="rId93" w:tgtFrame="_blank" w:history="1">
              <w:r w:rsidRPr="003D1E26">
                <w:rPr>
                  <w:rFonts w:ascii="Calibri" w:eastAsia="Times New Roman" w:hAnsi="Calibri" w:cs="Calibri"/>
                  <w:color w:val="0000FF"/>
                  <w:sz w:val="16"/>
                  <w:u w:val="single"/>
                </w:rPr>
                <w:t>42_C_15</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342034E" w14:textId="77777777" w:rsidR="000B1959"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The Knowledge Check that follows consists of 10 questions. You must score 80% or higher to successfully complete this course.</w:t>
            </w:r>
          </w:p>
          <w:p w14:paraId="4685B1CF" w14:textId="77777777" w:rsidR="00022AA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WHEN YOU ARE READY, CLICK THE KNOWLEDGE CHECK BUTTON.</w:t>
            </w:r>
          </w:p>
        </w:tc>
        <w:tc>
          <w:tcPr>
            <w:tcW w:w="6000" w:type="dxa"/>
          </w:tcPr>
          <w:p w14:paraId="12033063" w14:textId="77777777" w:rsidR="009E242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Prověření získaných znalostí, které následuje, se skládá z 10 otázek. Úspěšné dokončení tohoto kurzu vyžaduje skóre minimálně 80 %.</w:t>
            </w:r>
          </w:p>
          <w:p w14:paraId="1F6405CE" w14:textId="77777777" w:rsidR="000B1959"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AŽ BUDETE PŘIPRAVENÍ, KLIKNĚTE NA TLAČÍTKO KONTROLA ZÍSKANÝCH ZNALOSTÍ.</w:t>
            </w:r>
          </w:p>
        </w:tc>
      </w:tr>
      <w:tr w:rsidR="00F44AE9" w:rsidRPr="003D1E26" w14:paraId="6F570DC3" w14:textId="77777777" w:rsidTr="007002F3">
        <w:tc>
          <w:tcPr>
            <w:tcW w:w="1353" w:type="dxa"/>
            <w:shd w:val="clear" w:color="auto" w:fill="C1E4F5"/>
            <w:tcMar>
              <w:top w:w="120" w:type="dxa"/>
              <w:left w:w="180" w:type="dxa"/>
              <w:bottom w:w="120" w:type="dxa"/>
              <w:right w:w="180" w:type="dxa"/>
            </w:tcMar>
            <w:hideMark/>
          </w:tcPr>
          <w:p w14:paraId="2E2D138F" w14:textId="77777777" w:rsidR="00FD6DAC" w:rsidRPr="003D1E26" w:rsidRDefault="00F477F9" w:rsidP="00FD6DAC">
            <w:pPr>
              <w:spacing w:before="30" w:after="30"/>
              <w:ind w:left="30" w:right="30"/>
              <w:rPr>
                <w:rFonts w:ascii="Calibri" w:eastAsia="Times New Roman" w:hAnsi="Calibri" w:cs="Calibri"/>
                <w:sz w:val="16"/>
              </w:rPr>
            </w:pPr>
            <w:hyperlink r:id="rId94"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12541444" w14:textId="77777777" w:rsidR="00FD6DAC" w:rsidRPr="003D1E26" w:rsidRDefault="00F477F9" w:rsidP="00FD6DAC">
            <w:pPr>
              <w:ind w:left="30" w:right="30"/>
              <w:rPr>
                <w:rFonts w:ascii="Calibri" w:eastAsia="Times New Roman" w:hAnsi="Calibri" w:cs="Calibri"/>
                <w:sz w:val="16"/>
              </w:rPr>
            </w:pPr>
            <w:hyperlink r:id="rId95" w:tgtFrame="_blank" w:history="1">
              <w:r w:rsidRPr="003D1E26">
                <w:rPr>
                  <w:rFonts w:ascii="Calibri" w:eastAsia="Times New Roman" w:hAnsi="Calibri" w:cs="Calibri"/>
                  <w:color w:val="0000FF"/>
                  <w:sz w:val="16"/>
                  <w:u w:val="single"/>
                </w:rPr>
                <w:t>43_C_16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E9A3AD6" w14:textId="77777777" w:rsidR="00FD6DAC"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Why is the Code of Business Conduct important?</w:t>
            </w:r>
          </w:p>
        </w:tc>
        <w:tc>
          <w:tcPr>
            <w:tcW w:w="6000" w:type="dxa"/>
          </w:tcPr>
          <w:p w14:paraId="3DCFFE2E" w14:textId="77777777" w:rsidR="00FD6DAC"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 Proč je Kodex obchodního chování tak důležitý?</w:t>
            </w:r>
          </w:p>
        </w:tc>
      </w:tr>
      <w:tr w:rsidR="00F44AE9" w:rsidRPr="003D1E26" w14:paraId="77CD971F" w14:textId="77777777" w:rsidTr="007002F3">
        <w:tc>
          <w:tcPr>
            <w:tcW w:w="1353" w:type="dxa"/>
            <w:shd w:val="clear" w:color="auto" w:fill="C1E4F5"/>
            <w:tcMar>
              <w:top w:w="120" w:type="dxa"/>
              <w:left w:w="180" w:type="dxa"/>
              <w:bottom w:w="120" w:type="dxa"/>
              <w:right w:w="180" w:type="dxa"/>
            </w:tcMar>
            <w:hideMark/>
          </w:tcPr>
          <w:p w14:paraId="79B7F6FC" w14:textId="77777777" w:rsidR="00FD6DAC" w:rsidRPr="003D1E26" w:rsidRDefault="00F477F9" w:rsidP="00FD6DAC">
            <w:pPr>
              <w:spacing w:before="30" w:after="30"/>
              <w:ind w:left="30" w:right="30"/>
              <w:rPr>
                <w:rFonts w:ascii="Calibri" w:eastAsia="Times New Roman" w:hAnsi="Calibri" w:cs="Calibri"/>
                <w:sz w:val="16"/>
              </w:rPr>
            </w:pPr>
            <w:hyperlink r:id="rId96"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218B1936" w14:textId="77777777" w:rsidR="00FD6DAC" w:rsidRPr="003D1E26" w:rsidRDefault="00F477F9" w:rsidP="00FD6DAC">
            <w:pPr>
              <w:ind w:left="30" w:right="30"/>
              <w:rPr>
                <w:rFonts w:ascii="Calibri" w:eastAsia="Times New Roman" w:hAnsi="Calibri" w:cs="Calibri"/>
                <w:sz w:val="16"/>
              </w:rPr>
            </w:pPr>
            <w:hyperlink r:id="rId97" w:tgtFrame="_blank" w:history="1">
              <w:r w:rsidRPr="003D1E26">
                <w:rPr>
                  <w:rFonts w:ascii="Calibri" w:eastAsia="Times New Roman" w:hAnsi="Calibri" w:cs="Calibri"/>
                  <w:color w:val="0000FF"/>
                  <w:sz w:val="16"/>
                  <w:u w:val="single"/>
                </w:rPr>
                <w:t>44_C_16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52E33D" w14:textId="77777777" w:rsidR="00FD6DAC"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It provides specific advice for every situation we may face in our work.</w:t>
            </w:r>
          </w:p>
        </w:tc>
        <w:tc>
          <w:tcPr>
            <w:tcW w:w="6000" w:type="dxa"/>
          </w:tcPr>
          <w:p w14:paraId="36E484F6" w14:textId="77777777" w:rsidR="00FD6DAC"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 Nabízí konkrétní rady na každou situaci, která by mohla v práci nastat.</w:t>
            </w:r>
          </w:p>
        </w:tc>
      </w:tr>
      <w:tr w:rsidR="00F44AE9" w:rsidRPr="003D1E26" w14:paraId="27CE7C11" w14:textId="77777777" w:rsidTr="007002F3">
        <w:tc>
          <w:tcPr>
            <w:tcW w:w="1353" w:type="dxa"/>
            <w:shd w:val="clear" w:color="auto" w:fill="C1E4F5"/>
            <w:tcMar>
              <w:top w:w="120" w:type="dxa"/>
              <w:left w:w="180" w:type="dxa"/>
              <w:bottom w:w="120" w:type="dxa"/>
              <w:right w:w="180" w:type="dxa"/>
            </w:tcMar>
            <w:hideMark/>
          </w:tcPr>
          <w:p w14:paraId="252B8496" w14:textId="77777777" w:rsidR="00FD6DAC" w:rsidRPr="003D1E26" w:rsidRDefault="00F477F9" w:rsidP="00FD6DAC">
            <w:pPr>
              <w:spacing w:before="30" w:after="30"/>
              <w:ind w:left="30" w:right="30"/>
              <w:rPr>
                <w:rFonts w:ascii="Calibri" w:eastAsia="Times New Roman" w:hAnsi="Calibri" w:cs="Calibri"/>
                <w:sz w:val="16"/>
              </w:rPr>
            </w:pPr>
            <w:hyperlink r:id="rId98"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118A3FF1" w14:textId="77777777" w:rsidR="00FD6DAC" w:rsidRPr="003D1E26" w:rsidRDefault="00F477F9" w:rsidP="00FD6DAC">
            <w:pPr>
              <w:ind w:left="30" w:right="30"/>
              <w:rPr>
                <w:rFonts w:ascii="Calibri" w:eastAsia="Times New Roman" w:hAnsi="Calibri" w:cs="Calibri"/>
                <w:sz w:val="16"/>
              </w:rPr>
            </w:pPr>
            <w:hyperlink r:id="rId99" w:tgtFrame="_blank" w:history="1">
              <w:r w:rsidRPr="003D1E26">
                <w:rPr>
                  <w:rFonts w:ascii="Calibri" w:eastAsia="Times New Roman" w:hAnsi="Calibri" w:cs="Calibri"/>
                  <w:color w:val="0000FF"/>
                  <w:sz w:val="16"/>
                  <w:u w:val="single"/>
                </w:rPr>
                <w:t>45_C_16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C3C508" w14:textId="77777777" w:rsidR="00FD6DAC"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It provides a clear set of principles and values on which to base decisions when the best course of action is not immediately clear.</w:t>
            </w:r>
          </w:p>
          <w:p w14:paraId="146AC4DC" w14:textId="77777777" w:rsidR="00FD6DAC"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Next</w:t>
            </w:r>
          </w:p>
        </w:tc>
        <w:tc>
          <w:tcPr>
            <w:tcW w:w="6000" w:type="dxa"/>
          </w:tcPr>
          <w:p w14:paraId="5F0EF6A0" w14:textId="77777777" w:rsidR="00FD6DAC"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[2] Vytyčuje jasně daný soubor zásad a hodnot, na kterých je třeba zakládat rozhodnutí, když není hned zcela jasné, jak máme postupovat.</w:t>
            </w:r>
          </w:p>
          <w:p w14:paraId="5C1835A2" w14:textId="77777777" w:rsidR="00FD6DAC"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Další</w:t>
            </w:r>
          </w:p>
        </w:tc>
      </w:tr>
      <w:tr w:rsidR="00F44AE9" w:rsidRPr="003D1E26" w14:paraId="47D7990D" w14:textId="77777777" w:rsidTr="007002F3">
        <w:tc>
          <w:tcPr>
            <w:tcW w:w="1353" w:type="dxa"/>
            <w:shd w:val="clear" w:color="auto" w:fill="C1E4F5"/>
            <w:tcMar>
              <w:top w:w="120" w:type="dxa"/>
              <w:left w:w="180" w:type="dxa"/>
              <w:bottom w:w="120" w:type="dxa"/>
              <w:right w:w="180" w:type="dxa"/>
            </w:tcMar>
            <w:hideMark/>
          </w:tcPr>
          <w:p w14:paraId="377A6773" w14:textId="77777777" w:rsidR="002117DA" w:rsidRPr="003D1E26" w:rsidRDefault="00F477F9" w:rsidP="002117DA">
            <w:pPr>
              <w:spacing w:before="30" w:after="30"/>
              <w:ind w:left="30" w:right="30"/>
              <w:rPr>
                <w:rFonts w:ascii="Calibri" w:eastAsia="Times New Roman" w:hAnsi="Calibri" w:cs="Calibri"/>
                <w:sz w:val="16"/>
              </w:rPr>
            </w:pPr>
            <w:r w:rsidRPr="003D1E26">
              <w:rPr>
                <w:rFonts w:ascii="Calibri" w:eastAsia="Times New Roman" w:hAnsi="Calibri" w:cs="Calibri"/>
                <w:sz w:val="16"/>
              </w:rPr>
              <w:t>Screen 15</w:t>
            </w:r>
          </w:p>
          <w:p w14:paraId="6DDF875C" w14:textId="77777777" w:rsidR="002117DA" w:rsidRPr="003D1E26" w:rsidRDefault="00F477F9" w:rsidP="002117DA">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t>Question 1: Feedback</w:t>
            </w:r>
          </w:p>
          <w:p w14:paraId="3358B36F" w14:textId="77777777" w:rsidR="002117DA" w:rsidRPr="003D1E26" w:rsidRDefault="00F477F9" w:rsidP="002117DA">
            <w:pPr>
              <w:ind w:left="30" w:right="30"/>
              <w:rPr>
                <w:rFonts w:ascii="Calibri" w:eastAsia="Times New Roman" w:hAnsi="Calibri" w:cs="Calibri"/>
                <w:sz w:val="16"/>
              </w:rPr>
            </w:pPr>
            <w:r w:rsidRPr="003D1E26">
              <w:rPr>
                <w:rFonts w:ascii="Calibri" w:eastAsia="Times New Roman" w:hAnsi="Calibri" w:cs="Calibri"/>
                <w:sz w:val="16"/>
              </w:rPr>
              <w:t>46_C_16</w:t>
            </w:r>
          </w:p>
        </w:tc>
        <w:tc>
          <w:tcPr>
            <w:tcW w:w="6000" w:type="dxa"/>
            <w:tcMar>
              <w:top w:w="120" w:type="dxa"/>
              <w:left w:w="180" w:type="dxa"/>
              <w:bottom w:w="120" w:type="dxa"/>
              <w:right w:w="180" w:type="dxa"/>
            </w:tcMar>
            <w:hideMark/>
          </w:tcPr>
          <w:p w14:paraId="6CE86916"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The Code of Business Conduct to provides us with a clear set of principles and values on which to base decisions when the best course of action is not immediately clear.</w:t>
            </w:r>
          </w:p>
        </w:tc>
        <w:tc>
          <w:tcPr>
            <w:tcW w:w="6000" w:type="dxa"/>
          </w:tcPr>
          <w:p w14:paraId="2B1460F0"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Kodex obchodního chování nám vytyčuje jasně daný soubor zásad a hodnot, na kterých je třeba zakládat rozhodnutí, když není hned zcela jasné, jak máme postupovat.</w:t>
            </w:r>
          </w:p>
        </w:tc>
      </w:tr>
      <w:tr w:rsidR="00F44AE9" w:rsidRPr="003D1E26" w14:paraId="5FFA5A6C" w14:textId="77777777" w:rsidTr="007002F3">
        <w:tc>
          <w:tcPr>
            <w:tcW w:w="1353" w:type="dxa"/>
            <w:shd w:val="clear" w:color="auto" w:fill="C1E4F5"/>
            <w:tcMar>
              <w:top w:w="120" w:type="dxa"/>
              <w:left w:w="180" w:type="dxa"/>
              <w:bottom w:w="120" w:type="dxa"/>
              <w:right w:w="180" w:type="dxa"/>
            </w:tcMar>
            <w:hideMark/>
          </w:tcPr>
          <w:p w14:paraId="3517549A" w14:textId="77777777" w:rsidR="002117DA" w:rsidRPr="003D1E26" w:rsidRDefault="00F477F9" w:rsidP="002117DA">
            <w:pPr>
              <w:spacing w:before="30" w:after="30"/>
              <w:ind w:left="30" w:right="30"/>
              <w:rPr>
                <w:rFonts w:ascii="Calibri" w:eastAsia="Times New Roman" w:hAnsi="Calibri" w:cs="Calibri"/>
                <w:sz w:val="16"/>
              </w:rPr>
            </w:pPr>
            <w:hyperlink r:id="rId100"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5B15595B" w14:textId="77777777" w:rsidR="002117DA" w:rsidRPr="003D1E26" w:rsidRDefault="00F477F9" w:rsidP="002117DA">
            <w:pPr>
              <w:ind w:left="30" w:right="30"/>
              <w:rPr>
                <w:rFonts w:ascii="Calibri" w:eastAsia="Times New Roman" w:hAnsi="Calibri" w:cs="Calibri"/>
                <w:sz w:val="16"/>
              </w:rPr>
            </w:pPr>
            <w:hyperlink r:id="rId101" w:tgtFrame="_blank" w:history="1">
              <w:r w:rsidRPr="003D1E26">
                <w:rPr>
                  <w:rFonts w:ascii="Calibri" w:eastAsia="Times New Roman" w:hAnsi="Calibri" w:cs="Calibri"/>
                  <w:color w:val="0000FF"/>
                  <w:sz w:val="16"/>
                  <w:u w:val="single"/>
                </w:rPr>
                <w:t>47_C_16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D11E7DA"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[2] Which of the following is </w:t>
            </w:r>
            <w:r w:rsidRPr="003D1E26">
              <w:rPr>
                <w:rFonts w:ascii="Calibri" w:eastAsia="Times New Roman" w:hAnsi="Calibri" w:cs="Calibri"/>
                <w:u w:val="single"/>
              </w:rPr>
              <w:t>never</w:t>
            </w:r>
            <w:r w:rsidRPr="003D1E26">
              <w:rPr>
                <w:rFonts w:ascii="Calibri" w:eastAsia="Times New Roman" w:hAnsi="Calibri" w:cs="Calibri"/>
              </w:rPr>
              <w:t xml:space="preserve"> an appropriate business transaction?</w:t>
            </w:r>
          </w:p>
        </w:tc>
        <w:tc>
          <w:tcPr>
            <w:tcW w:w="6000" w:type="dxa"/>
          </w:tcPr>
          <w:p w14:paraId="12F87056"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[2] Co z následujícího není </w:t>
            </w:r>
            <w:r w:rsidRPr="003D1E26">
              <w:rPr>
                <w:rFonts w:ascii="Calibri" w:eastAsia="Calibri" w:hAnsi="Calibri" w:cs="Calibri"/>
                <w:u w:val="single"/>
                <w:lang w:val="cs-CZ"/>
              </w:rPr>
              <w:t>nikdy</w:t>
            </w:r>
            <w:r w:rsidRPr="003D1E26">
              <w:rPr>
                <w:rFonts w:ascii="Calibri" w:eastAsia="Calibri" w:hAnsi="Calibri" w:cs="Calibri"/>
                <w:lang w:val="cs-CZ"/>
              </w:rPr>
              <w:t xml:space="preserve"> vhodnou obchodní transakcí?</w:t>
            </w:r>
          </w:p>
        </w:tc>
      </w:tr>
      <w:tr w:rsidR="00F44AE9" w:rsidRPr="003D1E26" w14:paraId="2E1D49BE" w14:textId="77777777" w:rsidTr="007002F3">
        <w:tc>
          <w:tcPr>
            <w:tcW w:w="1353" w:type="dxa"/>
            <w:shd w:val="clear" w:color="auto" w:fill="C1E4F5"/>
            <w:tcMar>
              <w:top w:w="120" w:type="dxa"/>
              <w:left w:w="180" w:type="dxa"/>
              <w:bottom w:w="120" w:type="dxa"/>
              <w:right w:w="180" w:type="dxa"/>
            </w:tcMar>
            <w:hideMark/>
          </w:tcPr>
          <w:p w14:paraId="226BD081" w14:textId="77777777" w:rsidR="002117DA" w:rsidRPr="003D1E26" w:rsidRDefault="00F477F9" w:rsidP="002117DA">
            <w:pPr>
              <w:spacing w:before="30" w:after="30"/>
              <w:ind w:left="30" w:right="30"/>
              <w:rPr>
                <w:rFonts w:ascii="Calibri" w:eastAsia="Times New Roman" w:hAnsi="Calibri" w:cs="Calibri"/>
                <w:sz w:val="16"/>
              </w:rPr>
            </w:pPr>
            <w:hyperlink r:id="rId102"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1D2AB497" w14:textId="77777777" w:rsidR="002117DA" w:rsidRPr="003D1E26" w:rsidRDefault="00F477F9" w:rsidP="002117DA">
            <w:pPr>
              <w:ind w:left="30" w:right="30"/>
              <w:rPr>
                <w:rFonts w:ascii="Calibri" w:eastAsia="Times New Roman" w:hAnsi="Calibri" w:cs="Calibri"/>
                <w:sz w:val="16"/>
              </w:rPr>
            </w:pPr>
            <w:hyperlink r:id="rId103" w:tgtFrame="_blank" w:history="1">
              <w:r w:rsidRPr="003D1E26">
                <w:rPr>
                  <w:rFonts w:ascii="Calibri" w:eastAsia="Times New Roman" w:hAnsi="Calibri" w:cs="Calibri"/>
                  <w:color w:val="0000FF"/>
                  <w:sz w:val="16"/>
                  <w:u w:val="single"/>
                </w:rPr>
                <w:t>48_C_16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A5EC286"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Hiring an HCP to speak about a particular disease area due to their skills and expertise.</w:t>
            </w:r>
          </w:p>
        </w:tc>
        <w:tc>
          <w:tcPr>
            <w:tcW w:w="6000" w:type="dxa"/>
          </w:tcPr>
          <w:p w14:paraId="705954F6" w14:textId="5C5469A0"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[1] Najmutí </w:t>
            </w:r>
            <w:ins w:id="159" w:author="Kleckova, Jana" w:date="2025-12-16T10:48:00Z" w16du:dateUtc="2025-12-16T09:48:00Z">
              <w:r w:rsidR="00FE725C">
                <w:rPr>
                  <w:rFonts w:ascii="Calibri" w:eastAsia="Calibri" w:hAnsi="Calibri" w:cs="Calibri"/>
                  <w:lang w:val="cs-CZ"/>
                </w:rPr>
                <w:t>zdravotnického odborníka</w:t>
              </w:r>
            </w:ins>
            <w:del w:id="160" w:author="Kleckova, Jana" w:date="2025-12-16T10:48:00Z" w16du:dateUtc="2025-12-16T09:48:00Z">
              <w:r w:rsidRPr="003D1E26" w:rsidDel="00FE725C">
                <w:rPr>
                  <w:rFonts w:ascii="Calibri" w:eastAsia="Calibri" w:hAnsi="Calibri" w:cs="Calibri"/>
                  <w:lang w:val="cs-CZ"/>
                </w:rPr>
                <w:delText xml:space="preserve">HCP </w:delText>
              </w:r>
            </w:del>
            <w:ins w:id="161" w:author="Kleckova, Jana" w:date="2025-12-16T10:48:00Z" w16du:dateUtc="2025-12-16T09:48:00Z">
              <w:r w:rsidR="00FE725C">
                <w:rPr>
                  <w:rFonts w:ascii="Calibri" w:eastAsia="Calibri" w:hAnsi="Calibri" w:cs="Calibri"/>
                  <w:lang w:val="cs-CZ"/>
                </w:rPr>
                <w:t xml:space="preserve"> </w:t>
              </w:r>
            </w:ins>
            <w:del w:id="162" w:author="Kleckova, Jana" w:date="2025-12-16T10:43:00Z" w16du:dateUtc="2025-12-16T09:43:00Z">
              <w:r w:rsidRPr="003D1E26" w:rsidDel="00DC7E4E">
                <w:rPr>
                  <w:rFonts w:ascii="Calibri" w:eastAsia="Calibri" w:hAnsi="Calibri" w:cs="Calibri"/>
                  <w:lang w:val="cs-CZ"/>
                </w:rPr>
                <w:delText xml:space="preserve">kvůli </w:delText>
              </w:r>
            </w:del>
            <w:ins w:id="163" w:author="Kleckova, Jana" w:date="2025-12-16T10:43:00Z" w16du:dateUtc="2025-12-16T09:43:00Z">
              <w:r w:rsidR="00DC7E4E">
                <w:rPr>
                  <w:rFonts w:ascii="Calibri" w:eastAsia="Calibri" w:hAnsi="Calibri" w:cs="Calibri"/>
                  <w:lang w:val="cs-CZ"/>
                </w:rPr>
                <w:t xml:space="preserve">na základě </w:t>
              </w:r>
            </w:ins>
            <w:r w:rsidRPr="003D1E26">
              <w:rPr>
                <w:rFonts w:ascii="Calibri" w:eastAsia="Calibri" w:hAnsi="Calibri" w:cs="Calibri"/>
                <w:lang w:val="cs-CZ"/>
              </w:rPr>
              <w:t>jeho dovednost</w:t>
            </w:r>
            <w:ins w:id="164" w:author="Kleckova, Jana" w:date="2025-12-16T10:43:00Z" w16du:dateUtc="2025-12-16T09:43:00Z">
              <w:r w:rsidR="00DC7E4E">
                <w:rPr>
                  <w:rFonts w:ascii="Calibri" w:eastAsia="Calibri" w:hAnsi="Calibri" w:cs="Calibri"/>
                  <w:lang w:val="cs-CZ"/>
                </w:rPr>
                <w:t>í</w:t>
              </w:r>
            </w:ins>
            <w:del w:id="165" w:author="Kleckova, Jana" w:date="2025-12-16T10:43:00Z" w16du:dateUtc="2025-12-16T09:43:00Z">
              <w:r w:rsidRPr="003D1E26" w:rsidDel="00DC7E4E">
                <w:rPr>
                  <w:rFonts w:ascii="Calibri" w:eastAsia="Calibri" w:hAnsi="Calibri" w:cs="Calibri"/>
                  <w:lang w:val="cs-CZ"/>
                </w:rPr>
                <w:delText>em</w:delText>
              </w:r>
            </w:del>
            <w:r w:rsidRPr="003D1E26">
              <w:rPr>
                <w:rFonts w:ascii="Calibri" w:eastAsia="Calibri" w:hAnsi="Calibri" w:cs="Calibri"/>
                <w:lang w:val="cs-CZ"/>
              </w:rPr>
              <w:t xml:space="preserve"> a znalost</w:t>
            </w:r>
            <w:ins w:id="166" w:author="Kleckova, Jana" w:date="2025-12-16T10:43:00Z" w16du:dateUtc="2025-12-16T09:43:00Z">
              <w:r w:rsidR="00DC7E4E">
                <w:rPr>
                  <w:rFonts w:ascii="Calibri" w:eastAsia="Calibri" w:hAnsi="Calibri" w:cs="Calibri"/>
                  <w:lang w:val="cs-CZ"/>
                </w:rPr>
                <w:t>í</w:t>
              </w:r>
            </w:ins>
            <w:del w:id="167" w:author="Kleckova, Jana" w:date="2025-12-16T10:43:00Z" w16du:dateUtc="2025-12-16T09:43:00Z">
              <w:r w:rsidRPr="003D1E26" w:rsidDel="00DC7E4E">
                <w:rPr>
                  <w:rFonts w:ascii="Calibri" w:eastAsia="Calibri" w:hAnsi="Calibri" w:cs="Calibri"/>
                  <w:lang w:val="cs-CZ"/>
                </w:rPr>
                <w:delText>em</w:delText>
              </w:r>
            </w:del>
            <w:r w:rsidRPr="003D1E26">
              <w:rPr>
                <w:rFonts w:ascii="Calibri" w:eastAsia="Calibri" w:hAnsi="Calibri" w:cs="Calibri"/>
                <w:lang w:val="cs-CZ"/>
              </w:rPr>
              <w:t>, aby hovořil o určité oblasti onemocnění.</w:t>
            </w:r>
          </w:p>
        </w:tc>
      </w:tr>
      <w:tr w:rsidR="00F44AE9" w:rsidRPr="003D1E26" w14:paraId="1D0C3C4B" w14:textId="77777777" w:rsidTr="007002F3">
        <w:tc>
          <w:tcPr>
            <w:tcW w:w="1353" w:type="dxa"/>
            <w:shd w:val="clear" w:color="auto" w:fill="C1E4F5"/>
            <w:tcMar>
              <w:top w:w="120" w:type="dxa"/>
              <w:left w:w="180" w:type="dxa"/>
              <w:bottom w:w="120" w:type="dxa"/>
              <w:right w:w="180" w:type="dxa"/>
            </w:tcMar>
            <w:hideMark/>
          </w:tcPr>
          <w:p w14:paraId="34A2D8EA" w14:textId="77777777" w:rsidR="002117DA" w:rsidRPr="003D1E26" w:rsidRDefault="00F477F9" w:rsidP="002117DA">
            <w:pPr>
              <w:spacing w:before="30" w:after="30"/>
              <w:ind w:left="30" w:right="30"/>
              <w:rPr>
                <w:rFonts w:ascii="Calibri" w:eastAsia="Times New Roman" w:hAnsi="Calibri" w:cs="Calibri"/>
                <w:sz w:val="16"/>
              </w:rPr>
            </w:pPr>
            <w:hyperlink r:id="rId104"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66684925" w14:textId="77777777" w:rsidR="002117DA" w:rsidRPr="003D1E26" w:rsidRDefault="00F477F9" w:rsidP="002117DA">
            <w:pPr>
              <w:ind w:left="30" w:right="30"/>
              <w:rPr>
                <w:rFonts w:ascii="Calibri" w:eastAsia="Times New Roman" w:hAnsi="Calibri" w:cs="Calibri"/>
                <w:sz w:val="16"/>
              </w:rPr>
            </w:pPr>
            <w:hyperlink r:id="rId105" w:tgtFrame="_blank" w:history="1">
              <w:r w:rsidRPr="003D1E26">
                <w:rPr>
                  <w:rFonts w:ascii="Calibri" w:eastAsia="Times New Roman" w:hAnsi="Calibri" w:cs="Calibri"/>
                  <w:color w:val="0000FF"/>
                  <w:sz w:val="16"/>
                  <w:u w:val="single"/>
                </w:rPr>
                <w:t>49_C_16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9CAFCDD"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Providing a reasonable meal to attendees of an Abbott-sponsored educational program.</w:t>
            </w:r>
          </w:p>
        </w:tc>
        <w:tc>
          <w:tcPr>
            <w:tcW w:w="6000" w:type="dxa"/>
          </w:tcPr>
          <w:p w14:paraId="0B537DC2"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[2] Poskytnutí přiměřeného občerstvení účastníkům vzdělávacího programu sponzorovaného společností Abbott.</w:t>
            </w:r>
          </w:p>
        </w:tc>
      </w:tr>
      <w:tr w:rsidR="00F44AE9" w:rsidRPr="003D1E26" w14:paraId="57578C22" w14:textId="77777777" w:rsidTr="007002F3">
        <w:tc>
          <w:tcPr>
            <w:tcW w:w="1353" w:type="dxa"/>
            <w:shd w:val="clear" w:color="auto" w:fill="C1E4F5"/>
            <w:tcMar>
              <w:top w:w="120" w:type="dxa"/>
              <w:left w:w="180" w:type="dxa"/>
              <w:bottom w:w="120" w:type="dxa"/>
              <w:right w:w="180" w:type="dxa"/>
            </w:tcMar>
            <w:hideMark/>
          </w:tcPr>
          <w:p w14:paraId="7971C14A" w14:textId="77777777" w:rsidR="002117DA" w:rsidRPr="003D1E26" w:rsidRDefault="00F477F9" w:rsidP="002117DA">
            <w:pPr>
              <w:spacing w:before="30" w:after="30"/>
              <w:ind w:left="30" w:right="30"/>
              <w:rPr>
                <w:rFonts w:ascii="Calibri" w:eastAsia="Times New Roman" w:hAnsi="Calibri" w:cs="Calibri"/>
                <w:sz w:val="16"/>
              </w:rPr>
            </w:pPr>
            <w:hyperlink r:id="rId106"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1C112EFE" w14:textId="77777777" w:rsidR="002117DA" w:rsidRPr="003D1E26" w:rsidRDefault="00F477F9" w:rsidP="002117DA">
            <w:pPr>
              <w:ind w:left="30" w:right="30"/>
              <w:rPr>
                <w:rFonts w:ascii="Calibri" w:eastAsia="Times New Roman" w:hAnsi="Calibri" w:cs="Calibri"/>
                <w:sz w:val="16"/>
              </w:rPr>
            </w:pPr>
            <w:hyperlink r:id="rId107" w:tgtFrame="_blank" w:history="1">
              <w:r w:rsidRPr="003D1E26">
                <w:rPr>
                  <w:rFonts w:ascii="Calibri" w:eastAsia="Times New Roman" w:hAnsi="Calibri" w:cs="Calibri"/>
                  <w:color w:val="0000FF"/>
                  <w:sz w:val="16"/>
                  <w:u w:val="single"/>
                </w:rPr>
                <w:t>50_C_16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448A88"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Arranging a charitable contribution for a local organization.</w:t>
            </w:r>
          </w:p>
        </w:tc>
        <w:tc>
          <w:tcPr>
            <w:tcW w:w="6000" w:type="dxa"/>
          </w:tcPr>
          <w:p w14:paraId="12836F75"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[3] Zajištění charitativního příspěvku pro místní organizaci.</w:t>
            </w:r>
          </w:p>
        </w:tc>
      </w:tr>
      <w:tr w:rsidR="00F44AE9" w:rsidRPr="003D1E26" w14:paraId="156AB1EC" w14:textId="77777777" w:rsidTr="007002F3">
        <w:tc>
          <w:tcPr>
            <w:tcW w:w="1353" w:type="dxa"/>
            <w:shd w:val="clear" w:color="auto" w:fill="C1E4F5"/>
            <w:tcMar>
              <w:top w:w="120" w:type="dxa"/>
              <w:left w:w="180" w:type="dxa"/>
              <w:bottom w:w="120" w:type="dxa"/>
              <w:right w:w="180" w:type="dxa"/>
            </w:tcMar>
            <w:hideMark/>
          </w:tcPr>
          <w:p w14:paraId="54A7C9C5" w14:textId="77777777" w:rsidR="002117DA" w:rsidRPr="003D1E26" w:rsidRDefault="00F477F9" w:rsidP="002117DA">
            <w:pPr>
              <w:spacing w:before="30" w:after="30"/>
              <w:ind w:left="30" w:right="30"/>
              <w:rPr>
                <w:rFonts w:ascii="Calibri" w:eastAsia="Times New Roman" w:hAnsi="Calibri" w:cs="Calibri"/>
                <w:sz w:val="16"/>
              </w:rPr>
            </w:pPr>
            <w:hyperlink r:id="rId108"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43F4671A" w14:textId="77777777" w:rsidR="002117DA" w:rsidRPr="003D1E26" w:rsidRDefault="00F477F9" w:rsidP="002117DA">
            <w:pPr>
              <w:ind w:left="30" w:right="30"/>
              <w:rPr>
                <w:rFonts w:ascii="Calibri" w:eastAsia="Times New Roman" w:hAnsi="Calibri" w:cs="Calibri"/>
                <w:sz w:val="16"/>
              </w:rPr>
            </w:pPr>
            <w:hyperlink r:id="rId109" w:tgtFrame="_blank" w:history="1">
              <w:r w:rsidRPr="003D1E26">
                <w:rPr>
                  <w:rFonts w:ascii="Calibri" w:eastAsia="Times New Roman" w:hAnsi="Calibri" w:cs="Calibri"/>
                  <w:color w:val="0000FF"/>
                  <w:sz w:val="16"/>
                  <w:u w:val="single"/>
                </w:rPr>
                <w:t>51_C_16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22436CD"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[4] Hiring an HCP to conduct an educational program to thank them for using Abbott products.</w:t>
            </w:r>
          </w:p>
          <w:p w14:paraId="12570E99"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Next</w:t>
            </w:r>
          </w:p>
        </w:tc>
        <w:tc>
          <w:tcPr>
            <w:tcW w:w="6000" w:type="dxa"/>
          </w:tcPr>
          <w:p w14:paraId="30D7B8EF" w14:textId="11DDD8A2"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[4] Najmutí </w:t>
            </w:r>
            <w:ins w:id="168" w:author="Kleckova, Jana" w:date="2025-12-16T10:48:00Z" w16du:dateUtc="2025-12-16T09:48:00Z">
              <w:r w:rsidR="00FE725C">
                <w:rPr>
                  <w:rFonts w:ascii="Calibri" w:eastAsia="Calibri" w:hAnsi="Calibri" w:cs="Calibri"/>
                  <w:lang w:val="cs-CZ"/>
                </w:rPr>
                <w:t>zdravotnického odborníka</w:t>
              </w:r>
            </w:ins>
            <w:del w:id="169" w:author="Kleckova, Jana" w:date="2025-12-16T10:48:00Z" w16du:dateUtc="2025-12-16T09:48:00Z">
              <w:r w:rsidRPr="003D1E26" w:rsidDel="00FE725C">
                <w:rPr>
                  <w:rFonts w:ascii="Calibri" w:eastAsia="Calibri" w:hAnsi="Calibri" w:cs="Calibri"/>
                  <w:lang w:val="cs-CZ"/>
                </w:rPr>
                <w:delText>HCP</w:delText>
              </w:r>
            </w:del>
            <w:r w:rsidRPr="003D1E26">
              <w:rPr>
                <w:rFonts w:ascii="Calibri" w:eastAsia="Calibri" w:hAnsi="Calibri" w:cs="Calibri"/>
                <w:lang w:val="cs-CZ"/>
              </w:rPr>
              <w:t>, aby uskutečnil vzdělávací program, jako poděkování za používání produktů společnosti Abbott.</w:t>
            </w:r>
          </w:p>
          <w:p w14:paraId="5EDE68E3" w14:textId="77777777" w:rsidR="002117D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Další</w:t>
            </w:r>
          </w:p>
        </w:tc>
      </w:tr>
      <w:tr w:rsidR="00F44AE9" w:rsidRPr="003D1E26" w14:paraId="7E72FDCD" w14:textId="77777777" w:rsidTr="007002F3">
        <w:tc>
          <w:tcPr>
            <w:tcW w:w="1353" w:type="dxa"/>
            <w:shd w:val="clear" w:color="auto" w:fill="C1E4F5"/>
            <w:tcMar>
              <w:top w:w="120" w:type="dxa"/>
              <w:left w:w="180" w:type="dxa"/>
              <w:bottom w:w="120" w:type="dxa"/>
              <w:right w:w="180" w:type="dxa"/>
            </w:tcMar>
            <w:hideMark/>
          </w:tcPr>
          <w:p w14:paraId="39385BF7" w14:textId="77777777" w:rsidR="00603700" w:rsidRPr="003D1E26" w:rsidRDefault="00F477F9" w:rsidP="00603700">
            <w:pPr>
              <w:spacing w:before="30" w:after="30"/>
              <w:ind w:left="30" w:right="30"/>
              <w:rPr>
                <w:rFonts w:ascii="Calibri" w:eastAsia="Times New Roman" w:hAnsi="Calibri" w:cs="Calibri"/>
                <w:sz w:val="16"/>
              </w:rPr>
            </w:pPr>
            <w:r w:rsidRPr="003D1E26">
              <w:rPr>
                <w:rFonts w:ascii="Calibri" w:eastAsia="Times New Roman" w:hAnsi="Calibri" w:cs="Calibri"/>
                <w:sz w:val="16"/>
              </w:rPr>
              <w:lastRenderedPageBreak/>
              <w:t>Screen 15</w:t>
            </w:r>
          </w:p>
          <w:p w14:paraId="422CD32B" w14:textId="77777777" w:rsidR="00603700" w:rsidRPr="003D1E26" w:rsidRDefault="00F477F9" w:rsidP="00603700">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t>Question 2: Feedback</w:t>
            </w:r>
          </w:p>
          <w:p w14:paraId="4CADFA8D" w14:textId="77777777" w:rsidR="00603700" w:rsidRPr="003D1E26" w:rsidRDefault="00F477F9" w:rsidP="00603700">
            <w:pPr>
              <w:ind w:left="30" w:right="30"/>
              <w:rPr>
                <w:rFonts w:ascii="Calibri" w:eastAsia="Times New Roman" w:hAnsi="Calibri" w:cs="Calibri"/>
                <w:sz w:val="16"/>
              </w:rPr>
            </w:pPr>
            <w:r w:rsidRPr="003D1E26">
              <w:rPr>
                <w:rFonts w:ascii="Calibri" w:eastAsia="Times New Roman" w:hAnsi="Calibri" w:cs="Calibri"/>
                <w:sz w:val="16"/>
              </w:rPr>
              <w:t>52_C_16</w:t>
            </w:r>
          </w:p>
        </w:tc>
        <w:tc>
          <w:tcPr>
            <w:tcW w:w="6000" w:type="dxa"/>
            <w:tcMar>
              <w:top w:w="120" w:type="dxa"/>
              <w:left w:w="180" w:type="dxa"/>
              <w:bottom w:w="120" w:type="dxa"/>
              <w:right w:w="180" w:type="dxa"/>
            </w:tcMar>
            <w:hideMark/>
          </w:tcPr>
          <w:p w14:paraId="4971DC92"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Hiring an HCP to conduct an educational program due to their skills and expertise is permitted, however, hiring an HCP as a thank you for using Abbott products is inappropriate because this may be perceived as a bribe.</w:t>
            </w:r>
          </w:p>
        </w:tc>
        <w:tc>
          <w:tcPr>
            <w:tcW w:w="6000" w:type="dxa"/>
          </w:tcPr>
          <w:p w14:paraId="3027B5B7" w14:textId="63002735"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Najmout </w:t>
            </w:r>
            <w:del w:id="170" w:author="Kleckova, Jana" w:date="2025-12-16T10:47:00Z" w16du:dateUtc="2025-12-16T09:47:00Z">
              <w:r w:rsidRPr="003D1E26" w:rsidDel="00A25B0D">
                <w:rPr>
                  <w:rFonts w:ascii="Calibri" w:eastAsia="Calibri" w:hAnsi="Calibri" w:cs="Calibri"/>
                  <w:lang w:val="cs-CZ"/>
                </w:rPr>
                <w:delText>HCP</w:delText>
              </w:r>
            </w:del>
            <w:ins w:id="171" w:author="Kleckova, Jana" w:date="2025-12-16T10:47:00Z" w16du:dateUtc="2025-12-16T09:47:00Z">
              <w:r w:rsidR="00A25B0D">
                <w:rPr>
                  <w:rFonts w:ascii="Calibri" w:eastAsia="Calibri" w:hAnsi="Calibri" w:cs="Calibri"/>
                  <w:lang w:val="cs-CZ"/>
                </w:rPr>
                <w:t>zdravotnického odborníka</w:t>
              </w:r>
            </w:ins>
            <w:r w:rsidRPr="003D1E26">
              <w:rPr>
                <w:rFonts w:ascii="Calibri" w:eastAsia="Calibri" w:hAnsi="Calibri" w:cs="Calibri"/>
                <w:lang w:val="cs-CZ"/>
              </w:rPr>
              <w:t xml:space="preserve">, aby uskutečnil vzdělávací program </w:t>
            </w:r>
            <w:del w:id="172" w:author="Kleckova, Jana" w:date="2025-12-16T10:47:00Z" w16du:dateUtc="2025-12-16T09:47:00Z">
              <w:r w:rsidRPr="003D1E26" w:rsidDel="00A25B0D">
                <w:rPr>
                  <w:rFonts w:ascii="Calibri" w:eastAsia="Calibri" w:hAnsi="Calibri" w:cs="Calibri"/>
                  <w:lang w:val="cs-CZ"/>
                </w:rPr>
                <w:delText xml:space="preserve">kvůli </w:delText>
              </w:r>
            </w:del>
            <w:ins w:id="173" w:author="Kleckova, Jana" w:date="2025-12-16T10:47:00Z" w16du:dateUtc="2025-12-16T09:47:00Z">
              <w:r w:rsidR="00A25B0D">
                <w:rPr>
                  <w:rFonts w:ascii="Calibri" w:eastAsia="Calibri" w:hAnsi="Calibri" w:cs="Calibri"/>
                  <w:lang w:val="cs-CZ"/>
                </w:rPr>
                <w:t>na základě</w:t>
              </w:r>
              <w:r w:rsidR="00A25B0D" w:rsidRPr="003D1E26">
                <w:rPr>
                  <w:rFonts w:ascii="Calibri" w:eastAsia="Calibri" w:hAnsi="Calibri" w:cs="Calibri"/>
                  <w:lang w:val="cs-CZ"/>
                </w:rPr>
                <w:t xml:space="preserve"> </w:t>
              </w:r>
            </w:ins>
            <w:r w:rsidRPr="003D1E26">
              <w:rPr>
                <w:rFonts w:ascii="Calibri" w:eastAsia="Calibri" w:hAnsi="Calibri" w:cs="Calibri"/>
                <w:lang w:val="cs-CZ"/>
              </w:rPr>
              <w:t>jeho dovednost</w:t>
            </w:r>
            <w:ins w:id="174" w:author="Kleckova, Jana" w:date="2025-12-16T10:47:00Z" w16du:dateUtc="2025-12-16T09:47:00Z">
              <w:r w:rsidR="00A25B0D">
                <w:rPr>
                  <w:rFonts w:ascii="Calibri" w:eastAsia="Calibri" w:hAnsi="Calibri" w:cs="Calibri"/>
                  <w:lang w:val="cs-CZ"/>
                </w:rPr>
                <w:t>í</w:t>
              </w:r>
            </w:ins>
            <w:del w:id="175" w:author="Kleckova, Jana" w:date="2025-12-16T10:47:00Z" w16du:dateUtc="2025-12-16T09:47:00Z">
              <w:r w:rsidRPr="003D1E26" w:rsidDel="00A25B0D">
                <w:rPr>
                  <w:rFonts w:ascii="Calibri" w:eastAsia="Calibri" w:hAnsi="Calibri" w:cs="Calibri"/>
                  <w:lang w:val="cs-CZ"/>
                </w:rPr>
                <w:delText>em</w:delText>
              </w:r>
            </w:del>
            <w:r w:rsidRPr="003D1E26">
              <w:rPr>
                <w:rFonts w:ascii="Calibri" w:eastAsia="Calibri" w:hAnsi="Calibri" w:cs="Calibri"/>
                <w:lang w:val="cs-CZ"/>
              </w:rPr>
              <w:t xml:space="preserve"> a odbornosti je povoleno, nicméně najmout </w:t>
            </w:r>
            <w:ins w:id="176" w:author="Kleckova, Jana" w:date="2025-12-16T10:48:00Z" w16du:dateUtc="2025-12-16T09:48:00Z">
              <w:r w:rsidR="00FE725C">
                <w:rPr>
                  <w:rFonts w:ascii="Calibri" w:eastAsia="Calibri" w:hAnsi="Calibri" w:cs="Calibri"/>
                  <w:lang w:val="cs-CZ"/>
                </w:rPr>
                <w:t>zdravotnického odborníka</w:t>
              </w:r>
            </w:ins>
            <w:del w:id="177" w:author="Kleckova, Jana" w:date="2025-12-16T10:48:00Z" w16du:dateUtc="2025-12-16T09:48:00Z">
              <w:r w:rsidRPr="003D1E26" w:rsidDel="00FE725C">
                <w:rPr>
                  <w:rFonts w:ascii="Calibri" w:eastAsia="Calibri" w:hAnsi="Calibri" w:cs="Calibri"/>
                  <w:lang w:val="cs-CZ"/>
                </w:rPr>
                <w:delText xml:space="preserve">HCP </w:delText>
              </w:r>
            </w:del>
            <w:ins w:id="178" w:author="Kleckova, Jana" w:date="2025-12-16T10:48:00Z" w16du:dateUtc="2025-12-16T09:48:00Z">
              <w:r w:rsidR="00FE725C">
                <w:rPr>
                  <w:rFonts w:ascii="Calibri" w:eastAsia="Calibri" w:hAnsi="Calibri" w:cs="Calibri"/>
                  <w:lang w:val="cs-CZ"/>
                </w:rPr>
                <w:t xml:space="preserve"> </w:t>
              </w:r>
            </w:ins>
            <w:r w:rsidRPr="003D1E26">
              <w:rPr>
                <w:rFonts w:ascii="Calibri" w:eastAsia="Calibri" w:hAnsi="Calibri" w:cs="Calibri"/>
                <w:lang w:val="cs-CZ"/>
              </w:rPr>
              <w:t>jako poděkování za používání produktů společnosti Abbott je nevhodné, protože to může být vnímáno jako úplatek.</w:t>
            </w:r>
          </w:p>
        </w:tc>
      </w:tr>
      <w:tr w:rsidR="00F44AE9" w:rsidRPr="003D1E26" w14:paraId="4B871301" w14:textId="77777777" w:rsidTr="007002F3">
        <w:tc>
          <w:tcPr>
            <w:tcW w:w="1353" w:type="dxa"/>
            <w:shd w:val="clear" w:color="auto" w:fill="C1E4F5"/>
            <w:tcMar>
              <w:top w:w="120" w:type="dxa"/>
              <w:left w:w="180" w:type="dxa"/>
              <w:bottom w:w="120" w:type="dxa"/>
              <w:right w:w="180" w:type="dxa"/>
            </w:tcMar>
            <w:hideMark/>
          </w:tcPr>
          <w:p w14:paraId="1C7F96E3" w14:textId="77777777" w:rsidR="00603700" w:rsidRPr="003D1E26" w:rsidRDefault="00F477F9" w:rsidP="00603700">
            <w:pPr>
              <w:spacing w:before="30" w:after="30"/>
              <w:ind w:left="30" w:right="30"/>
              <w:rPr>
                <w:rFonts w:ascii="Calibri" w:eastAsia="Times New Roman" w:hAnsi="Calibri" w:cs="Calibri"/>
                <w:sz w:val="16"/>
              </w:rPr>
            </w:pPr>
            <w:hyperlink r:id="rId110"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65CC4E37" w14:textId="77777777" w:rsidR="00603700" w:rsidRPr="003D1E26" w:rsidRDefault="00F477F9" w:rsidP="00603700">
            <w:pPr>
              <w:ind w:left="30" w:right="30"/>
              <w:rPr>
                <w:rFonts w:ascii="Calibri" w:eastAsia="Times New Roman" w:hAnsi="Calibri" w:cs="Calibri"/>
                <w:sz w:val="16"/>
              </w:rPr>
            </w:pPr>
            <w:hyperlink r:id="rId111" w:tgtFrame="_blank" w:history="1">
              <w:r w:rsidRPr="003D1E26">
                <w:rPr>
                  <w:rFonts w:ascii="Calibri" w:eastAsia="Times New Roman" w:hAnsi="Calibri" w:cs="Calibri"/>
                  <w:color w:val="0000FF"/>
                  <w:sz w:val="16"/>
                  <w:u w:val="single"/>
                </w:rPr>
                <w:t>53_C_16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E18652"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The consequences for individuals involved in bribery and corruption can include:</w:t>
            </w:r>
          </w:p>
        </w:tc>
        <w:tc>
          <w:tcPr>
            <w:tcW w:w="6000" w:type="dxa"/>
          </w:tcPr>
          <w:p w14:paraId="0BEAD8AD"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[3] Mezi důsledky pro jednotlivce, kteří se podílí na úplatkářství a korupci, může patřit:</w:t>
            </w:r>
          </w:p>
        </w:tc>
      </w:tr>
      <w:tr w:rsidR="00F44AE9" w:rsidRPr="003D1E26" w14:paraId="0657DF7E" w14:textId="77777777" w:rsidTr="007002F3">
        <w:tc>
          <w:tcPr>
            <w:tcW w:w="1353" w:type="dxa"/>
            <w:shd w:val="clear" w:color="auto" w:fill="C1E4F5"/>
            <w:tcMar>
              <w:top w:w="120" w:type="dxa"/>
              <w:left w:w="180" w:type="dxa"/>
              <w:bottom w:w="120" w:type="dxa"/>
              <w:right w:w="180" w:type="dxa"/>
            </w:tcMar>
            <w:hideMark/>
          </w:tcPr>
          <w:p w14:paraId="17F0E302" w14:textId="77777777" w:rsidR="00603700" w:rsidRPr="003D1E26" w:rsidRDefault="00F477F9" w:rsidP="00603700">
            <w:pPr>
              <w:spacing w:before="30" w:after="30"/>
              <w:ind w:left="30" w:right="30"/>
              <w:rPr>
                <w:rFonts w:ascii="Calibri" w:eastAsia="Times New Roman" w:hAnsi="Calibri" w:cs="Calibri"/>
                <w:sz w:val="16"/>
              </w:rPr>
            </w:pPr>
            <w:hyperlink r:id="rId112"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0F418ECF" w14:textId="77777777" w:rsidR="00603700" w:rsidRPr="003D1E26" w:rsidRDefault="00F477F9" w:rsidP="00603700">
            <w:pPr>
              <w:ind w:left="30" w:right="30"/>
              <w:rPr>
                <w:rFonts w:ascii="Calibri" w:eastAsia="Times New Roman" w:hAnsi="Calibri" w:cs="Calibri"/>
                <w:sz w:val="16"/>
              </w:rPr>
            </w:pPr>
            <w:hyperlink r:id="rId113" w:tgtFrame="_blank" w:history="1">
              <w:r w:rsidRPr="003D1E26">
                <w:rPr>
                  <w:rFonts w:ascii="Calibri" w:eastAsia="Times New Roman" w:hAnsi="Calibri" w:cs="Calibri"/>
                  <w:color w:val="0000FF"/>
                  <w:sz w:val="16"/>
                  <w:u w:val="single"/>
                </w:rPr>
                <w:t>54_C_16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1104ED3"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Reputational damage.</w:t>
            </w:r>
          </w:p>
        </w:tc>
        <w:tc>
          <w:tcPr>
            <w:tcW w:w="6000" w:type="dxa"/>
          </w:tcPr>
          <w:p w14:paraId="49ACD443"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 Poškození dobrého jména.</w:t>
            </w:r>
          </w:p>
        </w:tc>
      </w:tr>
      <w:tr w:rsidR="00F44AE9" w:rsidRPr="003D1E26" w14:paraId="6873C855" w14:textId="77777777" w:rsidTr="007002F3">
        <w:tc>
          <w:tcPr>
            <w:tcW w:w="1353" w:type="dxa"/>
            <w:shd w:val="clear" w:color="auto" w:fill="C1E4F5"/>
            <w:tcMar>
              <w:top w:w="120" w:type="dxa"/>
              <w:left w:w="180" w:type="dxa"/>
              <w:bottom w:w="120" w:type="dxa"/>
              <w:right w:w="180" w:type="dxa"/>
            </w:tcMar>
            <w:hideMark/>
          </w:tcPr>
          <w:p w14:paraId="74258D62" w14:textId="77777777" w:rsidR="00603700" w:rsidRPr="003D1E26" w:rsidRDefault="00F477F9" w:rsidP="00603700">
            <w:pPr>
              <w:spacing w:before="30" w:after="30"/>
              <w:ind w:left="30" w:right="30"/>
              <w:rPr>
                <w:rFonts w:ascii="Calibri" w:eastAsia="Times New Roman" w:hAnsi="Calibri" w:cs="Calibri"/>
                <w:sz w:val="16"/>
              </w:rPr>
            </w:pPr>
            <w:hyperlink r:id="rId114"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5FADD3AC" w14:textId="77777777" w:rsidR="00603700" w:rsidRPr="003D1E26" w:rsidRDefault="00F477F9" w:rsidP="00603700">
            <w:pPr>
              <w:ind w:left="30" w:right="30"/>
              <w:rPr>
                <w:rFonts w:ascii="Calibri" w:eastAsia="Times New Roman" w:hAnsi="Calibri" w:cs="Calibri"/>
                <w:sz w:val="16"/>
              </w:rPr>
            </w:pPr>
            <w:hyperlink r:id="rId115" w:tgtFrame="_blank" w:history="1">
              <w:r w:rsidRPr="003D1E26">
                <w:rPr>
                  <w:rFonts w:ascii="Calibri" w:eastAsia="Times New Roman" w:hAnsi="Calibri" w:cs="Calibri"/>
                  <w:color w:val="0000FF"/>
                  <w:sz w:val="16"/>
                  <w:u w:val="single"/>
                </w:rPr>
                <w:t>55_C_16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A9E5D0E"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Fines and penalties.</w:t>
            </w:r>
          </w:p>
        </w:tc>
        <w:tc>
          <w:tcPr>
            <w:tcW w:w="6000" w:type="dxa"/>
          </w:tcPr>
          <w:p w14:paraId="1864A753"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[2] Pokuty a postihy.</w:t>
            </w:r>
          </w:p>
        </w:tc>
      </w:tr>
      <w:tr w:rsidR="00F44AE9" w:rsidRPr="003D1E26" w14:paraId="2D3087EA" w14:textId="77777777" w:rsidTr="007002F3">
        <w:tc>
          <w:tcPr>
            <w:tcW w:w="1353" w:type="dxa"/>
            <w:shd w:val="clear" w:color="auto" w:fill="C1E4F5"/>
            <w:tcMar>
              <w:top w:w="120" w:type="dxa"/>
              <w:left w:w="180" w:type="dxa"/>
              <w:bottom w:w="120" w:type="dxa"/>
              <w:right w:w="180" w:type="dxa"/>
            </w:tcMar>
            <w:hideMark/>
          </w:tcPr>
          <w:p w14:paraId="3CD95306" w14:textId="77777777" w:rsidR="00603700" w:rsidRPr="003D1E26" w:rsidRDefault="00F477F9" w:rsidP="00603700">
            <w:pPr>
              <w:spacing w:before="30" w:after="30"/>
              <w:ind w:left="30" w:right="30"/>
              <w:rPr>
                <w:rFonts w:ascii="Calibri" w:eastAsia="Times New Roman" w:hAnsi="Calibri" w:cs="Calibri"/>
                <w:sz w:val="16"/>
              </w:rPr>
            </w:pPr>
            <w:hyperlink r:id="rId116"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7852E777" w14:textId="77777777" w:rsidR="00603700" w:rsidRPr="003D1E26" w:rsidRDefault="00F477F9" w:rsidP="00603700">
            <w:pPr>
              <w:ind w:left="30" w:right="30"/>
              <w:rPr>
                <w:rFonts w:ascii="Calibri" w:eastAsia="Times New Roman" w:hAnsi="Calibri" w:cs="Calibri"/>
                <w:sz w:val="16"/>
              </w:rPr>
            </w:pPr>
            <w:hyperlink r:id="rId117" w:tgtFrame="_blank" w:history="1">
              <w:r w:rsidRPr="003D1E26">
                <w:rPr>
                  <w:rFonts w:ascii="Calibri" w:eastAsia="Times New Roman" w:hAnsi="Calibri" w:cs="Calibri"/>
                  <w:color w:val="0000FF"/>
                  <w:sz w:val="16"/>
                  <w:u w:val="single"/>
                </w:rPr>
                <w:t>56_C_16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86BBB7"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Termination of employment.</w:t>
            </w:r>
          </w:p>
        </w:tc>
        <w:tc>
          <w:tcPr>
            <w:tcW w:w="6000" w:type="dxa"/>
          </w:tcPr>
          <w:p w14:paraId="0EDC1C26"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[3] Ukončení pracovního poměru.</w:t>
            </w:r>
          </w:p>
        </w:tc>
      </w:tr>
      <w:tr w:rsidR="00F44AE9" w:rsidRPr="003D1E26" w14:paraId="0B04A95C" w14:textId="77777777" w:rsidTr="007002F3">
        <w:tc>
          <w:tcPr>
            <w:tcW w:w="1353" w:type="dxa"/>
            <w:shd w:val="clear" w:color="auto" w:fill="C1E4F5"/>
            <w:tcMar>
              <w:top w:w="120" w:type="dxa"/>
              <w:left w:w="180" w:type="dxa"/>
              <w:bottom w:w="120" w:type="dxa"/>
              <w:right w:w="180" w:type="dxa"/>
            </w:tcMar>
            <w:hideMark/>
          </w:tcPr>
          <w:p w14:paraId="39DAF8FF" w14:textId="77777777" w:rsidR="00603700" w:rsidRPr="003D1E26" w:rsidRDefault="00F477F9" w:rsidP="00603700">
            <w:pPr>
              <w:spacing w:before="30" w:after="30"/>
              <w:ind w:left="30" w:right="30"/>
              <w:rPr>
                <w:rFonts w:ascii="Calibri" w:eastAsia="Times New Roman" w:hAnsi="Calibri" w:cs="Calibri"/>
                <w:sz w:val="16"/>
              </w:rPr>
            </w:pPr>
            <w:hyperlink r:id="rId118"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208F1213" w14:textId="77777777" w:rsidR="00603700" w:rsidRPr="003D1E26" w:rsidRDefault="00F477F9" w:rsidP="00603700">
            <w:pPr>
              <w:ind w:left="30" w:right="30"/>
              <w:rPr>
                <w:rFonts w:ascii="Calibri" w:eastAsia="Times New Roman" w:hAnsi="Calibri" w:cs="Calibri"/>
                <w:sz w:val="16"/>
              </w:rPr>
            </w:pPr>
            <w:hyperlink r:id="rId119" w:tgtFrame="_blank" w:history="1">
              <w:r w:rsidRPr="003D1E26">
                <w:rPr>
                  <w:rFonts w:ascii="Calibri" w:eastAsia="Times New Roman" w:hAnsi="Calibri" w:cs="Calibri"/>
                  <w:color w:val="0000FF"/>
                  <w:sz w:val="16"/>
                  <w:u w:val="single"/>
                </w:rPr>
                <w:t>57_C_16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BB528AA"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[4] Prison time.</w:t>
            </w:r>
          </w:p>
        </w:tc>
        <w:tc>
          <w:tcPr>
            <w:tcW w:w="6000" w:type="dxa"/>
          </w:tcPr>
          <w:p w14:paraId="5FE5B95A"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[4] Pobyt ve vězení.</w:t>
            </w:r>
          </w:p>
        </w:tc>
      </w:tr>
      <w:tr w:rsidR="00F44AE9" w:rsidRPr="003D1E26" w14:paraId="103DBE0B" w14:textId="77777777" w:rsidTr="007002F3">
        <w:tc>
          <w:tcPr>
            <w:tcW w:w="1353" w:type="dxa"/>
            <w:shd w:val="clear" w:color="auto" w:fill="C1E4F5"/>
            <w:tcMar>
              <w:top w:w="120" w:type="dxa"/>
              <w:left w:w="180" w:type="dxa"/>
              <w:bottom w:w="120" w:type="dxa"/>
              <w:right w:w="180" w:type="dxa"/>
            </w:tcMar>
            <w:hideMark/>
          </w:tcPr>
          <w:p w14:paraId="4CE1E4F8" w14:textId="77777777" w:rsidR="00603700" w:rsidRPr="003D1E26" w:rsidRDefault="00F477F9" w:rsidP="00603700">
            <w:pPr>
              <w:spacing w:before="30" w:after="30"/>
              <w:ind w:left="30" w:right="30"/>
              <w:rPr>
                <w:rFonts w:ascii="Calibri" w:eastAsia="Times New Roman" w:hAnsi="Calibri" w:cs="Calibri"/>
                <w:sz w:val="16"/>
              </w:rPr>
            </w:pPr>
            <w:hyperlink r:id="rId120"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1119E0ED" w14:textId="77777777" w:rsidR="00603700" w:rsidRPr="003D1E26" w:rsidRDefault="00F477F9" w:rsidP="00603700">
            <w:pPr>
              <w:ind w:left="30" w:right="30"/>
              <w:rPr>
                <w:rFonts w:ascii="Calibri" w:eastAsia="Times New Roman" w:hAnsi="Calibri" w:cs="Calibri"/>
                <w:sz w:val="16"/>
              </w:rPr>
            </w:pPr>
            <w:hyperlink r:id="rId121" w:tgtFrame="_blank" w:history="1">
              <w:r w:rsidRPr="003D1E26">
                <w:rPr>
                  <w:rFonts w:ascii="Calibri" w:eastAsia="Times New Roman" w:hAnsi="Calibri" w:cs="Calibri"/>
                  <w:color w:val="0000FF"/>
                  <w:sz w:val="16"/>
                  <w:u w:val="single"/>
                </w:rPr>
                <w:t>58_C_16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8D6ADFB"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[5] All of the above.</w:t>
            </w:r>
          </w:p>
          <w:p w14:paraId="4EDD2D68"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Next</w:t>
            </w:r>
          </w:p>
        </w:tc>
        <w:tc>
          <w:tcPr>
            <w:tcW w:w="6000" w:type="dxa"/>
          </w:tcPr>
          <w:p w14:paraId="1623C39A"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[5] Vše výše uvedené.</w:t>
            </w:r>
          </w:p>
          <w:p w14:paraId="7513B618" w14:textId="77777777" w:rsidR="0060370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Další</w:t>
            </w:r>
          </w:p>
        </w:tc>
      </w:tr>
      <w:tr w:rsidR="00F44AE9" w:rsidRPr="003D1E26" w14:paraId="3C9579C7" w14:textId="77777777" w:rsidTr="007002F3">
        <w:tc>
          <w:tcPr>
            <w:tcW w:w="1353" w:type="dxa"/>
            <w:shd w:val="clear" w:color="auto" w:fill="C1E4F5"/>
            <w:tcMar>
              <w:top w:w="120" w:type="dxa"/>
              <w:left w:w="180" w:type="dxa"/>
              <w:bottom w:w="120" w:type="dxa"/>
              <w:right w:w="180" w:type="dxa"/>
            </w:tcMar>
            <w:hideMark/>
          </w:tcPr>
          <w:p w14:paraId="2BB06146" w14:textId="77777777" w:rsidR="0094318D" w:rsidRPr="003D1E26" w:rsidRDefault="00F477F9" w:rsidP="0094318D">
            <w:pPr>
              <w:spacing w:before="30" w:after="30"/>
              <w:ind w:left="30" w:right="30"/>
              <w:rPr>
                <w:rFonts w:ascii="Calibri" w:eastAsia="Times New Roman" w:hAnsi="Calibri" w:cs="Calibri"/>
                <w:sz w:val="16"/>
              </w:rPr>
            </w:pPr>
            <w:r w:rsidRPr="003D1E26">
              <w:rPr>
                <w:rFonts w:ascii="Calibri" w:eastAsia="Times New Roman" w:hAnsi="Calibri" w:cs="Calibri"/>
                <w:sz w:val="16"/>
              </w:rPr>
              <w:t>Screen 15</w:t>
            </w:r>
          </w:p>
          <w:p w14:paraId="28907387" w14:textId="77777777" w:rsidR="0094318D" w:rsidRPr="003D1E26" w:rsidRDefault="00F477F9" w:rsidP="0094318D">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t>Question 3: Feedback</w:t>
            </w:r>
          </w:p>
          <w:p w14:paraId="48ACC541" w14:textId="77777777" w:rsidR="0094318D" w:rsidRPr="003D1E26" w:rsidRDefault="00F477F9" w:rsidP="0094318D">
            <w:pPr>
              <w:ind w:left="30" w:right="30"/>
              <w:rPr>
                <w:rFonts w:ascii="Calibri" w:eastAsia="Times New Roman" w:hAnsi="Calibri" w:cs="Calibri"/>
                <w:sz w:val="16"/>
              </w:rPr>
            </w:pPr>
            <w:r w:rsidRPr="003D1E26">
              <w:rPr>
                <w:rFonts w:ascii="Calibri" w:eastAsia="Times New Roman" w:hAnsi="Calibri" w:cs="Calibri"/>
                <w:sz w:val="16"/>
              </w:rPr>
              <w:t>59_C_16</w:t>
            </w:r>
          </w:p>
        </w:tc>
        <w:tc>
          <w:tcPr>
            <w:tcW w:w="6000" w:type="dxa"/>
            <w:tcMar>
              <w:top w:w="120" w:type="dxa"/>
              <w:left w:w="180" w:type="dxa"/>
              <w:bottom w:w="120" w:type="dxa"/>
              <w:right w:w="180" w:type="dxa"/>
            </w:tcMar>
            <w:hideMark/>
          </w:tcPr>
          <w:p w14:paraId="271825D5"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The consequences for individuals involved in bribery and corruption can include reputational damage, fines and penalties, termination of employment, and even prison time.</w:t>
            </w:r>
          </w:p>
        </w:tc>
        <w:tc>
          <w:tcPr>
            <w:tcW w:w="6000" w:type="dxa"/>
          </w:tcPr>
          <w:p w14:paraId="64702056"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Důsledky pro jednotlivce zapojené do úplatkářství a korupce mohou zahrnovat poškození dobré pověsti, pokuty a penále, ukončení zaměstnání a dokonce i vězení.</w:t>
            </w:r>
          </w:p>
        </w:tc>
      </w:tr>
      <w:tr w:rsidR="00F44AE9" w:rsidRPr="003D1E26" w14:paraId="0E42A69E" w14:textId="77777777" w:rsidTr="007002F3">
        <w:tc>
          <w:tcPr>
            <w:tcW w:w="1353" w:type="dxa"/>
            <w:shd w:val="clear" w:color="auto" w:fill="C1E4F5"/>
            <w:tcMar>
              <w:top w:w="120" w:type="dxa"/>
              <w:left w:w="180" w:type="dxa"/>
              <w:bottom w:w="120" w:type="dxa"/>
              <w:right w:w="180" w:type="dxa"/>
            </w:tcMar>
            <w:hideMark/>
          </w:tcPr>
          <w:p w14:paraId="4D6DAEC5" w14:textId="77777777" w:rsidR="0094318D" w:rsidRPr="003D1E26" w:rsidRDefault="00F477F9" w:rsidP="0094318D">
            <w:pPr>
              <w:spacing w:before="30" w:after="30"/>
              <w:ind w:left="30" w:right="30"/>
              <w:rPr>
                <w:rFonts w:ascii="Calibri" w:eastAsia="Times New Roman" w:hAnsi="Calibri" w:cs="Calibri"/>
                <w:sz w:val="16"/>
              </w:rPr>
            </w:pPr>
            <w:hyperlink r:id="rId122"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03D68F7D" w14:textId="77777777" w:rsidR="0094318D" w:rsidRPr="003D1E26" w:rsidRDefault="00F477F9" w:rsidP="0094318D">
            <w:pPr>
              <w:ind w:left="30" w:right="30"/>
              <w:rPr>
                <w:rFonts w:ascii="Calibri" w:eastAsia="Times New Roman" w:hAnsi="Calibri" w:cs="Calibri"/>
                <w:sz w:val="16"/>
              </w:rPr>
            </w:pPr>
            <w:hyperlink r:id="rId123" w:tgtFrame="_blank" w:history="1">
              <w:r w:rsidRPr="003D1E26">
                <w:rPr>
                  <w:rFonts w:ascii="Calibri" w:eastAsia="Times New Roman" w:hAnsi="Calibri" w:cs="Calibri"/>
                  <w:color w:val="0000FF"/>
                  <w:sz w:val="16"/>
                  <w:u w:val="single"/>
                </w:rPr>
                <w:t>60_C_16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94B72AB"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[4] A sales representative also owns a small jewelry shop. She decides it would be nice to provide small gifts from her shop to HCPs who have not prescribed Abbott product lately. Is this okay?</w:t>
            </w:r>
          </w:p>
        </w:tc>
        <w:tc>
          <w:tcPr>
            <w:tcW w:w="6000" w:type="dxa"/>
          </w:tcPr>
          <w:p w14:paraId="3E7AF62B"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[4] Obchodní zástupkyně vlastní také malé klenotnictví. Rozhodla se, že by bylo hezké poskytnout drobné dárky ze svého obchodu zdravotnickým odborníkům, kteří v poslední době nepředepisovali produkt společnosti Abbott. Je to v pořádku?</w:t>
            </w:r>
          </w:p>
        </w:tc>
      </w:tr>
      <w:tr w:rsidR="00F44AE9" w:rsidRPr="003D1E26" w14:paraId="6A8B90CD" w14:textId="77777777" w:rsidTr="007002F3">
        <w:tc>
          <w:tcPr>
            <w:tcW w:w="1353" w:type="dxa"/>
            <w:shd w:val="clear" w:color="auto" w:fill="C1E4F5"/>
            <w:tcMar>
              <w:top w:w="120" w:type="dxa"/>
              <w:left w:w="180" w:type="dxa"/>
              <w:bottom w:w="120" w:type="dxa"/>
              <w:right w:w="180" w:type="dxa"/>
            </w:tcMar>
            <w:hideMark/>
          </w:tcPr>
          <w:p w14:paraId="2DFEAA74" w14:textId="77777777" w:rsidR="0094318D" w:rsidRPr="003D1E26" w:rsidRDefault="00F477F9" w:rsidP="0094318D">
            <w:pPr>
              <w:spacing w:before="30" w:after="30"/>
              <w:ind w:left="30" w:right="30"/>
              <w:rPr>
                <w:rFonts w:ascii="Calibri" w:eastAsia="Times New Roman" w:hAnsi="Calibri" w:cs="Calibri"/>
                <w:sz w:val="16"/>
              </w:rPr>
            </w:pPr>
            <w:hyperlink r:id="rId124"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1DDE00AE" w14:textId="77777777" w:rsidR="0094318D" w:rsidRPr="003D1E26" w:rsidRDefault="00F477F9" w:rsidP="0094318D">
            <w:pPr>
              <w:ind w:left="30" w:right="30"/>
              <w:rPr>
                <w:rFonts w:ascii="Calibri" w:eastAsia="Times New Roman" w:hAnsi="Calibri" w:cs="Calibri"/>
                <w:sz w:val="16"/>
              </w:rPr>
            </w:pPr>
            <w:hyperlink r:id="rId125" w:tgtFrame="_blank" w:history="1">
              <w:r w:rsidRPr="003D1E26">
                <w:rPr>
                  <w:rFonts w:ascii="Calibri" w:eastAsia="Times New Roman" w:hAnsi="Calibri" w:cs="Calibri"/>
                  <w:color w:val="0000FF"/>
                  <w:sz w:val="16"/>
                  <w:u w:val="single"/>
                </w:rPr>
                <w:t>61_C_16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8CCD333"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Yes</w:t>
            </w:r>
          </w:p>
        </w:tc>
        <w:tc>
          <w:tcPr>
            <w:tcW w:w="6000" w:type="dxa"/>
          </w:tcPr>
          <w:p w14:paraId="14CF2A04"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 Ano</w:t>
            </w:r>
          </w:p>
        </w:tc>
      </w:tr>
      <w:tr w:rsidR="00F44AE9" w:rsidRPr="003D1E26" w14:paraId="12063C03" w14:textId="77777777" w:rsidTr="007002F3">
        <w:tc>
          <w:tcPr>
            <w:tcW w:w="1353" w:type="dxa"/>
            <w:shd w:val="clear" w:color="auto" w:fill="C1E4F5"/>
            <w:tcMar>
              <w:top w:w="120" w:type="dxa"/>
              <w:left w:w="180" w:type="dxa"/>
              <w:bottom w:w="120" w:type="dxa"/>
              <w:right w:w="180" w:type="dxa"/>
            </w:tcMar>
            <w:hideMark/>
          </w:tcPr>
          <w:p w14:paraId="073EEEE7" w14:textId="77777777" w:rsidR="0094318D" w:rsidRPr="003D1E26" w:rsidRDefault="00F477F9" w:rsidP="0094318D">
            <w:pPr>
              <w:spacing w:before="30" w:after="30"/>
              <w:ind w:left="30" w:right="30"/>
              <w:rPr>
                <w:rFonts w:ascii="Calibri" w:eastAsia="Times New Roman" w:hAnsi="Calibri" w:cs="Calibri"/>
                <w:sz w:val="16"/>
              </w:rPr>
            </w:pPr>
            <w:hyperlink r:id="rId126"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145FD303" w14:textId="77777777" w:rsidR="0094318D" w:rsidRPr="003D1E26" w:rsidRDefault="00F477F9" w:rsidP="0094318D">
            <w:pPr>
              <w:ind w:left="30" w:right="30"/>
              <w:rPr>
                <w:rFonts w:ascii="Calibri" w:eastAsia="Times New Roman" w:hAnsi="Calibri" w:cs="Calibri"/>
                <w:sz w:val="16"/>
              </w:rPr>
            </w:pPr>
            <w:hyperlink r:id="rId127" w:tgtFrame="_blank" w:history="1">
              <w:r w:rsidRPr="003D1E26">
                <w:rPr>
                  <w:rFonts w:ascii="Calibri" w:eastAsia="Times New Roman" w:hAnsi="Calibri" w:cs="Calibri"/>
                  <w:color w:val="0000FF"/>
                  <w:sz w:val="16"/>
                  <w:u w:val="single"/>
                </w:rPr>
                <w:t>62_C_16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2ECB51"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No</w:t>
            </w:r>
          </w:p>
          <w:p w14:paraId="0D3AC93B"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Next</w:t>
            </w:r>
          </w:p>
        </w:tc>
        <w:tc>
          <w:tcPr>
            <w:tcW w:w="6000" w:type="dxa"/>
          </w:tcPr>
          <w:p w14:paraId="23469801"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[2] Ne</w:t>
            </w:r>
          </w:p>
          <w:p w14:paraId="66422159"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Další</w:t>
            </w:r>
          </w:p>
        </w:tc>
      </w:tr>
      <w:tr w:rsidR="00F44AE9" w:rsidRPr="003D1E26" w14:paraId="2D09D020" w14:textId="77777777" w:rsidTr="007002F3">
        <w:tc>
          <w:tcPr>
            <w:tcW w:w="1353" w:type="dxa"/>
            <w:shd w:val="clear" w:color="auto" w:fill="C1E4F5"/>
            <w:tcMar>
              <w:top w:w="120" w:type="dxa"/>
              <w:left w:w="180" w:type="dxa"/>
              <w:bottom w:w="120" w:type="dxa"/>
              <w:right w:w="180" w:type="dxa"/>
            </w:tcMar>
            <w:hideMark/>
          </w:tcPr>
          <w:p w14:paraId="1438E90D" w14:textId="77777777" w:rsidR="0094318D" w:rsidRPr="003D1E26" w:rsidRDefault="00F477F9" w:rsidP="0094318D">
            <w:pPr>
              <w:spacing w:before="30" w:after="30"/>
              <w:ind w:left="30" w:right="30"/>
              <w:rPr>
                <w:rFonts w:ascii="Calibri" w:eastAsia="Times New Roman" w:hAnsi="Calibri" w:cs="Calibri"/>
                <w:sz w:val="16"/>
              </w:rPr>
            </w:pPr>
            <w:r w:rsidRPr="003D1E26">
              <w:rPr>
                <w:rFonts w:ascii="Calibri" w:eastAsia="Times New Roman" w:hAnsi="Calibri" w:cs="Calibri"/>
                <w:sz w:val="16"/>
              </w:rPr>
              <w:t>Screen 15</w:t>
            </w:r>
          </w:p>
          <w:p w14:paraId="665166C5" w14:textId="77777777" w:rsidR="0094318D" w:rsidRPr="003D1E26" w:rsidRDefault="00F477F9" w:rsidP="0094318D">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t>Question 4: Feedback</w:t>
            </w:r>
          </w:p>
          <w:p w14:paraId="5BE0859B" w14:textId="77777777" w:rsidR="0094318D" w:rsidRPr="003D1E26" w:rsidRDefault="00F477F9" w:rsidP="0094318D">
            <w:pPr>
              <w:ind w:left="30" w:right="30"/>
              <w:rPr>
                <w:rFonts w:ascii="Calibri" w:eastAsia="Times New Roman" w:hAnsi="Calibri" w:cs="Calibri"/>
                <w:sz w:val="16"/>
              </w:rPr>
            </w:pPr>
            <w:r w:rsidRPr="003D1E26">
              <w:rPr>
                <w:rFonts w:ascii="Calibri" w:eastAsia="Times New Roman" w:hAnsi="Calibri" w:cs="Calibri"/>
                <w:sz w:val="16"/>
              </w:rPr>
              <w:t>63_C_16</w:t>
            </w:r>
          </w:p>
        </w:tc>
        <w:tc>
          <w:tcPr>
            <w:tcW w:w="6000" w:type="dxa"/>
            <w:tcMar>
              <w:top w:w="120" w:type="dxa"/>
              <w:left w:w="180" w:type="dxa"/>
              <w:bottom w:w="120" w:type="dxa"/>
              <w:right w:w="180" w:type="dxa"/>
            </w:tcMar>
            <w:hideMark/>
          </w:tcPr>
          <w:p w14:paraId="4F7276AE"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Abbott’s policy prohibits gifts to HCPs because the sales representative is acting as an Abbott representative. The gifts are prohibited even though she is paying for them. Providing the gifts could also be perceived as a bribe for future business.</w:t>
            </w:r>
          </w:p>
        </w:tc>
        <w:tc>
          <w:tcPr>
            <w:tcW w:w="6000" w:type="dxa"/>
          </w:tcPr>
          <w:p w14:paraId="753FD636" w14:textId="77777777" w:rsidR="0094318D"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Zásady společnosti Abbott zakazují poskytovat zdravotnickým odborníkům dárky, protože obchodní zástupci jednají jménem společnosti Abbott. Dárky jsou zakázány, i když za ně platí ona sama. Poskytování dárků by také mohlo být vnímáno jako úplatek za budoucí obchody.</w:t>
            </w:r>
          </w:p>
        </w:tc>
      </w:tr>
      <w:tr w:rsidR="00F44AE9" w:rsidRPr="003D1E26" w14:paraId="540AEED4" w14:textId="77777777" w:rsidTr="007002F3">
        <w:tc>
          <w:tcPr>
            <w:tcW w:w="1353" w:type="dxa"/>
            <w:shd w:val="clear" w:color="auto" w:fill="C1E4F5"/>
            <w:tcMar>
              <w:top w:w="120" w:type="dxa"/>
              <w:left w:w="180" w:type="dxa"/>
              <w:bottom w:w="120" w:type="dxa"/>
              <w:right w:w="180" w:type="dxa"/>
            </w:tcMar>
            <w:hideMark/>
          </w:tcPr>
          <w:p w14:paraId="6C8234DD" w14:textId="77777777" w:rsidR="0094318D" w:rsidRPr="003D1E26" w:rsidRDefault="00F477F9" w:rsidP="0094318D">
            <w:pPr>
              <w:spacing w:before="30" w:after="30"/>
              <w:ind w:left="30" w:right="30"/>
              <w:rPr>
                <w:rFonts w:ascii="Calibri" w:eastAsia="Times New Roman" w:hAnsi="Calibri" w:cs="Calibri"/>
                <w:sz w:val="16"/>
              </w:rPr>
            </w:pPr>
            <w:hyperlink r:id="rId128"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5A32E8F0" w14:textId="77777777" w:rsidR="0094318D" w:rsidRPr="003D1E26" w:rsidRDefault="00F477F9" w:rsidP="0094318D">
            <w:pPr>
              <w:ind w:left="30" w:right="30"/>
              <w:rPr>
                <w:rFonts w:ascii="Calibri" w:eastAsia="Times New Roman" w:hAnsi="Calibri" w:cs="Calibri"/>
                <w:sz w:val="16"/>
              </w:rPr>
            </w:pPr>
            <w:hyperlink r:id="rId129" w:tgtFrame="_blank" w:history="1">
              <w:r w:rsidRPr="003D1E26">
                <w:rPr>
                  <w:rFonts w:ascii="Calibri" w:eastAsia="Times New Roman" w:hAnsi="Calibri" w:cs="Calibri"/>
                  <w:color w:val="0000FF"/>
                  <w:sz w:val="16"/>
                  <w:u w:val="single"/>
                </w:rPr>
                <w:t>64_C_16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E1F1354"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[5] A sales manager receives a call from a contact at a competing company. The competitor shares that a third-party sales team contracted by Abbott in a new market is allegedly offering lavish meals to customers who choose Abbott products over the competitors. What is the appropriate action?</w:t>
            </w:r>
          </w:p>
        </w:tc>
        <w:tc>
          <w:tcPr>
            <w:tcW w:w="6000" w:type="dxa"/>
          </w:tcPr>
          <w:p w14:paraId="39357D0B"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[5] Obchodní manažer obdrží telefonát od známého, který pracuje u konkurence. Ten ho informuje, že externí obchodní tým, kterého si společnost Abbott najala na novém trhu, podle všeho nabízí zákazníkům, kteří upřednostňují produkty společnosti Abbott před konkurencí, luxusní pohoštění. Jak byste měli vhodně zareagovat?</w:t>
            </w:r>
          </w:p>
        </w:tc>
      </w:tr>
      <w:tr w:rsidR="00F44AE9" w:rsidRPr="003D1E26" w14:paraId="65DB93B6" w14:textId="77777777" w:rsidTr="007002F3">
        <w:tc>
          <w:tcPr>
            <w:tcW w:w="1353" w:type="dxa"/>
            <w:shd w:val="clear" w:color="auto" w:fill="C1E4F5"/>
            <w:tcMar>
              <w:top w:w="120" w:type="dxa"/>
              <w:left w:w="180" w:type="dxa"/>
              <w:bottom w:w="120" w:type="dxa"/>
              <w:right w:w="180" w:type="dxa"/>
            </w:tcMar>
            <w:hideMark/>
          </w:tcPr>
          <w:p w14:paraId="42792111" w14:textId="77777777" w:rsidR="0094318D" w:rsidRPr="003D1E26" w:rsidRDefault="00F477F9" w:rsidP="0094318D">
            <w:pPr>
              <w:spacing w:before="30" w:after="30"/>
              <w:ind w:left="30" w:right="30"/>
              <w:rPr>
                <w:rFonts w:ascii="Calibri" w:eastAsia="Times New Roman" w:hAnsi="Calibri" w:cs="Calibri"/>
                <w:sz w:val="16"/>
              </w:rPr>
            </w:pPr>
            <w:hyperlink r:id="rId130"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3BF67227" w14:textId="77777777" w:rsidR="0094318D" w:rsidRPr="003D1E26" w:rsidRDefault="00F477F9" w:rsidP="0094318D">
            <w:pPr>
              <w:ind w:left="30" w:right="30"/>
              <w:rPr>
                <w:rFonts w:ascii="Calibri" w:eastAsia="Times New Roman" w:hAnsi="Calibri" w:cs="Calibri"/>
                <w:sz w:val="16"/>
              </w:rPr>
            </w:pPr>
            <w:hyperlink r:id="rId131" w:tgtFrame="_blank" w:history="1">
              <w:r w:rsidRPr="003D1E26">
                <w:rPr>
                  <w:rFonts w:ascii="Calibri" w:eastAsia="Times New Roman" w:hAnsi="Calibri" w:cs="Calibri"/>
                  <w:color w:val="0000FF"/>
                  <w:sz w:val="16"/>
                  <w:u w:val="single"/>
                </w:rPr>
                <w:t>65_C_16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8607FF"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Do nothing, since the information came from a competitor.</w:t>
            </w:r>
          </w:p>
        </w:tc>
        <w:tc>
          <w:tcPr>
            <w:tcW w:w="6000" w:type="dxa"/>
          </w:tcPr>
          <w:p w14:paraId="48EDCCEE"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 Nic nepodniknete, protože informace pochází od konkurenta.</w:t>
            </w:r>
          </w:p>
        </w:tc>
      </w:tr>
      <w:tr w:rsidR="00F44AE9" w:rsidRPr="003D1E26" w14:paraId="71A20014" w14:textId="77777777" w:rsidTr="007002F3">
        <w:tc>
          <w:tcPr>
            <w:tcW w:w="1353" w:type="dxa"/>
            <w:shd w:val="clear" w:color="auto" w:fill="C1E4F5"/>
            <w:tcMar>
              <w:top w:w="120" w:type="dxa"/>
              <w:left w:w="180" w:type="dxa"/>
              <w:bottom w:w="120" w:type="dxa"/>
              <w:right w:w="180" w:type="dxa"/>
            </w:tcMar>
            <w:hideMark/>
          </w:tcPr>
          <w:p w14:paraId="33BE915F" w14:textId="77777777" w:rsidR="0094318D" w:rsidRPr="003D1E26" w:rsidRDefault="00F477F9" w:rsidP="0094318D">
            <w:pPr>
              <w:spacing w:before="30" w:after="30"/>
              <w:ind w:left="30" w:right="30"/>
              <w:rPr>
                <w:rFonts w:ascii="Calibri" w:eastAsia="Times New Roman" w:hAnsi="Calibri" w:cs="Calibri"/>
                <w:sz w:val="16"/>
              </w:rPr>
            </w:pPr>
            <w:hyperlink r:id="rId132"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30DBC4B3" w14:textId="77777777" w:rsidR="0094318D" w:rsidRPr="003D1E26" w:rsidRDefault="00F477F9" w:rsidP="0094318D">
            <w:pPr>
              <w:ind w:left="30" w:right="30"/>
              <w:rPr>
                <w:rFonts w:ascii="Calibri" w:eastAsia="Times New Roman" w:hAnsi="Calibri" w:cs="Calibri"/>
                <w:sz w:val="16"/>
              </w:rPr>
            </w:pPr>
            <w:hyperlink r:id="rId133" w:tgtFrame="_blank" w:history="1">
              <w:r w:rsidRPr="003D1E26">
                <w:rPr>
                  <w:rFonts w:ascii="Calibri" w:eastAsia="Times New Roman" w:hAnsi="Calibri" w:cs="Calibri"/>
                  <w:color w:val="0000FF"/>
                  <w:sz w:val="16"/>
                  <w:u w:val="single"/>
                </w:rPr>
                <w:t>66_C_16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A15E309"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Do nothing, because lavish meals are common in that market.</w:t>
            </w:r>
          </w:p>
        </w:tc>
        <w:tc>
          <w:tcPr>
            <w:tcW w:w="6000" w:type="dxa"/>
          </w:tcPr>
          <w:p w14:paraId="34B3D292"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[2] Nic nepodniknete, protože luxusní pohoštění je na daném trhu běžnou praktikou.</w:t>
            </w:r>
          </w:p>
        </w:tc>
      </w:tr>
      <w:tr w:rsidR="00F44AE9" w:rsidRPr="003D1E26" w14:paraId="592C0597" w14:textId="77777777" w:rsidTr="007002F3">
        <w:tc>
          <w:tcPr>
            <w:tcW w:w="1353" w:type="dxa"/>
            <w:shd w:val="clear" w:color="auto" w:fill="C1E4F5"/>
            <w:tcMar>
              <w:top w:w="120" w:type="dxa"/>
              <w:left w:w="180" w:type="dxa"/>
              <w:bottom w:w="120" w:type="dxa"/>
              <w:right w:w="180" w:type="dxa"/>
            </w:tcMar>
            <w:hideMark/>
          </w:tcPr>
          <w:p w14:paraId="6EEA05AF" w14:textId="77777777" w:rsidR="0094318D" w:rsidRPr="003D1E26" w:rsidRDefault="00F477F9" w:rsidP="0094318D">
            <w:pPr>
              <w:spacing w:before="30" w:after="30"/>
              <w:ind w:left="30" w:right="30"/>
              <w:rPr>
                <w:rFonts w:ascii="Calibri" w:eastAsia="Times New Roman" w:hAnsi="Calibri" w:cs="Calibri"/>
                <w:sz w:val="16"/>
              </w:rPr>
            </w:pPr>
            <w:hyperlink r:id="rId134"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22E905AF" w14:textId="77777777" w:rsidR="0094318D" w:rsidRPr="003D1E26" w:rsidRDefault="00F477F9" w:rsidP="0094318D">
            <w:pPr>
              <w:ind w:left="30" w:right="30"/>
              <w:rPr>
                <w:rFonts w:ascii="Calibri" w:eastAsia="Times New Roman" w:hAnsi="Calibri" w:cs="Calibri"/>
                <w:sz w:val="16"/>
              </w:rPr>
            </w:pPr>
            <w:hyperlink r:id="rId135" w:tgtFrame="_blank" w:history="1">
              <w:r w:rsidRPr="003D1E26">
                <w:rPr>
                  <w:rFonts w:ascii="Calibri" w:eastAsia="Times New Roman" w:hAnsi="Calibri" w:cs="Calibri"/>
                  <w:color w:val="0000FF"/>
                  <w:sz w:val="16"/>
                  <w:u w:val="single"/>
                </w:rPr>
                <w:t>67_C_16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08BCED5"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Report the matter immediately to the Office of Ethics and Compliance (OEC).</w:t>
            </w:r>
          </w:p>
        </w:tc>
        <w:tc>
          <w:tcPr>
            <w:tcW w:w="6000" w:type="dxa"/>
          </w:tcPr>
          <w:p w14:paraId="6E8AAD6C"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[3] Záležitost neprodleně ohlásíte oddělení pro etiku a dodržování předpisů (OEC).</w:t>
            </w:r>
          </w:p>
        </w:tc>
      </w:tr>
      <w:tr w:rsidR="00F44AE9" w:rsidRPr="003D1E26" w14:paraId="433A939D" w14:textId="77777777" w:rsidTr="007002F3">
        <w:tc>
          <w:tcPr>
            <w:tcW w:w="1353" w:type="dxa"/>
            <w:shd w:val="clear" w:color="auto" w:fill="C1E4F5"/>
            <w:tcMar>
              <w:top w:w="120" w:type="dxa"/>
              <w:left w:w="180" w:type="dxa"/>
              <w:bottom w:w="120" w:type="dxa"/>
              <w:right w:w="180" w:type="dxa"/>
            </w:tcMar>
            <w:hideMark/>
          </w:tcPr>
          <w:p w14:paraId="08DF475A" w14:textId="77777777" w:rsidR="0094318D" w:rsidRPr="003D1E26" w:rsidRDefault="00F477F9" w:rsidP="0094318D">
            <w:pPr>
              <w:spacing w:before="30" w:after="30"/>
              <w:ind w:left="30" w:right="30"/>
              <w:rPr>
                <w:rFonts w:ascii="Calibri" w:eastAsia="Times New Roman" w:hAnsi="Calibri" w:cs="Calibri"/>
                <w:sz w:val="16"/>
              </w:rPr>
            </w:pPr>
            <w:hyperlink r:id="rId136"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78C104D5" w14:textId="77777777" w:rsidR="0094318D" w:rsidRPr="003D1E26" w:rsidRDefault="00F477F9" w:rsidP="0094318D">
            <w:pPr>
              <w:ind w:left="30" w:right="30"/>
              <w:rPr>
                <w:rFonts w:ascii="Calibri" w:eastAsia="Times New Roman" w:hAnsi="Calibri" w:cs="Calibri"/>
                <w:sz w:val="16"/>
              </w:rPr>
            </w:pPr>
            <w:hyperlink r:id="rId137" w:tgtFrame="_blank" w:history="1">
              <w:r w:rsidRPr="003D1E26">
                <w:rPr>
                  <w:rFonts w:ascii="Calibri" w:eastAsia="Times New Roman" w:hAnsi="Calibri" w:cs="Calibri"/>
                  <w:color w:val="0000FF"/>
                  <w:sz w:val="16"/>
                  <w:u w:val="single"/>
                </w:rPr>
                <w:t>68_C_16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FE367FA"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[4] Research alternative distributors in case the claim is true.</w:t>
            </w:r>
          </w:p>
          <w:p w14:paraId="72189A63"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Next</w:t>
            </w:r>
          </w:p>
        </w:tc>
        <w:tc>
          <w:tcPr>
            <w:tcW w:w="6000" w:type="dxa"/>
          </w:tcPr>
          <w:p w14:paraId="34E7CD7D"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[4] Zkusíte najít jiné distributory pro případ, že je dané tvrzení pravdivé.</w:t>
            </w:r>
          </w:p>
          <w:p w14:paraId="3BC30243" w14:textId="77777777" w:rsidR="0094318D"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Další</w:t>
            </w:r>
          </w:p>
        </w:tc>
      </w:tr>
      <w:tr w:rsidR="00F44AE9" w:rsidRPr="003D1E26" w14:paraId="688A04F5" w14:textId="77777777" w:rsidTr="007002F3">
        <w:tc>
          <w:tcPr>
            <w:tcW w:w="1353" w:type="dxa"/>
            <w:shd w:val="clear" w:color="auto" w:fill="C1E4F5"/>
            <w:tcMar>
              <w:top w:w="120" w:type="dxa"/>
              <w:left w:w="180" w:type="dxa"/>
              <w:bottom w:w="120" w:type="dxa"/>
              <w:right w:w="180" w:type="dxa"/>
            </w:tcMar>
            <w:hideMark/>
          </w:tcPr>
          <w:p w14:paraId="393DCE9E" w14:textId="77777777" w:rsidR="00807D7F" w:rsidRPr="003D1E26" w:rsidRDefault="00F477F9" w:rsidP="00807D7F">
            <w:pPr>
              <w:spacing w:before="30" w:after="30"/>
              <w:ind w:left="30" w:right="30"/>
              <w:rPr>
                <w:rFonts w:ascii="Calibri" w:eastAsia="Times New Roman" w:hAnsi="Calibri" w:cs="Calibri"/>
                <w:sz w:val="16"/>
              </w:rPr>
            </w:pPr>
            <w:r w:rsidRPr="003D1E26">
              <w:rPr>
                <w:rFonts w:ascii="Calibri" w:eastAsia="Times New Roman" w:hAnsi="Calibri" w:cs="Calibri"/>
                <w:sz w:val="16"/>
              </w:rPr>
              <w:t>Screen 15</w:t>
            </w:r>
          </w:p>
          <w:p w14:paraId="132C6269" w14:textId="77777777" w:rsidR="00807D7F" w:rsidRPr="003D1E26" w:rsidRDefault="00F477F9" w:rsidP="00807D7F">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t>Question 5: Feedback</w:t>
            </w:r>
          </w:p>
          <w:p w14:paraId="28C815E9" w14:textId="77777777" w:rsidR="00807D7F" w:rsidRPr="003D1E26" w:rsidRDefault="00F477F9" w:rsidP="00807D7F">
            <w:pPr>
              <w:ind w:left="30" w:right="30"/>
              <w:rPr>
                <w:rFonts w:ascii="Calibri" w:eastAsia="Times New Roman" w:hAnsi="Calibri" w:cs="Calibri"/>
                <w:sz w:val="16"/>
              </w:rPr>
            </w:pPr>
            <w:r w:rsidRPr="003D1E26">
              <w:rPr>
                <w:rFonts w:ascii="Calibri" w:eastAsia="Times New Roman" w:hAnsi="Calibri" w:cs="Calibri"/>
                <w:sz w:val="16"/>
              </w:rPr>
              <w:t>69_C_16</w:t>
            </w:r>
          </w:p>
        </w:tc>
        <w:tc>
          <w:tcPr>
            <w:tcW w:w="6000" w:type="dxa"/>
            <w:tcMar>
              <w:top w:w="120" w:type="dxa"/>
              <w:left w:w="180" w:type="dxa"/>
              <w:bottom w:w="120" w:type="dxa"/>
              <w:right w:w="180" w:type="dxa"/>
            </w:tcMar>
            <w:hideMark/>
          </w:tcPr>
          <w:p w14:paraId="1EFD553A"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 should immediately report the allegation to the Office of Ethics and Compliance (OEC) so it can be properly investigated, even if the information comes from a competitor.</w:t>
            </w:r>
          </w:p>
        </w:tc>
        <w:tc>
          <w:tcPr>
            <w:tcW w:w="6000" w:type="dxa"/>
          </w:tcPr>
          <w:p w14:paraId="77BB53C8" w14:textId="77777777" w:rsidR="00807D7F"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Záležitost byste měli neprodleně ohlásit oddělení pro etiku a dodržování předpisů (OEC), aby ji bylo možné řádně prošetřit. Platí to i tehdy, pokud dané informace pochází od konkurenční firmy.</w:t>
            </w:r>
          </w:p>
        </w:tc>
      </w:tr>
      <w:tr w:rsidR="00F44AE9" w:rsidRPr="003D1E26" w14:paraId="741E2F0E" w14:textId="77777777" w:rsidTr="007002F3">
        <w:tc>
          <w:tcPr>
            <w:tcW w:w="1353" w:type="dxa"/>
            <w:shd w:val="clear" w:color="auto" w:fill="C1E4F5"/>
            <w:tcMar>
              <w:top w:w="120" w:type="dxa"/>
              <w:left w:w="180" w:type="dxa"/>
              <w:bottom w:w="120" w:type="dxa"/>
              <w:right w:w="180" w:type="dxa"/>
            </w:tcMar>
            <w:hideMark/>
          </w:tcPr>
          <w:p w14:paraId="11ED1B06" w14:textId="77777777" w:rsidR="00807D7F" w:rsidRPr="003D1E26" w:rsidRDefault="00F477F9" w:rsidP="00807D7F">
            <w:pPr>
              <w:spacing w:before="30" w:after="30"/>
              <w:ind w:left="30" w:right="30"/>
              <w:rPr>
                <w:rFonts w:ascii="Calibri" w:eastAsia="Times New Roman" w:hAnsi="Calibri" w:cs="Calibri"/>
                <w:sz w:val="16"/>
              </w:rPr>
            </w:pPr>
            <w:hyperlink r:id="rId138"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50327DDC" w14:textId="77777777" w:rsidR="00807D7F" w:rsidRPr="003D1E26" w:rsidRDefault="00F477F9" w:rsidP="00807D7F">
            <w:pPr>
              <w:ind w:left="30" w:right="30"/>
              <w:rPr>
                <w:rFonts w:ascii="Calibri" w:eastAsia="Times New Roman" w:hAnsi="Calibri" w:cs="Calibri"/>
                <w:sz w:val="16"/>
              </w:rPr>
            </w:pPr>
            <w:hyperlink r:id="rId139" w:tgtFrame="_blank" w:history="1">
              <w:r w:rsidRPr="003D1E26">
                <w:rPr>
                  <w:rFonts w:ascii="Calibri" w:eastAsia="Times New Roman" w:hAnsi="Calibri" w:cs="Calibri"/>
                  <w:color w:val="0000FF"/>
                  <w:sz w:val="16"/>
                  <w:u w:val="single"/>
                </w:rPr>
                <w:t>70_C_16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C13421B"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[6] A travel agency is arranging travel for healthcare professionals (HCPs) who provide proctoring services for Abbott. Upon reviewing the submitted receipts, discrepancies are found—the total does not match the reimbursement request, and some receipts are missing key details such as travel dates.</w:t>
            </w:r>
          </w:p>
          <w:p w14:paraId="49DBCFD6"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What is the appropriate action?</w:t>
            </w:r>
          </w:p>
        </w:tc>
        <w:tc>
          <w:tcPr>
            <w:tcW w:w="6000" w:type="dxa"/>
          </w:tcPr>
          <w:p w14:paraId="10C13044" w14:textId="17587161" w:rsidR="00807D7F"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[6] Pracovní cesty zdravotnických odborníků (HCP), kteří společnosti Abbott zajišťují </w:t>
            </w:r>
            <w:del w:id="179" w:author="Kleckova, Jana" w:date="2025-12-16T10:44:00Z" w16du:dateUtc="2025-12-16T09:44:00Z">
              <w:r w:rsidRPr="003D1E26" w:rsidDel="00DC7E4E">
                <w:rPr>
                  <w:rFonts w:ascii="Calibri" w:eastAsia="Calibri" w:hAnsi="Calibri" w:cs="Calibri"/>
                  <w:lang w:val="cs-CZ"/>
                </w:rPr>
                <w:delText xml:space="preserve">proktoringové </w:delText>
              </w:r>
            </w:del>
            <w:ins w:id="180" w:author="Kleckova, Jana" w:date="2025-12-16T10:44:00Z" w16du:dateUtc="2025-12-16T09:44:00Z">
              <w:r w:rsidR="00DC7E4E">
                <w:rPr>
                  <w:rFonts w:ascii="Calibri" w:eastAsia="Calibri" w:hAnsi="Calibri" w:cs="Calibri"/>
                  <w:lang w:val="cs-CZ"/>
                </w:rPr>
                <w:t>zprostředkovatelské</w:t>
              </w:r>
              <w:r w:rsidR="00DC7E4E" w:rsidRPr="003D1E26">
                <w:rPr>
                  <w:rFonts w:ascii="Calibri" w:eastAsia="Calibri" w:hAnsi="Calibri" w:cs="Calibri"/>
                  <w:lang w:val="cs-CZ"/>
                </w:rPr>
                <w:t xml:space="preserve"> </w:t>
              </w:r>
            </w:ins>
            <w:r w:rsidRPr="003D1E26">
              <w:rPr>
                <w:rFonts w:ascii="Calibri" w:eastAsia="Calibri" w:hAnsi="Calibri" w:cs="Calibri"/>
                <w:lang w:val="cs-CZ"/>
              </w:rPr>
              <w:t>služby, pořádá jistá cestovní kancelář. Po překontrolování předložených účtenek narazíte na určité nesrovnalosti – celková částka přesně neodpovídá žádosti o úhradu nákladů a u některých účtenek chybí důležité informace (třeba termíny cest).</w:t>
            </w:r>
          </w:p>
          <w:p w14:paraId="5E656D47" w14:textId="77777777" w:rsidR="00807D7F"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Jak byste měli vhodně zareagovat?</w:t>
            </w:r>
          </w:p>
        </w:tc>
      </w:tr>
      <w:tr w:rsidR="00F44AE9" w:rsidRPr="003D1E26" w14:paraId="2C2B147B" w14:textId="77777777" w:rsidTr="007002F3">
        <w:tc>
          <w:tcPr>
            <w:tcW w:w="1353" w:type="dxa"/>
            <w:shd w:val="clear" w:color="auto" w:fill="C1E4F5"/>
            <w:tcMar>
              <w:top w:w="120" w:type="dxa"/>
              <w:left w:w="180" w:type="dxa"/>
              <w:bottom w:w="120" w:type="dxa"/>
              <w:right w:w="180" w:type="dxa"/>
            </w:tcMar>
            <w:hideMark/>
          </w:tcPr>
          <w:p w14:paraId="45002C5D" w14:textId="77777777" w:rsidR="00807D7F" w:rsidRPr="003D1E26" w:rsidRDefault="00F477F9" w:rsidP="00807D7F">
            <w:pPr>
              <w:spacing w:before="30" w:after="30"/>
              <w:ind w:left="30" w:right="30"/>
              <w:rPr>
                <w:rFonts w:ascii="Calibri" w:eastAsia="Times New Roman" w:hAnsi="Calibri" w:cs="Calibri"/>
                <w:sz w:val="16"/>
              </w:rPr>
            </w:pPr>
            <w:hyperlink r:id="rId140"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32B2C46D" w14:textId="77777777" w:rsidR="00807D7F" w:rsidRPr="003D1E26" w:rsidRDefault="00F477F9" w:rsidP="00807D7F">
            <w:pPr>
              <w:ind w:left="30" w:right="30"/>
              <w:rPr>
                <w:rFonts w:ascii="Calibri" w:eastAsia="Times New Roman" w:hAnsi="Calibri" w:cs="Calibri"/>
                <w:sz w:val="16"/>
              </w:rPr>
            </w:pPr>
            <w:hyperlink r:id="rId141" w:tgtFrame="_blank" w:history="1">
              <w:r w:rsidRPr="003D1E26">
                <w:rPr>
                  <w:rFonts w:ascii="Calibri" w:eastAsia="Times New Roman" w:hAnsi="Calibri" w:cs="Calibri"/>
                  <w:color w:val="0000FF"/>
                  <w:sz w:val="16"/>
                  <w:u w:val="single"/>
                </w:rPr>
                <w:t>71_C_16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F265EDF"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Inform the travel agency that Abbott cannot process payment without complete and accurate documentation.</w:t>
            </w:r>
          </w:p>
        </w:tc>
        <w:tc>
          <w:tcPr>
            <w:tcW w:w="6000" w:type="dxa"/>
          </w:tcPr>
          <w:p w14:paraId="4E12393F"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 Informovat danou cestovní kancelář, že společnost Abbott nemůže platbu provést bez přesné a úplné dokumentace.</w:t>
            </w:r>
          </w:p>
        </w:tc>
      </w:tr>
      <w:tr w:rsidR="00F44AE9" w:rsidRPr="003D1E26" w14:paraId="3609C84A" w14:textId="77777777" w:rsidTr="007002F3">
        <w:tc>
          <w:tcPr>
            <w:tcW w:w="1353" w:type="dxa"/>
            <w:shd w:val="clear" w:color="auto" w:fill="C1E4F5"/>
            <w:tcMar>
              <w:top w:w="120" w:type="dxa"/>
              <w:left w:w="180" w:type="dxa"/>
              <w:bottom w:w="120" w:type="dxa"/>
              <w:right w:w="180" w:type="dxa"/>
            </w:tcMar>
            <w:hideMark/>
          </w:tcPr>
          <w:p w14:paraId="0BBD906C" w14:textId="77777777" w:rsidR="00807D7F" w:rsidRPr="003D1E26" w:rsidRDefault="00F477F9" w:rsidP="00807D7F">
            <w:pPr>
              <w:spacing w:before="30" w:after="30"/>
              <w:ind w:left="30" w:right="30"/>
              <w:rPr>
                <w:rFonts w:ascii="Calibri" w:eastAsia="Times New Roman" w:hAnsi="Calibri" w:cs="Calibri"/>
                <w:sz w:val="16"/>
              </w:rPr>
            </w:pPr>
            <w:hyperlink r:id="rId142"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025A3BA1" w14:textId="77777777" w:rsidR="00807D7F" w:rsidRPr="003D1E26" w:rsidRDefault="00F477F9" w:rsidP="00807D7F">
            <w:pPr>
              <w:ind w:left="30" w:right="30"/>
              <w:rPr>
                <w:rFonts w:ascii="Calibri" w:eastAsia="Times New Roman" w:hAnsi="Calibri" w:cs="Calibri"/>
                <w:sz w:val="16"/>
              </w:rPr>
            </w:pPr>
            <w:hyperlink r:id="rId143" w:tgtFrame="_blank" w:history="1">
              <w:r w:rsidRPr="003D1E26">
                <w:rPr>
                  <w:rFonts w:ascii="Calibri" w:eastAsia="Times New Roman" w:hAnsi="Calibri" w:cs="Calibri"/>
                  <w:color w:val="0000FF"/>
                  <w:sz w:val="16"/>
                  <w:u w:val="single"/>
                </w:rPr>
                <w:t>72_C_16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AAE5266"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Process the receipts since only some information is missing.</w:t>
            </w:r>
          </w:p>
        </w:tc>
        <w:tc>
          <w:tcPr>
            <w:tcW w:w="6000" w:type="dxa"/>
          </w:tcPr>
          <w:p w14:paraId="6C9BF4C3"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[2] Účtenky zpracovat, protože přece chybí jen některé informace.</w:t>
            </w:r>
          </w:p>
        </w:tc>
      </w:tr>
      <w:tr w:rsidR="00F44AE9" w:rsidRPr="003D1E26" w14:paraId="61E6F5D7" w14:textId="77777777" w:rsidTr="007002F3">
        <w:tc>
          <w:tcPr>
            <w:tcW w:w="1353" w:type="dxa"/>
            <w:shd w:val="clear" w:color="auto" w:fill="C1E4F5"/>
            <w:tcMar>
              <w:top w:w="120" w:type="dxa"/>
              <w:left w:w="180" w:type="dxa"/>
              <w:bottom w:w="120" w:type="dxa"/>
              <w:right w:w="180" w:type="dxa"/>
            </w:tcMar>
            <w:hideMark/>
          </w:tcPr>
          <w:p w14:paraId="305584A4" w14:textId="77777777" w:rsidR="00807D7F" w:rsidRPr="003D1E26" w:rsidRDefault="00F477F9" w:rsidP="00807D7F">
            <w:pPr>
              <w:spacing w:before="30" w:after="30"/>
              <w:ind w:left="30" w:right="30"/>
              <w:rPr>
                <w:rFonts w:ascii="Calibri" w:eastAsia="Times New Roman" w:hAnsi="Calibri" w:cs="Calibri"/>
                <w:sz w:val="16"/>
              </w:rPr>
            </w:pPr>
            <w:hyperlink r:id="rId144"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5BCE6589" w14:textId="77777777" w:rsidR="00807D7F" w:rsidRPr="003D1E26" w:rsidRDefault="00F477F9" w:rsidP="00807D7F">
            <w:pPr>
              <w:ind w:left="30" w:right="30"/>
              <w:rPr>
                <w:rFonts w:ascii="Calibri" w:eastAsia="Times New Roman" w:hAnsi="Calibri" w:cs="Calibri"/>
                <w:sz w:val="16"/>
              </w:rPr>
            </w:pPr>
            <w:hyperlink r:id="rId145" w:tgtFrame="_blank" w:history="1">
              <w:r w:rsidRPr="003D1E26">
                <w:rPr>
                  <w:rFonts w:ascii="Calibri" w:eastAsia="Times New Roman" w:hAnsi="Calibri" w:cs="Calibri"/>
                  <w:color w:val="0000FF"/>
                  <w:sz w:val="16"/>
                  <w:u w:val="single"/>
                </w:rPr>
                <w:t>73_C_16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1A306F"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Advise the agency to be more accurate next time.</w:t>
            </w:r>
          </w:p>
        </w:tc>
        <w:tc>
          <w:tcPr>
            <w:tcW w:w="6000" w:type="dxa"/>
          </w:tcPr>
          <w:p w14:paraId="3FC0C8DF"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[3] Agentuře doporučit, aby příště informace evidovali přesněji.</w:t>
            </w:r>
          </w:p>
        </w:tc>
      </w:tr>
      <w:tr w:rsidR="00F44AE9" w:rsidRPr="003D1E26" w14:paraId="31F2C76E" w14:textId="77777777" w:rsidTr="007002F3">
        <w:tc>
          <w:tcPr>
            <w:tcW w:w="1353" w:type="dxa"/>
            <w:shd w:val="clear" w:color="auto" w:fill="C1E4F5"/>
            <w:tcMar>
              <w:top w:w="120" w:type="dxa"/>
              <w:left w:w="180" w:type="dxa"/>
              <w:bottom w:w="120" w:type="dxa"/>
              <w:right w:w="180" w:type="dxa"/>
            </w:tcMar>
            <w:hideMark/>
          </w:tcPr>
          <w:p w14:paraId="74722958" w14:textId="77777777" w:rsidR="00807D7F" w:rsidRPr="003D1E26" w:rsidRDefault="00F477F9" w:rsidP="00807D7F">
            <w:pPr>
              <w:spacing w:before="30" w:after="30"/>
              <w:ind w:left="30" w:right="30"/>
              <w:rPr>
                <w:rFonts w:ascii="Calibri" w:eastAsia="Times New Roman" w:hAnsi="Calibri" w:cs="Calibri"/>
                <w:sz w:val="16"/>
              </w:rPr>
            </w:pPr>
            <w:hyperlink r:id="rId146"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5AA918EB" w14:textId="77777777" w:rsidR="00807D7F" w:rsidRPr="003D1E26" w:rsidRDefault="00F477F9" w:rsidP="00807D7F">
            <w:pPr>
              <w:ind w:left="30" w:right="30"/>
              <w:rPr>
                <w:rFonts w:ascii="Calibri" w:eastAsia="Times New Roman" w:hAnsi="Calibri" w:cs="Calibri"/>
                <w:sz w:val="16"/>
              </w:rPr>
            </w:pPr>
            <w:hyperlink r:id="rId147" w:tgtFrame="_blank" w:history="1">
              <w:r w:rsidRPr="003D1E26">
                <w:rPr>
                  <w:rFonts w:ascii="Calibri" w:eastAsia="Times New Roman" w:hAnsi="Calibri" w:cs="Calibri"/>
                  <w:color w:val="0000FF"/>
                  <w:sz w:val="16"/>
                  <w:u w:val="single"/>
                </w:rPr>
                <w:t>74_C_16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2DC444"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[4] Do nothing, since the agency is new.</w:t>
            </w:r>
          </w:p>
          <w:p w14:paraId="0ACF36D4"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Next</w:t>
            </w:r>
          </w:p>
        </w:tc>
        <w:tc>
          <w:tcPr>
            <w:tcW w:w="6000" w:type="dxa"/>
          </w:tcPr>
          <w:p w14:paraId="4A77197D" w14:textId="77777777" w:rsidR="00807D7F" w:rsidRPr="003D1E26" w:rsidRDefault="00F477F9" w:rsidP="007002F3">
            <w:pPr>
              <w:spacing w:before="100" w:beforeAutospacing="1" w:after="100" w:afterAutospacing="1"/>
              <w:ind w:left="30" w:right="30"/>
              <w:rPr>
                <w:rFonts w:ascii="Calibri" w:eastAsia="Times New Roman" w:hAnsi="Calibri" w:cs="Calibri"/>
                <w:lang w:val="pt-BR"/>
              </w:rPr>
            </w:pPr>
            <w:r w:rsidRPr="003D1E26">
              <w:rPr>
                <w:rFonts w:ascii="Calibri" w:eastAsia="Calibri" w:hAnsi="Calibri" w:cs="Calibri"/>
                <w:lang w:val="cs-CZ"/>
              </w:rPr>
              <w:t>[4] Nic nepodniknete, protože agentura je nová.</w:t>
            </w:r>
          </w:p>
          <w:p w14:paraId="5619AC45" w14:textId="77777777" w:rsidR="00807D7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Další</w:t>
            </w:r>
          </w:p>
        </w:tc>
      </w:tr>
      <w:tr w:rsidR="00F44AE9" w:rsidRPr="003D1E26" w14:paraId="203C2195" w14:textId="77777777" w:rsidTr="007002F3">
        <w:tc>
          <w:tcPr>
            <w:tcW w:w="1353" w:type="dxa"/>
            <w:shd w:val="clear" w:color="auto" w:fill="C1E4F5"/>
            <w:tcMar>
              <w:top w:w="120" w:type="dxa"/>
              <w:left w:w="180" w:type="dxa"/>
              <w:bottom w:w="120" w:type="dxa"/>
              <w:right w:w="180" w:type="dxa"/>
            </w:tcMar>
            <w:hideMark/>
          </w:tcPr>
          <w:p w14:paraId="49D9A42C" w14:textId="77777777" w:rsidR="00E90AF1" w:rsidRPr="003D1E26" w:rsidRDefault="00F477F9" w:rsidP="00E90AF1">
            <w:pPr>
              <w:spacing w:before="30" w:after="30"/>
              <w:ind w:left="30" w:right="30"/>
              <w:rPr>
                <w:rFonts w:ascii="Calibri" w:eastAsia="Times New Roman" w:hAnsi="Calibri" w:cs="Calibri"/>
                <w:sz w:val="16"/>
              </w:rPr>
            </w:pPr>
            <w:r w:rsidRPr="003D1E26">
              <w:rPr>
                <w:rFonts w:ascii="Calibri" w:eastAsia="Times New Roman" w:hAnsi="Calibri" w:cs="Calibri"/>
                <w:sz w:val="16"/>
              </w:rPr>
              <w:t>Screen 15</w:t>
            </w:r>
          </w:p>
          <w:p w14:paraId="3D7C0453" w14:textId="77777777" w:rsidR="00E90AF1" w:rsidRPr="003D1E26" w:rsidRDefault="00F477F9" w:rsidP="00E90AF1">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t>Question 6: Feedback</w:t>
            </w:r>
          </w:p>
          <w:p w14:paraId="59BEC3E9" w14:textId="77777777" w:rsidR="00E90AF1" w:rsidRPr="003D1E26" w:rsidRDefault="00F477F9" w:rsidP="00E90AF1">
            <w:pPr>
              <w:ind w:left="30" w:right="30"/>
              <w:rPr>
                <w:rFonts w:ascii="Calibri" w:eastAsia="Times New Roman" w:hAnsi="Calibri" w:cs="Calibri"/>
                <w:sz w:val="16"/>
              </w:rPr>
            </w:pPr>
            <w:r w:rsidRPr="003D1E26">
              <w:rPr>
                <w:rFonts w:ascii="Calibri" w:eastAsia="Times New Roman" w:hAnsi="Calibri" w:cs="Calibri"/>
                <w:sz w:val="16"/>
              </w:rPr>
              <w:t>75_C_16</w:t>
            </w:r>
          </w:p>
        </w:tc>
        <w:tc>
          <w:tcPr>
            <w:tcW w:w="6000" w:type="dxa"/>
            <w:tcMar>
              <w:top w:w="120" w:type="dxa"/>
              <w:left w:w="180" w:type="dxa"/>
              <w:bottom w:w="120" w:type="dxa"/>
              <w:right w:w="180" w:type="dxa"/>
            </w:tcMar>
            <w:hideMark/>
          </w:tcPr>
          <w:p w14:paraId="066EA0BB" w14:textId="77777777"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Abbott’s books and records must completely and accurately reflect all transactions. Therefore, it’s critical that third parties performing services for Abbott provide complete documentation that accurately reflects the actual purpose and details of the transactions.</w:t>
            </w:r>
          </w:p>
        </w:tc>
        <w:tc>
          <w:tcPr>
            <w:tcW w:w="6000" w:type="dxa"/>
          </w:tcPr>
          <w:p w14:paraId="5D18ECAA" w14:textId="77777777" w:rsidR="00E90AF1"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Účetnictví a záznamy společnosti Abbott musí zcela a přesně odrážet veškeré transakce. Proto je zásadní, aby třetí strany provádějící služby pro společnost Abbott poskytly kompletní dokumentaci, ze které jasně vyplývá skutečný účel a podrobnosti transakcí.</w:t>
            </w:r>
          </w:p>
        </w:tc>
      </w:tr>
      <w:tr w:rsidR="00F44AE9" w:rsidRPr="003D1E26" w14:paraId="23477B33" w14:textId="77777777" w:rsidTr="007002F3">
        <w:tc>
          <w:tcPr>
            <w:tcW w:w="1353" w:type="dxa"/>
            <w:shd w:val="clear" w:color="auto" w:fill="C1E4F5"/>
            <w:tcMar>
              <w:top w:w="120" w:type="dxa"/>
              <w:left w:w="180" w:type="dxa"/>
              <w:bottom w:w="120" w:type="dxa"/>
              <w:right w:w="180" w:type="dxa"/>
            </w:tcMar>
            <w:hideMark/>
          </w:tcPr>
          <w:p w14:paraId="3DE11337" w14:textId="77777777" w:rsidR="00E90AF1" w:rsidRPr="003D1E26" w:rsidRDefault="00F477F9" w:rsidP="00E90AF1">
            <w:pPr>
              <w:spacing w:before="30" w:after="30"/>
              <w:ind w:left="30" w:right="30"/>
              <w:rPr>
                <w:rFonts w:ascii="Calibri" w:eastAsia="Times New Roman" w:hAnsi="Calibri" w:cs="Calibri"/>
                <w:sz w:val="16"/>
              </w:rPr>
            </w:pPr>
            <w:hyperlink r:id="rId148"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7EAB06C2" w14:textId="77777777" w:rsidR="00E90AF1" w:rsidRPr="003D1E26" w:rsidRDefault="00F477F9" w:rsidP="00E90AF1">
            <w:pPr>
              <w:ind w:left="30" w:right="30"/>
              <w:rPr>
                <w:rFonts w:ascii="Calibri" w:eastAsia="Times New Roman" w:hAnsi="Calibri" w:cs="Calibri"/>
                <w:sz w:val="16"/>
              </w:rPr>
            </w:pPr>
            <w:hyperlink r:id="rId149" w:tgtFrame="_blank" w:history="1">
              <w:r w:rsidRPr="003D1E26">
                <w:rPr>
                  <w:rFonts w:ascii="Calibri" w:eastAsia="Times New Roman" w:hAnsi="Calibri" w:cs="Calibri"/>
                  <w:color w:val="0000FF"/>
                  <w:sz w:val="16"/>
                  <w:u w:val="single"/>
                </w:rPr>
                <w:t>76_C_16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22F4242" w14:textId="77777777"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[7] You are working in an affiliate where it is allowed to sponsor HCPs to attend educational conferences. You are in the process of selecting HCPs to attend a conference. The criteria that you use for selection include: (1) whether the topic of the conference falls within the HCP’s area of expertise; (2) whether Abbott has sponsored the HCP in the past year; and (3) whether the HCP is likely to recommend Abbott products or utilize Abbott devices after attending the event. Are these criteria appropriate?</w:t>
            </w:r>
          </w:p>
        </w:tc>
        <w:tc>
          <w:tcPr>
            <w:tcW w:w="6000" w:type="dxa"/>
          </w:tcPr>
          <w:p w14:paraId="6A0D822A" w14:textId="77777777"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[7] Pracujete v pobočce, kde je povoleno sponzorovat účast zdravotnických odborníků na vzdělávacích konferencích. Vybíráte zdravotnické odborníky, kteří se mají zúčastnit konference. Používáte následující kritéria výběru: (1) zda téma konference spadá do odbornosti daného odborníka, (2) zda společnost Abbott daného odborníka sponzorovala minulý rok a (3) zda je pravděpodobné, že bude daný odborník po účasti na této akci doporučovat nebo využívat přístroje společnosti Abbott. Jsou uvedená kritéria vhodná?</w:t>
            </w:r>
          </w:p>
        </w:tc>
      </w:tr>
      <w:tr w:rsidR="00F44AE9" w:rsidRPr="003D1E26" w14:paraId="6CF1A358" w14:textId="77777777" w:rsidTr="007002F3">
        <w:tc>
          <w:tcPr>
            <w:tcW w:w="1353" w:type="dxa"/>
            <w:shd w:val="clear" w:color="auto" w:fill="C1E4F5"/>
            <w:tcMar>
              <w:top w:w="120" w:type="dxa"/>
              <w:left w:w="180" w:type="dxa"/>
              <w:bottom w:w="120" w:type="dxa"/>
              <w:right w:w="180" w:type="dxa"/>
            </w:tcMar>
            <w:hideMark/>
          </w:tcPr>
          <w:p w14:paraId="084E1A43" w14:textId="77777777" w:rsidR="00E90AF1" w:rsidRPr="003D1E26" w:rsidRDefault="00F477F9" w:rsidP="00E90AF1">
            <w:pPr>
              <w:spacing w:before="30" w:after="30"/>
              <w:ind w:left="30" w:right="30"/>
              <w:rPr>
                <w:rFonts w:ascii="Calibri" w:eastAsia="Times New Roman" w:hAnsi="Calibri" w:cs="Calibri"/>
                <w:sz w:val="16"/>
              </w:rPr>
            </w:pPr>
            <w:hyperlink r:id="rId150"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375241CD" w14:textId="77777777" w:rsidR="00E90AF1" w:rsidRPr="003D1E26" w:rsidRDefault="00F477F9" w:rsidP="00E90AF1">
            <w:pPr>
              <w:ind w:left="30" w:right="30"/>
              <w:rPr>
                <w:rFonts w:ascii="Calibri" w:eastAsia="Times New Roman" w:hAnsi="Calibri" w:cs="Calibri"/>
                <w:sz w:val="16"/>
              </w:rPr>
            </w:pPr>
            <w:hyperlink r:id="rId151" w:tgtFrame="_blank" w:history="1">
              <w:r w:rsidRPr="003D1E26">
                <w:rPr>
                  <w:rFonts w:ascii="Calibri" w:eastAsia="Times New Roman" w:hAnsi="Calibri" w:cs="Calibri"/>
                  <w:color w:val="0000FF"/>
                  <w:sz w:val="16"/>
                  <w:u w:val="single"/>
                </w:rPr>
                <w:t>77_C_16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9B3178F" w14:textId="77777777"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[1] Yes. The two key criteria that must always be met when sponsoring individuals are that the sponsorship: a) is relevant to the HCP’s area of expertise, and b) is not </w:t>
            </w:r>
            <w:r w:rsidRPr="003D1E26">
              <w:rPr>
                <w:rFonts w:ascii="Calibri" w:eastAsia="Times New Roman" w:hAnsi="Calibri" w:cs="Calibri"/>
              </w:rPr>
              <w:lastRenderedPageBreak/>
              <w:t>being used as a reward or inducement for business. The fact that you are checking to make sure that Abbott has not sponsored the HCP in the past year helps to ensure the latter.</w:t>
            </w:r>
          </w:p>
        </w:tc>
        <w:tc>
          <w:tcPr>
            <w:tcW w:w="6000" w:type="dxa"/>
          </w:tcPr>
          <w:p w14:paraId="169BAABC" w14:textId="77777777" w:rsidR="00E90AF1"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lastRenderedPageBreak/>
              <w:t xml:space="preserve">[1] Ano. Při sponzorování jednotlivců je nutné vždy splňovat tato dvě klíčová kritéria: a) akce je relevantní pro odbornost daného zdravotnického odborníka b) akce </w:t>
            </w:r>
            <w:r w:rsidRPr="003D1E26">
              <w:rPr>
                <w:rFonts w:ascii="Calibri" w:eastAsia="Calibri" w:hAnsi="Calibri" w:cs="Calibri"/>
                <w:lang w:val="cs-CZ"/>
              </w:rPr>
              <w:lastRenderedPageBreak/>
              <w:t>neslouží jako odměna nebo pobídka k získání zakázky. Skutečnost, že si ověřujete, zda společnost Abbott daného odborníka v minulém roce nesponzorovala, potvrzuje druhou možnost.</w:t>
            </w:r>
          </w:p>
        </w:tc>
      </w:tr>
      <w:tr w:rsidR="00F44AE9" w:rsidRPr="003D1E26" w14:paraId="5A1FEE8C" w14:textId="77777777" w:rsidTr="007002F3">
        <w:tc>
          <w:tcPr>
            <w:tcW w:w="1353" w:type="dxa"/>
            <w:shd w:val="clear" w:color="auto" w:fill="C1E4F5"/>
            <w:tcMar>
              <w:top w:w="120" w:type="dxa"/>
              <w:left w:w="180" w:type="dxa"/>
              <w:bottom w:w="120" w:type="dxa"/>
              <w:right w:w="180" w:type="dxa"/>
            </w:tcMar>
            <w:hideMark/>
          </w:tcPr>
          <w:p w14:paraId="0D1457E4" w14:textId="77777777" w:rsidR="00E90AF1" w:rsidRPr="003D1E26" w:rsidRDefault="00F477F9" w:rsidP="00E90AF1">
            <w:pPr>
              <w:spacing w:before="30" w:after="30"/>
              <w:ind w:left="30" w:right="30"/>
              <w:rPr>
                <w:rFonts w:ascii="Calibri" w:eastAsia="Times New Roman" w:hAnsi="Calibri" w:cs="Calibri"/>
                <w:sz w:val="16"/>
              </w:rPr>
            </w:pPr>
            <w:hyperlink r:id="rId152"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607C6F1D" w14:textId="77777777" w:rsidR="00E90AF1" w:rsidRPr="003D1E26" w:rsidRDefault="00F477F9" w:rsidP="00E90AF1">
            <w:pPr>
              <w:ind w:left="30" w:right="30"/>
              <w:rPr>
                <w:rFonts w:ascii="Calibri" w:eastAsia="Times New Roman" w:hAnsi="Calibri" w:cs="Calibri"/>
                <w:sz w:val="16"/>
              </w:rPr>
            </w:pPr>
            <w:hyperlink r:id="rId153" w:tgtFrame="_blank" w:history="1">
              <w:r w:rsidRPr="003D1E26">
                <w:rPr>
                  <w:rFonts w:ascii="Calibri" w:eastAsia="Times New Roman" w:hAnsi="Calibri" w:cs="Calibri"/>
                  <w:color w:val="0000FF"/>
                  <w:sz w:val="16"/>
                  <w:u w:val="single"/>
                </w:rPr>
                <w:t>78_C_16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0BF8899" w14:textId="77777777"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Yes. As long as the reason for sponsoring the HCP is not to influence or reward the individual, you are able to consider the return on your investment – whether or not the individual will continue to prescribe Abbott products.</w:t>
            </w:r>
          </w:p>
        </w:tc>
        <w:tc>
          <w:tcPr>
            <w:tcW w:w="6000" w:type="dxa"/>
          </w:tcPr>
          <w:p w14:paraId="6EE81FFC" w14:textId="5E042C25"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[2] Ano. Pokud není důvodem sponzoringu zdravotnického odborníka jeho ovlivnění nebo odměna, </w:t>
            </w:r>
            <w:del w:id="181" w:author="Kleckova, Jana" w:date="2025-12-16T10:44:00Z" w16du:dateUtc="2025-12-16T09:44:00Z">
              <w:r w:rsidRPr="003D1E26" w:rsidDel="005A125D">
                <w:rPr>
                  <w:rFonts w:ascii="Calibri" w:eastAsia="Calibri" w:hAnsi="Calibri" w:cs="Calibri"/>
                  <w:lang w:val="cs-CZ"/>
                </w:rPr>
                <w:delText xml:space="preserve">jste schopní </w:delText>
              </w:r>
            </w:del>
            <w:ins w:id="182" w:author="Kleckova, Jana" w:date="2025-12-16T10:44:00Z" w16du:dateUtc="2025-12-16T09:44:00Z">
              <w:r w:rsidR="005A125D">
                <w:rPr>
                  <w:rFonts w:ascii="Calibri" w:eastAsia="Calibri" w:hAnsi="Calibri" w:cs="Calibri"/>
                  <w:lang w:val="cs-CZ"/>
                </w:rPr>
                <w:t xml:space="preserve">lze </w:t>
              </w:r>
            </w:ins>
            <w:r w:rsidRPr="003D1E26">
              <w:rPr>
                <w:rFonts w:ascii="Calibri" w:eastAsia="Calibri" w:hAnsi="Calibri" w:cs="Calibri"/>
                <w:lang w:val="cs-CZ"/>
              </w:rPr>
              <w:t xml:space="preserve">zvážit návratnost investice – tedy zda bude daná osoba nadále předepisovat </w:t>
            </w:r>
            <w:ins w:id="183" w:author="Kleckova, Jana" w:date="2025-12-16T10:52:00Z" w16du:dateUtc="2025-12-16T09:52:00Z">
              <w:r w:rsidR="001C5E38">
                <w:rPr>
                  <w:rFonts w:ascii="Calibri" w:eastAsia="Calibri" w:hAnsi="Calibri" w:cs="Calibri"/>
                  <w:lang w:val="cs-CZ"/>
                </w:rPr>
                <w:t>produkt</w:t>
              </w:r>
              <w:r w:rsidR="001C5E38">
                <w:rPr>
                  <w:rFonts w:ascii="Calibri" w:eastAsia="Calibri" w:hAnsi="Calibri" w:cs="Calibri"/>
                  <w:lang w:val="cs-CZ"/>
                </w:rPr>
                <w:t>y</w:t>
              </w:r>
            </w:ins>
            <w:del w:id="184" w:author="Kleckova, Jana" w:date="2025-12-16T10:52:00Z" w16du:dateUtc="2025-12-16T09:52:00Z">
              <w:r w:rsidRPr="003D1E26" w:rsidDel="001C5E38">
                <w:rPr>
                  <w:rFonts w:ascii="Calibri" w:eastAsia="Calibri" w:hAnsi="Calibri" w:cs="Calibri"/>
                  <w:lang w:val="cs-CZ"/>
                </w:rPr>
                <w:delText xml:space="preserve">výrobky </w:delText>
              </w:r>
            </w:del>
            <w:ins w:id="185" w:author="Kleckova, Jana" w:date="2025-12-16T10:52:00Z" w16du:dateUtc="2025-12-16T09:52:00Z">
              <w:r w:rsidR="001C5E38">
                <w:rPr>
                  <w:rFonts w:ascii="Calibri" w:eastAsia="Calibri" w:hAnsi="Calibri" w:cs="Calibri"/>
                  <w:lang w:val="cs-CZ"/>
                </w:rPr>
                <w:t xml:space="preserve"> </w:t>
              </w:r>
            </w:ins>
            <w:r w:rsidRPr="003D1E26">
              <w:rPr>
                <w:rFonts w:ascii="Calibri" w:eastAsia="Calibri" w:hAnsi="Calibri" w:cs="Calibri"/>
                <w:lang w:val="cs-CZ"/>
              </w:rPr>
              <w:t>společnosti Abbott.</w:t>
            </w:r>
          </w:p>
        </w:tc>
      </w:tr>
      <w:tr w:rsidR="00F44AE9" w:rsidRPr="003D1E26" w14:paraId="4F70C9F9" w14:textId="77777777" w:rsidTr="007002F3">
        <w:tc>
          <w:tcPr>
            <w:tcW w:w="1353" w:type="dxa"/>
            <w:shd w:val="clear" w:color="auto" w:fill="C1E4F5"/>
            <w:tcMar>
              <w:top w:w="120" w:type="dxa"/>
              <w:left w:w="180" w:type="dxa"/>
              <w:bottom w:w="120" w:type="dxa"/>
              <w:right w:w="180" w:type="dxa"/>
            </w:tcMar>
            <w:hideMark/>
          </w:tcPr>
          <w:p w14:paraId="160F4F32" w14:textId="77777777" w:rsidR="00E90AF1" w:rsidRPr="003D1E26" w:rsidRDefault="00F477F9" w:rsidP="00E90AF1">
            <w:pPr>
              <w:spacing w:before="30" w:after="30"/>
              <w:ind w:left="30" w:right="30"/>
              <w:rPr>
                <w:rFonts w:ascii="Calibri" w:eastAsia="Times New Roman" w:hAnsi="Calibri" w:cs="Calibri"/>
                <w:sz w:val="16"/>
              </w:rPr>
            </w:pPr>
            <w:hyperlink r:id="rId154"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645DFEF0" w14:textId="77777777" w:rsidR="00E90AF1" w:rsidRPr="003D1E26" w:rsidRDefault="00F477F9" w:rsidP="00E90AF1">
            <w:pPr>
              <w:ind w:left="30" w:right="30"/>
              <w:rPr>
                <w:rFonts w:ascii="Calibri" w:eastAsia="Times New Roman" w:hAnsi="Calibri" w:cs="Calibri"/>
                <w:sz w:val="16"/>
              </w:rPr>
            </w:pPr>
            <w:hyperlink r:id="rId155" w:tgtFrame="_blank" w:history="1">
              <w:r w:rsidRPr="003D1E26">
                <w:rPr>
                  <w:rFonts w:ascii="Calibri" w:eastAsia="Times New Roman" w:hAnsi="Calibri" w:cs="Calibri"/>
                  <w:color w:val="0000FF"/>
                  <w:sz w:val="16"/>
                  <w:u w:val="single"/>
                </w:rPr>
                <w:t>79_C_16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50A2BDC" w14:textId="77777777"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No. Sponsorship decisions may not be based on the factor that the HCP is likely to recommend Abbott products or utilize Abbott devices after attending a sponsored event.</w:t>
            </w:r>
          </w:p>
        </w:tc>
        <w:tc>
          <w:tcPr>
            <w:tcW w:w="6000" w:type="dxa"/>
          </w:tcPr>
          <w:p w14:paraId="72415542" w14:textId="1FC018FE"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[3] Ne. Rozhodnutí o sponzoringu ne</w:t>
            </w:r>
            <w:ins w:id="186" w:author="Kleckova, Jana" w:date="2025-12-16T10:44:00Z" w16du:dateUtc="2025-12-16T09:44:00Z">
              <w:r w:rsidR="005A125D">
                <w:rPr>
                  <w:rFonts w:ascii="Calibri" w:eastAsia="Calibri" w:hAnsi="Calibri" w:cs="Calibri"/>
                  <w:lang w:val="cs-CZ"/>
                </w:rPr>
                <w:t>lze</w:t>
              </w:r>
            </w:ins>
            <w:del w:id="187" w:author="Kleckova, Jana" w:date="2025-12-16T10:44:00Z" w16du:dateUtc="2025-12-16T09:44:00Z">
              <w:r w:rsidRPr="003D1E26" w:rsidDel="005A125D">
                <w:rPr>
                  <w:rFonts w:ascii="Calibri" w:eastAsia="Calibri" w:hAnsi="Calibri" w:cs="Calibri"/>
                  <w:lang w:val="cs-CZ"/>
                </w:rPr>
                <w:delText>jde</w:delText>
              </w:r>
            </w:del>
            <w:r w:rsidRPr="003D1E26">
              <w:rPr>
                <w:rFonts w:ascii="Calibri" w:eastAsia="Calibri" w:hAnsi="Calibri" w:cs="Calibri"/>
                <w:lang w:val="cs-CZ"/>
              </w:rPr>
              <w:t xml:space="preserve"> zakládat na tom, že zdravotnický odborník bude na základě účasti na dané akci pravděpodobně doporučovat nebo využívat </w:t>
            </w:r>
            <w:ins w:id="188" w:author="Kleckova, Jana" w:date="2025-12-16T10:53:00Z" w16du:dateUtc="2025-12-16T09:53:00Z">
              <w:r w:rsidR="001C5E38">
                <w:rPr>
                  <w:rFonts w:ascii="Calibri" w:eastAsia="Calibri" w:hAnsi="Calibri" w:cs="Calibri"/>
                  <w:lang w:val="cs-CZ"/>
                </w:rPr>
                <w:t>produkt</w:t>
              </w:r>
              <w:r w:rsidR="001C5E38">
                <w:rPr>
                  <w:rFonts w:ascii="Calibri" w:eastAsia="Calibri" w:hAnsi="Calibri" w:cs="Calibri"/>
                  <w:lang w:val="cs-CZ"/>
                </w:rPr>
                <w:t>y</w:t>
              </w:r>
            </w:ins>
            <w:del w:id="189" w:author="Kleckova, Jana" w:date="2025-12-16T10:53:00Z" w16du:dateUtc="2025-12-16T09:53:00Z">
              <w:r w:rsidRPr="003D1E26" w:rsidDel="001C5E38">
                <w:rPr>
                  <w:rFonts w:ascii="Calibri" w:eastAsia="Calibri" w:hAnsi="Calibri" w:cs="Calibri"/>
                  <w:lang w:val="cs-CZ"/>
                </w:rPr>
                <w:delText xml:space="preserve">výrobky </w:delText>
              </w:r>
            </w:del>
            <w:ins w:id="190" w:author="Kleckova, Jana" w:date="2025-12-16T10:53:00Z" w16du:dateUtc="2025-12-16T09:53:00Z">
              <w:r w:rsidR="001C5E38">
                <w:rPr>
                  <w:rFonts w:ascii="Calibri" w:eastAsia="Calibri" w:hAnsi="Calibri" w:cs="Calibri"/>
                  <w:lang w:val="cs-CZ"/>
                </w:rPr>
                <w:t xml:space="preserve"> </w:t>
              </w:r>
            </w:ins>
            <w:r w:rsidRPr="003D1E26">
              <w:rPr>
                <w:rFonts w:ascii="Calibri" w:eastAsia="Calibri" w:hAnsi="Calibri" w:cs="Calibri"/>
                <w:lang w:val="cs-CZ"/>
              </w:rPr>
              <w:t>společnosti Abbott.</w:t>
            </w:r>
          </w:p>
        </w:tc>
      </w:tr>
      <w:tr w:rsidR="00F44AE9" w:rsidRPr="003D1E26" w14:paraId="5F098769" w14:textId="77777777" w:rsidTr="007002F3">
        <w:tc>
          <w:tcPr>
            <w:tcW w:w="1353" w:type="dxa"/>
            <w:shd w:val="clear" w:color="auto" w:fill="C1E4F5"/>
            <w:tcMar>
              <w:top w:w="120" w:type="dxa"/>
              <w:left w:w="180" w:type="dxa"/>
              <w:bottom w:w="120" w:type="dxa"/>
              <w:right w:w="180" w:type="dxa"/>
            </w:tcMar>
            <w:hideMark/>
          </w:tcPr>
          <w:p w14:paraId="35013F2F" w14:textId="77777777" w:rsidR="00E90AF1" w:rsidRPr="003D1E26" w:rsidRDefault="00F477F9" w:rsidP="00E90AF1">
            <w:pPr>
              <w:spacing w:before="30" w:after="30"/>
              <w:ind w:left="30" w:right="30"/>
              <w:rPr>
                <w:rFonts w:ascii="Calibri" w:eastAsia="Times New Roman" w:hAnsi="Calibri" w:cs="Calibri"/>
                <w:sz w:val="16"/>
              </w:rPr>
            </w:pPr>
            <w:hyperlink r:id="rId156"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0BE1ACDE" w14:textId="77777777" w:rsidR="00E90AF1" w:rsidRPr="003D1E26" w:rsidRDefault="00F477F9" w:rsidP="00E90AF1">
            <w:pPr>
              <w:ind w:left="30" w:right="30"/>
              <w:rPr>
                <w:rFonts w:ascii="Calibri" w:eastAsia="Times New Roman" w:hAnsi="Calibri" w:cs="Calibri"/>
                <w:sz w:val="16"/>
              </w:rPr>
            </w:pPr>
            <w:hyperlink r:id="rId157" w:tgtFrame="_blank" w:history="1">
              <w:r w:rsidRPr="003D1E26">
                <w:rPr>
                  <w:rFonts w:ascii="Calibri" w:eastAsia="Times New Roman" w:hAnsi="Calibri" w:cs="Calibri"/>
                  <w:color w:val="0000FF"/>
                  <w:sz w:val="16"/>
                  <w:u w:val="single"/>
                </w:rPr>
                <w:t>80_C_16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BB17C5D" w14:textId="77777777"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[4] Yes. As long as at least one of the criteria is appropriate, the presence of additional inappropriate criteria is not relevant.</w:t>
            </w:r>
          </w:p>
          <w:p w14:paraId="12FCF313" w14:textId="77777777"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Next</w:t>
            </w:r>
          </w:p>
        </w:tc>
        <w:tc>
          <w:tcPr>
            <w:tcW w:w="6000" w:type="dxa"/>
          </w:tcPr>
          <w:p w14:paraId="0D05D9FA" w14:textId="77777777"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[4] Ano. Pokud je alespoň jedno z kritérií vhodné, je přítomnost dalších nevhodných kritérií irelevantní.</w:t>
            </w:r>
          </w:p>
          <w:p w14:paraId="3487F688" w14:textId="77777777" w:rsidR="00E90AF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Další</w:t>
            </w:r>
          </w:p>
        </w:tc>
      </w:tr>
      <w:tr w:rsidR="00F44AE9" w:rsidRPr="003D1E26" w14:paraId="24B68AA4" w14:textId="77777777" w:rsidTr="007002F3">
        <w:tc>
          <w:tcPr>
            <w:tcW w:w="1353" w:type="dxa"/>
            <w:shd w:val="clear" w:color="auto" w:fill="C1E4F5"/>
            <w:tcMar>
              <w:top w:w="120" w:type="dxa"/>
              <w:left w:w="180" w:type="dxa"/>
              <w:bottom w:w="120" w:type="dxa"/>
              <w:right w:w="180" w:type="dxa"/>
            </w:tcMar>
            <w:hideMark/>
          </w:tcPr>
          <w:p w14:paraId="0B9CB657" w14:textId="77777777" w:rsidR="00BD044A" w:rsidRPr="003D1E26" w:rsidRDefault="00F477F9" w:rsidP="00BD044A">
            <w:pPr>
              <w:spacing w:before="30" w:after="30"/>
              <w:ind w:left="30" w:right="30"/>
              <w:rPr>
                <w:rFonts w:ascii="Calibri" w:eastAsia="Times New Roman" w:hAnsi="Calibri" w:cs="Calibri"/>
                <w:sz w:val="16"/>
              </w:rPr>
            </w:pPr>
            <w:r w:rsidRPr="003D1E26">
              <w:rPr>
                <w:rFonts w:ascii="Calibri" w:eastAsia="Times New Roman" w:hAnsi="Calibri" w:cs="Calibri"/>
                <w:sz w:val="16"/>
              </w:rPr>
              <w:t>Screen 15</w:t>
            </w:r>
          </w:p>
          <w:p w14:paraId="160BF05D" w14:textId="77777777" w:rsidR="00BD044A" w:rsidRPr="003D1E26" w:rsidRDefault="00F477F9" w:rsidP="00BD044A">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t>Question 7: Feedback</w:t>
            </w:r>
          </w:p>
          <w:p w14:paraId="6310E192" w14:textId="77777777" w:rsidR="00BD044A" w:rsidRPr="003D1E26" w:rsidRDefault="00F477F9" w:rsidP="00BD044A">
            <w:pPr>
              <w:ind w:left="30" w:right="30"/>
              <w:rPr>
                <w:rFonts w:ascii="Calibri" w:eastAsia="Times New Roman" w:hAnsi="Calibri" w:cs="Calibri"/>
                <w:sz w:val="16"/>
              </w:rPr>
            </w:pPr>
            <w:r w:rsidRPr="003D1E26">
              <w:rPr>
                <w:rFonts w:ascii="Calibri" w:eastAsia="Times New Roman" w:hAnsi="Calibri" w:cs="Calibri"/>
                <w:sz w:val="16"/>
              </w:rPr>
              <w:t>81_C_16</w:t>
            </w:r>
          </w:p>
        </w:tc>
        <w:tc>
          <w:tcPr>
            <w:tcW w:w="6000" w:type="dxa"/>
            <w:tcMar>
              <w:top w:w="120" w:type="dxa"/>
              <w:left w:w="180" w:type="dxa"/>
              <w:bottom w:w="120" w:type="dxa"/>
              <w:right w:w="180" w:type="dxa"/>
            </w:tcMar>
            <w:hideMark/>
          </w:tcPr>
          <w:p w14:paraId="19AA8A50"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Sponsorship decisions may never be made as a reward for prior use, or as an inducement to use more of our products or devices in the future. Keep in mind, in many jurisdictions sponsorships are prohibited. Always consult your affiliate procedures before providing a sponsorship.</w:t>
            </w:r>
          </w:p>
        </w:tc>
        <w:tc>
          <w:tcPr>
            <w:tcW w:w="6000" w:type="dxa"/>
          </w:tcPr>
          <w:p w14:paraId="3E88E499" w14:textId="25F9C470" w:rsidR="00BD044A"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Rozhodnutí o sponzoringu nelze nikdy přijímat jako odměnu za předchozí používání nebo jako pobídku k používání většího množství našich </w:t>
            </w:r>
            <w:ins w:id="191" w:author="Kleckova, Jana" w:date="2025-12-16T10:53:00Z" w16du:dateUtc="2025-12-16T09:53:00Z">
              <w:r w:rsidR="001C5E38">
                <w:rPr>
                  <w:rFonts w:ascii="Calibri" w:eastAsia="Calibri" w:hAnsi="Calibri" w:cs="Calibri"/>
                  <w:lang w:val="cs-CZ"/>
                </w:rPr>
                <w:t>produktů</w:t>
              </w:r>
            </w:ins>
            <w:del w:id="192" w:author="Kleckova, Jana" w:date="2025-12-16T10:53:00Z" w16du:dateUtc="2025-12-16T09:53:00Z">
              <w:r w:rsidRPr="003D1E26" w:rsidDel="001C5E38">
                <w:rPr>
                  <w:rFonts w:ascii="Calibri" w:eastAsia="Calibri" w:hAnsi="Calibri" w:cs="Calibri"/>
                  <w:lang w:val="cs-CZ"/>
                </w:rPr>
                <w:delText xml:space="preserve">výrobků </w:delText>
              </w:r>
            </w:del>
            <w:ins w:id="193" w:author="Kleckova, Jana" w:date="2025-12-16T10:53:00Z" w16du:dateUtc="2025-12-16T09:53:00Z">
              <w:r w:rsidR="001C5E38">
                <w:rPr>
                  <w:rFonts w:ascii="Calibri" w:eastAsia="Calibri" w:hAnsi="Calibri" w:cs="Calibri"/>
                  <w:lang w:val="cs-CZ"/>
                </w:rPr>
                <w:t xml:space="preserve"> </w:t>
              </w:r>
            </w:ins>
            <w:r w:rsidRPr="003D1E26">
              <w:rPr>
                <w:rFonts w:ascii="Calibri" w:eastAsia="Calibri" w:hAnsi="Calibri" w:cs="Calibri"/>
                <w:lang w:val="cs-CZ"/>
              </w:rPr>
              <w:t>či přístrojů v budoucnu. Pamatujte na to, že sponzoring je v mnoha jurisdikcích zakázán. Před poskytnutím sponzoringu se vždy podívejte do postupů vaší pobočky.</w:t>
            </w:r>
          </w:p>
        </w:tc>
      </w:tr>
      <w:tr w:rsidR="00F44AE9" w:rsidRPr="003D1E26" w14:paraId="79705C61" w14:textId="77777777" w:rsidTr="007002F3">
        <w:tc>
          <w:tcPr>
            <w:tcW w:w="1353" w:type="dxa"/>
            <w:shd w:val="clear" w:color="auto" w:fill="C1E4F5"/>
            <w:tcMar>
              <w:top w:w="120" w:type="dxa"/>
              <w:left w:w="180" w:type="dxa"/>
              <w:bottom w:w="120" w:type="dxa"/>
              <w:right w:w="180" w:type="dxa"/>
            </w:tcMar>
            <w:hideMark/>
          </w:tcPr>
          <w:p w14:paraId="09F16CE1" w14:textId="77777777" w:rsidR="00BD044A" w:rsidRPr="003D1E26" w:rsidRDefault="00F477F9" w:rsidP="00BD044A">
            <w:pPr>
              <w:spacing w:before="30" w:after="30"/>
              <w:ind w:left="30" w:right="30"/>
              <w:rPr>
                <w:rFonts w:ascii="Calibri" w:eastAsia="Times New Roman" w:hAnsi="Calibri" w:cs="Calibri"/>
                <w:sz w:val="16"/>
              </w:rPr>
            </w:pPr>
            <w:hyperlink r:id="rId158"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0DEAA92A" w14:textId="77777777" w:rsidR="00BD044A" w:rsidRPr="003D1E26" w:rsidRDefault="00F477F9" w:rsidP="00BD044A">
            <w:pPr>
              <w:ind w:left="30" w:right="30"/>
              <w:rPr>
                <w:rFonts w:ascii="Calibri" w:eastAsia="Times New Roman" w:hAnsi="Calibri" w:cs="Calibri"/>
                <w:sz w:val="16"/>
              </w:rPr>
            </w:pPr>
            <w:hyperlink r:id="rId159" w:tgtFrame="_blank" w:history="1">
              <w:r w:rsidRPr="003D1E26">
                <w:rPr>
                  <w:rFonts w:ascii="Calibri" w:eastAsia="Times New Roman" w:hAnsi="Calibri" w:cs="Calibri"/>
                  <w:color w:val="0000FF"/>
                  <w:sz w:val="16"/>
                  <w:u w:val="single"/>
                </w:rPr>
                <w:t>82_C_16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E687749"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[8] An Abbott sales representative educates a healthcare professional (HCP) on a product. After the discussion, the </w:t>
            </w:r>
            <w:r w:rsidRPr="003D1E26">
              <w:rPr>
                <w:rFonts w:ascii="Calibri" w:eastAsia="Times New Roman" w:hAnsi="Calibri" w:cs="Calibri"/>
              </w:rPr>
              <w:lastRenderedPageBreak/>
              <w:t>HCP shares that a competitor offered a new iPad in exchange for helping increase their sales.</w:t>
            </w:r>
          </w:p>
          <w:p w14:paraId="08B53338"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What is the appropriate action?</w:t>
            </w:r>
          </w:p>
        </w:tc>
        <w:tc>
          <w:tcPr>
            <w:tcW w:w="6000" w:type="dxa"/>
          </w:tcPr>
          <w:p w14:paraId="2A7A9D06" w14:textId="77777777" w:rsidR="00BD044A"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lastRenderedPageBreak/>
              <w:t xml:space="preserve">[8] Obchodní zástupkyně společnosti Abbott proškolí zdravotnického odborníka ohledně určitého přípravku. Po </w:t>
            </w:r>
            <w:r w:rsidRPr="003D1E26">
              <w:rPr>
                <w:rFonts w:ascii="Calibri" w:eastAsia="Calibri" w:hAnsi="Calibri" w:cs="Calibri"/>
                <w:lang w:val="cs-CZ"/>
              </w:rPr>
              <w:lastRenderedPageBreak/>
              <w:t>diskuzi jí zdravotnický odborník sdělí, že konkurence mu za to, že bude prodávat víc jejich přípravků, nabízí nový iPad.</w:t>
            </w:r>
          </w:p>
          <w:p w14:paraId="3CE6B311" w14:textId="77777777" w:rsidR="00BD044A"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Jak byste měli vhodně zareagovat?</w:t>
            </w:r>
          </w:p>
        </w:tc>
      </w:tr>
      <w:tr w:rsidR="00F44AE9" w:rsidRPr="003D1E26" w14:paraId="2E8F8C38" w14:textId="77777777" w:rsidTr="007002F3">
        <w:tc>
          <w:tcPr>
            <w:tcW w:w="1353" w:type="dxa"/>
            <w:shd w:val="clear" w:color="auto" w:fill="C1E4F5"/>
            <w:tcMar>
              <w:top w:w="120" w:type="dxa"/>
              <w:left w:w="180" w:type="dxa"/>
              <w:bottom w:w="120" w:type="dxa"/>
              <w:right w:w="180" w:type="dxa"/>
            </w:tcMar>
            <w:hideMark/>
          </w:tcPr>
          <w:p w14:paraId="6694E0D5" w14:textId="77777777" w:rsidR="00BD044A" w:rsidRPr="003D1E26" w:rsidRDefault="00F477F9" w:rsidP="00BD044A">
            <w:pPr>
              <w:spacing w:before="30" w:after="30"/>
              <w:ind w:left="30" w:right="30"/>
              <w:rPr>
                <w:rFonts w:ascii="Calibri" w:eastAsia="Times New Roman" w:hAnsi="Calibri" w:cs="Calibri"/>
                <w:sz w:val="16"/>
              </w:rPr>
            </w:pPr>
            <w:hyperlink r:id="rId160"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78824549" w14:textId="77777777" w:rsidR="00BD044A" w:rsidRPr="003D1E26" w:rsidRDefault="00F477F9" w:rsidP="00BD044A">
            <w:pPr>
              <w:ind w:left="30" w:right="30"/>
              <w:rPr>
                <w:rFonts w:ascii="Calibri" w:eastAsia="Times New Roman" w:hAnsi="Calibri" w:cs="Calibri"/>
                <w:sz w:val="16"/>
              </w:rPr>
            </w:pPr>
            <w:hyperlink r:id="rId161" w:tgtFrame="_blank" w:history="1">
              <w:r w:rsidRPr="003D1E26">
                <w:rPr>
                  <w:rFonts w:ascii="Calibri" w:eastAsia="Times New Roman" w:hAnsi="Calibri" w:cs="Calibri"/>
                  <w:color w:val="0000FF"/>
                  <w:sz w:val="16"/>
                  <w:u w:val="single"/>
                </w:rPr>
                <w:t>83_C_16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8A8EFAA"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Offer the same incentive to remain competitive.</w:t>
            </w:r>
          </w:p>
        </w:tc>
        <w:tc>
          <w:tcPr>
            <w:tcW w:w="6000" w:type="dxa"/>
          </w:tcPr>
          <w:p w14:paraId="43FF2732"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 Nabídnete stejnou pobídku, abychom zůstali konkurenceschopní.</w:t>
            </w:r>
          </w:p>
        </w:tc>
      </w:tr>
      <w:tr w:rsidR="00F44AE9" w:rsidRPr="003D1E26" w14:paraId="713D1E92" w14:textId="77777777" w:rsidTr="007002F3">
        <w:tc>
          <w:tcPr>
            <w:tcW w:w="1353" w:type="dxa"/>
            <w:shd w:val="clear" w:color="auto" w:fill="C1E4F5"/>
            <w:tcMar>
              <w:top w:w="120" w:type="dxa"/>
              <w:left w:w="180" w:type="dxa"/>
              <w:bottom w:w="120" w:type="dxa"/>
              <w:right w:w="180" w:type="dxa"/>
            </w:tcMar>
            <w:hideMark/>
          </w:tcPr>
          <w:p w14:paraId="54031F21" w14:textId="77777777" w:rsidR="00BD044A" w:rsidRPr="003D1E26" w:rsidRDefault="00F477F9" w:rsidP="00BD044A">
            <w:pPr>
              <w:spacing w:before="30" w:after="30"/>
              <w:ind w:left="30" w:right="30"/>
              <w:rPr>
                <w:rFonts w:ascii="Calibri" w:eastAsia="Times New Roman" w:hAnsi="Calibri" w:cs="Calibri"/>
                <w:sz w:val="16"/>
              </w:rPr>
            </w:pPr>
            <w:hyperlink r:id="rId162"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16CE0637" w14:textId="77777777" w:rsidR="00BD044A" w:rsidRPr="003D1E26" w:rsidRDefault="00F477F9" w:rsidP="00BD044A">
            <w:pPr>
              <w:ind w:left="30" w:right="30"/>
              <w:rPr>
                <w:rFonts w:ascii="Calibri" w:eastAsia="Times New Roman" w:hAnsi="Calibri" w:cs="Calibri"/>
                <w:sz w:val="16"/>
              </w:rPr>
            </w:pPr>
            <w:hyperlink r:id="rId163" w:tgtFrame="_blank" w:history="1">
              <w:r w:rsidRPr="003D1E26">
                <w:rPr>
                  <w:rFonts w:ascii="Calibri" w:eastAsia="Times New Roman" w:hAnsi="Calibri" w:cs="Calibri"/>
                  <w:color w:val="0000FF"/>
                  <w:sz w:val="16"/>
                  <w:u w:val="single"/>
                </w:rPr>
                <w:t>84_C_16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8D11B8F"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Decline the iPad offer but suggest an expensive dinner to continue the conversation.</w:t>
            </w:r>
          </w:p>
        </w:tc>
        <w:tc>
          <w:tcPr>
            <w:tcW w:w="6000" w:type="dxa"/>
          </w:tcPr>
          <w:p w14:paraId="091B23E8"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[2] iPad sice nenabídnete, navrhnete ale, že byste v rozhovoru mohli pokračovat u drahé večeře.</w:t>
            </w:r>
          </w:p>
        </w:tc>
      </w:tr>
      <w:tr w:rsidR="00F44AE9" w:rsidRPr="003D1E26" w14:paraId="1B82E339" w14:textId="77777777" w:rsidTr="007002F3">
        <w:tc>
          <w:tcPr>
            <w:tcW w:w="1353" w:type="dxa"/>
            <w:shd w:val="clear" w:color="auto" w:fill="C1E4F5"/>
            <w:tcMar>
              <w:top w:w="120" w:type="dxa"/>
              <w:left w:w="180" w:type="dxa"/>
              <w:bottom w:w="120" w:type="dxa"/>
              <w:right w:w="180" w:type="dxa"/>
            </w:tcMar>
            <w:hideMark/>
          </w:tcPr>
          <w:p w14:paraId="50CAB615" w14:textId="77777777" w:rsidR="00BD044A" w:rsidRPr="003D1E26" w:rsidRDefault="00F477F9" w:rsidP="00BD044A">
            <w:pPr>
              <w:spacing w:before="30" w:after="30"/>
              <w:ind w:left="30" w:right="30"/>
              <w:rPr>
                <w:rFonts w:ascii="Calibri" w:eastAsia="Times New Roman" w:hAnsi="Calibri" w:cs="Calibri"/>
                <w:sz w:val="16"/>
              </w:rPr>
            </w:pPr>
            <w:hyperlink r:id="rId164"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0BB824F7" w14:textId="77777777" w:rsidR="00BD044A" w:rsidRPr="003D1E26" w:rsidRDefault="00F477F9" w:rsidP="00BD044A">
            <w:pPr>
              <w:ind w:left="30" w:right="30"/>
              <w:rPr>
                <w:rFonts w:ascii="Calibri" w:eastAsia="Times New Roman" w:hAnsi="Calibri" w:cs="Calibri"/>
                <w:sz w:val="16"/>
              </w:rPr>
            </w:pPr>
            <w:hyperlink r:id="rId165" w:tgtFrame="_blank" w:history="1">
              <w:r w:rsidRPr="003D1E26">
                <w:rPr>
                  <w:rFonts w:ascii="Calibri" w:eastAsia="Times New Roman" w:hAnsi="Calibri" w:cs="Calibri"/>
                  <w:color w:val="0000FF"/>
                  <w:sz w:val="16"/>
                  <w:u w:val="single"/>
                </w:rPr>
                <w:t>85_C_16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26EC956"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Explain that Abbott does business the right way and cannot offer anything of value that may improperly influence decision-making. Then, report the situation to the Office of Ethics and Compliance (OEC) immediately.</w:t>
            </w:r>
          </w:p>
        </w:tc>
        <w:tc>
          <w:tcPr>
            <w:tcW w:w="6000" w:type="dxa"/>
          </w:tcPr>
          <w:p w14:paraId="5F2EA528" w14:textId="77777777" w:rsidR="00BD044A"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[3] Vysvětlíte, že společnost Abbott podniká správně a nemůžete nabídnout cokoli, co by mohlo nevhodně ovlivnit rozhodování. Situaci pak neprodleně ohlásíte oddělení pro etiku a dodržování předpisů (OEC).</w:t>
            </w:r>
          </w:p>
        </w:tc>
      </w:tr>
      <w:tr w:rsidR="00F44AE9" w:rsidRPr="003D1E26" w14:paraId="066F0DD3" w14:textId="77777777" w:rsidTr="007002F3">
        <w:tc>
          <w:tcPr>
            <w:tcW w:w="1353" w:type="dxa"/>
            <w:shd w:val="clear" w:color="auto" w:fill="C1E4F5"/>
            <w:tcMar>
              <w:top w:w="120" w:type="dxa"/>
              <w:left w:w="180" w:type="dxa"/>
              <w:bottom w:w="120" w:type="dxa"/>
              <w:right w:w="180" w:type="dxa"/>
            </w:tcMar>
            <w:hideMark/>
          </w:tcPr>
          <w:p w14:paraId="0753C692" w14:textId="77777777" w:rsidR="00BD044A" w:rsidRPr="003D1E26" w:rsidRDefault="00F477F9" w:rsidP="00BD044A">
            <w:pPr>
              <w:spacing w:before="30" w:after="30"/>
              <w:ind w:left="30" w:right="30"/>
              <w:rPr>
                <w:rFonts w:ascii="Calibri" w:eastAsia="Times New Roman" w:hAnsi="Calibri" w:cs="Calibri"/>
                <w:sz w:val="16"/>
              </w:rPr>
            </w:pPr>
            <w:hyperlink r:id="rId166"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33F57FBE" w14:textId="77777777" w:rsidR="00BD044A" w:rsidRPr="003D1E26" w:rsidRDefault="00F477F9" w:rsidP="00BD044A">
            <w:pPr>
              <w:ind w:left="30" w:right="30"/>
              <w:rPr>
                <w:rFonts w:ascii="Calibri" w:eastAsia="Times New Roman" w:hAnsi="Calibri" w:cs="Calibri"/>
                <w:sz w:val="16"/>
              </w:rPr>
            </w:pPr>
            <w:hyperlink r:id="rId167" w:tgtFrame="_blank" w:history="1">
              <w:r w:rsidRPr="003D1E26">
                <w:rPr>
                  <w:rFonts w:ascii="Calibri" w:eastAsia="Times New Roman" w:hAnsi="Calibri" w:cs="Calibri"/>
                  <w:color w:val="0000FF"/>
                  <w:sz w:val="16"/>
                  <w:u w:val="single"/>
                </w:rPr>
                <w:t>86_C_16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C327868"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[4] Thank the HCP for the information and promise you will think about it.</w:t>
            </w:r>
          </w:p>
          <w:p w14:paraId="67422C8F"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Next</w:t>
            </w:r>
          </w:p>
        </w:tc>
        <w:tc>
          <w:tcPr>
            <w:tcW w:w="6000" w:type="dxa"/>
          </w:tcPr>
          <w:p w14:paraId="70B450AC"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[4] Zdravotnickému odborníkovi za informaci poděkujete a slíbíte, že nad tím budete přemýšlet.</w:t>
            </w:r>
          </w:p>
          <w:p w14:paraId="5087D7CF" w14:textId="77777777" w:rsidR="00BD044A"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Další</w:t>
            </w:r>
          </w:p>
        </w:tc>
      </w:tr>
      <w:tr w:rsidR="00F44AE9" w:rsidRPr="003D1E26" w14:paraId="47B60C34" w14:textId="77777777" w:rsidTr="007002F3">
        <w:tc>
          <w:tcPr>
            <w:tcW w:w="1353" w:type="dxa"/>
            <w:shd w:val="clear" w:color="auto" w:fill="C1E4F5"/>
            <w:tcMar>
              <w:top w:w="120" w:type="dxa"/>
              <w:left w:w="180" w:type="dxa"/>
              <w:bottom w:w="120" w:type="dxa"/>
              <w:right w:w="180" w:type="dxa"/>
            </w:tcMar>
            <w:hideMark/>
          </w:tcPr>
          <w:p w14:paraId="6D720129" w14:textId="77777777" w:rsidR="00E5633E" w:rsidRPr="003D1E26" w:rsidRDefault="00F477F9" w:rsidP="00E5633E">
            <w:pPr>
              <w:spacing w:before="30" w:after="30"/>
              <w:ind w:left="30" w:right="30"/>
              <w:rPr>
                <w:rFonts w:ascii="Calibri" w:eastAsia="Times New Roman" w:hAnsi="Calibri" w:cs="Calibri"/>
                <w:sz w:val="16"/>
              </w:rPr>
            </w:pPr>
            <w:r w:rsidRPr="003D1E26">
              <w:rPr>
                <w:rFonts w:ascii="Calibri" w:eastAsia="Times New Roman" w:hAnsi="Calibri" w:cs="Calibri"/>
                <w:sz w:val="16"/>
              </w:rPr>
              <w:t>Screen 15</w:t>
            </w:r>
          </w:p>
          <w:p w14:paraId="49A373DC" w14:textId="77777777" w:rsidR="00E5633E" w:rsidRPr="003D1E26" w:rsidRDefault="00F477F9" w:rsidP="00E5633E">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t>Question 8: Feedback</w:t>
            </w:r>
          </w:p>
          <w:p w14:paraId="1EA0A367" w14:textId="77777777" w:rsidR="00E5633E" w:rsidRPr="003D1E26" w:rsidRDefault="00F477F9" w:rsidP="00E5633E">
            <w:pPr>
              <w:ind w:left="30" w:right="30"/>
              <w:rPr>
                <w:rFonts w:ascii="Calibri" w:eastAsia="Times New Roman" w:hAnsi="Calibri" w:cs="Calibri"/>
                <w:sz w:val="16"/>
              </w:rPr>
            </w:pPr>
            <w:r w:rsidRPr="003D1E26">
              <w:rPr>
                <w:rFonts w:ascii="Calibri" w:eastAsia="Times New Roman" w:hAnsi="Calibri" w:cs="Calibri"/>
                <w:sz w:val="16"/>
              </w:rPr>
              <w:t>87_C_16</w:t>
            </w:r>
          </w:p>
        </w:tc>
        <w:tc>
          <w:tcPr>
            <w:tcW w:w="6000" w:type="dxa"/>
            <w:tcMar>
              <w:top w:w="120" w:type="dxa"/>
              <w:left w:w="180" w:type="dxa"/>
              <w:bottom w:w="120" w:type="dxa"/>
              <w:right w:w="180" w:type="dxa"/>
            </w:tcMar>
            <w:hideMark/>
          </w:tcPr>
          <w:p w14:paraId="13A97027"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 should never offer, promise, give, or receive anything of value in order to gain an improper business advantage or to obtain or retain business. Irrespective of what competitors do, you must comply with applicable law and Abbott policy, including the requirements in Abbott’s Global Anti-Corruption Policy (GLB-ANTI-CORRUPTION). When in doubt, always consult with Legal or the OEC.</w:t>
            </w:r>
          </w:p>
        </w:tc>
        <w:tc>
          <w:tcPr>
            <w:tcW w:w="6000" w:type="dxa"/>
          </w:tcPr>
          <w:p w14:paraId="66403174" w14:textId="77777777" w:rsidR="00E5633E"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Nikdy byste neměli nabízet, slibovat, dávat ani přijímat cokoli cenného, abyste získali nepatřičnou obchodní výhodu nebo získali zakázku, případně si ji udrželi. Bez ohledu na to, co dělají konkurenti, vy musíte dodržovat platné zákony a směrnice společnosti Abbott včetně požadavků globální protikorupční směrnice společnosti Abbott (GLB-ANTI-CORRUPTION). Pokud máte pochybnosti, vždy se obraťte na právní oddělení nebo oddělení OEC.</w:t>
            </w:r>
          </w:p>
        </w:tc>
      </w:tr>
      <w:tr w:rsidR="00F44AE9" w:rsidRPr="003D1E26" w14:paraId="6E41D65A" w14:textId="77777777" w:rsidTr="007002F3">
        <w:tc>
          <w:tcPr>
            <w:tcW w:w="1353" w:type="dxa"/>
            <w:shd w:val="clear" w:color="auto" w:fill="C1E4F5"/>
            <w:tcMar>
              <w:top w:w="120" w:type="dxa"/>
              <w:left w:w="180" w:type="dxa"/>
              <w:bottom w:w="120" w:type="dxa"/>
              <w:right w:w="180" w:type="dxa"/>
            </w:tcMar>
            <w:hideMark/>
          </w:tcPr>
          <w:p w14:paraId="2DFEF14C" w14:textId="77777777" w:rsidR="00E5633E" w:rsidRPr="003D1E26" w:rsidRDefault="00F477F9" w:rsidP="00E5633E">
            <w:pPr>
              <w:spacing w:before="30" w:after="30"/>
              <w:ind w:left="30" w:right="30"/>
              <w:rPr>
                <w:rFonts w:ascii="Calibri" w:eastAsia="Times New Roman" w:hAnsi="Calibri" w:cs="Calibri"/>
                <w:sz w:val="16"/>
              </w:rPr>
            </w:pPr>
            <w:hyperlink r:id="rId168"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287BB240" w14:textId="77777777" w:rsidR="00E5633E" w:rsidRPr="003D1E26" w:rsidRDefault="00F477F9" w:rsidP="00E5633E">
            <w:pPr>
              <w:ind w:left="30" w:right="30"/>
              <w:rPr>
                <w:rFonts w:ascii="Calibri" w:eastAsia="Times New Roman" w:hAnsi="Calibri" w:cs="Calibri"/>
                <w:sz w:val="16"/>
              </w:rPr>
            </w:pPr>
            <w:hyperlink r:id="rId169" w:tgtFrame="_blank" w:history="1">
              <w:r w:rsidRPr="003D1E26">
                <w:rPr>
                  <w:rFonts w:ascii="Calibri" w:eastAsia="Times New Roman" w:hAnsi="Calibri" w:cs="Calibri"/>
                  <w:color w:val="0000FF"/>
                  <w:sz w:val="16"/>
                  <w:u w:val="single"/>
                </w:rPr>
                <w:t>88_C_16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C71F939"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[9] Which of the following are examples of items of value that must not be given to win business?</w:t>
            </w:r>
          </w:p>
        </w:tc>
        <w:tc>
          <w:tcPr>
            <w:tcW w:w="6000" w:type="dxa"/>
          </w:tcPr>
          <w:p w14:paraId="2B72CD7C"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[9] Které z následujících jsou příklady hodnotných položek, které nesmí být poskytnuty za účelem získání obchodu?</w:t>
            </w:r>
          </w:p>
        </w:tc>
      </w:tr>
      <w:tr w:rsidR="00F44AE9" w:rsidRPr="003D1E26" w14:paraId="56C197F0" w14:textId="77777777" w:rsidTr="007002F3">
        <w:tc>
          <w:tcPr>
            <w:tcW w:w="1353" w:type="dxa"/>
            <w:shd w:val="clear" w:color="auto" w:fill="C1E4F5"/>
            <w:tcMar>
              <w:top w:w="120" w:type="dxa"/>
              <w:left w:w="180" w:type="dxa"/>
              <w:bottom w:w="120" w:type="dxa"/>
              <w:right w:w="180" w:type="dxa"/>
            </w:tcMar>
            <w:hideMark/>
          </w:tcPr>
          <w:p w14:paraId="6EC91F65" w14:textId="77777777" w:rsidR="00E5633E" w:rsidRPr="003D1E26" w:rsidRDefault="00F477F9" w:rsidP="00E5633E">
            <w:pPr>
              <w:spacing w:before="30" w:after="30"/>
              <w:ind w:left="30" w:right="30"/>
              <w:rPr>
                <w:rFonts w:ascii="Calibri" w:eastAsia="Times New Roman" w:hAnsi="Calibri" w:cs="Calibri"/>
                <w:sz w:val="16"/>
              </w:rPr>
            </w:pPr>
            <w:hyperlink r:id="rId170"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34C66AB1" w14:textId="77777777" w:rsidR="00E5633E" w:rsidRPr="003D1E26" w:rsidRDefault="00F477F9" w:rsidP="00E5633E">
            <w:pPr>
              <w:ind w:left="30" w:right="30"/>
              <w:rPr>
                <w:rFonts w:ascii="Calibri" w:eastAsia="Times New Roman" w:hAnsi="Calibri" w:cs="Calibri"/>
                <w:sz w:val="16"/>
              </w:rPr>
            </w:pPr>
            <w:hyperlink r:id="rId171" w:tgtFrame="_blank" w:history="1">
              <w:r w:rsidRPr="003D1E26">
                <w:rPr>
                  <w:rFonts w:ascii="Calibri" w:eastAsia="Times New Roman" w:hAnsi="Calibri" w:cs="Calibri"/>
                  <w:color w:val="0000FF"/>
                  <w:sz w:val="16"/>
                  <w:u w:val="single"/>
                </w:rPr>
                <w:t>89_C_16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AF7CBA9"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Trips to HCPs and their families to visit spas, casinos or other venues known for entertainment.</w:t>
            </w:r>
          </w:p>
        </w:tc>
        <w:tc>
          <w:tcPr>
            <w:tcW w:w="6000" w:type="dxa"/>
          </w:tcPr>
          <w:p w14:paraId="4F4CF78C" w14:textId="2344E43D"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[1] Výlety pro </w:t>
            </w:r>
            <w:ins w:id="194" w:author="Kleckova, Jana" w:date="2025-12-16T10:49:00Z" w16du:dateUtc="2025-12-16T09:49:00Z">
              <w:r w:rsidR="00FE725C">
                <w:rPr>
                  <w:rFonts w:ascii="Calibri" w:eastAsia="Calibri" w:hAnsi="Calibri" w:cs="Calibri"/>
                  <w:lang w:val="cs-CZ"/>
                </w:rPr>
                <w:t>zdravotnické odborník</w:t>
              </w:r>
              <w:r w:rsidR="00FE725C">
                <w:rPr>
                  <w:rFonts w:ascii="Calibri" w:eastAsia="Calibri" w:hAnsi="Calibri" w:cs="Calibri"/>
                  <w:lang w:val="cs-CZ"/>
                </w:rPr>
                <w:t xml:space="preserve">y </w:t>
              </w:r>
            </w:ins>
            <w:del w:id="195" w:author="Kleckova, Jana" w:date="2025-12-16T10:49:00Z" w16du:dateUtc="2025-12-16T09:49:00Z">
              <w:r w:rsidRPr="003D1E26" w:rsidDel="00FE725C">
                <w:rPr>
                  <w:rFonts w:ascii="Calibri" w:eastAsia="Calibri" w:hAnsi="Calibri" w:cs="Calibri"/>
                  <w:lang w:val="cs-CZ"/>
                </w:rPr>
                <w:delText xml:space="preserve">HCP </w:delText>
              </w:r>
            </w:del>
            <w:r w:rsidRPr="003D1E26">
              <w:rPr>
                <w:rFonts w:ascii="Calibri" w:eastAsia="Calibri" w:hAnsi="Calibri" w:cs="Calibri"/>
                <w:lang w:val="cs-CZ"/>
              </w:rPr>
              <w:t>a jejich rodiny za účelem návštěvy lázní, kasin nebo jiných míst známých jako</w:t>
            </w:r>
            <w:del w:id="196" w:author="Kleckova, Jana" w:date="2025-12-16T11:07:00Z" w16du:dateUtc="2025-12-16T10:07:00Z">
              <w:r w:rsidRPr="003D1E26" w:rsidDel="006930F2">
                <w:rPr>
                  <w:rFonts w:ascii="Calibri" w:eastAsia="Calibri" w:hAnsi="Calibri" w:cs="Calibri"/>
                  <w:lang w:val="cs-CZ"/>
                </w:rPr>
                <w:delText xml:space="preserve"> </w:delText>
              </w:r>
            </w:del>
            <w:del w:id="197" w:author="Kleckova, Jana" w:date="2025-12-16T10:45:00Z" w16du:dateUtc="2025-12-16T09:45:00Z">
              <w:r w:rsidRPr="003D1E26" w:rsidDel="00CE231F">
                <w:rPr>
                  <w:rFonts w:ascii="Calibri" w:eastAsia="Calibri" w:hAnsi="Calibri" w:cs="Calibri"/>
                  <w:lang w:val="cs-CZ"/>
                </w:rPr>
                <w:delText>typicky zábavná</w:delText>
              </w:r>
            </w:del>
            <w:ins w:id="198" w:author="Kleckova, Jana" w:date="2025-12-16T10:50:00Z" w16du:dateUtc="2025-12-16T09:50:00Z">
              <w:r w:rsidR="001C5E38">
                <w:rPr>
                  <w:rFonts w:ascii="Calibri" w:eastAsia="Calibri" w:hAnsi="Calibri" w:cs="Calibri"/>
                  <w:lang w:val="cs-CZ"/>
                </w:rPr>
                <w:t xml:space="preserve"> poskytující</w:t>
              </w:r>
            </w:ins>
            <w:ins w:id="199" w:author="Kleckova, Jana" w:date="2025-12-16T11:07:00Z" w16du:dateUtc="2025-12-16T10:07:00Z">
              <w:r w:rsidR="006930F2">
                <w:rPr>
                  <w:rFonts w:ascii="Calibri" w:eastAsia="Calibri" w:hAnsi="Calibri" w:cs="Calibri"/>
                  <w:lang w:val="cs-CZ"/>
                </w:rPr>
                <w:t xml:space="preserve"> </w:t>
              </w:r>
            </w:ins>
            <w:del w:id="200" w:author="Kleckova, Jana" w:date="2025-12-16T10:45:00Z" w16du:dateUtc="2025-12-16T09:45:00Z">
              <w:r w:rsidRPr="003D1E26" w:rsidDel="00CE231F">
                <w:rPr>
                  <w:rFonts w:ascii="Calibri" w:eastAsia="Calibri" w:hAnsi="Calibri" w:cs="Calibri"/>
                  <w:lang w:val="cs-CZ"/>
                </w:rPr>
                <w:delText xml:space="preserve"> </w:delText>
              </w:r>
            </w:del>
            <w:ins w:id="201" w:author="Kleckova, Jana" w:date="2025-12-16T10:45:00Z" w16du:dateUtc="2025-12-16T09:45:00Z">
              <w:r w:rsidR="00CE231F" w:rsidRPr="003D1E26">
                <w:rPr>
                  <w:rFonts w:ascii="Calibri" w:eastAsia="Calibri" w:hAnsi="Calibri" w:cs="Calibri"/>
                  <w:lang w:val="cs-CZ"/>
                </w:rPr>
                <w:t>zábav</w:t>
              </w:r>
            </w:ins>
            <w:ins w:id="202" w:author="Kleckova, Jana" w:date="2025-12-16T10:50:00Z" w16du:dateUtc="2025-12-16T09:50:00Z">
              <w:r w:rsidR="001C5E38">
                <w:rPr>
                  <w:rFonts w:ascii="Calibri" w:eastAsia="Calibri" w:hAnsi="Calibri" w:cs="Calibri"/>
                  <w:lang w:val="cs-CZ"/>
                </w:rPr>
                <w:t>u</w:t>
              </w:r>
            </w:ins>
            <w:del w:id="203" w:author="Kleckova, Jana" w:date="2025-12-16T10:45:00Z" w16du:dateUtc="2025-12-16T09:45:00Z">
              <w:r w:rsidRPr="003D1E26" w:rsidDel="00CE231F">
                <w:rPr>
                  <w:rFonts w:ascii="Calibri" w:eastAsia="Calibri" w:hAnsi="Calibri" w:cs="Calibri"/>
                  <w:lang w:val="cs-CZ"/>
                </w:rPr>
                <w:delText>místa</w:delText>
              </w:r>
            </w:del>
            <w:r w:rsidRPr="003D1E26">
              <w:rPr>
                <w:rFonts w:ascii="Calibri" w:eastAsia="Calibri" w:hAnsi="Calibri" w:cs="Calibri"/>
                <w:lang w:val="cs-CZ"/>
              </w:rPr>
              <w:t>.</w:t>
            </w:r>
          </w:p>
        </w:tc>
      </w:tr>
      <w:tr w:rsidR="00F44AE9" w:rsidRPr="003D1E26" w14:paraId="0EB5F13F" w14:textId="77777777" w:rsidTr="007002F3">
        <w:tc>
          <w:tcPr>
            <w:tcW w:w="1353" w:type="dxa"/>
            <w:shd w:val="clear" w:color="auto" w:fill="C1E4F5"/>
            <w:tcMar>
              <w:top w:w="120" w:type="dxa"/>
              <w:left w:w="180" w:type="dxa"/>
              <w:bottom w:w="120" w:type="dxa"/>
              <w:right w:w="180" w:type="dxa"/>
            </w:tcMar>
            <w:hideMark/>
          </w:tcPr>
          <w:p w14:paraId="5BEEC979" w14:textId="77777777" w:rsidR="00E5633E" w:rsidRPr="003D1E26" w:rsidRDefault="00F477F9" w:rsidP="00E5633E">
            <w:pPr>
              <w:spacing w:before="30" w:after="30"/>
              <w:ind w:left="30" w:right="30"/>
              <w:rPr>
                <w:rFonts w:ascii="Calibri" w:eastAsia="Times New Roman" w:hAnsi="Calibri" w:cs="Calibri"/>
                <w:sz w:val="16"/>
              </w:rPr>
            </w:pPr>
            <w:hyperlink r:id="rId172"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72B40763" w14:textId="77777777" w:rsidR="00E5633E" w:rsidRPr="003D1E26" w:rsidRDefault="00F477F9" w:rsidP="00E5633E">
            <w:pPr>
              <w:ind w:left="30" w:right="30"/>
              <w:rPr>
                <w:rFonts w:ascii="Calibri" w:eastAsia="Times New Roman" w:hAnsi="Calibri" w:cs="Calibri"/>
                <w:sz w:val="16"/>
              </w:rPr>
            </w:pPr>
            <w:hyperlink r:id="rId173" w:tgtFrame="_blank" w:history="1">
              <w:r w:rsidRPr="003D1E26">
                <w:rPr>
                  <w:rFonts w:ascii="Calibri" w:eastAsia="Times New Roman" w:hAnsi="Calibri" w:cs="Calibri"/>
                  <w:color w:val="0000FF"/>
                  <w:sz w:val="16"/>
                  <w:u w:val="single"/>
                </w:rPr>
                <w:t>90_C_16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F8C5866"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Grants for future research or educational projects.</w:t>
            </w:r>
          </w:p>
        </w:tc>
        <w:tc>
          <w:tcPr>
            <w:tcW w:w="6000" w:type="dxa"/>
          </w:tcPr>
          <w:p w14:paraId="46282F93"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[2] Granty na budoucí výzkumné nebo vzdělávací projekty.</w:t>
            </w:r>
          </w:p>
        </w:tc>
      </w:tr>
      <w:tr w:rsidR="00F44AE9" w:rsidRPr="003D1E26" w14:paraId="799F6FFB" w14:textId="77777777" w:rsidTr="007002F3">
        <w:tc>
          <w:tcPr>
            <w:tcW w:w="1353" w:type="dxa"/>
            <w:shd w:val="clear" w:color="auto" w:fill="C1E4F5"/>
            <w:tcMar>
              <w:top w:w="120" w:type="dxa"/>
              <w:left w:w="180" w:type="dxa"/>
              <w:bottom w:w="120" w:type="dxa"/>
              <w:right w:w="180" w:type="dxa"/>
            </w:tcMar>
            <w:hideMark/>
          </w:tcPr>
          <w:p w14:paraId="74F4C55E" w14:textId="77777777" w:rsidR="00E5633E" w:rsidRPr="003D1E26" w:rsidRDefault="00F477F9" w:rsidP="00E5633E">
            <w:pPr>
              <w:spacing w:before="30" w:after="30"/>
              <w:ind w:left="30" w:right="30"/>
              <w:rPr>
                <w:rFonts w:ascii="Calibri" w:eastAsia="Times New Roman" w:hAnsi="Calibri" w:cs="Calibri"/>
                <w:sz w:val="16"/>
              </w:rPr>
            </w:pPr>
            <w:hyperlink r:id="rId174"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6D448BED" w14:textId="77777777" w:rsidR="00E5633E" w:rsidRPr="003D1E26" w:rsidRDefault="00F477F9" w:rsidP="00E5633E">
            <w:pPr>
              <w:ind w:left="30" w:right="30"/>
              <w:rPr>
                <w:rFonts w:ascii="Calibri" w:eastAsia="Times New Roman" w:hAnsi="Calibri" w:cs="Calibri"/>
                <w:sz w:val="16"/>
              </w:rPr>
            </w:pPr>
            <w:hyperlink r:id="rId175" w:tgtFrame="_blank" w:history="1">
              <w:r w:rsidRPr="003D1E26">
                <w:rPr>
                  <w:rFonts w:ascii="Calibri" w:eastAsia="Times New Roman" w:hAnsi="Calibri" w:cs="Calibri"/>
                  <w:color w:val="0000FF"/>
                  <w:sz w:val="16"/>
                  <w:u w:val="single"/>
                </w:rPr>
                <w:t>91_C_16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9B8E8C6"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Donations to government officials’ favorite charities.</w:t>
            </w:r>
          </w:p>
        </w:tc>
        <w:tc>
          <w:tcPr>
            <w:tcW w:w="6000" w:type="dxa"/>
          </w:tcPr>
          <w:p w14:paraId="45C6E080"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[3] Dary oblíbeným charitativním organizacím vládních úředníků.</w:t>
            </w:r>
          </w:p>
        </w:tc>
      </w:tr>
      <w:tr w:rsidR="00F44AE9" w:rsidRPr="003D1E26" w14:paraId="11E2A346" w14:textId="77777777" w:rsidTr="007002F3">
        <w:tc>
          <w:tcPr>
            <w:tcW w:w="1353" w:type="dxa"/>
            <w:shd w:val="clear" w:color="auto" w:fill="C1E4F5"/>
            <w:tcMar>
              <w:top w:w="120" w:type="dxa"/>
              <w:left w:w="180" w:type="dxa"/>
              <w:bottom w:w="120" w:type="dxa"/>
              <w:right w:w="180" w:type="dxa"/>
            </w:tcMar>
            <w:hideMark/>
          </w:tcPr>
          <w:p w14:paraId="7497D615" w14:textId="77777777" w:rsidR="00E5633E" w:rsidRPr="003D1E26" w:rsidRDefault="00F477F9" w:rsidP="00E5633E">
            <w:pPr>
              <w:spacing w:before="30" w:after="30"/>
              <w:ind w:left="30" w:right="30"/>
              <w:rPr>
                <w:rFonts w:ascii="Calibri" w:eastAsia="Times New Roman" w:hAnsi="Calibri" w:cs="Calibri"/>
                <w:sz w:val="16"/>
              </w:rPr>
            </w:pPr>
            <w:hyperlink r:id="rId176"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7FFCE507" w14:textId="77777777" w:rsidR="00E5633E" w:rsidRPr="003D1E26" w:rsidRDefault="00F477F9" w:rsidP="00E5633E">
            <w:pPr>
              <w:ind w:left="30" w:right="30"/>
              <w:rPr>
                <w:rFonts w:ascii="Calibri" w:eastAsia="Times New Roman" w:hAnsi="Calibri" w:cs="Calibri"/>
                <w:sz w:val="16"/>
              </w:rPr>
            </w:pPr>
            <w:hyperlink r:id="rId177" w:tgtFrame="_blank" w:history="1">
              <w:r w:rsidRPr="003D1E26">
                <w:rPr>
                  <w:rFonts w:ascii="Calibri" w:eastAsia="Times New Roman" w:hAnsi="Calibri" w:cs="Calibri"/>
                  <w:color w:val="0000FF"/>
                  <w:sz w:val="16"/>
                  <w:u w:val="single"/>
                </w:rPr>
                <w:t>92_C_16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3EB320F"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[4] All of the above.</w:t>
            </w:r>
          </w:p>
          <w:p w14:paraId="10EC2E50"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Next</w:t>
            </w:r>
          </w:p>
        </w:tc>
        <w:tc>
          <w:tcPr>
            <w:tcW w:w="6000" w:type="dxa"/>
          </w:tcPr>
          <w:p w14:paraId="4FB963C4"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[4] Vše výše uvedené.</w:t>
            </w:r>
          </w:p>
          <w:p w14:paraId="16353298" w14:textId="77777777" w:rsidR="00E5633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Další</w:t>
            </w:r>
          </w:p>
        </w:tc>
      </w:tr>
      <w:tr w:rsidR="00F44AE9" w:rsidRPr="003D1E26" w14:paraId="56B57AB1" w14:textId="77777777" w:rsidTr="007002F3">
        <w:tc>
          <w:tcPr>
            <w:tcW w:w="1353" w:type="dxa"/>
            <w:shd w:val="clear" w:color="auto" w:fill="C1E4F5"/>
            <w:tcMar>
              <w:top w:w="120" w:type="dxa"/>
              <w:left w:w="180" w:type="dxa"/>
              <w:bottom w:w="120" w:type="dxa"/>
              <w:right w:w="180" w:type="dxa"/>
            </w:tcMar>
            <w:hideMark/>
          </w:tcPr>
          <w:p w14:paraId="3E9E74CB" w14:textId="77777777" w:rsidR="001C3170" w:rsidRPr="003D1E26" w:rsidRDefault="00F477F9" w:rsidP="001C3170">
            <w:pPr>
              <w:spacing w:before="30" w:after="30"/>
              <w:ind w:left="30" w:right="30"/>
              <w:rPr>
                <w:rFonts w:ascii="Calibri" w:eastAsia="Times New Roman" w:hAnsi="Calibri" w:cs="Calibri"/>
                <w:sz w:val="16"/>
              </w:rPr>
            </w:pPr>
            <w:r w:rsidRPr="003D1E26">
              <w:rPr>
                <w:rFonts w:ascii="Calibri" w:eastAsia="Times New Roman" w:hAnsi="Calibri" w:cs="Calibri"/>
                <w:sz w:val="16"/>
              </w:rPr>
              <w:t>Screen 15</w:t>
            </w:r>
          </w:p>
          <w:p w14:paraId="5FF36AB5" w14:textId="77777777" w:rsidR="001C3170" w:rsidRPr="003D1E26" w:rsidRDefault="00F477F9" w:rsidP="001C3170">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t>Question 9: Feedback</w:t>
            </w:r>
          </w:p>
          <w:p w14:paraId="18518F3A" w14:textId="77777777" w:rsidR="001C3170" w:rsidRPr="003D1E26" w:rsidRDefault="00F477F9" w:rsidP="001C3170">
            <w:pPr>
              <w:ind w:left="30" w:right="30"/>
              <w:rPr>
                <w:rFonts w:ascii="Calibri" w:eastAsia="Times New Roman" w:hAnsi="Calibri" w:cs="Calibri"/>
                <w:sz w:val="16"/>
              </w:rPr>
            </w:pPr>
            <w:r w:rsidRPr="003D1E26">
              <w:rPr>
                <w:rFonts w:ascii="Calibri" w:eastAsia="Times New Roman" w:hAnsi="Calibri" w:cs="Calibri"/>
                <w:sz w:val="16"/>
              </w:rPr>
              <w:t>93_C_16</w:t>
            </w:r>
          </w:p>
        </w:tc>
        <w:tc>
          <w:tcPr>
            <w:tcW w:w="6000" w:type="dxa"/>
            <w:tcMar>
              <w:top w:w="120" w:type="dxa"/>
              <w:left w:w="180" w:type="dxa"/>
              <w:bottom w:w="120" w:type="dxa"/>
              <w:right w:w="180" w:type="dxa"/>
            </w:tcMar>
            <w:hideMark/>
          </w:tcPr>
          <w:p w14:paraId="0BF06603"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Abbott’s standards on bribery and corruption, found in the Global Anti-Corruption Policy (GLB-ANTI-CORRUPTION), are consistent with our commitment to conduct business with honesty, fairness, and integrity. This means offering or giving items of value to win business is never permitted.</w:t>
            </w:r>
          </w:p>
        </w:tc>
        <w:tc>
          <w:tcPr>
            <w:tcW w:w="6000" w:type="dxa"/>
          </w:tcPr>
          <w:p w14:paraId="20862E93" w14:textId="77777777" w:rsidR="001C317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Standardy společnosti Abbott týkající se úplatkářství a korupce uvedené v globální protikorupční směrnici (GLB-ANTI-CORRUPTION) jsou v souladu s naším závazkem podnikat poctivě, čestně a bezúhonně. To znamená, že nabízení nebo dávání cenných položek za účelem získání zakázky není nikdy přípustné.</w:t>
            </w:r>
          </w:p>
        </w:tc>
      </w:tr>
      <w:tr w:rsidR="00F44AE9" w:rsidRPr="003D1E26" w14:paraId="487CEE0D" w14:textId="77777777" w:rsidTr="007002F3">
        <w:tc>
          <w:tcPr>
            <w:tcW w:w="1353" w:type="dxa"/>
            <w:shd w:val="clear" w:color="auto" w:fill="C1E4F5"/>
            <w:tcMar>
              <w:top w:w="120" w:type="dxa"/>
              <w:left w:w="180" w:type="dxa"/>
              <w:bottom w:w="120" w:type="dxa"/>
              <w:right w:w="180" w:type="dxa"/>
            </w:tcMar>
            <w:hideMark/>
          </w:tcPr>
          <w:p w14:paraId="0B30C879" w14:textId="77777777" w:rsidR="001C3170" w:rsidRPr="003D1E26" w:rsidRDefault="00F477F9" w:rsidP="001C3170">
            <w:pPr>
              <w:spacing w:before="30" w:after="30"/>
              <w:ind w:left="30" w:right="30"/>
              <w:rPr>
                <w:rFonts w:ascii="Calibri" w:eastAsia="Times New Roman" w:hAnsi="Calibri" w:cs="Calibri"/>
                <w:sz w:val="16"/>
              </w:rPr>
            </w:pPr>
            <w:hyperlink r:id="rId178"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69877A35" w14:textId="77777777" w:rsidR="001C3170" w:rsidRPr="003D1E26" w:rsidRDefault="00F477F9" w:rsidP="001C3170">
            <w:pPr>
              <w:ind w:left="30" w:right="30"/>
              <w:rPr>
                <w:rFonts w:ascii="Calibri" w:eastAsia="Times New Roman" w:hAnsi="Calibri" w:cs="Calibri"/>
                <w:sz w:val="16"/>
              </w:rPr>
            </w:pPr>
            <w:hyperlink r:id="rId179" w:tgtFrame="_blank" w:history="1">
              <w:r w:rsidRPr="003D1E26">
                <w:rPr>
                  <w:rFonts w:ascii="Calibri" w:eastAsia="Times New Roman" w:hAnsi="Calibri" w:cs="Calibri"/>
                  <w:color w:val="0000FF"/>
                  <w:sz w:val="16"/>
                  <w:u w:val="single"/>
                </w:rPr>
                <w:t>94_C_16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D68428F"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[10] An HCP that is a key opinion leader asks if you could arrange some support for an education program that he would like to attend in exchange for additional business opportunities for Abbott. Which option is the most appropriate?</w:t>
            </w:r>
          </w:p>
        </w:tc>
        <w:tc>
          <w:tcPr>
            <w:tcW w:w="6000" w:type="dxa"/>
          </w:tcPr>
          <w:p w14:paraId="73CE32BA"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[10] Zdravotnický odborník, který je klíčovým názorovým vůdcem, se vás ptá, jestli byste mu nemohli výměnou za další obchodní příležitosti pro společnost Abbott zařídit nějakou podporu pro vzdělávací program, kterého by se rád zúčastnil. Která možnost je nejvhodnější?</w:t>
            </w:r>
          </w:p>
        </w:tc>
      </w:tr>
      <w:tr w:rsidR="00F44AE9" w:rsidRPr="003D1E26" w14:paraId="19B38D73" w14:textId="77777777" w:rsidTr="007002F3">
        <w:tc>
          <w:tcPr>
            <w:tcW w:w="1353" w:type="dxa"/>
            <w:shd w:val="clear" w:color="auto" w:fill="C1E4F5"/>
            <w:tcMar>
              <w:top w:w="120" w:type="dxa"/>
              <w:left w:w="180" w:type="dxa"/>
              <w:bottom w:w="120" w:type="dxa"/>
              <w:right w:w="180" w:type="dxa"/>
            </w:tcMar>
            <w:hideMark/>
          </w:tcPr>
          <w:p w14:paraId="7BC53286" w14:textId="77777777" w:rsidR="001C3170" w:rsidRPr="003D1E26" w:rsidRDefault="00F477F9" w:rsidP="001C3170">
            <w:pPr>
              <w:spacing w:before="30" w:after="30"/>
              <w:ind w:left="30" w:right="30"/>
              <w:rPr>
                <w:rFonts w:ascii="Calibri" w:eastAsia="Times New Roman" w:hAnsi="Calibri" w:cs="Calibri"/>
                <w:sz w:val="16"/>
              </w:rPr>
            </w:pPr>
            <w:hyperlink r:id="rId180"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57303BA9" w14:textId="77777777" w:rsidR="001C3170" w:rsidRPr="003D1E26" w:rsidRDefault="00F477F9" w:rsidP="001C3170">
            <w:pPr>
              <w:ind w:left="30" w:right="30"/>
              <w:rPr>
                <w:rFonts w:ascii="Calibri" w:eastAsia="Times New Roman" w:hAnsi="Calibri" w:cs="Calibri"/>
                <w:sz w:val="16"/>
              </w:rPr>
            </w:pPr>
            <w:hyperlink r:id="rId181" w:tgtFrame="_blank" w:history="1">
              <w:r w:rsidRPr="003D1E26">
                <w:rPr>
                  <w:rFonts w:ascii="Calibri" w:eastAsia="Times New Roman" w:hAnsi="Calibri" w:cs="Calibri"/>
                  <w:color w:val="0000FF"/>
                  <w:sz w:val="16"/>
                  <w:u w:val="single"/>
                </w:rPr>
                <w:t>95_C_16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06D9B55"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Firmly reject the request on the basis that it violates Abbott’s Anti-corruption Policy.</w:t>
            </w:r>
          </w:p>
        </w:tc>
        <w:tc>
          <w:tcPr>
            <w:tcW w:w="6000" w:type="dxa"/>
          </w:tcPr>
          <w:p w14:paraId="37ECFD05"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[1] Striktně nabídku odmítnout s tím, že porušuje protikorupční směrnice společnosti Abbott.</w:t>
            </w:r>
          </w:p>
        </w:tc>
      </w:tr>
      <w:tr w:rsidR="00F44AE9" w:rsidRPr="003D1E26" w14:paraId="2C34ED11" w14:textId="77777777" w:rsidTr="007002F3">
        <w:tc>
          <w:tcPr>
            <w:tcW w:w="1353" w:type="dxa"/>
            <w:shd w:val="clear" w:color="auto" w:fill="C1E4F5"/>
            <w:tcMar>
              <w:top w:w="120" w:type="dxa"/>
              <w:left w:w="180" w:type="dxa"/>
              <w:bottom w:w="120" w:type="dxa"/>
              <w:right w:w="180" w:type="dxa"/>
            </w:tcMar>
            <w:hideMark/>
          </w:tcPr>
          <w:p w14:paraId="18462615" w14:textId="77777777" w:rsidR="001C3170" w:rsidRPr="003D1E26" w:rsidRDefault="00F477F9" w:rsidP="001C3170">
            <w:pPr>
              <w:spacing w:before="30" w:after="30"/>
              <w:ind w:left="30" w:right="30"/>
              <w:rPr>
                <w:rFonts w:ascii="Calibri" w:eastAsia="Times New Roman" w:hAnsi="Calibri" w:cs="Calibri"/>
                <w:sz w:val="16"/>
              </w:rPr>
            </w:pPr>
            <w:hyperlink r:id="rId182"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562FBB09" w14:textId="77777777" w:rsidR="001C3170" w:rsidRPr="003D1E26" w:rsidRDefault="00F477F9" w:rsidP="001C3170">
            <w:pPr>
              <w:ind w:left="30" w:right="30"/>
              <w:rPr>
                <w:rFonts w:ascii="Calibri" w:eastAsia="Times New Roman" w:hAnsi="Calibri" w:cs="Calibri"/>
                <w:sz w:val="16"/>
              </w:rPr>
            </w:pPr>
            <w:hyperlink r:id="rId183" w:tgtFrame="_blank" w:history="1">
              <w:r w:rsidRPr="003D1E26">
                <w:rPr>
                  <w:rFonts w:ascii="Calibri" w:eastAsia="Times New Roman" w:hAnsi="Calibri" w:cs="Calibri"/>
                  <w:color w:val="0000FF"/>
                  <w:sz w:val="16"/>
                  <w:u w:val="single"/>
                </w:rPr>
                <w:t>96_C_16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00272615"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[2] Tell the HCP that you will ask your manager.</w:t>
            </w:r>
          </w:p>
        </w:tc>
        <w:tc>
          <w:tcPr>
            <w:tcW w:w="6000" w:type="dxa"/>
          </w:tcPr>
          <w:p w14:paraId="78ECB6FC" w14:textId="5CCCC079"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[2] Sdělit </w:t>
            </w:r>
            <w:ins w:id="204" w:author="Kleckova, Jana" w:date="2025-12-16T10:48:00Z" w16du:dateUtc="2025-12-16T09:48:00Z">
              <w:r w:rsidR="00FE725C">
                <w:rPr>
                  <w:rFonts w:ascii="Calibri" w:eastAsia="Calibri" w:hAnsi="Calibri" w:cs="Calibri"/>
                  <w:lang w:val="cs-CZ"/>
                </w:rPr>
                <w:t>zdravotnické</w:t>
              </w:r>
            </w:ins>
            <w:ins w:id="205" w:author="Kleckova, Jana" w:date="2025-12-16T10:49:00Z" w16du:dateUtc="2025-12-16T09:49:00Z">
              <w:r w:rsidR="00FE725C">
                <w:rPr>
                  <w:rFonts w:ascii="Calibri" w:eastAsia="Calibri" w:hAnsi="Calibri" w:cs="Calibri"/>
                  <w:lang w:val="cs-CZ"/>
                </w:rPr>
                <w:t>mu</w:t>
              </w:r>
            </w:ins>
            <w:ins w:id="206" w:author="Kleckova, Jana" w:date="2025-12-16T10:48:00Z" w16du:dateUtc="2025-12-16T09:48:00Z">
              <w:r w:rsidR="00FE725C">
                <w:rPr>
                  <w:rFonts w:ascii="Calibri" w:eastAsia="Calibri" w:hAnsi="Calibri" w:cs="Calibri"/>
                  <w:lang w:val="cs-CZ"/>
                </w:rPr>
                <w:t xml:space="preserve"> odborník</w:t>
              </w:r>
            </w:ins>
            <w:ins w:id="207" w:author="Kleckova, Jana" w:date="2025-12-16T10:49:00Z" w16du:dateUtc="2025-12-16T09:49:00Z">
              <w:r w:rsidR="00FE725C">
                <w:rPr>
                  <w:rFonts w:ascii="Calibri" w:eastAsia="Calibri" w:hAnsi="Calibri" w:cs="Calibri"/>
                  <w:lang w:val="cs-CZ"/>
                </w:rPr>
                <w:t>ovi</w:t>
              </w:r>
            </w:ins>
            <w:del w:id="208" w:author="Kleckova, Jana" w:date="2025-12-16T10:48:00Z" w16du:dateUtc="2025-12-16T09:48:00Z">
              <w:r w:rsidRPr="003D1E26" w:rsidDel="00FE725C">
                <w:rPr>
                  <w:rFonts w:ascii="Calibri" w:eastAsia="Calibri" w:hAnsi="Calibri" w:cs="Calibri"/>
                  <w:lang w:val="cs-CZ"/>
                </w:rPr>
                <w:delText>HCP</w:delText>
              </w:r>
            </w:del>
            <w:r w:rsidRPr="003D1E26">
              <w:rPr>
                <w:rFonts w:ascii="Calibri" w:eastAsia="Calibri" w:hAnsi="Calibri" w:cs="Calibri"/>
                <w:lang w:val="cs-CZ"/>
              </w:rPr>
              <w:t>, že se zeptáte svého manažera.</w:t>
            </w:r>
          </w:p>
        </w:tc>
      </w:tr>
      <w:tr w:rsidR="00F44AE9" w:rsidRPr="003D1E26" w14:paraId="7D8CF179" w14:textId="77777777" w:rsidTr="007002F3">
        <w:tc>
          <w:tcPr>
            <w:tcW w:w="1353" w:type="dxa"/>
            <w:shd w:val="clear" w:color="auto" w:fill="C1E4F5"/>
            <w:tcMar>
              <w:top w:w="120" w:type="dxa"/>
              <w:left w:w="180" w:type="dxa"/>
              <w:bottom w:w="120" w:type="dxa"/>
              <w:right w:w="180" w:type="dxa"/>
            </w:tcMar>
            <w:hideMark/>
          </w:tcPr>
          <w:p w14:paraId="05776F49" w14:textId="77777777" w:rsidR="001C3170" w:rsidRPr="003D1E26" w:rsidRDefault="00F477F9" w:rsidP="001C3170">
            <w:pPr>
              <w:spacing w:before="30" w:after="30"/>
              <w:ind w:left="30" w:right="30"/>
              <w:rPr>
                <w:rFonts w:ascii="Calibri" w:eastAsia="Times New Roman" w:hAnsi="Calibri" w:cs="Calibri"/>
                <w:sz w:val="16"/>
              </w:rPr>
            </w:pPr>
            <w:hyperlink r:id="rId184"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51F4E948" w14:textId="77777777" w:rsidR="001C3170" w:rsidRPr="003D1E26" w:rsidRDefault="00F477F9" w:rsidP="001C3170">
            <w:pPr>
              <w:ind w:left="30" w:right="30"/>
              <w:rPr>
                <w:rFonts w:ascii="Calibri" w:eastAsia="Times New Roman" w:hAnsi="Calibri" w:cs="Calibri"/>
                <w:sz w:val="16"/>
              </w:rPr>
            </w:pPr>
            <w:hyperlink r:id="rId185" w:tgtFrame="_blank" w:history="1">
              <w:r w:rsidRPr="003D1E26">
                <w:rPr>
                  <w:rFonts w:ascii="Calibri" w:eastAsia="Times New Roman" w:hAnsi="Calibri" w:cs="Calibri"/>
                  <w:color w:val="0000FF"/>
                  <w:sz w:val="16"/>
                  <w:u w:val="single"/>
                </w:rPr>
                <w:t>97_C_16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BA65DFA"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Agree to the request, as the HCP is a key opinion leader with a lot of influence.</w:t>
            </w:r>
          </w:p>
        </w:tc>
        <w:tc>
          <w:tcPr>
            <w:tcW w:w="6000" w:type="dxa"/>
          </w:tcPr>
          <w:p w14:paraId="78700C18" w14:textId="490E4046"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[3] Souhlasit s žádostí, protože </w:t>
            </w:r>
            <w:ins w:id="209" w:author="Kleckova, Jana" w:date="2025-12-16T10:49:00Z" w16du:dateUtc="2025-12-16T09:49:00Z">
              <w:r w:rsidR="00FE725C">
                <w:rPr>
                  <w:rFonts w:ascii="Calibri" w:eastAsia="Calibri" w:hAnsi="Calibri" w:cs="Calibri"/>
                  <w:lang w:val="cs-CZ"/>
                </w:rPr>
                <w:t>zdravotnick</w:t>
              </w:r>
              <w:r w:rsidR="00FE725C">
                <w:rPr>
                  <w:rFonts w:ascii="Calibri" w:eastAsia="Calibri" w:hAnsi="Calibri" w:cs="Calibri"/>
                  <w:lang w:val="cs-CZ"/>
                </w:rPr>
                <w:t>ý</w:t>
              </w:r>
              <w:r w:rsidR="00FE725C">
                <w:rPr>
                  <w:rFonts w:ascii="Calibri" w:eastAsia="Calibri" w:hAnsi="Calibri" w:cs="Calibri"/>
                  <w:lang w:val="cs-CZ"/>
                </w:rPr>
                <w:t xml:space="preserve"> odborník</w:t>
              </w:r>
              <w:r w:rsidR="00FE725C">
                <w:rPr>
                  <w:rFonts w:ascii="Calibri" w:eastAsia="Calibri" w:hAnsi="Calibri" w:cs="Calibri"/>
                  <w:lang w:val="cs-CZ"/>
                </w:rPr>
                <w:t xml:space="preserve"> </w:t>
              </w:r>
            </w:ins>
            <w:del w:id="210" w:author="Kleckova, Jana" w:date="2025-12-16T10:49:00Z" w16du:dateUtc="2025-12-16T09:49:00Z">
              <w:r w:rsidRPr="003D1E26" w:rsidDel="00FE725C">
                <w:rPr>
                  <w:rFonts w:ascii="Calibri" w:eastAsia="Calibri" w:hAnsi="Calibri" w:cs="Calibri"/>
                  <w:lang w:val="cs-CZ"/>
                </w:rPr>
                <w:delText xml:space="preserve">HCP </w:delText>
              </w:r>
            </w:del>
            <w:r w:rsidRPr="003D1E26">
              <w:rPr>
                <w:rFonts w:ascii="Calibri" w:eastAsia="Calibri" w:hAnsi="Calibri" w:cs="Calibri"/>
                <w:lang w:val="cs-CZ"/>
              </w:rPr>
              <w:t>je klíčový názorový vůdce a má velký vliv.</w:t>
            </w:r>
          </w:p>
        </w:tc>
      </w:tr>
      <w:tr w:rsidR="00F44AE9" w:rsidRPr="003D1E26" w14:paraId="6D3005CB" w14:textId="77777777" w:rsidTr="007002F3">
        <w:tc>
          <w:tcPr>
            <w:tcW w:w="1353" w:type="dxa"/>
            <w:shd w:val="clear" w:color="auto" w:fill="C1E4F5"/>
            <w:tcMar>
              <w:top w:w="120" w:type="dxa"/>
              <w:left w:w="180" w:type="dxa"/>
              <w:bottom w:w="120" w:type="dxa"/>
              <w:right w:w="180" w:type="dxa"/>
            </w:tcMar>
            <w:hideMark/>
          </w:tcPr>
          <w:p w14:paraId="2318996F" w14:textId="77777777" w:rsidR="001C3170" w:rsidRPr="003D1E26" w:rsidRDefault="00F477F9" w:rsidP="001C3170">
            <w:pPr>
              <w:spacing w:before="30" w:after="30"/>
              <w:ind w:left="30" w:right="30"/>
              <w:rPr>
                <w:rFonts w:ascii="Calibri" w:eastAsia="Times New Roman" w:hAnsi="Calibri" w:cs="Calibri"/>
                <w:sz w:val="16"/>
              </w:rPr>
            </w:pPr>
            <w:hyperlink r:id="rId186" w:tgtFrame="_blank" w:history="1">
              <w:r w:rsidRPr="003D1E26">
                <w:rPr>
                  <w:rFonts w:ascii="Calibri" w:eastAsia="Times New Roman" w:hAnsi="Calibri" w:cs="Calibri"/>
                  <w:color w:val="0000FF"/>
                  <w:sz w:val="16"/>
                  <w:u w:val="single"/>
                </w:rPr>
                <w:t>Screen 15</w:t>
              </w:r>
            </w:hyperlink>
            <w:r w:rsidRPr="003D1E26">
              <w:rPr>
                <w:rFonts w:ascii="Calibri" w:eastAsia="Times New Roman" w:hAnsi="Calibri" w:cs="Calibri"/>
                <w:sz w:val="16"/>
              </w:rPr>
              <w:t xml:space="preserve"> </w:t>
            </w:r>
          </w:p>
          <w:p w14:paraId="01C2EF26" w14:textId="77777777" w:rsidR="001C3170" w:rsidRPr="003D1E26" w:rsidRDefault="00F477F9" w:rsidP="001C3170">
            <w:pPr>
              <w:ind w:left="30" w:right="30"/>
              <w:rPr>
                <w:rFonts w:ascii="Calibri" w:eastAsia="Times New Roman" w:hAnsi="Calibri" w:cs="Calibri"/>
                <w:sz w:val="16"/>
              </w:rPr>
            </w:pPr>
            <w:hyperlink r:id="rId187" w:tgtFrame="_blank" w:history="1">
              <w:r w:rsidRPr="003D1E26">
                <w:rPr>
                  <w:rFonts w:ascii="Calibri" w:eastAsia="Times New Roman" w:hAnsi="Calibri" w:cs="Calibri"/>
                  <w:color w:val="0000FF"/>
                  <w:sz w:val="16"/>
                  <w:u w:val="single"/>
                </w:rPr>
                <w:t>98_C_16</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E5D44A5"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[4] None of the above.</w:t>
            </w:r>
          </w:p>
          <w:p w14:paraId="4B1F3E7E"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Submit</w:t>
            </w:r>
          </w:p>
        </w:tc>
        <w:tc>
          <w:tcPr>
            <w:tcW w:w="6000" w:type="dxa"/>
          </w:tcPr>
          <w:p w14:paraId="08AD3C5F"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[4] Nic z výše uvedeného.</w:t>
            </w:r>
          </w:p>
          <w:p w14:paraId="78F1BEC2" w14:textId="77777777" w:rsidR="001C317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Odeslat</w:t>
            </w:r>
          </w:p>
        </w:tc>
      </w:tr>
      <w:tr w:rsidR="00F44AE9" w:rsidRPr="003D1E26" w14:paraId="0A92C498" w14:textId="77777777" w:rsidTr="007002F3">
        <w:tc>
          <w:tcPr>
            <w:tcW w:w="1353" w:type="dxa"/>
            <w:shd w:val="clear" w:color="auto" w:fill="C1E4F5"/>
            <w:tcMar>
              <w:top w:w="120" w:type="dxa"/>
              <w:left w:w="180" w:type="dxa"/>
              <w:bottom w:w="120" w:type="dxa"/>
              <w:right w:w="180" w:type="dxa"/>
            </w:tcMar>
            <w:hideMark/>
          </w:tcPr>
          <w:p w14:paraId="665B3D8C" w14:textId="77777777" w:rsidR="00A551B5" w:rsidRPr="003D1E26" w:rsidRDefault="00F477F9" w:rsidP="00A551B5">
            <w:pPr>
              <w:spacing w:before="30" w:after="30"/>
              <w:ind w:left="30" w:right="30"/>
              <w:rPr>
                <w:rFonts w:ascii="Calibri" w:eastAsia="Times New Roman" w:hAnsi="Calibri" w:cs="Calibri"/>
                <w:sz w:val="16"/>
              </w:rPr>
            </w:pPr>
            <w:r w:rsidRPr="003D1E26">
              <w:rPr>
                <w:rFonts w:ascii="Calibri" w:eastAsia="Times New Roman" w:hAnsi="Calibri" w:cs="Calibri"/>
                <w:sz w:val="16"/>
              </w:rPr>
              <w:t>Screen 15</w:t>
            </w:r>
          </w:p>
          <w:p w14:paraId="555506FD" w14:textId="77777777" w:rsidR="00A551B5" w:rsidRPr="003D1E26" w:rsidRDefault="00F477F9" w:rsidP="00A551B5">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t>Question 10: Feedback</w:t>
            </w:r>
          </w:p>
          <w:p w14:paraId="39F9FDAA" w14:textId="77777777" w:rsidR="00A551B5" w:rsidRPr="003D1E26" w:rsidRDefault="00F477F9" w:rsidP="00A551B5">
            <w:pPr>
              <w:ind w:left="30" w:right="30"/>
              <w:rPr>
                <w:rFonts w:ascii="Calibri" w:eastAsia="Times New Roman" w:hAnsi="Calibri" w:cs="Calibri"/>
                <w:sz w:val="16"/>
              </w:rPr>
            </w:pPr>
            <w:r w:rsidRPr="003D1E26">
              <w:rPr>
                <w:rFonts w:ascii="Calibri" w:eastAsia="Times New Roman" w:hAnsi="Calibri" w:cs="Calibri"/>
                <w:sz w:val="16"/>
              </w:rPr>
              <w:t>99_C_16</w:t>
            </w:r>
          </w:p>
        </w:tc>
        <w:tc>
          <w:tcPr>
            <w:tcW w:w="6000" w:type="dxa"/>
            <w:tcMar>
              <w:top w:w="120" w:type="dxa"/>
              <w:left w:w="180" w:type="dxa"/>
              <w:bottom w:w="120" w:type="dxa"/>
              <w:right w:w="180" w:type="dxa"/>
            </w:tcMar>
            <w:hideMark/>
          </w:tcPr>
          <w:p w14:paraId="46852FDC" w14:textId="77777777" w:rsidR="00A551B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 do not offer or provide anything of value to gain a business advantage, directly or indirectly, in line with anti-bribery principles.</w:t>
            </w:r>
          </w:p>
        </w:tc>
        <w:tc>
          <w:tcPr>
            <w:tcW w:w="6000" w:type="dxa"/>
          </w:tcPr>
          <w:p w14:paraId="7E89E13C" w14:textId="77777777" w:rsidR="00A551B5"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V souladu se zásadami o boji proti úplatkářství za účelem získání obchodní výhody nenabízíme ani neposkytujeme nic hodnotného, a to ať už přímo, nebo nepřímo.</w:t>
            </w:r>
          </w:p>
        </w:tc>
      </w:tr>
      <w:tr w:rsidR="00F44AE9" w:rsidRPr="003D1E26" w14:paraId="196C0133" w14:textId="77777777" w:rsidTr="007002F3">
        <w:tc>
          <w:tcPr>
            <w:tcW w:w="1353" w:type="dxa"/>
            <w:shd w:val="clear" w:color="auto" w:fill="C1E4F5"/>
            <w:tcMar>
              <w:top w:w="120" w:type="dxa"/>
              <w:left w:w="180" w:type="dxa"/>
              <w:bottom w:w="120" w:type="dxa"/>
              <w:right w:w="180" w:type="dxa"/>
            </w:tcMar>
            <w:hideMark/>
          </w:tcPr>
          <w:p w14:paraId="3B8CB032" w14:textId="77777777" w:rsidR="003C2A50" w:rsidRPr="003D1E26" w:rsidRDefault="00F477F9" w:rsidP="003C2A50">
            <w:pPr>
              <w:spacing w:before="30" w:after="30"/>
              <w:ind w:left="30" w:right="30"/>
              <w:rPr>
                <w:rFonts w:ascii="Calibri" w:eastAsia="Times New Roman" w:hAnsi="Calibri" w:cs="Calibri"/>
                <w:sz w:val="16"/>
              </w:rPr>
            </w:pPr>
            <w:hyperlink r:id="rId188" w:tgtFrame="_blank" w:history="1">
              <w:r w:rsidRPr="003D1E26">
                <w:rPr>
                  <w:rFonts w:ascii="Calibri" w:eastAsia="Times New Roman" w:hAnsi="Calibri" w:cs="Calibri"/>
                  <w:color w:val="0000FF"/>
                  <w:sz w:val="16"/>
                  <w:u w:val="single"/>
                </w:rPr>
                <w:t>Screen 16</w:t>
              </w:r>
            </w:hyperlink>
            <w:r w:rsidRPr="003D1E26">
              <w:rPr>
                <w:rFonts w:ascii="Calibri" w:eastAsia="Times New Roman" w:hAnsi="Calibri" w:cs="Calibri"/>
                <w:sz w:val="16"/>
              </w:rPr>
              <w:t xml:space="preserve"> </w:t>
            </w:r>
          </w:p>
          <w:p w14:paraId="1F5031C0" w14:textId="77777777" w:rsidR="003C2A50" w:rsidRPr="003D1E26" w:rsidRDefault="00F477F9" w:rsidP="003C2A50">
            <w:pPr>
              <w:ind w:left="30" w:right="30"/>
              <w:rPr>
                <w:rFonts w:ascii="Calibri" w:eastAsia="Times New Roman" w:hAnsi="Calibri" w:cs="Calibri"/>
                <w:sz w:val="16"/>
              </w:rPr>
            </w:pPr>
            <w:hyperlink r:id="rId189" w:tgtFrame="_blank" w:history="1">
              <w:r w:rsidRPr="003D1E26">
                <w:rPr>
                  <w:rFonts w:ascii="Calibri" w:eastAsia="Times New Roman" w:hAnsi="Calibri" w:cs="Calibri"/>
                  <w:color w:val="0000FF"/>
                  <w:sz w:val="16"/>
                  <w:u w:val="single"/>
                </w:rPr>
                <w:t>100_C_17</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916671"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No results are available, as you have not completed the Knowledge Check.</w:t>
            </w:r>
          </w:p>
          <w:p w14:paraId="7F13F921"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Congratulations! You have successfully passed the Knowledge Check.</w:t>
            </w:r>
          </w:p>
          <w:p w14:paraId="3C495F66"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Please review your results below by clicking on each question.</w:t>
            </w:r>
          </w:p>
          <w:p w14:paraId="65DDA1FF"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Once you’re done, click the forward arrow to take a short survey.</w:t>
            </w:r>
          </w:p>
          <w:p w14:paraId="029C9A98"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Sorry, you did not pass the Knowledge Check. Take a few minutes to review your results below by clicking on each question.</w:t>
            </w:r>
          </w:p>
          <w:p w14:paraId="4CE35C5C"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When you are done, click the Retake button.</w:t>
            </w:r>
          </w:p>
        </w:tc>
        <w:tc>
          <w:tcPr>
            <w:tcW w:w="6000" w:type="dxa"/>
          </w:tcPr>
          <w:p w14:paraId="495B1688"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Nejsou k dispozici žádné výsledky, protože jste nedokončili kontrolu získaných znalostí.</w:t>
            </w:r>
          </w:p>
          <w:p w14:paraId="467C3978"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Blahopřejeme! Úspěšně jste absolvovali prověření získaných znalostí.</w:t>
            </w:r>
          </w:p>
          <w:p w14:paraId="26B5972C"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Níže si prosím zkontrolujte své výsledky kliknutím na jednotlivé otázky.</w:t>
            </w:r>
          </w:p>
          <w:p w14:paraId="1F754003"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Až budete hotovi, klikněte na šipku vpřed a absolvujte krátký průzkum.</w:t>
            </w:r>
          </w:p>
          <w:p w14:paraId="70258270" w14:textId="77777777" w:rsidR="003C2A5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lastRenderedPageBreak/>
              <w:t>Je nám líto, v prověření získaných znalostí jste neuspěli. Věnujte pár minut překontrolování výsledků kliknutím na jednotlivé otázky.</w:t>
            </w:r>
          </w:p>
          <w:p w14:paraId="6A09EA3C" w14:textId="77777777" w:rsidR="003C2A50"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Po dokončení klikněte na tlačítko Zkusit znovu.</w:t>
            </w:r>
          </w:p>
        </w:tc>
      </w:tr>
      <w:tr w:rsidR="00F44AE9" w:rsidRPr="003D1E26" w14:paraId="262A5F50" w14:textId="77777777" w:rsidTr="007002F3">
        <w:tc>
          <w:tcPr>
            <w:tcW w:w="1353" w:type="dxa"/>
            <w:shd w:val="clear" w:color="auto" w:fill="C1E4F5"/>
            <w:tcMar>
              <w:top w:w="120" w:type="dxa"/>
              <w:left w:w="180" w:type="dxa"/>
              <w:bottom w:w="120" w:type="dxa"/>
              <w:right w:w="180" w:type="dxa"/>
            </w:tcMar>
            <w:hideMark/>
          </w:tcPr>
          <w:p w14:paraId="5F76CF9A" w14:textId="77777777" w:rsidR="003C2A50" w:rsidRPr="003D1E26" w:rsidRDefault="00F477F9" w:rsidP="003C2A50">
            <w:pPr>
              <w:spacing w:before="30" w:after="30"/>
              <w:ind w:left="30" w:right="30"/>
              <w:rPr>
                <w:rFonts w:ascii="Calibri" w:eastAsia="Times New Roman" w:hAnsi="Calibri" w:cs="Calibri"/>
                <w:sz w:val="16"/>
              </w:rPr>
            </w:pPr>
            <w:hyperlink r:id="rId190" w:tgtFrame="_blank" w:history="1">
              <w:r w:rsidRPr="003D1E26">
                <w:rPr>
                  <w:rFonts w:ascii="Calibri" w:eastAsia="Times New Roman" w:hAnsi="Calibri" w:cs="Calibri"/>
                  <w:color w:val="0000FF"/>
                  <w:sz w:val="16"/>
                  <w:u w:val="single"/>
                </w:rPr>
                <w:t>Screen 17</w:t>
              </w:r>
            </w:hyperlink>
            <w:r w:rsidRPr="003D1E26">
              <w:rPr>
                <w:rFonts w:ascii="Calibri" w:eastAsia="Times New Roman" w:hAnsi="Calibri" w:cs="Calibri"/>
                <w:sz w:val="16"/>
              </w:rPr>
              <w:t xml:space="preserve"> </w:t>
            </w:r>
          </w:p>
          <w:p w14:paraId="6C072B1F" w14:textId="77777777" w:rsidR="003C2A50" w:rsidRPr="003D1E26" w:rsidRDefault="00F477F9" w:rsidP="003C2A50">
            <w:pPr>
              <w:ind w:left="30" w:right="30"/>
              <w:rPr>
                <w:rFonts w:ascii="Calibri" w:eastAsia="Times New Roman" w:hAnsi="Calibri" w:cs="Calibri"/>
                <w:sz w:val="16"/>
              </w:rPr>
            </w:pPr>
            <w:hyperlink r:id="rId191" w:tgtFrame="_blank" w:history="1">
              <w:r w:rsidRPr="003D1E26">
                <w:rPr>
                  <w:rFonts w:ascii="Calibri" w:eastAsia="Times New Roman" w:hAnsi="Calibri" w:cs="Calibri"/>
                  <w:color w:val="0000FF"/>
                  <w:sz w:val="16"/>
                  <w:u w:val="single"/>
                </w:rPr>
                <w:t>104_C_199</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A0E3ED8"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[3] As a result of this session, I have a better understanding of Abbott's Code of Business Conduct.</w:t>
            </w:r>
          </w:p>
          <w:p w14:paraId="3F8DC49A"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Strongly Disagree</w:t>
            </w:r>
          </w:p>
          <w:p w14:paraId="3CBC2382"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Disagree</w:t>
            </w:r>
          </w:p>
          <w:p w14:paraId="18AB0AB8"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Neutral</w:t>
            </w:r>
          </w:p>
          <w:p w14:paraId="74C6FC2C"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Agree</w:t>
            </w:r>
          </w:p>
          <w:p w14:paraId="10C52131"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Strongly Agree</w:t>
            </w:r>
          </w:p>
        </w:tc>
        <w:tc>
          <w:tcPr>
            <w:tcW w:w="6000" w:type="dxa"/>
          </w:tcPr>
          <w:p w14:paraId="75971C5B" w14:textId="77777777" w:rsidR="006F1CE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[3] Díky tomuto kurzu lépe chápu Kodex obchodního chování společnosti Abbott.</w:t>
            </w:r>
          </w:p>
          <w:p w14:paraId="4127BACE" w14:textId="77777777" w:rsidR="006F1CE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Rozhodně nesouhlasím</w:t>
            </w:r>
          </w:p>
          <w:p w14:paraId="2C365278" w14:textId="77777777" w:rsidR="006F1CE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Nesouhlasím</w:t>
            </w:r>
          </w:p>
          <w:p w14:paraId="3B069312" w14:textId="77777777" w:rsidR="006F1CE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Nevím</w:t>
            </w:r>
          </w:p>
          <w:p w14:paraId="0644EC57" w14:textId="77777777" w:rsidR="006F1CE1"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Souhlasím</w:t>
            </w:r>
          </w:p>
          <w:p w14:paraId="1D2B6E12" w14:textId="77777777" w:rsidR="003C2A50"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Rozhodně souhlasím</w:t>
            </w:r>
          </w:p>
        </w:tc>
      </w:tr>
      <w:tr w:rsidR="00F44AE9" w:rsidRPr="003D1E26" w14:paraId="4E719497" w14:textId="77777777" w:rsidTr="007002F3">
        <w:tc>
          <w:tcPr>
            <w:tcW w:w="1353" w:type="dxa"/>
            <w:shd w:val="clear" w:color="auto" w:fill="C1E4F5"/>
            <w:tcMar>
              <w:top w:w="120" w:type="dxa"/>
              <w:left w:w="180" w:type="dxa"/>
              <w:bottom w:w="120" w:type="dxa"/>
              <w:right w:w="180" w:type="dxa"/>
            </w:tcMar>
            <w:hideMark/>
          </w:tcPr>
          <w:p w14:paraId="4297516F" w14:textId="77777777" w:rsidR="00764DBF" w:rsidRPr="003D1E26" w:rsidRDefault="00F477F9" w:rsidP="00764DBF">
            <w:pPr>
              <w:spacing w:before="30" w:after="30"/>
              <w:ind w:left="30" w:right="30"/>
              <w:rPr>
                <w:rFonts w:ascii="Calibri" w:eastAsia="Times New Roman" w:hAnsi="Calibri" w:cs="Calibri"/>
                <w:sz w:val="16"/>
              </w:rPr>
            </w:pPr>
            <w:hyperlink r:id="rId192" w:tgtFrame="_blank" w:history="1">
              <w:r w:rsidRPr="003D1E26">
                <w:rPr>
                  <w:rFonts w:ascii="Calibri" w:eastAsia="Times New Roman" w:hAnsi="Calibri" w:cs="Calibri"/>
                  <w:color w:val="0000FF"/>
                  <w:sz w:val="16"/>
                  <w:u w:val="single"/>
                </w:rPr>
                <w:t>Screen 18</w:t>
              </w:r>
            </w:hyperlink>
            <w:r w:rsidRPr="003D1E26">
              <w:rPr>
                <w:rFonts w:ascii="Calibri" w:eastAsia="Times New Roman" w:hAnsi="Calibri" w:cs="Calibri"/>
                <w:sz w:val="16"/>
              </w:rPr>
              <w:t xml:space="preserve"> </w:t>
            </w:r>
          </w:p>
          <w:p w14:paraId="421BF334" w14:textId="77777777" w:rsidR="00764DBF" w:rsidRPr="003D1E26" w:rsidRDefault="00F477F9" w:rsidP="00764DBF">
            <w:pPr>
              <w:ind w:left="30" w:right="30"/>
              <w:rPr>
                <w:rFonts w:ascii="Calibri" w:eastAsia="Times New Roman" w:hAnsi="Calibri" w:cs="Calibri"/>
                <w:sz w:val="16"/>
              </w:rPr>
            </w:pPr>
            <w:hyperlink r:id="rId193" w:tgtFrame="_blank" w:history="1">
              <w:r w:rsidRPr="003D1E26">
                <w:rPr>
                  <w:rFonts w:ascii="Calibri" w:eastAsia="Times New Roman" w:hAnsi="Calibri" w:cs="Calibri"/>
                  <w:color w:val="0000FF"/>
                  <w:sz w:val="16"/>
                  <w:u w:val="single"/>
                </w:rPr>
                <w:t>107_C_200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54DF09A"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Where to go for Support</w:t>
            </w:r>
          </w:p>
        </w:tc>
        <w:tc>
          <w:tcPr>
            <w:tcW w:w="6000" w:type="dxa"/>
          </w:tcPr>
          <w:p w14:paraId="5A140E33"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Kde hledat podporu</w:t>
            </w:r>
          </w:p>
        </w:tc>
      </w:tr>
      <w:tr w:rsidR="00F44AE9" w:rsidRPr="003D1E26" w14:paraId="743C41D4" w14:textId="77777777" w:rsidTr="007002F3">
        <w:tc>
          <w:tcPr>
            <w:tcW w:w="1353" w:type="dxa"/>
            <w:shd w:val="clear" w:color="auto" w:fill="C1E4F5"/>
            <w:tcMar>
              <w:top w:w="120" w:type="dxa"/>
              <w:left w:w="180" w:type="dxa"/>
              <w:bottom w:w="120" w:type="dxa"/>
              <w:right w:w="180" w:type="dxa"/>
            </w:tcMar>
            <w:hideMark/>
          </w:tcPr>
          <w:p w14:paraId="765E4B6E" w14:textId="77777777" w:rsidR="00764DBF" w:rsidRPr="003D1E26" w:rsidRDefault="00F477F9" w:rsidP="00764DBF">
            <w:pPr>
              <w:spacing w:before="30" w:after="30"/>
              <w:ind w:left="30" w:right="30"/>
              <w:rPr>
                <w:rFonts w:ascii="Calibri" w:eastAsia="Times New Roman" w:hAnsi="Calibri" w:cs="Calibri"/>
                <w:sz w:val="16"/>
              </w:rPr>
            </w:pPr>
            <w:hyperlink r:id="rId194" w:tgtFrame="_blank" w:history="1">
              <w:r w:rsidRPr="003D1E26">
                <w:rPr>
                  <w:rFonts w:ascii="Calibri" w:eastAsia="Times New Roman" w:hAnsi="Calibri" w:cs="Calibri"/>
                  <w:color w:val="0000FF"/>
                  <w:sz w:val="16"/>
                  <w:u w:val="single"/>
                </w:rPr>
                <w:t>Screen 18</w:t>
              </w:r>
            </w:hyperlink>
            <w:r w:rsidRPr="003D1E26">
              <w:rPr>
                <w:rFonts w:ascii="Calibri" w:eastAsia="Times New Roman" w:hAnsi="Calibri" w:cs="Calibri"/>
                <w:sz w:val="16"/>
              </w:rPr>
              <w:t xml:space="preserve"> </w:t>
            </w:r>
          </w:p>
          <w:p w14:paraId="1A80AE5A" w14:textId="77777777" w:rsidR="00764DBF" w:rsidRPr="003D1E26" w:rsidRDefault="00F477F9" w:rsidP="00764DBF">
            <w:pPr>
              <w:ind w:left="30" w:right="30"/>
              <w:rPr>
                <w:rFonts w:ascii="Calibri" w:eastAsia="Times New Roman" w:hAnsi="Calibri" w:cs="Calibri"/>
                <w:sz w:val="16"/>
              </w:rPr>
            </w:pPr>
            <w:hyperlink r:id="rId195" w:tgtFrame="_blank" w:history="1">
              <w:r w:rsidRPr="003D1E26">
                <w:rPr>
                  <w:rFonts w:ascii="Calibri" w:eastAsia="Times New Roman" w:hAnsi="Calibri" w:cs="Calibri"/>
                  <w:color w:val="0000FF"/>
                  <w:sz w:val="16"/>
                  <w:u w:val="single"/>
                </w:rPr>
                <w:t>108_C_200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5AD820B"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Manager</w:t>
            </w:r>
          </w:p>
          <w:p w14:paraId="7C62C78B"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If you have questions about your interactions with those outside of Abbott, the best place to start is with your manager</w:t>
            </w:r>
          </w:p>
        </w:tc>
        <w:tc>
          <w:tcPr>
            <w:tcW w:w="6000" w:type="dxa"/>
          </w:tcPr>
          <w:p w14:paraId="748E20BF"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Nadřízený</w:t>
            </w:r>
          </w:p>
          <w:p w14:paraId="0B8B25F8"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Pokud máte otázku týkající se vašich interakcí s osobami mimo společnost Abbott, je nejlepší začít u nadřízeného.</w:t>
            </w:r>
          </w:p>
        </w:tc>
      </w:tr>
      <w:tr w:rsidR="00F44AE9" w:rsidRPr="003D1E26" w14:paraId="3E0D58E3" w14:textId="77777777" w:rsidTr="007002F3">
        <w:tc>
          <w:tcPr>
            <w:tcW w:w="1353" w:type="dxa"/>
            <w:shd w:val="clear" w:color="auto" w:fill="C1E4F5"/>
            <w:tcMar>
              <w:top w:w="120" w:type="dxa"/>
              <w:left w:w="180" w:type="dxa"/>
              <w:bottom w:w="120" w:type="dxa"/>
              <w:right w:w="180" w:type="dxa"/>
            </w:tcMar>
            <w:hideMark/>
          </w:tcPr>
          <w:p w14:paraId="46B65EB2" w14:textId="77777777" w:rsidR="00764DBF" w:rsidRPr="003D1E26" w:rsidRDefault="00F477F9" w:rsidP="00764DBF">
            <w:pPr>
              <w:spacing w:before="30" w:after="30"/>
              <w:ind w:left="30" w:right="30"/>
              <w:rPr>
                <w:rFonts w:ascii="Calibri" w:eastAsia="Times New Roman" w:hAnsi="Calibri" w:cs="Calibri"/>
                <w:sz w:val="16"/>
              </w:rPr>
            </w:pPr>
            <w:hyperlink r:id="rId196" w:tgtFrame="_blank" w:history="1">
              <w:r w:rsidRPr="003D1E26">
                <w:rPr>
                  <w:rFonts w:ascii="Calibri" w:eastAsia="Times New Roman" w:hAnsi="Calibri" w:cs="Calibri"/>
                  <w:color w:val="0000FF"/>
                  <w:sz w:val="16"/>
                  <w:u w:val="single"/>
                </w:rPr>
                <w:t>Screen 18</w:t>
              </w:r>
            </w:hyperlink>
            <w:r w:rsidRPr="003D1E26">
              <w:rPr>
                <w:rFonts w:ascii="Calibri" w:eastAsia="Times New Roman" w:hAnsi="Calibri" w:cs="Calibri"/>
                <w:sz w:val="16"/>
              </w:rPr>
              <w:t xml:space="preserve"> </w:t>
            </w:r>
          </w:p>
          <w:p w14:paraId="5D5BB618" w14:textId="77777777" w:rsidR="00764DBF" w:rsidRPr="003D1E26" w:rsidRDefault="00F477F9" w:rsidP="00764DBF">
            <w:pPr>
              <w:ind w:left="30" w:right="30"/>
              <w:rPr>
                <w:rFonts w:ascii="Calibri" w:eastAsia="Times New Roman" w:hAnsi="Calibri" w:cs="Calibri"/>
                <w:sz w:val="16"/>
              </w:rPr>
            </w:pPr>
            <w:hyperlink r:id="rId197" w:tgtFrame="_blank" w:history="1">
              <w:r w:rsidRPr="003D1E26">
                <w:rPr>
                  <w:rFonts w:ascii="Calibri" w:eastAsia="Times New Roman" w:hAnsi="Calibri" w:cs="Calibri"/>
                  <w:color w:val="0000FF"/>
                  <w:sz w:val="16"/>
                  <w:u w:val="single"/>
                </w:rPr>
                <w:t>109_C_200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26591FC"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Written Standards</w:t>
            </w:r>
          </w:p>
          <w:p w14:paraId="2D9E2D2A" w14:textId="77777777" w:rsidR="00764DBF" w:rsidRPr="003D1E26" w:rsidRDefault="00F477F9" w:rsidP="007002F3">
            <w:pPr>
              <w:numPr>
                <w:ilvl w:val="0"/>
                <w:numId w:val="4"/>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lastRenderedPageBreak/>
              <w:t xml:space="preserve">For our company’s fundamental set of expectations about interactions with others, consult our </w:t>
            </w:r>
            <w:hyperlink r:id="rId198" w:tgtFrame="_blank" w:history="1">
              <w:r w:rsidRPr="003D1E26">
                <w:rPr>
                  <w:rFonts w:ascii="Calibri" w:eastAsia="Times New Roman" w:hAnsi="Calibri" w:cs="Calibri"/>
                  <w:color w:val="0000FF"/>
                  <w:u w:val="single"/>
                </w:rPr>
                <w:t>Code of Business Conduct</w:t>
              </w:r>
            </w:hyperlink>
            <w:r w:rsidRPr="003D1E26">
              <w:rPr>
                <w:rFonts w:ascii="Calibri" w:eastAsia="Times New Roman" w:hAnsi="Calibri" w:cs="Calibri"/>
              </w:rPr>
              <w:t>.</w:t>
            </w:r>
          </w:p>
          <w:p w14:paraId="28377C13" w14:textId="77777777" w:rsidR="00764DBF" w:rsidRPr="003D1E26" w:rsidRDefault="00F477F9" w:rsidP="007002F3">
            <w:pPr>
              <w:numPr>
                <w:ilvl w:val="0"/>
                <w:numId w:val="4"/>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 xml:space="preserve">For our corporate policies and procedures applicable companywide, visit the </w:t>
            </w:r>
            <w:hyperlink r:id="rId199" w:tgtFrame="_blank" w:history="1">
              <w:r w:rsidRPr="003D1E26">
                <w:rPr>
                  <w:rFonts w:ascii="Calibri" w:eastAsia="Times New Roman" w:hAnsi="Calibri" w:cs="Calibri"/>
                  <w:color w:val="0000FF"/>
                  <w:u w:val="single"/>
                </w:rPr>
                <w:t>Global Policy Portal.</w:t>
              </w:r>
            </w:hyperlink>
          </w:p>
        </w:tc>
        <w:tc>
          <w:tcPr>
            <w:tcW w:w="6000" w:type="dxa"/>
          </w:tcPr>
          <w:p w14:paraId="739FBA3E"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Standardy v písemné podobě</w:t>
            </w:r>
          </w:p>
          <w:p w14:paraId="51B8D874" w14:textId="77777777" w:rsidR="00AF4AEE" w:rsidRPr="003D1E26" w:rsidRDefault="00F477F9" w:rsidP="007002F3">
            <w:pPr>
              <w:numPr>
                <w:ilvl w:val="0"/>
                <w:numId w:val="4"/>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lastRenderedPageBreak/>
              <w:t xml:space="preserve">Základní sadu našich očekávání ohledně interakcí s jinými osobami najdete v našem </w:t>
            </w:r>
            <w:hyperlink r:id="rId200" w:tgtFrame="_blank" w:history="1">
              <w:r w:rsidRPr="003D1E26">
                <w:rPr>
                  <w:rFonts w:ascii="Calibri" w:eastAsia="Calibri" w:hAnsi="Calibri" w:cs="Calibri"/>
                  <w:color w:val="0000FF"/>
                  <w:u w:val="single"/>
                  <w:lang w:val="cs-CZ"/>
                </w:rPr>
                <w:t>Kodexu obchodního chování</w:t>
              </w:r>
            </w:hyperlink>
            <w:r w:rsidRPr="003D1E26">
              <w:rPr>
                <w:rFonts w:ascii="Calibri" w:eastAsia="Calibri" w:hAnsi="Calibri" w:cs="Calibri"/>
                <w:lang w:val="cs-CZ"/>
              </w:rPr>
              <w:t>.</w:t>
            </w:r>
          </w:p>
          <w:p w14:paraId="3B54C4C4" w14:textId="77777777" w:rsidR="00764DBF" w:rsidRPr="003D1E26" w:rsidRDefault="00F477F9" w:rsidP="007002F3">
            <w:pPr>
              <w:numPr>
                <w:ilvl w:val="0"/>
                <w:numId w:val="4"/>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t xml:space="preserve">Pokud se chcete dozvědět něco o našich podnikových zásadách a postupech platných v celé společnosti, navštivte </w:t>
            </w:r>
            <w:hyperlink r:id="rId201" w:tgtFrame="_blank" w:history="1">
              <w:r w:rsidRPr="003D1E26">
                <w:rPr>
                  <w:rFonts w:ascii="Calibri" w:eastAsia="Calibri" w:hAnsi="Calibri" w:cs="Calibri"/>
                  <w:color w:val="0000FF"/>
                  <w:u w:val="single"/>
                  <w:lang w:val="cs-CZ"/>
                </w:rPr>
                <w:t>portál Globální zásady</w:t>
              </w:r>
            </w:hyperlink>
            <w:r w:rsidRPr="003D1E26">
              <w:rPr>
                <w:rFonts w:ascii="Calibri" w:eastAsia="Calibri" w:hAnsi="Calibri" w:cs="Calibri"/>
                <w:lang w:val="cs-CZ"/>
              </w:rPr>
              <w:t>.</w:t>
            </w:r>
          </w:p>
        </w:tc>
      </w:tr>
      <w:tr w:rsidR="00F44AE9" w:rsidRPr="003D1E26" w14:paraId="7B0D3F5F" w14:textId="77777777" w:rsidTr="007002F3">
        <w:tc>
          <w:tcPr>
            <w:tcW w:w="1353" w:type="dxa"/>
            <w:shd w:val="clear" w:color="auto" w:fill="C1E4F5"/>
            <w:tcMar>
              <w:top w:w="120" w:type="dxa"/>
              <w:left w:w="180" w:type="dxa"/>
              <w:bottom w:w="120" w:type="dxa"/>
              <w:right w:w="180" w:type="dxa"/>
            </w:tcMar>
            <w:hideMark/>
          </w:tcPr>
          <w:p w14:paraId="2117D375" w14:textId="77777777" w:rsidR="00764DBF" w:rsidRPr="003D1E26" w:rsidRDefault="00F477F9" w:rsidP="00764DBF">
            <w:pPr>
              <w:spacing w:before="30" w:after="30"/>
              <w:ind w:left="30" w:right="30"/>
              <w:rPr>
                <w:rFonts w:ascii="Calibri" w:eastAsia="Times New Roman" w:hAnsi="Calibri" w:cs="Calibri"/>
                <w:sz w:val="16"/>
              </w:rPr>
            </w:pPr>
            <w:hyperlink r:id="rId202" w:tgtFrame="_blank" w:history="1">
              <w:r w:rsidRPr="003D1E26">
                <w:rPr>
                  <w:rFonts w:ascii="Calibri" w:eastAsia="Times New Roman" w:hAnsi="Calibri" w:cs="Calibri"/>
                  <w:color w:val="0000FF"/>
                  <w:sz w:val="16"/>
                  <w:u w:val="single"/>
                </w:rPr>
                <w:t>Screen 18</w:t>
              </w:r>
            </w:hyperlink>
            <w:r w:rsidRPr="003D1E26">
              <w:rPr>
                <w:rFonts w:ascii="Calibri" w:eastAsia="Times New Roman" w:hAnsi="Calibri" w:cs="Calibri"/>
                <w:sz w:val="16"/>
              </w:rPr>
              <w:t xml:space="preserve"> </w:t>
            </w:r>
          </w:p>
          <w:p w14:paraId="2A1804EC" w14:textId="77777777" w:rsidR="00764DBF" w:rsidRPr="003D1E26" w:rsidRDefault="00F477F9" w:rsidP="00764DBF">
            <w:pPr>
              <w:ind w:left="30" w:right="30"/>
              <w:rPr>
                <w:rFonts w:ascii="Calibri" w:eastAsia="Times New Roman" w:hAnsi="Calibri" w:cs="Calibri"/>
                <w:sz w:val="16"/>
              </w:rPr>
            </w:pPr>
            <w:hyperlink r:id="rId203" w:tgtFrame="_blank" w:history="1">
              <w:r w:rsidRPr="003D1E26">
                <w:rPr>
                  <w:rFonts w:ascii="Calibri" w:eastAsia="Times New Roman" w:hAnsi="Calibri" w:cs="Calibri"/>
                  <w:color w:val="0000FF"/>
                  <w:sz w:val="16"/>
                  <w:u w:val="single"/>
                </w:rPr>
                <w:t>110_C_200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681AE45"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Office of Ethics and Compliance (OEC)</w:t>
            </w:r>
          </w:p>
          <w:p w14:paraId="6807736B"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The OEC is a global resource available to address your questions or concerns about our company’s values and standards of conduct.</w:t>
            </w:r>
          </w:p>
          <w:p w14:paraId="00E3AE82" w14:textId="77777777" w:rsidR="00764DBF" w:rsidRPr="003D1E26" w:rsidRDefault="00F477F9" w:rsidP="007002F3">
            <w:pPr>
              <w:numPr>
                <w:ilvl w:val="0"/>
                <w:numId w:val="5"/>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 xml:space="preserve">Visit the </w:t>
            </w:r>
            <w:hyperlink r:id="rId204" w:tgtFrame="_blank" w:history="1">
              <w:r w:rsidRPr="003D1E26">
                <w:rPr>
                  <w:rFonts w:ascii="Calibri" w:eastAsia="Times New Roman" w:hAnsi="Calibri" w:cs="Calibri"/>
                  <w:color w:val="0000FF"/>
                  <w:u w:val="single"/>
                </w:rPr>
                <w:t>OEC webpage</w:t>
              </w:r>
            </w:hyperlink>
            <w:r w:rsidRPr="003D1E26">
              <w:rPr>
                <w:rFonts w:ascii="Calibri" w:eastAsia="Times New Roman" w:hAnsi="Calibri" w:cs="Calibri"/>
              </w:rPr>
              <w:t xml:space="preserve"> on Abbott World.</w:t>
            </w:r>
          </w:p>
          <w:p w14:paraId="39AA7483" w14:textId="77777777" w:rsidR="00764DBF" w:rsidRPr="003D1E26" w:rsidRDefault="00F477F9" w:rsidP="007002F3">
            <w:pPr>
              <w:numPr>
                <w:ilvl w:val="0"/>
                <w:numId w:val="5"/>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If you have any concerns about corrupt business activities, either within the company or in your dealings with customers or other third parties, you can report your concerns to the OEC (</w:t>
            </w:r>
            <w:hyperlink r:id="rId205" w:tgtFrame="_blank" w:history="1">
              <w:r w:rsidRPr="003D1E26">
                <w:rPr>
                  <w:rFonts w:ascii="Calibri" w:eastAsia="Times New Roman" w:hAnsi="Calibri" w:cs="Calibri"/>
                  <w:color w:val="0000FF"/>
                  <w:u w:val="single"/>
                </w:rPr>
                <w:t>investigations@abbott.com</w:t>
              </w:r>
            </w:hyperlink>
            <w:r w:rsidRPr="003D1E26">
              <w:rPr>
                <w:rFonts w:ascii="Calibri" w:eastAsia="Times New Roman" w:hAnsi="Calibri" w:cs="Calibri"/>
              </w:rPr>
              <w:t xml:space="preserve">) or Legal, or call our multilingual </w:t>
            </w:r>
            <w:hyperlink r:id="rId206" w:tgtFrame="_blank" w:history="1">
              <w:r w:rsidRPr="003D1E26">
                <w:rPr>
                  <w:rFonts w:ascii="Calibri" w:eastAsia="Times New Roman" w:hAnsi="Calibri" w:cs="Calibri"/>
                  <w:color w:val="0000FF"/>
                  <w:u w:val="single"/>
                </w:rPr>
                <w:t>SpeakUp</w:t>
              </w:r>
            </w:hyperlink>
            <w:r w:rsidRPr="003D1E26">
              <w:rPr>
                <w:rFonts w:ascii="Calibri" w:eastAsia="Times New Roman" w:hAnsi="Calibri" w:cs="Calibri"/>
              </w:rPr>
              <w:t xml:space="preserve"> available globally 24/7.</w:t>
            </w:r>
          </w:p>
          <w:p w14:paraId="5B44A3C6" w14:textId="77777777" w:rsidR="00764DBF" w:rsidRPr="003D1E26" w:rsidRDefault="00F477F9" w:rsidP="007002F3">
            <w:pPr>
              <w:numPr>
                <w:ilvl w:val="0"/>
                <w:numId w:val="5"/>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 xml:space="preserve">iComply – Visit </w:t>
            </w:r>
            <w:hyperlink r:id="rId207" w:tgtFrame="_blank" w:history="1">
              <w:r w:rsidRPr="003D1E26">
                <w:rPr>
                  <w:rFonts w:ascii="Calibri" w:eastAsia="Times New Roman" w:hAnsi="Calibri" w:cs="Calibri"/>
                  <w:color w:val="0000FF"/>
                  <w:u w:val="single"/>
                </w:rPr>
                <w:t>iComply</w:t>
              </w:r>
            </w:hyperlink>
            <w:r w:rsidRPr="003D1E26">
              <w:rPr>
                <w:rFonts w:ascii="Calibri" w:eastAsia="Times New Roman" w:hAnsi="Calibri" w:cs="Calibri"/>
              </w:rPr>
              <w:t xml:space="preserve"> to access compliance-related applications and resources geared towards interactions with Healthcare Professionals and Healthcare Organizations, as well as third parties.</w:t>
            </w:r>
          </w:p>
        </w:tc>
        <w:tc>
          <w:tcPr>
            <w:tcW w:w="6000" w:type="dxa"/>
          </w:tcPr>
          <w:p w14:paraId="734BD498"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Oddělení pro etiku a dodržování předpisů (OEC)</w:t>
            </w:r>
          </w:p>
          <w:p w14:paraId="3F27BA1D"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OEC je globální zdroj, který je k dispozici pro řešení vašich dotazů nebo nejasností týkajících se hodnot společnosti a norem chování.</w:t>
            </w:r>
          </w:p>
          <w:p w14:paraId="721BBDC7" w14:textId="77777777" w:rsidR="00764DBF" w:rsidRPr="003D1E26" w:rsidRDefault="00F477F9" w:rsidP="007002F3">
            <w:pPr>
              <w:numPr>
                <w:ilvl w:val="0"/>
                <w:numId w:val="5"/>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t xml:space="preserve">Navštivte web </w:t>
            </w:r>
            <w:hyperlink r:id="rId208" w:tgtFrame="_blank" w:history="1">
              <w:r w:rsidRPr="003D1E26">
                <w:rPr>
                  <w:rFonts w:ascii="Calibri" w:eastAsia="Calibri" w:hAnsi="Calibri" w:cs="Calibri"/>
                  <w:color w:val="0000FF"/>
                  <w:u w:val="single"/>
                  <w:lang w:val="cs-CZ"/>
                </w:rPr>
                <w:t>OEC</w:t>
              </w:r>
            </w:hyperlink>
            <w:r w:rsidRPr="003D1E26">
              <w:rPr>
                <w:rFonts w:ascii="Calibri" w:eastAsia="Calibri" w:hAnsi="Calibri" w:cs="Calibri"/>
                <w:lang w:val="cs-CZ"/>
              </w:rPr>
              <w:t xml:space="preserve"> na portálu Abbott World.</w:t>
            </w:r>
          </w:p>
          <w:p w14:paraId="2D4C73EE" w14:textId="77777777" w:rsidR="006E5FE6" w:rsidRPr="003D1E26" w:rsidRDefault="00F477F9" w:rsidP="007002F3">
            <w:pPr>
              <w:numPr>
                <w:ilvl w:val="0"/>
                <w:numId w:val="5"/>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t>Pokud máte nějaké pochybnosti o korupčních obchodních aktivitách ve společnosti nebo při svých jednáních se zákazníky či jinými třetími stranami, můžete je ohlásit oddělení OEC (</w:t>
            </w:r>
            <w:hyperlink r:id="rId209" w:tgtFrame="_blank" w:history="1">
              <w:r w:rsidRPr="003D1E26">
                <w:rPr>
                  <w:rFonts w:ascii="Calibri" w:eastAsia="Calibri" w:hAnsi="Calibri" w:cs="Calibri"/>
                  <w:color w:val="0000FF"/>
                  <w:u w:val="single"/>
                  <w:lang w:val="cs-CZ"/>
                </w:rPr>
                <w:t>investigations@abbott.com</w:t>
              </w:r>
            </w:hyperlink>
            <w:r w:rsidRPr="003D1E26">
              <w:rPr>
                <w:rFonts w:ascii="Calibri" w:eastAsia="Calibri" w:hAnsi="Calibri" w:cs="Calibri"/>
                <w:lang w:val="cs-CZ"/>
              </w:rPr>
              <w:t xml:space="preserve">) nebo právnímu oddělení, případně zavolat na naši </w:t>
            </w:r>
            <w:hyperlink r:id="rId210" w:tgtFrame="_blank" w:history="1">
              <w:r w:rsidRPr="003D1E26">
                <w:rPr>
                  <w:rFonts w:ascii="Calibri" w:eastAsia="Calibri" w:hAnsi="Calibri" w:cs="Calibri"/>
                  <w:color w:val="0000FF"/>
                  <w:u w:val="single"/>
                  <w:lang w:val="cs-CZ"/>
                </w:rPr>
                <w:t>linku SpeakUp</w:t>
              </w:r>
            </w:hyperlink>
            <w:r w:rsidRPr="003D1E26">
              <w:rPr>
                <w:rFonts w:ascii="Calibri" w:eastAsia="Calibri" w:hAnsi="Calibri" w:cs="Calibri"/>
                <w:lang w:val="cs-CZ"/>
              </w:rPr>
              <w:t>, která je nonstop globálně dostupná a nabízí podporu v několika jazycích.</w:t>
            </w:r>
          </w:p>
          <w:p w14:paraId="69083605" w14:textId="27F9B8F2" w:rsidR="00764DBF" w:rsidRPr="003D1E26" w:rsidRDefault="00F477F9" w:rsidP="007002F3">
            <w:pPr>
              <w:numPr>
                <w:ilvl w:val="0"/>
                <w:numId w:val="5"/>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t xml:space="preserve">Nástroj iComply – Navštivte stránky </w:t>
            </w:r>
            <w:r w:rsidRPr="001551F3">
              <w:rPr>
                <w:rFonts w:ascii="Calibri" w:eastAsia="Calibri" w:hAnsi="Calibri" w:cs="Calibri"/>
                <w:lang w:val="cs-CZ"/>
              </w:rPr>
              <w:t xml:space="preserve">nástroje </w:t>
            </w:r>
            <w:hyperlink r:id="rId211" w:history="1">
              <w:r w:rsidRPr="001551F3">
                <w:rPr>
                  <w:rStyle w:val="Hyperlink"/>
                  <w:rFonts w:ascii="Calibri" w:eastAsia="Calibri" w:hAnsi="Calibri" w:cs="Calibri"/>
                  <w:lang w:val="cs-CZ"/>
                </w:rPr>
                <w:t>iComply</w:t>
              </w:r>
            </w:hyperlink>
            <w:r w:rsidRPr="003D1E26">
              <w:rPr>
                <w:rFonts w:ascii="Calibri" w:eastAsia="Calibri" w:hAnsi="Calibri" w:cs="Calibri"/>
                <w:lang w:val="cs-CZ"/>
              </w:rPr>
              <w:t>, kde získáte přístup k aplikacím a prostředkům souvisejícím s dodržováním předpisů, které jsou zaměřené na interakce se zdravotnickými odborníky a organizacemi zdravotní péče i na třetí strany.</w:t>
            </w:r>
          </w:p>
        </w:tc>
      </w:tr>
      <w:tr w:rsidR="00F44AE9" w:rsidRPr="003D1E26" w14:paraId="3DE76C2C" w14:textId="77777777" w:rsidTr="007002F3">
        <w:tc>
          <w:tcPr>
            <w:tcW w:w="1353" w:type="dxa"/>
            <w:shd w:val="clear" w:color="auto" w:fill="C1E4F5"/>
            <w:tcMar>
              <w:top w:w="120" w:type="dxa"/>
              <w:left w:w="180" w:type="dxa"/>
              <w:bottom w:w="120" w:type="dxa"/>
              <w:right w:w="180" w:type="dxa"/>
            </w:tcMar>
            <w:hideMark/>
          </w:tcPr>
          <w:p w14:paraId="46450C62" w14:textId="77777777" w:rsidR="00764DBF" w:rsidRPr="003D1E26" w:rsidRDefault="00F477F9" w:rsidP="00764DBF">
            <w:pPr>
              <w:spacing w:before="30" w:after="30"/>
              <w:ind w:left="30" w:right="30"/>
              <w:rPr>
                <w:rFonts w:ascii="Calibri" w:eastAsia="Times New Roman" w:hAnsi="Calibri" w:cs="Calibri"/>
                <w:sz w:val="16"/>
              </w:rPr>
            </w:pPr>
            <w:hyperlink r:id="rId212" w:tgtFrame="_blank" w:history="1">
              <w:r w:rsidRPr="003D1E26">
                <w:rPr>
                  <w:rFonts w:ascii="Calibri" w:eastAsia="Times New Roman" w:hAnsi="Calibri" w:cs="Calibri"/>
                  <w:color w:val="0000FF"/>
                  <w:sz w:val="16"/>
                  <w:u w:val="single"/>
                </w:rPr>
                <w:t>Screen 18</w:t>
              </w:r>
            </w:hyperlink>
            <w:r w:rsidRPr="003D1E26">
              <w:rPr>
                <w:rFonts w:ascii="Calibri" w:eastAsia="Times New Roman" w:hAnsi="Calibri" w:cs="Calibri"/>
                <w:sz w:val="16"/>
              </w:rPr>
              <w:t xml:space="preserve"> </w:t>
            </w:r>
          </w:p>
          <w:p w14:paraId="61F8E297" w14:textId="77777777" w:rsidR="00764DBF" w:rsidRPr="003D1E26" w:rsidRDefault="00F477F9" w:rsidP="00764DBF">
            <w:pPr>
              <w:ind w:left="30" w:right="30"/>
              <w:rPr>
                <w:rFonts w:ascii="Calibri" w:eastAsia="Times New Roman" w:hAnsi="Calibri" w:cs="Calibri"/>
                <w:sz w:val="16"/>
              </w:rPr>
            </w:pPr>
            <w:hyperlink r:id="rId213" w:tgtFrame="_blank" w:history="1">
              <w:r w:rsidRPr="003D1E26">
                <w:rPr>
                  <w:rFonts w:ascii="Calibri" w:eastAsia="Times New Roman" w:hAnsi="Calibri" w:cs="Calibri"/>
                  <w:color w:val="0000FF"/>
                  <w:sz w:val="16"/>
                  <w:u w:val="single"/>
                </w:rPr>
                <w:t>111_C_200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19B6A4"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Human Resources</w:t>
            </w:r>
          </w:p>
          <w:p w14:paraId="098067C1"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For employee-related issues, such as concerns involving management and/or other employees, contact your local </w:t>
            </w:r>
            <w:hyperlink r:id="rId214" w:tgtFrame="_blank" w:history="1">
              <w:r w:rsidRPr="003D1E26">
                <w:rPr>
                  <w:rFonts w:ascii="Calibri" w:eastAsia="Times New Roman" w:hAnsi="Calibri" w:cs="Calibri"/>
                  <w:color w:val="0000FF"/>
                  <w:u w:val="single"/>
                </w:rPr>
                <w:t>Human Resources representative</w:t>
              </w:r>
            </w:hyperlink>
            <w:r w:rsidRPr="003D1E26">
              <w:rPr>
                <w:rFonts w:ascii="Calibri" w:eastAsia="Times New Roman" w:hAnsi="Calibri" w:cs="Calibri"/>
              </w:rPr>
              <w:t>.</w:t>
            </w:r>
          </w:p>
        </w:tc>
        <w:tc>
          <w:tcPr>
            <w:tcW w:w="6000" w:type="dxa"/>
          </w:tcPr>
          <w:p w14:paraId="1E19171B"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Personální oddělení (HR)</w:t>
            </w:r>
          </w:p>
          <w:p w14:paraId="43981EEE"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V případě záležitostí souvisejících se zaměstnáním, jako jsou pochybnosti týkající se vedení a ostatních zaměstnanců, se obracejte na zástupce </w:t>
            </w:r>
            <w:hyperlink r:id="rId215" w:tgtFrame="_blank" w:history="1">
              <w:r w:rsidRPr="003D1E26">
                <w:rPr>
                  <w:rFonts w:ascii="Calibri" w:eastAsia="Calibri" w:hAnsi="Calibri" w:cs="Calibri"/>
                  <w:color w:val="0000FF"/>
                  <w:u w:val="single"/>
                  <w:lang w:val="cs-CZ"/>
                </w:rPr>
                <w:t>personálního oddělení</w:t>
              </w:r>
            </w:hyperlink>
            <w:r w:rsidRPr="003D1E26">
              <w:rPr>
                <w:rFonts w:ascii="Calibri" w:eastAsia="Calibri" w:hAnsi="Calibri" w:cs="Calibri"/>
                <w:lang w:val="cs-CZ"/>
              </w:rPr>
              <w:t>.</w:t>
            </w:r>
          </w:p>
        </w:tc>
      </w:tr>
      <w:tr w:rsidR="00F44AE9" w:rsidRPr="003D1E26" w14:paraId="35EA6C78" w14:textId="77777777" w:rsidTr="007002F3">
        <w:tc>
          <w:tcPr>
            <w:tcW w:w="1353" w:type="dxa"/>
            <w:shd w:val="clear" w:color="auto" w:fill="C1E4F5"/>
            <w:tcMar>
              <w:top w:w="120" w:type="dxa"/>
              <w:left w:w="180" w:type="dxa"/>
              <w:bottom w:w="120" w:type="dxa"/>
              <w:right w:w="180" w:type="dxa"/>
            </w:tcMar>
            <w:hideMark/>
          </w:tcPr>
          <w:p w14:paraId="722DBA69" w14:textId="77777777" w:rsidR="00764DBF" w:rsidRPr="003D1E26" w:rsidRDefault="00F477F9" w:rsidP="00764DBF">
            <w:pPr>
              <w:spacing w:before="30" w:after="30"/>
              <w:ind w:left="30" w:right="30"/>
              <w:rPr>
                <w:rFonts w:ascii="Calibri" w:eastAsia="Times New Roman" w:hAnsi="Calibri" w:cs="Calibri"/>
                <w:sz w:val="16"/>
              </w:rPr>
            </w:pPr>
            <w:hyperlink r:id="rId216" w:tgtFrame="_blank" w:history="1">
              <w:r w:rsidRPr="003D1E26">
                <w:rPr>
                  <w:rFonts w:ascii="Calibri" w:eastAsia="Times New Roman" w:hAnsi="Calibri" w:cs="Calibri"/>
                  <w:color w:val="0000FF"/>
                  <w:sz w:val="16"/>
                  <w:u w:val="single"/>
                </w:rPr>
                <w:t>Screen 18</w:t>
              </w:r>
            </w:hyperlink>
            <w:r w:rsidRPr="003D1E26">
              <w:rPr>
                <w:rFonts w:ascii="Calibri" w:eastAsia="Times New Roman" w:hAnsi="Calibri" w:cs="Calibri"/>
                <w:sz w:val="16"/>
              </w:rPr>
              <w:t xml:space="preserve"> </w:t>
            </w:r>
          </w:p>
          <w:p w14:paraId="5F553399" w14:textId="77777777" w:rsidR="00764DBF" w:rsidRPr="003D1E26" w:rsidRDefault="00F477F9" w:rsidP="00764DBF">
            <w:pPr>
              <w:ind w:left="30" w:right="30"/>
              <w:rPr>
                <w:rFonts w:ascii="Calibri" w:eastAsia="Times New Roman" w:hAnsi="Calibri" w:cs="Calibri"/>
                <w:sz w:val="16"/>
              </w:rPr>
            </w:pPr>
            <w:hyperlink r:id="rId217" w:tgtFrame="_blank" w:history="1">
              <w:r w:rsidRPr="003D1E26">
                <w:rPr>
                  <w:rFonts w:ascii="Calibri" w:eastAsia="Times New Roman" w:hAnsi="Calibri" w:cs="Calibri"/>
                  <w:color w:val="0000FF"/>
                  <w:sz w:val="16"/>
                  <w:u w:val="single"/>
                </w:rPr>
                <w:t>112_C_200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2A94C52"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Legal Division</w:t>
            </w:r>
          </w:p>
          <w:p w14:paraId="13E1DA88"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Contact the Legal Division with questions or concerns about legal implications of bribery and corruption.</w:t>
            </w:r>
          </w:p>
          <w:p w14:paraId="5A8946BB" w14:textId="77777777" w:rsidR="00764DBF" w:rsidRPr="003D1E26" w:rsidRDefault="00F477F9" w:rsidP="007002F3">
            <w:pPr>
              <w:numPr>
                <w:ilvl w:val="0"/>
                <w:numId w:val="6"/>
              </w:numPr>
              <w:spacing w:before="100" w:beforeAutospacing="1" w:after="100" w:afterAutospacing="1"/>
              <w:ind w:left="750" w:right="30"/>
              <w:rPr>
                <w:rFonts w:ascii="Calibri" w:eastAsia="Times New Roman" w:hAnsi="Calibri" w:cs="Calibri"/>
              </w:rPr>
            </w:pPr>
            <w:r w:rsidRPr="003D1E26">
              <w:rPr>
                <w:rFonts w:ascii="Calibri" w:eastAsia="Times New Roman" w:hAnsi="Calibri" w:cs="Calibri"/>
              </w:rPr>
              <w:t>Click here to access the Legal home page on Abbott World.</w:t>
            </w:r>
          </w:p>
        </w:tc>
        <w:tc>
          <w:tcPr>
            <w:tcW w:w="6000" w:type="dxa"/>
          </w:tcPr>
          <w:p w14:paraId="5F6B5E08"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Právní oddělení</w:t>
            </w:r>
          </w:p>
          <w:p w14:paraId="35033A8A"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Máte-li otázky nebo obavy týkající se právních důsledků úplatkářství a korupce, obraťte se na právní oddělení.</w:t>
            </w:r>
          </w:p>
          <w:p w14:paraId="57E98D9C" w14:textId="77777777" w:rsidR="00764DBF" w:rsidRPr="003D1E26" w:rsidRDefault="00F477F9" w:rsidP="007002F3">
            <w:pPr>
              <w:numPr>
                <w:ilvl w:val="0"/>
                <w:numId w:val="6"/>
              </w:numPr>
              <w:spacing w:before="100" w:beforeAutospacing="1" w:after="100" w:afterAutospacing="1"/>
              <w:ind w:left="750" w:right="30"/>
              <w:rPr>
                <w:rFonts w:ascii="Calibri" w:eastAsia="Times New Roman" w:hAnsi="Calibri" w:cs="Calibri"/>
              </w:rPr>
            </w:pPr>
            <w:r w:rsidRPr="003D1E26">
              <w:rPr>
                <w:rFonts w:ascii="Calibri" w:eastAsia="Calibri" w:hAnsi="Calibri" w:cs="Calibri"/>
                <w:lang w:val="cs-CZ"/>
              </w:rPr>
              <w:t>Kliknutím sem získáte přístup na domovskou stránku právního oddělení na portále Abbott World.</w:t>
            </w:r>
          </w:p>
        </w:tc>
      </w:tr>
      <w:tr w:rsidR="00F44AE9" w:rsidRPr="003D1E26" w14:paraId="463D613E" w14:textId="77777777" w:rsidTr="007002F3">
        <w:tc>
          <w:tcPr>
            <w:tcW w:w="1353" w:type="dxa"/>
            <w:shd w:val="clear" w:color="auto" w:fill="C1E4F5"/>
            <w:tcMar>
              <w:top w:w="120" w:type="dxa"/>
              <w:left w:w="180" w:type="dxa"/>
              <w:bottom w:w="120" w:type="dxa"/>
              <w:right w:w="180" w:type="dxa"/>
            </w:tcMar>
            <w:hideMark/>
          </w:tcPr>
          <w:p w14:paraId="7D50066A" w14:textId="77777777" w:rsidR="00764DBF" w:rsidRPr="003D1E26" w:rsidRDefault="00F477F9" w:rsidP="00764DBF">
            <w:pPr>
              <w:spacing w:before="30" w:after="30"/>
              <w:ind w:left="30" w:right="30"/>
              <w:rPr>
                <w:rFonts w:ascii="Calibri" w:eastAsia="Times New Roman" w:hAnsi="Calibri" w:cs="Calibri"/>
                <w:sz w:val="16"/>
              </w:rPr>
            </w:pPr>
            <w:hyperlink r:id="rId218" w:tgtFrame="_blank" w:history="1">
              <w:r w:rsidRPr="003D1E26">
                <w:rPr>
                  <w:rFonts w:ascii="Calibri" w:eastAsia="Times New Roman" w:hAnsi="Calibri" w:cs="Calibri"/>
                  <w:color w:val="0000FF"/>
                  <w:sz w:val="16"/>
                  <w:u w:val="single"/>
                </w:rPr>
                <w:t>Screen 18</w:t>
              </w:r>
            </w:hyperlink>
            <w:r w:rsidRPr="003D1E26">
              <w:rPr>
                <w:rFonts w:ascii="Calibri" w:eastAsia="Times New Roman" w:hAnsi="Calibri" w:cs="Calibri"/>
                <w:sz w:val="16"/>
              </w:rPr>
              <w:t xml:space="preserve"> </w:t>
            </w:r>
          </w:p>
          <w:p w14:paraId="02131403" w14:textId="77777777" w:rsidR="00764DBF" w:rsidRPr="003D1E26" w:rsidRDefault="00F477F9" w:rsidP="00764DBF">
            <w:pPr>
              <w:ind w:left="30" w:right="30"/>
              <w:rPr>
                <w:rFonts w:ascii="Calibri" w:eastAsia="Times New Roman" w:hAnsi="Calibri" w:cs="Calibri"/>
                <w:sz w:val="16"/>
              </w:rPr>
            </w:pPr>
            <w:hyperlink r:id="rId219" w:tgtFrame="_blank" w:history="1">
              <w:r w:rsidRPr="003D1E26">
                <w:rPr>
                  <w:rFonts w:ascii="Calibri" w:eastAsia="Times New Roman" w:hAnsi="Calibri" w:cs="Calibri"/>
                  <w:color w:val="0000FF"/>
                  <w:sz w:val="16"/>
                  <w:u w:val="single"/>
                </w:rPr>
                <w:t>113_C_200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30F3622D"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OTHER RESOURCES</w:t>
            </w:r>
          </w:p>
          <w:p w14:paraId="040A1CD7"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There are many other resources available to you:</w:t>
            </w:r>
          </w:p>
          <w:p w14:paraId="130108F9"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Finance – If your question is about accounting or finance, contact your local Finance department.</w:t>
            </w:r>
          </w:p>
          <w:p w14:paraId="29C1FA05"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Corporate Audit – If you have specific concerns regarding accounting, internal accounting controls, or auditing matters, promptly report them to Corporate Audit or the OEC.</w:t>
            </w:r>
          </w:p>
          <w:p w14:paraId="11A16930"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Abbott Quality and Regulatory – If you have questions about the quality and safety of our products, contact your local Quality or Regulatory department.</w:t>
            </w:r>
          </w:p>
          <w:p w14:paraId="784D01F8"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Global Environment, Health, and Safety – Contact a Global Environment, Health, and Safety representative if you have questions about a physical site and potential dangers.</w:t>
            </w:r>
          </w:p>
          <w:p w14:paraId="3D517564"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Global Procurement – If you have questions about supplier relations, contact Global Procurement.</w:t>
            </w:r>
          </w:p>
        </w:tc>
        <w:tc>
          <w:tcPr>
            <w:tcW w:w="6000" w:type="dxa"/>
          </w:tcPr>
          <w:p w14:paraId="79113F30"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DALŠÍ ZDROJE INFORMACÍ</w:t>
            </w:r>
          </w:p>
          <w:p w14:paraId="25B207AE" w14:textId="2E6B1CA5"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K dispozici je </w:t>
            </w:r>
            <w:del w:id="211" w:author="Kleckova, Jana" w:date="2025-12-16T10:45:00Z" w16du:dateUtc="2025-12-16T09:45:00Z">
              <w:r w:rsidRPr="003D1E26" w:rsidDel="00CE231F">
                <w:rPr>
                  <w:rFonts w:ascii="Calibri" w:eastAsia="Calibri" w:hAnsi="Calibri" w:cs="Calibri"/>
                  <w:lang w:val="cs-CZ"/>
                </w:rPr>
                <w:delText xml:space="preserve">spousta </w:delText>
              </w:r>
            </w:del>
            <w:ins w:id="212" w:author="Kleckova, Jana" w:date="2025-12-16T10:45:00Z" w16du:dateUtc="2025-12-16T09:45:00Z">
              <w:r w:rsidR="00CE231F">
                <w:rPr>
                  <w:rFonts w:ascii="Calibri" w:eastAsia="Calibri" w:hAnsi="Calibri" w:cs="Calibri"/>
                  <w:lang w:val="cs-CZ"/>
                </w:rPr>
                <w:t>řada</w:t>
              </w:r>
              <w:r w:rsidR="00CE231F" w:rsidRPr="003D1E26">
                <w:rPr>
                  <w:rFonts w:ascii="Calibri" w:eastAsia="Calibri" w:hAnsi="Calibri" w:cs="Calibri"/>
                  <w:lang w:val="cs-CZ"/>
                </w:rPr>
                <w:t xml:space="preserve"> </w:t>
              </w:r>
            </w:ins>
            <w:r w:rsidRPr="003D1E26">
              <w:rPr>
                <w:rFonts w:ascii="Calibri" w:eastAsia="Calibri" w:hAnsi="Calibri" w:cs="Calibri"/>
                <w:lang w:val="cs-CZ"/>
              </w:rPr>
              <w:t>dalších zdrojů:</w:t>
            </w:r>
          </w:p>
          <w:p w14:paraId="39DD5FC6"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Finance </w:t>
            </w:r>
            <w:del w:id="213" w:author="Kleckova, Jana" w:date="2025-12-16T10:54:00Z" w16du:dateUtc="2025-12-16T09:54:00Z">
              <w:r w:rsidRPr="003D1E26" w:rsidDel="000E61D2">
                <w:rPr>
                  <w:rFonts w:ascii="Calibri" w:eastAsia="Calibri" w:hAnsi="Calibri" w:cs="Calibri"/>
                  <w:lang w:val="cs-CZ"/>
                </w:rPr>
                <w:delText xml:space="preserve"> </w:delText>
              </w:r>
            </w:del>
            <w:r w:rsidRPr="003D1E26">
              <w:rPr>
                <w:rFonts w:ascii="Calibri" w:eastAsia="Calibri" w:hAnsi="Calibri" w:cs="Calibri"/>
                <w:lang w:val="cs-CZ"/>
              </w:rPr>
              <w:t>– Pokud máte otázky týkající se účetnictví nebo financí, kontaktujte místní finanční oddělení.</w:t>
            </w:r>
          </w:p>
          <w:p w14:paraId="7CB0064B"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Podnikový audit – Pokud máte konkrétní pochybnosti týkající se účetnictví, interních účetních kontrol nebo záležitostí spojených s auditem, neprodleně je oznamte oddělení podnikového auditu nebo OEC.</w:t>
            </w:r>
          </w:p>
          <w:p w14:paraId="07EE6382" w14:textId="58F214A5"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 xml:space="preserve">Oddělení kvality a regulačních záležitostí společnosti Abbott – Pokud máte otázky týkající se kvality a bezpečnosti našich </w:t>
            </w:r>
            <w:del w:id="214" w:author="Kleckova, Jana" w:date="2025-12-16T10:50:00Z" w16du:dateUtc="2025-12-16T09:50:00Z">
              <w:r w:rsidRPr="003D1E26" w:rsidDel="001C5E38">
                <w:rPr>
                  <w:rFonts w:ascii="Calibri" w:eastAsia="Calibri" w:hAnsi="Calibri" w:cs="Calibri"/>
                  <w:lang w:val="cs-CZ"/>
                </w:rPr>
                <w:delText>výrobků</w:delText>
              </w:r>
            </w:del>
            <w:ins w:id="215" w:author="Kleckova, Jana" w:date="2025-12-16T10:50:00Z" w16du:dateUtc="2025-12-16T09:50:00Z">
              <w:r w:rsidR="001C5E38">
                <w:rPr>
                  <w:rFonts w:ascii="Calibri" w:eastAsia="Calibri" w:hAnsi="Calibri" w:cs="Calibri"/>
                  <w:lang w:val="cs-CZ"/>
                </w:rPr>
                <w:t>produktů</w:t>
              </w:r>
            </w:ins>
            <w:r w:rsidRPr="003D1E26">
              <w:rPr>
                <w:rFonts w:ascii="Calibri" w:eastAsia="Calibri" w:hAnsi="Calibri" w:cs="Calibri"/>
                <w:lang w:val="cs-CZ"/>
              </w:rPr>
              <w:t>, kontaktujte místní oddělení kvality nebo oddělení regulačních záležitostí.</w:t>
            </w:r>
          </w:p>
          <w:p w14:paraId="5F6C3A3B"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Globální oddělení pro životní prostředí, zdraví a bezpečnost</w:t>
            </w:r>
            <w:del w:id="216" w:author="Kleckova, Jana" w:date="2025-12-16T10:54:00Z" w16du:dateUtc="2025-12-16T09:54:00Z">
              <w:r w:rsidRPr="003D1E26" w:rsidDel="000E61D2">
                <w:rPr>
                  <w:rFonts w:ascii="Calibri" w:eastAsia="Calibri" w:hAnsi="Calibri" w:cs="Calibri"/>
                  <w:lang w:val="cs-CZ"/>
                </w:rPr>
                <w:delText xml:space="preserve"> </w:delText>
              </w:r>
            </w:del>
            <w:r w:rsidRPr="003D1E26">
              <w:rPr>
                <w:rFonts w:ascii="Calibri" w:eastAsia="Calibri" w:hAnsi="Calibri" w:cs="Calibri"/>
                <w:lang w:val="cs-CZ"/>
              </w:rPr>
              <w:t xml:space="preserve"> – zástupce globálního oddělení pro životní prostředí, zdraví a bezpečnost kontaktujte v případě, že máte otázky týkající se vlastního pracoviště a možného nebezpečí.</w:t>
            </w:r>
          </w:p>
          <w:p w14:paraId="5602D8A0"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Globální nákup – Pokud máte otázky týkající se vztahů s dodavateli, kontaktujte oddělení globálního nákupu.</w:t>
            </w:r>
          </w:p>
        </w:tc>
      </w:tr>
      <w:tr w:rsidR="00F44AE9" w:rsidRPr="003D1E26" w14:paraId="697BC2AA" w14:textId="77777777" w:rsidTr="007002F3">
        <w:tc>
          <w:tcPr>
            <w:tcW w:w="1353" w:type="dxa"/>
            <w:shd w:val="clear" w:color="auto" w:fill="C1E4F5"/>
            <w:tcMar>
              <w:top w:w="120" w:type="dxa"/>
              <w:left w:w="180" w:type="dxa"/>
              <w:bottom w:w="120" w:type="dxa"/>
              <w:right w:w="180" w:type="dxa"/>
            </w:tcMar>
            <w:hideMark/>
          </w:tcPr>
          <w:p w14:paraId="3BC86FAD" w14:textId="77777777" w:rsidR="00764DBF" w:rsidRPr="003D1E26" w:rsidRDefault="00F477F9" w:rsidP="00764DBF">
            <w:pPr>
              <w:spacing w:before="30" w:after="30"/>
              <w:ind w:left="30" w:right="30"/>
              <w:rPr>
                <w:rFonts w:ascii="Calibri" w:eastAsia="Times New Roman" w:hAnsi="Calibri" w:cs="Calibri"/>
                <w:sz w:val="16"/>
              </w:rPr>
            </w:pPr>
            <w:hyperlink r:id="rId220" w:tgtFrame="_blank" w:history="1">
              <w:r w:rsidRPr="003D1E26">
                <w:rPr>
                  <w:rFonts w:ascii="Calibri" w:eastAsia="Times New Roman" w:hAnsi="Calibri" w:cs="Calibri"/>
                  <w:color w:val="0000FF"/>
                  <w:sz w:val="16"/>
                  <w:u w:val="single"/>
                </w:rPr>
                <w:t>Screen 18</w:t>
              </w:r>
            </w:hyperlink>
            <w:r w:rsidRPr="003D1E26">
              <w:rPr>
                <w:rFonts w:ascii="Calibri" w:eastAsia="Times New Roman" w:hAnsi="Calibri" w:cs="Calibri"/>
                <w:sz w:val="16"/>
              </w:rPr>
              <w:t xml:space="preserve"> </w:t>
            </w:r>
          </w:p>
          <w:p w14:paraId="137105C2" w14:textId="77777777" w:rsidR="00764DBF" w:rsidRPr="003D1E26" w:rsidRDefault="00F477F9" w:rsidP="00764DBF">
            <w:pPr>
              <w:ind w:left="30" w:right="30"/>
              <w:rPr>
                <w:rFonts w:ascii="Calibri" w:eastAsia="Times New Roman" w:hAnsi="Calibri" w:cs="Calibri"/>
                <w:sz w:val="16"/>
              </w:rPr>
            </w:pPr>
            <w:hyperlink r:id="rId221" w:tgtFrame="_blank" w:history="1">
              <w:r w:rsidRPr="003D1E26">
                <w:rPr>
                  <w:rFonts w:ascii="Calibri" w:eastAsia="Times New Roman" w:hAnsi="Calibri" w:cs="Calibri"/>
                  <w:color w:val="0000FF"/>
                  <w:sz w:val="16"/>
                  <w:u w:val="single"/>
                </w:rPr>
                <w:t>114_C_200</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71F6A902"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Course Resources</w:t>
            </w:r>
          </w:p>
          <w:p w14:paraId="1EBEA126"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Transcript</w:t>
            </w:r>
          </w:p>
          <w:p w14:paraId="1238E62E" w14:textId="2E39E9B1"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Click </w:t>
            </w:r>
            <w:hyperlink r:id="rId222" w:tgtFrame="_blank" w:history="1">
              <w:r w:rsidRPr="00EC0658">
                <w:rPr>
                  <w:rStyle w:val="Hyperlink"/>
                  <w:rFonts w:ascii="Calibri" w:eastAsia="Times New Roman" w:hAnsi="Calibri" w:cs="Calibri"/>
                </w:rPr>
                <w:t>here</w:t>
              </w:r>
            </w:hyperlink>
            <w:r w:rsidRPr="003D1E26">
              <w:rPr>
                <w:rFonts w:ascii="Calibri" w:eastAsia="Times New Roman" w:hAnsi="Calibri" w:cs="Calibri"/>
              </w:rPr>
              <w:t xml:space="preserve"> for a full transcript of the course</w:t>
            </w:r>
          </w:p>
        </w:tc>
        <w:tc>
          <w:tcPr>
            <w:tcW w:w="6000" w:type="dxa"/>
          </w:tcPr>
          <w:p w14:paraId="2BE32F1B"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Zdroje kurzu</w:t>
            </w:r>
          </w:p>
          <w:p w14:paraId="4592E1B8" w14:textId="77777777"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Přepis</w:t>
            </w:r>
          </w:p>
          <w:p w14:paraId="2EEA318D" w14:textId="5A873BB5" w:rsidR="00764DBF"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Úplný přepis kurzu zobrazíte kliknutím </w:t>
            </w:r>
            <w:hyperlink r:id="rId223" w:tgtFrame="_blank" w:history="1">
              <w:r w:rsidRPr="003D1E26">
                <w:rPr>
                  <w:rFonts w:ascii="Calibri" w:eastAsia="Calibri" w:hAnsi="Calibri" w:cs="Calibri"/>
                  <w:color w:val="0000FF"/>
                  <w:u w:val="single"/>
                  <w:lang w:val="cs-CZ"/>
                </w:rPr>
                <w:t>sem</w:t>
              </w:r>
            </w:hyperlink>
            <w:r w:rsidRPr="003D1E26">
              <w:rPr>
                <w:rFonts w:ascii="Calibri" w:eastAsia="Calibri" w:hAnsi="Calibri" w:cs="Calibri"/>
                <w:lang w:val="cs-CZ"/>
              </w:rPr>
              <w:t>.</w:t>
            </w:r>
          </w:p>
        </w:tc>
      </w:tr>
      <w:tr w:rsidR="00F44AE9" w:rsidRPr="003D1E26" w14:paraId="38A48132" w14:textId="77777777" w:rsidTr="007002F3">
        <w:tc>
          <w:tcPr>
            <w:tcW w:w="1353" w:type="dxa"/>
            <w:shd w:val="clear" w:color="auto" w:fill="C1E4F5"/>
            <w:tcMar>
              <w:top w:w="120" w:type="dxa"/>
              <w:left w:w="180" w:type="dxa"/>
              <w:bottom w:w="120" w:type="dxa"/>
              <w:right w:w="180" w:type="dxa"/>
            </w:tcMar>
            <w:hideMark/>
          </w:tcPr>
          <w:p w14:paraId="4BE7E8CC"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115_toc_1</w:t>
            </w:r>
          </w:p>
        </w:tc>
        <w:tc>
          <w:tcPr>
            <w:tcW w:w="6000" w:type="dxa"/>
            <w:tcMar>
              <w:top w:w="120" w:type="dxa"/>
              <w:left w:w="180" w:type="dxa"/>
              <w:bottom w:w="120" w:type="dxa"/>
              <w:right w:w="180" w:type="dxa"/>
            </w:tcMar>
            <w:hideMark/>
          </w:tcPr>
          <w:p w14:paraId="1ADAA950"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Welcome</w:t>
            </w:r>
          </w:p>
        </w:tc>
        <w:tc>
          <w:tcPr>
            <w:tcW w:w="6000" w:type="dxa"/>
          </w:tcPr>
          <w:p w14:paraId="519E1550"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Vítejte</w:t>
            </w:r>
          </w:p>
        </w:tc>
      </w:tr>
      <w:tr w:rsidR="00F44AE9" w:rsidRPr="003D1E26" w14:paraId="5920750B" w14:textId="77777777" w:rsidTr="007002F3">
        <w:tc>
          <w:tcPr>
            <w:tcW w:w="1353" w:type="dxa"/>
            <w:shd w:val="clear" w:color="auto" w:fill="C1E4F5"/>
            <w:tcMar>
              <w:top w:w="120" w:type="dxa"/>
              <w:left w:w="180" w:type="dxa"/>
              <w:bottom w:w="120" w:type="dxa"/>
              <w:right w:w="180" w:type="dxa"/>
            </w:tcMar>
            <w:hideMark/>
          </w:tcPr>
          <w:p w14:paraId="19FD1A8E"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116_toc_2</w:t>
            </w:r>
          </w:p>
        </w:tc>
        <w:tc>
          <w:tcPr>
            <w:tcW w:w="6000" w:type="dxa"/>
            <w:tcMar>
              <w:top w:w="120" w:type="dxa"/>
              <w:left w:w="180" w:type="dxa"/>
              <w:bottom w:w="120" w:type="dxa"/>
              <w:right w:w="180" w:type="dxa"/>
            </w:tcMar>
            <w:hideMark/>
          </w:tcPr>
          <w:p w14:paraId="1DF086B1"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Code of Business Conduct</w:t>
            </w:r>
          </w:p>
        </w:tc>
        <w:tc>
          <w:tcPr>
            <w:tcW w:w="6000" w:type="dxa"/>
          </w:tcPr>
          <w:p w14:paraId="2F6BE442"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Kodex obchodního chování</w:t>
            </w:r>
          </w:p>
        </w:tc>
      </w:tr>
      <w:tr w:rsidR="00F44AE9" w:rsidRPr="003D1E26" w14:paraId="47F363A2" w14:textId="77777777" w:rsidTr="007002F3">
        <w:tc>
          <w:tcPr>
            <w:tcW w:w="1353" w:type="dxa"/>
            <w:shd w:val="clear" w:color="auto" w:fill="C1E4F5"/>
            <w:tcMar>
              <w:top w:w="120" w:type="dxa"/>
              <w:left w:w="180" w:type="dxa"/>
              <w:bottom w:w="120" w:type="dxa"/>
              <w:right w:w="180" w:type="dxa"/>
            </w:tcMar>
            <w:hideMark/>
          </w:tcPr>
          <w:p w14:paraId="4D370242"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117_toc_3</w:t>
            </w:r>
          </w:p>
        </w:tc>
        <w:tc>
          <w:tcPr>
            <w:tcW w:w="6000" w:type="dxa"/>
            <w:tcMar>
              <w:top w:w="120" w:type="dxa"/>
              <w:left w:w="180" w:type="dxa"/>
              <w:bottom w:w="120" w:type="dxa"/>
              <w:right w:w="180" w:type="dxa"/>
            </w:tcMar>
            <w:hideMark/>
          </w:tcPr>
          <w:p w14:paraId="525E80F5"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Philosophy</w:t>
            </w:r>
          </w:p>
        </w:tc>
        <w:tc>
          <w:tcPr>
            <w:tcW w:w="6000" w:type="dxa"/>
          </w:tcPr>
          <w:p w14:paraId="0E860ED3"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Naše filozofie</w:t>
            </w:r>
          </w:p>
        </w:tc>
      </w:tr>
      <w:tr w:rsidR="00F44AE9" w:rsidRPr="003D1E26" w14:paraId="6BDF1E7F" w14:textId="77777777" w:rsidTr="007002F3">
        <w:tc>
          <w:tcPr>
            <w:tcW w:w="1353" w:type="dxa"/>
            <w:shd w:val="clear" w:color="auto" w:fill="C1E4F5"/>
            <w:tcMar>
              <w:top w:w="120" w:type="dxa"/>
              <w:left w:w="180" w:type="dxa"/>
              <w:bottom w:w="120" w:type="dxa"/>
              <w:right w:w="180" w:type="dxa"/>
            </w:tcMar>
            <w:hideMark/>
          </w:tcPr>
          <w:p w14:paraId="5F42136B"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118_toc_4</w:t>
            </w:r>
          </w:p>
        </w:tc>
        <w:tc>
          <w:tcPr>
            <w:tcW w:w="6000" w:type="dxa"/>
            <w:tcMar>
              <w:top w:w="120" w:type="dxa"/>
              <w:left w:w="180" w:type="dxa"/>
              <w:bottom w:w="120" w:type="dxa"/>
              <w:right w:w="180" w:type="dxa"/>
            </w:tcMar>
            <w:hideMark/>
          </w:tcPr>
          <w:p w14:paraId="04EFDA59"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Objectives</w:t>
            </w:r>
          </w:p>
        </w:tc>
        <w:tc>
          <w:tcPr>
            <w:tcW w:w="6000" w:type="dxa"/>
          </w:tcPr>
          <w:p w14:paraId="00984015"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Cíle</w:t>
            </w:r>
          </w:p>
        </w:tc>
      </w:tr>
      <w:tr w:rsidR="00F44AE9" w:rsidRPr="003D1E26" w14:paraId="6109F078" w14:textId="77777777" w:rsidTr="007002F3">
        <w:tc>
          <w:tcPr>
            <w:tcW w:w="1353" w:type="dxa"/>
            <w:shd w:val="clear" w:color="auto" w:fill="C1E4F5"/>
            <w:tcMar>
              <w:top w:w="120" w:type="dxa"/>
              <w:left w:w="180" w:type="dxa"/>
              <w:bottom w:w="120" w:type="dxa"/>
              <w:right w:w="180" w:type="dxa"/>
            </w:tcMar>
            <w:hideMark/>
          </w:tcPr>
          <w:p w14:paraId="69A1E92B"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119_toc_5</w:t>
            </w:r>
          </w:p>
        </w:tc>
        <w:tc>
          <w:tcPr>
            <w:tcW w:w="6000" w:type="dxa"/>
            <w:tcMar>
              <w:top w:w="120" w:type="dxa"/>
              <w:left w:w="180" w:type="dxa"/>
              <w:bottom w:w="120" w:type="dxa"/>
              <w:right w:w="180" w:type="dxa"/>
            </w:tcMar>
            <w:hideMark/>
          </w:tcPr>
          <w:p w14:paraId="037B05BE"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Table of Contents</w:t>
            </w:r>
          </w:p>
        </w:tc>
        <w:tc>
          <w:tcPr>
            <w:tcW w:w="6000" w:type="dxa"/>
          </w:tcPr>
          <w:p w14:paraId="21980BD0"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Obsah</w:t>
            </w:r>
          </w:p>
        </w:tc>
      </w:tr>
      <w:tr w:rsidR="00F44AE9" w:rsidRPr="003D1E26" w14:paraId="66878FA2" w14:textId="77777777" w:rsidTr="007002F3">
        <w:tc>
          <w:tcPr>
            <w:tcW w:w="1353" w:type="dxa"/>
            <w:shd w:val="clear" w:color="auto" w:fill="C1E4F5"/>
            <w:tcMar>
              <w:top w:w="120" w:type="dxa"/>
              <w:left w:w="180" w:type="dxa"/>
              <w:bottom w:w="120" w:type="dxa"/>
              <w:right w:w="180" w:type="dxa"/>
            </w:tcMar>
            <w:hideMark/>
          </w:tcPr>
          <w:p w14:paraId="555B177D"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120_toc_6</w:t>
            </w:r>
          </w:p>
        </w:tc>
        <w:tc>
          <w:tcPr>
            <w:tcW w:w="6000" w:type="dxa"/>
            <w:tcMar>
              <w:top w:w="120" w:type="dxa"/>
              <w:left w:w="180" w:type="dxa"/>
              <w:bottom w:w="120" w:type="dxa"/>
              <w:right w:w="180" w:type="dxa"/>
            </w:tcMar>
            <w:hideMark/>
          </w:tcPr>
          <w:p w14:paraId="22A105D5"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The Importance of Abbott’s Code of Business Conduct </w:t>
            </w:r>
          </w:p>
        </w:tc>
        <w:tc>
          <w:tcPr>
            <w:tcW w:w="6000" w:type="dxa"/>
          </w:tcPr>
          <w:p w14:paraId="166973AE"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Důležitost Kodexu obchodního chování společnosti Abbott </w:t>
            </w:r>
          </w:p>
        </w:tc>
      </w:tr>
      <w:tr w:rsidR="00F44AE9" w:rsidRPr="003D1E26" w14:paraId="19598ADA" w14:textId="77777777" w:rsidTr="007002F3">
        <w:tc>
          <w:tcPr>
            <w:tcW w:w="1353" w:type="dxa"/>
            <w:shd w:val="clear" w:color="auto" w:fill="C1E4F5"/>
            <w:tcMar>
              <w:top w:w="120" w:type="dxa"/>
              <w:left w:w="180" w:type="dxa"/>
              <w:bottom w:w="120" w:type="dxa"/>
              <w:right w:w="180" w:type="dxa"/>
            </w:tcMar>
            <w:hideMark/>
          </w:tcPr>
          <w:p w14:paraId="799E273E"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lastRenderedPageBreak/>
              <w:t>121_toc_7</w:t>
            </w:r>
          </w:p>
        </w:tc>
        <w:tc>
          <w:tcPr>
            <w:tcW w:w="6000" w:type="dxa"/>
            <w:tcMar>
              <w:top w:w="120" w:type="dxa"/>
              <w:left w:w="180" w:type="dxa"/>
              <w:bottom w:w="120" w:type="dxa"/>
              <w:right w:w="180" w:type="dxa"/>
            </w:tcMar>
            <w:hideMark/>
          </w:tcPr>
          <w:p w14:paraId="43547D38"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Everyday Commitments</w:t>
            </w:r>
          </w:p>
        </w:tc>
        <w:tc>
          <w:tcPr>
            <w:tcW w:w="6000" w:type="dxa"/>
          </w:tcPr>
          <w:p w14:paraId="1B54A563"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Naše každodenní závazky</w:t>
            </w:r>
          </w:p>
        </w:tc>
      </w:tr>
      <w:tr w:rsidR="00F44AE9" w:rsidRPr="003D1E26" w14:paraId="1CDCF9C4" w14:textId="77777777" w:rsidTr="007002F3">
        <w:tc>
          <w:tcPr>
            <w:tcW w:w="1353" w:type="dxa"/>
            <w:shd w:val="clear" w:color="auto" w:fill="C1E4F5"/>
            <w:tcMar>
              <w:top w:w="120" w:type="dxa"/>
              <w:left w:w="180" w:type="dxa"/>
              <w:bottom w:w="120" w:type="dxa"/>
              <w:right w:w="180" w:type="dxa"/>
            </w:tcMar>
            <w:hideMark/>
          </w:tcPr>
          <w:p w14:paraId="1B309667"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122_toc_8</w:t>
            </w:r>
          </w:p>
        </w:tc>
        <w:tc>
          <w:tcPr>
            <w:tcW w:w="6000" w:type="dxa"/>
            <w:tcMar>
              <w:top w:w="120" w:type="dxa"/>
              <w:left w:w="180" w:type="dxa"/>
              <w:bottom w:w="120" w:type="dxa"/>
              <w:right w:w="180" w:type="dxa"/>
            </w:tcMar>
            <w:hideMark/>
          </w:tcPr>
          <w:p w14:paraId="3206B2A7"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The Importance of the Code to Our Business</w:t>
            </w:r>
          </w:p>
        </w:tc>
        <w:tc>
          <w:tcPr>
            <w:tcW w:w="6000" w:type="dxa"/>
          </w:tcPr>
          <w:p w14:paraId="46008437"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Důležitost Kodexu pro naše podnikání</w:t>
            </w:r>
          </w:p>
        </w:tc>
      </w:tr>
      <w:tr w:rsidR="00F44AE9" w:rsidRPr="003D1E26" w14:paraId="7661B336" w14:textId="77777777" w:rsidTr="007002F3">
        <w:tc>
          <w:tcPr>
            <w:tcW w:w="1353" w:type="dxa"/>
            <w:shd w:val="clear" w:color="auto" w:fill="C1E4F5"/>
            <w:tcMar>
              <w:top w:w="120" w:type="dxa"/>
              <w:left w:w="180" w:type="dxa"/>
              <w:bottom w:w="120" w:type="dxa"/>
              <w:right w:w="180" w:type="dxa"/>
            </w:tcMar>
            <w:hideMark/>
          </w:tcPr>
          <w:p w14:paraId="64668820"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123_toc_9</w:t>
            </w:r>
          </w:p>
        </w:tc>
        <w:tc>
          <w:tcPr>
            <w:tcW w:w="6000" w:type="dxa"/>
            <w:tcMar>
              <w:top w:w="120" w:type="dxa"/>
              <w:left w:w="180" w:type="dxa"/>
              <w:bottom w:w="120" w:type="dxa"/>
              <w:right w:w="180" w:type="dxa"/>
            </w:tcMar>
            <w:hideMark/>
          </w:tcPr>
          <w:p w14:paraId="4C812F1B"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Code</w:t>
            </w:r>
          </w:p>
        </w:tc>
        <w:tc>
          <w:tcPr>
            <w:tcW w:w="6000" w:type="dxa"/>
          </w:tcPr>
          <w:p w14:paraId="12F905D7"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Náš Kodex</w:t>
            </w:r>
          </w:p>
        </w:tc>
      </w:tr>
      <w:tr w:rsidR="00F44AE9" w:rsidRPr="003D1E26" w14:paraId="1FDC781C" w14:textId="77777777" w:rsidTr="007002F3">
        <w:tc>
          <w:tcPr>
            <w:tcW w:w="1353" w:type="dxa"/>
            <w:shd w:val="clear" w:color="auto" w:fill="C1E4F5"/>
            <w:tcMar>
              <w:top w:w="120" w:type="dxa"/>
              <w:left w:w="180" w:type="dxa"/>
              <w:bottom w:w="120" w:type="dxa"/>
              <w:right w:w="180" w:type="dxa"/>
            </w:tcMar>
            <w:hideMark/>
          </w:tcPr>
          <w:p w14:paraId="1D2521F8"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124_toc_10</w:t>
            </w:r>
          </w:p>
        </w:tc>
        <w:tc>
          <w:tcPr>
            <w:tcW w:w="6000" w:type="dxa"/>
            <w:tcMar>
              <w:top w:w="120" w:type="dxa"/>
              <w:left w:w="180" w:type="dxa"/>
              <w:bottom w:w="120" w:type="dxa"/>
              <w:right w:w="180" w:type="dxa"/>
            </w:tcMar>
            <w:hideMark/>
          </w:tcPr>
          <w:p w14:paraId="3494EA9B"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Overview</w:t>
            </w:r>
          </w:p>
        </w:tc>
        <w:tc>
          <w:tcPr>
            <w:tcW w:w="6000" w:type="dxa"/>
          </w:tcPr>
          <w:p w14:paraId="4FF90909"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Přehled</w:t>
            </w:r>
          </w:p>
        </w:tc>
      </w:tr>
      <w:tr w:rsidR="00F44AE9" w:rsidRPr="003D1E26" w14:paraId="0925A190" w14:textId="77777777" w:rsidTr="007002F3">
        <w:tc>
          <w:tcPr>
            <w:tcW w:w="1353" w:type="dxa"/>
            <w:shd w:val="clear" w:color="auto" w:fill="C1E4F5"/>
            <w:tcMar>
              <w:top w:w="120" w:type="dxa"/>
              <w:left w:w="180" w:type="dxa"/>
              <w:bottom w:w="120" w:type="dxa"/>
              <w:right w:w="180" w:type="dxa"/>
            </w:tcMar>
            <w:hideMark/>
          </w:tcPr>
          <w:p w14:paraId="67F89BD7"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125_toc_11</w:t>
            </w:r>
          </w:p>
        </w:tc>
        <w:tc>
          <w:tcPr>
            <w:tcW w:w="6000" w:type="dxa"/>
            <w:tcMar>
              <w:top w:w="120" w:type="dxa"/>
              <w:left w:w="180" w:type="dxa"/>
              <w:bottom w:w="120" w:type="dxa"/>
              <w:right w:w="180" w:type="dxa"/>
            </w:tcMar>
            <w:hideMark/>
          </w:tcPr>
          <w:p w14:paraId="477F86DC"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Customers</w:t>
            </w:r>
          </w:p>
        </w:tc>
        <w:tc>
          <w:tcPr>
            <w:tcW w:w="6000" w:type="dxa"/>
          </w:tcPr>
          <w:p w14:paraId="02657427"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Naši zákazníci</w:t>
            </w:r>
          </w:p>
        </w:tc>
      </w:tr>
      <w:tr w:rsidR="00F44AE9" w:rsidRPr="003D1E26" w14:paraId="536E1D3D" w14:textId="77777777" w:rsidTr="007002F3">
        <w:tc>
          <w:tcPr>
            <w:tcW w:w="1353" w:type="dxa"/>
            <w:shd w:val="clear" w:color="auto" w:fill="C1E4F5"/>
            <w:tcMar>
              <w:top w:w="120" w:type="dxa"/>
              <w:left w:w="180" w:type="dxa"/>
              <w:bottom w:w="120" w:type="dxa"/>
              <w:right w:w="180" w:type="dxa"/>
            </w:tcMar>
            <w:hideMark/>
          </w:tcPr>
          <w:p w14:paraId="03B3B6EF"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126_toc_12</w:t>
            </w:r>
          </w:p>
        </w:tc>
        <w:tc>
          <w:tcPr>
            <w:tcW w:w="6000" w:type="dxa"/>
            <w:tcMar>
              <w:top w:w="120" w:type="dxa"/>
              <w:left w:w="180" w:type="dxa"/>
              <w:bottom w:w="120" w:type="dxa"/>
              <w:right w:w="180" w:type="dxa"/>
            </w:tcMar>
            <w:hideMark/>
          </w:tcPr>
          <w:p w14:paraId="207D99FA"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Products</w:t>
            </w:r>
          </w:p>
        </w:tc>
        <w:tc>
          <w:tcPr>
            <w:tcW w:w="6000" w:type="dxa"/>
          </w:tcPr>
          <w:p w14:paraId="0D88C805" w14:textId="54E1D30E"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Naše </w:t>
            </w:r>
            <w:del w:id="217" w:author="Kleckova, Jana" w:date="2025-12-16T10:45:00Z" w16du:dateUtc="2025-12-16T09:45:00Z">
              <w:r w:rsidRPr="003D1E26" w:rsidDel="00B039DF">
                <w:rPr>
                  <w:rFonts w:ascii="Calibri" w:eastAsia="Calibri" w:hAnsi="Calibri" w:cs="Calibri"/>
                  <w:lang w:val="cs-CZ"/>
                </w:rPr>
                <w:delText>výrobky</w:delText>
              </w:r>
            </w:del>
            <w:ins w:id="218" w:author="Kleckova, Jana" w:date="2025-12-16T10:45:00Z" w16du:dateUtc="2025-12-16T09:45:00Z">
              <w:r w:rsidR="00B039DF">
                <w:rPr>
                  <w:rFonts w:ascii="Calibri" w:eastAsia="Calibri" w:hAnsi="Calibri" w:cs="Calibri"/>
                  <w:lang w:val="cs-CZ"/>
                </w:rPr>
                <w:t>produkty</w:t>
              </w:r>
            </w:ins>
          </w:p>
        </w:tc>
      </w:tr>
      <w:tr w:rsidR="00F44AE9" w:rsidRPr="003D1E26" w14:paraId="4D69A386" w14:textId="77777777" w:rsidTr="007002F3">
        <w:tc>
          <w:tcPr>
            <w:tcW w:w="1353" w:type="dxa"/>
            <w:shd w:val="clear" w:color="auto" w:fill="C1E4F5"/>
            <w:tcMar>
              <w:top w:w="120" w:type="dxa"/>
              <w:left w:w="180" w:type="dxa"/>
              <w:bottom w:w="120" w:type="dxa"/>
              <w:right w:w="180" w:type="dxa"/>
            </w:tcMar>
            <w:hideMark/>
          </w:tcPr>
          <w:p w14:paraId="42649A8E"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127_toc_13</w:t>
            </w:r>
          </w:p>
        </w:tc>
        <w:tc>
          <w:tcPr>
            <w:tcW w:w="6000" w:type="dxa"/>
            <w:tcMar>
              <w:top w:w="120" w:type="dxa"/>
              <w:left w:w="180" w:type="dxa"/>
              <w:bottom w:w="120" w:type="dxa"/>
              <w:right w:w="180" w:type="dxa"/>
            </w:tcMar>
            <w:hideMark/>
          </w:tcPr>
          <w:p w14:paraId="288A1AEB"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Advancing Science</w:t>
            </w:r>
          </w:p>
        </w:tc>
        <w:tc>
          <w:tcPr>
            <w:tcW w:w="6000" w:type="dxa"/>
          </w:tcPr>
          <w:p w14:paraId="55378156"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Vědecké pokroky</w:t>
            </w:r>
          </w:p>
        </w:tc>
      </w:tr>
      <w:tr w:rsidR="00F44AE9" w:rsidRPr="003D1E26" w14:paraId="58D38D56" w14:textId="77777777" w:rsidTr="007002F3">
        <w:tc>
          <w:tcPr>
            <w:tcW w:w="1353" w:type="dxa"/>
            <w:shd w:val="clear" w:color="auto" w:fill="C1E4F5"/>
            <w:tcMar>
              <w:top w:w="120" w:type="dxa"/>
              <w:left w:w="180" w:type="dxa"/>
              <w:bottom w:w="120" w:type="dxa"/>
              <w:right w:w="180" w:type="dxa"/>
            </w:tcMar>
            <w:hideMark/>
          </w:tcPr>
          <w:p w14:paraId="68B31901"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128_toc_14</w:t>
            </w:r>
          </w:p>
        </w:tc>
        <w:tc>
          <w:tcPr>
            <w:tcW w:w="6000" w:type="dxa"/>
            <w:tcMar>
              <w:top w:w="120" w:type="dxa"/>
              <w:left w:w="180" w:type="dxa"/>
              <w:bottom w:w="120" w:type="dxa"/>
              <w:right w:w="180" w:type="dxa"/>
            </w:tcMar>
            <w:hideMark/>
          </w:tcPr>
          <w:p w14:paraId="39D32696"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People</w:t>
            </w:r>
          </w:p>
        </w:tc>
        <w:tc>
          <w:tcPr>
            <w:tcW w:w="6000" w:type="dxa"/>
          </w:tcPr>
          <w:p w14:paraId="747C1F8E"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Naši lidé</w:t>
            </w:r>
          </w:p>
        </w:tc>
      </w:tr>
      <w:tr w:rsidR="00F44AE9" w:rsidRPr="003D1E26" w14:paraId="54C8CE5C" w14:textId="77777777" w:rsidTr="007002F3">
        <w:tc>
          <w:tcPr>
            <w:tcW w:w="1353" w:type="dxa"/>
            <w:shd w:val="clear" w:color="auto" w:fill="C1E4F5"/>
            <w:tcMar>
              <w:top w:w="120" w:type="dxa"/>
              <w:left w:w="180" w:type="dxa"/>
              <w:bottom w:w="120" w:type="dxa"/>
              <w:right w:w="180" w:type="dxa"/>
            </w:tcMar>
            <w:hideMark/>
          </w:tcPr>
          <w:p w14:paraId="46E1F4BB"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129_toc_15</w:t>
            </w:r>
          </w:p>
        </w:tc>
        <w:tc>
          <w:tcPr>
            <w:tcW w:w="6000" w:type="dxa"/>
            <w:tcMar>
              <w:top w:w="120" w:type="dxa"/>
              <w:left w:w="180" w:type="dxa"/>
              <w:bottom w:w="120" w:type="dxa"/>
              <w:right w:w="180" w:type="dxa"/>
            </w:tcMar>
            <w:hideMark/>
          </w:tcPr>
          <w:p w14:paraId="657697A0"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Our Communities</w:t>
            </w:r>
          </w:p>
        </w:tc>
        <w:tc>
          <w:tcPr>
            <w:tcW w:w="6000" w:type="dxa"/>
          </w:tcPr>
          <w:p w14:paraId="11A3D255"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Naše komunity</w:t>
            </w:r>
          </w:p>
        </w:tc>
      </w:tr>
      <w:tr w:rsidR="00F44AE9" w:rsidRPr="003D1E26" w14:paraId="05CFAF97" w14:textId="77777777" w:rsidTr="007002F3">
        <w:tc>
          <w:tcPr>
            <w:tcW w:w="1353" w:type="dxa"/>
            <w:shd w:val="clear" w:color="auto" w:fill="C1E4F5"/>
            <w:tcMar>
              <w:top w:w="120" w:type="dxa"/>
              <w:left w:w="180" w:type="dxa"/>
              <w:bottom w:w="120" w:type="dxa"/>
              <w:right w:w="180" w:type="dxa"/>
            </w:tcMar>
            <w:hideMark/>
          </w:tcPr>
          <w:p w14:paraId="36A18434"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130_toc_16</w:t>
            </w:r>
          </w:p>
        </w:tc>
        <w:tc>
          <w:tcPr>
            <w:tcW w:w="6000" w:type="dxa"/>
            <w:tcMar>
              <w:top w:w="120" w:type="dxa"/>
              <w:left w:w="180" w:type="dxa"/>
              <w:bottom w:w="120" w:type="dxa"/>
              <w:right w:w="180" w:type="dxa"/>
            </w:tcMar>
            <w:hideMark/>
          </w:tcPr>
          <w:p w14:paraId="6D597E21"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How we Operate</w:t>
            </w:r>
          </w:p>
        </w:tc>
        <w:tc>
          <w:tcPr>
            <w:tcW w:w="6000" w:type="dxa"/>
          </w:tcPr>
          <w:p w14:paraId="1D489D85"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Jak fungujeme</w:t>
            </w:r>
          </w:p>
        </w:tc>
      </w:tr>
      <w:tr w:rsidR="00F44AE9" w:rsidRPr="003D1E26" w14:paraId="5BAC430B" w14:textId="77777777" w:rsidTr="007002F3">
        <w:tc>
          <w:tcPr>
            <w:tcW w:w="1353" w:type="dxa"/>
            <w:shd w:val="clear" w:color="auto" w:fill="C1E4F5"/>
            <w:tcMar>
              <w:top w:w="120" w:type="dxa"/>
              <w:left w:w="180" w:type="dxa"/>
              <w:bottom w:w="120" w:type="dxa"/>
              <w:right w:w="180" w:type="dxa"/>
            </w:tcMar>
            <w:hideMark/>
          </w:tcPr>
          <w:p w14:paraId="0B8FF725"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131_toc_17</w:t>
            </w:r>
          </w:p>
        </w:tc>
        <w:tc>
          <w:tcPr>
            <w:tcW w:w="6000" w:type="dxa"/>
            <w:tcMar>
              <w:top w:w="120" w:type="dxa"/>
              <w:left w:w="180" w:type="dxa"/>
              <w:bottom w:w="120" w:type="dxa"/>
              <w:right w:w="180" w:type="dxa"/>
            </w:tcMar>
            <w:hideMark/>
          </w:tcPr>
          <w:p w14:paraId="2D08FE44"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Your Commitment </w:t>
            </w:r>
          </w:p>
        </w:tc>
        <w:tc>
          <w:tcPr>
            <w:tcW w:w="6000" w:type="dxa"/>
          </w:tcPr>
          <w:p w14:paraId="4D0F368B"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Váš závazek </w:t>
            </w:r>
          </w:p>
        </w:tc>
      </w:tr>
      <w:tr w:rsidR="00F44AE9" w:rsidRPr="003D1E26" w14:paraId="5A8FC906" w14:textId="77777777" w:rsidTr="007002F3">
        <w:tc>
          <w:tcPr>
            <w:tcW w:w="1353" w:type="dxa"/>
            <w:shd w:val="clear" w:color="auto" w:fill="C1E4F5"/>
            <w:tcMar>
              <w:top w:w="120" w:type="dxa"/>
              <w:left w:w="180" w:type="dxa"/>
              <w:bottom w:w="120" w:type="dxa"/>
              <w:right w:w="180" w:type="dxa"/>
            </w:tcMar>
            <w:hideMark/>
          </w:tcPr>
          <w:p w14:paraId="7A94E0F2"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132_toc_18</w:t>
            </w:r>
          </w:p>
        </w:tc>
        <w:tc>
          <w:tcPr>
            <w:tcW w:w="6000" w:type="dxa"/>
            <w:tcMar>
              <w:top w:w="120" w:type="dxa"/>
              <w:left w:w="180" w:type="dxa"/>
              <w:bottom w:w="120" w:type="dxa"/>
              <w:right w:w="180" w:type="dxa"/>
            </w:tcMar>
            <w:hideMark/>
          </w:tcPr>
          <w:p w14:paraId="3C86AFF5"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Your Commitment</w:t>
            </w:r>
          </w:p>
        </w:tc>
        <w:tc>
          <w:tcPr>
            <w:tcW w:w="6000" w:type="dxa"/>
          </w:tcPr>
          <w:p w14:paraId="16191037"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Váš závazek</w:t>
            </w:r>
          </w:p>
        </w:tc>
      </w:tr>
      <w:tr w:rsidR="00F44AE9" w:rsidRPr="003D1E26" w14:paraId="651C4A7C" w14:textId="77777777" w:rsidTr="007002F3">
        <w:tc>
          <w:tcPr>
            <w:tcW w:w="1353" w:type="dxa"/>
            <w:shd w:val="clear" w:color="auto" w:fill="C1E4F5"/>
            <w:tcMar>
              <w:top w:w="120" w:type="dxa"/>
              <w:left w:w="180" w:type="dxa"/>
              <w:bottom w:w="120" w:type="dxa"/>
              <w:right w:w="180" w:type="dxa"/>
            </w:tcMar>
            <w:hideMark/>
          </w:tcPr>
          <w:p w14:paraId="591FCA1D"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133_toc_19</w:t>
            </w:r>
          </w:p>
        </w:tc>
        <w:tc>
          <w:tcPr>
            <w:tcW w:w="6000" w:type="dxa"/>
            <w:tcMar>
              <w:top w:w="120" w:type="dxa"/>
              <w:left w:w="180" w:type="dxa"/>
              <w:bottom w:w="120" w:type="dxa"/>
              <w:right w:w="180" w:type="dxa"/>
            </w:tcMar>
            <w:hideMark/>
          </w:tcPr>
          <w:p w14:paraId="339999B2"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Knowledge Check</w:t>
            </w:r>
          </w:p>
        </w:tc>
        <w:tc>
          <w:tcPr>
            <w:tcW w:w="6000" w:type="dxa"/>
          </w:tcPr>
          <w:p w14:paraId="26AA0F5E"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Prověření získaných znalostí</w:t>
            </w:r>
          </w:p>
        </w:tc>
      </w:tr>
      <w:tr w:rsidR="00F44AE9" w:rsidRPr="003D1E26" w14:paraId="3701D096" w14:textId="77777777" w:rsidTr="007002F3">
        <w:tc>
          <w:tcPr>
            <w:tcW w:w="1353" w:type="dxa"/>
            <w:shd w:val="clear" w:color="auto" w:fill="C1E4F5"/>
            <w:tcMar>
              <w:top w:w="120" w:type="dxa"/>
              <w:left w:w="180" w:type="dxa"/>
              <w:bottom w:w="120" w:type="dxa"/>
              <w:right w:w="180" w:type="dxa"/>
            </w:tcMar>
            <w:hideMark/>
          </w:tcPr>
          <w:p w14:paraId="09625FE0"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134_toc_20</w:t>
            </w:r>
          </w:p>
        </w:tc>
        <w:tc>
          <w:tcPr>
            <w:tcW w:w="6000" w:type="dxa"/>
            <w:tcMar>
              <w:top w:w="120" w:type="dxa"/>
              <w:left w:w="180" w:type="dxa"/>
              <w:bottom w:w="120" w:type="dxa"/>
              <w:right w:w="180" w:type="dxa"/>
            </w:tcMar>
            <w:hideMark/>
          </w:tcPr>
          <w:p w14:paraId="1E04CC46"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Introduction</w:t>
            </w:r>
          </w:p>
        </w:tc>
        <w:tc>
          <w:tcPr>
            <w:tcW w:w="6000" w:type="dxa"/>
          </w:tcPr>
          <w:p w14:paraId="391D603D"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Úvod</w:t>
            </w:r>
          </w:p>
        </w:tc>
      </w:tr>
      <w:tr w:rsidR="00F44AE9" w:rsidRPr="003D1E26" w14:paraId="66B5F5B8" w14:textId="77777777" w:rsidTr="007002F3">
        <w:tc>
          <w:tcPr>
            <w:tcW w:w="1353" w:type="dxa"/>
            <w:shd w:val="clear" w:color="auto" w:fill="C1E4F5"/>
            <w:tcMar>
              <w:top w:w="120" w:type="dxa"/>
              <w:left w:w="180" w:type="dxa"/>
              <w:bottom w:w="120" w:type="dxa"/>
              <w:right w:w="180" w:type="dxa"/>
            </w:tcMar>
            <w:hideMark/>
          </w:tcPr>
          <w:p w14:paraId="5BABEED2"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135_toc_21</w:t>
            </w:r>
          </w:p>
        </w:tc>
        <w:tc>
          <w:tcPr>
            <w:tcW w:w="6000" w:type="dxa"/>
            <w:tcMar>
              <w:top w:w="120" w:type="dxa"/>
              <w:left w:w="180" w:type="dxa"/>
              <w:bottom w:w="120" w:type="dxa"/>
              <w:right w:w="180" w:type="dxa"/>
            </w:tcMar>
            <w:hideMark/>
          </w:tcPr>
          <w:p w14:paraId="6DF5D071"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Assessment</w:t>
            </w:r>
          </w:p>
        </w:tc>
        <w:tc>
          <w:tcPr>
            <w:tcW w:w="6000" w:type="dxa"/>
          </w:tcPr>
          <w:p w14:paraId="0A4A7D4F"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Hodnocení</w:t>
            </w:r>
          </w:p>
        </w:tc>
      </w:tr>
      <w:tr w:rsidR="00F44AE9" w:rsidRPr="003D1E26" w14:paraId="45366BDA" w14:textId="77777777" w:rsidTr="007002F3">
        <w:tc>
          <w:tcPr>
            <w:tcW w:w="1353" w:type="dxa"/>
            <w:shd w:val="clear" w:color="auto" w:fill="C1E4F5"/>
            <w:tcMar>
              <w:top w:w="120" w:type="dxa"/>
              <w:left w:w="180" w:type="dxa"/>
              <w:bottom w:w="120" w:type="dxa"/>
              <w:right w:w="180" w:type="dxa"/>
            </w:tcMar>
            <w:hideMark/>
          </w:tcPr>
          <w:p w14:paraId="6DA0929F"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136_toc_22</w:t>
            </w:r>
          </w:p>
        </w:tc>
        <w:tc>
          <w:tcPr>
            <w:tcW w:w="6000" w:type="dxa"/>
            <w:tcMar>
              <w:top w:w="120" w:type="dxa"/>
              <w:left w:w="180" w:type="dxa"/>
              <w:bottom w:w="120" w:type="dxa"/>
              <w:right w:w="180" w:type="dxa"/>
            </w:tcMar>
            <w:hideMark/>
          </w:tcPr>
          <w:p w14:paraId="4425C47D"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Feedback</w:t>
            </w:r>
          </w:p>
        </w:tc>
        <w:tc>
          <w:tcPr>
            <w:tcW w:w="6000" w:type="dxa"/>
          </w:tcPr>
          <w:p w14:paraId="77EFCA72"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Zpětná vazba</w:t>
            </w:r>
          </w:p>
        </w:tc>
      </w:tr>
      <w:tr w:rsidR="00F44AE9" w:rsidRPr="003D1E26" w14:paraId="14A1142B" w14:textId="77777777" w:rsidTr="007002F3">
        <w:tc>
          <w:tcPr>
            <w:tcW w:w="1353" w:type="dxa"/>
            <w:shd w:val="clear" w:color="auto" w:fill="C1E4F5"/>
            <w:tcMar>
              <w:top w:w="120" w:type="dxa"/>
              <w:left w:w="180" w:type="dxa"/>
              <w:bottom w:w="120" w:type="dxa"/>
              <w:right w:w="180" w:type="dxa"/>
            </w:tcMar>
            <w:hideMark/>
          </w:tcPr>
          <w:p w14:paraId="53D46E86"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lastRenderedPageBreak/>
              <w:t>137_toc_23</w:t>
            </w:r>
          </w:p>
        </w:tc>
        <w:tc>
          <w:tcPr>
            <w:tcW w:w="6000" w:type="dxa"/>
            <w:tcMar>
              <w:top w:w="120" w:type="dxa"/>
              <w:left w:w="180" w:type="dxa"/>
              <w:bottom w:w="120" w:type="dxa"/>
              <w:right w:w="180" w:type="dxa"/>
            </w:tcMar>
            <w:hideMark/>
          </w:tcPr>
          <w:p w14:paraId="17A0ECD7"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Survey</w:t>
            </w:r>
          </w:p>
        </w:tc>
        <w:tc>
          <w:tcPr>
            <w:tcW w:w="6000" w:type="dxa"/>
          </w:tcPr>
          <w:p w14:paraId="13AAA5A3"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Průzkum</w:t>
            </w:r>
          </w:p>
        </w:tc>
      </w:tr>
      <w:tr w:rsidR="00F44AE9" w:rsidRPr="003D1E26" w14:paraId="474DD162" w14:textId="77777777" w:rsidTr="007002F3">
        <w:tc>
          <w:tcPr>
            <w:tcW w:w="1353" w:type="dxa"/>
            <w:shd w:val="clear" w:color="auto" w:fill="C1E4F5"/>
            <w:tcMar>
              <w:top w:w="120" w:type="dxa"/>
              <w:left w:w="180" w:type="dxa"/>
              <w:bottom w:w="120" w:type="dxa"/>
              <w:right w:w="180" w:type="dxa"/>
            </w:tcMar>
            <w:hideMark/>
          </w:tcPr>
          <w:p w14:paraId="028F60B5"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138_string_1</w:t>
            </w:r>
          </w:p>
        </w:tc>
        <w:tc>
          <w:tcPr>
            <w:tcW w:w="6000" w:type="dxa"/>
            <w:tcMar>
              <w:top w:w="120" w:type="dxa"/>
              <w:left w:w="180" w:type="dxa"/>
              <w:bottom w:w="120" w:type="dxa"/>
              <w:right w:w="180" w:type="dxa"/>
            </w:tcMar>
            <w:hideMark/>
          </w:tcPr>
          <w:p w14:paraId="517DC43D"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The Course cannot contact the LMS. Click 'OK' to continue and review the course. Note, Course Certification may not be available. Click 'Cancel' to exit </w:t>
            </w:r>
          </w:p>
        </w:tc>
        <w:tc>
          <w:tcPr>
            <w:tcW w:w="6000" w:type="dxa"/>
          </w:tcPr>
          <w:p w14:paraId="60DE32C0" w14:textId="251F4E5F" w:rsidR="00315D6E" w:rsidRPr="003D1E26" w:rsidRDefault="00F477F9" w:rsidP="007002F3">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Kurz nemůže kontaktovat LMS. Pokračujte kliknutím na tlačítko OK a projděte si kurz. Certifikace kurzu nemusí být k dispozici. Kurz ukončete kliknutím na tlačítko </w:t>
            </w:r>
            <w:del w:id="219" w:author="Kleckova, Jana" w:date="2025-12-16T10:45:00Z" w16du:dateUtc="2025-12-16T09:45:00Z">
              <w:r w:rsidRPr="003D1E26" w:rsidDel="00B039DF">
                <w:rPr>
                  <w:rFonts w:ascii="Calibri" w:eastAsia="Calibri" w:hAnsi="Calibri" w:cs="Calibri"/>
                  <w:lang w:val="cs-CZ"/>
                </w:rPr>
                <w:delText>Konec</w:delText>
              </w:r>
            </w:del>
            <w:ins w:id="220" w:author="Kleckova, Jana" w:date="2025-12-16T10:45:00Z" w16du:dateUtc="2025-12-16T09:45:00Z">
              <w:r w:rsidR="00B039DF">
                <w:rPr>
                  <w:rFonts w:ascii="Calibri" w:eastAsia="Calibri" w:hAnsi="Calibri" w:cs="Calibri"/>
                  <w:lang w:val="cs-CZ"/>
                </w:rPr>
                <w:t>Zavřít</w:t>
              </w:r>
            </w:ins>
            <w:r w:rsidRPr="003D1E26">
              <w:rPr>
                <w:rFonts w:ascii="Calibri" w:eastAsia="Calibri" w:hAnsi="Calibri" w:cs="Calibri"/>
                <w:lang w:val="cs-CZ"/>
              </w:rPr>
              <w:t xml:space="preserve">. </w:t>
            </w:r>
          </w:p>
        </w:tc>
      </w:tr>
      <w:tr w:rsidR="00F44AE9" w:rsidRPr="003D1E26" w14:paraId="7AA92259" w14:textId="77777777" w:rsidTr="007002F3">
        <w:tc>
          <w:tcPr>
            <w:tcW w:w="1353" w:type="dxa"/>
            <w:shd w:val="clear" w:color="auto" w:fill="C1E4F5"/>
            <w:tcMar>
              <w:top w:w="120" w:type="dxa"/>
              <w:left w:w="180" w:type="dxa"/>
              <w:bottom w:w="120" w:type="dxa"/>
              <w:right w:w="180" w:type="dxa"/>
            </w:tcMar>
            <w:hideMark/>
          </w:tcPr>
          <w:p w14:paraId="0F666A15"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139_string_2</w:t>
            </w:r>
          </w:p>
        </w:tc>
        <w:tc>
          <w:tcPr>
            <w:tcW w:w="6000" w:type="dxa"/>
            <w:tcMar>
              <w:top w:w="120" w:type="dxa"/>
              <w:left w:w="180" w:type="dxa"/>
              <w:bottom w:w="120" w:type="dxa"/>
              <w:right w:w="180" w:type="dxa"/>
            </w:tcMar>
            <w:hideMark/>
          </w:tcPr>
          <w:p w14:paraId="6700540F"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All questions remain unanswered</w:t>
            </w:r>
          </w:p>
        </w:tc>
        <w:tc>
          <w:tcPr>
            <w:tcW w:w="6000" w:type="dxa"/>
          </w:tcPr>
          <w:p w14:paraId="12A5B8A4"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Všechny otázky zůstaly bez odpovědi.</w:t>
            </w:r>
          </w:p>
        </w:tc>
      </w:tr>
      <w:tr w:rsidR="00F44AE9" w:rsidRPr="003D1E26" w14:paraId="08D72326" w14:textId="77777777" w:rsidTr="007002F3">
        <w:tc>
          <w:tcPr>
            <w:tcW w:w="1353" w:type="dxa"/>
            <w:shd w:val="clear" w:color="auto" w:fill="C1E4F5"/>
            <w:tcMar>
              <w:top w:w="120" w:type="dxa"/>
              <w:left w:w="180" w:type="dxa"/>
              <w:bottom w:w="120" w:type="dxa"/>
              <w:right w:w="180" w:type="dxa"/>
            </w:tcMar>
            <w:hideMark/>
          </w:tcPr>
          <w:p w14:paraId="4597A811"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140_string_3</w:t>
            </w:r>
          </w:p>
        </w:tc>
        <w:tc>
          <w:tcPr>
            <w:tcW w:w="6000" w:type="dxa"/>
            <w:tcMar>
              <w:top w:w="120" w:type="dxa"/>
              <w:left w:w="180" w:type="dxa"/>
              <w:bottom w:w="120" w:type="dxa"/>
              <w:right w:w="180" w:type="dxa"/>
            </w:tcMar>
            <w:hideMark/>
          </w:tcPr>
          <w:p w14:paraId="66177834"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Questions</w:t>
            </w:r>
          </w:p>
        </w:tc>
        <w:tc>
          <w:tcPr>
            <w:tcW w:w="6000" w:type="dxa"/>
          </w:tcPr>
          <w:p w14:paraId="2D6B4F8A"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Otázky</w:t>
            </w:r>
          </w:p>
        </w:tc>
      </w:tr>
      <w:tr w:rsidR="00F44AE9" w:rsidRPr="003D1E26" w14:paraId="689A1BA4" w14:textId="77777777" w:rsidTr="007002F3">
        <w:tc>
          <w:tcPr>
            <w:tcW w:w="1353" w:type="dxa"/>
            <w:shd w:val="clear" w:color="auto" w:fill="C1E4F5"/>
            <w:tcMar>
              <w:top w:w="120" w:type="dxa"/>
              <w:left w:w="180" w:type="dxa"/>
              <w:bottom w:w="120" w:type="dxa"/>
              <w:right w:w="180" w:type="dxa"/>
            </w:tcMar>
            <w:hideMark/>
          </w:tcPr>
          <w:p w14:paraId="406C1D41"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141_string_4</w:t>
            </w:r>
          </w:p>
        </w:tc>
        <w:tc>
          <w:tcPr>
            <w:tcW w:w="6000" w:type="dxa"/>
            <w:tcMar>
              <w:top w:w="120" w:type="dxa"/>
              <w:left w:w="180" w:type="dxa"/>
              <w:bottom w:w="120" w:type="dxa"/>
              <w:right w:w="180" w:type="dxa"/>
            </w:tcMar>
            <w:hideMark/>
          </w:tcPr>
          <w:p w14:paraId="0EAB2626"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Question</w:t>
            </w:r>
          </w:p>
        </w:tc>
        <w:tc>
          <w:tcPr>
            <w:tcW w:w="6000" w:type="dxa"/>
          </w:tcPr>
          <w:p w14:paraId="56E349FC"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Otázka</w:t>
            </w:r>
          </w:p>
        </w:tc>
      </w:tr>
      <w:tr w:rsidR="00F44AE9" w:rsidRPr="003D1E26" w14:paraId="7B575F2E" w14:textId="77777777" w:rsidTr="007002F3">
        <w:tc>
          <w:tcPr>
            <w:tcW w:w="1353" w:type="dxa"/>
            <w:shd w:val="clear" w:color="auto" w:fill="C1E4F5"/>
            <w:tcMar>
              <w:top w:w="120" w:type="dxa"/>
              <w:left w:w="180" w:type="dxa"/>
              <w:bottom w:w="120" w:type="dxa"/>
              <w:right w:w="180" w:type="dxa"/>
            </w:tcMar>
            <w:hideMark/>
          </w:tcPr>
          <w:p w14:paraId="7B234D46"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142_string_5</w:t>
            </w:r>
          </w:p>
        </w:tc>
        <w:tc>
          <w:tcPr>
            <w:tcW w:w="6000" w:type="dxa"/>
            <w:tcMar>
              <w:top w:w="120" w:type="dxa"/>
              <w:left w:w="180" w:type="dxa"/>
              <w:bottom w:w="120" w:type="dxa"/>
              <w:right w:w="180" w:type="dxa"/>
            </w:tcMar>
            <w:hideMark/>
          </w:tcPr>
          <w:p w14:paraId="14586973"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not answered</w:t>
            </w:r>
          </w:p>
        </w:tc>
        <w:tc>
          <w:tcPr>
            <w:tcW w:w="6000" w:type="dxa"/>
          </w:tcPr>
          <w:p w14:paraId="1ED20D5D"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bez odpovědi</w:t>
            </w:r>
          </w:p>
        </w:tc>
      </w:tr>
      <w:tr w:rsidR="00F44AE9" w:rsidRPr="003D1E26" w14:paraId="5B6CCFAD" w14:textId="77777777" w:rsidTr="007002F3">
        <w:tc>
          <w:tcPr>
            <w:tcW w:w="1353" w:type="dxa"/>
            <w:shd w:val="clear" w:color="auto" w:fill="C1E4F5"/>
            <w:tcMar>
              <w:top w:w="120" w:type="dxa"/>
              <w:left w:w="180" w:type="dxa"/>
              <w:bottom w:w="120" w:type="dxa"/>
              <w:right w:w="180" w:type="dxa"/>
            </w:tcMar>
            <w:hideMark/>
          </w:tcPr>
          <w:p w14:paraId="61EB62F7"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143_string_6</w:t>
            </w:r>
          </w:p>
        </w:tc>
        <w:tc>
          <w:tcPr>
            <w:tcW w:w="6000" w:type="dxa"/>
            <w:tcMar>
              <w:top w:w="120" w:type="dxa"/>
              <w:left w:w="180" w:type="dxa"/>
              <w:bottom w:w="120" w:type="dxa"/>
              <w:right w:w="180" w:type="dxa"/>
            </w:tcMar>
            <w:hideMark/>
          </w:tcPr>
          <w:p w14:paraId="1E40964B"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That's correct!</w:t>
            </w:r>
          </w:p>
        </w:tc>
        <w:tc>
          <w:tcPr>
            <w:tcW w:w="6000" w:type="dxa"/>
          </w:tcPr>
          <w:p w14:paraId="2ED278B0"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To je správně!</w:t>
            </w:r>
          </w:p>
        </w:tc>
      </w:tr>
      <w:tr w:rsidR="00F44AE9" w:rsidRPr="003D1E26" w14:paraId="175DF4B4" w14:textId="77777777" w:rsidTr="007002F3">
        <w:tc>
          <w:tcPr>
            <w:tcW w:w="1353" w:type="dxa"/>
            <w:shd w:val="clear" w:color="auto" w:fill="C1E4F5"/>
            <w:tcMar>
              <w:top w:w="120" w:type="dxa"/>
              <w:left w:w="180" w:type="dxa"/>
              <w:bottom w:w="120" w:type="dxa"/>
              <w:right w:w="180" w:type="dxa"/>
            </w:tcMar>
            <w:hideMark/>
          </w:tcPr>
          <w:p w14:paraId="78681495"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144_string_7</w:t>
            </w:r>
          </w:p>
        </w:tc>
        <w:tc>
          <w:tcPr>
            <w:tcW w:w="6000" w:type="dxa"/>
            <w:tcMar>
              <w:top w:w="120" w:type="dxa"/>
              <w:left w:w="180" w:type="dxa"/>
              <w:bottom w:w="120" w:type="dxa"/>
              <w:right w:w="180" w:type="dxa"/>
            </w:tcMar>
            <w:hideMark/>
          </w:tcPr>
          <w:p w14:paraId="4BEA982E"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That's not correct!</w:t>
            </w:r>
          </w:p>
        </w:tc>
        <w:tc>
          <w:tcPr>
            <w:tcW w:w="6000" w:type="dxa"/>
          </w:tcPr>
          <w:p w14:paraId="01DD06E3"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To není správně!</w:t>
            </w:r>
          </w:p>
        </w:tc>
      </w:tr>
      <w:tr w:rsidR="00F44AE9" w:rsidRPr="003D1E26" w14:paraId="2257B794" w14:textId="77777777" w:rsidTr="007002F3">
        <w:tc>
          <w:tcPr>
            <w:tcW w:w="1353" w:type="dxa"/>
            <w:shd w:val="clear" w:color="auto" w:fill="C1E4F5"/>
            <w:tcMar>
              <w:top w:w="120" w:type="dxa"/>
              <w:left w:w="180" w:type="dxa"/>
              <w:bottom w:w="120" w:type="dxa"/>
              <w:right w:w="180" w:type="dxa"/>
            </w:tcMar>
            <w:hideMark/>
          </w:tcPr>
          <w:p w14:paraId="0A8166C0"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145_string_8</w:t>
            </w:r>
          </w:p>
        </w:tc>
        <w:tc>
          <w:tcPr>
            <w:tcW w:w="6000" w:type="dxa"/>
            <w:tcMar>
              <w:top w:w="120" w:type="dxa"/>
              <w:left w:w="180" w:type="dxa"/>
              <w:bottom w:w="120" w:type="dxa"/>
              <w:right w:w="180" w:type="dxa"/>
            </w:tcMar>
            <w:hideMark/>
          </w:tcPr>
          <w:p w14:paraId="214F9790"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Feedback: </w:t>
            </w:r>
          </w:p>
        </w:tc>
        <w:tc>
          <w:tcPr>
            <w:tcW w:w="6000" w:type="dxa"/>
          </w:tcPr>
          <w:p w14:paraId="0576318E"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 xml:space="preserve">Zpětná vazba: </w:t>
            </w:r>
          </w:p>
        </w:tc>
      </w:tr>
      <w:tr w:rsidR="00F44AE9" w:rsidRPr="003D1E26" w14:paraId="5343FE95" w14:textId="77777777" w:rsidTr="007002F3">
        <w:tc>
          <w:tcPr>
            <w:tcW w:w="1353" w:type="dxa"/>
            <w:shd w:val="clear" w:color="auto" w:fill="C1E4F5"/>
            <w:tcMar>
              <w:top w:w="120" w:type="dxa"/>
              <w:left w:w="180" w:type="dxa"/>
              <w:bottom w:w="120" w:type="dxa"/>
              <w:right w:w="180" w:type="dxa"/>
            </w:tcMar>
            <w:hideMark/>
          </w:tcPr>
          <w:p w14:paraId="1A2A7BF0"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146_string_9</w:t>
            </w:r>
          </w:p>
        </w:tc>
        <w:tc>
          <w:tcPr>
            <w:tcW w:w="6000" w:type="dxa"/>
            <w:tcMar>
              <w:top w:w="120" w:type="dxa"/>
              <w:left w:w="180" w:type="dxa"/>
              <w:bottom w:w="120" w:type="dxa"/>
              <w:right w:w="180" w:type="dxa"/>
            </w:tcMar>
            <w:hideMark/>
          </w:tcPr>
          <w:p w14:paraId="6AE1717D"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Code of Business Conduct</w:t>
            </w:r>
          </w:p>
        </w:tc>
        <w:tc>
          <w:tcPr>
            <w:tcW w:w="6000" w:type="dxa"/>
          </w:tcPr>
          <w:p w14:paraId="65CBB74D"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Kodex obchodního chování</w:t>
            </w:r>
          </w:p>
        </w:tc>
      </w:tr>
      <w:tr w:rsidR="00F44AE9" w:rsidRPr="003D1E26" w14:paraId="25CA7AD6" w14:textId="77777777" w:rsidTr="007002F3">
        <w:tc>
          <w:tcPr>
            <w:tcW w:w="1353" w:type="dxa"/>
            <w:shd w:val="clear" w:color="auto" w:fill="C1E4F5"/>
            <w:tcMar>
              <w:top w:w="120" w:type="dxa"/>
              <w:left w:w="180" w:type="dxa"/>
              <w:bottom w:w="120" w:type="dxa"/>
              <w:right w:w="180" w:type="dxa"/>
            </w:tcMar>
            <w:hideMark/>
          </w:tcPr>
          <w:p w14:paraId="728A6C66"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147_string_10</w:t>
            </w:r>
          </w:p>
        </w:tc>
        <w:tc>
          <w:tcPr>
            <w:tcW w:w="6000" w:type="dxa"/>
            <w:tcMar>
              <w:top w:w="120" w:type="dxa"/>
              <w:left w:w="180" w:type="dxa"/>
              <w:bottom w:w="120" w:type="dxa"/>
              <w:right w:w="180" w:type="dxa"/>
            </w:tcMar>
            <w:hideMark/>
          </w:tcPr>
          <w:p w14:paraId="436D6FD4"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Knowledge Check</w:t>
            </w:r>
          </w:p>
        </w:tc>
        <w:tc>
          <w:tcPr>
            <w:tcW w:w="6000" w:type="dxa"/>
          </w:tcPr>
          <w:p w14:paraId="5867EBB6"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Prověření získaných znalostí</w:t>
            </w:r>
          </w:p>
        </w:tc>
      </w:tr>
      <w:tr w:rsidR="00F44AE9" w:rsidRPr="003D1E26" w14:paraId="584C426C" w14:textId="77777777" w:rsidTr="007002F3">
        <w:tc>
          <w:tcPr>
            <w:tcW w:w="1353" w:type="dxa"/>
            <w:shd w:val="clear" w:color="auto" w:fill="C1E4F5"/>
            <w:tcMar>
              <w:top w:w="120" w:type="dxa"/>
              <w:left w:w="180" w:type="dxa"/>
              <w:bottom w:w="120" w:type="dxa"/>
              <w:right w:w="180" w:type="dxa"/>
            </w:tcMar>
            <w:hideMark/>
          </w:tcPr>
          <w:p w14:paraId="63D735C9"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148_string_11</w:t>
            </w:r>
          </w:p>
        </w:tc>
        <w:tc>
          <w:tcPr>
            <w:tcW w:w="6000" w:type="dxa"/>
            <w:tcMar>
              <w:top w:w="120" w:type="dxa"/>
              <w:left w:w="180" w:type="dxa"/>
              <w:bottom w:w="120" w:type="dxa"/>
              <w:right w:w="180" w:type="dxa"/>
            </w:tcMar>
            <w:hideMark/>
          </w:tcPr>
          <w:p w14:paraId="52375C40"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Submit</w:t>
            </w:r>
          </w:p>
        </w:tc>
        <w:tc>
          <w:tcPr>
            <w:tcW w:w="6000" w:type="dxa"/>
          </w:tcPr>
          <w:p w14:paraId="30DAE33C"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Odeslat</w:t>
            </w:r>
          </w:p>
        </w:tc>
      </w:tr>
      <w:tr w:rsidR="00F44AE9" w:rsidRPr="003D1E26" w14:paraId="1FBB0121" w14:textId="77777777" w:rsidTr="007002F3">
        <w:tc>
          <w:tcPr>
            <w:tcW w:w="1353" w:type="dxa"/>
            <w:shd w:val="clear" w:color="auto" w:fill="C1E4F5"/>
            <w:tcMar>
              <w:top w:w="120" w:type="dxa"/>
              <w:left w:w="180" w:type="dxa"/>
              <w:bottom w:w="120" w:type="dxa"/>
              <w:right w:w="180" w:type="dxa"/>
            </w:tcMar>
            <w:hideMark/>
          </w:tcPr>
          <w:p w14:paraId="009D09F9" w14:textId="77777777" w:rsidR="00315D6E" w:rsidRPr="003D1E26" w:rsidRDefault="00F477F9" w:rsidP="00315D6E">
            <w:pPr>
              <w:spacing w:before="30" w:after="30"/>
              <w:ind w:left="30" w:right="30"/>
              <w:rPr>
                <w:rFonts w:ascii="Calibri" w:eastAsia="Times New Roman" w:hAnsi="Calibri" w:cs="Calibri"/>
                <w:sz w:val="16"/>
              </w:rPr>
            </w:pPr>
            <w:r w:rsidRPr="003D1E26">
              <w:rPr>
                <w:rFonts w:ascii="Calibri" w:eastAsia="Times New Roman" w:hAnsi="Calibri" w:cs="Calibri"/>
                <w:sz w:val="16"/>
              </w:rPr>
              <w:t>149_string_12</w:t>
            </w:r>
          </w:p>
        </w:tc>
        <w:tc>
          <w:tcPr>
            <w:tcW w:w="6000" w:type="dxa"/>
            <w:tcMar>
              <w:top w:w="120" w:type="dxa"/>
              <w:left w:w="180" w:type="dxa"/>
              <w:bottom w:w="120" w:type="dxa"/>
              <w:right w:w="180" w:type="dxa"/>
            </w:tcMar>
            <w:hideMark/>
          </w:tcPr>
          <w:p w14:paraId="239435AE"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Retake</w:t>
            </w:r>
          </w:p>
        </w:tc>
        <w:tc>
          <w:tcPr>
            <w:tcW w:w="6000" w:type="dxa"/>
          </w:tcPr>
          <w:p w14:paraId="07DC0BBD" w14:textId="77777777" w:rsidR="00315D6E"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Zkusit znovu</w:t>
            </w:r>
          </w:p>
        </w:tc>
      </w:tr>
      <w:tr w:rsidR="00F44AE9" w:rsidRPr="003D1E26" w14:paraId="62562318" w14:textId="77777777" w:rsidTr="007002F3">
        <w:tc>
          <w:tcPr>
            <w:tcW w:w="1353" w:type="dxa"/>
            <w:shd w:val="clear" w:color="auto" w:fill="C1E4F5"/>
            <w:tcMar>
              <w:top w:w="120" w:type="dxa"/>
              <w:left w:w="180" w:type="dxa"/>
              <w:bottom w:w="120" w:type="dxa"/>
              <w:right w:w="180" w:type="dxa"/>
            </w:tcMar>
            <w:hideMark/>
          </w:tcPr>
          <w:p w14:paraId="6427184E" w14:textId="77777777" w:rsidR="005B5C04" w:rsidRPr="003D1E26" w:rsidRDefault="00F477F9" w:rsidP="005B5C04">
            <w:pPr>
              <w:spacing w:before="30" w:after="30"/>
              <w:ind w:left="30" w:right="30"/>
              <w:rPr>
                <w:rFonts w:ascii="Calibri" w:eastAsia="Times New Roman" w:hAnsi="Calibri" w:cs="Calibri"/>
                <w:sz w:val="16"/>
              </w:rPr>
            </w:pPr>
            <w:r w:rsidRPr="003D1E26">
              <w:rPr>
                <w:rFonts w:ascii="Calibri" w:eastAsia="Times New Roman" w:hAnsi="Calibri" w:cs="Calibri"/>
                <w:sz w:val="16"/>
              </w:rPr>
              <w:t>150_string_13</w:t>
            </w:r>
          </w:p>
        </w:tc>
        <w:tc>
          <w:tcPr>
            <w:tcW w:w="6000" w:type="dxa"/>
            <w:tcMar>
              <w:top w:w="120" w:type="dxa"/>
              <w:left w:w="180" w:type="dxa"/>
              <w:bottom w:w="120" w:type="dxa"/>
              <w:right w:w="180" w:type="dxa"/>
            </w:tcMar>
            <w:hideMark/>
          </w:tcPr>
          <w:p w14:paraId="4ADC4B34"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Course Description: Our Code of Business Conduct is a critically important document that describes our company’s expectations of every employee as we </w:t>
            </w:r>
            <w:r w:rsidRPr="003D1E26">
              <w:rPr>
                <w:rFonts w:ascii="Calibri" w:eastAsia="Times New Roman" w:hAnsi="Calibri" w:cs="Calibri"/>
              </w:rPr>
              <w:lastRenderedPageBreak/>
              <w:t>represent Abbott in our daily work. It provides a foundation for our responsibilities and behaviors that will help us make the best choices for Abbott, for ourselves, and for the many people we serve. This course provides a high level overview of the Code, outlines our company's expectations and your obligations, and provides practical advice on what to do when the best path forward is hard to determine. The course will take 35-45 minutes to complete.</w:t>
            </w:r>
          </w:p>
        </w:tc>
        <w:tc>
          <w:tcPr>
            <w:tcW w:w="6000" w:type="dxa"/>
          </w:tcPr>
          <w:p w14:paraId="003DEA67" w14:textId="3B511906"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 xml:space="preserve">Popis kurzu: Kodex obchodního chování je zásadně důležitý dokument, který popisuje očekávání společnosti Abbott od každého jejího zaměstnance při jejím </w:t>
            </w:r>
            <w:r w:rsidRPr="003D1E26">
              <w:rPr>
                <w:rFonts w:ascii="Calibri" w:eastAsia="Calibri" w:hAnsi="Calibri" w:cs="Calibri"/>
                <w:lang w:val="cs-CZ"/>
              </w:rPr>
              <w:lastRenderedPageBreak/>
              <w:t>reprezentování v rámci každodenní práce. Nese v sobě naše hodnoty. Představuje základ pro naše povinnosti a chování a pomáhá nám dělat ta nejlepší rozhodnutí pro společnost Abbott, pro nás samotné i pro spousty lidí, jimž poskytujeme služby. V tomto kurzu vám Kodex všeobecně představíme. Řekneme si o očekávání</w:t>
            </w:r>
            <w:ins w:id="221" w:author="Kleckova, Jana" w:date="2025-12-16T10:46:00Z" w16du:dateUtc="2025-12-16T09:46:00Z">
              <w:r w:rsidR="00B039DF">
                <w:rPr>
                  <w:rFonts w:ascii="Calibri" w:eastAsia="Calibri" w:hAnsi="Calibri" w:cs="Calibri"/>
                  <w:lang w:val="cs-CZ"/>
                </w:rPr>
                <w:t>ch</w:t>
              </w:r>
            </w:ins>
            <w:r w:rsidRPr="003D1E26">
              <w:rPr>
                <w:rFonts w:ascii="Calibri" w:eastAsia="Calibri" w:hAnsi="Calibri" w:cs="Calibri"/>
                <w:lang w:val="cs-CZ"/>
              </w:rPr>
              <w:t>, která na vás společnost klade, i o vašich závazcích, a prakticky vám poradíme, jak postupovat</w:t>
            </w:r>
            <w:ins w:id="222" w:author="Kleckova, Jana" w:date="2025-12-16T10:46:00Z" w16du:dateUtc="2025-12-16T09:46:00Z">
              <w:r w:rsidR="001B2DD2">
                <w:rPr>
                  <w:rFonts w:ascii="Calibri" w:eastAsia="Calibri" w:hAnsi="Calibri" w:cs="Calibri"/>
                  <w:lang w:val="cs-CZ"/>
                </w:rPr>
                <w:t xml:space="preserve"> v případě nejasností</w:t>
              </w:r>
            </w:ins>
            <w:del w:id="223" w:author="Kleckova, Jana" w:date="2025-12-16T10:46:00Z" w16du:dateUtc="2025-12-16T09:46:00Z">
              <w:r w:rsidRPr="003D1E26" w:rsidDel="001B2DD2">
                <w:rPr>
                  <w:rFonts w:ascii="Calibri" w:eastAsia="Calibri" w:hAnsi="Calibri" w:cs="Calibri"/>
                  <w:lang w:val="cs-CZ"/>
                </w:rPr>
                <w:delText>, když jste na vážkách, jak dál</w:delText>
              </w:r>
            </w:del>
            <w:r w:rsidRPr="003D1E26">
              <w:rPr>
                <w:rFonts w:ascii="Calibri" w:eastAsia="Calibri" w:hAnsi="Calibri" w:cs="Calibri"/>
                <w:lang w:val="cs-CZ"/>
              </w:rPr>
              <w:t>. Kurz vám zabere 35–45 minut.</w:t>
            </w:r>
          </w:p>
        </w:tc>
      </w:tr>
      <w:tr w:rsidR="00F44AE9" w:rsidRPr="003D1E26" w14:paraId="2E5BCACF" w14:textId="77777777" w:rsidTr="007002F3">
        <w:tc>
          <w:tcPr>
            <w:tcW w:w="1353" w:type="dxa"/>
            <w:shd w:val="clear" w:color="auto" w:fill="C1E4F5"/>
            <w:tcMar>
              <w:top w:w="120" w:type="dxa"/>
              <w:left w:w="180" w:type="dxa"/>
              <w:bottom w:w="120" w:type="dxa"/>
              <w:right w:w="180" w:type="dxa"/>
            </w:tcMar>
            <w:hideMark/>
          </w:tcPr>
          <w:p w14:paraId="1D8D39F9" w14:textId="77777777" w:rsidR="005B5C04" w:rsidRPr="003D1E26" w:rsidRDefault="00F477F9" w:rsidP="005B5C04">
            <w:pPr>
              <w:spacing w:before="30" w:after="30"/>
              <w:ind w:left="30" w:right="30"/>
              <w:rPr>
                <w:rFonts w:ascii="Calibri" w:eastAsia="Times New Roman" w:hAnsi="Calibri" w:cs="Calibri"/>
                <w:sz w:val="16"/>
              </w:rPr>
            </w:pPr>
            <w:r w:rsidRPr="003D1E26">
              <w:rPr>
                <w:rFonts w:ascii="Calibri" w:eastAsia="Times New Roman" w:hAnsi="Calibri" w:cs="Calibri"/>
                <w:sz w:val="16"/>
              </w:rPr>
              <w:lastRenderedPageBreak/>
              <w:t>151_string_14</w:t>
            </w:r>
          </w:p>
        </w:tc>
        <w:tc>
          <w:tcPr>
            <w:tcW w:w="6000" w:type="dxa"/>
            <w:tcMar>
              <w:top w:w="120" w:type="dxa"/>
              <w:left w:w="180" w:type="dxa"/>
              <w:bottom w:w="120" w:type="dxa"/>
              <w:right w:w="180" w:type="dxa"/>
            </w:tcMar>
            <w:hideMark/>
          </w:tcPr>
          <w:p w14:paraId="4DF5B6AF"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Menu</w:t>
            </w:r>
          </w:p>
        </w:tc>
        <w:tc>
          <w:tcPr>
            <w:tcW w:w="6000" w:type="dxa"/>
          </w:tcPr>
          <w:p w14:paraId="666E3E60"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Nabídka</w:t>
            </w:r>
          </w:p>
        </w:tc>
      </w:tr>
      <w:tr w:rsidR="00F44AE9" w:rsidRPr="003D1E26" w14:paraId="0AD0C2F5" w14:textId="77777777" w:rsidTr="007002F3">
        <w:tc>
          <w:tcPr>
            <w:tcW w:w="1353" w:type="dxa"/>
            <w:shd w:val="clear" w:color="auto" w:fill="C1E4F5"/>
            <w:tcMar>
              <w:top w:w="120" w:type="dxa"/>
              <w:left w:w="180" w:type="dxa"/>
              <w:bottom w:w="120" w:type="dxa"/>
              <w:right w:w="180" w:type="dxa"/>
            </w:tcMar>
            <w:hideMark/>
          </w:tcPr>
          <w:p w14:paraId="12802A30" w14:textId="77777777" w:rsidR="005B5C04" w:rsidRPr="003D1E26" w:rsidRDefault="00F477F9" w:rsidP="005B5C04">
            <w:pPr>
              <w:spacing w:before="30" w:after="30"/>
              <w:ind w:left="30" w:right="30"/>
              <w:rPr>
                <w:rFonts w:ascii="Calibri" w:eastAsia="Times New Roman" w:hAnsi="Calibri" w:cs="Calibri"/>
                <w:sz w:val="16"/>
              </w:rPr>
            </w:pPr>
            <w:r w:rsidRPr="003D1E26">
              <w:rPr>
                <w:rFonts w:ascii="Calibri" w:eastAsia="Times New Roman" w:hAnsi="Calibri" w:cs="Calibri"/>
                <w:sz w:val="16"/>
              </w:rPr>
              <w:t>152_string_15</w:t>
            </w:r>
          </w:p>
        </w:tc>
        <w:tc>
          <w:tcPr>
            <w:tcW w:w="6000" w:type="dxa"/>
            <w:tcMar>
              <w:top w:w="120" w:type="dxa"/>
              <w:left w:w="180" w:type="dxa"/>
              <w:bottom w:w="120" w:type="dxa"/>
              <w:right w:w="180" w:type="dxa"/>
            </w:tcMar>
            <w:hideMark/>
          </w:tcPr>
          <w:p w14:paraId="59DF35BF"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Resources</w:t>
            </w:r>
          </w:p>
        </w:tc>
        <w:tc>
          <w:tcPr>
            <w:tcW w:w="6000" w:type="dxa"/>
          </w:tcPr>
          <w:p w14:paraId="631DD712"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Zdroje</w:t>
            </w:r>
          </w:p>
        </w:tc>
      </w:tr>
      <w:tr w:rsidR="00F44AE9" w:rsidRPr="003D1E26" w14:paraId="23DA93AF" w14:textId="77777777" w:rsidTr="007002F3">
        <w:tc>
          <w:tcPr>
            <w:tcW w:w="1353" w:type="dxa"/>
            <w:shd w:val="clear" w:color="auto" w:fill="C1E4F5"/>
            <w:tcMar>
              <w:top w:w="120" w:type="dxa"/>
              <w:left w:w="180" w:type="dxa"/>
              <w:bottom w:w="120" w:type="dxa"/>
              <w:right w:w="180" w:type="dxa"/>
            </w:tcMar>
            <w:hideMark/>
          </w:tcPr>
          <w:p w14:paraId="05D3D652" w14:textId="77777777" w:rsidR="005B5C04" w:rsidRPr="003D1E26" w:rsidRDefault="00F477F9" w:rsidP="005B5C04">
            <w:pPr>
              <w:spacing w:before="30" w:after="30"/>
              <w:ind w:left="30" w:right="30"/>
              <w:rPr>
                <w:rFonts w:ascii="Calibri" w:eastAsia="Times New Roman" w:hAnsi="Calibri" w:cs="Calibri"/>
                <w:sz w:val="16"/>
              </w:rPr>
            </w:pPr>
            <w:r w:rsidRPr="003D1E26">
              <w:rPr>
                <w:rFonts w:ascii="Calibri" w:eastAsia="Times New Roman" w:hAnsi="Calibri" w:cs="Calibri"/>
                <w:sz w:val="16"/>
              </w:rPr>
              <w:t>153_string_16</w:t>
            </w:r>
          </w:p>
        </w:tc>
        <w:tc>
          <w:tcPr>
            <w:tcW w:w="6000" w:type="dxa"/>
            <w:tcMar>
              <w:top w:w="120" w:type="dxa"/>
              <w:left w:w="180" w:type="dxa"/>
              <w:bottom w:w="120" w:type="dxa"/>
              <w:right w:w="180" w:type="dxa"/>
            </w:tcMar>
            <w:hideMark/>
          </w:tcPr>
          <w:p w14:paraId="2AD1CCCD"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Reference Material</w:t>
            </w:r>
          </w:p>
        </w:tc>
        <w:tc>
          <w:tcPr>
            <w:tcW w:w="6000" w:type="dxa"/>
          </w:tcPr>
          <w:p w14:paraId="4DAA931D"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Referenční materiály</w:t>
            </w:r>
          </w:p>
        </w:tc>
      </w:tr>
      <w:tr w:rsidR="00F44AE9" w:rsidRPr="003D1E26" w14:paraId="3DC13608" w14:textId="77777777" w:rsidTr="007002F3">
        <w:tc>
          <w:tcPr>
            <w:tcW w:w="1353" w:type="dxa"/>
            <w:shd w:val="clear" w:color="auto" w:fill="C1E4F5"/>
            <w:tcMar>
              <w:top w:w="120" w:type="dxa"/>
              <w:left w:w="180" w:type="dxa"/>
              <w:bottom w:w="120" w:type="dxa"/>
              <w:right w:w="180" w:type="dxa"/>
            </w:tcMar>
            <w:hideMark/>
          </w:tcPr>
          <w:p w14:paraId="13605361" w14:textId="77777777" w:rsidR="005B5C04" w:rsidRPr="003D1E26" w:rsidRDefault="00F477F9" w:rsidP="005B5C04">
            <w:pPr>
              <w:spacing w:before="30" w:after="30"/>
              <w:ind w:left="30" w:right="30"/>
              <w:rPr>
                <w:rFonts w:ascii="Calibri" w:eastAsia="Times New Roman" w:hAnsi="Calibri" w:cs="Calibri"/>
                <w:sz w:val="16"/>
              </w:rPr>
            </w:pPr>
            <w:r w:rsidRPr="003D1E26">
              <w:rPr>
                <w:rFonts w:ascii="Calibri" w:eastAsia="Times New Roman" w:hAnsi="Calibri" w:cs="Calibri"/>
                <w:sz w:val="16"/>
              </w:rPr>
              <w:t>154_string_17</w:t>
            </w:r>
          </w:p>
        </w:tc>
        <w:tc>
          <w:tcPr>
            <w:tcW w:w="6000" w:type="dxa"/>
            <w:tcMar>
              <w:top w:w="120" w:type="dxa"/>
              <w:left w:w="180" w:type="dxa"/>
              <w:bottom w:w="120" w:type="dxa"/>
              <w:right w:w="180" w:type="dxa"/>
            </w:tcMar>
            <w:hideMark/>
          </w:tcPr>
          <w:p w14:paraId="716B698E"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Audio</w:t>
            </w:r>
          </w:p>
        </w:tc>
        <w:tc>
          <w:tcPr>
            <w:tcW w:w="6000" w:type="dxa"/>
          </w:tcPr>
          <w:p w14:paraId="40BD6B11"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Audio</w:t>
            </w:r>
          </w:p>
        </w:tc>
      </w:tr>
      <w:tr w:rsidR="00F44AE9" w:rsidRPr="003D1E26" w14:paraId="22BA012B" w14:textId="77777777" w:rsidTr="007002F3">
        <w:tc>
          <w:tcPr>
            <w:tcW w:w="1353" w:type="dxa"/>
            <w:shd w:val="clear" w:color="auto" w:fill="C1E4F5"/>
            <w:tcMar>
              <w:top w:w="120" w:type="dxa"/>
              <w:left w:w="180" w:type="dxa"/>
              <w:bottom w:w="120" w:type="dxa"/>
              <w:right w:w="180" w:type="dxa"/>
            </w:tcMar>
            <w:hideMark/>
          </w:tcPr>
          <w:p w14:paraId="384295FE" w14:textId="77777777" w:rsidR="005B5C04" w:rsidRPr="003D1E26" w:rsidRDefault="00F477F9" w:rsidP="005B5C04">
            <w:pPr>
              <w:spacing w:before="30" w:after="30"/>
              <w:ind w:left="30" w:right="30"/>
              <w:rPr>
                <w:rFonts w:ascii="Calibri" w:eastAsia="Times New Roman" w:hAnsi="Calibri" w:cs="Calibri"/>
                <w:sz w:val="16"/>
              </w:rPr>
            </w:pPr>
            <w:r w:rsidRPr="003D1E26">
              <w:rPr>
                <w:rFonts w:ascii="Calibri" w:eastAsia="Times New Roman" w:hAnsi="Calibri" w:cs="Calibri"/>
                <w:sz w:val="16"/>
              </w:rPr>
              <w:t>155_string_18</w:t>
            </w:r>
          </w:p>
        </w:tc>
        <w:tc>
          <w:tcPr>
            <w:tcW w:w="6000" w:type="dxa"/>
            <w:tcMar>
              <w:top w:w="120" w:type="dxa"/>
              <w:left w:w="180" w:type="dxa"/>
              <w:bottom w:w="120" w:type="dxa"/>
              <w:right w:w="180" w:type="dxa"/>
            </w:tcMar>
            <w:hideMark/>
          </w:tcPr>
          <w:p w14:paraId="6D80F6E1"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Exit</w:t>
            </w:r>
          </w:p>
        </w:tc>
        <w:tc>
          <w:tcPr>
            <w:tcW w:w="6000" w:type="dxa"/>
          </w:tcPr>
          <w:p w14:paraId="078C0C21"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Konec</w:t>
            </w:r>
          </w:p>
        </w:tc>
      </w:tr>
      <w:tr w:rsidR="00F44AE9" w:rsidRPr="003D1E26" w14:paraId="48A30460" w14:textId="77777777" w:rsidTr="007002F3">
        <w:tc>
          <w:tcPr>
            <w:tcW w:w="1353" w:type="dxa"/>
            <w:shd w:val="clear" w:color="auto" w:fill="C1E4F5"/>
            <w:tcMar>
              <w:top w:w="120" w:type="dxa"/>
              <w:left w:w="180" w:type="dxa"/>
              <w:bottom w:w="120" w:type="dxa"/>
              <w:right w:w="180" w:type="dxa"/>
            </w:tcMar>
            <w:hideMark/>
          </w:tcPr>
          <w:p w14:paraId="54CB846B" w14:textId="77777777" w:rsidR="005B5C04" w:rsidRPr="003D1E26" w:rsidRDefault="00F477F9" w:rsidP="005B5C04">
            <w:pPr>
              <w:spacing w:before="30" w:after="30"/>
              <w:ind w:left="30" w:right="30"/>
              <w:rPr>
                <w:rFonts w:ascii="Calibri" w:eastAsia="Times New Roman" w:hAnsi="Calibri" w:cs="Calibri"/>
                <w:sz w:val="16"/>
              </w:rPr>
            </w:pPr>
            <w:r w:rsidRPr="003D1E26">
              <w:rPr>
                <w:rFonts w:ascii="Calibri" w:eastAsia="Times New Roman" w:hAnsi="Calibri" w:cs="Calibri"/>
                <w:sz w:val="16"/>
              </w:rPr>
              <w:t>156_string_19</w:t>
            </w:r>
          </w:p>
        </w:tc>
        <w:tc>
          <w:tcPr>
            <w:tcW w:w="6000" w:type="dxa"/>
            <w:tcMar>
              <w:top w:w="120" w:type="dxa"/>
              <w:left w:w="180" w:type="dxa"/>
              <w:bottom w:w="120" w:type="dxa"/>
              <w:right w:w="180" w:type="dxa"/>
            </w:tcMar>
            <w:hideMark/>
          </w:tcPr>
          <w:p w14:paraId="1EA3E6BF"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Close</w:t>
            </w:r>
          </w:p>
        </w:tc>
        <w:tc>
          <w:tcPr>
            <w:tcW w:w="6000" w:type="dxa"/>
          </w:tcPr>
          <w:p w14:paraId="10D7FA1E"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Zavřít</w:t>
            </w:r>
          </w:p>
        </w:tc>
      </w:tr>
      <w:tr w:rsidR="00F44AE9" w:rsidRPr="003D1E26" w14:paraId="402D8113" w14:textId="77777777" w:rsidTr="007002F3">
        <w:tc>
          <w:tcPr>
            <w:tcW w:w="1353" w:type="dxa"/>
            <w:shd w:val="clear" w:color="auto" w:fill="C1E4F5"/>
            <w:tcMar>
              <w:top w:w="120" w:type="dxa"/>
              <w:left w:w="180" w:type="dxa"/>
              <w:bottom w:w="120" w:type="dxa"/>
              <w:right w:w="180" w:type="dxa"/>
            </w:tcMar>
            <w:hideMark/>
          </w:tcPr>
          <w:p w14:paraId="30EBA88C" w14:textId="77777777" w:rsidR="005B5C04" w:rsidRPr="003D1E26" w:rsidRDefault="00F477F9" w:rsidP="005B5C04">
            <w:pPr>
              <w:spacing w:before="30" w:after="30"/>
              <w:ind w:left="30" w:right="30"/>
              <w:rPr>
                <w:rFonts w:ascii="Calibri" w:eastAsia="Times New Roman" w:hAnsi="Calibri" w:cs="Calibri"/>
                <w:sz w:val="16"/>
              </w:rPr>
            </w:pPr>
            <w:r w:rsidRPr="003D1E26">
              <w:rPr>
                <w:rFonts w:ascii="Calibri" w:eastAsia="Times New Roman" w:hAnsi="Calibri" w:cs="Calibri"/>
                <w:sz w:val="16"/>
              </w:rPr>
              <w:t>157_string_20</w:t>
            </w:r>
          </w:p>
        </w:tc>
        <w:tc>
          <w:tcPr>
            <w:tcW w:w="6000" w:type="dxa"/>
            <w:tcMar>
              <w:top w:w="120" w:type="dxa"/>
              <w:left w:w="180" w:type="dxa"/>
              <w:bottom w:w="120" w:type="dxa"/>
              <w:right w:w="180" w:type="dxa"/>
            </w:tcMar>
            <w:hideMark/>
          </w:tcPr>
          <w:p w14:paraId="5BADDC3F"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Comment</w:t>
            </w:r>
            <w:r w:rsidR="00F5122E" w:rsidRPr="003D1E26">
              <w:rPr>
                <w:rFonts w:ascii="Calibri" w:eastAsia="Times New Roman" w:hAnsi="Calibri" w:cs="Calibri"/>
              </w:rPr>
              <w:t>…</w:t>
            </w:r>
          </w:p>
        </w:tc>
        <w:tc>
          <w:tcPr>
            <w:tcW w:w="6000" w:type="dxa"/>
          </w:tcPr>
          <w:p w14:paraId="37E7517A"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Komentář...</w:t>
            </w:r>
          </w:p>
        </w:tc>
      </w:tr>
      <w:tr w:rsidR="00F44AE9" w:rsidRPr="003D1E26" w14:paraId="4DA184CC" w14:textId="77777777" w:rsidTr="007002F3">
        <w:tc>
          <w:tcPr>
            <w:tcW w:w="1353" w:type="dxa"/>
            <w:shd w:val="clear" w:color="auto" w:fill="C1E4F5"/>
            <w:tcMar>
              <w:top w:w="120" w:type="dxa"/>
              <w:left w:w="180" w:type="dxa"/>
              <w:bottom w:w="120" w:type="dxa"/>
              <w:right w:w="180" w:type="dxa"/>
            </w:tcMar>
          </w:tcPr>
          <w:p w14:paraId="2CBD81E2" w14:textId="77777777" w:rsidR="005B5C04" w:rsidRPr="003D1E26" w:rsidRDefault="00F477F9" w:rsidP="005B5C04">
            <w:pPr>
              <w:spacing w:before="30" w:after="30"/>
              <w:ind w:left="30" w:right="30"/>
              <w:rPr>
                <w:rFonts w:ascii="Calibri" w:eastAsia="Times New Roman" w:hAnsi="Calibri" w:cs="Calibri"/>
                <w:sz w:val="16"/>
              </w:rPr>
            </w:pPr>
            <w:r w:rsidRPr="003D1E26">
              <w:rPr>
                <w:rFonts w:ascii="Calibri" w:eastAsia="Times New Roman" w:hAnsi="Calibri" w:cs="Calibri"/>
                <w:sz w:val="16"/>
              </w:rPr>
              <w:t>FB_01</w:t>
            </w:r>
          </w:p>
        </w:tc>
        <w:tc>
          <w:tcPr>
            <w:tcW w:w="6000" w:type="dxa"/>
            <w:tcMar>
              <w:top w:w="120" w:type="dxa"/>
              <w:left w:w="180" w:type="dxa"/>
              <w:bottom w:w="120" w:type="dxa"/>
              <w:right w:w="180" w:type="dxa"/>
            </w:tcMar>
          </w:tcPr>
          <w:p w14:paraId="7D2C759E"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 must view all content before moving forward.</w:t>
            </w:r>
          </w:p>
        </w:tc>
        <w:tc>
          <w:tcPr>
            <w:tcW w:w="6000" w:type="dxa"/>
          </w:tcPr>
          <w:p w14:paraId="2DA92948" w14:textId="77777777" w:rsidR="005B5C04" w:rsidRPr="003D1E26" w:rsidRDefault="00F477F9" w:rsidP="007002F3">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Než budete pokračovat, musíte si prohlédnout veškerý obsah.</w:t>
            </w:r>
          </w:p>
        </w:tc>
      </w:tr>
    </w:tbl>
    <w:p w14:paraId="4870778D" w14:textId="77777777" w:rsidR="00840375" w:rsidRPr="003D1E26" w:rsidRDefault="00840375"/>
    <w:p w14:paraId="1DA73637" w14:textId="77777777" w:rsidR="002C1E64" w:rsidRPr="003D1E26" w:rsidRDefault="002C1E64">
      <w:pPr>
        <w:rPr>
          <w:rFonts w:eastAsia="Times New Roman"/>
        </w:rPr>
      </w:pPr>
    </w:p>
    <w:p w14:paraId="32D7953A" w14:textId="77777777" w:rsidR="00F44929" w:rsidRPr="003D1E26" w:rsidRDefault="00F44929">
      <w:pPr>
        <w:rPr>
          <w:rFonts w:eastAsia="Times New Roman"/>
        </w:rPr>
      </w:pPr>
    </w:p>
    <w:p w14:paraId="1384A338" w14:textId="77777777" w:rsidR="003E2E74" w:rsidRPr="003D1E26" w:rsidRDefault="00F477F9">
      <w:pPr>
        <w:rPr>
          <w:rFonts w:ascii="Calibri Light" w:hAnsi="Calibri Light" w:cs="Calibri Light"/>
          <w:smallCaps/>
          <w:color w:val="0F243E"/>
          <w:sz w:val="48"/>
          <w:szCs w:val="48"/>
        </w:rPr>
      </w:pPr>
      <w:r w:rsidRPr="003D1E26">
        <w:rPr>
          <w:rFonts w:ascii="Calibri Light" w:hAnsi="Calibri Light" w:cs="Calibri Light"/>
          <w:smallCaps/>
          <w:color w:val="0F243E"/>
          <w:sz w:val="48"/>
          <w:szCs w:val="48"/>
        </w:rPr>
        <w:br w:type="page"/>
      </w:r>
    </w:p>
    <w:p w14:paraId="62766A51" w14:textId="56FEE8FE" w:rsidR="00F44929" w:rsidRPr="003D1E26" w:rsidRDefault="00F477F9" w:rsidP="00D123C0">
      <w:pPr>
        <w:rPr>
          <w:rFonts w:ascii="Calibri Light" w:hAnsi="Calibri Light" w:cs="Calibri Light"/>
          <w:smallCaps/>
          <w:color w:val="0F243E"/>
          <w:sz w:val="72"/>
          <w:szCs w:val="72"/>
        </w:rPr>
      </w:pPr>
      <w:r w:rsidRPr="003D1E26">
        <w:rPr>
          <w:rFonts w:ascii="Calibri Light" w:hAnsi="Calibri Light" w:cs="Calibri Light"/>
          <w:smallCaps/>
          <w:color w:val="0F243E"/>
          <w:sz w:val="72"/>
          <w:szCs w:val="72"/>
        </w:rPr>
        <w:lastRenderedPageBreak/>
        <w:t xml:space="preserve">Interactions with Competitors </w:t>
      </w:r>
    </w:p>
    <w:p w14:paraId="73D9907F" w14:textId="77777777" w:rsidR="00F44929" w:rsidRPr="003D1E26" w:rsidRDefault="00F44929">
      <w:pPr>
        <w:rPr>
          <w:rFonts w:eastAsia="Times New Roman"/>
        </w:rPr>
      </w:pPr>
    </w:p>
    <w:p w14:paraId="7C8947A0" w14:textId="77777777" w:rsidR="00F44929" w:rsidRPr="003D1E26" w:rsidRDefault="00F44929">
      <w:pPr>
        <w:rPr>
          <w:rFonts w:eastAsia="Times New Roman"/>
        </w:rPr>
      </w:pPr>
    </w:p>
    <w:p w14:paraId="398DD01E" w14:textId="77777777" w:rsidR="00F44929" w:rsidRPr="003D1E26" w:rsidRDefault="00F44929">
      <w:pPr>
        <w:rPr>
          <w:rFonts w:eastAsia="Times New Roma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73" w:type="dxa"/>
          <w:bottom w:w="15" w:type="dxa"/>
          <w:right w:w="15" w:type="dxa"/>
        </w:tblCellMar>
        <w:tblLook w:val="04A0" w:firstRow="1" w:lastRow="0" w:firstColumn="1" w:lastColumn="0" w:noHBand="0" w:noVBand="1"/>
      </w:tblPr>
      <w:tblGrid>
        <w:gridCol w:w="1353"/>
        <w:gridCol w:w="6000"/>
        <w:gridCol w:w="6000"/>
      </w:tblGrid>
      <w:tr w:rsidR="00F44AE9" w:rsidRPr="003D1E26" w14:paraId="19BCA99E" w14:textId="77777777" w:rsidTr="005909CF">
        <w:tc>
          <w:tcPr>
            <w:tcW w:w="1353" w:type="dxa"/>
            <w:shd w:val="clear" w:color="auto" w:fill="F1A983" w:themeFill="accent2" w:themeFillTint="99"/>
            <w:tcMar>
              <w:top w:w="120" w:type="dxa"/>
              <w:left w:w="180" w:type="dxa"/>
              <w:bottom w:w="120" w:type="dxa"/>
              <w:right w:w="180" w:type="dxa"/>
            </w:tcMar>
          </w:tcPr>
          <w:p w14:paraId="1075E6A5" w14:textId="77777777" w:rsidR="009E03B7" w:rsidRPr="003D1E26" w:rsidRDefault="00F477F9" w:rsidP="000A2928">
            <w:pPr>
              <w:spacing w:before="30" w:after="30"/>
              <w:ind w:left="30" w:right="30"/>
              <w:rPr>
                <w:rFonts w:eastAsia="Times New Roman"/>
              </w:rPr>
            </w:pPr>
            <w:r w:rsidRPr="003D1E26">
              <w:rPr>
                <w:rFonts w:eastAsia="Times New Roman"/>
              </w:rPr>
              <w:t>ID</w:t>
            </w:r>
          </w:p>
        </w:tc>
        <w:tc>
          <w:tcPr>
            <w:tcW w:w="6000" w:type="dxa"/>
            <w:shd w:val="clear" w:color="auto" w:fill="F1A983" w:themeFill="accent2" w:themeFillTint="99"/>
            <w:tcMar>
              <w:top w:w="120" w:type="dxa"/>
              <w:left w:w="180" w:type="dxa"/>
              <w:bottom w:w="120" w:type="dxa"/>
              <w:right w:w="180" w:type="dxa"/>
            </w:tcMar>
          </w:tcPr>
          <w:p w14:paraId="161DEFF5" w14:textId="77777777" w:rsidR="009E03B7"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Source</w:t>
            </w:r>
          </w:p>
        </w:tc>
        <w:tc>
          <w:tcPr>
            <w:tcW w:w="6000" w:type="dxa"/>
            <w:shd w:val="clear" w:color="auto" w:fill="F1A983" w:themeFill="accent2" w:themeFillTint="99"/>
          </w:tcPr>
          <w:p w14:paraId="158B3D55" w14:textId="77777777" w:rsidR="009E03B7"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Target</w:t>
            </w:r>
          </w:p>
        </w:tc>
      </w:tr>
      <w:tr w:rsidR="00F44AE9" w:rsidRPr="003D1E26" w14:paraId="43AD2C9A" w14:textId="77777777" w:rsidTr="005909CF">
        <w:tc>
          <w:tcPr>
            <w:tcW w:w="1353" w:type="dxa"/>
            <w:shd w:val="clear" w:color="auto" w:fill="C1E4F5"/>
            <w:tcMar>
              <w:top w:w="120" w:type="dxa"/>
              <w:left w:w="180" w:type="dxa"/>
              <w:bottom w:w="120" w:type="dxa"/>
              <w:right w:w="180" w:type="dxa"/>
            </w:tcMar>
            <w:hideMark/>
          </w:tcPr>
          <w:p w14:paraId="75C3CDAA" w14:textId="77777777" w:rsidR="000B4F03" w:rsidRPr="003D1E26" w:rsidRDefault="00F477F9" w:rsidP="000B4F03">
            <w:pPr>
              <w:spacing w:before="30" w:after="30"/>
              <w:ind w:left="30" w:right="30"/>
              <w:rPr>
                <w:rFonts w:ascii="Calibri" w:eastAsia="Times New Roman" w:hAnsi="Calibri" w:cs="Calibri"/>
                <w:sz w:val="16"/>
              </w:rPr>
            </w:pPr>
            <w:hyperlink r:id="rId224" w:tgtFrame="_blank" w:history="1">
              <w:r w:rsidRPr="003D1E26">
                <w:rPr>
                  <w:rFonts w:ascii="Calibri" w:eastAsia="Times New Roman" w:hAnsi="Calibri" w:cs="Calibri"/>
                  <w:color w:val="0000FF"/>
                  <w:sz w:val="16"/>
                  <w:u w:val="single"/>
                </w:rPr>
                <w:t>Screen 1</w:t>
              </w:r>
            </w:hyperlink>
            <w:r w:rsidRPr="003D1E26">
              <w:rPr>
                <w:rFonts w:ascii="Calibri" w:eastAsia="Times New Roman" w:hAnsi="Calibri" w:cs="Calibri"/>
                <w:sz w:val="16"/>
              </w:rPr>
              <w:t xml:space="preserve"> </w:t>
            </w:r>
          </w:p>
          <w:p w14:paraId="73B5E698" w14:textId="77777777" w:rsidR="000B4F03" w:rsidRPr="003D1E26" w:rsidRDefault="00F477F9" w:rsidP="000B4F03">
            <w:pPr>
              <w:ind w:left="30" w:right="30"/>
              <w:rPr>
                <w:rFonts w:ascii="Calibri" w:eastAsia="Times New Roman" w:hAnsi="Calibri" w:cs="Calibri"/>
                <w:sz w:val="16"/>
              </w:rPr>
            </w:pPr>
            <w:hyperlink r:id="rId225" w:tgtFrame="_blank" w:history="1">
              <w:r w:rsidRPr="003D1E26">
                <w:rPr>
                  <w:rFonts w:ascii="Calibri" w:eastAsia="Times New Roman" w:hAnsi="Calibri" w:cs="Calibri"/>
                  <w:color w:val="0000FF"/>
                  <w:sz w:val="16"/>
                  <w:u w:val="single"/>
                </w:rPr>
                <w:t>2_C_2</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5C4E88"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Fair competition benefits everyone, from businesses to consumers to the economy as a whole. Fair competition results in dynamic markets, leading to increased productivity and better value for consumers.</w:t>
            </w:r>
          </w:p>
        </w:tc>
        <w:tc>
          <w:tcPr>
            <w:tcW w:w="6000" w:type="dxa"/>
          </w:tcPr>
          <w:p w14:paraId="043D6DE2" w14:textId="77777777" w:rsidR="000B4F03" w:rsidRPr="003D1E26" w:rsidRDefault="00F477F9" w:rsidP="005909CF">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Poctivá hospodářská soutěž je prospěšná pro všechny – od firem přes spotřebitele až po ekonomiku obecně. Výsledkem poctivé hospodářské soutěže jsou dynamické trhy, což vede k vyšší produktivitě a lepší hodnotě pro spotřebitele.</w:t>
            </w:r>
          </w:p>
        </w:tc>
      </w:tr>
      <w:tr w:rsidR="00F44AE9" w:rsidRPr="003D1E26" w14:paraId="57521E7E" w14:textId="77777777" w:rsidTr="005909CF">
        <w:tc>
          <w:tcPr>
            <w:tcW w:w="1353" w:type="dxa"/>
            <w:shd w:val="clear" w:color="auto" w:fill="C1E4F5"/>
            <w:tcMar>
              <w:top w:w="120" w:type="dxa"/>
              <w:left w:w="180" w:type="dxa"/>
              <w:bottom w:w="120" w:type="dxa"/>
              <w:right w:w="180" w:type="dxa"/>
            </w:tcMar>
            <w:hideMark/>
          </w:tcPr>
          <w:p w14:paraId="6594DDF2" w14:textId="77777777" w:rsidR="000B4F03" w:rsidRPr="003D1E26" w:rsidRDefault="00F477F9" w:rsidP="000B4F03">
            <w:pPr>
              <w:spacing w:before="30" w:after="30"/>
              <w:ind w:left="30" w:right="30"/>
              <w:rPr>
                <w:rFonts w:ascii="Calibri" w:eastAsia="Times New Roman" w:hAnsi="Calibri" w:cs="Calibri"/>
                <w:sz w:val="16"/>
              </w:rPr>
            </w:pPr>
            <w:hyperlink r:id="rId226" w:tgtFrame="_blank" w:history="1">
              <w:r w:rsidRPr="003D1E26">
                <w:rPr>
                  <w:rFonts w:ascii="Calibri" w:eastAsia="Times New Roman" w:hAnsi="Calibri" w:cs="Calibri"/>
                  <w:color w:val="0000FF"/>
                  <w:sz w:val="16"/>
                  <w:u w:val="single"/>
                </w:rPr>
                <w:t>Screen 10</w:t>
              </w:r>
            </w:hyperlink>
            <w:r w:rsidRPr="003D1E26">
              <w:rPr>
                <w:rFonts w:ascii="Calibri" w:eastAsia="Times New Roman" w:hAnsi="Calibri" w:cs="Calibri"/>
                <w:sz w:val="16"/>
              </w:rPr>
              <w:t xml:space="preserve"> </w:t>
            </w:r>
          </w:p>
          <w:p w14:paraId="1B136A21" w14:textId="77777777" w:rsidR="000B4F03" w:rsidRPr="003D1E26" w:rsidRDefault="00F477F9" w:rsidP="000B4F03">
            <w:pPr>
              <w:ind w:left="30" w:right="30"/>
              <w:rPr>
                <w:rFonts w:ascii="Calibri" w:eastAsia="Times New Roman" w:hAnsi="Calibri" w:cs="Calibri"/>
                <w:sz w:val="16"/>
              </w:rPr>
            </w:pPr>
            <w:hyperlink r:id="rId227" w:tgtFrame="_blank" w:history="1">
              <w:r w:rsidRPr="003D1E26">
                <w:rPr>
                  <w:rFonts w:ascii="Calibri" w:eastAsia="Times New Roman" w:hAnsi="Calibri" w:cs="Calibri"/>
                  <w:color w:val="0000FF"/>
                  <w:sz w:val="16"/>
                  <w:u w:val="single"/>
                </w:rPr>
                <w:t>17_C_11</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2DB25F7"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An Abbott distributor can be considered a competitor if we are submitting separate bids in connection with a tender.</w:t>
            </w:r>
          </w:p>
        </w:tc>
        <w:tc>
          <w:tcPr>
            <w:tcW w:w="6000" w:type="dxa"/>
          </w:tcPr>
          <w:p w14:paraId="3C4C547D"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Pokud ve spojení s určitým výběrovým řízením předkládáme samostatné nabídky, lze i distributora společnosti Abbott považovat za konkurenci.</w:t>
            </w:r>
          </w:p>
        </w:tc>
      </w:tr>
      <w:tr w:rsidR="00F44AE9" w:rsidRPr="003D1E26" w14:paraId="345EA0B5" w14:textId="77777777" w:rsidTr="005909CF">
        <w:tc>
          <w:tcPr>
            <w:tcW w:w="1353" w:type="dxa"/>
            <w:shd w:val="clear" w:color="auto" w:fill="C1E4F5"/>
            <w:tcMar>
              <w:top w:w="120" w:type="dxa"/>
              <w:left w:w="180" w:type="dxa"/>
              <w:bottom w:w="120" w:type="dxa"/>
              <w:right w:w="180" w:type="dxa"/>
            </w:tcMar>
            <w:hideMark/>
          </w:tcPr>
          <w:p w14:paraId="0468B4DF" w14:textId="77777777" w:rsidR="000B4F03" w:rsidRPr="003D1E26" w:rsidRDefault="00F477F9" w:rsidP="000B4F03">
            <w:pPr>
              <w:spacing w:before="30" w:after="30"/>
              <w:ind w:left="30" w:right="30"/>
              <w:rPr>
                <w:rFonts w:ascii="Calibri" w:eastAsia="Times New Roman" w:hAnsi="Calibri" w:cs="Calibri"/>
                <w:sz w:val="16"/>
              </w:rPr>
            </w:pPr>
            <w:hyperlink r:id="rId228" w:tgtFrame="_blank" w:history="1">
              <w:r w:rsidRPr="003D1E26">
                <w:rPr>
                  <w:rFonts w:ascii="Calibri" w:eastAsia="Times New Roman" w:hAnsi="Calibri" w:cs="Calibri"/>
                  <w:color w:val="0000FF"/>
                  <w:sz w:val="16"/>
                  <w:u w:val="single"/>
                </w:rPr>
                <w:t>Screen 10</w:t>
              </w:r>
            </w:hyperlink>
            <w:r w:rsidRPr="003D1E26">
              <w:rPr>
                <w:rFonts w:ascii="Calibri" w:eastAsia="Times New Roman" w:hAnsi="Calibri" w:cs="Calibri"/>
                <w:sz w:val="16"/>
              </w:rPr>
              <w:t xml:space="preserve"> </w:t>
            </w:r>
          </w:p>
          <w:p w14:paraId="3FEF9478" w14:textId="77777777" w:rsidR="000B4F03" w:rsidRPr="003D1E26" w:rsidRDefault="00F477F9" w:rsidP="000B4F03">
            <w:pPr>
              <w:ind w:left="30" w:right="30"/>
              <w:rPr>
                <w:rFonts w:ascii="Calibri" w:eastAsia="Times New Roman" w:hAnsi="Calibri" w:cs="Calibri"/>
                <w:sz w:val="16"/>
              </w:rPr>
            </w:pPr>
            <w:hyperlink r:id="rId229" w:tgtFrame="_blank" w:history="1">
              <w:r w:rsidRPr="003D1E26">
                <w:rPr>
                  <w:rFonts w:ascii="Calibri" w:eastAsia="Times New Roman" w:hAnsi="Calibri" w:cs="Calibri"/>
                  <w:color w:val="0000FF"/>
                  <w:sz w:val="16"/>
                  <w:u w:val="single"/>
                </w:rPr>
                <w:t>18_C_11</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51FA80B"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If someone begins to discuss these matters, take immediate action. End your involvement in the meeting and ask that your objections be recorded in any meeting minutes. Leave and make a loud, dramatic gesture as you depart, so others remember your departure from the prohibited discussion.</w:t>
            </w:r>
          </w:p>
        </w:tc>
        <w:tc>
          <w:tcPr>
            <w:tcW w:w="6000" w:type="dxa"/>
          </w:tcPr>
          <w:p w14:paraId="0A7E8FC8" w14:textId="77777777" w:rsidR="000B4F03" w:rsidRPr="003D1E26" w:rsidRDefault="00F477F9" w:rsidP="005909CF">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Pokud někdo zahájí diskusi o některé z těchto záležitostí, okamžitě zakročte. Ukončete svou účast na schůzce a požádejte o zaznamenání svých námitek do záznamu schůzky. Při odchodu dejte ostatním hlasitě a dramaticky najevo, že zakázanou diskusi opouštíte, aby si to ostatní zapamatovali.</w:t>
            </w:r>
          </w:p>
        </w:tc>
      </w:tr>
      <w:tr w:rsidR="00F44AE9" w:rsidRPr="003D1E26" w14:paraId="1151BC85" w14:textId="77777777" w:rsidTr="005909CF">
        <w:tc>
          <w:tcPr>
            <w:tcW w:w="1353" w:type="dxa"/>
            <w:shd w:val="clear" w:color="auto" w:fill="C1E4F5"/>
            <w:tcMar>
              <w:top w:w="120" w:type="dxa"/>
              <w:left w:w="180" w:type="dxa"/>
              <w:bottom w:w="120" w:type="dxa"/>
              <w:right w:w="180" w:type="dxa"/>
            </w:tcMar>
            <w:hideMark/>
          </w:tcPr>
          <w:p w14:paraId="2D480A4F" w14:textId="77777777" w:rsidR="000B4F03" w:rsidRPr="003D1E26" w:rsidRDefault="00F477F9" w:rsidP="000B4F03">
            <w:pPr>
              <w:spacing w:before="30" w:after="30"/>
              <w:ind w:left="30" w:right="30"/>
              <w:rPr>
                <w:rFonts w:ascii="Calibri" w:eastAsia="Times New Roman" w:hAnsi="Calibri" w:cs="Calibri"/>
                <w:sz w:val="16"/>
              </w:rPr>
            </w:pPr>
            <w:hyperlink r:id="rId230" w:tgtFrame="_blank" w:history="1">
              <w:r w:rsidRPr="003D1E26">
                <w:rPr>
                  <w:rFonts w:ascii="Calibri" w:eastAsia="Times New Roman" w:hAnsi="Calibri" w:cs="Calibri"/>
                  <w:color w:val="0000FF"/>
                  <w:sz w:val="16"/>
                  <w:u w:val="single"/>
                </w:rPr>
                <w:t>Screen 11</w:t>
              </w:r>
            </w:hyperlink>
            <w:r w:rsidRPr="003D1E26">
              <w:rPr>
                <w:rFonts w:ascii="Calibri" w:eastAsia="Times New Roman" w:hAnsi="Calibri" w:cs="Calibri"/>
                <w:sz w:val="16"/>
              </w:rPr>
              <w:t xml:space="preserve"> </w:t>
            </w:r>
          </w:p>
          <w:p w14:paraId="3FC04846" w14:textId="77777777" w:rsidR="000B4F03" w:rsidRPr="003D1E26" w:rsidRDefault="00F477F9" w:rsidP="000B4F03">
            <w:pPr>
              <w:ind w:left="30" w:right="30"/>
              <w:rPr>
                <w:rFonts w:ascii="Calibri" w:eastAsia="Times New Roman" w:hAnsi="Calibri" w:cs="Calibri"/>
                <w:sz w:val="16"/>
              </w:rPr>
            </w:pPr>
            <w:hyperlink r:id="rId231" w:tgtFrame="_blank" w:history="1">
              <w:r w:rsidRPr="003D1E26">
                <w:rPr>
                  <w:rFonts w:ascii="Calibri" w:eastAsia="Times New Roman" w:hAnsi="Calibri" w:cs="Calibri"/>
                  <w:color w:val="0000FF"/>
                  <w:sz w:val="16"/>
                  <w:u w:val="single"/>
                </w:rPr>
                <w:t>22_C_12</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4EA17B86"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 xml:space="preserve">You are a Regional Sales Manager responsible for Abbott Vascular in Turkey. You are considering submitting a bid to supply product to a large public hospital in your area. Before investing a lot of time into putting together the </w:t>
            </w:r>
            <w:r w:rsidRPr="003D1E26">
              <w:rPr>
                <w:rFonts w:ascii="Calibri" w:eastAsia="Times New Roman" w:hAnsi="Calibri" w:cs="Calibri"/>
              </w:rPr>
              <w:lastRenderedPageBreak/>
              <w:t>bid, you reach out to a counterpart at Medtronic to find out whether they are bidding. Is this okay?</w:t>
            </w:r>
          </w:p>
        </w:tc>
        <w:tc>
          <w:tcPr>
            <w:tcW w:w="6000" w:type="dxa"/>
          </w:tcPr>
          <w:p w14:paraId="240C9235"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 xml:space="preserve">Jste regionální obchodní manažer odpovědný za divizi Abbott Vascular v Turecku. Zvažujete podat cenovou nabídku dodávky produktu do velké veřejné nemocnice ve vaší oblasti. Než věnujete spoustu času tomu, abyste dali dohromady nabídku, spojíte se s protistranou ze </w:t>
            </w:r>
            <w:r w:rsidRPr="003D1E26">
              <w:rPr>
                <w:rFonts w:ascii="Calibri" w:eastAsia="Calibri" w:hAnsi="Calibri" w:cs="Calibri"/>
                <w:lang w:val="cs-CZ"/>
              </w:rPr>
              <w:lastRenderedPageBreak/>
              <w:t>společnosti Medtronic, abyste zjistili, zda se výběrového řízení účastní. Je to v pořádku?</w:t>
            </w:r>
          </w:p>
        </w:tc>
      </w:tr>
      <w:tr w:rsidR="00F44AE9" w:rsidRPr="003D1E26" w14:paraId="29E622EA" w14:textId="77777777" w:rsidTr="005909CF">
        <w:tc>
          <w:tcPr>
            <w:tcW w:w="1353" w:type="dxa"/>
            <w:shd w:val="clear" w:color="auto" w:fill="C1E4F5"/>
            <w:tcMar>
              <w:top w:w="120" w:type="dxa"/>
              <w:left w:w="180" w:type="dxa"/>
              <w:bottom w:w="120" w:type="dxa"/>
              <w:right w:w="180" w:type="dxa"/>
            </w:tcMar>
            <w:hideMark/>
          </w:tcPr>
          <w:p w14:paraId="07B9F5D0" w14:textId="77777777" w:rsidR="000B4F03" w:rsidRPr="003D1E26" w:rsidRDefault="00F477F9" w:rsidP="000B4F03">
            <w:pPr>
              <w:spacing w:before="30" w:after="30"/>
              <w:ind w:left="30" w:right="30"/>
              <w:rPr>
                <w:rFonts w:ascii="Calibri" w:eastAsia="Times New Roman" w:hAnsi="Calibri" w:cs="Calibri"/>
                <w:sz w:val="16"/>
              </w:rPr>
            </w:pPr>
            <w:hyperlink r:id="rId232" w:tgtFrame="_blank" w:history="1">
              <w:r w:rsidRPr="003D1E26">
                <w:rPr>
                  <w:rFonts w:ascii="Calibri" w:eastAsia="Times New Roman" w:hAnsi="Calibri" w:cs="Calibri"/>
                  <w:color w:val="0000FF"/>
                  <w:sz w:val="16"/>
                  <w:u w:val="single"/>
                </w:rPr>
                <w:t>Screen 12</w:t>
              </w:r>
            </w:hyperlink>
            <w:r w:rsidRPr="003D1E26">
              <w:rPr>
                <w:rFonts w:ascii="Calibri" w:eastAsia="Times New Roman" w:hAnsi="Calibri" w:cs="Calibri"/>
                <w:sz w:val="16"/>
              </w:rPr>
              <w:t xml:space="preserve"> </w:t>
            </w:r>
          </w:p>
          <w:p w14:paraId="0417E896" w14:textId="77777777" w:rsidR="000B4F03" w:rsidRPr="003D1E26" w:rsidRDefault="00F477F9" w:rsidP="000B4F03">
            <w:pPr>
              <w:ind w:left="30" w:right="30"/>
              <w:rPr>
                <w:rFonts w:ascii="Calibri" w:eastAsia="Times New Roman" w:hAnsi="Calibri" w:cs="Calibri"/>
                <w:sz w:val="16"/>
              </w:rPr>
            </w:pPr>
            <w:hyperlink r:id="rId233" w:tgtFrame="_blank" w:history="1">
              <w:r w:rsidRPr="003D1E26">
                <w:rPr>
                  <w:rFonts w:ascii="Calibri" w:eastAsia="Times New Roman" w:hAnsi="Calibri" w:cs="Calibri"/>
                  <w:color w:val="0000FF"/>
                  <w:sz w:val="16"/>
                  <w:u w:val="single"/>
                </w:rPr>
                <w:t>25_C_13</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426290"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You are an Area Sales Director for Abbott’s Rapid Diagnostics business in East Africa. At a meeting with a local distributor who distributes diagnostic testing equipment for Abbott and a leading competitor, you are provided with a list of customers who the distributor says you should target for rapid diagnostic marketing. It is explained that a similar length list with different customers has been given to your competitor, so that the two companies’ marketing efforts don’t overlap. Since the distributor is responsible for the final sale of the companies’ products, you agree to limit your marketing efforts to the customers on the list. Is this okay?</w:t>
            </w:r>
          </w:p>
        </w:tc>
        <w:tc>
          <w:tcPr>
            <w:tcW w:w="6000" w:type="dxa"/>
          </w:tcPr>
          <w:p w14:paraId="21CBFE43"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Jste oblastní prodejní ředitel divize Rapid Diagnostics společnosti Abbott ve východní Africe. Na jednání s místním distributorem, který distribuuje zařízení pro diagnostické testování pro společnost Abbott i jejího hlavního konkurenta, obdržíte seznam zákazníků, na které byste podle distributora měli zaměřit svůj marketing v oblasti rychlé diagnostiky. Vysvětlí vám, že podobně dlouhý seznam s jinými zákazníky obdržel váš konkurent, aby se marketingové snahy dvou firem nepřekrývaly. Protože je distributor odpovědný za konečný prodej produktů dvou firem, souhlasíte, že své marketingové snahy omezíte na zákazníky ze seznamu. Je to v pořádku?</w:t>
            </w:r>
          </w:p>
        </w:tc>
      </w:tr>
      <w:tr w:rsidR="00F44AE9" w:rsidRPr="003D1E26" w14:paraId="54E54FA3" w14:textId="77777777" w:rsidTr="005909CF">
        <w:tc>
          <w:tcPr>
            <w:tcW w:w="1353" w:type="dxa"/>
            <w:shd w:val="clear" w:color="auto" w:fill="C1E4F5"/>
            <w:tcMar>
              <w:top w:w="120" w:type="dxa"/>
              <w:left w:w="180" w:type="dxa"/>
              <w:bottom w:w="120" w:type="dxa"/>
              <w:right w:w="180" w:type="dxa"/>
            </w:tcMar>
            <w:hideMark/>
          </w:tcPr>
          <w:p w14:paraId="7CD624ED" w14:textId="77777777" w:rsidR="000B4F03" w:rsidRPr="003D1E26" w:rsidRDefault="00F477F9" w:rsidP="000B4F03">
            <w:pPr>
              <w:spacing w:before="30" w:after="30"/>
              <w:ind w:left="30" w:right="30"/>
              <w:rPr>
                <w:rFonts w:ascii="Calibri" w:eastAsia="Times New Roman" w:hAnsi="Calibri" w:cs="Calibri"/>
                <w:sz w:val="16"/>
              </w:rPr>
            </w:pPr>
            <w:hyperlink r:id="rId234" w:tgtFrame="_blank" w:history="1">
              <w:r w:rsidRPr="003D1E26">
                <w:rPr>
                  <w:rFonts w:ascii="Calibri" w:eastAsia="Times New Roman" w:hAnsi="Calibri" w:cs="Calibri"/>
                  <w:color w:val="0000FF"/>
                  <w:sz w:val="16"/>
                  <w:u w:val="single"/>
                </w:rPr>
                <w:t>Screen 17</w:t>
              </w:r>
            </w:hyperlink>
            <w:r w:rsidRPr="003D1E26">
              <w:rPr>
                <w:rFonts w:ascii="Calibri" w:eastAsia="Times New Roman" w:hAnsi="Calibri" w:cs="Calibri"/>
                <w:sz w:val="16"/>
              </w:rPr>
              <w:t xml:space="preserve"> </w:t>
            </w:r>
          </w:p>
          <w:p w14:paraId="3E538199" w14:textId="77777777" w:rsidR="000B4F03" w:rsidRPr="003D1E26" w:rsidRDefault="00F477F9" w:rsidP="000B4F03">
            <w:pPr>
              <w:ind w:left="30" w:right="30"/>
              <w:rPr>
                <w:rFonts w:ascii="Calibri" w:eastAsia="Times New Roman" w:hAnsi="Calibri" w:cs="Calibri"/>
                <w:sz w:val="16"/>
              </w:rPr>
            </w:pPr>
            <w:hyperlink r:id="rId235" w:tgtFrame="_blank" w:history="1">
              <w:r w:rsidRPr="003D1E26">
                <w:rPr>
                  <w:rFonts w:ascii="Calibri" w:eastAsia="Times New Roman" w:hAnsi="Calibri" w:cs="Calibri"/>
                  <w:color w:val="0000FF"/>
                  <w:sz w:val="16"/>
                  <w:u w:val="single"/>
                </w:rPr>
                <w:t>37_C_18</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249F9AD5"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Because anti-competitive conduct usually results in higher prices or reduced selection for consumers, a company that commits such crimes risks seriously damaging its reputation in the eyes of its customers.</w:t>
            </w:r>
          </w:p>
          <w:p w14:paraId="1A03A576"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In addition to civil/criminal penalties and reputational damage, one consequence is potentially being barred from future tenders or other bidding.</w:t>
            </w:r>
          </w:p>
        </w:tc>
        <w:tc>
          <w:tcPr>
            <w:tcW w:w="6000" w:type="dxa"/>
          </w:tcPr>
          <w:p w14:paraId="18EF6FAB"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Protože jednání porušující hospodářskou soutěž zpravidla vede k vyšším cenám nebo menší možnosti výběru pro spotřebitele, společnost, která se takových přečinů dopustí, riskuje u zákazníků vážné poškození dobré pověsti.</w:t>
            </w:r>
          </w:p>
          <w:p w14:paraId="349BB7C2" w14:textId="2E8CBD5E"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t>Kromě občanskoprávních a trestních postihů a škodách na dobré</w:t>
            </w:r>
            <w:ins w:id="224" w:author="Kleckova, Jana" w:date="2025-12-16T10:46:00Z" w16du:dateUtc="2025-12-16T09:46:00Z">
              <w:r w:rsidR="001B2DD2">
                <w:rPr>
                  <w:rFonts w:ascii="Calibri" w:eastAsia="Calibri" w:hAnsi="Calibri" w:cs="Calibri"/>
                  <w:lang w:val="cs-CZ"/>
                </w:rPr>
                <w:t>m</w:t>
              </w:r>
            </w:ins>
            <w:r w:rsidRPr="003D1E26">
              <w:rPr>
                <w:rFonts w:ascii="Calibri" w:eastAsia="Calibri" w:hAnsi="Calibri" w:cs="Calibri"/>
                <w:lang w:val="cs-CZ"/>
              </w:rPr>
              <w:t xml:space="preserve"> jménu může být jedním z dopadů také potenciální vyloučení z budoucích výběrových řízení či jiných nabídek.</w:t>
            </w:r>
          </w:p>
        </w:tc>
      </w:tr>
      <w:tr w:rsidR="00F44AE9" w:rsidRPr="003D1E26" w14:paraId="47B5EA73" w14:textId="77777777" w:rsidTr="005909CF">
        <w:tc>
          <w:tcPr>
            <w:tcW w:w="1353" w:type="dxa"/>
            <w:shd w:val="clear" w:color="auto" w:fill="C1E4F5"/>
            <w:tcMar>
              <w:top w:w="120" w:type="dxa"/>
              <w:left w:w="180" w:type="dxa"/>
              <w:bottom w:w="120" w:type="dxa"/>
              <w:right w:w="180" w:type="dxa"/>
            </w:tcMar>
            <w:hideMark/>
          </w:tcPr>
          <w:p w14:paraId="7C2D08F6" w14:textId="77777777" w:rsidR="000B4F03" w:rsidRPr="003D1E26" w:rsidRDefault="00F477F9" w:rsidP="000B4F03">
            <w:pPr>
              <w:spacing w:before="30" w:after="30"/>
              <w:ind w:left="30" w:right="30"/>
              <w:rPr>
                <w:rFonts w:ascii="Calibri" w:eastAsia="Times New Roman" w:hAnsi="Calibri" w:cs="Calibri"/>
                <w:sz w:val="16"/>
              </w:rPr>
            </w:pPr>
            <w:hyperlink r:id="rId236" w:tgtFrame="_blank" w:history="1">
              <w:r w:rsidRPr="003D1E26">
                <w:rPr>
                  <w:rFonts w:ascii="Calibri" w:eastAsia="Times New Roman" w:hAnsi="Calibri" w:cs="Calibri"/>
                  <w:color w:val="0000FF"/>
                  <w:sz w:val="16"/>
                  <w:u w:val="single"/>
                </w:rPr>
                <w:t>Screen 21</w:t>
              </w:r>
            </w:hyperlink>
            <w:r w:rsidRPr="003D1E26">
              <w:rPr>
                <w:rFonts w:ascii="Calibri" w:eastAsia="Times New Roman" w:hAnsi="Calibri" w:cs="Calibri"/>
                <w:sz w:val="16"/>
              </w:rPr>
              <w:t xml:space="preserve"> </w:t>
            </w:r>
          </w:p>
          <w:p w14:paraId="66BDC305" w14:textId="77777777" w:rsidR="000B4F03" w:rsidRPr="003D1E26" w:rsidRDefault="00F477F9" w:rsidP="000B4F03">
            <w:pPr>
              <w:ind w:left="30" w:right="30"/>
              <w:rPr>
                <w:rFonts w:ascii="Calibri" w:eastAsia="Times New Roman" w:hAnsi="Calibri" w:cs="Calibri"/>
                <w:sz w:val="16"/>
              </w:rPr>
            </w:pPr>
            <w:hyperlink r:id="rId237" w:tgtFrame="_blank" w:history="1">
              <w:r w:rsidRPr="003D1E26">
                <w:rPr>
                  <w:rFonts w:ascii="Calibri" w:eastAsia="Times New Roman" w:hAnsi="Calibri" w:cs="Calibri"/>
                  <w:color w:val="0000FF"/>
                  <w:sz w:val="16"/>
                  <w:u w:val="single"/>
                </w:rPr>
                <w:t>42_C_22</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8EF8830"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In many countries controlling the prices of distributors is a violation of competition law, please contact your local Legal team for guidance.</w:t>
            </w:r>
          </w:p>
        </w:tc>
        <w:tc>
          <w:tcPr>
            <w:tcW w:w="6000" w:type="dxa"/>
          </w:tcPr>
          <w:p w14:paraId="38484618" w14:textId="51B0CC18" w:rsidR="000B4F03" w:rsidRPr="003D1E26" w:rsidRDefault="00F477F9" w:rsidP="005909CF">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V řadě zemí je kontrola cen </w:t>
            </w:r>
            <w:del w:id="225" w:author="Kleckova, Jana" w:date="2025-12-16T10:46:00Z" w16du:dateUtc="2025-12-16T09:46:00Z">
              <w:r w:rsidRPr="003D1E26" w:rsidDel="001B2DD2">
                <w:rPr>
                  <w:rFonts w:ascii="Calibri" w:eastAsia="Calibri" w:hAnsi="Calibri" w:cs="Calibri"/>
                  <w:lang w:val="cs-CZ"/>
                </w:rPr>
                <w:delText xml:space="preserve">ze </w:delText>
              </w:r>
            </w:del>
            <w:r w:rsidRPr="003D1E26">
              <w:rPr>
                <w:rFonts w:ascii="Calibri" w:eastAsia="Calibri" w:hAnsi="Calibri" w:cs="Calibri"/>
                <w:lang w:val="cs-CZ"/>
              </w:rPr>
              <w:t>distributorů porušením zákona o hospodářské soutěži. Pokud potřebujete poradit, obraťte se na místní tým právního oddělení.</w:t>
            </w:r>
          </w:p>
        </w:tc>
      </w:tr>
      <w:tr w:rsidR="00F44AE9" w:rsidRPr="003D1E26" w14:paraId="16925D0B" w14:textId="77777777" w:rsidTr="005909CF">
        <w:tc>
          <w:tcPr>
            <w:tcW w:w="1353" w:type="dxa"/>
            <w:shd w:val="clear" w:color="auto" w:fill="C1E4F5"/>
            <w:tcMar>
              <w:top w:w="120" w:type="dxa"/>
              <w:left w:w="180" w:type="dxa"/>
              <w:bottom w:w="120" w:type="dxa"/>
              <w:right w:w="180" w:type="dxa"/>
            </w:tcMar>
            <w:hideMark/>
          </w:tcPr>
          <w:p w14:paraId="28F00E8D" w14:textId="77777777" w:rsidR="000B4F03" w:rsidRPr="003D1E26" w:rsidRDefault="00F477F9" w:rsidP="000B4F03">
            <w:pPr>
              <w:spacing w:before="30" w:after="30"/>
              <w:ind w:left="30" w:right="30"/>
              <w:rPr>
                <w:rFonts w:ascii="Calibri" w:eastAsia="Times New Roman" w:hAnsi="Calibri" w:cs="Calibri"/>
                <w:sz w:val="16"/>
              </w:rPr>
            </w:pPr>
            <w:hyperlink r:id="rId238" w:tgtFrame="_blank" w:history="1">
              <w:r w:rsidRPr="003D1E26">
                <w:rPr>
                  <w:rFonts w:ascii="Calibri" w:eastAsia="Times New Roman" w:hAnsi="Calibri" w:cs="Calibri"/>
                  <w:color w:val="0000FF"/>
                  <w:sz w:val="16"/>
                  <w:u w:val="single"/>
                </w:rPr>
                <w:t>Screen 21</w:t>
              </w:r>
            </w:hyperlink>
            <w:r w:rsidRPr="003D1E26">
              <w:rPr>
                <w:rFonts w:ascii="Calibri" w:eastAsia="Times New Roman" w:hAnsi="Calibri" w:cs="Calibri"/>
                <w:sz w:val="16"/>
              </w:rPr>
              <w:t xml:space="preserve"> </w:t>
            </w:r>
          </w:p>
          <w:p w14:paraId="1C6B09B9" w14:textId="77777777" w:rsidR="000B4F03" w:rsidRPr="003D1E26" w:rsidRDefault="00F477F9" w:rsidP="000B4F03">
            <w:pPr>
              <w:ind w:left="30" w:right="30"/>
              <w:rPr>
                <w:rFonts w:ascii="Calibri" w:eastAsia="Times New Roman" w:hAnsi="Calibri" w:cs="Calibri"/>
                <w:sz w:val="16"/>
              </w:rPr>
            </w:pPr>
            <w:hyperlink r:id="rId239" w:tgtFrame="_blank" w:history="1">
              <w:r w:rsidRPr="003D1E26">
                <w:rPr>
                  <w:rFonts w:ascii="Calibri" w:eastAsia="Times New Roman" w:hAnsi="Calibri" w:cs="Calibri"/>
                  <w:color w:val="0000FF"/>
                  <w:sz w:val="16"/>
                  <w:u w:val="single"/>
                </w:rPr>
                <w:t>44_C_22</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5160B128"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Any discussion between competitors around market or dividing clients, products or resources – known as customer allocation – could be viewed as illegal collaboration and should be avoided. These conversations do not have to result in a formal agreement with a competitor to be considered anti-competitive.</w:t>
            </w:r>
          </w:p>
        </w:tc>
        <w:tc>
          <w:tcPr>
            <w:tcW w:w="6000" w:type="dxa"/>
          </w:tcPr>
          <w:p w14:paraId="05793928" w14:textId="4C86836C" w:rsidR="000B4F03" w:rsidRPr="003D1E26" w:rsidRDefault="00F477F9" w:rsidP="005909CF">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Jakákoli diskuse mezi konkurenty o rozdělení trhu nebo zákazníků, produktů či prostředků (</w:t>
            </w:r>
            <w:del w:id="226" w:author="Kleckova, Jana" w:date="2025-12-16T10:46:00Z" w16du:dateUtc="2025-12-16T09:46:00Z">
              <w:r w:rsidRPr="003D1E26" w:rsidDel="00A226B8">
                <w:rPr>
                  <w:rFonts w:ascii="Calibri" w:eastAsia="Calibri" w:hAnsi="Calibri" w:cs="Calibri"/>
                  <w:lang w:val="cs-CZ"/>
                </w:rPr>
                <w:delText xml:space="preserve">tato prakticky se obvykle označuje </w:delText>
              </w:r>
            </w:del>
            <w:ins w:id="227" w:author="Kleckova, Jana" w:date="2025-12-16T10:46:00Z" w16du:dateUtc="2025-12-16T09:46:00Z">
              <w:r w:rsidR="00A226B8">
                <w:rPr>
                  <w:rFonts w:ascii="Calibri" w:eastAsia="Calibri" w:hAnsi="Calibri" w:cs="Calibri"/>
                  <w:lang w:val="cs-CZ"/>
                </w:rPr>
                <w:t xml:space="preserve">známé </w:t>
              </w:r>
            </w:ins>
            <w:r w:rsidRPr="003D1E26">
              <w:rPr>
                <w:rFonts w:ascii="Calibri" w:eastAsia="Calibri" w:hAnsi="Calibri" w:cs="Calibri"/>
                <w:lang w:val="cs-CZ"/>
              </w:rPr>
              <w:t xml:space="preserve">jako „rozdělení zákazníků“) by mohla být považována za nezákonnou spolupráci a je </w:t>
            </w:r>
            <w:del w:id="228" w:author="Kleckova, Jana" w:date="2025-12-16T11:08:00Z" w16du:dateUtc="2025-12-16T10:08:00Z">
              <w:r w:rsidRPr="003D1E26" w:rsidDel="00CE5713">
                <w:rPr>
                  <w:rFonts w:ascii="Calibri" w:eastAsia="Calibri" w:hAnsi="Calibri" w:cs="Calibri"/>
                  <w:lang w:val="cs-CZ"/>
                </w:rPr>
                <w:delText xml:space="preserve">vhodné </w:delText>
              </w:r>
            </w:del>
            <w:ins w:id="229" w:author="Kleckova, Jana" w:date="2025-12-16T11:08:00Z" w16du:dateUtc="2025-12-16T10:08:00Z">
              <w:r w:rsidR="00CE5713">
                <w:rPr>
                  <w:rFonts w:ascii="Calibri" w:eastAsia="Calibri" w:hAnsi="Calibri" w:cs="Calibri"/>
                  <w:lang w:val="cs-CZ"/>
                </w:rPr>
                <w:t>nu</w:t>
              </w:r>
            </w:ins>
            <w:ins w:id="230" w:author="Kleckova, Jana" w:date="2025-12-16T11:09:00Z" w16du:dateUtc="2025-12-16T10:09:00Z">
              <w:r w:rsidR="00CE5713">
                <w:rPr>
                  <w:rFonts w:ascii="Calibri" w:eastAsia="Calibri" w:hAnsi="Calibri" w:cs="Calibri"/>
                  <w:lang w:val="cs-CZ"/>
                </w:rPr>
                <w:t>tné</w:t>
              </w:r>
            </w:ins>
            <w:ins w:id="231" w:author="Kleckova, Jana" w:date="2025-12-16T11:08:00Z" w16du:dateUtc="2025-12-16T10:08:00Z">
              <w:r w:rsidR="00CE5713" w:rsidRPr="003D1E26">
                <w:rPr>
                  <w:rFonts w:ascii="Calibri" w:eastAsia="Calibri" w:hAnsi="Calibri" w:cs="Calibri"/>
                  <w:lang w:val="cs-CZ"/>
                </w:rPr>
                <w:t xml:space="preserve"> </w:t>
              </w:r>
            </w:ins>
            <w:r w:rsidRPr="003D1E26">
              <w:rPr>
                <w:rFonts w:ascii="Calibri" w:eastAsia="Calibri" w:hAnsi="Calibri" w:cs="Calibri"/>
                <w:lang w:val="cs-CZ"/>
              </w:rPr>
              <w:t>se jí vyhnout. Tyto konverzace nemusí nutně vést k formální dohodě s konkurentem, aby byly považovány za konverzace v rozporu s pravidly hospodářské soutěže.</w:t>
            </w:r>
          </w:p>
        </w:tc>
      </w:tr>
      <w:tr w:rsidR="00F44AE9" w:rsidRPr="003D1E26" w14:paraId="2EC60773" w14:textId="77777777" w:rsidTr="005909CF">
        <w:tc>
          <w:tcPr>
            <w:tcW w:w="1353" w:type="dxa"/>
            <w:shd w:val="clear" w:color="auto" w:fill="C1E4F5"/>
            <w:tcMar>
              <w:top w:w="120" w:type="dxa"/>
              <w:left w:w="180" w:type="dxa"/>
              <w:bottom w:w="120" w:type="dxa"/>
              <w:right w:w="180" w:type="dxa"/>
            </w:tcMar>
            <w:hideMark/>
          </w:tcPr>
          <w:p w14:paraId="08083A9A" w14:textId="77777777" w:rsidR="000B4F03" w:rsidRPr="003D1E26" w:rsidRDefault="00F477F9" w:rsidP="000B4F03">
            <w:pPr>
              <w:spacing w:before="30" w:after="30"/>
              <w:ind w:left="30" w:right="30"/>
              <w:rPr>
                <w:rFonts w:ascii="Calibri" w:eastAsia="Times New Roman" w:hAnsi="Calibri" w:cs="Calibri"/>
                <w:sz w:val="16"/>
              </w:rPr>
            </w:pPr>
            <w:hyperlink r:id="rId240" w:tgtFrame="_blank" w:history="1">
              <w:r w:rsidRPr="003D1E26">
                <w:rPr>
                  <w:rFonts w:ascii="Calibri" w:eastAsia="Times New Roman" w:hAnsi="Calibri" w:cs="Calibri"/>
                  <w:color w:val="0000FF"/>
                  <w:sz w:val="16"/>
                  <w:u w:val="single"/>
                </w:rPr>
                <w:t>Screen 21</w:t>
              </w:r>
            </w:hyperlink>
            <w:r w:rsidRPr="003D1E26">
              <w:rPr>
                <w:rFonts w:ascii="Calibri" w:eastAsia="Times New Roman" w:hAnsi="Calibri" w:cs="Calibri"/>
                <w:sz w:val="16"/>
              </w:rPr>
              <w:t xml:space="preserve"> </w:t>
            </w:r>
          </w:p>
          <w:p w14:paraId="3EBCE3FD" w14:textId="77777777" w:rsidR="000B4F03" w:rsidRPr="003D1E26" w:rsidRDefault="00F477F9" w:rsidP="000B4F03">
            <w:pPr>
              <w:ind w:left="30" w:right="30"/>
              <w:rPr>
                <w:rFonts w:ascii="Calibri" w:eastAsia="Times New Roman" w:hAnsi="Calibri" w:cs="Calibri"/>
                <w:sz w:val="16"/>
              </w:rPr>
            </w:pPr>
            <w:hyperlink r:id="rId241" w:tgtFrame="_blank" w:history="1">
              <w:r w:rsidRPr="003D1E26">
                <w:rPr>
                  <w:rFonts w:ascii="Calibri" w:eastAsia="Times New Roman" w:hAnsi="Calibri" w:cs="Calibri"/>
                  <w:color w:val="0000FF"/>
                  <w:sz w:val="16"/>
                  <w:u w:val="single"/>
                </w:rPr>
                <w:t>45_C_22</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6F8323AB"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Any discussion that takes place between companies with respect to boycotting third parties such as suppliers, distributors or retailers could be viewed as illegal collaboration and should be avoided. These conversations do not have to result in a formal agreement to be considered anti-competitive.</w:t>
            </w:r>
          </w:p>
        </w:tc>
        <w:tc>
          <w:tcPr>
            <w:tcW w:w="6000" w:type="dxa"/>
          </w:tcPr>
          <w:p w14:paraId="14FC5142" w14:textId="2F7FC167" w:rsidR="000B4F03" w:rsidRPr="003D1E26" w:rsidRDefault="00F477F9" w:rsidP="005909CF">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 xml:space="preserve">Jakákoli diskuse mezi podniky o bojkotování třetích stran, jako jsou dodavatelé, distributoři nebo prodejci, by mohla být považována za nezákonnou spolupráci a je </w:t>
            </w:r>
            <w:del w:id="232" w:author="Kleckova, Jana" w:date="2025-12-16T10:46:00Z" w16du:dateUtc="2025-12-16T09:46:00Z">
              <w:r w:rsidRPr="003D1E26" w:rsidDel="00A226B8">
                <w:rPr>
                  <w:rFonts w:ascii="Calibri" w:eastAsia="Calibri" w:hAnsi="Calibri" w:cs="Calibri"/>
                  <w:lang w:val="cs-CZ"/>
                </w:rPr>
                <w:delText xml:space="preserve">vhodné </w:delText>
              </w:r>
            </w:del>
            <w:ins w:id="233" w:author="Kleckova, Jana" w:date="2025-12-16T10:46:00Z" w16du:dateUtc="2025-12-16T09:46:00Z">
              <w:r w:rsidR="00A226B8">
                <w:rPr>
                  <w:rFonts w:ascii="Calibri" w:eastAsia="Calibri" w:hAnsi="Calibri" w:cs="Calibri"/>
                  <w:lang w:val="cs-CZ"/>
                </w:rPr>
                <w:t>nutné</w:t>
              </w:r>
              <w:r w:rsidR="00A226B8" w:rsidRPr="003D1E26">
                <w:rPr>
                  <w:rFonts w:ascii="Calibri" w:eastAsia="Calibri" w:hAnsi="Calibri" w:cs="Calibri"/>
                  <w:lang w:val="cs-CZ"/>
                </w:rPr>
                <w:t xml:space="preserve"> </w:t>
              </w:r>
            </w:ins>
            <w:r w:rsidRPr="003D1E26">
              <w:rPr>
                <w:rFonts w:ascii="Calibri" w:eastAsia="Calibri" w:hAnsi="Calibri" w:cs="Calibri"/>
                <w:lang w:val="cs-CZ"/>
              </w:rPr>
              <w:t>se jí vyhnout. Tyto konverzace nemusí nutně vést k formální dohodě, aby byly považovány za konverzace v rozporu s pravidly hospodářské soutěže.</w:t>
            </w:r>
          </w:p>
        </w:tc>
      </w:tr>
      <w:tr w:rsidR="00F44AE9" w:rsidRPr="003D1E26" w14:paraId="4F0C228B" w14:textId="77777777" w:rsidTr="005909CF">
        <w:tc>
          <w:tcPr>
            <w:tcW w:w="1353" w:type="dxa"/>
            <w:shd w:val="clear" w:color="auto" w:fill="C1E4F5"/>
            <w:tcMar>
              <w:top w:w="120" w:type="dxa"/>
              <w:left w:w="180" w:type="dxa"/>
              <w:bottom w:w="120" w:type="dxa"/>
              <w:right w:w="180" w:type="dxa"/>
            </w:tcMar>
            <w:hideMark/>
          </w:tcPr>
          <w:p w14:paraId="7E18A2A3" w14:textId="77777777" w:rsidR="000B4F03" w:rsidRPr="003D1E26" w:rsidRDefault="00F477F9" w:rsidP="000B4F03">
            <w:pPr>
              <w:spacing w:before="30" w:after="30"/>
              <w:ind w:left="30" w:right="30"/>
              <w:rPr>
                <w:rFonts w:ascii="Calibri" w:eastAsia="Times New Roman" w:hAnsi="Calibri" w:cs="Calibri"/>
                <w:sz w:val="16"/>
              </w:rPr>
            </w:pPr>
            <w:hyperlink r:id="rId242" w:tgtFrame="_blank" w:history="1">
              <w:r w:rsidRPr="003D1E26">
                <w:rPr>
                  <w:rFonts w:ascii="Calibri" w:eastAsia="Times New Roman" w:hAnsi="Calibri" w:cs="Calibri"/>
                  <w:color w:val="0000FF"/>
                  <w:sz w:val="16"/>
                  <w:u w:val="single"/>
                </w:rPr>
                <w:t>Screen 26</w:t>
              </w:r>
            </w:hyperlink>
            <w:r w:rsidRPr="003D1E26">
              <w:rPr>
                <w:rFonts w:ascii="Calibri" w:eastAsia="Times New Roman" w:hAnsi="Calibri" w:cs="Calibri"/>
                <w:sz w:val="16"/>
              </w:rPr>
              <w:t xml:space="preserve"> </w:t>
            </w:r>
          </w:p>
          <w:p w14:paraId="12243B95" w14:textId="77777777" w:rsidR="000B4F03" w:rsidRPr="003D1E26" w:rsidRDefault="00F477F9" w:rsidP="000B4F03">
            <w:pPr>
              <w:ind w:left="30" w:right="30"/>
              <w:rPr>
                <w:rFonts w:ascii="Calibri" w:eastAsia="Times New Roman" w:hAnsi="Calibri" w:cs="Calibri"/>
                <w:sz w:val="16"/>
              </w:rPr>
            </w:pPr>
            <w:hyperlink r:id="rId243" w:tgtFrame="_blank" w:history="1">
              <w:r w:rsidRPr="003D1E26">
                <w:rPr>
                  <w:rFonts w:ascii="Calibri" w:eastAsia="Times New Roman" w:hAnsi="Calibri" w:cs="Calibri"/>
                  <w:color w:val="0000FF"/>
                  <w:sz w:val="16"/>
                  <w:u w:val="single"/>
                </w:rPr>
                <w:t>55_C_27</w:t>
              </w:r>
            </w:hyperlink>
            <w:r w:rsidRPr="003D1E26">
              <w:rPr>
                <w:rFonts w:ascii="Calibri" w:eastAsia="Times New Roman" w:hAnsi="Calibri" w:cs="Calibri"/>
                <w:sz w:val="16"/>
              </w:rPr>
              <w:t xml:space="preserve"> </w:t>
            </w:r>
          </w:p>
        </w:tc>
        <w:tc>
          <w:tcPr>
            <w:tcW w:w="6000" w:type="dxa"/>
            <w:tcMar>
              <w:top w:w="120" w:type="dxa"/>
              <w:left w:w="180" w:type="dxa"/>
              <w:bottom w:w="120" w:type="dxa"/>
              <w:right w:w="180" w:type="dxa"/>
            </w:tcMar>
            <w:hideMark/>
          </w:tcPr>
          <w:p w14:paraId="130E7A0E"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t>[1] You are responsible for the manufacturing of reagents in the United States. During a conference, you and a few of your counterparts at other companies have an “off-the-record” discussion about one of your suppliers. Although no formal agreement is reached, a number of these counterparts indicate they will no longer be using a particular supplier because this supplier has near monopoly power and is using its dominant position to raise prices. Could your participation in the discussion be considered anti-competitive?</w:t>
            </w:r>
          </w:p>
        </w:tc>
        <w:tc>
          <w:tcPr>
            <w:tcW w:w="6000" w:type="dxa"/>
          </w:tcPr>
          <w:p w14:paraId="2D6D2408" w14:textId="3F72A717" w:rsidR="000B4F03" w:rsidRPr="003D1E26" w:rsidRDefault="00F477F9" w:rsidP="005909CF">
            <w:pPr>
              <w:spacing w:before="100" w:beforeAutospacing="1" w:after="100" w:afterAutospacing="1"/>
              <w:ind w:left="30" w:right="30"/>
              <w:rPr>
                <w:rFonts w:ascii="Calibri" w:eastAsia="Times New Roman" w:hAnsi="Calibri" w:cs="Calibri"/>
                <w:lang w:val="cs-CZ"/>
              </w:rPr>
            </w:pPr>
            <w:r w:rsidRPr="003D1E26">
              <w:rPr>
                <w:rFonts w:ascii="Calibri" w:eastAsia="Calibri" w:hAnsi="Calibri" w:cs="Calibri"/>
                <w:lang w:val="cs-CZ"/>
              </w:rPr>
              <w:t>[1] Odpovídáte za výrobu rea</w:t>
            </w:r>
            <w:ins w:id="234" w:author="Kleckova, Jana" w:date="2025-12-16T10:47:00Z" w16du:dateUtc="2025-12-16T09:47:00Z">
              <w:r w:rsidR="00A226B8">
                <w:rPr>
                  <w:rFonts w:ascii="Calibri" w:eastAsia="Calibri" w:hAnsi="Calibri" w:cs="Calibri"/>
                  <w:lang w:val="cs-CZ"/>
                </w:rPr>
                <w:t>gencií</w:t>
              </w:r>
            </w:ins>
            <w:del w:id="235" w:author="Kleckova, Jana" w:date="2025-12-16T10:47:00Z" w16du:dateUtc="2025-12-16T09:47:00Z">
              <w:r w:rsidRPr="003D1E26" w:rsidDel="00A226B8">
                <w:rPr>
                  <w:rFonts w:ascii="Calibri" w:eastAsia="Calibri" w:hAnsi="Calibri" w:cs="Calibri"/>
                  <w:lang w:val="cs-CZ"/>
                </w:rPr>
                <w:delText>ktantů</w:delText>
              </w:r>
            </w:del>
            <w:r w:rsidRPr="003D1E26">
              <w:rPr>
                <w:rFonts w:ascii="Calibri" w:eastAsia="Calibri" w:hAnsi="Calibri" w:cs="Calibri"/>
                <w:lang w:val="cs-CZ"/>
              </w:rPr>
              <w:t xml:space="preserve"> ve Spojených státech. Během konference máte vy a několik protistran jednání „mimo záznam“ o jednom z vašich dodavatelů. I když není dosaženo žádné formální dohody, několik těchto prot</w:t>
            </w:r>
            <w:ins w:id="236" w:author="Kleckova, Jana" w:date="2025-12-16T10:47:00Z" w16du:dateUtc="2025-12-16T09:47:00Z">
              <w:r w:rsidR="00A226B8">
                <w:rPr>
                  <w:rFonts w:ascii="Calibri" w:eastAsia="Calibri" w:hAnsi="Calibri" w:cs="Calibri"/>
                  <w:lang w:val="cs-CZ"/>
                </w:rPr>
                <w:t>istran</w:t>
              </w:r>
            </w:ins>
            <w:del w:id="237" w:author="Kleckova, Jana" w:date="2025-12-16T10:47:00Z" w16du:dateUtc="2025-12-16T09:47:00Z">
              <w:r w:rsidRPr="003D1E26" w:rsidDel="00A226B8">
                <w:rPr>
                  <w:rFonts w:ascii="Calibri" w:eastAsia="Calibri" w:hAnsi="Calibri" w:cs="Calibri"/>
                  <w:lang w:val="cs-CZ"/>
                </w:rPr>
                <w:delText>ějšků</w:delText>
              </w:r>
            </w:del>
            <w:r w:rsidRPr="003D1E26">
              <w:rPr>
                <w:rFonts w:ascii="Calibri" w:eastAsia="Calibri" w:hAnsi="Calibri" w:cs="Calibri"/>
                <w:lang w:val="cs-CZ"/>
              </w:rPr>
              <w:t xml:space="preserve"> naznačuje, že nebudou nadále využívat konkrétního dodavatele, protože tento dodavatel má téměř monopolní postavení a zneužívá svého dominantního postavení ke zvyšování cen. Může být vaše zapojení do této diskuse považováno za zapojení v rozporu s pravidly hospodářské soutěže?</w:t>
            </w:r>
          </w:p>
        </w:tc>
      </w:tr>
      <w:tr w:rsidR="00F44AE9" w:rsidRPr="003D1E26" w14:paraId="7FCA6E9A" w14:textId="77777777" w:rsidTr="005909CF">
        <w:tc>
          <w:tcPr>
            <w:tcW w:w="1353" w:type="dxa"/>
            <w:shd w:val="clear" w:color="auto" w:fill="C1E4F5"/>
            <w:tcMar>
              <w:top w:w="120" w:type="dxa"/>
              <w:left w:w="180" w:type="dxa"/>
              <w:bottom w:w="120" w:type="dxa"/>
              <w:right w:w="180" w:type="dxa"/>
            </w:tcMar>
            <w:hideMark/>
          </w:tcPr>
          <w:p w14:paraId="1F960DF5" w14:textId="77777777" w:rsidR="000B4F03" w:rsidRPr="003D1E26" w:rsidRDefault="00F477F9" w:rsidP="000B4F03">
            <w:pPr>
              <w:spacing w:before="30" w:after="30"/>
              <w:ind w:left="30" w:right="30"/>
              <w:rPr>
                <w:rFonts w:ascii="Calibri" w:eastAsia="Times New Roman" w:hAnsi="Calibri" w:cs="Calibri"/>
                <w:sz w:val="16"/>
              </w:rPr>
            </w:pPr>
            <w:r w:rsidRPr="003D1E26">
              <w:rPr>
                <w:rFonts w:ascii="Calibri" w:eastAsia="Times New Roman" w:hAnsi="Calibri" w:cs="Calibri"/>
                <w:sz w:val="16"/>
              </w:rPr>
              <w:t>Screen 26</w:t>
            </w:r>
          </w:p>
          <w:p w14:paraId="5AA23337" w14:textId="77777777" w:rsidR="000B4F03" w:rsidRPr="003D1E26" w:rsidRDefault="00F477F9" w:rsidP="000B4F03">
            <w:pPr>
              <w:spacing w:before="100" w:beforeAutospacing="1" w:after="100" w:afterAutospacing="1"/>
              <w:ind w:left="30" w:right="30"/>
              <w:rPr>
                <w:rFonts w:ascii="Calibri" w:eastAsia="Times New Roman" w:hAnsi="Calibri" w:cs="Calibri"/>
                <w:sz w:val="16"/>
              </w:rPr>
            </w:pPr>
            <w:r w:rsidRPr="003D1E26">
              <w:rPr>
                <w:rFonts w:ascii="Calibri" w:eastAsia="Times New Roman" w:hAnsi="Calibri" w:cs="Calibri"/>
                <w:sz w:val="16"/>
              </w:rPr>
              <w:lastRenderedPageBreak/>
              <w:t>Question 1: Feedback</w:t>
            </w:r>
          </w:p>
          <w:p w14:paraId="1B939C33" w14:textId="77777777" w:rsidR="000B4F03" w:rsidRPr="003D1E26" w:rsidRDefault="00F477F9" w:rsidP="000B4F03">
            <w:pPr>
              <w:ind w:left="30" w:right="30"/>
              <w:rPr>
                <w:rFonts w:ascii="Calibri" w:eastAsia="Times New Roman" w:hAnsi="Calibri" w:cs="Calibri"/>
                <w:sz w:val="16"/>
              </w:rPr>
            </w:pPr>
            <w:r w:rsidRPr="003D1E26">
              <w:rPr>
                <w:rFonts w:ascii="Calibri" w:eastAsia="Times New Roman" w:hAnsi="Calibri" w:cs="Calibri"/>
                <w:sz w:val="16"/>
              </w:rPr>
              <w:t>60_C_27</w:t>
            </w:r>
          </w:p>
        </w:tc>
        <w:tc>
          <w:tcPr>
            <w:tcW w:w="6000" w:type="dxa"/>
            <w:tcMar>
              <w:top w:w="120" w:type="dxa"/>
              <w:left w:w="180" w:type="dxa"/>
              <w:bottom w:w="120" w:type="dxa"/>
              <w:right w:w="180" w:type="dxa"/>
            </w:tcMar>
            <w:hideMark/>
          </w:tcPr>
          <w:p w14:paraId="08DC147E"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Times New Roman" w:hAnsi="Calibri" w:cs="Calibri"/>
              </w:rPr>
              <w:lastRenderedPageBreak/>
              <w:t xml:space="preserve">Any discussion that takes place between companies with respect to boycotting third parties such as suppliers, </w:t>
            </w:r>
            <w:r w:rsidRPr="003D1E26">
              <w:rPr>
                <w:rFonts w:ascii="Calibri" w:eastAsia="Times New Roman" w:hAnsi="Calibri" w:cs="Calibri"/>
              </w:rPr>
              <w:lastRenderedPageBreak/>
              <w:t>distributors, or retailers could be viewed as anti-competitive by government authorities.</w:t>
            </w:r>
          </w:p>
        </w:tc>
        <w:tc>
          <w:tcPr>
            <w:tcW w:w="6000" w:type="dxa"/>
          </w:tcPr>
          <w:p w14:paraId="7E0ACF94" w14:textId="77777777" w:rsidR="000B4F03" w:rsidRPr="003D1E26" w:rsidRDefault="00F477F9" w:rsidP="005909CF">
            <w:pPr>
              <w:spacing w:before="100" w:beforeAutospacing="1" w:after="100" w:afterAutospacing="1"/>
              <w:ind w:left="30" w:right="30"/>
              <w:rPr>
                <w:rFonts w:ascii="Calibri" w:eastAsia="Times New Roman" w:hAnsi="Calibri" w:cs="Calibri"/>
              </w:rPr>
            </w:pPr>
            <w:r w:rsidRPr="003D1E26">
              <w:rPr>
                <w:rFonts w:ascii="Calibri" w:eastAsia="Calibri" w:hAnsi="Calibri" w:cs="Calibri"/>
                <w:lang w:val="cs-CZ"/>
              </w:rPr>
              <w:lastRenderedPageBreak/>
              <w:t xml:space="preserve">Jakákoli diskuse mezi konkurenty s ohledem na bojkotování třetích stran, jako jsou dodavatelé, distributoři </w:t>
            </w:r>
            <w:r w:rsidRPr="003D1E26">
              <w:rPr>
                <w:rFonts w:ascii="Calibri" w:eastAsia="Calibri" w:hAnsi="Calibri" w:cs="Calibri"/>
                <w:lang w:val="cs-CZ"/>
              </w:rPr>
              <w:lastRenderedPageBreak/>
              <w:t>nebo maloobchodníci, by mohla být státními orgány považována za porušení pravidel hospodářské soutěže.</w:t>
            </w:r>
          </w:p>
        </w:tc>
      </w:tr>
    </w:tbl>
    <w:p w14:paraId="1402044E" w14:textId="77777777" w:rsidR="00F44929" w:rsidRDefault="00F44929">
      <w:pPr>
        <w:rPr>
          <w:rFonts w:eastAsia="Times New Roman"/>
        </w:rPr>
      </w:pPr>
    </w:p>
    <w:sectPr w:rsidR="00F44929" w:rsidSect="002C1E64">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64A8FC" w14:textId="77777777" w:rsidR="001141AB" w:rsidRDefault="001141AB">
      <w:r>
        <w:separator/>
      </w:r>
    </w:p>
  </w:endnote>
  <w:endnote w:type="continuationSeparator" w:id="0">
    <w:p w14:paraId="235963A6" w14:textId="77777777" w:rsidR="001141AB" w:rsidRDefault="001141AB">
      <w:r>
        <w:continuationSeparator/>
      </w:r>
    </w:p>
  </w:endnote>
  <w:endnote w:type="continuationNotice" w:id="1">
    <w:p w14:paraId="299DD8AC" w14:textId="77777777" w:rsidR="001141AB" w:rsidRDefault="001141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31FE58" w14:textId="77777777" w:rsidR="001141AB" w:rsidRDefault="001141AB">
      <w:r>
        <w:separator/>
      </w:r>
    </w:p>
  </w:footnote>
  <w:footnote w:type="continuationSeparator" w:id="0">
    <w:p w14:paraId="284551D6" w14:textId="77777777" w:rsidR="001141AB" w:rsidRDefault="001141AB">
      <w:r>
        <w:continuationSeparator/>
      </w:r>
    </w:p>
  </w:footnote>
  <w:footnote w:type="continuationNotice" w:id="1">
    <w:p w14:paraId="5C993FF1" w14:textId="77777777" w:rsidR="001141AB" w:rsidRDefault="001141A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E0126"/>
    <w:multiLevelType w:val="multilevel"/>
    <w:tmpl w:val="62C8F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173D7"/>
    <w:multiLevelType w:val="multilevel"/>
    <w:tmpl w:val="9150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613DE"/>
    <w:multiLevelType w:val="multilevel"/>
    <w:tmpl w:val="4536B306"/>
    <w:lvl w:ilvl="0">
      <w:start w:val="1"/>
      <w:numFmt w:val="bullet"/>
      <w:lvlText w:val=""/>
      <w:lvlJc w:val="left"/>
      <w:pPr>
        <w:tabs>
          <w:tab w:val="num" w:pos="720"/>
        </w:tabs>
        <w:ind w:left="720" w:hanging="360"/>
      </w:pPr>
      <w:rPr>
        <w:rFonts w:ascii="Symbol" w:hAnsi="Symbol" w:cs="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FE6F2E"/>
    <w:multiLevelType w:val="hybridMultilevel"/>
    <w:tmpl w:val="F6500A92"/>
    <w:lvl w:ilvl="0" w:tplc="5672BBA4">
      <w:start w:val="1"/>
      <w:numFmt w:val="bullet"/>
      <w:lvlText w:val=""/>
      <w:lvlJc w:val="left"/>
      <w:pPr>
        <w:ind w:left="1440" w:hanging="360"/>
      </w:pPr>
      <w:rPr>
        <w:rFonts w:ascii="Symbol" w:hAnsi="Symbol" w:hint="default"/>
      </w:rPr>
    </w:lvl>
    <w:lvl w:ilvl="1" w:tplc="FB0CA536" w:tentative="1">
      <w:start w:val="1"/>
      <w:numFmt w:val="bullet"/>
      <w:lvlText w:val="o"/>
      <w:lvlJc w:val="left"/>
      <w:pPr>
        <w:ind w:left="2160" w:hanging="360"/>
      </w:pPr>
      <w:rPr>
        <w:rFonts w:ascii="Courier New" w:hAnsi="Courier New" w:cs="Courier New" w:hint="default"/>
      </w:rPr>
    </w:lvl>
    <w:lvl w:ilvl="2" w:tplc="99249856" w:tentative="1">
      <w:start w:val="1"/>
      <w:numFmt w:val="bullet"/>
      <w:lvlText w:val=""/>
      <w:lvlJc w:val="left"/>
      <w:pPr>
        <w:ind w:left="2880" w:hanging="360"/>
      </w:pPr>
      <w:rPr>
        <w:rFonts w:ascii="Wingdings" w:hAnsi="Wingdings" w:hint="default"/>
      </w:rPr>
    </w:lvl>
    <w:lvl w:ilvl="3" w:tplc="7F5ECDD4" w:tentative="1">
      <w:start w:val="1"/>
      <w:numFmt w:val="bullet"/>
      <w:lvlText w:val=""/>
      <w:lvlJc w:val="left"/>
      <w:pPr>
        <w:ind w:left="3600" w:hanging="360"/>
      </w:pPr>
      <w:rPr>
        <w:rFonts w:ascii="Symbol" w:hAnsi="Symbol" w:hint="default"/>
      </w:rPr>
    </w:lvl>
    <w:lvl w:ilvl="4" w:tplc="DF44EA8A" w:tentative="1">
      <w:start w:val="1"/>
      <w:numFmt w:val="bullet"/>
      <w:lvlText w:val="o"/>
      <w:lvlJc w:val="left"/>
      <w:pPr>
        <w:ind w:left="4320" w:hanging="360"/>
      </w:pPr>
      <w:rPr>
        <w:rFonts w:ascii="Courier New" w:hAnsi="Courier New" w:cs="Courier New" w:hint="default"/>
      </w:rPr>
    </w:lvl>
    <w:lvl w:ilvl="5" w:tplc="419C6BEE" w:tentative="1">
      <w:start w:val="1"/>
      <w:numFmt w:val="bullet"/>
      <w:lvlText w:val=""/>
      <w:lvlJc w:val="left"/>
      <w:pPr>
        <w:ind w:left="5040" w:hanging="360"/>
      </w:pPr>
      <w:rPr>
        <w:rFonts w:ascii="Wingdings" w:hAnsi="Wingdings" w:hint="default"/>
      </w:rPr>
    </w:lvl>
    <w:lvl w:ilvl="6" w:tplc="149C13F4" w:tentative="1">
      <w:start w:val="1"/>
      <w:numFmt w:val="bullet"/>
      <w:lvlText w:val=""/>
      <w:lvlJc w:val="left"/>
      <w:pPr>
        <w:ind w:left="5760" w:hanging="360"/>
      </w:pPr>
      <w:rPr>
        <w:rFonts w:ascii="Symbol" w:hAnsi="Symbol" w:hint="default"/>
      </w:rPr>
    </w:lvl>
    <w:lvl w:ilvl="7" w:tplc="C2302238" w:tentative="1">
      <w:start w:val="1"/>
      <w:numFmt w:val="bullet"/>
      <w:lvlText w:val="o"/>
      <w:lvlJc w:val="left"/>
      <w:pPr>
        <w:ind w:left="6480" w:hanging="360"/>
      </w:pPr>
      <w:rPr>
        <w:rFonts w:ascii="Courier New" w:hAnsi="Courier New" w:cs="Courier New" w:hint="default"/>
      </w:rPr>
    </w:lvl>
    <w:lvl w:ilvl="8" w:tplc="49107C84" w:tentative="1">
      <w:start w:val="1"/>
      <w:numFmt w:val="bullet"/>
      <w:lvlText w:val=""/>
      <w:lvlJc w:val="left"/>
      <w:pPr>
        <w:ind w:left="7200" w:hanging="360"/>
      </w:pPr>
      <w:rPr>
        <w:rFonts w:ascii="Wingdings" w:hAnsi="Wingdings" w:hint="default"/>
      </w:rPr>
    </w:lvl>
  </w:abstractNum>
  <w:abstractNum w:abstractNumId="4" w15:restartNumberingAfterBreak="0">
    <w:nsid w:val="5EB17125"/>
    <w:multiLevelType w:val="multilevel"/>
    <w:tmpl w:val="EFCC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D17F0"/>
    <w:multiLevelType w:val="multilevel"/>
    <w:tmpl w:val="E9C4A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3267269">
    <w:abstractNumId w:val="3"/>
  </w:num>
  <w:num w:numId="2" w16cid:durableId="54931778">
    <w:abstractNumId w:val="1"/>
  </w:num>
  <w:num w:numId="3" w16cid:durableId="782647529">
    <w:abstractNumId w:val="2"/>
  </w:num>
  <w:num w:numId="4" w16cid:durableId="381710060">
    <w:abstractNumId w:val="0"/>
  </w:num>
  <w:num w:numId="5" w16cid:durableId="214977308">
    <w:abstractNumId w:val="5"/>
  </w:num>
  <w:num w:numId="6" w16cid:durableId="1831631332">
    <w:abstractNumId w:val="4"/>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leckova, Jana">
    <w15:presenceInfo w15:providerId="AD" w15:userId="S::jana.kleckova@abbott.com::e7347119-baf5-4670-a2f8-fe79ca5105a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1E64"/>
    <w:rsid w:val="00000F84"/>
    <w:rsid w:val="0000396F"/>
    <w:rsid w:val="00022AA5"/>
    <w:rsid w:val="000241AD"/>
    <w:rsid w:val="000515B2"/>
    <w:rsid w:val="000701A9"/>
    <w:rsid w:val="0009367D"/>
    <w:rsid w:val="000A157A"/>
    <w:rsid w:val="000A2928"/>
    <w:rsid w:val="000B0232"/>
    <w:rsid w:val="000B1959"/>
    <w:rsid w:val="000B2E73"/>
    <w:rsid w:val="000B4F03"/>
    <w:rsid w:val="000E3269"/>
    <w:rsid w:val="000E61D2"/>
    <w:rsid w:val="00106FB1"/>
    <w:rsid w:val="001141AB"/>
    <w:rsid w:val="001161D9"/>
    <w:rsid w:val="001551F3"/>
    <w:rsid w:val="00175789"/>
    <w:rsid w:val="001A529A"/>
    <w:rsid w:val="001B05CE"/>
    <w:rsid w:val="001B2DD2"/>
    <w:rsid w:val="001C3170"/>
    <w:rsid w:val="001C5E38"/>
    <w:rsid w:val="0020674E"/>
    <w:rsid w:val="002117DA"/>
    <w:rsid w:val="00221C80"/>
    <w:rsid w:val="00222B72"/>
    <w:rsid w:val="002303E1"/>
    <w:rsid w:val="00247243"/>
    <w:rsid w:val="00257449"/>
    <w:rsid w:val="00257A49"/>
    <w:rsid w:val="00277052"/>
    <w:rsid w:val="00287EE9"/>
    <w:rsid w:val="0029452E"/>
    <w:rsid w:val="00294ABE"/>
    <w:rsid w:val="002975F2"/>
    <w:rsid w:val="002A730B"/>
    <w:rsid w:val="002C1E64"/>
    <w:rsid w:val="002F3A10"/>
    <w:rsid w:val="00310ED1"/>
    <w:rsid w:val="00314236"/>
    <w:rsid w:val="00315D6E"/>
    <w:rsid w:val="00367398"/>
    <w:rsid w:val="00370E9A"/>
    <w:rsid w:val="00375C32"/>
    <w:rsid w:val="0037667D"/>
    <w:rsid w:val="00380CFE"/>
    <w:rsid w:val="0039511E"/>
    <w:rsid w:val="003B736E"/>
    <w:rsid w:val="003C2A50"/>
    <w:rsid w:val="003C4FB1"/>
    <w:rsid w:val="003D1E26"/>
    <w:rsid w:val="003E2E74"/>
    <w:rsid w:val="003E5A36"/>
    <w:rsid w:val="003E6996"/>
    <w:rsid w:val="003F23F2"/>
    <w:rsid w:val="003F2466"/>
    <w:rsid w:val="004150A0"/>
    <w:rsid w:val="00424E66"/>
    <w:rsid w:val="004422A3"/>
    <w:rsid w:val="0044511A"/>
    <w:rsid w:val="00472365"/>
    <w:rsid w:val="00487775"/>
    <w:rsid w:val="004A6088"/>
    <w:rsid w:val="004A6419"/>
    <w:rsid w:val="004D60B2"/>
    <w:rsid w:val="004E287D"/>
    <w:rsid w:val="005011CC"/>
    <w:rsid w:val="0051618B"/>
    <w:rsid w:val="0055303A"/>
    <w:rsid w:val="00585268"/>
    <w:rsid w:val="005909CF"/>
    <w:rsid w:val="0059265E"/>
    <w:rsid w:val="00597F68"/>
    <w:rsid w:val="005A125D"/>
    <w:rsid w:val="005B0FB2"/>
    <w:rsid w:val="005B5C04"/>
    <w:rsid w:val="005C43A0"/>
    <w:rsid w:val="005C6739"/>
    <w:rsid w:val="005C7B27"/>
    <w:rsid w:val="005D1A4D"/>
    <w:rsid w:val="005F1E76"/>
    <w:rsid w:val="005F78F0"/>
    <w:rsid w:val="00603700"/>
    <w:rsid w:val="006169D6"/>
    <w:rsid w:val="006205BB"/>
    <w:rsid w:val="006226E3"/>
    <w:rsid w:val="0065371E"/>
    <w:rsid w:val="0065570F"/>
    <w:rsid w:val="00657165"/>
    <w:rsid w:val="00666511"/>
    <w:rsid w:val="00671917"/>
    <w:rsid w:val="00691138"/>
    <w:rsid w:val="006930F2"/>
    <w:rsid w:val="006A2FF8"/>
    <w:rsid w:val="006A3D29"/>
    <w:rsid w:val="006C1B96"/>
    <w:rsid w:val="006E07F8"/>
    <w:rsid w:val="006E5FE6"/>
    <w:rsid w:val="006F1CE1"/>
    <w:rsid w:val="007002F3"/>
    <w:rsid w:val="00704439"/>
    <w:rsid w:val="007137BE"/>
    <w:rsid w:val="00723EDD"/>
    <w:rsid w:val="0072497F"/>
    <w:rsid w:val="007317E0"/>
    <w:rsid w:val="007502B3"/>
    <w:rsid w:val="00764DBF"/>
    <w:rsid w:val="0077641B"/>
    <w:rsid w:val="00786C94"/>
    <w:rsid w:val="007920A2"/>
    <w:rsid w:val="00795145"/>
    <w:rsid w:val="007A2786"/>
    <w:rsid w:val="007C042D"/>
    <w:rsid w:val="007F3317"/>
    <w:rsid w:val="00801ADC"/>
    <w:rsid w:val="008079A2"/>
    <w:rsid w:val="00807D7F"/>
    <w:rsid w:val="00814E14"/>
    <w:rsid w:val="008202E4"/>
    <w:rsid w:val="00830D57"/>
    <w:rsid w:val="008333B9"/>
    <w:rsid w:val="00835013"/>
    <w:rsid w:val="00835B5B"/>
    <w:rsid w:val="00836998"/>
    <w:rsid w:val="00837EDC"/>
    <w:rsid w:val="00840375"/>
    <w:rsid w:val="008550AC"/>
    <w:rsid w:val="00857794"/>
    <w:rsid w:val="00866114"/>
    <w:rsid w:val="00870B35"/>
    <w:rsid w:val="00872853"/>
    <w:rsid w:val="00886E85"/>
    <w:rsid w:val="008970A2"/>
    <w:rsid w:val="008A1495"/>
    <w:rsid w:val="008A2D00"/>
    <w:rsid w:val="008A4899"/>
    <w:rsid w:val="008E6A87"/>
    <w:rsid w:val="008F4D10"/>
    <w:rsid w:val="00903579"/>
    <w:rsid w:val="009059BB"/>
    <w:rsid w:val="009217BB"/>
    <w:rsid w:val="0093665F"/>
    <w:rsid w:val="0094318D"/>
    <w:rsid w:val="00961732"/>
    <w:rsid w:val="009674C0"/>
    <w:rsid w:val="00981542"/>
    <w:rsid w:val="0099650B"/>
    <w:rsid w:val="00996A4E"/>
    <w:rsid w:val="009A0BBE"/>
    <w:rsid w:val="009A46D3"/>
    <w:rsid w:val="009D7F9A"/>
    <w:rsid w:val="009E03B7"/>
    <w:rsid w:val="009E2420"/>
    <w:rsid w:val="009F3E7E"/>
    <w:rsid w:val="009F7999"/>
    <w:rsid w:val="00A226B8"/>
    <w:rsid w:val="00A25B0D"/>
    <w:rsid w:val="00A30FE8"/>
    <w:rsid w:val="00A4515E"/>
    <w:rsid w:val="00A53132"/>
    <w:rsid w:val="00A551B5"/>
    <w:rsid w:val="00A64AE8"/>
    <w:rsid w:val="00A71F98"/>
    <w:rsid w:val="00A90384"/>
    <w:rsid w:val="00A944EC"/>
    <w:rsid w:val="00AC0538"/>
    <w:rsid w:val="00AE2135"/>
    <w:rsid w:val="00AF0ACD"/>
    <w:rsid w:val="00AF4AEE"/>
    <w:rsid w:val="00B039DF"/>
    <w:rsid w:val="00B04054"/>
    <w:rsid w:val="00B050E1"/>
    <w:rsid w:val="00B10059"/>
    <w:rsid w:val="00B139F7"/>
    <w:rsid w:val="00B26A56"/>
    <w:rsid w:val="00B32FB9"/>
    <w:rsid w:val="00B44AA0"/>
    <w:rsid w:val="00B4646D"/>
    <w:rsid w:val="00B5424A"/>
    <w:rsid w:val="00B56C4A"/>
    <w:rsid w:val="00B6655E"/>
    <w:rsid w:val="00B674B5"/>
    <w:rsid w:val="00B71E05"/>
    <w:rsid w:val="00B93BBE"/>
    <w:rsid w:val="00BB2193"/>
    <w:rsid w:val="00BB600B"/>
    <w:rsid w:val="00BD044A"/>
    <w:rsid w:val="00BD4290"/>
    <w:rsid w:val="00BE08E6"/>
    <w:rsid w:val="00C1674D"/>
    <w:rsid w:val="00C238E2"/>
    <w:rsid w:val="00C315FD"/>
    <w:rsid w:val="00C334C5"/>
    <w:rsid w:val="00C3746E"/>
    <w:rsid w:val="00C45F9F"/>
    <w:rsid w:val="00C5397C"/>
    <w:rsid w:val="00C70688"/>
    <w:rsid w:val="00C711EA"/>
    <w:rsid w:val="00C74B1F"/>
    <w:rsid w:val="00CB03A3"/>
    <w:rsid w:val="00CE231F"/>
    <w:rsid w:val="00CE5713"/>
    <w:rsid w:val="00CF5288"/>
    <w:rsid w:val="00CF5C9B"/>
    <w:rsid w:val="00D123C0"/>
    <w:rsid w:val="00D131E4"/>
    <w:rsid w:val="00D13615"/>
    <w:rsid w:val="00D21F04"/>
    <w:rsid w:val="00D24002"/>
    <w:rsid w:val="00D319D3"/>
    <w:rsid w:val="00D403CC"/>
    <w:rsid w:val="00D54E89"/>
    <w:rsid w:val="00D5550B"/>
    <w:rsid w:val="00DC7E4E"/>
    <w:rsid w:val="00DD7E91"/>
    <w:rsid w:val="00DE5484"/>
    <w:rsid w:val="00DF2A44"/>
    <w:rsid w:val="00DF2D9C"/>
    <w:rsid w:val="00E2699E"/>
    <w:rsid w:val="00E36CE0"/>
    <w:rsid w:val="00E44F96"/>
    <w:rsid w:val="00E47928"/>
    <w:rsid w:val="00E523EC"/>
    <w:rsid w:val="00E5633E"/>
    <w:rsid w:val="00E575CE"/>
    <w:rsid w:val="00E72CDE"/>
    <w:rsid w:val="00E736A8"/>
    <w:rsid w:val="00E8257A"/>
    <w:rsid w:val="00E8613C"/>
    <w:rsid w:val="00E866EF"/>
    <w:rsid w:val="00E90AF1"/>
    <w:rsid w:val="00E979A6"/>
    <w:rsid w:val="00EA2282"/>
    <w:rsid w:val="00EA3E42"/>
    <w:rsid w:val="00EC0658"/>
    <w:rsid w:val="00ED11DF"/>
    <w:rsid w:val="00EE2E1E"/>
    <w:rsid w:val="00EE66DE"/>
    <w:rsid w:val="00EF55B7"/>
    <w:rsid w:val="00F11F64"/>
    <w:rsid w:val="00F20B1E"/>
    <w:rsid w:val="00F44929"/>
    <w:rsid w:val="00F44AE9"/>
    <w:rsid w:val="00F47217"/>
    <w:rsid w:val="00F477F9"/>
    <w:rsid w:val="00F5122E"/>
    <w:rsid w:val="00F540EF"/>
    <w:rsid w:val="00F63DFF"/>
    <w:rsid w:val="00F66488"/>
    <w:rsid w:val="00F74B67"/>
    <w:rsid w:val="00F81109"/>
    <w:rsid w:val="00F9341F"/>
    <w:rsid w:val="00FA3DF9"/>
    <w:rsid w:val="00FC5E67"/>
    <w:rsid w:val="00FD6DAC"/>
    <w:rsid w:val="00FE725C"/>
  </w:rsids>
  <m:mathPr>
    <m:mathFont m:val="Cambria Math"/>
    <m:brkBin m:val="before"/>
    <m:brkBinSub m:val="--"/>
    <m:smallFrac m:val="0"/>
    <m:dispDef/>
    <m:lMargin m:val="0"/>
    <m:rMargin m:val="0"/>
    <m:defJc m:val="centerGroup"/>
    <m:wrapIndent m:val="1440"/>
    <m:intLim m:val="subSup"/>
    <m:naryLim m:val="undOvr"/>
  </m:mathPr>
  <w:themeFontLang w:val="en-IE"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0E3DB1"/>
  <w15:chartTrackingRefBased/>
  <w15:docId w15:val="{07D09EE8-C1A9-4CB3-B69F-6DD4706E56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paragraph" w:customStyle="1" w:styleId="bold">
    <w:name w:val="bold"/>
    <w:basedOn w:val="Normal"/>
    <w:pPr>
      <w:spacing w:before="100" w:beforeAutospacing="1" w:after="100" w:afterAutospacing="1"/>
    </w:pPr>
    <w:rPr>
      <w:b/>
      <w:bCs/>
    </w:rPr>
  </w:style>
  <w:style w:type="paragraph" w:customStyle="1" w:styleId="italic">
    <w:name w:val="italic"/>
    <w:basedOn w:val="Normal"/>
    <w:pPr>
      <w:spacing w:before="100" w:beforeAutospacing="1" w:after="100" w:afterAutospacing="1"/>
    </w:pPr>
    <w:rPr>
      <w:i/>
      <w:iCs/>
    </w:rPr>
  </w:style>
  <w:style w:type="paragraph" w:customStyle="1" w:styleId="underline">
    <w:name w:val="underline"/>
    <w:basedOn w:val="Normal"/>
    <w:pPr>
      <w:spacing w:before="100" w:beforeAutospacing="1" w:after="100" w:afterAutospacing="1"/>
    </w:pPr>
    <w:rPr>
      <w:u w:val="single"/>
    </w:rPr>
  </w:style>
  <w:style w:type="character" w:styleId="Hyperlink">
    <w:name w:val="Hyperlink"/>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NormalWeb">
    <w:name w:val="Normal (Web)"/>
    <w:basedOn w:val="Normal"/>
    <w:uiPriority w:val="99"/>
    <w:semiHidden/>
    <w:unhideWhenUsed/>
    <w:pPr>
      <w:spacing w:before="100" w:beforeAutospacing="1" w:after="100" w:afterAutospacing="1"/>
    </w:pPr>
  </w:style>
  <w:style w:type="character" w:customStyle="1" w:styleId="bold1">
    <w:name w:val="bold1"/>
    <w:basedOn w:val="DefaultParagraphFont"/>
    <w:rPr>
      <w:b/>
      <w:bCs/>
    </w:rPr>
  </w:style>
  <w:style w:type="character" w:customStyle="1" w:styleId="italic1">
    <w:name w:val="italic1"/>
    <w:basedOn w:val="DefaultParagraphFont"/>
    <w:rPr>
      <w:i/>
      <w:iCs/>
    </w:rPr>
  </w:style>
  <w:style w:type="paragraph" w:styleId="Header">
    <w:name w:val="header"/>
    <w:basedOn w:val="Normal"/>
    <w:link w:val="HeaderChar"/>
    <w:uiPriority w:val="99"/>
    <w:unhideWhenUsed/>
    <w:rsid w:val="002C1E64"/>
    <w:pPr>
      <w:tabs>
        <w:tab w:val="center" w:pos="4513"/>
        <w:tab w:val="right" w:pos="9026"/>
      </w:tabs>
    </w:pPr>
  </w:style>
  <w:style w:type="character" w:customStyle="1" w:styleId="HeaderChar">
    <w:name w:val="Header Char"/>
    <w:basedOn w:val="DefaultParagraphFont"/>
    <w:link w:val="Header"/>
    <w:uiPriority w:val="99"/>
    <w:rsid w:val="002C1E64"/>
    <w:rPr>
      <w:rFonts w:eastAsiaTheme="minorEastAsia"/>
      <w:sz w:val="24"/>
      <w:szCs w:val="24"/>
    </w:rPr>
  </w:style>
  <w:style w:type="paragraph" w:styleId="Footer">
    <w:name w:val="footer"/>
    <w:basedOn w:val="Normal"/>
    <w:link w:val="FooterChar"/>
    <w:uiPriority w:val="99"/>
    <w:unhideWhenUsed/>
    <w:rsid w:val="002C1E64"/>
    <w:pPr>
      <w:tabs>
        <w:tab w:val="center" w:pos="4513"/>
        <w:tab w:val="right" w:pos="9026"/>
      </w:tabs>
    </w:pPr>
  </w:style>
  <w:style w:type="character" w:customStyle="1" w:styleId="FooterChar">
    <w:name w:val="Footer Char"/>
    <w:basedOn w:val="DefaultParagraphFont"/>
    <w:link w:val="Footer"/>
    <w:uiPriority w:val="99"/>
    <w:rsid w:val="002C1E64"/>
    <w:rPr>
      <w:rFonts w:eastAsiaTheme="minorEastAsia"/>
      <w:sz w:val="24"/>
      <w:szCs w:val="24"/>
    </w:rPr>
  </w:style>
  <w:style w:type="character" w:customStyle="1" w:styleId="tw4winExternal">
    <w:name w:val="tw4winExternal"/>
    <w:uiPriority w:val="99"/>
    <w:rsid w:val="00840375"/>
    <w:rPr>
      <w:rFonts w:ascii="Arial" w:hAnsi="Arial"/>
      <w:noProof/>
      <w:color w:val="808080"/>
      <w:sz w:val="24"/>
    </w:rPr>
  </w:style>
  <w:style w:type="paragraph" w:styleId="ListParagraph">
    <w:name w:val="List Paragraph"/>
    <w:basedOn w:val="Normal"/>
    <w:uiPriority w:val="34"/>
    <w:qFormat/>
    <w:rsid w:val="00840375"/>
    <w:pPr>
      <w:ind w:left="720"/>
      <w:contextualSpacing/>
    </w:pPr>
    <w:rPr>
      <w:rFonts w:eastAsia="Times New Roman" w:hint="eastAsia"/>
      <w:szCs w:val="20"/>
      <w:lang w:val="es-ES" w:eastAsia="es-ES" w:bidi="he-IL"/>
    </w:rPr>
  </w:style>
  <w:style w:type="paragraph" w:styleId="NoSpacing">
    <w:name w:val="No Spacing"/>
    <w:link w:val="NoSpacingChar"/>
    <w:uiPriority w:val="1"/>
    <w:qFormat/>
    <w:rsid w:val="00840375"/>
    <w:rPr>
      <w:rFonts w:asciiTheme="minorHAnsi" w:eastAsiaTheme="minorEastAsia" w:hAnsiTheme="minorHAnsi" w:cstheme="minorBidi"/>
      <w:sz w:val="22"/>
      <w:szCs w:val="22"/>
      <w:lang w:val="en-US" w:eastAsia="en-US"/>
    </w:rPr>
  </w:style>
  <w:style w:type="character" w:customStyle="1" w:styleId="NoSpacingChar">
    <w:name w:val="No Spacing Char"/>
    <w:basedOn w:val="DefaultParagraphFont"/>
    <w:link w:val="NoSpacing"/>
    <w:uiPriority w:val="1"/>
    <w:rsid w:val="00840375"/>
    <w:rPr>
      <w:rFonts w:asciiTheme="minorHAnsi" w:eastAsiaTheme="minorEastAsia" w:hAnsiTheme="minorHAnsi" w:cstheme="minorBidi"/>
      <w:sz w:val="22"/>
      <w:szCs w:val="22"/>
      <w:lang w:val="en-US" w:eastAsia="en-US"/>
    </w:rPr>
  </w:style>
  <w:style w:type="character" w:customStyle="1" w:styleId="underline1">
    <w:name w:val="underline1"/>
    <w:basedOn w:val="DefaultParagraphFont"/>
    <w:rsid w:val="00F66488"/>
    <w:rPr>
      <w:u w:val="single"/>
    </w:rPr>
  </w:style>
  <w:style w:type="character" w:styleId="UnresolvedMention">
    <w:name w:val="Unresolved Mention"/>
    <w:basedOn w:val="DefaultParagraphFont"/>
    <w:uiPriority w:val="99"/>
    <w:semiHidden/>
    <w:unhideWhenUsed/>
    <w:rsid w:val="001551F3"/>
    <w:rPr>
      <w:color w:val="605E5C"/>
      <w:shd w:val="clear" w:color="auto" w:fill="E1DFDD"/>
    </w:rPr>
  </w:style>
  <w:style w:type="paragraph" w:styleId="Revision">
    <w:name w:val="Revision"/>
    <w:hidden/>
    <w:uiPriority w:val="99"/>
    <w:semiHidden/>
    <w:rsid w:val="008E6A87"/>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rusnakassociates.com/content/AbbottCOBCCourse/courses/EN-US/course/index.html?showScreen=56_C_16" TargetMode="External"/><Relationship Id="rId21" Type="http://schemas.openxmlformats.org/officeDocument/2006/relationships/hyperlink" Target="http:/rusnakassociates.com/content/AbbottCOBCCourse/courses/EN-US/course/index.html?showScreen=6_C_6" TargetMode="External"/><Relationship Id="rId42" Type="http://schemas.openxmlformats.org/officeDocument/2006/relationships/hyperlink" Target="http:/rusnakassociates.com/content/AbbottCOBCCourse/courses/EN-US/course/index.html?showScreen=17_C_10" TargetMode="External"/><Relationship Id="rId63" Type="http://schemas.openxmlformats.org/officeDocument/2006/relationships/hyperlink" Target="http:/rusnakassociates.com/content/AbbottCOBCCourse/courses/EN-US/course/index.html?showScreen=27_C_12" TargetMode="External"/><Relationship Id="rId84" Type="http://schemas.openxmlformats.org/officeDocument/2006/relationships/hyperlink" Target="http:/rusnakassociates.com/content/AbbottCOBCCourse/courses/EN-US/course/index.html?showScreen=38_C_13" TargetMode="External"/><Relationship Id="rId138" Type="http://schemas.openxmlformats.org/officeDocument/2006/relationships/hyperlink" Target="http:/rusnakassociates.com/content/AbbottCOBCCourse/courses/EN-US/course/index.html?showScreen=70_C_16" TargetMode="External"/><Relationship Id="rId159" Type="http://schemas.openxmlformats.org/officeDocument/2006/relationships/hyperlink" Target="http:/rusnakassociates.com/content/AbbottCOBCCourse/courses/EN-US/course/index.html?showScreen=82_C_16" TargetMode="External"/><Relationship Id="rId170" Type="http://schemas.openxmlformats.org/officeDocument/2006/relationships/hyperlink" Target="http:/rusnakassociates.com/content/AbbottCOBCCourse/courses/EN-US/course/index.html?showScreen=89_C_16" TargetMode="External"/><Relationship Id="rId191" Type="http://schemas.openxmlformats.org/officeDocument/2006/relationships/hyperlink" Target="http:/rusnakassociates.com/content/AbbottCOBCCourse/courses/EN-US/course/index.html?showScreen=104_C_199" TargetMode="External"/><Relationship Id="rId205" Type="http://schemas.openxmlformats.org/officeDocument/2006/relationships/hyperlink" Target="mailto:investigations@abbott.com" TargetMode="External"/><Relationship Id="rId226" Type="http://schemas.openxmlformats.org/officeDocument/2006/relationships/hyperlink" Target="http:/rusnakassociates.com/content/AbbottCompete/courses/EN-US/course/index.html?showScreen=17_C_11" TargetMode="External"/><Relationship Id="rId107" Type="http://schemas.openxmlformats.org/officeDocument/2006/relationships/hyperlink" Target="http:/rusnakassociates.com/content/AbbottCOBCCourse/courses/EN-US/course/index.html?showScreen=50_C_16" TargetMode="External"/><Relationship Id="rId11" Type="http://schemas.openxmlformats.org/officeDocument/2006/relationships/hyperlink" Target="http:/rusnakassociates.com/content/AbbottCOBCCourse/courses/EN-US/course/index.html?showScreen=1_C_1" TargetMode="External"/><Relationship Id="rId32" Type="http://schemas.openxmlformats.org/officeDocument/2006/relationships/hyperlink" Target="http:/rusnakassociates.com/content/AbbottCOBCCourse/courses/EN-US/course/index.html?showScreen=12_C_9" TargetMode="External"/><Relationship Id="rId53" Type="http://schemas.openxmlformats.org/officeDocument/2006/relationships/hyperlink" Target="http:/rusnakassociates.com/content/AbbottCOBCCourse/courses/EN-US/course/index.html?showScreen=22_C_11" TargetMode="External"/><Relationship Id="rId74" Type="http://schemas.openxmlformats.org/officeDocument/2006/relationships/hyperlink" Target="http:/rusnakassociates.com/content/AbbottCOBCCourse/courses/EN-US/course/index.html?showScreen=33_C_13" TargetMode="External"/><Relationship Id="rId128" Type="http://schemas.openxmlformats.org/officeDocument/2006/relationships/hyperlink" Target="http:/rusnakassociates.com/content/AbbottCOBCCourse/courses/EN-US/course/index.html?showScreen=64_C_16" TargetMode="External"/><Relationship Id="rId149" Type="http://schemas.openxmlformats.org/officeDocument/2006/relationships/hyperlink" Target="http:/rusnakassociates.com/content/AbbottCOBCCourse/courses/EN-US/course/index.html?showScreen=76_C_16" TargetMode="External"/><Relationship Id="rId5" Type="http://schemas.openxmlformats.org/officeDocument/2006/relationships/styles" Target="styles.xml"/><Relationship Id="rId95" Type="http://schemas.openxmlformats.org/officeDocument/2006/relationships/hyperlink" Target="http:/rusnakassociates.com/content/AbbottCOBCCourse/courses/EN-US/course/index.html?showScreen=43_C_16" TargetMode="External"/><Relationship Id="rId160" Type="http://schemas.openxmlformats.org/officeDocument/2006/relationships/hyperlink" Target="http:/rusnakassociates.com/content/AbbottCOBCCourse/courses/EN-US/course/index.html?showScreen=83_C_16" TargetMode="External"/><Relationship Id="rId181" Type="http://schemas.openxmlformats.org/officeDocument/2006/relationships/hyperlink" Target="http:/rusnakassociates.com/content/AbbottCOBCCourse/courses/EN-US/course/index.html?showScreen=95_C_16" TargetMode="External"/><Relationship Id="rId216" Type="http://schemas.openxmlformats.org/officeDocument/2006/relationships/hyperlink" Target="http:/rusnakassociates.com/content/AbbottCOBCCourse/courses/EN-US/course/index.html?showScreen=112_C_200" TargetMode="External"/><Relationship Id="rId237" Type="http://schemas.openxmlformats.org/officeDocument/2006/relationships/hyperlink" Target="http:/rusnakassociates.com/content/AbbottCompete/courses/EN-US/course/index.html?showScreen=42_C_22" TargetMode="External"/><Relationship Id="rId22" Type="http://schemas.openxmlformats.org/officeDocument/2006/relationships/hyperlink" Target="http:/rusnakassociates.com/content/AbbottCOBCCourse/courses/EN-US/course/index.html?showScreen=7_C_7" TargetMode="External"/><Relationship Id="rId43" Type="http://schemas.openxmlformats.org/officeDocument/2006/relationships/hyperlink" Target="http:/rusnakassociates.com/content/AbbottCOBCCourse/courses/EN-US/course/index.html?showScreen=17_C_10" TargetMode="External"/><Relationship Id="rId64" Type="http://schemas.openxmlformats.org/officeDocument/2006/relationships/hyperlink" Target="http:/rusnakassociates.com/content/AbbottCOBCCourse/courses/EN-US/course/index.html?showScreen=28_C_12" TargetMode="External"/><Relationship Id="rId118" Type="http://schemas.openxmlformats.org/officeDocument/2006/relationships/hyperlink" Target="http:/rusnakassociates.com/content/AbbottCOBCCourse/courses/EN-US/course/index.html?showScreen=57_C_16" TargetMode="External"/><Relationship Id="rId139" Type="http://schemas.openxmlformats.org/officeDocument/2006/relationships/hyperlink" Target="http:/rusnakassociates.com/content/AbbottCOBCCourse/courses/EN-US/course/index.html?showScreen=70_C_16" TargetMode="External"/><Relationship Id="rId85" Type="http://schemas.openxmlformats.org/officeDocument/2006/relationships/hyperlink" Target="http:/rusnakassociates.com/content/AbbottCOBCCourse/courses/EN-US/course/index.html?showScreen=38_C_13" TargetMode="External"/><Relationship Id="rId150" Type="http://schemas.openxmlformats.org/officeDocument/2006/relationships/hyperlink" Target="http:/rusnakassociates.com/content/AbbottCOBCCourse/courses/EN-US/course/index.html?showScreen=77_C_16" TargetMode="External"/><Relationship Id="rId171" Type="http://schemas.openxmlformats.org/officeDocument/2006/relationships/hyperlink" Target="http:/rusnakassociates.com/content/AbbottCOBCCourse/courses/EN-US/course/index.html?showScreen=89_C_16" TargetMode="External"/><Relationship Id="rId192" Type="http://schemas.openxmlformats.org/officeDocument/2006/relationships/hyperlink" Target="http:/rusnakassociates.com/content/AbbottCOBCCourse/courses/EN-US/course/index.html?showScreen=107_C_200" TargetMode="External"/><Relationship Id="rId206" Type="http://schemas.openxmlformats.org/officeDocument/2006/relationships/hyperlink" Target="https://secure.ethicspoint.com/domain/media/en/gui/40393/index.html" TargetMode="External"/><Relationship Id="rId227" Type="http://schemas.openxmlformats.org/officeDocument/2006/relationships/hyperlink" Target="http:/rusnakassociates.com/content/AbbottCompete/courses/EN-US/course/index.html?showScreen=17_C_11" TargetMode="External"/><Relationship Id="rId12" Type="http://schemas.openxmlformats.org/officeDocument/2006/relationships/hyperlink" Target="http:/rusnakassociates.com/content/AbbottCOBCCourse/courses/EN-US/course/index.html?showScreen=2_C_2" TargetMode="External"/><Relationship Id="rId33" Type="http://schemas.openxmlformats.org/officeDocument/2006/relationships/hyperlink" Target="http:/rusnakassociates.com/content/AbbottCOBCCourse/courses/EN-US/course/index.html?showScreen=12_C_9" TargetMode="External"/><Relationship Id="rId108" Type="http://schemas.openxmlformats.org/officeDocument/2006/relationships/hyperlink" Target="http:/rusnakassociates.com/content/AbbottCOBCCourse/courses/EN-US/course/index.html?showScreen=51_C_16" TargetMode="External"/><Relationship Id="rId129" Type="http://schemas.openxmlformats.org/officeDocument/2006/relationships/hyperlink" Target="http:/rusnakassociates.com/content/AbbottCOBCCourse/courses/EN-US/course/index.html?showScreen=64_C_16" TargetMode="External"/><Relationship Id="rId54" Type="http://schemas.openxmlformats.org/officeDocument/2006/relationships/hyperlink" Target="http:/rusnakassociates.com/content/AbbottCOBCCourse/courses/EN-US/course/index.html?showScreen=23_C_11" TargetMode="External"/><Relationship Id="rId75" Type="http://schemas.openxmlformats.org/officeDocument/2006/relationships/hyperlink" Target="http:/rusnakassociates.com/content/AbbottCOBCCourse/courses/EN-US/course/index.html?showScreen=33_C_13" TargetMode="External"/><Relationship Id="rId96" Type="http://schemas.openxmlformats.org/officeDocument/2006/relationships/hyperlink" Target="http:/rusnakassociates.com/content/AbbottCOBCCourse/courses/EN-US/course/index.html?showScreen=44_C_16" TargetMode="External"/><Relationship Id="rId140" Type="http://schemas.openxmlformats.org/officeDocument/2006/relationships/hyperlink" Target="http:/rusnakassociates.com/content/AbbottCOBCCourse/courses/EN-US/course/index.html?showScreen=71_C_16" TargetMode="External"/><Relationship Id="rId161" Type="http://schemas.openxmlformats.org/officeDocument/2006/relationships/hyperlink" Target="http:/rusnakassociates.com/content/AbbottCOBCCourse/courses/EN-US/course/index.html?showScreen=83_C_16" TargetMode="External"/><Relationship Id="rId182" Type="http://schemas.openxmlformats.org/officeDocument/2006/relationships/hyperlink" Target="http:/rusnakassociates.com/content/AbbottCOBCCourse/courses/EN-US/course/index.html?showScreen=96_C_16" TargetMode="External"/><Relationship Id="rId217" Type="http://schemas.openxmlformats.org/officeDocument/2006/relationships/hyperlink" Target="http:/rusnakassociates.com/content/AbbottCOBCCourse/courses/EN-US/course/index.html?showScreen=112_C_200" TargetMode="External"/><Relationship Id="rId6" Type="http://schemas.openxmlformats.org/officeDocument/2006/relationships/settings" Target="settings.xml"/><Relationship Id="rId238" Type="http://schemas.openxmlformats.org/officeDocument/2006/relationships/hyperlink" Target="http:/rusnakassociates.com/content/AbbottCompete/courses/EN-US/course/index.html?showScreen=44_C_22" TargetMode="External"/><Relationship Id="rId23" Type="http://schemas.openxmlformats.org/officeDocument/2006/relationships/hyperlink" Target="http:/rusnakassociates.com/content/AbbottCOBCCourse/courses/EN-US/course/index.html?showScreen=7_C_7" TargetMode="External"/><Relationship Id="rId119" Type="http://schemas.openxmlformats.org/officeDocument/2006/relationships/hyperlink" Target="http:/rusnakassociates.com/content/AbbottCOBCCourse/courses/EN-US/course/index.html?showScreen=57_C_16" TargetMode="External"/><Relationship Id="rId44" Type="http://schemas.openxmlformats.org/officeDocument/2006/relationships/hyperlink" Target="http:/rusnakassociates.com/content/AbbottCOBCCourse/courses/EN-US/course/index.html?showScreen=18_C_10" TargetMode="External"/><Relationship Id="rId65" Type="http://schemas.openxmlformats.org/officeDocument/2006/relationships/hyperlink" Target="http:/rusnakassociates.com/content/AbbottCOBCCourse/courses/EN-US/course/index.html?showScreen=28_C_12" TargetMode="External"/><Relationship Id="rId86" Type="http://schemas.openxmlformats.org/officeDocument/2006/relationships/hyperlink" Target="http:/rusnakassociates.com/content/AbbottCOBCCourse/courses/EN-US/course/index.html?showScreen=39_C_13" TargetMode="External"/><Relationship Id="rId130" Type="http://schemas.openxmlformats.org/officeDocument/2006/relationships/hyperlink" Target="http:/rusnakassociates.com/content/AbbottCOBCCourse/courses/EN-US/course/index.html?showScreen=65_C_16" TargetMode="External"/><Relationship Id="rId151" Type="http://schemas.openxmlformats.org/officeDocument/2006/relationships/hyperlink" Target="http:/rusnakassociates.com/content/AbbottCOBCCourse/courses/EN-US/course/index.html?showScreen=77_C_16" TargetMode="External"/><Relationship Id="rId172" Type="http://schemas.openxmlformats.org/officeDocument/2006/relationships/hyperlink" Target="http:/rusnakassociates.com/content/AbbottCOBCCourse/courses/EN-US/course/index.html?showScreen=90_C_16" TargetMode="External"/><Relationship Id="rId193" Type="http://schemas.openxmlformats.org/officeDocument/2006/relationships/hyperlink" Target="http:/rusnakassociates.com/content/AbbottCOBCCourse/courses/EN-US/course/index.html?showScreen=107_C_200" TargetMode="External"/><Relationship Id="rId207" Type="http://schemas.openxmlformats.org/officeDocument/2006/relationships/hyperlink" Target="https://icomply.abbott.com/Default.aspx" TargetMode="External"/><Relationship Id="rId228" Type="http://schemas.openxmlformats.org/officeDocument/2006/relationships/hyperlink" Target="http:/rusnakassociates.com/content/AbbottCompete/courses/EN-US/course/index.html?showScreen=18_C_11" TargetMode="External"/><Relationship Id="rId13" Type="http://schemas.openxmlformats.org/officeDocument/2006/relationships/hyperlink" Target="http:/rusnakassociates.com/content/AbbottCOBCCourse/courses/EN-US/course/index.html?showScreen=2_C_2" TargetMode="External"/><Relationship Id="rId109" Type="http://schemas.openxmlformats.org/officeDocument/2006/relationships/hyperlink" Target="http:/rusnakassociates.com/content/AbbottCOBCCourse/courses/EN-US/course/index.html?showScreen=51_C_16" TargetMode="External"/><Relationship Id="rId34" Type="http://schemas.openxmlformats.org/officeDocument/2006/relationships/hyperlink" Target="http:/rusnakassociates.com/content/AbbottCOBCCourse/courses/EN-US/course/index.html?showScreen=13_C_9" TargetMode="External"/><Relationship Id="rId55" Type="http://schemas.openxmlformats.org/officeDocument/2006/relationships/hyperlink" Target="http:/rusnakassociates.com/content/AbbottCOBCCourse/courses/EN-US/course/index.html?showScreen=23_C_11" TargetMode="External"/><Relationship Id="rId76" Type="http://schemas.openxmlformats.org/officeDocument/2006/relationships/hyperlink" Target="http:/rusnakassociates.com/content/AbbottCOBCCourse/courses/EN-US/course/index.html?showScreen=34_C_13" TargetMode="External"/><Relationship Id="rId97" Type="http://schemas.openxmlformats.org/officeDocument/2006/relationships/hyperlink" Target="http:/rusnakassociates.com/content/AbbottCOBCCourse/courses/EN-US/course/index.html?showScreen=44_C_16" TargetMode="External"/><Relationship Id="rId120" Type="http://schemas.openxmlformats.org/officeDocument/2006/relationships/hyperlink" Target="http:/rusnakassociates.com/content/AbbottCOBCCourse/courses/EN-US/course/index.html?showScreen=58_C_16" TargetMode="External"/><Relationship Id="rId141" Type="http://schemas.openxmlformats.org/officeDocument/2006/relationships/hyperlink" Target="http:/rusnakassociates.com/content/AbbottCOBCCourse/courses/EN-US/course/index.html?showScreen=71_C_16" TargetMode="External"/><Relationship Id="rId7" Type="http://schemas.openxmlformats.org/officeDocument/2006/relationships/webSettings" Target="webSettings.xml"/><Relationship Id="rId162" Type="http://schemas.openxmlformats.org/officeDocument/2006/relationships/hyperlink" Target="http:/rusnakassociates.com/content/AbbottCOBCCourse/courses/EN-US/course/index.html?showScreen=84_C_16" TargetMode="External"/><Relationship Id="rId183" Type="http://schemas.openxmlformats.org/officeDocument/2006/relationships/hyperlink" Target="http:/rusnakassociates.com/content/AbbottCOBCCourse/courses/EN-US/course/index.html?showScreen=96_C_16" TargetMode="External"/><Relationship Id="rId218" Type="http://schemas.openxmlformats.org/officeDocument/2006/relationships/hyperlink" Target="http:/rusnakassociates.com/content/AbbottCOBCCourse/courses/EN-US/course/index.html?showScreen=113_C_200" TargetMode="External"/><Relationship Id="rId239" Type="http://schemas.openxmlformats.org/officeDocument/2006/relationships/hyperlink" Target="http:/rusnakassociates.com/content/AbbottCompete/courses/EN-US/course/index.html?showScreen=44_C_22" TargetMode="External"/><Relationship Id="rId24" Type="http://schemas.openxmlformats.org/officeDocument/2006/relationships/hyperlink" Target="http:/rusnakassociates.com/content/AbbottCOBCCourse/courses/EN-US/course/index.html?showScreen=8_C_8" TargetMode="External"/><Relationship Id="rId45" Type="http://schemas.openxmlformats.org/officeDocument/2006/relationships/hyperlink" Target="http:/rusnakassociates.com/content/AbbottCOBCCourse/courses/EN-US/course/index.html?showScreen=18_C_10" TargetMode="External"/><Relationship Id="rId66" Type="http://schemas.openxmlformats.org/officeDocument/2006/relationships/hyperlink" Target="http:/rusnakassociates.com/content/AbbottCOBCCourse/courses/EN-US/course/index.html?showScreen=29_C_12" TargetMode="External"/><Relationship Id="rId87" Type="http://schemas.openxmlformats.org/officeDocument/2006/relationships/hyperlink" Target="http:/rusnakassociates.com/content/AbbottCOBCCourse/courses/EN-US/course/index.html?showScreen=39_C_13" TargetMode="External"/><Relationship Id="rId110" Type="http://schemas.openxmlformats.org/officeDocument/2006/relationships/hyperlink" Target="http:/rusnakassociates.com/content/AbbottCOBCCourse/courses/EN-US/course/index.html?showScreen=53_C_16" TargetMode="External"/><Relationship Id="rId131" Type="http://schemas.openxmlformats.org/officeDocument/2006/relationships/hyperlink" Target="http:/rusnakassociates.com/content/AbbottCOBCCourse/courses/EN-US/course/index.html?showScreen=65_C_16" TargetMode="External"/><Relationship Id="rId152" Type="http://schemas.openxmlformats.org/officeDocument/2006/relationships/hyperlink" Target="http:/rusnakassociates.com/content/AbbottCOBCCourse/courses/EN-US/course/index.html?showScreen=78_C_16" TargetMode="External"/><Relationship Id="rId173" Type="http://schemas.openxmlformats.org/officeDocument/2006/relationships/hyperlink" Target="http:/rusnakassociates.com/content/AbbottCOBCCourse/courses/EN-US/course/index.html?showScreen=90_C_16" TargetMode="External"/><Relationship Id="rId194" Type="http://schemas.openxmlformats.org/officeDocument/2006/relationships/hyperlink" Target="http:/rusnakassociates.com/content/AbbottCOBCCourse/courses/EN-US/course/index.html?showScreen=108_C_200" TargetMode="External"/><Relationship Id="rId208"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9" Type="http://schemas.openxmlformats.org/officeDocument/2006/relationships/hyperlink" Target="http:/rusnakassociates.com/content/AbbottCompete/courses/EN-US/course/index.html?showScreen=18_C_11" TargetMode="External"/><Relationship Id="rId240" Type="http://schemas.openxmlformats.org/officeDocument/2006/relationships/hyperlink" Target="http:/rusnakassociates.com/content/AbbottCompete/courses/EN-US/course/index.html?showScreen=45_C_22" TargetMode="External"/><Relationship Id="rId14" Type="http://schemas.openxmlformats.org/officeDocument/2006/relationships/hyperlink" Target="http:/rusnakassociates.com/content/AbbottCOBCCourse/courses/EN-US/course/index.html?showScreen=3_C_3" TargetMode="External"/><Relationship Id="rId35" Type="http://schemas.openxmlformats.org/officeDocument/2006/relationships/hyperlink" Target="http:/rusnakassociates.com/content/AbbottCOBCCourse/courses/EN-US/course/index.html?showScreen=13_C_9" TargetMode="External"/><Relationship Id="rId56" Type="http://schemas.openxmlformats.org/officeDocument/2006/relationships/hyperlink" Target="http:/rusnakassociates.com/content/AbbottCOBCCourse/courses/EN-US/course/index.html?showScreen=24_C_11" TargetMode="External"/><Relationship Id="rId77" Type="http://schemas.openxmlformats.org/officeDocument/2006/relationships/hyperlink" Target="http:/rusnakassociates.com/content/AbbottCOBCCourse/courses/EN-US/course/index.html?showScreen=34_C_13" TargetMode="External"/><Relationship Id="rId100" Type="http://schemas.openxmlformats.org/officeDocument/2006/relationships/hyperlink" Target="http:/rusnakassociates.com/content/AbbottCOBCCourse/courses/EN-US/course/index.html?showScreen=47_C_16" TargetMode="External"/><Relationship Id="rId8" Type="http://schemas.openxmlformats.org/officeDocument/2006/relationships/footnotes" Target="footnotes.xml"/><Relationship Id="rId98" Type="http://schemas.openxmlformats.org/officeDocument/2006/relationships/hyperlink" Target="http:/rusnakassociates.com/content/AbbottCOBCCourse/courses/EN-US/course/index.html?showScreen=45_C_16" TargetMode="External"/><Relationship Id="rId121" Type="http://schemas.openxmlformats.org/officeDocument/2006/relationships/hyperlink" Target="http:/rusnakassociates.com/content/AbbottCOBCCourse/courses/EN-US/course/index.html?showScreen=58_C_16" TargetMode="External"/><Relationship Id="rId142" Type="http://schemas.openxmlformats.org/officeDocument/2006/relationships/hyperlink" Target="http:/rusnakassociates.com/content/AbbottCOBCCourse/courses/EN-US/course/index.html?showScreen=72_C_16" TargetMode="External"/><Relationship Id="rId163" Type="http://schemas.openxmlformats.org/officeDocument/2006/relationships/hyperlink" Target="http:/rusnakassociates.com/content/AbbottCOBCCourse/courses/EN-US/course/index.html?showScreen=84_C_16" TargetMode="External"/><Relationship Id="rId184" Type="http://schemas.openxmlformats.org/officeDocument/2006/relationships/hyperlink" Target="http:/rusnakassociates.com/content/AbbottCOBCCourse/courses/EN-US/course/index.html?showScreen=97_C_16" TargetMode="External"/><Relationship Id="rId219" Type="http://schemas.openxmlformats.org/officeDocument/2006/relationships/hyperlink" Target="http:/rusnakassociates.com/content/AbbottCOBCCourse/courses/EN-US/course/index.html?showScreen=113_C_200" TargetMode="External"/><Relationship Id="rId230" Type="http://schemas.openxmlformats.org/officeDocument/2006/relationships/hyperlink" Target="http:/rusnakassociates.com/content/AbbottCompete/courses/EN-US/course/index.html?showScreen=22_C_12" TargetMode="External"/><Relationship Id="rId25" Type="http://schemas.openxmlformats.org/officeDocument/2006/relationships/hyperlink" Target="http:/rusnakassociates.com/content/AbbottCOBCCourse/courses/EN-US/course/index.html?showScreen=8_C_8" TargetMode="External"/><Relationship Id="rId46" Type="http://schemas.openxmlformats.org/officeDocument/2006/relationships/hyperlink" Target="http:/rusnakassociates.com/content/AbbottCOBCCourse/courses/EN-US/course/index.html?showScreen=19_C_11" TargetMode="External"/><Relationship Id="rId67" Type="http://schemas.openxmlformats.org/officeDocument/2006/relationships/hyperlink" Target="http:/rusnakassociates.com/content/AbbottCOBCCourse/courses/EN-US/course/index.html?showScreen=29_C_12" TargetMode="External"/><Relationship Id="rId88" Type="http://schemas.openxmlformats.org/officeDocument/2006/relationships/hyperlink" Target="http:/rusnakassociates.com/content/AbbottCOBCCourse/courses/EN-US/course/index.html?showScreen=40_C_13" TargetMode="External"/><Relationship Id="rId111" Type="http://schemas.openxmlformats.org/officeDocument/2006/relationships/hyperlink" Target="http:/rusnakassociates.com/content/AbbottCOBCCourse/courses/EN-US/course/index.html?showScreen=53_C_16" TargetMode="External"/><Relationship Id="rId132" Type="http://schemas.openxmlformats.org/officeDocument/2006/relationships/hyperlink" Target="http:/rusnakassociates.com/content/AbbottCOBCCourse/courses/EN-US/course/index.html?showScreen=66_C_16" TargetMode="External"/><Relationship Id="rId153" Type="http://schemas.openxmlformats.org/officeDocument/2006/relationships/hyperlink" Target="http:/rusnakassociates.com/content/AbbottCOBCCourse/courses/EN-US/course/index.html?showScreen=78_C_16" TargetMode="External"/><Relationship Id="rId174" Type="http://schemas.openxmlformats.org/officeDocument/2006/relationships/hyperlink" Target="http:/rusnakassociates.com/content/AbbottCOBCCourse/courses/EN-US/course/index.html?showScreen=91_C_16" TargetMode="External"/><Relationship Id="rId195" Type="http://schemas.openxmlformats.org/officeDocument/2006/relationships/hyperlink" Target="http:/rusnakassociates.com/content/AbbottCOBCCourse/courses/EN-US/course/index.html?showScreen=108_C_200" TargetMode="External"/><Relationship Id="rId209" Type="http://schemas.openxmlformats.org/officeDocument/2006/relationships/hyperlink" Target="mailto:investigations@abbott.com" TargetMode="External"/><Relationship Id="rId220" Type="http://schemas.openxmlformats.org/officeDocument/2006/relationships/hyperlink" Target="http:/rusnakassociates.com/content/AbbottCOBCCourse/courses/EN-US/course/index.html?showScreen=114_C_200" TargetMode="External"/><Relationship Id="rId241" Type="http://schemas.openxmlformats.org/officeDocument/2006/relationships/hyperlink" Target="http:/rusnakassociates.com/content/AbbottCompete/courses/EN-US/course/index.html?showScreen=45_C_22" TargetMode="External"/><Relationship Id="rId15" Type="http://schemas.openxmlformats.org/officeDocument/2006/relationships/hyperlink" Target="http:/rusnakassociates.com/content/AbbottCOBCCourse/courses/EN-US/course/index.html?showScreen=3_C_3" TargetMode="External"/><Relationship Id="rId36" Type="http://schemas.openxmlformats.org/officeDocument/2006/relationships/hyperlink" Target="http:/rusnakassociates.com/content/AbbottCOBCCourse/courses/EN-US/course/index.html?showScreen=14_C_9" TargetMode="External"/><Relationship Id="rId57" Type="http://schemas.openxmlformats.org/officeDocument/2006/relationships/hyperlink" Target="http:/rusnakassociates.com/content/AbbottCOBCCourse/courses/EN-US/course/index.html?showScreen=24_C_11" TargetMode="External"/><Relationship Id="rId10" Type="http://schemas.openxmlformats.org/officeDocument/2006/relationships/hyperlink" Target="http:/rusnakassociates.com/content/AbbottCOBCCourse/courses/EN-US/course/index.html?showScreen=1_C_1" TargetMode="External"/><Relationship Id="rId31" Type="http://schemas.openxmlformats.org/officeDocument/2006/relationships/hyperlink" Target="http:/rusnakassociates.com/content/AbbottCOBCCourse/courses/EN-US/course/index.html?showScreen=11_C_9" TargetMode="External"/><Relationship Id="rId52" Type="http://schemas.openxmlformats.org/officeDocument/2006/relationships/hyperlink" Target="http:/rusnakassociates.com/content/AbbottCOBCCourse/courses/EN-US/course/index.html?showScreen=22_C_11" TargetMode="External"/><Relationship Id="rId73" Type="http://schemas.openxmlformats.org/officeDocument/2006/relationships/hyperlink" Target="http:/rusnakassociates.com/content/AbbottCOBCCourse/courses/EN-US/course/index.html?showScreen=32_C_13" TargetMode="External"/><Relationship Id="rId78" Type="http://schemas.openxmlformats.org/officeDocument/2006/relationships/hyperlink" Target="http:/rusnakassociates.com/content/AbbottCOBCCourse/courses/EN-US/course/index.html?showScreen=35_C_13" TargetMode="External"/><Relationship Id="rId94" Type="http://schemas.openxmlformats.org/officeDocument/2006/relationships/hyperlink" Target="http:/rusnakassociates.com/content/AbbottCOBCCourse/courses/EN-US/course/index.html?showScreen=43_C_16" TargetMode="External"/><Relationship Id="rId99" Type="http://schemas.openxmlformats.org/officeDocument/2006/relationships/hyperlink" Target="http:/rusnakassociates.com/content/AbbottCOBCCourse/courses/EN-US/course/index.html?showScreen=45_C_16" TargetMode="External"/><Relationship Id="rId101" Type="http://schemas.openxmlformats.org/officeDocument/2006/relationships/hyperlink" Target="http:/rusnakassociates.com/content/AbbottCOBCCourse/courses/EN-US/course/index.html?showScreen=47_C_16" TargetMode="External"/><Relationship Id="rId122" Type="http://schemas.openxmlformats.org/officeDocument/2006/relationships/hyperlink" Target="http:/rusnakassociates.com/content/AbbottCOBCCourse/courses/EN-US/course/index.html?showScreen=60_C_16" TargetMode="External"/><Relationship Id="rId143" Type="http://schemas.openxmlformats.org/officeDocument/2006/relationships/hyperlink" Target="http:/rusnakassociates.com/content/AbbottCOBCCourse/courses/EN-US/course/index.html?showScreen=72_C_16" TargetMode="External"/><Relationship Id="rId148" Type="http://schemas.openxmlformats.org/officeDocument/2006/relationships/hyperlink" Target="http:/rusnakassociates.com/content/AbbottCOBCCourse/courses/EN-US/course/index.html?showScreen=76_C_16" TargetMode="External"/><Relationship Id="rId164" Type="http://schemas.openxmlformats.org/officeDocument/2006/relationships/hyperlink" Target="http:/rusnakassociates.com/content/AbbottCOBCCourse/courses/EN-US/course/index.html?showScreen=85_C_16" TargetMode="External"/><Relationship Id="rId169" Type="http://schemas.openxmlformats.org/officeDocument/2006/relationships/hyperlink" Target="http:/rusnakassociates.com/content/AbbottCOBCCourse/courses/EN-US/course/index.html?showScreen=88_C_16" TargetMode="External"/><Relationship Id="rId185" Type="http://schemas.openxmlformats.org/officeDocument/2006/relationships/hyperlink" Target="http:/rusnakassociates.com/content/AbbottCOBCCourse/courses/EN-US/course/index.html?showScreen=97_C_16"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rusnakassociates.com/content/AbbottCOBCCourse/courses/EN-US/course/index.html?showScreen=95_C_16" TargetMode="External"/><Relationship Id="rId210" Type="http://schemas.openxmlformats.org/officeDocument/2006/relationships/hyperlink" Target="https://secure.ethicspoint.com/domain/media/en/gui/40393/index.html" TargetMode="External"/><Relationship Id="rId215" Type="http://schemas.openxmlformats.org/officeDocument/2006/relationships/hyperlink" Target="https://abbott.sharepoint.com/sites/myhr" TargetMode="External"/><Relationship Id="rId236" Type="http://schemas.openxmlformats.org/officeDocument/2006/relationships/hyperlink" Target="http:/rusnakassociates.com/content/AbbottCompete/courses/EN-US/course/index.html?showScreen=42_C_22" TargetMode="External"/><Relationship Id="rId26" Type="http://schemas.openxmlformats.org/officeDocument/2006/relationships/hyperlink" Target="http:/rusnakassociates.com/content/AbbottCOBCCourse/courses/EN-US/course/index.html?showScreen=9_C_8" TargetMode="External"/><Relationship Id="rId231" Type="http://schemas.openxmlformats.org/officeDocument/2006/relationships/hyperlink" Target="http:/rusnakassociates.com/content/AbbottCompete/courses/EN-US/course/index.html?showScreen=22_C_12" TargetMode="External"/><Relationship Id="rId47" Type="http://schemas.openxmlformats.org/officeDocument/2006/relationships/hyperlink" Target="http:/rusnakassociates.com/content/AbbottCOBCCourse/courses/EN-US/course/index.html?showScreen=19_C_11" TargetMode="External"/><Relationship Id="rId68" Type="http://schemas.openxmlformats.org/officeDocument/2006/relationships/hyperlink" Target="http:/rusnakassociates.com/content/AbbottCOBCCourse/courses/EN-US/course/index.html?showScreen=30_C_13" TargetMode="External"/><Relationship Id="rId89" Type="http://schemas.openxmlformats.org/officeDocument/2006/relationships/hyperlink" Target="http:/rusnakassociates.com/content/AbbottCOBCCourse/courses/EN-US/course/index.html?showScreen=40_C_13" TargetMode="External"/><Relationship Id="rId112" Type="http://schemas.openxmlformats.org/officeDocument/2006/relationships/hyperlink" Target="http:/rusnakassociates.com/content/AbbottCOBCCourse/courses/EN-US/course/index.html?showScreen=54_C_16" TargetMode="External"/><Relationship Id="rId133" Type="http://schemas.openxmlformats.org/officeDocument/2006/relationships/hyperlink" Target="http:/rusnakassociates.com/content/AbbottCOBCCourse/courses/EN-US/course/index.html?showScreen=66_C_16" TargetMode="External"/><Relationship Id="rId154" Type="http://schemas.openxmlformats.org/officeDocument/2006/relationships/hyperlink" Target="http:/rusnakassociates.com/content/AbbottCOBCCourse/courses/EN-US/course/index.html?showScreen=79_C_16" TargetMode="External"/><Relationship Id="rId175" Type="http://schemas.openxmlformats.org/officeDocument/2006/relationships/hyperlink" Target="http:/rusnakassociates.com/content/AbbottCOBCCourse/courses/EN-US/course/index.html?showScreen=91_C_16" TargetMode="External"/><Relationship Id="rId196" Type="http://schemas.openxmlformats.org/officeDocument/2006/relationships/hyperlink" Target="http:/rusnakassociates.com/content/AbbottCOBCCourse/courses/EN-US/course/index.html?showScreen=109_C_200" TargetMode="External"/><Relationship Id="rId200" Type="http://schemas.openxmlformats.org/officeDocument/2006/relationships/hyperlink" Target="http://www.abbott.com/investors/governance/code-of-business-conduct.html" TargetMode="External"/><Relationship Id="rId16" Type="http://schemas.openxmlformats.org/officeDocument/2006/relationships/hyperlink" Target="http:/rusnakassociates.com/content/AbbottCOBCCourse/courses/EN-US/course/index.html?showScreen=4_C_4" TargetMode="External"/><Relationship Id="rId221" Type="http://schemas.openxmlformats.org/officeDocument/2006/relationships/hyperlink" Target="http:/rusnakassociates.com/content/AbbottCOBCCourse/courses/EN-US/course/index.html?showScreen=114_C_200" TargetMode="External"/><Relationship Id="rId242" Type="http://schemas.openxmlformats.org/officeDocument/2006/relationships/hyperlink" Target="http:/rusnakassociates.com/content/AbbottCompete/courses/EN-US/course/index.html?showScreen=55_C_27" TargetMode="External"/><Relationship Id="rId37" Type="http://schemas.openxmlformats.org/officeDocument/2006/relationships/hyperlink" Target="http:/rusnakassociates.com/content/AbbottCOBCCourse/courses/EN-US/course/index.html?showScreen=14_C_9" TargetMode="External"/><Relationship Id="rId58" Type="http://schemas.openxmlformats.org/officeDocument/2006/relationships/hyperlink" Target="http:/rusnakassociates.com/content/AbbottCOBCCourse/courses/EN-US/course/index.html?showScreen=25_C_11" TargetMode="External"/><Relationship Id="rId79" Type="http://schemas.openxmlformats.org/officeDocument/2006/relationships/hyperlink" Target="http:/rusnakassociates.com/content/AbbottCOBCCourse/courses/EN-US/course/index.html?showScreen=35_C_13" TargetMode="External"/><Relationship Id="rId102" Type="http://schemas.openxmlformats.org/officeDocument/2006/relationships/hyperlink" Target="http:/rusnakassociates.com/content/AbbottCOBCCourse/courses/EN-US/course/index.html?showScreen=48_C_16" TargetMode="External"/><Relationship Id="rId123" Type="http://schemas.openxmlformats.org/officeDocument/2006/relationships/hyperlink" Target="http:/rusnakassociates.com/content/AbbottCOBCCourse/courses/EN-US/course/index.html?showScreen=60_C_16" TargetMode="External"/><Relationship Id="rId144" Type="http://schemas.openxmlformats.org/officeDocument/2006/relationships/hyperlink" Target="http:/rusnakassociates.com/content/AbbottCOBCCourse/courses/EN-US/course/index.html?showScreen=73_C_16" TargetMode="External"/><Relationship Id="rId90" Type="http://schemas.openxmlformats.org/officeDocument/2006/relationships/hyperlink" Target="http:/rusnakassociates.com/content/AbbottCOBCCourse/courses/EN-US/course/index.html?showScreen=41_C_14" TargetMode="External"/><Relationship Id="rId165" Type="http://schemas.openxmlformats.org/officeDocument/2006/relationships/hyperlink" Target="http:/rusnakassociates.com/content/AbbottCOBCCourse/courses/EN-US/course/index.html?showScreen=85_C_16" TargetMode="External"/><Relationship Id="rId186" Type="http://schemas.openxmlformats.org/officeDocument/2006/relationships/hyperlink" Target="http:/rusnakassociates.com/content/AbbottCOBCCourse/courses/EN-US/course/index.html?showScreen=98_C_16" TargetMode="External"/><Relationship Id="rId211" Type="http://schemas.openxmlformats.org/officeDocument/2006/relationships/hyperlink" Target="https://icomply.abbott.com/Default.aspx" TargetMode="External"/><Relationship Id="rId232" Type="http://schemas.openxmlformats.org/officeDocument/2006/relationships/hyperlink" Target="http:/rusnakassociates.com/content/AbbottCompete/courses/EN-US/course/index.html?showScreen=25_C_13" TargetMode="External"/><Relationship Id="rId27" Type="http://schemas.openxmlformats.org/officeDocument/2006/relationships/hyperlink" Target="http:/rusnakassociates.com/content/AbbottCOBCCourse/courses/EN-US/course/index.html?showScreen=9_C_8" TargetMode="External"/><Relationship Id="rId48" Type="http://schemas.openxmlformats.org/officeDocument/2006/relationships/hyperlink" Target="http:/rusnakassociates.com/content/AbbottCOBCCourse/courses/EN-US/course/index.html?showScreen=20_C_11" TargetMode="External"/><Relationship Id="rId69" Type="http://schemas.openxmlformats.org/officeDocument/2006/relationships/hyperlink" Target="http:/rusnakassociates.com/content/AbbottCOBCCourse/courses/EN-US/course/index.html?showScreen=30_C_13" TargetMode="External"/><Relationship Id="rId113" Type="http://schemas.openxmlformats.org/officeDocument/2006/relationships/hyperlink" Target="http:/rusnakassociates.com/content/AbbottCOBCCourse/courses/EN-US/course/index.html?showScreen=54_C_16" TargetMode="External"/><Relationship Id="rId134" Type="http://schemas.openxmlformats.org/officeDocument/2006/relationships/hyperlink" Target="http:/rusnakassociates.com/content/AbbottCOBCCourse/courses/EN-US/course/index.html?showScreen=67_C_16" TargetMode="External"/><Relationship Id="rId80" Type="http://schemas.openxmlformats.org/officeDocument/2006/relationships/hyperlink" Target="http:/rusnakassociates.com/content/AbbottCOBCCourse/courses/EN-US/course/index.html?showScreen=36_C_13" TargetMode="External"/><Relationship Id="rId155" Type="http://schemas.openxmlformats.org/officeDocument/2006/relationships/hyperlink" Target="http:/rusnakassociates.com/content/AbbottCOBCCourse/courses/EN-US/course/index.html?showScreen=79_C_16" TargetMode="External"/><Relationship Id="rId176" Type="http://schemas.openxmlformats.org/officeDocument/2006/relationships/hyperlink" Target="http:/rusnakassociates.com/content/AbbottCOBCCourse/courses/EN-US/course/index.html?showScreen=92_C_16" TargetMode="External"/><Relationship Id="rId197" Type="http://schemas.openxmlformats.org/officeDocument/2006/relationships/hyperlink" Target="http:/rusnakassociates.com/content/AbbottCOBCCourse/courses/EN-US/course/index.html?showScreen=109_C_200" TargetMode="External"/><Relationship Id="rId201" Type="http://schemas.openxmlformats.org/officeDocument/2006/relationships/hyperlink" Target="https://icomply.abbott.com/Apps/DocumentLibrary/" TargetMode="External"/><Relationship Id="rId222" Type="http://schemas.openxmlformats.org/officeDocument/2006/relationships/hyperlink" Target="https://rusnakassociates.com/content/AbbottCOBCCourse/courses/EN-US/course/reference/Transcript.pdf" TargetMode="External"/><Relationship Id="rId243" Type="http://schemas.openxmlformats.org/officeDocument/2006/relationships/hyperlink" Target="http:/rusnakassociates.com/content/AbbottCompete/courses/EN-US/course/index.html?showScreen=55_C_27" TargetMode="External"/><Relationship Id="rId17" Type="http://schemas.openxmlformats.org/officeDocument/2006/relationships/hyperlink" Target="http:/rusnakassociates.com/content/AbbottCOBCCourse/courses/EN-US/course/index.html?showScreen=4_C_4" TargetMode="External"/><Relationship Id="rId38" Type="http://schemas.openxmlformats.org/officeDocument/2006/relationships/hyperlink" Target="http:/rusnakassociates.com/content/AbbottCOBCCourse/courses/EN-US/course/index.html?showScreen=15_C_10" TargetMode="External"/><Relationship Id="rId59" Type="http://schemas.openxmlformats.org/officeDocument/2006/relationships/hyperlink" Target="http:/rusnakassociates.com/content/AbbottCOBCCourse/courses/EN-US/course/index.html?showScreen=25_C_11" TargetMode="External"/><Relationship Id="rId103" Type="http://schemas.openxmlformats.org/officeDocument/2006/relationships/hyperlink" Target="http:/rusnakassociates.com/content/AbbottCOBCCourse/courses/EN-US/course/index.html?showScreen=48_C_16" TargetMode="External"/><Relationship Id="rId124" Type="http://schemas.openxmlformats.org/officeDocument/2006/relationships/hyperlink" Target="http:/rusnakassociates.com/content/AbbottCOBCCourse/courses/EN-US/course/index.html?showScreen=61_C_16" TargetMode="External"/><Relationship Id="rId70" Type="http://schemas.openxmlformats.org/officeDocument/2006/relationships/hyperlink" Target="http:/rusnakassociates.com/content/AbbottCOBCCourse/courses/EN-US/course/index.html?showScreen=31_C_13" TargetMode="External"/><Relationship Id="rId91" Type="http://schemas.openxmlformats.org/officeDocument/2006/relationships/hyperlink" Target="http:/rusnakassociates.com/content/AbbottCOBCCourse/courses/EN-US/course/index.html?showScreen=41_C_14" TargetMode="External"/><Relationship Id="rId145" Type="http://schemas.openxmlformats.org/officeDocument/2006/relationships/hyperlink" Target="http:/rusnakassociates.com/content/AbbottCOBCCourse/courses/EN-US/course/index.html?showScreen=73_C_16" TargetMode="External"/><Relationship Id="rId166" Type="http://schemas.openxmlformats.org/officeDocument/2006/relationships/hyperlink" Target="http:/rusnakassociates.com/content/AbbottCOBCCourse/courses/EN-US/course/index.html?showScreen=86_C_16" TargetMode="External"/><Relationship Id="rId187" Type="http://schemas.openxmlformats.org/officeDocument/2006/relationships/hyperlink" Target="http:/rusnakassociates.com/content/AbbottCOBCCourse/courses/EN-US/course/index.html?showScreen=98_C_16" TargetMode="External"/><Relationship Id="rId1" Type="http://schemas.openxmlformats.org/officeDocument/2006/relationships/customXml" Target="../customXml/item1.xml"/><Relationship Id="rId212" Type="http://schemas.openxmlformats.org/officeDocument/2006/relationships/hyperlink" Target="http:/rusnakassociates.com/content/AbbottCOBCCourse/courses/EN-US/course/index.html?showScreen=111_C_200" TargetMode="External"/><Relationship Id="rId233" Type="http://schemas.openxmlformats.org/officeDocument/2006/relationships/hyperlink" Target="http:/rusnakassociates.com/content/AbbottCompete/courses/EN-US/course/index.html?showScreen=25_C_13" TargetMode="External"/><Relationship Id="rId28" Type="http://schemas.openxmlformats.org/officeDocument/2006/relationships/hyperlink" Target="http:/rusnakassociates.com/content/AbbottCOBCCourse/courses/EN-US/course/index.html?showScreen=10_C_8" TargetMode="External"/><Relationship Id="rId49" Type="http://schemas.openxmlformats.org/officeDocument/2006/relationships/hyperlink" Target="http:/rusnakassociates.com/content/AbbottCOBCCourse/courses/EN-US/course/index.html?showScreen=20_C_11" TargetMode="External"/><Relationship Id="rId114" Type="http://schemas.openxmlformats.org/officeDocument/2006/relationships/hyperlink" Target="http:/rusnakassociates.com/content/AbbottCOBCCourse/courses/EN-US/course/index.html?showScreen=55_C_16" TargetMode="External"/><Relationship Id="rId60" Type="http://schemas.openxmlformats.org/officeDocument/2006/relationships/hyperlink" Target="http:/rusnakassociates.com/content/AbbottCOBCCourse/courses/EN-US/course/index.html?showScreen=26_C_12" TargetMode="External"/><Relationship Id="rId81" Type="http://schemas.openxmlformats.org/officeDocument/2006/relationships/hyperlink" Target="http:/rusnakassociates.com/content/AbbottCOBCCourse/courses/EN-US/course/index.html?showScreen=36_C_13" TargetMode="External"/><Relationship Id="rId135" Type="http://schemas.openxmlformats.org/officeDocument/2006/relationships/hyperlink" Target="http:/rusnakassociates.com/content/AbbottCOBCCourse/courses/EN-US/course/index.html?showScreen=67_C_16" TargetMode="External"/><Relationship Id="rId156" Type="http://schemas.openxmlformats.org/officeDocument/2006/relationships/hyperlink" Target="http:/rusnakassociates.com/content/AbbottCOBCCourse/courses/EN-US/course/index.html?showScreen=80_C_16" TargetMode="External"/><Relationship Id="rId177" Type="http://schemas.openxmlformats.org/officeDocument/2006/relationships/hyperlink" Target="http:/rusnakassociates.com/content/AbbottCOBCCourse/courses/EN-US/course/index.html?showScreen=92_C_16" TargetMode="External"/><Relationship Id="rId198" Type="http://schemas.openxmlformats.org/officeDocument/2006/relationships/hyperlink" Target="http://www.abbott.com/investors/governance/code-of-business-conduct.html" TargetMode="External"/><Relationship Id="rId202" Type="http://schemas.openxmlformats.org/officeDocument/2006/relationships/hyperlink" Target="http:/rusnakassociates.com/content/AbbottCOBCCourse/courses/EN-US/course/index.html?showScreen=110_C_200" TargetMode="External"/><Relationship Id="rId223" Type="http://schemas.openxmlformats.org/officeDocument/2006/relationships/hyperlink" Target="https://rusnakassociates.com/content/AbbottCOBCCourse/courses/EN-US/course/reference/Transcript.pdf" TargetMode="External"/><Relationship Id="rId244" Type="http://schemas.openxmlformats.org/officeDocument/2006/relationships/fontTable" Target="fontTable.xml"/><Relationship Id="rId18" Type="http://schemas.openxmlformats.org/officeDocument/2006/relationships/hyperlink" Target="http:/rusnakassociates.com/content/AbbottCOBCCourse/courses/EN-US/course/index.html?showScreen=5_C_5" TargetMode="External"/><Relationship Id="rId39" Type="http://schemas.openxmlformats.org/officeDocument/2006/relationships/hyperlink" Target="http:/rusnakassociates.com/content/AbbottCOBCCourse/courses/EN-US/course/index.html?showScreen=15_C_10" TargetMode="External"/><Relationship Id="rId50" Type="http://schemas.openxmlformats.org/officeDocument/2006/relationships/hyperlink" Target="http:/rusnakassociates.com/content/AbbottCOBCCourse/courses/EN-US/course/index.html?showScreen=21_C_11" TargetMode="External"/><Relationship Id="rId104" Type="http://schemas.openxmlformats.org/officeDocument/2006/relationships/hyperlink" Target="http:/rusnakassociates.com/content/AbbottCOBCCourse/courses/EN-US/course/index.html?showScreen=49_C_16" TargetMode="External"/><Relationship Id="rId125" Type="http://schemas.openxmlformats.org/officeDocument/2006/relationships/hyperlink" Target="http:/rusnakassociates.com/content/AbbottCOBCCourse/courses/EN-US/course/index.html?showScreen=61_C_16" TargetMode="External"/><Relationship Id="rId146" Type="http://schemas.openxmlformats.org/officeDocument/2006/relationships/hyperlink" Target="http:/rusnakassociates.com/content/AbbottCOBCCourse/courses/EN-US/course/index.html?showScreen=74_C_16" TargetMode="External"/><Relationship Id="rId167" Type="http://schemas.openxmlformats.org/officeDocument/2006/relationships/hyperlink" Target="http:/rusnakassociates.com/content/AbbottCOBCCourse/courses/EN-US/course/index.html?showScreen=86_C_16" TargetMode="External"/><Relationship Id="rId188" Type="http://schemas.openxmlformats.org/officeDocument/2006/relationships/hyperlink" Target="http:/rusnakassociates.com/content/AbbottCOBCCourse/courses/EN-US/course/index.html?showScreen=100_C_17" TargetMode="External"/><Relationship Id="rId71" Type="http://schemas.openxmlformats.org/officeDocument/2006/relationships/hyperlink" Target="http:/rusnakassociates.com/content/AbbottCOBCCourse/courses/EN-US/course/index.html?showScreen=31_C_13" TargetMode="External"/><Relationship Id="rId92" Type="http://schemas.openxmlformats.org/officeDocument/2006/relationships/hyperlink" Target="http:/rusnakassociates.com/content/AbbottCOBCCourse/courses/EN-US/course/index.html?showScreen=42_C_15" TargetMode="External"/><Relationship Id="rId213" Type="http://schemas.openxmlformats.org/officeDocument/2006/relationships/hyperlink" Target="http:/rusnakassociates.com/content/AbbottCOBCCourse/courses/EN-US/course/index.html?showScreen=111_C_200" TargetMode="External"/><Relationship Id="rId234" Type="http://schemas.openxmlformats.org/officeDocument/2006/relationships/hyperlink" Target="http:/rusnakassociates.com/content/AbbottCompete/courses/EN-US/course/index.html?showScreen=37_C_18" TargetMode="External"/><Relationship Id="rId2" Type="http://schemas.openxmlformats.org/officeDocument/2006/relationships/customXml" Target="../customXml/item2.xml"/><Relationship Id="rId29" Type="http://schemas.openxmlformats.org/officeDocument/2006/relationships/hyperlink" Target="http:/rusnakassociates.com/content/AbbottCOBCCourse/courses/EN-US/course/index.html?showScreen=10_C_8" TargetMode="External"/><Relationship Id="rId40" Type="http://schemas.openxmlformats.org/officeDocument/2006/relationships/hyperlink" Target="http:/rusnakassociates.com/content/AbbottCOBCCourse/courses/EN-US/course/index.html?showScreen=16_C_10" TargetMode="External"/><Relationship Id="rId115" Type="http://schemas.openxmlformats.org/officeDocument/2006/relationships/hyperlink" Target="http:/rusnakassociates.com/content/AbbottCOBCCourse/courses/EN-US/course/index.html?showScreen=55_C_16" TargetMode="External"/><Relationship Id="rId136" Type="http://schemas.openxmlformats.org/officeDocument/2006/relationships/hyperlink" Target="http:/rusnakassociates.com/content/AbbottCOBCCourse/courses/EN-US/course/index.html?showScreen=68_C_16" TargetMode="External"/><Relationship Id="rId157" Type="http://schemas.openxmlformats.org/officeDocument/2006/relationships/hyperlink" Target="http:/rusnakassociates.com/content/AbbottCOBCCourse/courses/EN-US/course/index.html?showScreen=80_C_16" TargetMode="External"/><Relationship Id="rId178" Type="http://schemas.openxmlformats.org/officeDocument/2006/relationships/hyperlink" Target="http:/rusnakassociates.com/content/AbbottCOBCCourse/courses/EN-US/course/index.html?showScreen=94_C_16" TargetMode="External"/><Relationship Id="rId61" Type="http://schemas.openxmlformats.org/officeDocument/2006/relationships/hyperlink" Target="http:/rusnakassociates.com/content/AbbottCOBCCourse/courses/EN-US/course/index.html?showScreen=26_C_12" TargetMode="External"/><Relationship Id="rId82" Type="http://schemas.openxmlformats.org/officeDocument/2006/relationships/hyperlink" Target="http:/rusnakassociates.com/content/AbbottCOBCCourse/courses/EN-US/course/index.html?showScreen=37_C_13" TargetMode="External"/><Relationship Id="rId199" Type="http://schemas.openxmlformats.org/officeDocument/2006/relationships/hyperlink" Target="https://icomply.abbott.com/Apps/DocumentLibrary/" TargetMode="External"/><Relationship Id="rId203" Type="http://schemas.openxmlformats.org/officeDocument/2006/relationships/hyperlink" Target="http:/rusnakassociates.com/content/AbbottCOBCCourse/courses/EN-US/course/index.html?showScreen=110_C_200" TargetMode="External"/><Relationship Id="rId19" Type="http://schemas.openxmlformats.org/officeDocument/2006/relationships/hyperlink" Target="http:/rusnakassociates.com/content/AbbottCOBCCourse/courses/EN-US/course/index.html?showScreen=5_C_5" TargetMode="External"/><Relationship Id="rId224" Type="http://schemas.openxmlformats.org/officeDocument/2006/relationships/hyperlink" Target="http:/rusnakassociates.com/content/AbbottCompete/courses/EN-US/course/index.html?showScreen=2_C_2" TargetMode="External"/><Relationship Id="rId245" Type="http://schemas.microsoft.com/office/2011/relationships/people" Target="people.xml"/><Relationship Id="rId30" Type="http://schemas.openxmlformats.org/officeDocument/2006/relationships/hyperlink" Target="http:/rusnakassociates.com/content/AbbottCOBCCourse/courses/EN-US/course/index.html?showScreen=11_C_9" TargetMode="External"/><Relationship Id="rId105" Type="http://schemas.openxmlformats.org/officeDocument/2006/relationships/hyperlink" Target="http:/rusnakassociates.com/content/AbbottCOBCCourse/courses/EN-US/course/index.html?showScreen=49_C_16" TargetMode="External"/><Relationship Id="rId126" Type="http://schemas.openxmlformats.org/officeDocument/2006/relationships/hyperlink" Target="http:/rusnakassociates.com/content/AbbottCOBCCourse/courses/EN-US/course/index.html?showScreen=62_C_16" TargetMode="External"/><Relationship Id="rId147" Type="http://schemas.openxmlformats.org/officeDocument/2006/relationships/hyperlink" Target="http:/rusnakassociates.com/content/AbbottCOBCCourse/courses/EN-US/course/index.html?showScreen=74_C_16" TargetMode="External"/><Relationship Id="rId168" Type="http://schemas.openxmlformats.org/officeDocument/2006/relationships/hyperlink" Target="http:/rusnakassociates.com/content/AbbottCOBCCourse/courses/EN-US/course/index.html?showScreen=88_C_16" TargetMode="External"/><Relationship Id="rId51" Type="http://schemas.openxmlformats.org/officeDocument/2006/relationships/hyperlink" Target="http:/rusnakassociates.com/content/AbbottCOBCCourse/courses/EN-US/course/index.html?showScreen=21_C_11" TargetMode="External"/><Relationship Id="rId72" Type="http://schemas.openxmlformats.org/officeDocument/2006/relationships/hyperlink" Target="http:/rusnakassociates.com/content/AbbottCOBCCourse/courses/EN-US/course/index.html?showScreen=32_C_13" TargetMode="External"/><Relationship Id="rId93" Type="http://schemas.openxmlformats.org/officeDocument/2006/relationships/hyperlink" Target="http:/rusnakassociates.com/content/AbbottCOBCCourse/courses/EN-US/course/index.html?showScreen=42_C_15" TargetMode="External"/><Relationship Id="rId189" Type="http://schemas.openxmlformats.org/officeDocument/2006/relationships/hyperlink" Target="http:/rusnakassociates.com/content/AbbottCOBCCourse/courses/EN-US/course/index.html?showScreen=100_C_17" TargetMode="External"/><Relationship Id="rId3" Type="http://schemas.openxmlformats.org/officeDocument/2006/relationships/customXml" Target="../customXml/item3.xml"/><Relationship Id="rId214" Type="http://schemas.openxmlformats.org/officeDocument/2006/relationships/hyperlink" Target="https://abbott.sharepoint.com/sites/myhr" TargetMode="External"/><Relationship Id="rId235" Type="http://schemas.openxmlformats.org/officeDocument/2006/relationships/hyperlink" Target="http:/rusnakassociates.com/content/AbbottCompete/courses/EN-US/course/index.html?showScreen=37_C_18" TargetMode="External"/><Relationship Id="rId116" Type="http://schemas.openxmlformats.org/officeDocument/2006/relationships/hyperlink" Target="http:/rusnakassociates.com/content/AbbottCOBCCourse/courses/EN-US/course/index.html?showScreen=56_C_16" TargetMode="External"/><Relationship Id="rId137" Type="http://schemas.openxmlformats.org/officeDocument/2006/relationships/hyperlink" Target="http:/rusnakassociates.com/content/AbbottCOBCCourse/courses/EN-US/course/index.html?showScreen=68_C_16" TargetMode="External"/><Relationship Id="rId158" Type="http://schemas.openxmlformats.org/officeDocument/2006/relationships/hyperlink" Target="http:/rusnakassociates.com/content/AbbottCOBCCourse/courses/EN-US/course/index.html?showScreen=82_C_16" TargetMode="External"/><Relationship Id="rId20" Type="http://schemas.openxmlformats.org/officeDocument/2006/relationships/hyperlink" Target="http:/rusnakassociates.com/content/AbbottCOBCCourse/courses/EN-US/course/index.html?showScreen=6_C_6" TargetMode="External"/><Relationship Id="rId41" Type="http://schemas.openxmlformats.org/officeDocument/2006/relationships/hyperlink" Target="http:/rusnakassociates.com/content/AbbottCOBCCourse/courses/EN-US/course/index.html?showScreen=16_C_10" TargetMode="External"/><Relationship Id="rId62" Type="http://schemas.openxmlformats.org/officeDocument/2006/relationships/hyperlink" Target="http:/rusnakassociates.com/content/AbbottCOBCCourse/courses/EN-US/course/index.html?showScreen=27_C_12" TargetMode="External"/><Relationship Id="rId83" Type="http://schemas.openxmlformats.org/officeDocument/2006/relationships/hyperlink" Target="http:/rusnakassociates.com/content/AbbottCOBCCourse/courses/EN-US/course/index.html?showScreen=37_C_13" TargetMode="External"/><Relationship Id="rId179" Type="http://schemas.openxmlformats.org/officeDocument/2006/relationships/hyperlink" Target="http:/rusnakassociates.com/content/AbbottCOBCCourse/courses/EN-US/course/index.html?showScreen=94_C_16" TargetMode="External"/><Relationship Id="rId190" Type="http://schemas.openxmlformats.org/officeDocument/2006/relationships/hyperlink" Target="http:/rusnakassociates.com/content/AbbottCOBCCourse/courses/EN-US/course/index.html?showScreen=104_C_199" TargetMode="External"/><Relationship Id="rId204" Type="http://schemas.openxmlformats.org/officeDocument/2006/relationships/hyperlink" Target="https://abbott.sharepoint.com/sites/AW-Ethics_Compliance?xsdata=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%3D%3D&amp;sdata=eWN6c2J1d21FVkNYQUdGQ1lhRnVwcTR2d2xqdlFPeTJJTFNKeE5rZ2Fvdz0%3D&amp;ovuser=5b268d57-2a6f-4e04-b0de-6938583d5ebc%2Ckole.klement%40abbott.com&amp;OR=Teams-HL&amp;CT=1706911207381&amp;clickparams=eyJBcHBOYW1lIjoiVGVhbXMtRGVza3RvcCIsIkFwcFZlcnNpb24iOiI0OS8yMzExMzAyODcyNCIsIkhhc0ZlZGVyYXRlZFVzZXIiOmZhbHNlfQ%3D%3D" TargetMode="External"/><Relationship Id="rId225" Type="http://schemas.openxmlformats.org/officeDocument/2006/relationships/hyperlink" Target="http:/rusnakassociates.com/content/AbbottCompete/courses/EN-US/course/index.html?showScreen=2_C_2" TargetMode="External"/><Relationship Id="rId246" Type="http://schemas.openxmlformats.org/officeDocument/2006/relationships/theme" Target="theme/theme1.xml"/><Relationship Id="rId106" Type="http://schemas.openxmlformats.org/officeDocument/2006/relationships/hyperlink" Target="http:/rusnakassociates.com/content/AbbottCOBCCourse/courses/EN-US/course/index.html?showScreen=50_C_16" TargetMode="External"/><Relationship Id="rId127" Type="http://schemas.openxmlformats.org/officeDocument/2006/relationships/hyperlink" Target="http:/rusnakassociates.com/content/AbbottCOBCCourse/courses/EN-US/course/index.html?showScreen=62_C_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c96ffaa-e583-4fec-9066-c67f93f0c50b">
      <Terms xmlns="http://schemas.microsoft.com/office/infopath/2007/PartnerControls"/>
    </lcf76f155ced4ddcb4097134ff3c332f>
    <TaxCatchAll xmlns="5272ee8c-751a-48a4-a010-d4bf09b9b006"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5D832FB5F668142B451E273E21F3BF1" ma:contentTypeVersion="17" ma:contentTypeDescription="Create a new document." ma:contentTypeScope="" ma:versionID="1f052a6c340ffe5b7444d208ec15f777">
  <xsd:schema xmlns:xsd="http://www.w3.org/2001/XMLSchema" xmlns:xs="http://www.w3.org/2001/XMLSchema" xmlns:p="http://schemas.microsoft.com/office/2006/metadata/properties" xmlns:ns2="5272ee8c-751a-48a4-a010-d4bf09b9b006" xmlns:ns3="4c96ffaa-e583-4fec-9066-c67f93f0c50b" targetNamespace="http://schemas.microsoft.com/office/2006/metadata/properties" ma:root="true" ma:fieldsID="8f39f0da473d06802f655f57c8d2a7bd" ns2:_="" ns3:_="">
    <xsd:import namespace="5272ee8c-751a-48a4-a010-d4bf09b9b006"/>
    <xsd:import namespace="4c96ffaa-e583-4fec-9066-c67f93f0c50b"/>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2ee8c-751a-48a4-a010-d4bf09b9b006"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ae38300b-f075-4603-af0d-4994aa2253ee}" ma:internalName="TaxCatchAll" ma:showField="CatchAllData" ma:web="5272ee8c-751a-48a4-a010-d4bf09b9b006">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c96ffaa-e583-4fec-9066-c67f93f0c50b"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1940c914-643f-4df2-b20a-c5bc47cd009d"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85597E-5358-4037-A999-EC189AC723D5}">
  <ds:schemaRefs>
    <ds:schemaRef ds:uri="http://schemas.microsoft.com/sharepoint/v3/contenttype/forms"/>
  </ds:schemaRefs>
</ds:datastoreItem>
</file>

<file path=customXml/itemProps2.xml><?xml version="1.0" encoding="utf-8"?>
<ds:datastoreItem xmlns:ds="http://schemas.openxmlformats.org/officeDocument/2006/customXml" ds:itemID="{100E802F-FB0A-43F9-94B3-F1DB63EA9AA5}">
  <ds:schemaRefs>
    <ds:schemaRef ds:uri="http://schemas.microsoft.com/office/2006/metadata/properties"/>
    <ds:schemaRef ds:uri="http://schemas.microsoft.com/office/infopath/2007/PartnerControls"/>
    <ds:schemaRef ds:uri="4c96ffaa-e583-4fec-9066-c67f93f0c50b"/>
    <ds:schemaRef ds:uri="5272ee8c-751a-48a4-a010-d4bf09b9b006"/>
  </ds:schemaRefs>
</ds:datastoreItem>
</file>

<file path=customXml/itemProps3.xml><?xml version="1.0" encoding="utf-8"?>
<ds:datastoreItem xmlns:ds="http://schemas.openxmlformats.org/officeDocument/2006/customXml" ds:itemID="{52C3F936-1D91-4644-A7C9-DCD3D27565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2ee8c-751a-48a4-a010-d4bf09b9b006"/>
    <ds:schemaRef ds:uri="4c96ffaa-e583-4fec-9066-c67f93f0c5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49</Pages>
  <Words>17411</Words>
  <Characters>99246</Characters>
  <Application>Microsoft Office Word</Application>
  <DocSecurity>0</DocSecurity>
  <Lines>827</Lines>
  <Paragraphs>232</Paragraphs>
  <ScaleCrop>false</ScaleCrop>
  <Company/>
  <LinksUpToDate>false</LinksUpToDate>
  <CharactersWithSpaces>116425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Code of Business Conduct    2. Interacting with Competitors</dc:title>
  <dc:subject>Translation table 2025</dc:subject>
  <dc:creator>Fintan O'Neill</dc:creator>
  <cp:lastModifiedBy>Kleckova, Jana</cp:lastModifiedBy>
  <cp:revision>261</cp:revision>
  <dcterms:created xsi:type="dcterms:W3CDTF">2025-11-28T11:31:00Z</dcterms:created>
  <dcterms:modified xsi:type="dcterms:W3CDTF">2025-12-16T10:09:00Z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0x010100D5D832FB5F668142B451E273E21F3BF1</vt:lpwstr>
  </property>
  <property fmtid="{D5CDD505-2E9C-101B-9397-08002B2CF9AE}" pid="3" name="MediaServiceImageTags">
    <vt:lpwstr/>
  </property>
</Properties>
</file>