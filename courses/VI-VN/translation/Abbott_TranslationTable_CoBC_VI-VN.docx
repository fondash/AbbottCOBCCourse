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DD7CC" w14:textId="77777777" w:rsidR="00840375" w:rsidRPr="00B4784F" w:rsidRDefault="00EF4A0B" w:rsidP="00840375">
      <w:pPr>
        <w:rPr>
          <w:rStyle w:val="tw4winExternal"/>
          <w:rFonts w:ascii="Calibri" w:hAnsi="Calibri" w:cs="Calibri"/>
          <w:color w:val="000000" w:themeColor="text1"/>
          <w:sz w:val="36"/>
          <w:szCs w:val="36"/>
          <w:lang w:val="en-US"/>
        </w:rPr>
      </w:pPr>
      <w:r w:rsidRPr="00B4784F">
        <w:rPr>
          <w:lang w:val="en-US"/>
        </w:rPr>
        <mc:AlternateContent>
          <mc:Choice Requires="wps">
            <w:drawing>
              <wp:anchor distT="0" distB="0" distL="114300" distR="114300" simplePos="0" relativeHeight="251658240" behindDoc="1" locked="0" layoutInCell="1" allowOverlap="1" wp14:anchorId="366FFA72" wp14:editId="00E7C321">
                <wp:simplePos x="0" y="0"/>
                <wp:positionH relativeFrom="column">
                  <wp:posOffset>0</wp:posOffset>
                </wp:positionH>
                <wp:positionV relativeFrom="paragraph">
                  <wp:posOffset>0</wp:posOffset>
                </wp:positionV>
                <wp:extent cx="6858000" cy="73152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txbx>
                        <w:txbxContent>
                          <w:sdt>
                            <w:sdtPr>
                              <w:rPr>
                                <w:rFonts w:asciiTheme="majorHAnsi" w:eastAsiaTheme="majorEastAsia" w:hAnsiTheme="majorHAnsi" w:cstheme="majorBidi"/>
                                <w:color w:val="595959" w:themeColor="text1" w:themeTint="A6"/>
                                <w:sz w:val="72"/>
                                <w:szCs w:val="72"/>
                              </w:rPr>
                              <w:alias w:val="Title"/>
                              <w:id w:val="-1476986296"/>
                              <w:showingPlcHdr/>
                              <w:dataBinding w:prefixMappings="xmlns:ns0='http://purl.org/dc/elements/1.1/' xmlns:ns1='http://schemas.openxmlformats.org/package/2006/metadata/core-properties' " w:xpath="/ns1:coreProperties[1]/ns0:title[1]" w:storeItemID="{6C3C8BC8-F283-45AE-878A-BAB7291924A1}"/>
                              <w:text/>
                            </w:sdtPr>
                            <w:sdtContent>
                              <w:p w14:paraId="7B07F776" w14:textId="70F416F1" w:rsidR="00840375" w:rsidRPr="00A84E3A" w:rsidRDefault="003F5AFE"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Pr>
                                    <w:rFonts w:asciiTheme="majorHAnsi" w:eastAsiaTheme="majorEastAsia" w:hAnsiTheme="majorHAnsi" w:cstheme="majorBidi"/>
                                    <w:color w:val="595959" w:themeColor="text1" w:themeTint="A6"/>
                                    <w:sz w:val="72"/>
                                    <w:szCs w:val="72"/>
                                  </w:rPr>
                                  <w:t xml:space="preserve">     </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Content>
                              <w:p w14:paraId="7BAD6F76" w14:textId="452A4974" w:rsidR="00840375" w:rsidRPr="00A84E3A" w:rsidRDefault="00A84E3A" w:rsidP="00840375">
                                <w:pPr>
                                  <w:pStyle w:val="NoSpacing"/>
                                  <w:spacing w:before="240"/>
                                  <w:rPr>
                                    <w:caps/>
                                    <w:color w:val="0E2841" w:themeColor="text2"/>
                                    <w:sz w:val="36"/>
                                    <w:szCs w:val="36"/>
                                  </w:rPr>
                                </w:pPr>
                                <w:r w:rsidRPr="00A84E3A">
                                  <w:rPr>
                                    <w:caps/>
                                    <w:color w:val="0E2841" w:themeColor="text2"/>
                                    <w:sz w:val="36"/>
                                    <w:szCs w:val="36"/>
                                  </w:rPr>
                                  <w:t>Translation table 2025</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wps:bodyPr>
                    </wps:wsp>
                  </a:graphicData>
                </a:graphic>
              </wp:anchor>
            </w:drawing>
          </mc:Choice>
          <mc:Fallback>
            <w:pict>
              <v:shapetype w14:anchorId="366FFA72" id="_x0000_t202" coordsize="21600,21600" o:spt="202" path="m,l,21600r21600,l21600,xe">
                <v:stroke joinstyle="miter"/>
                <v:path gradientshapeok="t" o:connecttype="rect"/>
              </v:shapetype>
              <v:shape id="Text Box 122" o:spid="_x0000_s1026" type="#_x0000_t202" style="position:absolute;margin-left:0;margin-top:0;width:540pt;height:8in;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" filled="f" stroked="f" strokeweight=".5pt">
                <v:textbox inset="36pt,36pt,36pt,36pt">
                  <w:txbxContent>
                    <w:sdt>
                      <w:sdtPr>
                        <w:rPr>
                          <w:rFonts w:asciiTheme="majorHAnsi" w:eastAsiaTheme="majorEastAsia" w:hAnsiTheme="majorHAnsi" w:cstheme="majorBidi"/>
                          <w:color w:val="595959" w:themeColor="text1" w:themeTint="A6"/>
                          <w:sz w:val="72"/>
                          <w:szCs w:val="72"/>
                        </w:rPr>
                        <w:alias w:val="Title"/>
                        <w:id w:val="-1476986296"/>
                        <w:showingPlcHdr/>
                        <w:dataBinding w:prefixMappings="xmlns:ns0='http://purl.org/dc/elements/1.1/' xmlns:ns1='http://schemas.openxmlformats.org/package/2006/metadata/core-properties' " w:xpath="/ns1:coreProperties[1]/ns0:title[1]" w:storeItemID="{6C3C8BC8-F283-45AE-878A-BAB7291924A1}"/>
                        <w:text/>
                      </w:sdtPr>
                      <w:sdtContent>
                        <w:p w14:paraId="7B07F776" w14:textId="70F416F1" w:rsidR="00840375" w:rsidRPr="00A84E3A" w:rsidRDefault="003F5AFE"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Pr>
                              <w:rFonts w:asciiTheme="majorHAnsi" w:eastAsiaTheme="majorEastAsia" w:hAnsiTheme="majorHAnsi" w:cstheme="majorBidi"/>
                              <w:color w:val="595959" w:themeColor="text1" w:themeTint="A6"/>
                              <w:sz w:val="72"/>
                              <w:szCs w:val="72"/>
                            </w:rPr>
                            <w:t xml:space="preserve">     </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Content>
                        <w:p w14:paraId="7BAD6F76" w14:textId="452A4974" w:rsidR="00840375" w:rsidRPr="00A84E3A" w:rsidRDefault="00A84E3A" w:rsidP="00840375">
                          <w:pPr>
                            <w:pStyle w:val="NoSpacing"/>
                            <w:spacing w:before="240"/>
                            <w:rPr>
                              <w:caps/>
                              <w:color w:val="0E2841" w:themeColor="text2"/>
                              <w:sz w:val="36"/>
                              <w:szCs w:val="36"/>
                            </w:rPr>
                          </w:pPr>
                          <w:r w:rsidRPr="00A84E3A">
                            <w:rPr>
                              <w:caps/>
                              <w:color w:val="0E2841" w:themeColor="text2"/>
                              <w:sz w:val="36"/>
                              <w:szCs w:val="36"/>
                            </w:rPr>
                            <w:t>Translation table 2025</w:t>
                          </w:r>
                        </w:p>
                      </w:sdtContent>
                    </w:sdt>
                  </w:txbxContent>
                </v:textbox>
              </v:shape>
            </w:pict>
          </mc:Fallback>
        </mc:AlternateContent>
      </w:r>
      <w:r w:rsidRPr="00B4784F">
        <w:br w:type="page"/>
      </w:r>
      <w:r w:rsidRPr="55CE9761">
        <w:rPr>
          <w:rStyle w:val="tw4winExternal"/>
          <w:rFonts w:ascii="Calibri" w:hAnsi="Calibri" w:cs="Calibri"/>
          <w:b/>
          <w:bCs/>
          <w:color w:val="000000" w:themeColor="text1"/>
          <w:sz w:val="36"/>
          <w:szCs w:val="36"/>
          <w:lang w:val="en-US"/>
        </w:rPr>
        <w:lastRenderedPageBreak/>
        <w:t>INSTRUCTIONS:</w:t>
      </w:r>
    </w:p>
    <w:p w14:paraId="77FC7350" w14:textId="77777777" w:rsidR="00840375" w:rsidRPr="00B4784F" w:rsidRDefault="00840375" w:rsidP="00840375">
      <w:pPr>
        <w:widowControl w:val="0"/>
        <w:autoSpaceDE w:val="0"/>
        <w:autoSpaceDN w:val="0"/>
        <w:adjustRightInd w:val="0"/>
        <w:textAlignment w:val="top"/>
        <w:rPr>
          <w:rStyle w:val="tw4winExternal"/>
          <w:rFonts w:ascii="Calibri" w:hAnsi="Calibri" w:cs="Calibri"/>
          <w:color w:val="000000" w:themeColor="text1"/>
          <w:lang w:val="en-US"/>
        </w:rPr>
      </w:pPr>
    </w:p>
    <w:p w14:paraId="2AE0CBD6" w14:textId="77777777" w:rsidR="00840375" w:rsidRPr="00B4784F" w:rsidRDefault="00EF4A0B"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55CE9761">
        <w:rPr>
          <w:rStyle w:val="tw4winExternal"/>
          <w:rFonts w:ascii="Calibri" w:hAnsi="Calibri" w:cs="Calibri"/>
          <w:b/>
          <w:bCs/>
          <w:color w:val="000000" w:themeColor="text1"/>
        </w:rPr>
        <w:t xml:space="preserve">1) </w:t>
      </w:r>
      <w:r w:rsidRPr="55CE9761">
        <w:rPr>
          <w:rStyle w:val="tw4winExternal"/>
          <w:rFonts w:ascii="Calibri" w:hAnsi="Calibri" w:cs="Calibri"/>
          <w:color w:val="000000" w:themeColor="text1"/>
        </w:rPr>
        <w:t>Please edit the translation in the TARGET column directly.</w:t>
      </w:r>
    </w:p>
    <w:p w14:paraId="0CF88951" w14:textId="77777777" w:rsidR="00840375" w:rsidRPr="00B4784F" w:rsidRDefault="00EF4A0B"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55CE9761">
        <w:rPr>
          <w:rStyle w:val="tw4winExternal"/>
          <w:rFonts w:ascii="Calibri" w:hAnsi="Calibri" w:cs="Calibri"/>
          <w:b/>
          <w:bCs/>
          <w:color w:val="000000" w:themeColor="text1"/>
        </w:rPr>
        <w:t xml:space="preserve">2) </w:t>
      </w:r>
      <w:r w:rsidRPr="55CE9761">
        <w:rPr>
          <w:rStyle w:val="tw4winExternal"/>
          <w:rFonts w:ascii="Calibri" w:hAnsi="Calibri" w:cs="Calibri"/>
          <w:color w:val="000000" w:themeColor="text1"/>
        </w:rPr>
        <w:t>To comment on a segment, simply create a new MS-Word comment.</w:t>
      </w:r>
    </w:p>
    <w:p w14:paraId="35B8A139" w14:textId="77777777" w:rsidR="00840375" w:rsidRPr="00B4784F" w:rsidRDefault="00EF4A0B"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55CE9761">
        <w:rPr>
          <w:rStyle w:val="tw4winExternal"/>
          <w:rFonts w:ascii="Calibri" w:hAnsi="Calibri" w:cs="Calibri"/>
          <w:b/>
          <w:bCs/>
          <w:color w:val="000000" w:themeColor="text1"/>
        </w:rPr>
        <w:t xml:space="preserve">3) </w:t>
      </w:r>
      <w:r w:rsidRPr="55CE9761">
        <w:rPr>
          <w:rStyle w:val="tw4winExternal"/>
          <w:rFonts w:ascii="Calibri" w:hAnsi="Calibri" w:cs="Calibri"/>
          <w:color w:val="000000" w:themeColor="text1"/>
        </w:rPr>
        <w:t>It is best to edit this file in Normal or Draft view rather than page layout.</w:t>
      </w:r>
    </w:p>
    <w:p w14:paraId="070DD569" w14:textId="77777777" w:rsidR="00840375" w:rsidRPr="00B4784F" w:rsidRDefault="00EF4A0B"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55CE9761">
        <w:rPr>
          <w:rStyle w:val="tw4winExternal"/>
          <w:rFonts w:ascii="Calibri" w:hAnsi="Calibri" w:cs="Calibri"/>
          <w:b/>
          <w:bCs/>
          <w:color w:val="000000" w:themeColor="text1"/>
        </w:rPr>
        <w:t xml:space="preserve">4) </w:t>
      </w:r>
      <w:r w:rsidRPr="55CE9761">
        <w:rPr>
          <w:rStyle w:val="tw4winExternal"/>
          <w:rFonts w:ascii="Calibri" w:hAnsi="Calibri" w:cs="Calibri"/>
          <w:color w:val="000000" w:themeColor="text1"/>
        </w:rPr>
        <w:t>DO NOT alter the ID or SOURCE column text.</w:t>
      </w:r>
    </w:p>
    <w:p w14:paraId="38C0DE7C" w14:textId="77777777" w:rsidR="00840375" w:rsidRPr="00B4784F" w:rsidRDefault="00EF4A0B"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55CE9761">
        <w:rPr>
          <w:rStyle w:val="tw4winExternal"/>
          <w:rFonts w:ascii="Calibri" w:hAnsi="Calibri" w:cs="Calibri"/>
          <w:b/>
          <w:bCs/>
          <w:color w:val="000000" w:themeColor="text1"/>
        </w:rPr>
        <w:t>5</w:t>
      </w:r>
      <w:r w:rsidRPr="55CE9761">
        <w:rPr>
          <w:rStyle w:val="tw4winExternal"/>
          <w:rFonts w:ascii="Calibri" w:hAnsi="Calibri" w:cs="Calibri"/>
          <w:color w:val="000000" w:themeColor="text1"/>
        </w:rPr>
        <w:t>) Blank rows should be ignored but not deleted.</w:t>
      </w:r>
    </w:p>
    <w:p w14:paraId="5A23FD82" w14:textId="77777777" w:rsidR="00840375" w:rsidRPr="00B4784F" w:rsidRDefault="00EF4A0B" w:rsidP="00840375">
      <w:pPr>
        <w:widowControl w:val="0"/>
        <w:autoSpaceDE w:val="0"/>
        <w:autoSpaceDN w:val="0"/>
        <w:adjustRightInd w:val="0"/>
        <w:spacing w:line="360" w:lineRule="auto"/>
        <w:textAlignment w:val="top"/>
        <w:rPr>
          <w:rStyle w:val="tw4winExternal"/>
          <w:rFonts w:ascii="Calibri" w:hAnsi="Calibri" w:cs="Calibri"/>
          <w:b/>
          <w:bCs/>
          <w:color w:val="000000" w:themeColor="text1"/>
          <w:lang w:val="en-US"/>
        </w:rPr>
      </w:pPr>
      <w:r w:rsidRPr="55CE9761">
        <w:rPr>
          <w:rStyle w:val="tw4winExternal"/>
          <w:rFonts w:ascii="Calibri" w:hAnsi="Calibri" w:cs="Calibri"/>
          <w:b/>
          <w:bCs/>
          <w:color w:val="000000" w:themeColor="text1"/>
        </w:rPr>
        <w:t>6</w:t>
      </w:r>
      <w:r w:rsidRPr="55CE9761">
        <w:rPr>
          <w:rStyle w:val="tw4winExternal"/>
          <w:rFonts w:ascii="Calibri" w:hAnsi="Calibri" w:cs="Calibri"/>
          <w:color w:val="000000" w:themeColor="text1"/>
        </w:rPr>
        <w:t>)</w:t>
      </w:r>
      <w:r w:rsidRPr="55CE9761">
        <w:rPr>
          <w:rStyle w:val="tw4winExternal"/>
          <w:rFonts w:ascii="Calibri" w:hAnsi="Calibri" w:cs="Calibri"/>
          <w:b/>
          <w:bCs/>
          <w:color w:val="000000" w:themeColor="text1"/>
        </w:rPr>
        <w:t xml:space="preserve"> The following formatting must be maintained throughout:</w:t>
      </w:r>
    </w:p>
    <w:p w14:paraId="31C1427D" w14:textId="77777777" w:rsidR="00840375" w:rsidRPr="00B4784F" w:rsidRDefault="00EF4A0B" w:rsidP="55CE9761">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b/>
          <w:bCs/>
          <w:color w:val="000000" w:themeColor="text1"/>
          <w:lang w:val="en-US" w:eastAsia="en-IE"/>
        </w:rPr>
      </w:pPr>
      <w:r w:rsidRPr="55CE9761">
        <w:rPr>
          <w:rStyle w:val="tw4winExternal"/>
          <w:rFonts w:ascii="Calibri" w:eastAsiaTheme="minorEastAsia" w:hAnsi="Calibri" w:cs="Calibri"/>
          <w:b/>
          <w:bCs/>
          <w:color w:val="000000" w:themeColor="text1"/>
        </w:rPr>
        <w:t xml:space="preserve">Paragraph (the number of paragraphs per row must be maintained) </w:t>
      </w:r>
    </w:p>
    <w:p w14:paraId="5E207C37" w14:textId="77777777" w:rsidR="00840375" w:rsidRPr="00B4784F" w:rsidRDefault="00EF4A0B" w:rsidP="55CE9761">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b/>
          <w:bCs/>
          <w:color w:val="000000" w:themeColor="text1"/>
          <w:lang w:val="en-US" w:eastAsia="en-IE"/>
        </w:rPr>
      </w:pPr>
      <w:r w:rsidRPr="55CE9761">
        <w:rPr>
          <w:rStyle w:val="tw4winExternal"/>
          <w:rFonts w:ascii="Calibri" w:eastAsiaTheme="minorEastAsia" w:hAnsi="Calibri" w:cs="Calibri"/>
          <w:b/>
          <w:bCs/>
          <w:color w:val="000000" w:themeColor="text1"/>
        </w:rPr>
        <w:t xml:space="preserve">bold </w:t>
      </w:r>
    </w:p>
    <w:p w14:paraId="1F4A3CC6" w14:textId="77777777" w:rsidR="00840375" w:rsidRPr="00B4784F" w:rsidRDefault="00EF4A0B" w:rsidP="55CE9761">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b/>
          <w:bCs/>
          <w:color w:val="000000" w:themeColor="text1"/>
          <w:lang w:val="en-US" w:eastAsia="en-IE"/>
        </w:rPr>
      </w:pPr>
      <w:r w:rsidRPr="55CE9761">
        <w:rPr>
          <w:rStyle w:val="tw4winExternal"/>
          <w:rFonts w:ascii="Calibri" w:eastAsiaTheme="minorEastAsia" w:hAnsi="Calibri" w:cs="Calibri"/>
          <w:b/>
          <w:bCs/>
          <w:color w:val="000000" w:themeColor="text1"/>
        </w:rPr>
        <w:t>italic</w:t>
      </w:r>
    </w:p>
    <w:p w14:paraId="7E0A35E4" w14:textId="77777777" w:rsidR="00840375" w:rsidRPr="00B4784F" w:rsidRDefault="00EF4A0B" w:rsidP="55CE9761">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b/>
          <w:bCs/>
          <w:color w:val="000000" w:themeColor="text1"/>
          <w:lang w:val="en-US" w:eastAsia="en-IE"/>
        </w:rPr>
      </w:pPr>
      <w:r w:rsidRPr="55CE9761">
        <w:rPr>
          <w:rStyle w:val="tw4winExternal"/>
          <w:rFonts w:ascii="Calibri" w:eastAsiaTheme="minorEastAsia" w:hAnsi="Calibri" w:cs="Calibri"/>
          <w:b/>
          <w:bCs/>
          <w:color w:val="000000" w:themeColor="text1"/>
        </w:rPr>
        <w:t>underline</w:t>
      </w:r>
    </w:p>
    <w:p w14:paraId="68C27458" w14:textId="77777777" w:rsidR="00840375" w:rsidRPr="00B4784F" w:rsidRDefault="00EF4A0B" w:rsidP="55CE9761">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b/>
          <w:bCs/>
          <w:color w:val="000000" w:themeColor="text1"/>
          <w:lang w:val="en-US" w:eastAsia="en-IE"/>
        </w:rPr>
      </w:pPr>
      <w:r w:rsidRPr="55CE9761">
        <w:rPr>
          <w:rStyle w:val="tw4winExternal"/>
          <w:rFonts w:ascii="Calibri" w:eastAsiaTheme="minorEastAsia" w:hAnsi="Calibri" w:cs="Calibri"/>
          <w:b/>
          <w:bCs/>
          <w:color w:val="000000" w:themeColor="text1"/>
        </w:rPr>
        <w:t>links</w:t>
      </w:r>
    </w:p>
    <w:p w14:paraId="06F65260" w14:textId="77777777" w:rsidR="00840375" w:rsidRPr="00B4784F" w:rsidRDefault="00EF4A0B" w:rsidP="55CE9761">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b/>
          <w:bCs/>
          <w:color w:val="000000" w:themeColor="text1"/>
          <w:lang w:val="en-US" w:eastAsia="en-IE"/>
        </w:rPr>
      </w:pPr>
      <w:r w:rsidRPr="55CE9761">
        <w:rPr>
          <w:rStyle w:val="tw4winExternal"/>
          <w:rFonts w:ascii="Calibri" w:eastAsiaTheme="minorEastAsia" w:hAnsi="Calibri" w:cs="Calibri"/>
          <w:b/>
          <w:bCs/>
          <w:color w:val="000000" w:themeColor="text1"/>
        </w:rPr>
        <w:t>lists (bullets and number of items in a list must be maintained)</w:t>
      </w:r>
    </w:p>
    <w:p w14:paraId="32C2F0C3" w14:textId="3DD56DD5" w:rsidR="00840375" w:rsidRPr="00B4784F" w:rsidRDefault="00EF4A0B"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55CE9761">
        <w:rPr>
          <w:rStyle w:val="tw4winExternal"/>
          <w:rFonts w:ascii="Calibri" w:hAnsi="Calibri" w:cs="Calibri"/>
          <w:b/>
          <w:bCs/>
          <w:color w:val="000000" w:themeColor="text1"/>
        </w:rPr>
        <w:t>7</w:t>
      </w:r>
      <w:r w:rsidRPr="55CE9761">
        <w:rPr>
          <w:rStyle w:val="tw4winExternal"/>
          <w:rFonts w:ascii="Calibri" w:hAnsi="Calibri" w:cs="Calibri"/>
          <w:color w:val="000000" w:themeColor="text1"/>
        </w:rPr>
        <w:t>) Ctrl+click on an ID in the left hand collumn to view the relevent screen in the online course. Toc ID’s will open the table of contents, ID’s</w:t>
      </w:r>
      <w:r w:rsidR="00B4784F" w:rsidRPr="55CE9761">
        <w:rPr>
          <w:rStyle w:val="tw4winExternal"/>
          <w:rFonts w:ascii="Calibri" w:hAnsi="Calibri" w:cs="Calibri"/>
          <w:color w:val="000000" w:themeColor="text1"/>
        </w:rPr>
        <w:t> </w:t>
      </w:r>
      <w:r w:rsidRPr="55CE9761">
        <w:rPr>
          <w:rStyle w:val="tw4winExternal"/>
          <w:rFonts w:ascii="Calibri" w:hAnsi="Calibri" w:cs="Calibri"/>
          <w:color w:val="000000" w:themeColor="text1"/>
        </w:rPr>
        <w:t>containing _string_ have no relevent screen and are not linked.</w:t>
      </w:r>
    </w:p>
    <w:p w14:paraId="7B9B320B" w14:textId="77777777" w:rsidR="00840375" w:rsidRPr="00B4784F" w:rsidRDefault="00EF4A0B">
      <w:pPr>
        <w:rPr>
          <w:rStyle w:val="tw4winExternal"/>
          <w:rFonts w:ascii="Calibri" w:hAnsi="Calibri" w:cs="Calibri"/>
          <w:color w:val="000000" w:themeColor="text1"/>
          <w:lang w:val="en-US"/>
        </w:rPr>
      </w:pPr>
      <w:r w:rsidRPr="55CE9761">
        <w:rPr>
          <w:rStyle w:val="tw4winExternal"/>
          <w:rFonts w:ascii="Calibri" w:hAnsi="Calibri" w:cs="Calibri"/>
          <w:color w:val="000000" w:themeColor="text1"/>
        </w:rPr>
        <w:br w:type="page"/>
      </w:r>
    </w:p>
    <w:p w14:paraId="0BDBBB99" w14:textId="77777777" w:rsidR="00840375" w:rsidRPr="00B4784F" w:rsidRDefault="00840375"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p>
    <w:p w14:paraId="07B889C4" w14:textId="77777777" w:rsidR="004D60B2" w:rsidRPr="00B4784F" w:rsidRDefault="00EF4A0B" w:rsidP="00840375">
      <w:pPr>
        <w:widowControl w:val="0"/>
        <w:autoSpaceDE w:val="0"/>
        <w:autoSpaceDN w:val="0"/>
        <w:adjustRightInd w:val="0"/>
        <w:spacing w:line="360" w:lineRule="auto"/>
        <w:textAlignment w:val="top"/>
        <w:rPr>
          <w:rStyle w:val="tw4winExternal"/>
          <w:rFonts w:ascii="Calibri" w:hAnsi="Calibri" w:cs="Calibri"/>
          <w:color w:val="000000" w:themeColor="text1"/>
          <w:sz w:val="72"/>
          <w:szCs w:val="72"/>
          <w:lang w:val="en-US"/>
        </w:rPr>
      </w:pPr>
      <w:r w:rsidRPr="55CE9761">
        <w:rPr>
          <w:rStyle w:val="tw4winExternal"/>
          <w:rFonts w:ascii="Calibri" w:hAnsi="Calibri" w:cs="Calibri"/>
          <w:color w:val="000000" w:themeColor="text1"/>
          <w:sz w:val="72"/>
          <w:szCs w:val="72"/>
        </w:rPr>
        <w:t>Code of Business Conduct</w:t>
      </w:r>
    </w:p>
    <w:p w14:paraId="4D89EBFC" w14:textId="77777777" w:rsidR="00840375" w:rsidRPr="00B4784F" w:rsidRDefault="00840375" w:rsidP="00840375">
      <w:pPr>
        <w:rPr>
          <w:rStyle w:val="tw4winExternal"/>
          <w:rFonts w:ascii="Calibri" w:hAnsi="Calibri" w:cs="Calibri"/>
          <w:color w:val="000000" w:themeColor="text1"/>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F06A1A" w:rsidRPr="00B4784F" w14:paraId="04A862C1" w14:textId="77777777" w:rsidTr="4356F799">
        <w:tc>
          <w:tcPr>
            <w:tcW w:w="1353" w:type="dxa"/>
            <w:shd w:val="clear" w:color="auto" w:fill="F1A983" w:themeFill="accent2" w:themeFillTint="99"/>
            <w:tcMar>
              <w:top w:w="120" w:type="dxa"/>
              <w:left w:w="180" w:type="dxa"/>
              <w:bottom w:w="120" w:type="dxa"/>
              <w:right w:w="180" w:type="dxa"/>
            </w:tcMar>
          </w:tcPr>
          <w:p w14:paraId="3F2EFCD6" w14:textId="77777777" w:rsidR="009D7F9A" w:rsidRPr="00B4784F" w:rsidRDefault="00EF4A0B" w:rsidP="00F66488">
            <w:pPr>
              <w:spacing w:before="30" w:after="30"/>
              <w:ind w:left="30" w:right="30"/>
              <w:rPr>
                <w:rFonts w:eastAsia="Times New Roman"/>
              </w:rPr>
            </w:pPr>
            <w:r w:rsidRPr="55CE9761">
              <w:rPr>
                <w:rFonts w:eastAsia="Times New Roman"/>
              </w:rPr>
              <w:t>ID</w:t>
            </w:r>
          </w:p>
        </w:tc>
        <w:tc>
          <w:tcPr>
            <w:tcW w:w="6000" w:type="dxa"/>
            <w:shd w:val="clear" w:color="auto" w:fill="F1A983" w:themeFill="accent2" w:themeFillTint="99"/>
            <w:tcMar>
              <w:top w:w="120" w:type="dxa"/>
              <w:left w:w="180" w:type="dxa"/>
              <w:bottom w:w="120" w:type="dxa"/>
              <w:right w:w="180" w:type="dxa"/>
            </w:tcMar>
            <w:vAlign w:val="center"/>
          </w:tcPr>
          <w:p w14:paraId="08A672DD" w14:textId="77777777" w:rsidR="009D7F9A"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Source</w:t>
            </w:r>
          </w:p>
        </w:tc>
        <w:tc>
          <w:tcPr>
            <w:tcW w:w="6000" w:type="dxa"/>
            <w:shd w:val="clear" w:color="auto" w:fill="F1A983" w:themeFill="accent2" w:themeFillTint="99"/>
          </w:tcPr>
          <w:p w14:paraId="749148F2" w14:textId="77777777" w:rsidR="009D7F9A"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Target</w:t>
            </w:r>
          </w:p>
        </w:tc>
      </w:tr>
      <w:tr w:rsidR="00F06A1A" w:rsidRPr="00B4784F" w14:paraId="61A05EC9" w14:textId="77777777" w:rsidTr="4356F799">
        <w:tc>
          <w:tcPr>
            <w:tcW w:w="1353" w:type="dxa"/>
            <w:shd w:val="clear" w:color="auto" w:fill="C1E4F5" w:themeFill="accent1" w:themeFillTint="33"/>
            <w:tcMar>
              <w:top w:w="120" w:type="dxa"/>
              <w:left w:w="180" w:type="dxa"/>
              <w:bottom w:w="120" w:type="dxa"/>
              <w:right w:w="180" w:type="dxa"/>
            </w:tcMar>
            <w:hideMark/>
          </w:tcPr>
          <w:p w14:paraId="4AE13CE3" w14:textId="77777777" w:rsidR="00F66488" w:rsidRPr="00B4784F" w:rsidRDefault="00EF4A0B" w:rsidP="55CE9761">
            <w:pPr>
              <w:spacing w:before="30" w:after="30"/>
              <w:ind w:left="30" w:right="30"/>
              <w:rPr>
                <w:rFonts w:ascii="Calibri" w:eastAsia="Times New Roman" w:hAnsi="Calibri" w:cs="Calibri"/>
                <w:sz w:val="16"/>
                <w:szCs w:val="16"/>
              </w:rPr>
            </w:pPr>
            <w:hyperlink r:id="rId11">
              <w:r w:rsidRPr="55CE9761">
                <w:rPr>
                  <w:rFonts w:ascii="Calibri" w:eastAsia="Times New Roman" w:hAnsi="Calibri" w:cs="Calibri"/>
                  <w:color w:val="0000FF"/>
                  <w:sz w:val="16"/>
                  <w:szCs w:val="16"/>
                  <w:u w:val="single"/>
                </w:rPr>
                <w:t>Screen 0</w:t>
              </w:r>
            </w:hyperlink>
            <w:r w:rsidRPr="55CE9761">
              <w:rPr>
                <w:rFonts w:ascii="Calibri" w:eastAsia="Times New Roman" w:hAnsi="Calibri" w:cs="Calibri"/>
                <w:sz w:val="16"/>
                <w:szCs w:val="16"/>
              </w:rPr>
              <w:t xml:space="preserve"> </w:t>
            </w:r>
          </w:p>
          <w:p w14:paraId="3DE9A1D6" w14:textId="77777777" w:rsidR="00F66488" w:rsidRPr="00B4784F" w:rsidRDefault="00EF4A0B" w:rsidP="55CE9761">
            <w:pPr>
              <w:ind w:left="30" w:right="30"/>
              <w:rPr>
                <w:rFonts w:ascii="Calibri" w:eastAsia="Times New Roman" w:hAnsi="Calibri" w:cs="Calibri"/>
                <w:sz w:val="16"/>
                <w:szCs w:val="16"/>
              </w:rPr>
            </w:pPr>
            <w:hyperlink r:id="rId12">
              <w:r w:rsidRPr="55CE9761">
                <w:rPr>
                  <w:rFonts w:ascii="Calibri" w:eastAsia="Times New Roman" w:hAnsi="Calibri" w:cs="Calibri"/>
                  <w:color w:val="0000FF"/>
                  <w:sz w:val="16"/>
                  <w:szCs w:val="16"/>
                  <w:u w:val="single"/>
                </w:rPr>
                <w:t>1_C_1</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46F2729F" w14:textId="77777777" w:rsidR="00F66488"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Code of Business Conduct</w:t>
            </w:r>
          </w:p>
          <w:p w14:paraId="5E241C78" w14:textId="77777777" w:rsidR="00F66488"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Click the forward arrow.</w:t>
            </w:r>
          </w:p>
        </w:tc>
        <w:tc>
          <w:tcPr>
            <w:tcW w:w="6000" w:type="dxa"/>
          </w:tcPr>
          <w:p w14:paraId="2A651836" w14:textId="77777777" w:rsidR="005C43A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Bộ Quy tắc Ứng xử trong Kinh doanh</w:t>
            </w:r>
          </w:p>
          <w:p w14:paraId="035EA9AF" w14:textId="77777777" w:rsidR="00F66488"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Vui lòng nhấp vào mũi tên chuyển tiếp.</w:t>
            </w:r>
          </w:p>
        </w:tc>
      </w:tr>
      <w:tr w:rsidR="00F06A1A" w:rsidRPr="00B4784F" w14:paraId="37982A4B" w14:textId="77777777" w:rsidTr="4356F799">
        <w:tc>
          <w:tcPr>
            <w:tcW w:w="1353" w:type="dxa"/>
            <w:shd w:val="clear" w:color="auto" w:fill="C1E4F5" w:themeFill="accent1" w:themeFillTint="33"/>
            <w:tcMar>
              <w:top w:w="120" w:type="dxa"/>
              <w:left w:w="180" w:type="dxa"/>
              <w:bottom w:w="120" w:type="dxa"/>
              <w:right w:w="180" w:type="dxa"/>
            </w:tcMar>
            <w:hideMark/>
          </w:tcPr>
          <w:p w14:paraId="60613868" w14:textId="77777777" w:rsidR="00F66488" w:rsidRPr="00B4784F" w:rsidRDefault="00EF4A0B" w:rsidP="55CE9761">
            <w:pPr>
              <w:spacing w:before="30" w:after="30"/>
              <w:ind w:left="30" w:right="30"/>
              <w:rPr>
                <w:rFonts w:ascii="Calibri" w:eastAsia="Times New Roman" w:hAnsi="Calibri" w:cs="Calibri"/>
                <w:sz w:val="16"/>
                <w:szCs w:val="16"/>
              </w:rPr>
            </w:pPr>
            <w:hyperlink r:id="rId13">
              <w:r w:rsidRPr="55CE9761">
                <w:rPr>
                  <w:rFonts w:ascii="Calibri" w:eastAsia="Times New Roman" w:hAnsi="Calibri" w:cs="Calibri"/>
                  <w:color w:val="0000FF"/>
                  <w:sz w:val="16"/>
                  <w:szCs w:val="16"/>
                  <w:u w:val="single"/>
                </w:rPr>
                <w:t>Screen 1</w:t>
              </w:r>
            </w:hyperlink>
            <w:r w:rsidRPr="55CE9761">
              <w:rPr>
                <w:rFonts w:ascii="Calibri" w:eastAsia="Times New Roman" w:hAnsi="Calibri" w:cs="Calibri"/>
                <w:sz w:val="16"/>
                <w:szCs w:val="16"/>
              </w:rPr>
              <w:t xml:space="preserve"> </w:t>
            </w:r>
          </w:p>
          <w:p w14:paraId="0CBDE37F" w14:textId="77777777" w:rsidR="00F66488" w:rsidRPr="00B4784F" w:rsidRDefault="00EF4A0B" w:rsidP="55CE9761">
            <w:pPr>
              <w:ind w:left="30" w:right="30"/>
              <w:rPr>
                <w:rFonts w:ascii="Calibri" w:eastAsia="Times New Roman" w:hAnsi="Calibri" w:cs="Calibri"/>
                <w:sz w:val="16"/>
                <w:szCs w:val="16"/>
              </w:rPr>
            </w:pPr>
            <w:hyperlink r:id="rId14">
              <w:r w:rsidRPr="55CE9761">
                <w:rPr>
                  <w:rFonts w:ascii="Calibri" w:eastAsia="Times New Roman" w:hAnsi="Calibri" w:cs="Calibri"/>
                  <w:color w:val="0000FF"/>
                  <w:sz w:val="16"/>
                  <w:szCs w:val="16"/>
                  <w:u w:val="single"/>
                </w:rPr>
                <w:t>2_C_2</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6BCD4052" w14:textId="77777777" w:rsidR="00F66488"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As a global healthcare leader, what we do each day matters.</w:t>
            </w:r>
          </w:p>
          <w:p w14:paraId="3C298B0A" w14:textId="77777777" w:rsidR="00F66488"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Our Code of Business Conduct is a powerful compass that empowers us to act with integrity, lead with purpose, and make choices that reflect the very best of who we are. It’s how we build trust, uphold our values, and continue making a meaningful difference in the world.</w:t>
            </w:r>
          </w:p>
        </w:tc>
        <w:tc>
          <w:tcPr>
            <w:tcW w:w="6000" w:type="dxa"/>
          </w:tcPr>
          <w:p w14:paraId="20C7E536" w14:textId="77777777" w:rsidR="005C43A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Với vai trò là một tập đoàn chăm sóc sức khỏe hàng đầu trên toàn cầu, những việc chúng ta làm mỗi ngày đều có ý nghĩa.</w:t>
            </w:r>
          </w:p>
          <w:p w14:paraId="2FB115A5" w14:textId="77777777" w:rsidR="00F66488"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Bộ Quy tắc Ứng xử trong Kinh doanh của chúng ta là chiếc la bàn mạnh mẽ giúp chúng ta hành động chính trực, dẫn dắt với mục tiêu rõ ràng và đưa ra những lựa chọn phản ánh những gì tốt đẹp nhất trong con người chúng ta. Đó là cách chúng ta xây dựng niềm tin, giữ vững các giá trị của mình và tiếp tục tạo ra khác biệt đầy ý nghĩa cho thế giới.</w:t>
            </w:r>
          </w:p>
        </w:tc>
      </w:tr>
      <w:tr w:rsidR="00F06A1A" w:rsidRPr="00B4784F" w14:paraId="0CD1F6D6" w14:textId="77777777" w:rsidTr="4356F799">
        <w:tc>
          <w:tcPr>
            <w:tcW w:w="1353" w:type="dxa"/>
            <w:shd w:val="clear" w:color="auto" w:fill="C1E4F5" w:themeFill="accent1" w:themeFillTint="33"/>
            <w:tcMar>
              <w:top w:w="120" w:type="dxa"/>
              <w:left w:w="180" w:type="dxa"/>
              <w:bottom w:w="120" w:type="dxa"/>
              <w:right w:w="180" w:type="dxa"/>
            </w:tcMar>
            <w:hideMark/>
          </w:tcPr>
          <w:p w14:paraId="639B406F" w14:textId="77777777" w:rsidR="00F66488" w:rsidRPr="00B4784F" w:rsidRDefault="00EF4A0B" w:rsidP="55CE9761">
            <w:pPr>
              <w:spacing w:before="30" w:after="30"/>
              <w:ind w:left="30" w:right="30"/>
              <w:rPr>
                <w:rFonts w:ascii="Calibri" w:eastAsia="Times New Roman" w:hAnsi="Calibri" w:cs="Calibri"/>
                <w:sz w:val="16"/>
                <w:szCs w:val="16"/>
              </w:rPr>
            </w:pPr>
            <w:hyperlink r:id="rId15">
              <w:r w:rsidRPr="55CE9761">
                <w:rPr>
                  <w:rFonts w:ascii="Calibri" w:eastAsia="Times New Roman" w:hAnsi="Calibri" w:cs="Calibri"/>
                  <w:color w:val="0000FF"/>
                  <w:sz w:val="16"/>
                  <w:szCs w:val="16"/>
                  <w:u w:val="single"/>
                </w:rPr>
                <w:t>Screen 2</w:t>
              </w:r>
            </w:hyperlink>
            <w:r w:rsidRPr="55CE9761">
              <w:rPr>
                <w:rFonts w:ascii="Calibri" w:eastAsia="Times New Roman" w:hAnsi="Calibri" w:cs="Calibri"/>
                <w:sz w:val="16"/>
                <w:szCs w:val="16"/>
              </w:rPr>
              <w:t xml:space="preserve"> </w:t>
            </w:r>
          </w:p>
          <w:p w14:paraId="5603BD36" w14:textId="77777777" w:rsidR="00F66488" w:rsidRPr="00B4784F" w:rsidRDefault="00EF4A0B" w:rsidP="55CE9761">
            <w:pPr>
              <w:ind w:left="30" w:right="30"/>
              <w:rPr>
                <w:rFonts w:ascii="Calibri" w:eastAsia="Times New Roman" w:hAnsi="Calibri" w:cs="Calibri"/>
                <w:sz w:val="16"/>
                <w:szCs w:val="16"/>
              </w:rPr>
            </w:pPr>
            <w:hyperlink r:id="rId16">
              <w:r w:rsidRPr="55CE9761">
                <w:rPr>
                  <w:rFonts w:ascii="Calibri" w:eastAsia="Times New Roman" w:hAnsi="Calibri" w:cs="Calibri"/>
                  <w:color w:val="0000FF"/>
                  <w:sz w:val="16"/>
                  <w:szCs w:val="16"/>
                  <w:u w:val="single"/>
                </w:rPr>
                <w:t>3_C_3</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687EA71E" w14:textId="77777777" w:rsidR="00F66488"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Upon completion of this course, you will:</w:t>
            </w:r>
          </w:p>
          <w:p w14:paraId="5DDE1651" w14:textId="77777777" w:rsidR="00F66488" w:rsidRPr="00B4784F" w:rsidRDefault="00EF4A0B" w:rsidP="55CE9761">
            <w:pPr>
              <w:numPr>
                <w:ilvl w:val="0"/>
                <w:numId w:val="2"/>
              </w:numPr>
              <w:spacing w:before="100" w:beforeAutospacing="1" w:after="100" w:afterAutospacing="1"/>
              <w:ind w:left="750" w:right="30"/>
              <w:rPr>
                <w:rFonts w:ascii="Calibri" w:eastAsia="Times New Roman" w:hAnsi="Calibri" w:cs="Calibri"/>
              </w:rPr>
            </w:pPr>
            <w:r w:rsidRPr="55CE9761">
              <w:rPr>
                <w:rFonts w:ascii="Calibri" w:eastAsia="Times New Roman" w:hAnsi="Calibri" w:cs="Calibri"/>
              </w:rPr>
              <w:t>Understand the importance of Code of Business Conduct to our business.</w:t>
            </w:r>
          </w:p>
          <w:p w14:paraId="2C0B1B43" w14:textId="77777777" w:rsidR="00F66488" w:rsidRPr="00B4784F" w:rsidRDefault="00EF4A0B" w:rsidP="55CE9761">
            <w:pPr>
              <w:numPr>
                <w:ilvl w:val="0"/>
                <w:numId w:val="2"/>
              </w:numPr>
              <w:spacing w:before="100" w:beforeAutospacing="1" w:after="100" w:afterAutospacing="1"/>
              <w:ind w:left="750" w:right="30"/>
              <w:rPr>
                <w:rFonts w:ascii="Calibri" w:eastAsia="Times New Roman" w:hAnsi="Calibri" w:cs="Calibri"/>
              </w:rPr>
            </w:pPr>
            <w:r w:rsidRPr="55CE9761">
              <w:rPr>
                <w:rFonts w:ascii="Calibri" w:eastAsia="Times New Roman" w:hAnsi="Calibri" w:cs="Calibri"/>
              </w:rPr>
              <w:lastRenderedPageBreak/>
              <w:t>Be able to identify the key principles of the Code of Business Conduct and understand how they apply to our everyday work practices.</w:t>
            </w:r>
          </w:p>
          <w:p w14:paraId="41219A27" w14:textId="77777777" w:rsidR="00F66488" w:rsidRPr="00B4784F" w:rsidRDefault="00EF4A0B" w:rsidP="55CE9761">
            <w:pPr>
              <w:numPr>
                <w:ilvl w:val="0"/>
                <w:numId w:val="2"/>
              </w:numPr>
              <w:spacing w:before="100" w:beforeAutospacing="1" w:after="100" w:afterAutospacing="1"/>
              <w:ind w:left="750" w:right="30"/>
              <w:rPr>
                <w:rFonts w:ascii="Calibri" w:eastAsia="Times New Roman" w:hAnsi="Calibri" w:cs="Calibri"/>
              </w:rPr>
            </w:pPr>
            <w:r w:rsidRPr="55CE9761">
              <w:rPr>
                <w:rFonts w:ascii="Calibri" w:eastAsia="Times New Roman" w:hAnsi="Calibri" w:cs="Calibri"/>
              </w:rPr>
              <w:t>Understand Abbott’s expectations for conducting business globally in the right way.</w:t>
            </w:r>
          </w:p>
          <w:p w14:paraId="4123A894" w14:textId="77777777" w:rsidR="00F66488" w:rsidRPr="00B4784F" w:rsidRDefault="00EF4A0B" w:rsidP="55CE9761">
            <w:pPr>
              <w:numPr>
                <w:ilvl w:val="0"/>
                <w:numId w:val="2"/>
              </w:numPr>
              <w:spacing w:before="100" w:beforeAutospacing="1" w:after="100" w:afterAutospacing="1"/>
              <w:ind w:left="750" w:right="30"/>
              <w:rPr>
                <w:rFonts w:ascii="Calibri" w:eastAsia="Times New Roman" w:hAnsi="Calibri" w:cs="Calibri"/>
              </w:rPr>
            </w:pPr>
            <w:r w:rsidRPr="55CE9761">
              <w:rPr>
                <w:rFonts w:ascii="Calibri" w:eastAsia="Times New Roman" w:hAnsi="Calibri" w:cs="Calibri"/>
              </w:rPr>
              <w:t>Know where to go for help and support.</w:t>
            </w:r>
          </w:p>
        </w:tc>
        <w:tc>
          <w:tcPr>
            <w:tcW w:w="6000" w:type="dxa"/>
          </w:tcPr>
          <w:p w14:paraId="10070A83" w14:textId="77777777" w:rsidR="00835B5B"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lastRenderedPageBreak/>
              <w:t>Sau khi hoàn thành khóa học này, bạn sẽ:</w:t>
            </w:r>
          </w:p>
          <w:p w14:paraId="792B07C5" w14:textId="77777777" w:rsidR="00835B5B" w:rsidRPr="00B4784F" w:rsidRDefault="00EF4A0B" w:rsidP="55CE9761">
            <w:pPr>
              <w:numPr>
                <w:ilvl w:val="0"/>
                <w:numId w:val="2"/>
              </w:numPr>
              <w:spacing w:before="100" w:beforeAutospacing="1" w:after="100" w:afterAutospacing="1"/>
              <w:ind w:left="750" w:right="30"/>
              <w:rPr>
                <w:rFonts w:ascii="Calibri" w:eastAsia="Times New Roman" w:hAnsi="Calibri" w:cs="Calibri"/>
              </w:rPr>
            </w:pPr>
            <w:r w:rsidRPr="55CE9761">
              <w:rPr>
                <w:rFonts w:ascii="Arial" w:eastAsia="Arial" w:hAnsi="Arial" w:cs="Arial"/>
              </w:rPr>
              <w:t>Tìm hiểu tầm quan trọng của Bộ Quy tắc Ứng xử trong Kinh doanh đối với hoạt động kinh doanh của chúng ta.</w:t>
            </w:r>
          </w:p>
          <w:p w14:paraId="02D61C03" w14:textId="77777777" w:rsidR="00835B5B" w:rsidRPr="00B4784F" w:rsidRDefault="00EF4A0B" w:rsidP="55CE9761">
            <w:pPr>
              <w:numPr>
                <w:ilvl w:val="0"/>
                <w:numId w:val="2"/>
              </w:numPr>
              <w:spacing w:before="100" w:beforeAutospacing="1" w:after="100" w:afterAutospacing="1"/>
              <w:ind w:left="750" w:right="30"/>
              <w:rPr>
                <w:rFonts w:ascii="Calibri" w:eastAsia="Times New Roman" w:hAnsi="Calibri" w:cs="Calibri"/>
              </w:rPr>
            </w:pPr>
            <w:r w:rsidRPr="55CE9761">
              <w:rPr>
                <w:rFonts w:ascii="Arial" w:eastAsia="Arial" w:hAnsi="Arial" w:cs="Arial"/>
              </w:rPr>
              <w:lastRenderedPageBreak/>
              <w:t>Có thể xác định các nguyên tắc cốt lõi của Bộ Quy tắc Ứng xử trong Kinh doanh và hiểu cách các nguyên tắc này áp dụng vào thực tiễn công việc hằng ngày của chúng ta.</w:t>
            </w:r>
          </w:p>
          <w:p w14:paraId="6AFD53E9" w14:textId="77777777" w:rsidR="00D21F04" w:rsidRPr="00B4784F" w:rsidRDefault="00EF4A0B" w:rsidP="55CE9761">
            <w:pPr>
              <w:numPr>
                <w:ilvl w:val="0"/>
                <w:numId w:val="2"/>
              </w:numPr>
              <w:spacing w:before="100" w:beforeAutospacing="1" w:after="100" w:afterAutospacing="1"/>
              <w:ind w:left="750" w:right="30"/>
              <w:rPr>
                <w:rFonts w:ascii="Calibri" w:eastAsia="Times New Roman" w:hAnsi="Calibri" w:cs="Calibri"/>
              </w:rPr>
            </w:pPr>
            <w:r w:rsidRPr="55CE9761">
              <w:rPr>
                <w:rFonts w:ascii="Arial" w:eastAsia="Arial" w:hAnsi="Arial" w:cs="Arial"/>
              </w:rPr>
              <w:t>Hiểu được mong muốn của Abbott về việc tiến hành kinh doanh trên toàn cầu một cách đúng đắn.</w:t>
            </w:r>
          </w:p>
          <w:p w14:paraId="13891406" w14:textId="77777777" w:rsidR="00F66488" w:rsidRPr="00B4784F" w:rsidRDefault="00EF4A0B" w:rsidP="55CE9761">
            <w:pPr>
              <w:numPr>
                <w:ilvl w:val="0"/>
                <w:numId w:val="2"/>
              </w:numPr>
              <w:spacing w:before="100" w:beforeAutospacing="1" w:after="100" w:afterAutospacing="1"/>
              <w:ind w:left="750" w:right="30"/>
              <w:rPr>
                <w:rFonts w:ascii="Calibri" w:eastAsia="Times New Roman" w:hAnsi="Calibri" w:cs="Calibri"/>
              </w:rPr>
            </w:pPr>
            <w:r w:rsidRPr="55CE9761">
              <w:rPr>
                <w:rFonts w:ascii="Arial" w:eastAsia="Arial" w:hAnsi="Arial" w:cs="Arial"/>
              </w:rPr>
              <w:t>Biết nơi có thể tìm nguồn lực trợ giúp và hỗ trợ.</w:t>
            </w:r>
          </w:p>
        </w:tc>
      </w:tr>
      <w:tr w:rsidR="00F06A1A" w:rsidRPr="00B4784F" w14:paraId="18CB4948" w14:textId="77777777" w:rsidTr="4356F799">
        <w:tc>
          <w:tcPr>
            <w:tcW w:w="1353" w:type="dxa"/>
            <w:shd w:val="clear" w:color="auto" w:fill="C1E4F5" w:themeFill="accent1" w:themeFillTint="33"/>
            <w:tcMar>
              <w:top w:w="120" w:type="dxa"/>
              <w:left w:w="180" w:type="dxa"/>
              <w:bottom w:w="120" w:type="dxa"/>
              <w:right w:w="180" w:type="dxa"/>
            </w:tcMar>
            <w:hideMark/>
          </w:tcPr>
          <w:p w14:paraId="6DF71C3F" w14:textId="77777777" w:rsidR="00F66488" w:rsidRPr="00B4784F" w:rsidRDefault="00EF4A0B" w:rsidP="55CE9761">
            <w:pPr>
              <w:spacing w:before="30" w:after="30"/>
              <w:ind w:left="30" w:right="30"/>
              <w:rPr>
                <w:rFonts w:ascii="Calibri" w:eastAsia="Times New Roman" w:hAnsi="Calibri" w:cs="Calibri"/>
                <w:sz w:val="16"/>
                <w:szCs w:val="16"/>
              </w:rPr>
            </w:pPr>
            <w:hyperlink r:id="rId17">
              <w:r w:rsidRPr="55CE9761">
                <w:rPr>
                  <w:rFonts w:ascii="Calibri" w:eastAsia="Times New Roman" w:hAnsi="Calibri" w:cs="Calibri"/>
                  <w:color w:val="0000FF"/>
                  <w:sz w:val="16"/>
                  <w:szCs w:val="16"/>
                  <w:u w:val="single"/>
                </w:rPr>
                <w:t>Screen 3</w:t>
              </w:r>
            </w:hyperlink>
            <w:r w:rsidRPr="55CE9761">
              <w:rPr>
                <w:rFonts w:ascii="Calibri" w:eastAsia="Times New Roman" w:hAnsi="Calibri" w:cs="Calibri"/>
                <w:sz w:val="16"/>
                <w:szCs w:val="16"/>
              </w:rPr>
              <w:t xml:space="preserve"> </w:t>
            </w:r>
          </w:p>
          <w:p w14:paraId="3C03990B" w14:textId="77777777" w:rsidR="00F66488" w:rsidRPr="00B4784F" w:rsidRDefault="00EF4A0B" w:rsidP="55CE9761">
            <w:pPr>
              <w:ind w:left="30" w:right="30"/>
              <w:rPr>
                <w:rFonts w:ascii="Calibri" w:eastAsia="Times New Roman" w:hAnsi="Calibri" w:cs="Calibri"/>
                <w:sz w:val="16"/>
                <w:szCs w:val="16"/>
              </w:rPr>
            </w:pPr>
            <w:hyperlink r:id="rId18">
              <w:r w:rsidRPr="55CE9761">
                <w:rPr>
                  <w:rFonts w:ascii="Calibri" w:eastAsia="Times New Roman" w:hAnsi="Calibri" w:cs="Calibri"/>
                  <w:color w:val="0000FF"/>
                  <w:sz w:val="16"/>
                  <w:szCs w:val="16"/>
                  <w:u w:val="single"/>
                </w:rPr>
                <w:t>4_C_4</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71131415" w14:textId="77777777" w:rsidR="00F66488"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[1] Welcome</w:t>
            </w:r>
          </w:p>
          <w:p w14:paraId="03F668B6" w14:textId="77777777" w:rsidR="00F66488"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1 minute</w:t>
            </w:r>
          </w:p>
          <w:p w14:paraId="1F1BC3FE" w14:textId="77777777" w:rsidR="00F66488"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[2] The Importance of Abbott’s Code of Business Conduct</w:t>
            </w:r>
          </w:p>
          <w:p w14:paraId="073AB1C2" w14:textId="77777777" w:rsidR="00F66488"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2 minutes</w:t>
            </w:r>
          </w:p>
          <w:p w14:paraId="71C201B7" w14:textId="77777777" w:rsidR="00F66488"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[3] Our Code</w:t>
            </w:r>
          </w:p>
          <w:p w14:paraId="3AC8CA0F" w14:textId="77777777" w:rsidR="00F66488"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18 minutes</w:t>
            </w:r>
          </w:p>
          <w:p w14:paraId="43FC6F99" w14:textId="77777777" w:rsidR="00F66488"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[4] Your Commitment</w:t>
            </w:r>
          </w:p>
          <w:p w14:paraId="46522BBB" w14:textId="77777777" w:rsidR="00F66488"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1 minute</w:t>
            </w:r>
          </w:p>
          <w:p w14:paraId="59647508" w14:textId="77777777" w:rsidR="00F66488"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[5] Knowledge Check</w:t>
            </w:r>
          </w:p>
          <w:p w14:paraId="7DEA9469" w14:textId="77777777" w:rsidR="00F66488"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5 minutes</w:t>
            </w:r>
          </w:p>
          <w:p w14:paraId="2B4C7E8D" w14:textId="77777777" w:rsidR="00F66488"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lastRenderedPageBreak/>
              <w:t>Learning Progress</w:t>
            </w:r>
          </w:p>
          <w:p w14:paraId="309FAB2F" w14:textId="77777777" w:rsidR="00F66488"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This Topic is now available.</w:t>
            </w:r>
          </w:p>
        </w:tc>
        <w:tc>
          <w:tcPr>
            <w:tcW w:w="6000" w:type="dxa"/>
          </w:tcPr>
          <w:p w14:paraId="7876FA3F" w14:textId="77777777" w:rsidR="000515B2"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lastRenderedPageBreak/>
              <w:t>[1] Chào mừng</w:t>
            </w:r>
          </w:p>
          <w:p w14:paraId="076B2A5E" w14:textId="77777777" w:rsidR="000515B2"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1 phút</w:t>
            </w:r>
          </w:p>
          <w:p w14:paraId="354505C8" w14:textId="77777777" w:rsidR="000515B2"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[2] Tầm quan trọng của Bộ Quy tắc Ứng xử trong Kinh doanh của Abbott</w:t>
            </w:r>
          </w:p>
          <w:p w14:paraId="33FB94E3" w14:textId="77777777" w:rsidR="000515B2"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2 phút</w:t>
            </w:r>
          </w:p>
          <w:p w14:paraId="558B8A07" w14:textId="77777777" w:rsidR="000515B2"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[3] Bộ Quy tắc của chúng ta</w:t>
            </w:r>
          </w:p>
          <w:p w14:paraId="653B05E8" w14:textId="77777777" w:rsidR="000515B2"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18 phút</w:t>
            </w:r>
          </w:p>
          <w:p w14:paraId="245E8D8B" w14:textId="77777777" w:rsidR="000515B2"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[4] Cam kết của Chúng ta</w:t>
            </w:r>
          </w:p>
          <w:p w14:paraId="5A68D56D" w14:textId="77777777" w:rsidR="000515B2"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1 phút</w:t>
            </w:r>
          </w:p>
          <w:p w14:paraId="02D09ED4" w14:textId="77777777" w:rsidR="000515B2"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[5] Kiểm tra Kiến thức</w:t>
            </w:r>
          </w:p>
          <w:p w14:paraId="1869D188" w14:textId="77777777" w:rsidR="000515B2"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5 phút</w:t>
            </w:r>
          </w:p>
          <w:p w14:paraId="2E980FD3" w14:textId="77777777" w:rsidR="000515B2"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lastRenderedPageBreak/>
              <w:t>Tiến trình học tập</w:t>
            </w:r>
          </w:p>
          <w:p w14:paraId="1AA3CBB9" w14:textId="77777777" w:rsidR="00F66488"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Chủ đề này hiện có sẵn.</w:t>
            </w:r>
          </w:p>
        </w:tc>
      </w:tr>
      <w:tr w:rsidR="00F06A1A" w:rsidRPr="00B4784F" w14:paraId="4811E497" w14:textId="77777777" w:rsidTr="4356F799">
        <w:tc>
          <w:tcPr>
            <w:tcW w:w="1353" w:type="dxa"/>
            <w:shd w:val="clear" w:color="auto" w:fill="C1E4F5" w:themeFill="accent1" w:themeFillTint="33"/>
            <w:tcMar>
              <w:top w:w="120" w:type="dxa"/>
              <w:left w:w="180" w:type="dxa"/>
              <w:bottom w:w="120" w:type="dxa"/>
              <w:right w:w="180" w:type="dxa"/>
            </w:tcMar>
            <w:hideMark/>
          </w:tcPr>
          <w:p w14:paraId="49C71729" w14:textId="77777777" w:rsidR="00000F84" w:rsidRPr="00B4784F" w:rsidRDefault="00EF4A0B" w:rsidP="55CE9761">
            <w:pPr>
              <w:spacing w:before="30" w:after="30"/>
              <w:ind w:left="30" w:right="30"/>
              <w:rPr>
                <w:rFonts w:ascii="Calibri" w:eastAsia="Times New Roman" w:hAnsi="Calibri" w:cs="Calibri"/>
                <w:sz w:val="16"/>
                <w:szCs w:val="16"/>
              </w:rPr>
            </w:pPr>
            <w:hyperlink r:id="rId19">
              <w:r w:rsidRPr="55CE9761">
                <w:rPr>
                  <w:rFonts w:ascii="Calibri" w:eastAsia="Times New Roman" w:hAnsi="Calibri" w:cs="Calibri"/>
                  <w:color w:val="0000FF"/>
                  <w:sz w:val="16"/>
                  <w:szCs w:val="16"/>
                  <w:u w:val="single"/>
                </w:rPr>
                <w:t>Screen 4</w:t>
              </w:r>
            </w:hyperlink>
            <w:r w:rsidRPr="55CE9761">
              <w:rPr>
                <w:rFonts w:ascii="Calibri" w:eastAsia="Times New Roman" w:hAnsi="Calibri" w:cs="Calibri"/>
                <w:sz w:val="16"/>
                <w:szCs w:val="16"/>
              </w:rPr>
              <w:t xml:space="preserve"> </w:t>
            </w:r>
          </w:p>
          <w:p w14:paraId="75D06F16" w14:textId="77777777" w:rsidR="00000F84" w:rsidRPr="00B4784F" w:rsidRDefault="00EF4A0B" w:rsidP="55CE9761">
            <w:pPr>
              <w:ind w:left="30" w:right="30"/>
              <w:rPr>
                <w:rFonts w:ascii="Calibri" w:eastAsia="Times New Roman" w:hAnsi="Calibri" w:cs="Calibri"/>
                <w:sz w:val="16"/>
                <w:szCs w:val="16"/>
              </w:rPr>
            </w:pPr>
            <w:hyperlink r:id="rId20">
              <w:r w:rsidRPr="55CE9761">
                <w:rPr>
                  <w:rFonts w:ascii="Calibri" w:eastAsia="Times New Roman" w:hAnsi="Calibri" w:cs="Calibri"/>
                  <w:color w:val="0000FF"/>
                  <w:sz w:val="16"/>
                  <w:szCs w:val="16"/>
                  <w:u w:val="single"/>
                </w:rPr>
                <w:t>5_C_5</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58428E1C" w14:textId="77777777" w:rsidR="00000F84"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lead with integrity, fairness, and honesty. Everyone. Every day.</w:t>
            </w:r>
          </w:p>
          <w:p w14:paraId="0C52B067" w14:textId="77777777" w:rsidR="00000F84"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Our Code of Business Conduct reminds us that integrity, fairness, and honesty are not just ideals—they’re everyday commitments. While the Code can’t anticipate every challenge we might face, it offers a strong foundation of values to guide us.</w:t>
            </w:r>
          </w:p>
        </w:tc>
        <w:tc>
          <w:tcPr>
            <w:tcW w:w="6000" w:type="dxa"/>
          </w:tcPr>
          <w:p w14:paraId="5B4605EE" w14:textId="77777777" w:rsidR="00000F84"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dẫn dắt với sự chính trực, công bằng và trung thực. Tất cả mọi người. Mỗi ngày.</w:t>
            </w:r>
          </w:p>
          <w:p w14:paraId="285E633D" w14:textId="77777777" w:rsidR="00000F84"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Bộ Quy tắc Ứng xử trong Kinh doanh nhắc nhở chúng ta rằng sự chính trực, công bằng và trung thực không chỉ là những lý tưởng mà còn là những cam kết hằng ngày. Mặc dù Bộ Quy tắc không thể dự liệu mọi thách thức mà chúng ta có thể gặp phải, nhưng Bộ Quy tắc mang đến một nền tảng giá trị vững chắc để dẫn đường cho chúng ta.</w:t>
            </w:r>
          </w:p>
        </w:tc>
      </w:tr>
      <w:tr w:rsidR="00F06A1A" w:rsidRPr="00B4784F" w14:paraId="24DD06FC" w14:textId="77777777" w:rsidTr="4356F799">
        <w:tc>
          <w:tcPr>
            <w:tcW w:w="1353" w:type="dxa"/>
            <w:shd w:val="clear" w:color="auto" w:fill="C1E4F5" w:themeFill="accent1" w:themeFillTint="33"/>
            <w:tcMar>
              <w:top w:w="120" w:type="dxa"/>
              <w:left w:w="180" w:type="dxa"/>
              <w:bottom w:w="120" w:type="dxa"/>
              <w:right w:w="180" w:type="dxa"/>
            </w:tcMar>
            <w:hideMark/>
          </w:tcPr>
          <w:p w14:paraId="717B4EFE" w14:textId="77777777" w:rsidR="00000F84" w:rsidRPr="00B4784F" w:rsidRDefault="00EF4A0B" w:rsidP="55CE9761">
            <w:pPr>
              <w:spacing w:before="30" w:after="30"/>
              <w:ind w:left="30" w:right="30"/>
              <w:rPr>
                <w:rFonts w:ascii="Calibri" w:eastAsia="Times New Roman" w:hAnsi="Calibri" w:cs="Calibri"/>
                <w:sz w:val="16"/>
                <w:szCs w:val="16"/>
              </w:rPr>
            </w:pPr>
            <w:hyperlink r:id="rId21">
              <w:r w:rsidRPr="55CE9761">
                <w:rPr>
                  <w:rFonts w:ascii="Calibri" w:eastAsia="Times New Roman" w:hAnsi="Calibri" w:cs="Calibri"/>
                  <w:color w:val="0000FF"/>
                  <w:sz w:val="16"/>
                  <w:szCs w:val="16"/>
                  <w:u w:val="single"/>
                </w:rPr>
                <w:t>Screen 5</w:t>
              </w:r>
            </w:hyperlink>
            <w:r w:rsidRPr="55CE9761">
              <w:rPr>
                <w:rFonts w:ascii="Calibri" w:eastAsia="Times New Roman" w:hAnsi="Calibri" w:cs="Calibri"/>
                <w:sz w:val="16"/>
                <w:szCs w:val="16"/>
              </w:rPr>
              <w:t xml:space="preserve"> </w:t>
            </w:r>
          </w:p>
          <w:p w14:paraId="229253D2" w14:textId="77777777" w:rsidR="00000F84" w:rsidRPr="00B4784F" w:rsidRDefault="00EF4A0B" w:rsidP="55CE9761">
            <w:pPr>
              <w:ind w:left="30" w:right="30"/>
              <w:rPr>
                <w:rFonts w:ascii="Calibri" w:eastAsia="Times New Roman" w:hAnsi="Calibri" w:cs="Calibri"/>
                <w:sz w:val="16"/>
                <w:szCs w:val="16"/>
              </w:rPr>
            </w:pPr>
            <w:hyperlink r:id="rId22">
              <w:r w:rsidRPr="55CE9761">
                <w:rPr>
                  <w:rFonts w:ascii="Calibri" w:eastAsia="Times New Roman" w:hAnsi="Calibri" w:cs="Calibri"/>
                  <w:color w:val="0000FF"/>
                  <w:sz w:val="16"/>
                  <w:szCs w:val="16"/>
                  <w:u w:val="single"/>
                </w:rPr>
                <w:t>6_C_6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62A66858" w14:textId="77777777" w:rsidR="00000F84"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are committed to the highest standards.</w:t>
            </w:r>
          </w:p>
          <w:p w14:paraId="24FDD5A2" w14:textId="77777777" w:rsidR="00000F84"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The Code of Business Conduct is vital to Abbott’s success because it sets the standard for how we work—with integrity, fairness, and honesty. It helps us make ethical decisions, especially in complex situations, and ensures we stay aligned with our values. By following the Code, we protect our reputation, build trust with those we serve, and create a workplace culture where doing the right thing is paramount.</w:t>
            </w:r>
          </w:p>
        </w:tc>
        <w:tc>
          <w:tcPr>
            <w:tcW w:w="6000" w:type="dxa"/>
          </w:tcPr>
          <w:p w14:paraId="38F95D47" w14:textId="77777777" w:rsidR="005011CC"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cam kết tuân theo những tiêu chuẩn cao nhất.</w:t>
            </w:r>
          </w:p>
          <w:p w14:paraId="517C33D3" w14:textId="77777777" w:rsidR="00000F84"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Bộ Quy tắc Ứng xử trong Kinh doanh có ý nghĩa sống còn đối với thành công của Abbott vì Bộ Quy tắc đặt ra tiêu chuẩn cho cách chúng ta làm việc - với sự chính trực, công bằng và trung thực. Bộ Quy tắc giúp chúng ta đưa ra các quyết định có đạo đức, đặc biệt trong những tình huống phức tạp, và bảo đảm chúng ta luôn nhất quán với các giá trị của mình. Khi tuân thủ Bộ Quy tắc, chúng ta bảo vệ uy tín của mình, xây dựng niềm tin với những người mà chúng ta phục vụ và tạo nên một văn hóa nơi làm việc coi việc làm điều đúng đắn là ưu tiên hàng đầu.</w:t>
            </w:r>
          </w:p>
        </w:tc>
      </w:tr>
      <w:tr w:rsidR="00F06A1A" w:rsidRPr="00B4784F" w14:paraId="15209C1D" w14:textId="77777777" w:rsidTr="4356F799">
        <w:tc>
          <w:tcPr>
            <w:tcW w:w="1353" w:type="dxa"/>
            <w:shd w:val="clear" w:color="auto" w:fill="C1E4F5" w:themeFill="accent1" w:themeFillTint="33"/>
            <w:tcMar>
              <w:top w:w="120" w:type="dxa"/>
              <w:left w:w="180" w:type="dxa"/>
              <w:bottom w:w="120" w:type="dxa"/>
              <w:right w:w="180" w:type="dxa"/>
            </w:tcMar>
            <w:hideMark/>
          </w:tcPr>
          <w:p w14:paraId="4E61C983" w14:textId="77777777" w:rsidR="00000F84" w:rsidRPr="00B4784F" w:rsidRDefault="00EF4A0B" w:rsidP="55CE9761">
            <w:pPr>
              <w:spacing w:before="30" w:after="30"/>
              <w:ind w:left="30" w:right="30"/>
              <w:rPr>
                <w:rFonts w:ascii="Calibri" w:eastAsia="Times New Roman" w:hAnsi="Calibri" w:cs="Calibri"/>
                <w:sz w:val="16"/>
                <w:szCs w:val="16"/>
              </w:rPr>
            </w:pPr>
            <w:hyperlink r:id="rId23">
              <w:r w:rsidRPr="55CE9761">
                <w:rPr>
                  <w:rFonts w:ascii="Calibri" w:eastAsia="Times New Roman" w:hAnsi="Calibri" w:cs="Calibri"/>
                  <w:color w:val="0000FF"/>
                  <w:sz w:val="16"/>
                  <w:szCs w:val="16"/>
                  <w:u w:val="single"/>
                </w:rPr>
                <w:t>Screen 6</w:t>
              </w:r>
            </w:hyperlink>
            <w:r w:rsidRPr="55CE9761">
              <w:rPr>
                <w:rFonts w:ascii="Calibri" w:eastAsia="Times New Roman" w:hAnsi="Calibri" w:cs="Calibri"/>
                <w:sz w:val="16"/>
                <w:szCs w:val="16"/>
              </w:rPr>
              <w:t xml:space="preserve"> </w:t>
            </w:r>
          </w:p>
          <w:p w14:paraId="187C89DF" w14:textId="77777777" w:rsidR="00000F84" w:rsidRPr="00B4784F" w:rsidRDefault="00EF4A0B" w:rsidP="55CE9761">
            <w:pPr>
              <w:ind w:left="30" w:right="30"/>
              <w:rPr>
                <w:rFonts w:ascii="Calibri" w:eastAsia="Times New Roman" w:hAnsi="Calibri" w:cs="Calibri"/>
                <w:sz w:val="16"/>
                <w:szCs w:val="16"/>
              </w:rPr>
            </w:pPr>
            <w:hyperlink r:id="rId24">
              <w:r w:rsidRPr="55CE9761">
                <w:rPr>
                  <w:rFonts w:ascii="Calibri" w:eastAsia="Times New Roman" w:hAnsi="Calibri" w:cs="Calibri"/>
                  <w:color w:val="0000FF"/>
                  <w:sz w:val="16"/>
                  <w:szCs w:val="16"/>
                  <w:u w:val="single"/>
                </w:rPr>
                <w:t>7_C_7</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7CC1FD56" w14:textId="77777777" w:rsidR="00000F84"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Understanding the Code is everyone’s responsibility.</w:t>
            </w:r>
          </w:p>
          <w:p w14:paraId="3920B777" w14:textId="77777777" w:rsidR="00000F84"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Each of us has a role in applying the Code of Business Conduct to our daily work and decision-making. It’s not just a document—it’s a guide that helps us navigate challenges with integrity and confidence.</w:t>
            </w:r>
          </w:p>
          <w:p w14:paraId="372B275F" w14:textId="77777777" w:rsidR="00000F84"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In the sections ahead, we’ll explore the key principles of the Code and see how they come to life in our everyday actions and choices.</w:t>
            </w:r>
          </w:p>
        </w:tc>
        <w:tc>
          <w:tcPr>
            <w:tcW w:w="6000" w:type="dxa"/>
          </w:tcPr>
          <w:p w14:paraId="0D924ADF" w14:textId="77777777" w:rsidR="00B6655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Việc hiểu Bộ Quy tắc là trách nhiệm của tất cả mọi người.</w:t>
            </w:r>
          </w:p>
          <w:p w14:paraId="404EFAF1" w14:textId="77777777" w:rsidR="00B6655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Mỗi người trong chúng ta đều có vai trò trong việc áp dụng Bộ Quy tắc Ứng xử trong Kinh doanh vào công việc và quá trình ra quyết định hằng ngày. Bộ Quy tắc không chỉ là một tài liệu mà còn là kim chỉ nam giúp chúng ta ứng phó với các thách thức bằng sự chính trực và tự tin.</w:t>
            </w:r>
          </w:p>
          <w:p w14:paraId="30FDD6A7" w14:textId="77777777" w:rsidR="00000F84"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Trong các phần tiếp theo, chúng ta sẽ tìm hiểu những nguyên tắc cốt lõi của Bộ Quy tắc và xem cách các nguyên tắc đó được thể hiện trong hành động và lựa chọn hằng ngày của chúng ta.</w:t>
            </w:r>
          </w:p>
        </w:tc>
      </w:tr>
      <w:tr w:rsidR="00F06A1A" w:rsidRPr="00B4784F" w14:paraId="0135104C" w14:textId="77777777" w:rsidTr="4356F799">
        <w:tc>
          <w:tcPr>
            <w:tcW w:w="1353" w:type="dxa"/>
            <w:shd w:val="clear" w:color="auto" w:fill="C1E4F5" w:themeFill="accent1" w:themeFillTint="33"/>
            <w:tcMar>
              <w:top w:w="120" w:type="dxa"/>
              <w:left w:w="180" w:type="dxa"/>
              <w:bottom w:w="120" w:type="dxa"/>
              <w:right w:w="180" w:type="dxa"/>
            </w:tcMar>
            <w:hideMark/>
          </w:tcPr>
          <w:p w14:paraId="1F11B70A" w14:textId="77777777" w:rsidR="00000F84" w:rsidRPr="00B4784F" w:rsidRDefault="00EF4A0B" w:rsidP="55CE9761">
            <w:pPr>
              <w:spacing w:before="30" w:after="30"/>
              <w:ind w:left="30" w:right="30"/>
              <w:rPr>
                <w:rFonts w:ascii="Calibri" w:eastAsia="Times New Roman" w:hAnsi="Calibri" w:cs="Calibri"/>
                <w:sz w:val="16"/>
                <w:szCs w:val="16"/>
              </w:rPr>
            </w:pPr>
            <w:hyperlink r:id="rId25">
              <w:r w:rsidRPr="55CE9761">
                <w:rPr>
                  <w:rFonts w:ascii="Calibri" w:eastAsia="Times New Roman" w:hAnsi="Calibri" w:cs="Calibri"/>
                  <w:color w:val="0000FF"/>
                  <w:sz w:val="16"/>
                  <w:szCs w:val="16"/>
                  <w:u w:val="single"/>
                </w:rPr>
                <w:t>Screen 7</w:t>
              </w:r>
            </w:hyperlink>
            <w:r w:rsidRPr="55CE9761">
              <w:rPr>
                <w:rFonts w:ascii="Calibri" w:eastAsia="Times New Roman" w:hAnsi="Calibri" w:cs="Calibri"/>
                <w:sz w:val="16"/>
                <w:szCs w:val="16"/>
              </w:rPr>
              <w:t xml:space="preserve"> </w:t>
            </w:r>
          </w:p>
          <w:p w14:paraId="05A7BE72" w14:textId="77777777" w:rsidR="00000F84" w:rsidRPr="00B4784F" w:rsidRDefault="00EF4A0B" w:rsidP="55CE9761">
            <w:pPr>
              <w:ind w:left="30" w:right="30"/>
              <w:rPr>
                <w:rFonts w:ascii="Calibri" w:eastAsia="Times New Roman" w:hAnsi="Calibri" w:cs="Calibri"/>
                <w:sz w:val="16"/>
                <w:szCs w:val="16"/>
              </w:rPr>
            </w:pPr>
            <w:hyperlink r:id="rId26">
              <w:r w:rsidRPr="55CE9761">
                <w:rPr>
                  <w:rFonts w:ascii="Calibri" w:eastAsia="Times New Roman" w:hAnsi="Calibri" w:cs="Calibri"/>
                  <w:color w:val="0000FF"/>
                  <w:sz w:val="16"/>
                  <w:szCs w:val="16"/>
                  <w:u w:val="single"/>
                </w:rPr>
                <w:t>8_C_8</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0F41DDA7" w14:textId="77777777" w:rsidR="00000F84"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You must view all content before moving forward.</w:t>
            </w:r>
          </w:p>
          <w:p w14:paraId="6CE11905" w14:textId="77777777" w:rsidR="00000F84"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At Abbott, we are committed to improving the health and well-being of the people who rely on our products.</w:t>
            </w:r>
          </w:p>
          <w:p w14:paraId="1289CE5A" w14:textId="77777777" w:rsidR="00000F84"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It’s a reminder that behind every decision, every innovation, and every action is a purpose—to make lives better.</w:t>
            </w:r>
          </w:p>
          <w:p w14:paraId="4BBE1E26" w14:textId="77777777" w:rsidR="00000F84"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Patients and Consumers</w:t>
            </w:r>
          </w:p>
          <w:p w14:paraId="57976E45" w14:textId="77777777" w:rsidR="00000F84"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Healthcare Professionals</w:t>
            </w:r>
          </w:p>
          <w:p w14:paraId="676E3E6E" w14:textId="77777777" w:rsidR="00000F84"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Click each of the icons to learn more.</w:t>
            </w:r>
          </w:p>
        </w:tc>
        <w:tc>
          <w:tcPr>
            <w:tcW w:w="6000" w:type="dxa"/>
          </w:tcPr>
          <w:p w14:paraId="0B5DFB59" w14:textId="77777777" w:rsidR="008079A2"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Bạn phải xem tất cả nội dung trước khi tiếp tục.</w:t>
            </w:r>
          </w:p>
          <w:p w14:paraId="2F8042B3" w14:textId="77777777" w:rsidR="008079A2"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Tại Abbott, chúng ta cam kết cải thiện sức khỏe và đời sống của những người tin dùng sản phẩm của chúng ta.</w:t>
            </w:r>
          </w:p>
          <w:p w14:paraId="668B9DCC" w14:textId="77777777" w:rsidR="008079A2"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Điều đó nhắc nhở chúng ta rằng đằng sau mọi quyết định, mọi đổi mới và mọi hành động đều có một mục đích - giúp cuộc sống trở nên tốt đẹp hơn.</w:t>
            </w:r>
          </w:p>
          <w:p w14:paraId="153193F9" w14:textId="77777777" w:rsidR="008079A2"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Bệnh nhân và Người tiêu dùng</w:t>
            </w:r>
          </w:p>
          <w:p w14:paraId="2A066A69" w14:textId="77777777" w:rsidR="008079A2"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Các Chuyên gia Chăm sóc Sức khỏe</w:t>
            </w:r>
          </w:p>
          <w:p w14:paraId="532D0567" w14:textId="77777777" w:rsidR="00000F84"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Nhấp vào từng biểu tượng để tìm hiểu thêm.</w:t>
            </w:r>
          </w:p>
        </w:tc>
      </w:tr>
      <w:tr w:rsidR="00F06A1A" w:rsidRPr="00B4784F" w14:paraId="07026AE0" w14:textId="77777777" w:rsidTr="4356F799">
        <w:tc>
          <w:tcPr>
            <w:tcW w:w="1353" w:type="dxa"/>
            <w:shd w:val="clear" w:color="auto" w:fill="C1E4F5" w:themeFill="accent1" w:themeFillTint="33"/>
            <w:tcMar>
              <w:top w:w="120" w:type="dxa"/>
              <w:left w:w="180" w:type="dxa"/>
              <w:bottom w:w="120" w:type="dxa"/>
              <w:right w:w="180" w:type="dxa"/>
            </w:tcMar>
            <w:hideMark/>
          </w:tcPr>
          <w:p w14:paraId="6BBED8D9" w14:textId="77777777" w:rsidR="00000F84" w:rsidRPr="00B4784F" w:rsidRDefault="00EF4A0B" w:rsidP="55CE9761">
            <w:pPr>
              <w:spacing w:before="30" w:after="30"/>
              <w:ind w:left="30" w:right="30"/>
              <w:rPr>
                <w:rFonts w:ascii="Calibri" w:eastAsia="Times New Roman" w:hAnsi="Calibri" w:cs="Calibri"/>
                <w:sz w:val="16"/>
                <w:szCs w:val="16"/>
              </w:rPr>
            </w:pPr>
            <w:hyperlink r:id="rId27">
              <w:r w:rsidRPr="55CE9761">
                <w:rPr>
                  <w:rFonts w:ascii="Calibri" w:eastAsia="Times New Roman" w:hAnsi="Calibri" w:cs="Calibri"/>
                  <w:color w:val="0000FF"/>
                  <w:sz w:val="16"/>
                  <w:szCs w:val="16"/>
                  <w:u w:val="single"/>
                </w:rPr>
                <w:t>Screen 7</w:t>
              </w:r>
            </w:hyperlink>
            <w:r w:rsidRPr="55CE9761">
              <w:rPr>
                <w:rFonts w:ascii="Calibri" w:eastAsia="Times New Roman" w:hAnsi="Calibri" w:cs="Calibri"/>
                <w:sz w:val="16"/>
                <w:szCs w:val="16"/>
              </w:rPr>
              <w:t xml:space="preserve"> </w:t>
            </w:r>
          </w:p>
          <w:p w14:paraId="1391E13D" w14:textId="77777777" w:rsidR="00000F84" w:rsidRPr="00B4784F" w:rsidRDefault="00EF4A0B" w:rsidP="55CE9761">
            <w:pPr>
              <w:ind w:left="30" w:right="30"/>
              <w:rPr>
                <w:rFonts w:ascii="Calibri" w:eastAsia="Times New Roman" w:hAnsi="Calibri" w:cs="Calibri"/>
                <w:sz w:val="16"/>
                <w:szCs w:val="16"/>
              </w:rPr>
            </w:pPr>
            <w:hyperlink r:id="rId28">
              <w:r w:rsidRPr="55CE9761">
                <w:rPr>
                  <w:rFonts w:ascii="Calibri" w:eastAsia="Times New Roman" w:hAnsi="Calibri" w:cs="Calibri"/>
                  <w:color w:val="0000FF"/>
                  <w:sz w:val="16"/>
                  <w:szCs w:val="16"/>
                  <w:u w:val="single"/>
                </w:rPr>
                <w:t>9_C_8</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5E7AAF75" w14:textId="77777777" w:rsidR="00000F84"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PATIENTS AND CONSUMERS</w:t>
            </w:r>
          </w:p>
          <w:p w14:paraId="23AA1497" w14:textId="77777777" w:rsidR="00000F84"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Caring for people is at the heart of what we do. We put the health and well-being of patients and consumers first. Every day, we can make a meaningful difference—helping people live healthier lives and contributing to stronger, healthier communities.</w:t>
            </w:r>
          </w:p>
        </w:tc>
        <w:tc>
          <w:tcPr>
            <w:tcW w:w="6000" w:type="dxa"/>
          </w:tcPr>
          <w:p w14:paraId="4EE4ACB6" w14:textId="77777777" w:rsidR="00E36CE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BỆNH NHÂN VÀ NGƯỜI TIÊU DÙNG</w:t>
            </w:r>
          </w:p>
          <w:p w14:paraId="35C2A360" w14:textId="0D07AF25" w:rsidR="00000F84" w:rsidRPr="00B4784F" w:rsidRDefault="40607579" w:rsidP="55CE9761">
            <w:pPr>
              <w:spacing w:before="100" w:beforeAutospacing="1" w:after="100" w:afterAutospacing="1"/>
              <w:ind w:left="30" w:right="30"/>
              <w:rPr>
                <w:rFonts w:ascii="Calibri" w:eastAsia="Times New Roman" w:hAnsi="Calibri" w:cs="Calibri"/>
              </w:rPr>
            </w:pPr>
            <w:r w:rsidRPr="4356F799">
              <w:rPr>
                <w:rFonts w:ascii="Arial" w:eastAsia="Arial" w:hAnsi="Arial" w:cs="Arial"/>
              </w:rPr>
              <w:t xml:space="preserve">Việc quan tâm đến con người nằm ở trung tâm mọi việc chúng ta làm. Chúng ta đặt sức khỏe và </w:t>
            </w:r>
            <w:del w:id="0" w:author="Ha, Nhat Khanh" w:date="2026-01-06T02:36:00Z">
              <w:r w:rsidR="00EF4A0B" w:rsidRPr="4356F799" w:rsidDel="40607579">
                <w:rPr>
                  <w:rFonts w:ascii="Arial" w:eastAsia="Arial" w:hAnsi="Arial" w:cs="Arial"/>
                </w:rPr>
                <w:delText xml:space="preserve">phúc </w:delText>
              </w:r>
            </w:del>
            <w:r w:rsidRPr="4356F799">
              <w:rPr>
                <w:rFonts w:ascii="Arial" w:eastAsia="Arial" w:hAnsi="Arial" w:cs="Arial"/>
              </w:rPr>
              <w:t>lợi</w:t>
            </w:r>
            <w:ins w:id="1" w:author="Ha, Nhat Khanh" w:date="2026-01-06T02:36:00Z">
              <w:r w:rsidR="0676C4B7" w:rsidRPr="4356F799">
                <w:rPr>
                  <w:rFonts w:ascii="Arial" w:eastAsia="Arial" w:hAnsi="Arial" w:cs="Arial"/>
                </w:rPr>
                <w:t xml:space="preserve"> ích</w:t>
              </w:r>
            </w:ins>
            <w:r w:rsidRPr="4356F799">
              <w:rPr>
                <w:rFonts w:ascii="Arial" w:eastAsia="Arial" w:hAnsi="Arial" w:cs="Arial"/>
              </w:rPr>
              <w:t xml:space="preserve"> của bệnh nhân và người tiêu dùng lên hàng đầu. Mỗi ngày, chúng ta có thể tạo ra khác biệt đầy ý nghĩa - giúp mọi người sống khỏe mạnh hơn và góp phần xây dựng cộng đồng vững mạnh, khỏe </w:t>
            </w:r>
            <w:ins w:id="2" w:author="Ha, Nhat Khanh" w:date="2026-01-06T02:37:00Z">
              <w:r w:rsidR="03EEA5AB" w:rsidRPr="4356F799">
                <w:rPr>
                  <w:rFonts w:ascii="Arial" w:eastAsia="Arial" w:hAnsi="Arial" w:cs="Arial"/>
                </w:rPr>
                <w:t>khoắn</w:t>
              </w:r>
            </w:ins>
            <w:del w:id="3" w:author="Ha, Nhat Khanh" w:date="2026-01-06T02:37:00Z">
              <w:r w:rsidR="00EF4A0B" w:rsidRPr="4356F799" w:rsidDel="40607579">
                <w:rPr>
                  <w:rFonts w:ascii="Arial" w:eastAsia="Arial" w:hAnsi="Arial" w:cs="Arial"/>
                </w:rPr>
                <w:delText>mạnh</w:delText>
              </w:r>
            </w:del>
            <w:r w:rsidRPr="4356F799">
              <w:rPr>
                <w:rFonts w:ascii="Arial" w:eastAsia="Arial" w:hAnsi="Arial" w:cs="Arial"/>
              </w:rPr>
              <w:t xml:space="preserve"> hơn.</w:t>
            </w:r>
          </w:p>
        </w:tc>
      </w:tr>
      <w:tr w:rsidR="00F06A1A" w:rsidRPr="00B4784F" w14:paraId="5B747935" w14:textId="77777777" w:rsidTr="4356F799">
        <w:tc>
          <w:tcPr>
            <w:tcW w:w="1353" w:type="dxa"/>
            <w:shd w:val="clear" w:color="auto" w:fill="C1E4F5" w:themeFill="accent1" w:themeFillTint="33"/>
            <w:tcMar>
              <w:top w:w="120" w:type="dxa"/>
              <w:left w:w="180" w:type="dxa"/>
              <w:bottom w:w="120" w:type="dxa"/>
              <w:right w:w="180" w:type="dxa"/>
            </w:tcMar>
            <w:hideMark/>
          </w:tcPr>
          <w:p w14:paraId="02CAD46B" w14:textId="77777777" w:rsidR="00E36CE0" w:rsidRPr="00B4784F" w:rsidRDefault="00EF4A0B" w:rsidP="55CE9761">
            <w:pPr>
              <w:spacing w:before="30" w:after="30"/>
              <w:ind w:left="30" w:right="30"/>
              <w:rPr>
                <w:rFonts w:ascii="Calibri" w:eastAsia="Times New Roman" w:hAnsi="Calibri" w:cs="Calibri"/>
                <w:sz w:val="16"/>
                <w:szCs w:val="16"/>
              </w:rPr>
            </w:pPr>
            <w:hyperlink r:id="rId29">
              <w:r w:rsidRPr="55CE9761">
                <w:rPr>
                  <w:rFonts w:ascii="Calibri" w:eastAsia="Times New Roman" w:hAnsi="Calibri" w:cs="Calibri"/>
                  <w:color w:val="0000FF"/>
                  <w:sz w:val="16"/>
                  <w:szCs w:val="16"/>
                  <w:u w:val="single"/>
                </w:rPr>
                <w:t>Screen 7</w:t>
              </w:r>
            </w:hyperlink>
            <w:r w:rsidRPr="55CE9761">
              <w:rPr>
                <w:rFonts w:ascii="Calibri" w:eastAsia="Times New Roman" w:hAnsi="Calibri" w:cs="Calibri"/>
                <w:sz w:val="16"/>
                <w:szCs w:val="16"/>
              </w:rPr>
              <w:t xml:space="preserve"> </w:t>
            </w:r>
          </w:p>
          <w:p w14:paraId="3A43B376" w14:textId="77777777" w:rsidR="00E36CE0" w:rsidRPr="00B4784F" w:rsidRDefault="00EF4A0B" w:rsidP="55CE9761">
            <w:pPr>
              <w:ind w:left="30" w:right="30"/>
              <w:rPr>
                <w:rFonts w:ascii="Calibri" w:eastAsia="Times New Roman" w:hAnsi="Calibri" w:cs="Calibri"/>
                <w:sz w:val="16"/>
                <w:szCs w:val="16"/>
              </w:rPr>
            </w:pPr>
            <w:hyperlink r:id="rId30">
              <w:r w:rsidRPr="55CE9761">
                <w:rPr>
                  <w:rFonts w:ascii="Calibri" w:eastAsia="Times New Roman" w:hAnsi="Calibri" w:cs="Calibri"/>
                  <w:color w:val="0000FF"/>
                  <w:sz w:val="16"/>
                  <w:szCs w:val="16"/>
                  <w:u w:val="single"/>
                </w:rPr>
                <w:t>10_C_8</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52487E40" w14:textId="77777777" w:rsidR="00E36CE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HEALTHCARE PROFESSIONALS</w:t>
            </w:r>
          </w:p>
          <w:p w14:paraId="42203990" w14:textId="77777777" w:rsidR="00E36CE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work with HCPs to support better health. We respect the knowledge and independent judgment of healthcare professionals - whether they’re doctors, nurses, pharmacists, researchers, or lab staff. Their role in guiding patients toward better health is essential.</w:t>
            </w:r>
          </w:p>
          <w:p w14:paraId="694D1AC2" w14:textId="77777777" w:rsidR="00E36CE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At Abbott, we’re committed to supporting them with accurate, timely information so they can make the best decisions. By working together, we can achieve our shared goal of improving health and well-being around the world.</w:t>
            </w:r>
          </w:p>
        </w:tc>
        <w:tc>
          <w:tcPr>
            <w:tcW w:w="6000" w:type="dxa"/>
          </w:tcPr>
          <w:p w14:paraId="4E086F53" w14:textId="77777777" w:rsidR="00E36CE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CÁC CHUYÊN GIA CHĂM SÓC SỨC KHỎE</w:t>
            </w:r>
          </w:p>
          <w:p w14:paraId="34A39DBE" w14:textId="77777777" w:rsidR="00E36CE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hợp tác với các chuyên gia chăm sóc sức khỏe để hỗ trợ nâng cao sức khỏe. Chúng ta tôn trọng kiến thức và khả năng phán đoán độc lập của các chuyên gia chăm sóc sức khỏe - dù đó là bác sĩ, y tá, dược sĩ, nhà nghiên cứu hay nhân viên phòng thí nghiệm. Vai trò của họ trong việc định hướng bệnh nhân tiến tới sức khỏe tốt hơn là vô cùng quan trọng.</w:t>
            </w:r>
          </w:p>
          <w:p w14:paraId="03E74CA8" w14:textId="77777777" w:rsidR="00E36CE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Tại Abbott, chúng ta cam kết hỗ trợ họ bằng thông tin chính xác, kịp thời để họ có thể đưa ra những quyết định tốt nhất. Khi cùng hợp tác, chúng ta có thể đạt được mục tiêu chung là cải thiện sức khỏe và đời sống trên toàn thế giới.</w:t>
            </w:r>
          </w:p>
        </w:tc>
      </w:tr>
      <w:tr w:rsidR="00F06A1A" w:rsidRPr="00B4784F" w14:paraId="6DA965EF" w14:textId="77777777" w:rsidTr="4356F799">
        <w:tc>
          <w:tcPr>
            <w:tcW w:w="1353" w:type="dxa"/>
            <w:shd w:val="clear" w:color="auto" w:fill="C1E4F5" w:themeFill="accent1" w:themeFillTint="33"/>
            <w:tcMar>
              <w:top w:w="120" w:type="dxa"/>
              <w:left w:w="180" w:type="dxa"/>
              <w:bottom w:w="120" w:type="dxa"/>
              <w:right w:w="180" w:type="dxa"/>
            </w:tcMar>
            <w:hideMark/>
          </w:tcPr>
          <w:p w14:paraId="1E5ADE97" w14:textId="77777777" w:rsidR="00E36CE0" w:rsidRPr="00B4784F" w:rsidRDefault="00EF4A0B" w:rsidP="55CE9761">
            <w:pPr>
              <w:spacing w:before="30" w:after="30"/>
              <w:ind w:left="30" w:right="30"/>
              <w:rPr>
                <w:rFonts w:ascii="Calibri" w:eastAsia="Times New Roman" w:hAnsi="Calibri" w:cs="Calibri"/>
                <w:sz w:val="16"/>
                <w:szCs w:val="16"/>
              </w:rPr>
            </w:pPr>
            <w:hyperlink r:id="rId31">
              <w:r w:rsidRPr="55CE9761">
                <w:rPr>
                  <w:rFonts w:ascii="Calibri" w:eastAsia="Times New Roman" w:hAnsi="Calibri" w:cs="Calibri"/>
                  <w:color w:val="0000FF"/>
                  <w:sz w:val="16"/>
                  <w:szCs w:val="16"/>
                  <w:u w:val="single"/>
                </w:rPr>
                <w:t>Screen 8</w:t>
              </w:r>
            </w:hyperlink>
            <w:r w:rsidRPr="55CE9761">
              <w:rPr>
                <w:rFonts w:ascii="Calibri" w:eastAsia="Times New Roman" w:hAnsi="Calibri" w:cs="Calibri"/>
                <w:sz w:val="16"/>
                <w:szCs w:val="16"/>
              </w:rPr>
              <w:t xml:space="preserve"> </w:t>
            </w:r>
          </w:p>
          <w:p w14:paraId="1F1A15C2" w14:textId="77777777" w:rsidR="00E36CE0" w:rsidRPr="00B4784F" w:rsidRDefault="00EF4A0B" w:rsidP="55CE9761">
            <w:pPr>
              <w:ind w:left="30" w:right="30"/>
              <w:rPr>
                <w:rFonts w:ascii="Calibri" w:eastAsia="Times New Roman" w:hAnsi="Calibri" w:cs="Calibri"/>
                <w:sz w:val="16"/>
                <w:szCs w:val="16"/>
              </w:rPr>
            </w:pPr>
            <w:hyperlink r:id="rId32">
              <w:r w:rsidRPr="55CE9761">
                <w:rPr>
                  <w:rFonts w:ascii="Calibri" w:eastAsia="Times New Roman" w:hAnsi="Calibri" w:cs="Calibri"/>
                  <w:color w:val="0000FF"/>
                  <w:sz w:val="16"/>
                  <w:szCs w:val="16"/>
                  <w:u w:val="single"/>
                </w:rPr>
                <w:t>11_C_9</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46C17138" w14:textId="77777777" w:rsidR="00E36CE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You must view all content before moving forward.</w:t>
            </w:r>
          </w:p>
          <w:p w14:paraId="06213E99" w14:textId="77777777" w:rsidR="00E36CE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At Abbott, we are committed to ensuring every product we offer is safe, effective, and worthy of the trust people place in us.</w:t>
            </w:r>
          </w:p>
          <w:p w14:paraId="446B3179" w14:textId="77777777" w:rsidR="00E36CE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lastRenderedPageBreak/>
              <w:t>We take steps to make sure our products are safe and effective —from choosing the right materials to how we market, sell, and deliver them. At every stage, we follow high standards for quality.</w:t>
            </w:r>
          </w:p>
          <w:p w14:paraId="5F55CA25" w14:textId="77777777" w:rsidR="00E36CE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We’re also committed to timely identifying, evaluating, and addressing product safety issues, as well as taking actions to prevent counterfeiting, illegal diversion, and theft of our products.</w:t>
            </w:r>
          </w:p>
          <w:p w14:paraId="7938C973" w14:textId="77777777" w:rsidR="00E36CE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Product Quality</w:t>
            </w:r>
          </w:p>
          <w:p w14:paraId="12954315" w14:textId="77777777" w:rsidR="00E36CE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Product Promotion I</w:t>
            </w:r>
          </w:p>
          <w:p w14:paraId="033B2B50" w14:textId="77777777" w:rsidR="00E36CE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Product Promotion II</w:t>
            </w:r>
          </w:p>
          <w:p w14:paraId="0FF955C3" w14:textId="77777777" w:rsidR="00E36CE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Click each of the icons to learn more.</w:t>
            </w:r>
          </w:p>
        </w:tc>
        <w:tc>
          <w:tcPr>
            <w:tcW w:w="6000" w:type="dxa"/>
          </w:tcPr>
          <w:p w14:paraId="6B5BC812" w14:textId="77777777" w:rsidR="005C7B27"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lastRenderedPageBreak/>
              <w:t>Bạn phải xem tất cả nội dung trước khi tiếp tục.</w:t>
            </w:r>
          </w:p>
          <w:p w14:paraId="3B174E27" w14:textId="77777777" w:rsidR="005C7B27"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Tại Abbott, chúng ta cam kết bảo đảm mọi sản phẩm được cung cấp đều an toàn, hiệu quả và xứng đáng với sự tin tưởng mà mọi người dành cho chúng ta.</w:t>
            </w:r>
          </w:p>
          <w:p w14:paraId="081E1280" w14:textId="77777777" w:rsidR="005C7B27"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lastRenderedPageBreak/>
              <w:t>Chúng ta thực hiện nhiều bước để bảo đảm sản phẩm an toàn và hiệu quả - từ việc lựa chọn nguyên vật liệu phù hợp cho đến cách chúng ta tiếp thị, bán và cung cấp sản phẩm. Ở mọi giai đoạn, chúng ta tuân theo các tiêu chuẩn chất lượng cao.</w:t>
            </w:r>
          </w:p>
          <w:p w14:paraId="04B8744C" w14:textId="77777777" w:rsidR="005C7B27"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cũng cam kết kịp thời xác định, đánh giá và xử lý các vấn đề về an toàn sản phẩm, cũng như thực hiện các hành động để ngăn chặn hàng giả, chuyển hướng trái phép và trộm cắp sản phẩm của mình.</w:t>
            </w:r>
          </w:p>
          <w:p w14:paraId="33523923" w14:textId="77777777" w:rsidR="005C7B27"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Chất lượng sản phẩm</w:t>
            </w:r>
          </w:p>
          <w:p w14:paraId="7466D006" w14:textId="77777777" w:rsidR="00E36CE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Quảng bá Sản phẩm I</w:t>
            </w:r>
          </w:p>
          <w:p w14:paraId="27476DFE" w14:textId="77777777" w:rsidR="00F81109"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Quảng bá Sản phẩm II</w:t>
            </w:r>
          </w:p>
          <w:p w14:paraId="7A536DD4" w14:textId="77777777" w:rsidR="00F81109"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Nhấp vào từng biểu tượng để tìm hiểu thêm.</w:t>
            </w:r>
          </w:p>
        </w:tc>
      </w:tr>
      <w:tr w:rsidR="00F06A1A" w:rsidRPr="00B4784F" w14:paraId="1EB774CD" w14:textId="77777777" w:rsidTr="4356F799">
        <w:tc>
          <w:tcPr>
            <w:tcW w:w="1353" w:type="dxa"/>
            <w:shd w:val="clear" w:color="auto" w:fill="C1E4F5" w:themeFill="accent1" w:themeFillTint="33"/>
            <w:tcMar>
              <w:top w:w="120" w:type="dxa"/>
              <w:left w:w="180" w:type="dxa"/>
              <w:bottom w:w="120" w:type="dxa"/>
              <w:right w:w="180" w:type="dxa"/>
            </w:tcMar>
            <w:hideMark/>
          </w:tcPr>
          <w:p w14:paraId="16B86ED9" w14:textId="77777777" w:rsidR="00E36CE0" w:rsidRPr="00B4784F" w:rsidRDefault="00EF4A0B" w:rsidP="55CE9761">
            <w:pPr>
              <w:spacing w:before="30" w:after="30"/>
              <w:ind w:left="30" w:right="30"/>
              <w:rPr>
                <w:rFonts w:ascii="Calibri" w:eastAsia="Times New Roman" w:hAnsi="Calibri" w:cs="Calibri"/>
                <w:sz w:val="16"/>
                <w:szCs w:val="16"/>
              </w:rPr>
            </w:pPr>
            <w:hyperlink r:id="rId33">
              <w:r w:rsidRPr="55CE9761">
                <w:rPr>
                  <w:rFonts w:ascii="Calibri" w:eastAsia="Times New Roman" w:hAnsi="Calibri" w:cs="Calibri"/>
                  <w:color w:val="0000FF"/>
                  <w:sz w:val="16"/>
                  <w:szCs w:val="16"/>
                  <w:u w:val="single"/>
                </w:rPr>
                <w:t>Screen 8</w:t>
              </w:r>
            </w:hyperlink>
            <w:r w:rsidRPr="55CE9761">
              <w:rPr>
                <w:rFonts w:ascii="Calibri" w:eastAsia="Times New Roman" w:hAnsi="Calibri" w:cs="Calibri"/>
                <w:sz w:val="16"/>
                <w:szCs w:val="16"/>
              </w:rPr>
              <w:t xml:space="preserve"> </w:t>
            </w:r>
          </w:p>
          <w:p w14:paraId="3C813966" w14:textId="77777777" w:rsidR="00E36CE0" w:rsidRPr="00B4784F" w:rsidRDefault="00EF4A0B" w:rsidP="55CE9761">
            <w:pPr>
              <w:ind w:left="30" w:right="30"/>
              <w:rPr>
                <w:rFonts w:ascii="Calibri" w:eastAsia="Times New Roman" w:hAnsi="Calibri" w:cs="Calibri"/>
                <w:sz w:val="16"/>
                <w:szCs w:val="16"/>
              </w:rPr>
            </w:pPr>
            <w:hyperlink r:id="rId34">
              <w:r w:rsidRPr="55CE9761">
                <w:rPr>
                  <w:rFonts w:ascii="Calibri" w:eastAsia="Times New Roman" w:hAnsi="Calibri" w:cs="Calibri"/>
                  <w:color w:val="0000FF"/>
                  <w:sz w:val="16"/>
                  <w:szCs w:val="16"/>
                  <w:u w:val="single"/>
                </w:rPr>
                <w:t>12_C_9</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4483CB3B" w14:textId="77777777" w:rsidR="00E36CE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PRODUCT QUALITY</w:t>
            </w:r>
          </w:p>
          <w:p w14:paraId="0F1873B9" w14:textId="77777777" w:rsidR="00E36CE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Safe, effective and trusted. Our products make a difference.</w:t>
            </w:r>
          </w:p>
          <w:p w14:paraId="381C3927" w14:textId="77777777" w:rsidR="00E36CE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We’re committed to quality at every stage—from sourcing and production to how we market, sell, and deliver our products, including through our partners. Every step matters because people count on us for safety .</w:t>
            </w:r>
          </w:p>
          <w:p w14:paraId="2DC968CF" w14:textId="77777777" w:rsidR="00E36CE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lastRenderedPageBreak/>
              <w:t>We’re committed to timely identifying, assessing, and addressing product safety issues. We ensure healthcare professionals and institutions have the information they need to use our products safely and effectively, and we communicate with regulatory or public health agencies in the event of potential safety concerns.</w:t>
            </w:r>
          </w:p>
          <w:p w14:paraId="22C6864C" w14:textId="77777777" w:rsidR="00E36CE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take steps to prevent counterfeiting, illegal diversion, and theft of our products. We follow trade regulations, including export and import controls rules, and comply with government restrictions and sanctions to protect national security and public health.</w:t>
            </w:r>
          </w:p>
        </w:tc>
        <w:tc>
          <w:tcPr>
            <w:tcW w:w="6000" w:type="dxa"/>
          </w:tcPr>
          <w:p w14:paraId="351AD4D2" w14:textId="77777777" w:rsidR="00723EDD"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lastRenderedPageBreak/>
              <w:t>CHẤT LƯỢNG SẢN PHẨM</w:t>
            </w:r>
          </w:p>
          <w:p w14:paraId="61635381" w14:textId="77777777" w:rsidR="00723EDD"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An toàn, hiệu quả và đáng tin cậy. Sản phẩm của chúng ta tạo ra khác biệt.</w:t>
            </w:r>
          </w:p>
          <w:p w14:paraId="3A876630" w14:textId="77777777" w:rsidR="00723EDD"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cam kết bảo đảm chất lượng ở mọi giai đoạn - từ khâu tìm nguồn cung ứng và sản xuất đến cách chúng ta tiếp thị, bán và cung cấp sản phẩm, kể cả thông qua các đối tác. Mỗi bước đều quan trọng vì mọi người trông cậy vào chúng ta về sự an toàn.</w:t>
            </w:r>
          </w:p>
          <w:p w14:paraId="77680F9C" w14:textId="77777777" w:rsidR="00723EDD"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lastRenderedPageBreak/>
              <w:t>Chúng ta cam kết xác định, đánh giá và xử lý kịp thời các vấn đề về an toàn sản phẩm. Chúng ta bảo đảm các chuyên gia chăm sóc sức khỏe và cơ sở y tế có đầy đủ thông tin cần thiết để sử dụng sản phẩm của chúng ta một cách an toàn và hiệu quả, đồng thời trao đổi với các cơ quan quản lý hoặc cơ quan y tế công cộng trong trường hợp có mối quan ngại tiềm ẩn về an toàn.</w:t>
            </w:r>
          </w:p>
          <w:p w14:paraId="6E2BBB25" w14:textId="77777777" w:rsidR="00E36CE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thực hiện các biện pháp để ngăn chặn hàng giả, chuyển hướng trái phép và trộm cắp sản phẩm của mình. Chúng ta tuân thủ các quy định thương mại, bao gồm các quy tắc kiểm soát xuất nhập khẩu, và chấp hành các hạn chế cũng như lệnh trừng phạt của chính phủ để bảo vệ an ninh quốc gia và sức khỏe cộng đồng.</w:t>
            </w:r>
          </w:p>
        </w:tc>
      </w:tr>
      <w:tr w:rsidR="00F06A1A" w:rsidRPr="00B4784F" w14:paraId="47C2C7F5" w14:textId="77777777" w:rsidTr="4356F799">
        <w:tc>
          <w:tcPr>
            <w:tcW w:w="1353" w:type="dxa"/>
            <w:shd w:val="clear" w:color="auto" w:fill="C1E4F5" w:themeFill="accent1" w:themeFillTint="33"/>
            <w:tcMar>
              <w:top w:w="120" w:type="dxa"/>
              <w:left w:w="180" w:type="dxa"/>
              <w:bottom w:w="120" w:type="dxa"/>
              <w:right w:w="180" w:type="dxa"/>
            </w:tcMar>
            <w:hideMark/>
          </w:tcPr>
          <w:p w14:paraId="7F08A7C6" w14:textId="77777777" w:rsidR="00277052" w:rsidRPr="00B4784F" w:rsidRDefault="00EF4A0B" w:rsidP="55CE9761">
            <w:pPr>
              <w:spacing w:before="30" w:after="30"/>
              <w:ind w:left="30" w:right="30"/>
              <w:rPr>
                <w:rFonts w:ascii="Calibri" w:eastAsia="Times New Roman" w:hAnsi="Calibri" w:cs="Calibri"/>
                <w:sz w:val="16"/>
                <w:szCs w:val="16"/>
              </w:rPr>
            </w:pPr>
            <w:hyperlink r:id="rId35">
              <w:r w:rsidRPr="55CE9761">
                <w:rPr>
                  <w:rFonts w:ascii="Calibri" w:eastAsia="Times New Roman" w:hAnsi="Calibri" w:cs="Calibri"/>
                  <w:color w:val="0000FF"/>
                  <w:sz w:val="16"/>
                  <w:szCs w:val="16"/>
                  <w:u w:val="single"/>
                </w:rPr>
                <w:t>Screen 8</w:t>
              </w:r>
            </w:hyperlink>
            <w:r w:rsidRPr="55CE9761">
              <w:rPr>
                <w:rFonts w:ascii="Calibri" w:eastAsia="Times New Roman" w:hAnsi="Calibri" w:cs="Calibri"/>
                <w:sz w:val="16"/>
                <w:szCs w:val="16"/>
              </w:rPr>
              <w:t xml:space="preserve"> </w:t>
            </w:r>
          </w:p>
          <w:p w14:paraId="0A1945D4" w14:textId="77777777" w:rsidR="00277052" w:rsidRPr="00B4784F" w:rsidRDefault="00EF4A0B" w:rsidP="55CE9761">
            <w:pPr>
              <w:ind w:left="30" w:right="30"/>
              <w:rPr>
                <w:rFonts w:ascii="Calibri" w:eastAsia="Times New Roman" w:hAnsi="Calibri" w:cs="Calibri"/>
                <w:sz w:val="16"/>
                <w:szCs w:val="16"/>
              </w:rPr>
            </w:pPr>
            <w:hyperlink r:id="rId36">
              <w:r w:rsidRPr="55CE9761">
                <w:rPr>
                  <w:rFonts w:ascii="Calibri" w:eastAsia="Times New Roman" w:hAnsi="Calibri" w:cs="Calibri"/>
                  <w:color w:val="0000FF"/>
                  <w:sz w:val="16"/>
                  <w:szCs w:val="16"/>
                  <w:u w:val="single"/>
                </w:rPr>
                <w:t>13_C_9</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069882E7" w14:textId="77777777" w:rsidR="00277052"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PRODUCT PROMOTION I</w:t>
            </w:r>
          </w:p>
          <w:p w14:paraId="23E283D4" w14:textId="77777777" w:rsidR="00277052"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promote and sell our products with honesty and respect for those who rely on them.</w:t>
            </w:r>
          </w:p>
          <w:p w14:paraId="43E8206D" w14:textId="77777777" w:rsidR="00277052"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Our product communications are truthful, balanced, and aligned with approved labeling, scientific evidence, and medical best practices in the countries where we operate.</w:t>
            </w:r>
          </w:p>
        </w:tc>
        <w:tc>
          <w:tcPr>
            <w:tcW w:w="6000" w:type="dxa"/>
          </w:tcPr>
          <w:p w14:paraId="3B30C938" w14:textId="77777777" w:rsidR="00277052"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QUẢNG BÁ SẢN PHẨM I</w:t>
            </w:r>
          </w:p>
          <w:p w14:paraId="59A43818" w14:textId="77777777" w:rsidR="00277052"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quảng bá và bán sản phẩm với sự trung thực và tôn trọng những người tin dùng sản phẩm đó.</w:t>
            </w:r>
          </w:p>
          <w:p w14:paraId="0C08C6E4" w14:textId="77777777" w:rsidR="00277052"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Thông tin về sản phẩm của chúng ta trung thực, cân bằng và phù hợp với nhãn đã được phê duyệt, bằng chứng khoa học và thực hành y khoa tốt nhất tại các quốc gia nơi chúng ta hoạt động.</w:t>
            </w:r>
          </w:p>
        </w:tc>
      </w:tr>
      <w:tr w:rsidR="00F06A1A" w:rsidRPr="00B4784F" w14:paraId="32649901" w14:textId="77777777" w:rsidTr="4356F799">
        <w:tc>
          <w:tcPr>
            <w:tcW w:w="1353" w:type="dxa"/>
            <w:shd w:val="clear" w:color="auto" w:fill="C1E4F5" w:themeFill="accent1" w:themeFillTint="33"/>
            <w:tcMar>
              <w:top w:w="120" w:type="dxa"/>
              <w:left w:w="180" w:type="dxa"/>
              <w:bottom w:w="120" w:type="dxa"/>
              <w:right w:w="180" w:type="dxa"/>
            </w:tcMar>
            <w:hideMark/>
          </w:tcPr>
          <w:p w14:paraId="167DE583" w14:textId="77777777" w:rsidR="00835013" w:rsidRPr="00B4784F" w:rsidRDefault="00EF4A0B" w:rsidP="55CE9761">
            <w:pPr>
              <w:spacing w:before="30" w:after="30"/>
              <w:ind w:left="30" w:right="30"/>
              <w:rPr>
                <w:rFonts w:ascii="Calibri" w:eastAsia="Times New Roman" w:hAnsi="Calibri" w:cs="Calibri"/>
                <w:sz w:val="16"/>
                <w:szCs w:val="16"/>
              </w:rPr>
            </w:pPr>
            <w:hyperlink r:id="rId37">
              <w:r w:rsidRPr="55CE9761">
                <w:rPr>
                  <w:rFonts w:ascii="Calibri" w:eastAsia="Times New Roman" w:hAnsi="Calibri" w:cs="Calibri"/>
                  <w:color w:val="0000FF"/>
                  <w:sz w:val="16"/>
                  <w:szCs w:val="16"/>
                  <w:u w:val="single"/>
                </w:rPr>
                <w:t>Screen 8</w:t>
              </w:r>
            </w:hyperlink>
            <w:r w:rsidRPr="55CE9761">
              <w:rPr>
                <w:rFonts w:ascii="Calibri" w:eastAsia="Times New Roman" w:hAnsi="Calibri" w:cs="Calibri"/>
                <w:sz w:val="16"/>
                <w:szCs w:val="16"/>
              </w:rPr>
              <w:t xml:space="preserve"> </w:t>
            </w:r>
          </w:p>
          <w:p w14:paraId="76DA8E74" w14:textId="77777777" w:rsidR="00835013" w:rsidRPr="00B4784F" w:rsidRDefault="00EF4A0B" w:rsidP="55CE9761">
            <w:pPr>
              <w:ind w:left="30" w:right="30"/>
              <w:rPr>
                <w:rFonts w:ascii="Calibri" w:eastAsia="Times New Roman" w:hAnsi="Calibri" w:cs="Calibri"/>
                <w:sz w:val="16"/>
                <w:szCs w:val="16"/>
              </w:rPr>
            </w:pPr>
            <w:hyperlink r:id="rId38">
              <w:r w:rsidRPr="55CE9761">
                <w:rPr>
                  <w:rFonts w:ascii="Calibri" w:eastAsia="Times New Roman" w:hAnsi="Calibri" w:cs="Calibri"/>
                  <w:color w:val="0000FF"/>
                  <w:sz w:val="16"/>
                  <w:szCs w:val="16"/>
                  <w:u w:val="single"/>
                </w:rPr>
                <w:t>14_C_9</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3997FD5D" w14:textId="77777777" w:rsidR="00835013"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PRODUCT PROMOTION II</w:t>
            </w:r>
          </w:p>
          <w:p w14:paraId="16DFB121" w14:textId="77777777" w:rsidR="00835013"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lastRenderedPageBreak/>
              <w:t>We promote our products for their intended and approved uses.</w:t>
            </w:r>
          </w:p>
          <w:p w14:paraId="1E9AF863" w14:textId="77777777" w:rsidR="00835013"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operate in alignment with the licenses and approvals granted by health authorities in the countries we operate. Our product promotion, sales, and distribution follow strict trade laws and country-specific regulations. Through strong internal policies and procedures, we ensure compliance and uphold our commitment to ethical, safe, and responsible business practices.</w:t>
            </w:r>
          </w:p>
        </w:tc>
        <w:tc>
          <w:tcPr>
            <w:tcW w:w="6000" w:type="dxa"/>
          </w:tcPr>
          <w:p w14:paraId="3A37A6B0" w14:textId="77777777" w:rsidR="0083501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lastRenderedPageBreak/>
              <w:t>QUẢNG BÁ SẢN PHẨM II</w:t>
            </w:r>
          </w:p>
          <w:p w14:paraId="040274AC" w14:textId="77777777" w:rsidR="0083501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lastRenderedPageBreak/>
              <w:t>Chúng ta quảng bá sản phẩm cho các mục đích sử dụng dự kiến và đã được phê duyệt.</w:t>
            </w:r>
          </w:p>
          <w:p w14:paraId="6D42AFF1" w14:textId="77777777" w:rsidR="0083501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hoạt động phù hợp với các giấy phép và phê duyệt do cơ quan y tế tại các quốc gia nơi chúng ta hoạt động cấp. Hoạt động quảng bá, bán và phân phối sản phẩm của chúng ta tuân thủ nghiêm ngặt luật thương mại và các quy định cụ thể của từng quốc gia. Thông qua các chính sách và quy trình nội bộ chặt chẽ, chúng ta bảo đảm việc tuân thủ và giữ vững cam kết về hoạt động kinh doanh có đạo đức, an toàn và có trách nhiệm.</w:t>
            </w:r>
          </w:p>
        </w:tc>
      </w:tr>
      <w:tr w:rsidR="00F06A1A" w:rsidRPr="00B4784F" w14:paraId="60EA9D64" w14:textId="77777777" w:rsidTr="4356F799">
        <w:tc>
          <w:tcPr>
            <w:tcW w:w="1353" w:type="dxa"/>
            <w:shd w:val="clear" w:color="auto" w:fill="C1E4F5" w:themeFill="accent1" w:themeFillTint="33"/>
            <w:tcMar>
              <w:top w:w="120" w:type="dxa"/>
              <w:left w:w="180" w:type="dxa"/>
              <w:bottom w:w="120" w:type="dxa"/>
              <w:right w:w="180" w:type="dxa"/>
            </w:tcMar>
            <w:hideMark/>
          </w:tcPr>
          <w:p w14:paraId="584E76EE" w14:textId="77777777" w:rsidR="00BE08E6" w:rsidRPr="00B4784F" w:rsidRDefault="00EF4A0B" w:rsidP="55CE9761">
            <w:pPr>
              <w:spacing w:before="30" w:after="30"/>
              <w:ind w:left="30" w:right="30"/>
              <w:rPr>
                <w:rFonts w:ascii="Calibri" w:eastAsia="Times New Roman" w:hAnsi="Calibri" w:cs="Calibri"/>
                <w:sz w:val="16"/>
                <w:szCs w:val="16"/>
              </w:rPr>
            </w:pPr>
            <w:hyperlink r:id="rId39">
              <w:r w:rsidRPr="55CE9761">
                <w:rPr>
                  <w:rFonts w:ascii="Calibri" w:eastAsia="Times New Roman" w:hAnsi="Calibri" w:cs="Calibri"/>
                  <w:color w:val="0000FF"/>
                  <w:sz w:val="16"/>
                  <w:szCs w:val="16"/>
                  <w:u w:val="single"/>
                </w:rPr>
                <w:t>Screen 9</w:t>
              </w:r>
            </w:hyperlink>
            <w:r w:rsidRPr="55CE9761">
              <w:rPr>
                <w:rFonts w:ascii="Calibri" w:eastAsia="Times New Roman" w:hAnsi="Calibri" w:cs="Calibri"/>
                <w:sz w:val="16"/>
                <w:szCs w:val="16"/>
              </w:rPr>
              <w:t xml:space="preserve"> </w:t>
            </w:r>
          </w:p>
          <w:p w14:paraId="553571CF" w14:textId="77777777" w:rsidR="00BE08E6" w:rsidRPr="00B4784F" w:rsidRDefault="00EF4A0B" w:rsidP="55CE9761">
            <w:pPr>
              <w:ind w:left="30" w:right="30"/>
              <w:rPr>
                <w:rFonts w:ascii="Calibri" w:eastAsia="Times New Roman" w:hAnsi="Calibri" w:cs="Calibri"/>
                <w:sz w:val="16"/>
                <w:szCs w:val="16"/>
              </w:rPr>
            </w:pPr>
            <w:hyperlink r:id="rId40">
              <w:r w:rsidRPr="55CE9761">
                <w:rPr>
                  <w:rFonts w:ascii="Calibri" w:eastAsia="Times New Roman" w:hAnsi="Calibri" w:cs="Calibri"/>
                  <w:color w:val="0000FF"/>
                  <w:sz w:val="16"/>
                  <w:szCs w:val="16"/>
                  <w:u w:val="single"/>
                </w:rPr>
                <w:t>15_C_10</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7E5BFADF"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You must view all content before moving forward.</w:t>
            </w:r>
          </w:p>
          <w:p w14:paraId="29B433B3"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At Abbott, we are committed to advancing science with integrity and purpose.</w:t>
            </w:r>
          </w:p>
          <w:p w14:paraId="01302915"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pursue innovation, recognizing the importance of anticipating and addressing risks responsibly. We honor the dignity of every study participant and uphold the highest standards of transparency and objectivity in scientific research.</w:t>
            </w:r>
          </w:p>
          <w:p w14:paraId="2FA4AFF2"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Innovation I</w:t>
            </w:r>
          </w:p>
          <w:p w14:paraId="5BFE9BEC"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Innovation II</w:t>
            </w:r>
          </w:p>
          <w:p w14:paraId="51B09D3D"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Advancing Science</w:t>
            </w:r>
          </w:p>
          <w:p w14:paraId="7F8D0FE9"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Click each of the icons to learn more.</w:t>
            </w:r>
          </w:p>
        </w:tc>
        <w:tc>
          <w:tcPr>
            <w:tcW w:w="6000" w:type="dxa"/>
          </w:tcPr>
          <w:p w14:paraId="61A86D48"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Bạn phải xem tất cả nội dung trước khi tiếp tục.</w:t>
            </w:r>
          </w:p>
          <w:p w14:paraId="157544F1"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Tại Abbott, chúng ta cam kết phát triển khoa học với sự chính trực và mục tiêu rõ ràng.</w:t>
            </w:r>
          </w:p>
          <w:p w14:paraId="4EE28699"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theo đuổi đổi mới, đồng thời nhận thức tầm quan trọng của việc lường trước và xử lý rủi ro một cách có trách nhiệm. Chúng ta trân trọng phẩm giá của mỗi người tham gia nghiên cứu và duy trì những tiêu chuẩn cao nhất về minh bạch và khách quan trong nghiên cứu khoa học.</w:t>
            </w:r>
          </w:p>
          <w:p w14:paraId="63528C7F"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Đổi mới I</w:t>
            </w:r>
          </w:p>
          <w:p w14:paraId="70E4DA12"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Đổi mới II</w:t>
            </w:r>
          </w:p>
          <w:p w14:paraId="168EE0FF"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Thúc đẩy Khoa học</w:t>
            </w:r>
          </w:p>
          <w:p w14:paraId="025A653E"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lastRenderedPageBreak/>
              <w:t>Nhấp vào từng biểu tượng để tìm hiểu thêm.</w:t>
            </w:r>
          </w:p>
        </w:tc>
      </w:tr>
      <w:tr w:rsidR="00F06A1A" w:rsidRPr="00B4784F" w14:paraId="36A57359" w14:textId="77777777" w:rsidTr="4356F799">
        <w:tc>
          <w:tcPr>
            <w:tcW w:w="1353" w:type="dxa"/>
            <w:shd w:val="clear" w:color="auto" w:fill="C1E4F5" w:themeFill="accent1" w:themeFillTint="33"/>
            <w:tcMar>
              <w:top w:w="120" w:type="dxa"/>
              <w:left w:w="180" w:type="dxa"/>
              <w:bottom w:w="120" w:type="dxa"/>
              <w:right w:w="180" w:type="dxa"/>
            </w:tcMar>
            <w:hideMark/>
          </w:tcPr>
          <w:p w14:paraId="23A4E311" w14:textId="77777777" w:rsidR="00BE08E6" w:rsidRPr="00B4784F" w:rsidRDefault="00EF4A0B" w:rsidP="55CE9761">
            <w:pPr>
              <w:spacing w:before="30" w:after="30"/>
              <w:ind w:left="30" w:right="30"/>
              <w:rPr>
                <w:rFonts w:ascii="Calibri" w:eastAsia="Times New Roman" w:hAnsi="Calibri" w:cs="Calibri"/>
                <w:sz w:val="16"/>
                <w:szCs w:val="16"/>
              </w:rPr>
            </w:pPr>
            <w:hyperlink r:id="rId41">
              <w:r w:rsidRPr="55CE9761">
                <w:rPr>
                  <w:rFonts w:ascii="Calibri" w:eastAsia="Times New Roman" w:hAnsi="Calibri" w:cs="Calibri"/>
                  <w:color w:val="0000FF"/>
                  <w:sz w:val="16"/>
                  <w:szCs w:val="16"/>
                  <w:u w:val="single"/>
                </w:rPr>
                <w:t>Screen 9</w:t>
              </w:r>
            </w:hyperlink>
            <w:r w:rsidRPr="55CE9761">
              <w:rPr>
                <w:rFonts w:ascii="Calibri" w:eastAsia="Times New Roman" w:hAnsi="Calibri" w:cs="Calibri"/>
                <w:sz w:val="16"/>
                <w:szCs w:val="16"/>
              </w:rPr>
              <w:t xml:space="preserve"> </w:t>
            </w:r>
          </w:p>
          <w:p w14:paraId="07A7D693" w14:textId="77777777" w:rsidR="00BE08E6" w:rsidRPr="00B4784F" w:rsidRDefault="00EF4A0B" w:rsidP="55CE9761">
            <w:pPr>
              <w:ind w:left="30" w:right="30"/>
              <w:rPr>
                <w:rFonts w:ascii="Calibri" w:eastAsia="Times New Roman" w:hAnsi="Calibri" w:cs="Calibri"/>
                <w:sz w:val="16"/>
                <w:szCs w:val="16"/>
              </w:rPr>
            </w:pPr>
            <w:hyperlink r:id="rId42">
              <w:r w:rsidRPr="55CE9761">
                <w:rPr>
                  <w:rFonts w:ascii="Calibri" w:eastAsia="Times New Roman" w:hAnsi="Calibri" w:cs="Calibri"/>
                  <w:color w:val="0000FF"/>
                  <w:sz w:val="16"/>
                  <w:szCs w:val="16"/>
                  <w:u w:val="single"/>
                </w:rPr>
                <w:t>16_C_10</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4CDF7F3F"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INNOVATION I</w:t>
            </w:r>
          </w:p>
          <w:p w14:paraId="3521766B"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create innovative healthcare solutions to help people live healthier lives and improve outcomes around the world.</w:t>
            </w:r>
          </w:p>
          <w:p w14:paraId="5FC8BB3D"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respond to human needs by pioneering breakthrough treatments, life-saving devices, and innovative products that support health in new ways. Through cutting-edge science and technology, we strive to improve outcomes and empower people to live their fullest lives—creating meaningful innovations for every stage of life.</w:t>
            </w:r>
          </w:p>
        </w:tc>
        <w:tc>
          <w:tcPr>
            <w:tcW w:w="6000" w:type="dxa"/>
          </w:tcPr>
          <w:p w14:paraId="32C4013B" w14:textId="77777777" w:rsidR="00106FB1"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ĐỔI MỚI I</w:t>
            </w:r>
          </w:p>
          <w:p w14:paraId="247007C2" w14:textId="77777777" w:rsidR="00106FB1"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tạo ra các giải pháp chăm sóc sức khỏe đổi mới nhằm giúp mọi người sống khỏe mạnh hơn và cải thiện kết quả điều trị trên toàn thế giới.</w:t>
            </w:r>
          </w:p>
          <w:p w14:paraId="78E6505A"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đáp ứng các nhu cầu của con người bằng cách tiên phong trong những phương pháp điều trị đột phá, các thiết bị cứu sống và những sản phẩm sáng tạo hỗ trợ sức khỏe theo những cách thức mới. Thông qua khoa học và công nghệ tiên tiến, chúng ta nỗ lực cải thiện kết quả điều trị và trao cho mọi người khả năng sống trọn vẹn nhất - tạo ra những đổi mới đầy ý nghĩa cho mọi giai đoạn của cuộc đời.</w:t>
            </w:r>
          </w:p>
        </w:tc>
      </w:tr>
      <w:tr w:rsidR="00F06A1A" w:rsidRPr="00B4784F" w14:paraId="05F11E77" w14:textId="77777777" w:rsidTr="4356F799">
        <w:tc>
          <w:tcPr>
            <w:tcW w:w="1353" w:type="dxa"/>
            <w:shd w:val="clear" w:color="auto" w:fill="C1E4F5" w:themeFill="accent1" w:themeFillTint="33"/>
            <w:tcMar>
              <w:top w:w="120" w:type="dxa"/>
              <w:left w:w="180" w:type="dxa"/>
              <w:bottom w:w="120" w:type="dxa"/>
              <w:right w:w="180" w:type="dxa"/>
            </w:tcMar>
            <w:hideMark/>
          </w:tcPr>
          <w:p w14:paraId="0446F17B" w14:textId="77777777" w:rsidR="00BE08E6" w:rsidRPr="00B4784F" w:rsidRDefault="00EF4A0B" w:rsidP="55CE9761">
            <w:pPr>
              <w:spacing w:before="30" w:after="30"/>
              <w:ind w:left="30" w:right="30"/>
              <w:rPr>
                <w:rFonts w:ascii="Calibri" w:eastAsia="Times New Roman" w:hAnsi="Calibri" w:cs="Calibri"/>
                <w:sz w:val="16"/>
                <w:szCs w:val="16"/>
              </w:rPr>
            </w:pPr>
            <w:hyperlink r:id="rId43">
              <w:r w:rsidRPr="55CE9761">
                <w:rPr>
                  <w:rFonts w:ascii="Calibri" w:eastAsia="Times New Roman" w:hAnsi="Calibri" w:cs="Calibri"/>
                  <w:color w:val="0000FF"/>
                  <w:sz w:val="16"/>
                  <w:szCs w:val="16"/>
                  <w:u w:val="single"/>
                </w:rPr>
                <w:t>Screen 9</w:t>
              </w:r>
            </w:hyperlink>
            <w:r w:rsidRPr="55CE9761">
              <w:rPr>
                <w:rFonts w:ascii="Calibri" w:eastAsia="Times New Roman" w:hAnsi="Calibri" w:cs="Calibri"/>
                <w:sz w:val="16"/>
                <w:szCs w:val="16"/>
              </w:rPr>
              <w:t xml:space="preserve"> </w:t>
            </w:r>
          </w:p>
          <w:p w14:paraId="30AAAE7C" w14:textId="77777777" w:rsidR="00BE08E6" w:rsidRPr="00B4784F" w:rsidRDefault="00EF4A0B" w:rsidP="55CE9761">
            <w:pPr>
              <w:ind w:left="30" w:right="30"/>
              <w:rPr>
                <w:rFonts w:ascii="Calibri" w:eastAsia="Times New Roman" w:hAnsi="Calibri" w:cs="Calibri"/>
                <w:sz w:val="16"/>
                <w:szCs w:val="16"/>
              </w:rPr>
            </w:pPr>
            <w:hyperlink r:id="rId44">
              <w:r w:rsidRPr="55CE9761">
                <w:rPr>
                  <w:rFonts w:ascii="Calibri" w:eastAsia="Times New Roman" w:hAnsi="Calibri" w:cs="Calibri"/>
                  <w:color w:val="0000FF"/>
                  <w:sz w:val="16"/>
                  <w:szCs w:val="16"/>
                  <w:u w:val="single"/>
                </w:rPr>
                <w:t>17_C_10</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1EF4AABC"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INNOVATION II</w:t>
            </w:r>
          </w:p>
          <w:p w14:paraId="2B46A00D"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cultivate a culture of innovation by exploring new possibilities and plan for contingencies.</w:t>
            </w:r>
          </w:p>
          <w:p w14:paraId="4F76DD93"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While progress often involves risk, we take thoughtful, responsible steps to anticipate challenges and minimize them in advance—always guided by the Code and our policies.</w:t>
            </w:r>
          </w:p>
        </w:tc>
        <w:tc>
          <w:tcPr>
            <w:tcW w:w="6000" w:type="dxa"/>
          </w:tcPr>
          <w:p w14:paraId="1E1F3BDA" w14:textId="77777777" w:rsidR="00106FB1"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ĐỔI MỚI II</w:t>
            </w:r>
          </w:p>
          <w:p w14:paraId="2F47DFCE" w14:textId="77777777" w:rsidR="00106FB1"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nuôi dưỡng văn hóa đổi mới bằng cách khám phá các khả năng mới và lập kế hoạch cho các tình huống dự phòng.</w:t>
            </w:r>
          </w:p>
          <w:p w14:paraId="7361B1DB"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Mặc dù tiến bộ thường đi kèm với rủi ro, chúng ta luôn cân nhắc kỹ lưỡng và thực hiện những bước đi có trách nhiệm để lường trước thách thức và giảm thiểu chúng từ sớm - luôn dựa trên Bộ Quy tắc và các chính sách của chúng ta.</w:t>
            </w:r>
          </w:p>
        </w:tc>
      </w:tr>
      <w:tr w:rsidR="00F06A1A" w:rsidRPr="00B4784F" w14:paraId="2DD9794E" w14:textId="77777777" w:rsidTr="4356F799">
        <w:tc>
          <w:tcPr>
            <w:tcW w:w="1353" w:type="dxa"/>
            <w:shd w:val="clear" w:color="auto" w:fill="C1E4F5" w:themeFill="accent1" w:themeFillTint="33"/>
            <w:tcMar>
              <w:top w:w="120" w:type="dxa"/>
              <w:left w:w="180" w:type="dxa"/>
              <w:bottom w:w="120" w:type="dxa"/>
              <w:right w:w="180" w:type="dxa"/>
            </w:tcMar>
            <w:hideMark/>
          </w:tcPr>
          <w:p w14:paraId="0E2A711B" w14:textId="77777777" w:rsidR="00BE08E6" w:rsidRPr="00B4784F" w:rsidRDefault="00EF4A0B" w:rsidP="55CE9761">
            <w:pPr>
              <w:spacing w:before="30" w:after="30"/>
              <w:ind w:left="30" w:right="30"/>
              <w:rPr>
                <w:rFonts w:ascii="Calibri" w:eastAsia="Times New Roman" w:hAnsi="Calibri" w:cs="Calibri"/>
                <w:sz w:val="16"/>
                <w:szCs w:val="16"/>
              </w:rPr>
            </w:pPr>
            <w:hyperlink r:id="rId45">
              <w:r w:rsidRPr="55CE9761">
                <w:rPr>
                  <w:rFonts w:ascii="Calibri" w:eastAsia="Times New Roman" w:hAnsi="Calibri" w:cs="Calibri"/>
                  <w:color w:val="0000FF"/>
                  <w:sz w:val="16"/>
                  <w:szCs w:val="16"/>
                  <w:u w:val="single"/>
                </w:rPr>
                <w:t>Screen 9</w:t>
              </w:r>
            </w:hyperlink>
            <w:r w:rsidRPr="55CE9761">
              <w:rPr>
                <w:rFonts w:ascii="Calibri" w:eastAsia="Times New Roman" w:hAnsi="Calibri" w:cs="Calibri"/>
                <w:sz w:val="16"/>
                <w:szCs w:val="16"/>
              </w:rPr>
              <w:t xml:space="preserve"> </w:t>
            </w:r>
          </w:p>
          <w:p w14:paraId="0D41E34A" w14:textId="77777777" w:rsidR="00BE08E6" w:rsidRPr="00B4784F" w:rsidRDefault="00EF4A0B" w:rsidP="55CE9761">
            <w:pPr>
              <w:ind w:left="30" w:right="30"/>
              <w:rPr>
                <w:rFonts w:ascii="Calibri" w:eastAsia="Times New Roman" w:hAnsi="Calibri" w:cs="Calibri"/>
                <w:sz w:val="16"/>
                <w:szCs w:val="16"/>
              </w:rPr>
            </w:pPr>
            <w:hyperlink r:id="rId46">
              <w:r w:rsidRPr="55CE9761">
                <w:rPr>
                  <w:rFonts w:ascii="Calibri" w:eastAsia="Times New Roman" w:hAnsi="Calibri" w:cs="Calibri"/>
                  <w:color w:val="0000FF"/>
                  <w:sz w:val="16"/>
                  <w:szCs w:val="16"/>
                  <w:u w:val="single"/>
                </w:rPr>
                <w:t>18_C_10</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vAlign w:val="center"/>
            <w:hideMark/>
          </w:tcPr>
          <w:p w14:paraId="33B9567D"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ADVANCING SCIENCE</w:t>
            </w:r>
          </w:p>
          <w:p w14:paraId="6837D39F"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lastRenderedPageBreak/>
              <w:t>We conduct research to generate accurate, objective data that drives innovation, improves treatments, and advances healthcare.</w:t>
            </w:r>
          </w:p>
          <w:p w14:paraId="40BE6F47"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When conducting research, we treat study participants with dignity, protect them from unnecessary risk, and ensure they understand the nature and purpose of the research and the associated risks. Obtaining informed consent from study participants is an essential part of our research process.</w:t>
            </w:r>
          </w:p>
          <w:p w14:paraId="64BFBB93"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value transparency in scientific research and will not seek to improperly influence outcomes. We ensure study data is accurate and are committed to providing research results relating to our products, whether results are positive or negative, in a timely and accurate fashion.</w:t>
            </w:r>
          </w:p>
          <w:p w14:paraId="2A8BECDE"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When research is conducted for Abbott or published on our behalf, we partner with experts who have strong scientific and medical backgrounds. We expect them to disclose any connections to Abbott, including financial or other relationships.</w:t>
            </w:r>
          </w:p>
        </w:tc>
        <w:tc>
          <w:tcPr>
            <w:tcW w:w="6000" w:type="dxa"/>
          </w:tcPr>
          <w:p w14:paraId="550ABACB" w14:textId="77777777" w:rsidR="009A0BB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lastRenderedPageBreak/>
              <w:t>KHOA HỌC TIÊN TIẾN</w:t>
            </w:r>
          </w:p>
          <w:p w14:paraId="17ACD5CA" w14:textId="77777777" w:rsidR="009A0BB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lastRenderedPageBreak/>
              <w:t>Chúng ta tiến hành nghiên cứu để tạo ra dữ liệu chính xác, khách quan, thúc đẩy đổi mới, cải thiện điều trị và nâng tầm chăm sóc sức khỏe.</w:t>
            </w:r>
          </w:p>
          <w:p w14:paraId="5C926A44" w14:textId="77777777" w:rsidR="009A0BB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Khi thực hiện nghiên cứu, chúng ta đối xử với người tham gia nghiên cứu một cách tôn trọng, bảo vệ họ khỏi các rủi ro không cần thiết và bảo đảm họ hiểu rõ bản chất, mục đích của nghiên cứu cũng như các rủi ro liên quan. Nhận được sự chấp thuận với đầy đủ thông tin từ người tham gia nghiên cứu là một phần quan trọng của quy trình nghiên cứu.</w:t>
            </w:r>
          </w:p>
          <w:p w14:paraId="7803A245" w14:textId="77777777" w:rsidR="009A0BB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coi trọng tính minh bạch trong nghiên cứu khoa học và không tìm cách tác động sai lệch đến kết quả. Chúng ta bảo đảm dữ liệu nghiên cứu chính xác và cam kết cung cấp kết quả nghiên cứu liên quan đến sản phẩm của mình, dù kết quả tích cực hay tiêu cực, một cách kịp thời và chính xác.</w:t>
            </w:r>
          </w:p>
          <w:p w14:paraId="3E751CAA"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Khi nghiên cứu được thực hiện cho Abbott hoặc được công bố thay mặt Abbott, chúng ta hợp tác với các chuyên gia có nền tảng khoa học và y học vững chắc. Chúng ta mong đợi họ công khai mọi mối liên hệ với Abbott, bao gồm các mối quan hệ tài chính hoặc các mối quan hệ khác.</w:t>
            </w:r>
          </w:p>
        </w:tc>
      </w:tr>
      <w:tr w:rsidR="00F06A1A" w:rsidRPr="00B4784F" w14:paraId="0C7FFCCE" w14:textId="77777777" w:rsidTr="4356F799">
        <w:tc>
          <w:tcPr>
            <w:tcW w:w="1353" w:type="dxa"/>
            <w:shd w:val="clear" w:color="auto" w:fill="C1E4F5" w:themeFill="accent1" w:themeFillTint="33"/>
            <w:tcMar>
              <w:top w:w="120" w:type="dxa"/>
              <w:left w:w="180" w:type="dxa"/>
              <w:bottom w:w="120" w:type="dxa"/>
              <w:right w:w="180" w:type="dxa"/>
            </w:tcMar>
            <w:hideMark/>
          </w:tcPr>
          <w:p w14:paraId="0B0F6D1F" w14:textId="77777777" w:rsidR="00BE08E6" w:rsidRPr="00B4784F" w:rsidRDefault="00EF4A0B" w:rsidP="55CE9761">
            <w:pPr>
              <w:spacing w:before="30" w:after="30"/>
              <w:ind w:left="30" w:right="30"/>
              <w:rPr>
                <w:rFonts w:ascii="Calibri" w:eastAsia="Times New Roman" w:hAnsi="Calibri" w:cs="Calibri"/>
                <w:sz w:val="16"/>
                <w:szCs w:val="16"/>
              </w:rPr>
            </w:pPr>
            <w:hyperlink r:id="rId47">
              <w:r w:rsidRPr="55CE9761">
                <w:rPr>
                  <w:rFonts w:ascii="Calibri" w:eastAsia="Times New Roman" w:hAnsi="Calibri" w:cs="Calibri"/>
                  <w:color w:val="0000FF"/>
                  <w:sz w:val="16"/>
                  <w:szCs w:val="16"/>
                  <w:u w:val="single"/>
                </w:rPr>
                <w:t>Screen 10</w:t>
              </w:r>
            </w:hyperlink>
            <w:r w:rsidRPr="55CE9761">
              <w:rPr>
                <w:rFonts w:ascii="Calibri" w:eastAsia="Times New Roman" w:hAnsi="Calibri" w:cs="Calibri"/>
                <w:sz w:val="16"/>
                <w:szCs w:val="16"/>
              </w:rPr>
              <w:t xml:space="preserve"> </w:t>
            </w:r>
          </w:p>
          <w:p w14:paraId="69D9F22F" w14:textId="77777777" w:rsidR="00BE08E6" w:rsidRPr="00B4784F" w:rsidRDefault="00EF4A0B" w:rsidP="55CE9761">
            <w:pPr>
              <w:ind w:left="30" w:right="30"/>
              <w:rPr>
                <w:rFonts w:ascii="Calibri" w:eastAsia="Times New Roman" w:hAnsi="Calibri" w:cs="Calibri"/>
                <w:sz w:val="16"/>
                <w:szCs w:val="16"/>
              </w:rPr>
            </w:pPr>
            <w:hyperlink r:id="rId48">
              <w:r w:rsidRPr="55CE9761">
                <w:rPr>
                  <w:rFonts w:ascii="Calibri" w:eastAsia="Times New Roman" w:hAnsi="Calibri" w:cs="Calibri"/>
                  <w:color w:val="0000FF"/>
                  <w:sz w:val="16"/>
                  <w:szCs w:val="16"/>
                  <w:u w:val="single"/>
                </w:rPr>
                <w:t>19_C_11</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vAlign w:val="center"/>
            <w:hideMark/>
          </w:tcPr>
          <w:p w14:paraId="692CF08E"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You must view all content before moving forward.</w:t>
            </w:r>
          </w:p>
          <w:p w14:paraId="7C155E9C"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At Abbott, we foster a culture of openness, diversity, and respect—because it drives creativity and innovation.</w:t>
            </w:r>
          </w:p>
          <w:p w14:paraId="5ADB7D82"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lastRenderedPageBreak/>
              <w:t>We each have a responsibility to live the Code every day: treating others with respect, creating a safe and inclusive workplace, and ensuring equal opportunity for all.</w:t>
            </w:r>
          </w:p>
          <w:p w14:paraId="316AC15D"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ask questions when things are unclear and speak up when something doesn’t feel right.</w:t>
            </w:r>
          </w:p>
          <w:p w14:paraId="6788DE28"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This section reinforces our commitment to equal opportunity and a secure work environment, and reminds us to understand, apply, and uphold the Code in everything we do.</w:t>
            </w:r>
          </w:p>
          <w:p w14:paraId="08BF886A"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Collaboration</w:t>
            </w:r>
          </w:p>
          <w:p w14:paraId="36E102DB"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Our Connection to Each Other</w:t>
            </w:r>
          </w:p>
          <w:p w14:paraId="713755CF"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Reporting Concerns</w:t>
            </w:r>
          </w:p>
          <w:p w14:paraId="72E3E6A0"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Equal Opportunity</w:t>
            </w:r>
          </w:p>
          <w:p w14:paraId="2C136EDA"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Fair Treatment</w:t>
            </w:r>
          </w:p>
          <w:p w14:paraId="00907C3D"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Work Environment</w:t>
            </w:r>
          </w:p>
          <w:p w14:paraId="41FAD7DF"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Click each of the icons to learn more.</w:t>
            </w:r>
          </w:p>
        </w:tc>
        <w:tc>
          <w:tcPr>
            <w:tcW w:w="6000" w:type="dxa"/>
          </w:tcPr>
          <w:p w14:paraId="4F386A31" w14:textId="77777777" w:rsidR="007502B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lastRenderedPageBreak/>
              <w:t>Bạn phải xem tất cả nội dung trước khi tiếp tục.</w:t>
            </w:r>
          </w:p>
          <w:p w14:paraId="424EB97C" w14:textId="77777777" w:rsidR="007502B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lastRenderedPageBreak/>
              <w:t>Tại Abbott, chúng ta nuôi dưỡng một văn hóa cởi mở, đa dạng và tôn trọng, vì điều đó thúc đẩy sự sáng tạo và đổi mới.</w:t>
            </w:r>
          </w:p>
          <w:p w14:paraId="612EA229" w14:textId="77777777" w:rsidR="007502B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Mỗi người trong chúng ta có trách nhiệm sống theo Bộ Quy tắc mỗi ngày: đối xử tôn trọng với người khác, tạo ra môi trường làm việc an toàn và hòa nhập, và bảo đảm cơ hội bình đẳng cho tất cả mọi người.</w:t>
            </w:r>
          </w:p>
          <w:p w14:paraId="550FF01C" w14:textId="77777777" w:rsidR="007502B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đặt câu hỏi khi điều gì đó chưa rõ ràng và lên tiếng khi cảm thấy có điều gì đó không ổn.</w:t>
            </w:r>
          </w:p>
          <w:p w14:paraId="5F7B4D9E" w14:textId="77777777" w:rsidR="007502B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Phần này củng cố cam kết của chúng ta đối với cơ hội bình đẳng và môi trường làm việc an toàn, đồng thời nhắc nhở chúng ta phải hiểu, áp dụng và tuân thủ Bộ Quy tắc trong mọi việc mình làm.</w:t>
            </w:r>
          </w:p>
          <w:p w14:paraId="185D925F" w14:textId="77777777" w:rsidR="007502B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Hợp tác</w:t>
            </w:r>
          </w:p>
          <w:p w14:paraId="58C51689" w14:textId="77777777" w:rsidR="007502B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Mối liên kết của chúng ta với nhau</w:t>
            </w:r>
          </w:p>
          <w:p w14:paraId="1BFE5F50" w14:textId="77777777" w:rsidR="007502B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Báo cáo mối Quan ngại</w:t>
            </w:r>
          </w:p>
          <w:p w14:paraId="089B35DD" w14:textId="77777777" w:rsidR="007502B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Cơ hội bình đẳng</w:t>
            </w:r>
          </w:p>
          <w:p w14:paraId="456E22CC" w14:textId="77777777" w:rsidR="007502B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Đối xử bình đẳng</w:t>
            </w:r>
          </w:p>
          <w:p w14:paraId="2D39B8D6" w14:textId="77777777" w:rsidR="007502B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Môi trường làm việc</w:t>
            </w:r>
          </w:p>
          <w:p w14:paraId="1A74C395" w14:textId="77777777" w:rsidR="00BE08E6"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Nhấp vào từng biểu tượng để tìm hiểu thêm.</w:t>
            </w:r>
          </w:p>
        </w:tc>
      </w:tr>
      <w:tr w:rsidR="00F06A1A" w:rsidRPr="00B4784F" w14:paraId="2FA5F1F3" w14:textId="77777777" w:rsidTr="4356F799">
        <w:tc>
          <w:tcPr>
            <w:tcW w:w="1353" w:type="dxa"/>
            <w:shd w:val="clear" w:color="auto" w:fill="C1E4F5" w:themeFill="accent1" w:themeFillTint="33"/>
            <w:tcMar>
              <w:top w:w="120" w:type="dxa"/>
              <w:left w:w="180" w:type="dxa"/>
              <w:bottom w:w="120" w:type="dxa"/>
              <w:right w:w="180" w:type="dxa"/>
            </w:tcMar>
            <w:hideMark/>
          </w:tcPr>
          <w:p w14:paraId="25121DDD" w14:textId="77777777" w:rsidR="00F47217" w:rsidRPr="00B4784F" w:rsidRDefault="00EF4A0B" w:rsidP="55CE9761">
            <w:pPr>
              <w:spacing w:before="30" w:after="30"/>
              <w:ind w:left="30" w:right="30"/>
              <w:rPr>
                <w:rFonts w:ascii="Calibri" w:eastAsia="Times New Roman" w:hAnsi="Calibri" w:cs="Calibri"/>
                <w:sz w:val="16"/>
                <w:szCs w:val="16"/>
              </w:rPr>
            </w:pPr>
            <w:hyperlink r:id="rId49">
              <w:r w:rsidRPr="55CE9761">
                <w:rPr>
                  <w:rFonts w:ascii="Calibri" w:eastAsia="Times New Roman" w:hAnsi="Calibri" w:cs="Calibri"/>
                  <w:color w:val="0000FF"/>
                  <w:sz w:val="16"/>
                  <w:szCs w:val="16"/>
                  <w:u w:val="single"/>
                </w:rPr>
                <w:t>Screen 10</w:t>
              </w:r>
            </w:hyperlink>
            <w:r w:rsidRPr="55CE9761">
              <w:rPr>
                <w:rFonts w:ascii="Calibri" w:eastAsia="Times New Roman" w:hAnsi="Calibri" w:cs="Calibri"/>
                <w:sz w:val="16"/>
                <w:szCs w:val="16"/>
              </w:rPr>
              <w:t xml:space="preserve"> </w:t>
            </w:r>
          </w:p>
          <w:p w14:paraId="43107583" w14:textId="77777777" w:rsidR="00F47217" w:rsidRPr="00B4784F" w:rsidRDefault="00EF4A0B" w:rsidP="55CE9761">
            <w:pPr>
              <w:ind w:left="30" w:right="30"/>
              <w:rPr>
                <w:rFonts w:ascii="Calibri" w:eastAsia="Times New Roman" w:hAnsi="Calibri" w:cs="Calibri"/>
                <w:sz w:val="16"/>
                <w:szCs w:val="16"/>
              </w:rPr>
            </w:pPr>
            <w:hyperlink r:id="rId50">
              <w:r w:rsidRPr="55CE9761">
                <w:rPr>
                  <w:rFonts w:ascii="Calibri" w:eastAsia="Times New Roman" w:hAnsi="Calibri" w:cs="Calibri"/>
                  <w:color w:val="0000FF"/>
                  <w:sz w:val="16"/>
                  <w:szCs w:val="16"/>
                  <w:u w:val="single"/>
                </w:rPr>
                <w:t>20_C_11</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6978EE57" w14:textId="77777777" w:rsidR="00F47217"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COLLABORATION</w:t>
            </w:r>
          </w:p>
          <w:p w14:paraId="5F5C71F2" w14:textId="77777777" w:rsidR="00F47217"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value openness and collaboration because diverse ideas lead to better solutions.</w:t>
            </w:r>
          </w:p>
          <w:p w14:paraId="788C31CB" w14:textId="77777777" w:rsidR="00F47217"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embrace diversity because it fuels creativity, energy, and progress. To make a meaningful impact on global health, we listen to one another, value every voice, and work together with purpose.</w:t>
            </w:r>
          </w:p>
        </w:tc>
        <w:tc>
          <w:tcPr>
            <w:tcW w:w="6000" w:type="dxa"/>
          </w:tcPr>
          <w:p w14:paraId="355F33A1" w14:textId="77777777" w:rsidR="00F47217"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HỢP TÁC</w:t>
            </w:r>
          </w:p>
          <w:p w14:paraId="204C7D22" w14:textId="77777777" w:rsidR="00F47217"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coi trọng sự cởi mở và hợp tác vì những ý tưởng đa dạng dẫn đến các giải pháp tốt hơn.</w:t>
            </w:r>
          </w:p>
          <w:p w14:paraId="31694C6E" w14:textId="618ED234" w:rsidR="00F47217" w:rsidRPr="00B4784F" w:rsidRDefault="40607579" w:rsidP="55CE9761">
            <w:pPr>
              <w:spacing w:before="100" w:beforeAutospacing="1" w:after="100" w:afterAutospacing="1"/>
              <w:ind w:left="30" w:right="30"/>
              <w:rPr>
                <w:rFonts w:ascii="Calibri" w:eastAsia="Times New Roman" w:hAnsi="Calibri" w:cs="Calibri"/>
              </w:rPr>
            </w:pPr>
            <w:r w:rsidRPr="4356F799">
              <w:rPr>
                <w:rFonts w:ascii="Arial" w:eastAsia="Arial" w:hAnsi="Arial" w:cs="Arial"/>
              </w:rPr>
              <w:t xml:space="preserve">Chúng ta trân trọng </w:t>
            </w:r>
            <w:ins w:id="4" w:author="Ha, Nhat Khanh" w:date="2026-01-06T02:45:00Z">
              <w:r w:rsidR="4EC40EB4" w:rsidRPr="4356F799">
                <w:rPr>
                  <w:rFonts w:ascii="Arial" w:eastAsia="Arial" w:hAnsi="Arial" w:cs="Arial"/>
                </w:rPr>
                <w:t xml:space="preserve">sự </w:t>
              </w:r>
            </w:ins>
            <w:r w:rsidRPr="4356F799">
              <w:rPr>
                <w:rFonts w:ascii="Arial" w:eastAsia="Arial" w:hAnsi="Arial" w:cs="Arial"/>
              </w:rPr>
              <w:t>đa dạng vì đa dạng tạo thêm sức sáng tạo, năng lượng và tiến bộ. Để tạo ra tác động ý nghĩa đối với sức khỏe toàn cầu, chúng ta lắng nghe nhau, trân trọng mọi tiếng nói và cùng nhau làm việc với mục tiêu rõ ràng.</w:t>
            </w:r>
          </w:p>
        </w:tc>
      </w:tr>
      <w:tr w:rsidR="00F06A1A" w:rsidRPr="00B4784F" w14:paraId="5C914F9D" w14:textId="77777777" w:rsidTr="4356F799">
        <w:tc>
          <w:tcPr>
            <w:tcW w:w="1353" w:type="dxa"/>
            <w:shd w:val="clear" w:color="auto" w:fill="C1E4F5" w:themeFill="accent1" w:themeFillTint="33"/>
            <w:tcMar>
              <w:top w:w="120" w:type="dxa"/>
              <w:left w:w="180" w:type="dxa"/>
              <w:bottom w:w="120" w:type="dxa"/>
              <w:right w:w="180" w:type="dxa"/>
            </w:tcMar>
            <w:hideMark/>
          </w:tcPr>
          <w:p w14:paraId="0C3FD6E4" w14:textId="77777777" w:rsidR="00F47217" w:rsidRPr="00B4784F" w:rsidRDefault="00EF4A0B" w:rsidP="55CE9761">
            <w:pPr>
              <w:spacing w:before="30" w:after="30"/>
              <w:ind w:left="30" w:right="30"/>
              <w:rPr>
                <w:rFonts w:ascii="Calibri" w:eastAsia="Times New Roman" w:hAnsi="Calibri" w:cs="Calibri"/>
                <w:sz w:val="16"/>
                <w:szCs w:val="16"/>
              </w:rPr>
            </w:pPr>
            <w:hyperlink r:id="rId51">
              <w:r w:rsidRPr="55CE9761">
                <w:rPr>
                  <w:rFonts w:ascii="Calibri" w:eastAsia="Times New Roman" w:hAnsi="Calibri" w:cs="Calibri"/>
                  <w:color w:val="0000FF"/>
                  <w:sz w:val="16"/>
                  <w:szCs w:val="16"/>
                  <w:u w:val="single"/>
                </w:rPr>
                <w:t>Screen 10</w:t>
              </w:r>
            </w:hyperlink>
            <w:r w:rsidRPr="55CE9761">
              <w:rPr>
                <w:rFonts w:ascii="Calibri" w:eastAsia="Times New Roman" w:hAnsi="Calibri" w:cs="Calibri"/>
                <w:sz w:val="16"/>
                <w:szCs w:val="16"/>
              </w:rPr>
              <w:t xml:space="preserve"> </w:t>
            </w:r>
          </w:p>
          <w:p w14:paraId="0823939E" w14:textId="77777777" w:rsidR="00F47217" w:rsidRPr="00B4784F" w:rsidRDefault="00EF4A0B" w:rsidP="55CE9761">
            <w:pPr>
              <w:ind w:left="30" w:right="30"/>
              <w:rPr>
                <w:rFonts w:ascii="Calibri" w:eastAsia="Times New Roman" w:hAnsi="Calibri" w:cs="Calibri"/>
                <w:sz w:val="16"/>
                <w:szCs w:val="16"/>
              </w:rPr>
            </w:pPr>
            <w:hyperlink r:id="rId52">
              <w:r w:rsidRPr="55CE9761">
                <w:rPr>
                  <w:rFonts w:ascii="Calibri" w:eastAsia="Times New Roman" w:hAnsi="Calibri" w:cs="Calibri"/>
                  <w:color w:val="0000FF"/>
                  <w:sz w:val="16"/>
                  <w:szCs w:val="16"/>
                  <w:u w:val="single"/>
                </w:rPr>
                <w:t>21_C_11</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57E2BD02" w14:textId="77777777" w:rsidR="00F47217"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OUR CONNECTION TO EACH OTHER</w:t>
            </w:r>
          </w:p>
          <w:p w14:paraId="3079E0CD" w14:textId="77777777" w:rsidR="00F47217"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all share the responsibility to live Abbott’s values every day.</w:t>
            </w:r>
          </w:p>
          <w:p w14:paraId="4EB1E19A" w14:textId="77777777" w:rsidR="00F47217"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By acting ethically, we strengthen our culture. Everyone must understand how the Code applies to their role and work.</w:t>
            </w:r>
          </w:p>
          <w:p w14:paraId="1928B594" w14:textId="77777777" w:rsidR="00F47217"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Managers and supervisors have a special responsibility as leaders—they must model our values, promote ethical behavior, and create a safe space where employees feel comfortable asking questions and raising concerns without fear of retaliation.</w:t>
            </w:r>
          </w:p>
        </w:tc>
        <w:tc>
          <w:tcPr>
            <w:tcW w:w="6000" w:type="dxa"/>
          </w:tcPr>
          <w:p w14:paraId="49CAA011" w14:textId="77777777" w:rsidR="004422A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MỐI LIÊN KẾT CỦA CHÚNG TA VỚI NHAU</w:t>
            </w:r>
          </w:p>
          <w:p w14:paraId="7D6B99F1" w14:textId="77777777" w:rsidR="004422A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Tất cả chúng ta cùng chia sẻ trách nhiệm sống theo các giá trị của Abbott mỗi ngày.</w:t>
            </w:r>
          </w:p>
          <w:p w14:paraId="23FDB6BA" w14:textId="77777777" w:rsidR="004422A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Khi hành xử có đạo đức, chúng ta củng cố văn hóa của mình. Mọi người phải hiểu Bộ Quy tắc áp dụng vào vai trò và công việc của mình như thế nào.</w:t>
            </w:r>
          </w:p>
          <w:p w14:paraId="5757C0EE" w14:textId="77777777" w:rsidR="00F47217"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Quản lý và giám sát có trách nhiệm đặc biệt với tư cách là những người lãnh đạo - họ phải là tấm gương cho các giá trị của chúng ta, thúc đẩy hành vi có đạo đức và tạo ra không gian an toàn để nhân viên cảm thấy thoải mái đặt câu hỏi và nêu quan ngại mà không sợ bị trả đũa.</w:t>
            </w:r>
          </w:p>
        </w:tc>
      </w:tr>
      <w:tr w:rsidR="00F06A1A" w:rsidRPr="00B4784F" w14:paraId="086644A8" w14:textId="77777777" w:rsidTr="4356F799">
        <w:tc>
          <w:tcPr>
            <w:tcW w:w="1353" w:type="dxa"/>
            <w:shd w:val="clear" w:color="auto" w:fill="C1E4F5" w:themeFill="accent1" w:themeFillTint="33"/>
            <w:tcMar>
              <w:top w:w="120" w:type="dxa"/>
              <w:left w:w="180" w:type="dxa"/>
              <w:bottom w:w="120" w:type="dxa"/>
              <w:right w:w="180" w:type="dxa"/>
            </w:tcMar>
            <w:hideMark/>
          </w:tcPr>
          <w:p w14:paraId="4DA81C1E" w14:textId="77777777" w:rsidR="00F47217" w:rsidRPr="00B4784F" w:rsidRDefault="00EF4A0B" w:rsidP="55CE9761">
            <w:pPr>
              <w:spacing w:before="30" w:after="30"/>
              <w:ind w:left="30" w:right="30"/>
              <w:rPr>
                <w:rFonts w:ascii="Calibri" w:eastAsia="Times New Roman" w:hAnsi="Calibri" w:cs="Calibri"/>
                <w:sz w:val="16"/>
                <w:szCs w:val="16"/>
              </w:rPr>
            </w:pPr>
            <w:hyperlink r:id="rId53">
              <w:r w:rsidRPr="55CE9761">
                <w:rPr>
                  <w:rFonts w:ascii="Calibri" w:eastAsia="Times New Roman" w:hAnsi="Calibri" w:cs="Calibri"/>
                  <w:color w:val="0000FF"/>
                  <w:sz w:val="16"/>
                  <w:szCs w:val="16"/>
                  <w:u w:val="single"/>
                </w:rPr>
                <w:t>Screen 10</w:t>
              </w:r>
            </w:hyperlink>
            <w:r w:rsidRPr="55CE9761">
              <w:rPr>
                <w:rFonts w:ascii="Calibri" w:eastAsia="Times New Roman" w:hAnsi="Calibri" w:cs="Calibri"/>
                <w:sz w:val="16"/>
                <w:szCs w:val="16"/>
              </w:rPr>
              <w:t xml:space="preserve"> </w:t>
            </w:r>
          </w:p>
          <w:p w14:paraId="454B7BD2" w14:textId="77777777" w:rsidR="00F47217" w:rsidRPr="00B4784F" w:rsidRDefault="00EF4A0B" w:rsidP="55CE9761">
            <w:pPr>
              <w:ind w:left="30" w:right="30"/>
              <w:rPr>
                <w:rFonts w:ascii="Calibri" w:eastAsia="Times New Roman" w:hAnsi="Calibri" w:cs="Calibri"/>
                <w:sz w:val="16"/>
                <w:szCs w:val="16"/>
              </w:rPr>
            </w:pPr>
            <w:hyperlink r:id="rId54">
              <w:r w:rsidRPr="55CE9761">
                <w:rPr>
                  <w:rFonts w:ascii="Calibri" w:eastAsia="Times New Roman" w:hAnsi="Calibri" w:cs="Calibri"/>
                  <w:color w:val="0000FF"/>
                  <w:sz w:val="16"/>
                  <w:szCs w:val="16"/>
                  <w:u w:val="single"/>
                </w:rPr>
                <w:t>22_C_11</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vAlign w:val="center"/>
            <w:hideMark/>
          </w:tcPr>
          <w:p w14:paraId="7BDA07B8" w14:textId="77777777" w:rsidR="00F47217"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REPORTING CONCERNS</w:t>
            </w:r>
          </w:p>
          <w:p w14:paraId="76671547" w14:textId="77777777" w:rsidR="00F47217"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lastRenderedPageBreak/>
              <w:t>We ask questions when something isn’t clear or doesn’t feel right. We also speak up and report any possible violations of the Code.</w:t>
            </w:r>
          </w:p>
          <w:p w14:paraId="6BA8334F" w14:textId="77777777" w:rsidR="00F47217"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It’s our responsibility to ask questions when direction is unclear and to challenge and report suspected unethical business conduct, violations of the Code, or breaches of Abbott’s policies.</w:t>
            </w:r>
          </w:p>
          <w:p w14:paraId="2EC55AE8" w14:textId="77777777" w:rsidR="00F47217"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If you’re unsure about the right choice or action, talk to your manager or contact the Office of Ethics and Compliance.</w:t>
            </w:r>
          </w:p>
          <w:p w14:paraId="643D3DD6" w14:textId="77777777" w:rsidR="00F47217"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Managers and supervisors must lead by example and make sure employees understand and follow the Code. Leaders have a greater responsibility to communicate Abbott’s expectations and should reach out to the Office of Ethics and Compliance about any potential Code violations.</w:t>
            </w:r>
          </w:p>
          <w:p w14:paraId="1C7A267E" w14:textId="77777777" w:rsidR="00F47217"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All reports of possible Code violations are taken seriously. The Office of Ethics and Compliance will handle follow-up steps, including investigations and corrective actions when needed. You should not investigate on your own. Everyone must cooperate and keep investigations confidential.</w:t>
            </w:r>
          </w:p>
          <w:p w14:paraId="15236AE5" w14:textId="77777777" w:rsidR="00F47217"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Corrective actions may include discipline (up to and including termination) or legal action for:</w:t>
            </w:r>
          </w:p>
          <w:p w14:paraId="0AC892BC" w14:textId="77777777" w:rsidR="00F47217" w:rsidRPr="00B4784F" w:rsidRDefault="00EF4A0B" w:rsidP="55CE9761">
            <w:pPr>
              <w:numPr>
                <w:ilvl w:val="0"/>
                <w:numId w:val="3"/>
              </w:numPr>
              <w:spacing w:before="100" w:beforeAutospacing="1" w:after="100" w:afterAutospacing="1"/>
              <w:ind w:left="750" w:right="30"/>
              <w:rPr>
                <w:rFonts w:ascii="Calibri" w:eastAsia="Times New Roman" w:hAnsi="Calibri" w:cs="Calibri"/>
              </w:rPr>
            </w:pPr>
            <w:r w:rsidRPr="55CE9761">
              <w:rPr>
                <w:rFonts w:ascii="Calibri" w:eastAsia="Times New Roman" w:hAnsi="Calibri" w:cs="Calibri"/>
              </w:rPr>
              <w:lastRenderedPageBreak/>
              <w:t>Authorizing or taking part in a violation;</w:t>
            </w:r>
          </w:p>
          <w:p w14:paraId="4BB1EAF9" w14:textId="77777777" w:rsidR="00F47217" w:rsidRPr="00B4784F" w:rsidRDefault="00EF4A0B" w:rsidP="55CE9761">
            <w:pPr>
              <w:numPr>
                <w:ilvl w:val="0"/>
                <w:numId w:val="3"/>
              </w:numPr>
              <w:spacing w:before="100" w:beforeAutospacing="1" w:after="100" w:afterAutospacing="1"/>
              <w:ind w:left="750" w:right="30"/>
              <w:rPr>
                <w:rFonts w:ascii="Calibri" w:eastAsia="Times New Roman" w:hAnsi="Calibri" w:cs="Calibri"/>
              </w:rPr>
            </w:pPr>
            <w:r w:rsidRPr="55CE9761">
              <w:rPr>
                <w:rFonts w:ascii="Calibri" w:eastAsia="Times New Roman" w:hAnsi="Calibri" w:cs="Calibri"/>
              </w:rPr>
              <w:t>Refusing to cooperate in an investigation;</w:t>
            </w:r>
          </w:p>
          <w:p w14:paraId="03902089" w14:textId="77777777" w:rsidR="00F47217" w:rsidRPr="00B4784F" w:rsidRDefault="00EF4A0B" w:rsidP="55CE9761">
            <w:pPr>
              <w:numPr>
                <w:ilvl w:val="0"/>
                <w:numId w:val="3"/>
              </w:numPr>
              <w:spacing w:before="100" w:beforeAutospacing="1" w:after="100" w:afterAutospacing="1"/>
              <w:ind w:left="750" w:right="30"/>
              <w:rPr>
                <w:rFonts w:ascii="Calibri" w:eastAsia="Times New Roman" w:hAnsi="Calibri" w:cs="Calibri"/>
              </w:rPr>
            </w:pPr>
            <w:r w:rsidRPr="55CE9761">
              <w:rPr>
                <w:rFonts w:ascii="Calibri" w:eastAsia="Times New Roman" w:hAnsi="Calibri" w:cs="Calibri"/>
              </w:rPr>
              <w:t>Failing to report a violation due to poor supervision;</w:t>
            </w:r>
          </w:p>
          <w:p w14:paraId="4B3CE596" w14:textId="77777777" w:rsidR="00F47217" w:rsidRPr="00B4784F" w:rsidRDefault="00EF4A0B" w:rsidP="55CE9761">
            <w:pPr>
              <w:numPr>
                <w:ilvl w:val="0"/>
                <w:numId w:val="3"/>
              </w:numPr>
              <w:spacing w:before="100" w:beforeAutospacing="1" w:after="100" w:afterAutospacing="1"/>
              <w:ind w:left="750" w:right="30"/>
              <w:rPr>
                <w:rFonts w:ascii="Calibri" w:eastAsia="Times New Roman" w:hAnsi="Calibri" w:cs="Calibri"/>
              </w:rPr>
            </w:pPr>
            <w:r w:rsidRPr="55CE9761">
              <w:rPr>
                <w:rFonts w:ascii="Calibri" w:eastAsia="Times New Roman" w:hAnsi="Calibri" w:cs="Calibri"/>
              </w:rPr>
              <w:t>Making a false report;</w:t>
            </w:r>
          </w:p>
          <w:p w14:paraId="7A407FB5" w14:textId="77777777" w:rsidR="00F47217" w:rsidRPr="00B4784F" w:rsidRDefault="00EF4A0B" w:rsidP="55CE9761">
            <w:pPr>
              <w:numPr>
                <w:ilvl w:val="0"/>
                <w:numId w:val="3"/>
              </w:numPr>
              <w:spacing w:before="100" w:beforeAutospacing="1" w:after="100" w:afterAutospacing="1"/>
              <w:ind w:left="750" w:right="30"/>
              <w:rPr>
                <w:rFonts w:ascii="Calibri" w:eastAsia="Times New Roman" w:hAnsi="Calibri" w:cs="Calibri"/>
              </w:rPr>
            </w:pPr>
            <w:r w:rsidRPr="55CE9761">
              <w:rPr>
                <w:rFonts w:ascii="Calibri" w:eastAsia="Times New Roman" w:hAnsi="Calibri" w:cs="Calibri"/>
              </w:rPr>
              <w:t>Retaliating against someone who reported a concern in good faith.</w:t>
            </w:r>
          </w:p>
          <w:p w14:paraId="17704941" w14:textId="77777777" w:rsidR="00F47217"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Retaliation is never acceptable. If you believe retaliation has occurred, report it to the Office of Ethics and Compliance or Human Resources.</w:t>
            </w:r>
          </w:p>
        </w:tc>
        <w:tc>
          <w:tcPr>
            <w:tcW w:w="6000" w:type="dxa"/>
          </w:tcPr>
          <w:p w14:paraId="49B6F7E3" w14:textId="77777777" w:rsidR="00310ED1"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lastRenderedPageBreak/>
              <w:t>BÁO CÁO MỐI LO NGẠI</w:t>
            </w:r>
          </w:p>
          <w:p w14:paraId="0B509EED" w14:textId="77777777" w:rsidR="00310ED1"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lastRenderedPageBreak/>
              <w:t>Chúng ta đặt câu hỏi khi điều gì đó chưa rõ hoặc mang lại cảm giác không đúng. Chúng ta cũng lên tiếng và báo cáo mọi khả năng vi phạm Bộ Quy tắc.</w:t>
            </w:r>
          </w:p>
          <w:p w14:paraId="2EEDAD4F" w14:textId="77777777" w:rsidR="00310ED1"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có trách nhiệm đặt câu hỏi khi chỉ đạo chưa rõ ràng và thách thức, báo cáo hành vi kinh doanh bị nghi ngờ là phi đạo đức, vi phạm Bộ Quy tắc hoặc vi phạm các chính sách của Abbott.</w:t>
            </w:r>
          </w:p>
          <w:p w14:paraId="6F1E86EA" w14:textId="77777777" w:rsidR="00310ED1"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Nếu chưa chắc về lựa chọn hoặc hành động đúng đắn, hãy trao đổi với quản lý hoặc liên hệ Văn phòng Đạo đức và Tuân thủ.</w:t>
            </w:r>
          </w:p>
          <w:p w14:paraId="012AA956" w14:textId="77777777" w:rsidR="00310ED1"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Quản lý và giám sát phải nêu gương và bảo đảm nhân viên hiểu và tuân theo Bộ Quy tắc. Các lãnh đạo có trách nhiệm lớn hơn trong việc truyền đạt các kỳ vọng của Abbott và nên liên hệ Văn phòng Đạo đức và Tuân thủ về mọi khả năng vi phạm Bộ Quy tắc.</w:t>
            </w:r>
          </w:p>
          <w:p w14:paraId="5CAEF220" w14:textId="77777777" w:rsidR="00310ED1"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Mọi báo cáo về khả năng vi phạm Bộ Quy tắc đều được xem xét nghiêm túc. Văn phòng Đạo đức và Tuân thủ sẽ thực hiện các bước tiếp theo, bao gồm điều tra và hành động khắc phục khi cần. Không nên tự ý tiến hành điều tra. Mọi người phải hợp tác và giữ bí mật các cuộc điều tra.</w:t>
            </w:r>
          </w:p>
          <w:p w14:paraId="3E8BA412" w14:textId="77777777" w:rsidR="00310ED1"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Các biện pháp khắc phục có thể bao gồm kỷ luật (lên đến và bao gồm cả chấm dứt công việc) hoặc hành động pháp lý đối với:</w:t>
            </w:r>
          </w:p>
          <w:p w14:paraId="0E2221CE" w14:textId="77777777" w:rsidR="00310ED1" w:rsidRPr="00B4784F" w:rsidRDefault="00EF4A0B" w:rsidP="55CE9761">
            <w:pPr>
              <w:numPr>
                <w:ilvl w:val="0"/>
                <w:numId w:val="3"/>
              </w:numPr>
              <w:spacing w:before="100" w:beforeAutospacing="1" w:after="100" w:afterAutospacing="1"/>
              <w:ind w:left="750" w:right="30"/>
              <w:rPr>
                <w:rFonts w:ascii="Calibri" w:eastAsia="Times New Roman" w:hAnsi="Calibri" w:cs="Calibri"/>
              </w:rPr>
            </w:pPr>
            <w:r w:rsidRPr="55CE9761">
              <w:rPr>
                <w:rFonts w:ascii="Arial" w:eastAsia="Arial" w:hAnsi="Arial" w:cs="Arial"/>
              </w:rPr>
              <w:t>Cho phép hoặc tham gia vào hành vi vi phạm;</w:t>
            </w:r>
          </w:p>
          <w:p w14:paraId="4E779874" w14:textId="77777777" w:rsidR="00310ED1" w:rsidRPr="00B4784F" w:rsidRDefault="00EF4A0B" w:rsidP="55CE9761">
            <w:pPr>
              <w:numPr>
                <w:ilvl w:val="0"/>
                <w:numId w:val="3"/>
              </w:numPr>
              <w:spacing w:before="100" w:beforeAutospacing="1" w:after="100" w:afterAutospacing="1"/>
              <w:ind w:left="750" w:right="30"/>
              <w:rPr>
                <w:rFonts w:ascii="Calibri" w:eastAsia="Times New Roman" w:hAnsi="Calibri" w:cs="Calibri"/>
              </w:rPr>
            </w:pPr>
            <w:r w:rsidRPr="55CE9761">
              <w:rPr>
                <w:rFonts w:ascii="Arial" w:eastAsia="Arial" w:hAnsi="Arial" w:cs="Arial"/>
              </w:rPr>
              <w:lastRenderedPageBreak/>
              <w:t>Từ chối hợp tác trong một cuộc điều tra;</w:t>
            </w:r>
          </w:p>
          <w:p w14:paraId="5D2071F5" w14:textId="77777777" w:rsidR="00310ED1" w:rsidRPr="00B4784F" w:rsidRDefault="00EF4A0B" w:rsidP="55CE9761">
            <w:pPr>
              <w:numPr>
                <w:ilvl w:val="0"/>
                <w:numId w:val="3"/>
              </w:numPr>
              <w:spacing w:before="100" w:beforeAutospacing="1" w:after="100" w:afterAutospacing="1"/>
              <w:ind w:left="750" w:right="30"/>
              <w:rPr>
                <w:rFonts w:ascii="Calibri" w:eastAsia="Times New Roman" w:hAnsi="Calibri" w:cs="Calibri"/>
              </w:rPr>
            </w:pPr>
            <w:r w:rsidRPr="55CE9761">
              <w:rPr>
                <w:rFonts w:ascii="Arial" w:eastAsia="Arial" w:hAnsi="Arial" w:cs="Arial"/>
              </w:rPr>
              <w:t>Không báo cáo vi phạm do giám sát kém;</w:t>
            </w:r>
          </w:p>
          <w:p w14:paraId="40C09959" w14:textId="77777777" w:rsidR="00310ED1" w:rsidRPr="00B4784F" w:rsidRDefault="00EF4A0B" w:rsidP="55CE9761">
            <w:pPr>
              <w:numPr>
                <w:ilvl w:val="0"/>
                <w:numId w:val="3"/>
              </w:numPr>
              <w:spacing w:before="100" w:beforeAutospacing="1" w:after="100" w:afterAutospacing="1"/>
              <w:ind w:left="750" w:right="30"/>
              <w:rPr>
                <w:rFonts w:ascii="Calibri" w:eastAsia="Times New Roman" w:hAnsi="Calibri" w:cs="Calibri"/>
              </w:rPr>
            </w:pPr>
            <w:r w:rsidRPr="55CE9761">
              <w:rPr>
                <w:rFonts w:ascii="Arial" w:eastAsia="Arial" w:hAnsi="Arial" w:cs="Arial"/>
              </w:rPr>
              <w:t>Cố tình báo cáo sai sự thật;</w:t>
            </w:r>
          </w:p>
          <w:p w14:paraId="37C7C0E7" w14:textId="77777777" w:rsidR="00310ED1" w:rsidRPr="00B4784F" w:rsidRDefault="00EF4A0B" w:rsidP="55CE9761">
            <w:pPr>
              <w:numPr>
                <w:ilvl w:val="0"/>
                <w:numId w:val="3"/>
              </w:numPr>
              <w:spacing w:before="100" w:beforeAutospacing="1" w:after="100" w:afterAutospacing="1"/>
              <w:ind w:left="750" w:right="30"/>
              <w:rPr>
                <w:rFonts w:ascii="Calibri" w:eastAsia="Times New Roman" w:hAnsi="Calibri" w:cs="Calibri"/>
              </w:rPr>
            </w:pPr>
            <w:r w:rsidRPr="55CE9761">
              <w:rPr>
                <w:rFonts w:ascii="Arial" w:eastAsia="Arial" w:hAnsi="Arial" w:cs="Arial"/>
              </w:rPr>
              <w:t>Trả đũa người đã nêu quan ngại một cách thiện chí.</w:t>
            </w:r>
          </w:p>
          <w:p w14:paraId="05402208" w14:textId="77777777" w:rsidR="00F47217"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Trả đũa trong bất kỳ trường hợp nào cũng không thể chấp nhận. Nếu bạn tin rằng đã xảy ra hành vi trả đũa, hãy báo cáo cho Văn phòng Đạo đức và Tuân thủ hoặc bộ phận Nhân sự.</w:t>
            </w:r>
          </w:p>
        </w:tc>
      </w:tr>
      <w:tr w:rsidR="00F06A1A" w:rsidRPr="00B4784F" w14:paraId="3B797718" w14:textId="77777777" w:rsidTr="4356F799">
        <w:tc>
          <w:tcPr>
            <w:tcW w:w="1353" w:type="dxa"/>
            <w:shd w:val="clear" w:color="auto" w:fill="C1E4F5" w:themeFill="accent1" w:themeFillTint="33"/>
            <w:tcMar>
              <w:top w:w="120" w:type="dxa"/>
              <w:left w:w="180" w:type="dxa"/>
              <w:bottom w:w="120" w:type="dxa"/>
              <w:right w:w="180" w:type="dxa"/>
            </w:tcMar>
            <w:hideMark/>
          </w:tcPr>
          <w:p w14:paraId="566499E7" w14:textId="77777777" w:rsidR="00F47217" w:rsidRPr="00B4784F" w:rsidRDefault="00EF4A0B" w:rsidP="55CE9761">
            <w:pPr>
              <w:spacing w:before="30" w:after="30"/>
              <w:ind w:left="30" w:right="30"/>
              <w:rPr>
                <w:rFonts w:ascii="Calibri" w:eastAsia="Times New Roman" w:hAnsi="Calibri" w:cs="Calibri"/>
                <w:sz w:val="16"/>
                <w:szCs w:val="16"/>
              </w:rPr>
            </w:pPr>
            <w:hyperlink r:id="rId55">
              <w:r w:rsidRPr="55CE9761">
                <w:rPr>
                  <w:rFonts w:ascii="Calibri" w:eastAsia="Times New Roman" w:hAnsi="Calibri" w:cs="Calibri"/>
                  <w:color w:val="0000FF"/>
                  <w:sz w:val="16"/>
                  <w:szCs w:val="16"/>
                  <w:u w:val="single"/>
                </w:rPr>
                <w:t>Screen 10</w:t>
              </w:r>
            </w:hyperlink>
            <w:r w:rsidRPr="55CE9761">
              <w:rPr>
                <w:rFonts w:ascii="Calibri" w:eastAsia="Times New Roman" w:hAnsi="Calibri" w:cs="Calibri"/>
                <w:sz w:val="16"/>
                <w:szCs w:val="16"/>
              </w:rPr>
              <w:t xml:space="preserve"> </w:t>
            </w:r>
          </w:p>
          <w:p w14:paraId="6C710796" w14:textId="77777777" w:rsidR="00F47217" w:rsidRPr="00B4784F" w:rsidRDefault="00EF4A0B" w:rsidP="55CE9761">
            <w:pPr>
              <w:ind w:left="30" w:right="30"/>
              <w:rPr>
                <w:rFonts w:ascii="Calibri" w:eastAsia="Times New Roman" w:hAnsi="Calibri" w:cs="Calibri"/>
                <w:sz w:val="16"/>
                <w:szCs w:val="16"/>
              </w:rPr>
            </w:pPr>
            <w:hyperlink r:id="rId56">
              <w:r w:rsidRPr="55CE9761">
                <w:rPr>
                  <w:rFonts w:ascii="Calibri" w:eastAsia="Times New Roman" w:hAnsi="Calibri" w:cs="Calibri"/>
                  <w:color w:val="0000FF"/>
                  <w:sz w:val="16"/>
                  <w:szCs w:val="16"/>
                  <w:u w:val="single"/>
                </w:rPr>
                <w:t>23_C_11</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473CE912" w14:textId="77777777" w:rsidR="00F47217"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EQUAL OPPORTUNITY</w:t>
            </w:r>
          </w:p>
          <w:p w14:paraId="06C640D1" w14:textId="77777777" w:rsidR="00F47217"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provide equal opportunities for all employees.</w:t>
            </w:r>
          </w:p>
          <w:p w14:paraId="7EB14D44" w14:textId="77777777" w:rsidR="00F47217"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make employment decisions based on business needs, skills, experience, and performance. Discrimination of any kind is not tolerated. We follow all laws that govern our relationships with employees around the world.</w:t>
            </w:r>
          </w:p>
          <w:p w14:paraId="72EE2482" w14:textId="77777777" w:rsidR="00F47217"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Abbott prohibits discrimination based on race, color, religion, age, sex, national origin, gender identity or expression, sexual orientation, disability, marital status, veteran or military status, genetics, citizenship status, or any other legally protected status.</w:t>
            </w:r>
          </w:p>
        </w:tc>
        <w:tc>
          <w:tcPr>
            <w:tcW w:w="6000" w:type="dxa"/>
          </w:tcPr>
          <w:p w14:paraId="34FB8457" w14:textId="77777777" w:rsidR="000E3269"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CƠ HỘI BÌNH ĐẲNG</w:t>
            </w:r>
          </w:p>
          <w:p w14:paraId="3010D3D9" w14:textId="77777777" w:rsidR="000E3269"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cung cấp cơ hội bình đẳng cho tất cả nhân viên.</w:t>
            </w:r>
          </w:p>
          <w:p w14:paraId="109C084C" w14:textId="77777777" w:rsidR="000E3269"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đưa ra các quyết định tuyển dụng dựa trên nhu cầu kinh doanh, kỹ năng, kinh nghiệm và hiệu suất làm việc. Không dung thứ bất kỳ hình thức phân biệt đối xử nào. Chúng ta tuân thủ tất cả luật điều chỉnh quan hệ lao động giữa chúng ta với nhân viên trên toàn thế giới.</w:t>
            </w:r>
          </w:p>
          <w:p w14:paraId="4CF704A1" w14:textId="77777777" w:rsidR="00F47217"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Abbott nghiêm cấm mọi hình thức phân biệt đối xử dựa trên chủng tộc, màu da, tôn giáo, tuổi tác, giới tính, quốc tịch, bản dạng hoặc biểu hiện giới, khuynh hướng tính dục, khuyết tật, tình trạng hôn nhân, tình trạng cựu chiến binh hoặc quân đội, yếu tố di truyền, tình trạng quốc tịch hoặc bất kỳ tình trạng nào khác được pháp luật bảo vệ.</w:t>
            </w:r>
          </w:p>
        </w:tc>
      </w:tr>
      <w:tr w:rsidR="00F06A1A" w:rsidRPr="00B4784F" w14:paraId="06E49744" w14:textId="77777777" w:rsidTr="4356F799">
        <w:tc>
          <w:tcPr>
            <w:tcW w:w="1353" w:type="dxa"/>
            <w:shd w:val="clear" w:color="auto" w:fill="C1E4F5" w:themeFill="accent1" w:themeFillTint="33"/>
            <w:tcMar>
              <w:top w:w="120" w:type="dxa"/>
              <w:left w:w="180" w:type="dxa"/>
              <w:bottom w:w="120" w:type="dxa"/>
              <w:right w:w="180" w:type="dxa"/>
            </w:tcMar>
            <w:hideMark/>
          </w:tcPr>
          <w:p w14:paraId="3DDAAF0F" w14:textId="77777777" w:rsidR="00F47217" w:rsidRPr="00B4784F" w:rsidRDefault="00EF4A0B" w:rsidP="55CE9761">
            <w:pPr>
              <w:spacing w:before="30" w:after="30"/>
              <w:ind w:left="30" w:right="30"/>
              <w:rPr>
                <w:rFonts w:ascii="Calibri" w:eastAsia="Times New Roman" w:hAnsi="Calibri" w:cs="Calibri"/>
                <w:sz w:val="16"/>
                <w:szCs w:val="16"/>
              </w:rPr>
            </w:pPr>
            <w:hyperlink r:id="rId57">
              <w:r w:rsidRPr="55CE9761">
                <w:rPr>
                  <w:rFonts w:ascii="Calibri" w:eastAsia="Times New Roman" w:hAnsi="Calibri" w:cs="Calibri"/>
                  <w:color w:val="0000FF"/>
                  <w:sz w:val="16"/>
                  <w:szCs w:val="16"/>
                  <w:u w:val="single"/>
                </w:rPr>
                <w:t>Screen 10</w:t>
              </w:r>
            </w:hyperlink>
            <w:r w:rsidRPr="55CE9761">
              <w:rPr>
                <w:rFonts w:ascii="Calibri" w:eastAsia="Times New Roman" w:hAnsi="Calibri" w:cs="Calibri"/>
                <w:sz w:val="16"/>
                <w:szCs w:val="16"/>
              </w:rPr>
              <w:t xml:space="preserve"> </w:t>
            </w:r>
          </w:p>
          <w:p w14:paraId="097A960A" w14:textId="77777777" w:rsidR="00F47217" w:rsidRPr="00B4784F" w:rsidRDefault="00EF4A0B" w:rsidP="55CE9761">
            <w:pPr>
              <w:ind w:left="30" w:right="30"/>
              <w:rPr>
                <w:rFonts w:ascii="Calibri" w:eastAsia="Times New Roman" w:hAnsi="Calibri" w:cs="Calibri"/>
                <w:sz w:val="16"/>
                <w:szCs w:val="16"/>
              </w:rPr>
            </w:pPr>
            <w:hyperlink r:id="rId58">
              <w:r w:rsidRPr="55CE9761">
                <w:rPr>
                  <w:rFonts w:ascii="Calibri" w:eastAsia="Times New Roman" w:hAnsi="Calibri" w:cs="Calibri"/>
                  <w:color w:val="0000FF"/>
                  <w:sz w:val="16"/>
                  <w:szCs w:val="16"/>
                  <w:u w:val="single"/>
                </w:rPr>
                <w:t>24_C_11</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3EDAAAF7" w14:textId="77777777" w:rsidR="00F47217"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FAIR TREATMENT</w:t>
            </w:r>
          </w:p>
          <w:p w14:paraId="65DD9B72" w14:textId="77777777" w:rsidR="00F47217"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foster a respectful, inclusive, and safe workplace.</w:t>
            </w:r>
          </w:p>
          <w:p w14:paraId="01A15CD4" w14:textId="77777777" w:rsidR="00F47217"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work to ensure everyone feels welcome, supported, and empowered.</w:t>
            </w:r>
          </w:p>
          <w:p w14:paraId="2672E086" w14:textId="77777777" w:rsidR="00F47217"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Abbott promotes a healthy, harassment-free environment and values employee input to strengthen diversity and inclusion.</w:t>
            </w:r>
          </w:p>
          <w:p w14:paraId="201C2E4E" w14:textId="77777777" w:rsidR="00F47217"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treat everyone with respect and dignity, building trust through fairness and honesty—never through manipulation, misrepresentation or lack of transparency.</w:t>
            </w:r>
          </w:p>
        </w:tc>
        <w:tc>
          <w:tcPr>
            <w:tcW w:w="6000" w:type="dxa"/>
          </w:tcPr>
          <w:p w14:paraId="74291919" w14:textId="77777777" w:rsidR="00AC0538"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ĐỐI XỬ BÌNH ĐẲNG</w:t>
            </w:r>
          </w:p>
          <w:p w14:paraId="67B4C376" w14:textId="056FB473" w:rsidR="00AC0538"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nuôi dưỡng một nơi làm việc tôn trọng, hòa</w:t>
            </w:r>
            <w:r w:rsidR="00B4784F" w:rsidRPr="55CE9761">
              <w:rPr>
                <w:rFonts w:ascii="Arial" w:eastAsia="Arial" w:hAnsi="Arial" w:cs="Arial"/>
              </w:rPr>
              <w:t> </w:t>
            </w:r>
            <w:r w:rsidRPr="55CE9761">
              <w:rPr>
                <w:rFonts w:ascii="Arial" w:eastAsia="Arial" w:hAnsi="Arial" w:cs="Arial"/>
              </w:rPr>
              <w:t>nhập và an toàn.</w:t>
            </w:r>
          </w:p>
          <w:p w14:paraId="1CBB7357" w14:textId="77777777" w:rsidR="00AC0538"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nỗ lực để mọi người cảm thấy được chào đón, được hỗ trợ và được trao quyền.</w:t>
            </w:r>
          </w:p>
          <w:p w14:paraId="5E44928A" w14:textId="77777777" w:rsidR="00AC0538"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Abbott thúc đẩy môi trường lành mạnh, không quấy rối và coi trọng ý kiến của nhân viên để tăng cường đa dạng và hòa nhập.</w:t>
            </w:r>
          </w:p>
          <w:p w14:paraId="07B6B258" w14:textId="6FC66DBF" w:rsidR="00F47217"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đối xử với mọi người bằng sự tôn trọng và phẩm giá, xây dựng niềm tin thông qua công bằng và</w:t>
            </w:r>
            <w:r w:rsidR="00B4784F" w:rsidRPr="55CE9761">
              <w:rPr>
                <w:rFonts w:ascii="Arial" w:eastAsia="Arial" w:hAnsi="Arial" w:cs="Arial"/>
              </w:rPr>
              <w:t> </w:t>
            </w:r>
            <w:r w:rsidRPr="55CE9761">
              <w:rPr>
                <w:rFonts w:ascii="Arial" w:eastAsia="Arial" w:hAnsi="Arial" w:cs="Arial"/>
              </w:rPr>
              <w:t>trung thực - không dùng thao túng, xuyên tạc hay thiếu minh bạch.</w:t>
            </w:r>
          </w:p>
        </w:tc>
      </w:tr>
      <w:tr w:rsidR="00F06A1A" w:rsidRPr="00B4784F" w14:paraId="2492B79F" w14:textId="77777777" w:rsidTr="4356F799">
        <w:tc>
          <w:tcPr>
            <w:tcW w:w="1353" w:type="dxa"/>
            <w:shd w:val="clear" w:color="auto" w:fill="C1E4F5" w:themeFill="accent1" w:themeFillTint="33"/>
            <w:tcMar>
              <w:top w:w="120" w:type="dxa"/>
              <w:left w:w="180" w:type="dxa"/>
              <w:bottom w:w="120" w:type="dxa"/>
              <w:right w:w="180" w:type="dxa"/>
            </w:tcMar>
            <w:hideMark/>
          </w:tcPr>
          <w:p w14:paraId="0A8BAF26" w14:textId="77777777" w:rsidR="00F47217" w:rsidRPr="00B4784F" w:rsidRDefault="00EF4A0B" w:rsidP="55CE9761">
            <w:pPr>
              <w:spacing w:before="30" w:after="30"/>
              <w:ind w:left="30" w:right="30"/>
              <w:rPr>
                <w:rFonts w:ascii="Calibri" w:eastAsia="Times New Roman" w:hAnsi="Calibri" w:cs="Calibri"/>
                <w:sz w:val="16"/>
                <w:szCs w:val="16"/>
              </w:rPr>
            </w:pPr>
            <w:hyperlink r:id="rId59">
              <w:r w:rsidRPr="55CE9761">
                <w:rPr>
                  <w:rFonts w:ascii="Calibri" w:eastAsia="Times New Roman" w:hAnsi="Calibri" w:cs="Calibri"/>
                  <w:color w:val="0000FF"/>
                  <w:sz w:val="16"/>
                  <w:szCs w:val="16"/>
                  <w:u w:val="single"/>
                </w:rPr>
                <w:t>Screen 10</w:t>
              </w:r>
            </w:hyperlink>
            <w:r w:rsidRPr="55CE9761">
              <w:rPr>
                <w:rFonts w:ascii="Calibri" w:eastAsia="Times New Roman" w:hAnsi="Calibri" w:cs="Calibri"/>
                <w:sz w:val="16"/>
                <w:szCs w:val="16"/>
              </w:rPr>
              <w:t xml:space="preserve"> </w:t>
            </w:r>
          </w:p>
          <w:p w14:paraId="2BCAF50F" w14:textId="77777777" w:rsidR="00F47217" w:rsidRPr="00B4784F" w:rsidRDefault="00EF4A0B" w:rsidP="55CE9761">
            <w:pPr>
              <w:ind w:left="30" w:right="30"/>
              <w:rPr>
                <w:rFonts w:ascii="Calibri" w:eastAsia="Times New Roman" w:hAnsi="Calibri" w:cs="Calibri"/>
                <w:sz w:val="16"/>
                <w:szCs w:val="16"/>
              </w:rPr>
            </w:pPr>
            <w:hyperlink r:id="rId60">
              <w:r w:rsidRPr="55CE9761">
                <w:rPr>
                  <w:rFonts w:ascii="Calibri" w:eastAsia="Times New Roman" w:hAnsi="Calibri" w:cs="Calibri"/>
                  <w:color w:val="0000FF"/>
                  <w:sz w:val="16"/>
                  <w:szCs w:val="16"/>
                  <w:u w:val="single"/>
                </w:rPr>
                <w:t>25_C_11</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24281964" w14:textId="77777777" w:rsidR="00F47217"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WORK ENVIRONMENT</w:t>
            </w:r>
          </w:p>
          <w:p w14:paraId="3162DC1C" w14:textId="77777777" w:rsidR="00F47217"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prioritize safety and fair working conditions.</w:t>
            </w:r>
          </w:p>
          <w:p w14:paraId="38A2DC4A" w14:textId="77777777" w:rsidR="00F47217"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Accidents or unsafe situations must be reported to management right away. Abbott also takes steps to prevent and prohibit illegal, inappropriate labor practices and any form of cruel or inhumane treatment in our business activities worldwide.</w:t>
            </w:r>
          </w:p>
        </w:tc>
        <w:tc>
          <w:tcPr>
            <w:tcW w:w="6000" w:type="dxa"/>
          </w:tcPr>
          <w:p w14:paraId="5AE9CC9C" w14:textId="77777777" w:rsidR="00D319D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MÔI TRƯỜNG LÀM VIỆC</w:t>
            </w:r>
          </w:p>
          <w:p w14:paraId="565B72AF" w14:textId="77777777" w:rsidR="00D319D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ưu tiên an toàn và điều kiện làm việc công bằng.</w:t>
            </w:r>
          </w:p>
          <w:p w14:paraId="0D4B80A3" w14:textId="77777777" w:rsidR="00F47217"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Tai nạn hoặc các tình huống không an toàn phải được báo cáo cho cấp quản lý ngay lập tức. Abbott cũng thực hiện các biện pháp để ngăn ngừa và nghiêm cấm các hành vi lao động bất hợp pháp, không phù hợp và mọi hình thức đối xử tàn nhẫn hoặc vô nhân đạo trong các hoạt động kinh doanh trên toàn cầu.</w:t>
            </w:r>
          </w:p>
        </w:tc>
      </w:tr>
      <w:tr w:rsidR="00F06A1A" w:rsidRPr="00B4784F" w14:paraId="44E43B2C" w14:textId="77777777" w:rsidTr="4356F799">
        <w:tc>
          <w:tcPr>
            <w:tcW w:w="1353" w:type="dxa"/>
            <w:shd w:val="clear" w:color="auto" w:fill="C1E4F5" w:themeFill="accent1" w:themeFillTint="33"/>
            <w:tcMar>
              <w:top w:w="120" w:type="dxa"/>
              <w:left w:w="180" w:type="dxa"/>
              <w:bottom w:w="120" w:type="dxa"/>
              <w:right w:w="180" w:type="dxa"/>
            </w:tcMar>
            <w:hideMark/>
          </w:tcPr>
          <w:p w14:paraId="2B9B1067" w14:textId="77777777" w:rsidR="00B71E05" w:rsidRPr="00B4784F" w:rsidRDefault="00EF4A0B" w:rsidP="55CE9761">
            <w:pPr>
              <w:spacing w:before="30" w:after="30"/>
              <w:ind w:left="30" w:right="30"/>
              <w:rPr>
                <w:rFonts w:ascii="Calibri" w:eastAsia="Times New Roman" w:hAnsi="Calibri" w:cs="Calibri"/>
                <w:sz w:val="16"/>
                <w:szCs w:val="16"/>
              </w:rPr>
            </w:pPr>
            <w:hyperlink r:id="rId61">
              <w:r w:rsidRPr="55CE9761">
                <w:rPr>
                  <w:rFonts w:ascii="Calibri" w:eastAsia="Times New Roman" w:hAnsi="Calibri" w:cs="Calibri"/>
                  <w:color w:val="0000FF"/>
                  <w:sz w:val="16"/>
                  <w:szCs w:val="16"/>
                  <w:u w:val="single"/>
                </w:rPr>
                <w:t>Screen 11</w:t>
              </w:r>
            </w:hyperlink>
            <w:r w:rsidRPr="55CE9761">
              <w:rPr>
                <w:rFonts w:ascii="Calibri" w:eastAsia="Times New Roman" w:hAnsi="Calibri" w:cs="Calibri"/>
                <w:sz w:val="16"/>
                <w:szCs w:val="16"/>
              </w:rPr>
              <w:t xml:space="preserve"> </w:t>
            </w:r>
          </w:p>
          <w:p w14:paraId="76D0F763" w14:textId="77777777" w:rsidR="00B71E05" w:rsidRPr="00B4784F" w:rsidRDefault="00EF4A0B" w:rsidP="55CE9761">
            <w:pPr>
              <w:ind w:left="30" w:right="30"/>
              <w:rPr>
                <w:rFonts w:ascii="Calibri" w:eastAsia="Times New Roman" w:hAnsi="Calibri" w:cs="Calibri"/>
                <w:sz w:val="16"/>
                <w:szCs w:val="16"/>
              </w:rPr>
            </w:pPr>
            <w:hyperlink r:id="rId62">
              <w:r w:rsidRPr="55CE9761">
                <w:rPr>
                  <w:rFonts w:ascii="Calibri" w:eastAsia="Times New Roman" w:hAnsi="Calibri" w:cs="Calibri"/>
                  <w:color w:val="0000FF"/>
                  <w:sz w:val="16"/>
                  <w:szCs w:val="16"/>
                  <w:u w:val="single"/>
                </w:rPr>
                <w:t>26_C_12</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vAlign w:val="center"/>
            <w:hideMark/>
          </w:tcPr>
          <w:p w14:paraId="49AF851A" w14:textId="77777777" w:rsidR="00B71E05"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You must view all content before moving forward.</w:t>
            </w:r>
          </w:p>
          <w:p w14:paraId="6D922543" w14:textId="77777777" w:rsidR="00B71E05"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At Abbott, we build trust through community, environment, and engagement.</w:t>
            </w:r>
          </w:p>
          <w:p w14:paraId="1AAC6DFC" w14:textId="77777777" w:rsidR="00B71E05"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strive to give back to the communities where we operate and make a positive, lasting impact on people’s lives.</w:t>
            </w:r>
          </w:p>
          <w:p w14:paraId="64040CB9" w14:textId="77777777" w:rsidR="00B71E05"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Abbott works to minimize its environmental footprint by reducing energy use and conserving natural resources.</w:t>
            </w:r>
          </w:p>
          <w:p w14:paraId="0A690D8C" w14:textId="77777777" w:rsidR="00B71E05"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also support appropriate political engagement and encourage community involvement across our global operations.</w:t>
            </w:r>
          </w:p>
          <w:p w14:paraId="7B395C64" w14:textId="77777777" w:rsidR="00B71E05"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Community Involvement</w:t>
            </w:r>
          </w:p>
          <w:p w14:paraId="629A72CB" w14:textId="77777777" w:rsidR="00B71E05"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Environmental Responsibility</w:t>
            </w:r>
          </w:p>
          <w:p w14:paraId="5A32C95C" w14:textId="77777777" w:rsidR="00B71E05"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Political Contributions</w:t>
            </w:r>
          </w:p>
          <w:p w14:paraId="6963B2AC" w14:textId="77777777" w:rsidR="00B71E05"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Click each of the icons to learn more.</w:t>
            </w:r>
          </w:p>
        </w:tc>
        <w:tc>
          <w:tcPr>
            <w:tcW w:w="6000" w:type="dxa"/>
            <w:vAlign w:val="center"/>
          </w:tcPr>
          <w:p w14:paraId="30CA7209" w14:textId="77777777" w:rsidR="00B71E05"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Bạn phải xem tất cả nội dung trước khi tiếp tục.</w:t>
            </w:r>
          </w:p>
          <w:p w14:paraId="61859F48" w14:textId="77777777" w:rsidR="00B71E05"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Tại Abbott, chúng ta xây dựng niềm tin thông qua cộng đồng, môi trường và sự gắn kết.</w:t>
            </w:r>
          </w:p>
          <w:p w14:paraId="5E3C6917" w14:textId="77777777" w:rsidR="00B71E05"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nỗ lực đóng góp trở lại cho các cộng đồng nơi mình hoạt động và tạo ra tác động tích cực, lâu dài đối với cuộc sống của mọi người.</w:t>
            </w:r>
          </w:p>
          <w:p w14:paraId="4E9892B0" w14:textId="77777777" w:rsidR="00B71E05"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Abbott nỗ lực giảm thiểu dấu chân môi trường của mình bằng cách giảm sử dụng năng lượng và bảo tồn tài nguyên thiên nhiên.</w:t>
            </w:r>
          </w:p>
          <w:p w14:paraId="4E404307" w14:textId="77777777" w:rsidR="00B71E05"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cũng ủng hộ các hoạt động tham gia chính trị phù hợp và khuyến khích sự tham gia cộng đồng trên toàn bộ mạng lưới hoạt động toàn cầu.</w:t>
            </w:r>
          </w:p>
          <w:p w14:paraId="12583C43" w14:textId="77777777" w:rsidR="00B71E05"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Tham gia vào cộng đồng</w:t>
            </w:r>
          </w:p>
          <w:p w14:paraId="5E0C8C36" w14:textId="77777777" w:rsidR="00B71E05"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Trách nhiệm với môi trường</w:t>
            </w:r>
          </w:p>
          <w:p w14:paraId="226BE476" w14:textId="77777777" w:rsidR="00B71E05"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Đóng góp về chính trị</w:t>
            </w:r>
          </w:p>
          <w:p w14:paraId="20284B7A" w14:textId="77777777" w:rsidR="00B71E05"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Nhấp vào từng biểu tượng để tìm hiểu thêm.</w:t>
            </w:r>
          </w:p>
        </w:tc>
      </w:tr>
      <w:tr w:rsidR="00F06A1A" w:rsidRPr="00B4784F" w14:paraId="25C0C42F" w14:textId="77777777" w:rsidTr="4356F799">
        <w:tc>
          <w:tcPr>
            <w:tcW w:w="1353" w:type="dxa"/>
            <w:shd w:val="clear" w:color="auto" w:fill="C1E4F5" w:themeFill="accent1" w:themeFillTint="33"/>
            <w:tcMar>
              <w:top w:w="120" w:type="dxa"/>
              <w:left w:w="180" w:type="dxa"/>
              <w:bottom w:w="120" w:type="dxa"/>
              <w:right w:w="180" w:type="dxa"/>
            </w:tcMar>
            <w:hideMark/>
          </w:tcPr>
          <w:p w14:paraId="02BED523" w14:textId="77777777" w:rsidR="00671917" w:rsidRPr="00B4784F" w:rsidRDefault="00EF4A0B" w:rsidP="55CE9761">
            <w:pPr>
              <w:spacing w:before="30" w:after="30"/>
              <w:ind w:left="30" w:right="30"/>
              <w:rPr>
                <w:rFonts w:ascii="Calibri" w:eastAsia="Times New Roman" w:hAnsi="Calibri" w:cs="Calibri"/>
                <w:sz w:val="16"/>
                <w:szCs w:val="16"/>
              </w:rPr>
            </w:pPr>
            <w:hyperlink r:id="rId63">
              <w:r w:rsidRPr="55CE9761">
                <w:rPr>
                  <w:rFonts w:ascii="Calibri" w:eastAsia="Times New Roman" w:hAnsi="Calibri" w:cs="Calibri"/>
                  <w:color w:val="0000FF"/>
                  <w:sz w:val="16"/>
                  <w:szCs w:val="16"/>
                  <w:u w:val="single"/>
                </w:rPr>
                <w:t>Screen 11</w:t>
              </w:r>
            </w:hyperlink>
            <w:r w:rsidRPr="55CE9761">
              <w:rPr>
                <w:rFonts w:ascii="Calibri" w:eastAsia="Times New Roman" w:hAnsi="Calibri" w:cs="Calibri"/>
                <w:sz w:val="16"/>
                <w:szCs w:val="16"/>
              </w:rPr>
              <w:t xml:space="preserve"> </w:t>
            </w:r>
          </w:p>
          <w:p w14:paraId="6E03647F" w14:textId="77777777" w:rsidR="00671917" w:rsidRPr="00B4784F" w:rsidRDefault="00EF4A0B" w:rsidP="55CE9761">
            <w:pPr>
              <w:ind w:left="30" w:right="30"/>
              <w:rPr>
                <w:rFonts w:ascii="Calibri" w:eastAsia="Times New Roman" w:hAnsi="Calibri" w:cs="Calibri"/>
                <w:sz w:val="16"/>
                <w:szCs w:val="16"/>
              </w:rPr>
            </w:pPr>
            <w:hyperlink r:id="rId64">
              <w:r w:rsidRPr="55CE9761">
                <w:rPr>
                  <w:rFonts w:ascii="Calibri" w:eastAsia="Times New Roman" w:hAnsi="Calibri" w:cs="Calibri"/>
                  <w:color w:val="0000FF"/>
                  <w:sz w:val="16"/>
                  <w:szCs w:val="16"/>
                  <w:u w:val="single"/>
                </w:rPr>
                <w:t>27_C_12</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1333529B" w14:textId="77777777" w:rsidR="00671917"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COMMUNITY INVOLVEMENT</w:t>
            </w:r>
          </w:p>
          <w:p w14:paraId="32F4AF18" w14:textId="77777777" w:rsidR="00671917"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support community well-being.</w:t>
            </w:r>
          </w:p>
          <w:p w14:paraId="6FEDFAB1" w14:textId="77777777" w:rsidR="00671917"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 xml:space="preserve">At Abbott, we support the well-being of communities through our products, our work, and our actions and we </w:t>
            </w:r>
            <w:r w:rsidRPr="55CE9761">
              <w:rPr>
                <w:rFonts w:ascii="Calibri" w:eastAsia="Times New Roman" w:hAnsi="Calibri" w:cs="Calibri"/>
              </w:rPr>
              <w:lastRenderedPageBreak/>
              <w:t>have a long history of giving back to the places where we live and work, because we believe healthy communities thrive.</w:t>
            </w:r>
          </w:p>
          <w:p w14:paraId="17B74360" w14:textId="77777777" w:rsidR="00671917"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Through our operations, partnerships, and support for local groups and causes, we strive to make a positive and lasting impact wherever we do business.</w:t>
            </w:r>
          </w:p>
        </w:tc>
        <w:tc>
          <w:tcPr>
            <w:tcW w:w="6000" w:type="dxa"/>
          </w:tcPr>
          <w:p w14:paraId="6CA08314" w14:textId="77777777" w:rsidR="00671917"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lastRenderedPageBreak/>
              <w:t>THAM GIA VÀO CỘNG ĐỒNG</w:t>
            </w:r>
          </w:p>
          <w:p w14:paraId="64D181DC" w14:textId="77777777" w:rsidR="00671917"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hỗ trợ phúc lợi cộng đồng.</w:t>
            </w:r>
          </w:p>
          <w:p w14:paraId="546FCED4" w14:textId="77777777" w:rsidR="00671917"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 xml:space="preserve">Tại Abbott, chúng ta hỗ trợ phúc lợi của các cộng đồng thông qua sản phẩm, công việc và hành động </w:t>
            </w:r>
            <w:r w:rsidRPr="55CE9761">
              <w:rPr>
                <w:rFonts w:ascii="Arial" w:eastAsia="Arial" w:hAnsi="Arial" w:cs="Arial"/>
              </w:rPr>
              <w:lastRenderedPageBreak/>
              <w:t>của mình và chúng ta có lịch sử lâu dài trong việc đóng góp trở lại cho những nơi mình sinh sống và làm việc, vì chúng ta tin rằng các cộng đồng khỏe mạnh sẽ phát triển bền vững.</w:t>
            </w:r>
          </w:p>
          <w:p w14:paraId="605E8929" w14:textId="77777777" w:rsidR="00671917"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Thông qua hoạt động, quan hệ hợp tác và việc hỗ trợ các nhóm, các mục tiêu địa phương, chúng ta nỗ lực tạo ra tác động tích cực và lâu dài ở mọi nơi mình kinh doanh.</w:t>
            </w:r>
          </w:p>
        </w:tc>
      </w:tr>
      <w:tr w:rsidR="00F06A1A" w:rsidRPr="00B4784F" w14:paraId="7CEB7F2B" w14:textId="77777777" w:rsidTr="4356F799">
        <w:tc>
          <w:tcPr>
            <w:tcW w:w="1353" w:type="dxa"/>
            <w:shd w:val="clear" w:color="auto" w:fill="C1E4F5" w:themeFill="accent1" w:themeFillTint="33"/>
            <w:tcMar>
              <w:top w:w="120" w:type="dxa"/>
              <w:left w:w="180" w:type="dxa"/>
              <w:bottom w:w="120" w:type="dxa"/>
              <w:right w:w="180" w:type="dxa"/>
            </w:tcMar>
            <w:hideMark/>
          </w:tcPr>
          <w:p w14:paraId="6F331431" w14:textId="77777777" w:rsidR="003E5A36" w:rsidRPr="00B4784F" w:rsidRDefault="00EF4A0B" w:rsidP="55CE9761">
            <w:pPr>
              <w:spacing w:before="30" w:after="30"/>
              <w:ind w:left="30" w:right="30"/>
              <w:rPr>
                <w:rFonts w:ascii="Calibri" w:eastAsia="Times New Roman" w:hAnsi="Calibri" w:cs="Calibri"/>
                <w:sz w:val="16"/>
                <w:szCs w:val="16"/>
              </w:rPr>
            </w:pPr>
            <w:hyperlink r:id="rId65">
              <w:r w:rsidRPr="55CE9761">
                <w:rPr>
                  <w:rFonts w:ascii="Calibri" w:eastAsia="Times New Roman" w:hAnsi="Calibri" w:cs="Calibri"/>
                  <w:color w:val="0000FF"/>
                  <w:sz w:val="16"/>
                  <w:szCs w:val="16"/>
                  <w:u w:val="single"/>
                </w:rPr>
                <w:t>Screen 11</w:t>
              </w:r>
            </w:hyperlink>
            <w:r w:rsidRPr="55CE9761">
              <w:rPr>
                <w:rFonts w:ascii="Calibri" w:eastAsia="Times New Roman" w:hAnsi="Calibri" w:cs="Calibri"/>
                <w:sz w:val="16"/>
                <w:szCs w:val="16"/>
              </w:rPr>
              <w:t xml:space="preserve"> </w:t>
            </w:r>
          </w:p>
          <w:p w14:paraId="159A82D5" w14:textId="77777777" w:rsidR="003E5A36" w:rsidRPr="00B4784F" w:rsidRDefault="00EF4A0B" w:rsidP="55CE9761">
            <w:pPr>
              <w:ind w:left="30" w:right="30"/>
              <w:rPr>
                <w:rFonts w:ascii="Calibri" w:eastAsia="Times New Roman" w:hAnsi="Calibri" w:cs="Calibri"/>
                <w:sz w:val="16"/>
                <w:szCs w:val="16"/>
              </w:rPr>
            </w:pPr>
            <w:hyperlink r:id="rId66">
              <w:r w:rsidRPr="55CE9761">
                <w:rPr>
                  <w:rFonts w:ascii="Calibri" w:eastAsia="Times New Roman" w:hAnsi="Calibri" w:cs="Calibri"/>
                  <w:color w:val="0000FF"/>
                  <w:sz w:val="16"/>
                  <w:szCs w:val="16"/>
                  <w:u w:val="single"/>
                </w:rPr>
                <w:t>28_C_12</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6399CF90" w14:textId="77777777" w:rsidR="003E5A36"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ENVIRONMENTAL RESPONSIBILITY</w:t>
            </w:r>
          </w:p>
          <w:p w14:paraId="1EBCAB45" w14:textId="77777777" w:rsidR="003E5A36"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take part in sustainable development and work to reduce our impact on the environment.</w:t>
            </w:r>
          </w:p>
          <w:p w14:paraId="47033561" w14:textId="77777777" w:rsidR="003E5A36"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work to protect the environment in everything we do—from how we source materials to how we make, ship, and use our products.</w:t>
            </w:r>
          </w:p>
          <w:p w14:paraId="6123B6BC" w14:textId="77777777" w:rsidR="003E5A36"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take steps to use less energy and fewer natural resources. We support clean energy projects at work and in our communities. We look for ways to reduce waste, recycle more, and lower environmental risks. We also follow environmental laws and regulations that apply to our operations.</w:t>
            </w:r>
          </w:p>
        </w:tc>
        <w:tc>
          <w:tcPr>
            <w:tcW w:w="6000" w:type="dxa"/>
          </w:tcPr>
          <w:p w14:paraId="322624BD" w14:textId="77777777" w:rsidR="003E5A36"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TRÁCH NHIỆM VỚI MÔI TRƯỜNG</w:t>
            </w:r>
          </w:p>
          <w:p w14:paraId="7C5C2359" w14:textId="77777777" w:rsidR="003E5A36"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tham gia vào phát triển bền vững và nỗ lực giảm tác động của mình lên môi trường.</w:t>
            </w:r>
          </w:p>
          <w:p w14:paraId="75C5127A" w14:textId="77777777" w:rsidR="003E5A36"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nỗ lực bảo vệ môi trường trong mọi việc mình làm - từ cách tìm nguồn nguyên vật liệu cho đến cách chúng ta sản xuất, vận chuyển và sử dụng sản phẩm.</w:t>
            </w:r>
          </w:p>
          <w:p w14:paraId="2462C9FC" w14:textId="77777777" w:rsidR="003E5A36"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thực hiện các bước để sử dụng ít năng lượng và ít tài nguyên thiên nhiên hơn. Chúng ta ủng hộ các dự án năng lượng sạch tại nơi làm việc và trong cộng đồng. Chúng ta tìm kiếm những cách thức giảm rác thải, tái chế nhiều hơn và giảm thiểu rủi ro môi trường. Chúng ta cũng tuân thủ các luật và quy định về môi trường áp dụng cho hoạt động của mình.</w:t>
            </w:r>
          </w:p>
        </w:tc>
      </w:tr>
      <w:tr w:rsidR="00F06A1A" w:rsidRPr="00B4784F" w14:paraId="5EBCFED5" w14:textId="77777777" w:rsidTr="4356F799">
        <w:tc>
          <w:tcPr>
            <w:tcW w:w="1353" w:type="dxa"/>
            <w:shd w:val="clear" w:color="auto" w:fill="C1E4F5" w:themeFill="accent1" w:themeFillTint="33"/>
            <w:tcMar>
              <w:top w:w="120" w:type="dxa"/>
              <w:left w:w="180" w:type="dxa"/>
              <w:bottom w:w="120" w:type="dxa"/>
              <w:right w:w="180" w:type="dxa"/>
            </w:tcMar>
            <w:hideMark/>
          </w:tcPr>
          <w:p w14:paraId="717A7E6B" w14:textId="77777777" w:rsidR="00B93BBE" w:rsidRPr="00B4784F" w:rsidRDefault="00EF4A0B" w:rsidP="55CE9761">
            <w:pPr>
              <w:spacing w:before="30" w:after="30"/>
              <w:ind w:left="30" w:right="30"/>
              <w:rPr>
                <w:rFonts w:ascii="Calibri" w:eastAsia="Times New Roman" w:hAnsi="Calibri" w:cs="Calibri"/>
                <w:sz w:val="16"/>
                <w:szCs w:val="16"/>
              </w:rPr>
            </w:pPr>
            <w:hyperlink r:id="rId67">
              <w:r w:rsidRPr="55CE9761">
                <w:rPr>
                  <w:rFonts w:ascii="Calibri" w:eastAsia="Times New Roman" w:hAnsi="Calibri" w:cs="Calibri"/>
                  <w:color w:val="0000FF"/>
                  <w:sz w:val="16"/>
                  <w:szCs w:val="16"/>
                  <w:u w:val="single"/>
                </w:rPr>
                <w:t>Screen 11</w:t>
              </w:r>
            </w:hyperlink>
            <w:r w:rsidRPr="55CE9761">
              <w:rPr>
                <w:rFonts w:ascii="Calibri" w:eastAsia="Times New Roman" w:hAnsi="Calibri" w:cs="Calibri"/>
                <w:sz w:val="16"/>
                <w:szCs w:val="16"/>
              </w:rPr>
              <w:t xml:space="preserve"> </w:t>
            </w:r>
          </w:p>
          <w:p w14:paraId="0350BAFF" w14:textId="77777777" w:rsidR="00B93BBE" w:rsidRPr="00B4784F" w:rsidRDefault="00EF4A0B" w:rsidP="55CE9761">
            <w:pPr>
              <w:ind w:left="30" w:right="30"/>
              <w:rPr>
                <w:rFonts w:ascii="Calibri" w:eastAsia="Times New Roman" w:hAnsi="Calibri" w:cs="Calibri"/>
                <w:sz w:val="16"/>
                <w:szCs w:val="16"/>
              </w:rPr>
            </w:pPr>
            <w:hyperlink r:id="rId68">
              <w:r w:rsidRPr="55CE9761">
                <w:rPr>
                  <w:rFonts w:ascii="Calibri" w:eastAsia="Times New Roman" w:hAnsi="Calibri" w:cs="Calibri"/>
                  <w:color w:val="0000FF"/>
                  <w:sz w:val="16"/>
                  <w:szCs w:val="16"/>
                  <w:u w:val="single"/>
                </w:rPr>
                <w:t>29_C_12</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vAlign w:val="center"/>
            <w:hideMark/>
          </w:tcPr>
          <w:p w14:paraId="4B22804F" w14:textId="77777777" w:rsidR="00B93BB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POLITICAL CONTRIBUTIONS</w:t>
            </w:r>
          </w:p>
          <w:p w14:paraId="05A12EF9" w14:textId="77777777" w:rsidR="00B93BB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lastRenderedPageBreak/>
              <w:t>We encourage appropriate engagement in the political process and support community involvement.</w:t>
            </w:r>
          </w:p>
          <w:p w14:paraId="1393A987" w14:textId="77777777" w:rsidR="00B93BB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Abbott supports public policies that align with our mission and values. When appropriate, we may also support political candidates or interest groups.</w:t>
            </w:r>
          </w:p>
          <w:p w14:paraId="22DB53D2" w14:textId="77777777" w:rsidR="00B93BB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Because laws about political contributions by companies are complex, any use of Abbott funds—or contributions made on Abbott’s behalf—must be reviewed with the Legal Division first.</w:t>
            </w:r>
          </w:p>
        </w:tc>
        <w:tc>
          <w:tcPr>
            <w:tcW w:w="6000" w:type="dxa"/>
            <w:vAlign w:val="center"/>
          </w:tcPr>
          <w:p w14:paraId="532B6678" w14:textId="77777777" w:rsidR="00B93BB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lastRenderedPageBreak/>
              <w:t>ĐÓNG GÓP VỀ CHÍNH TRỊ</w:t>
            </w:r>
          </w:p>
          <w:p w14:paraId="4306F8DD" w14:textId="77777777" w:rsidR="00B93BB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lastRenderedPageBreak/>
              <w:t>Chúng ta khuyến khích sự tham gia thích hợp vào quá trình chính trị và ủng hộ sự tham gia vào cộng đồng.</w:t>
            </w:r>
          </w:p>
          <w:p w14:paraId="7D860601" w14:textId="77777777" w:rsidR="00B93BB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Abbott ủng hộ các chính sách công phù hợp với sứ mệnh và các giá trị của mình. Khi phù hợp, chúng ta cũng có thể hỗ trợ các ứng viên chính trị hoặc các nhóm lợi ích.</w:t>
            </w:r>
          </w:p>
          <w:p w14:paraId="19A15EC2" w14:textId="77777777" w:rsidR="00B93BB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Do luật về đóng góp chính trị của doanh nghiệp khá phức tạp, mọi việc sử dụng nguồn quỹ của Abbott - hoặc các khoản đóng góp thay mặt Abbott - đều phải được trao đổi trước với Bộ phận Pháp lý.</w:t>
            </w:r>
          </w:p>
        </w:tc>
      </w:tr>
      <w:tr w:rsidR="00F06A1A" w:rsidRPr="00B4784F" w14:paraId="6B3B6695" w14:textId="77777777" w:rsidTr="4356F799">
        <w:tc>
          <w:tcPr>
            <w:tcW w:w="1353" w:type="dxa"/>
            <w:shd w:val="clear" w:color="auto" w:fill="C1E4F5" w:themeFill="accent1" w:themeFillTint="33"/>
            <w:tcMar>
              <w:top w:w="120" w:type="dxa"/>
              <w:left w:w="180" w:type="dxa"/>
              <w:bottom w:w="120" w:type="dxa"/>
              <w:right w:w="180" w:type="dxa"/>
            </w:tcMar>
            <w:hideMark/>
          </w:tcPr>
          <w:p w14:paraId="138920BA" w14:textId="77777777" w:rsidR="00BB2193" w:rsidRPr="00B4784F" w:rsidRDefault="00EF4A0B" w:rsidP="55CE9761">
            <w:pPr>
              <w:spacing w:before="30" w:after="30"/>
              <w:ind w:left="30" w:right="30"/>
              <w:rPr>
                <w:rFonts w:ascii="Calibri" w:eastAsia="Times New Roman" w:hAnsi="Calibri" w:cs="Calibri"/>
                <w:sz w:val="16"/>
                <w:szCs w:val="16"/>
              </w:rPr>
            </w:pPr>
            <w:hyperlink r:id="rId69">
              <w:r w:rsidRPr="55CE9761">
                <w:rPr>
                  <w:rFonts w:ascii="Calibri" w:eastAsia="Times New Roman" w:hAnsi="Calibri" w:cs="Calibri"/>
                  <w:color w:val="0000FF"/>
                  <w:sz w:val="16"/>
                  <w:szCs w:val="16"/>
                  <w:u w:val="single"/>
                </w:rPr>
                <w:t>Screen 12</w:t>
              </w:r>
            </w:hyperlink>
            <w:r w:rsidRPr="55CE9761">
              <w:rPr>
                <w:rFonts w:ascii="Calibri" w:eastAsia="Times New Roman" w:hAnsi="Calibri" w:cs="Calibri"/>
                <w:sz w:val="16"/>
                <w:szCs w:val="16"/>
              </w:rPr>
              <w:t xml:space="preserve"> </w:t>
            </w:r>
          </w:p>
          <w:p w14:paraId="0EB92FE7" w14:textId="77777777" w:rsidR="00BB2193" w:rsidRPr="00B4784F" w:rsidRDefault="00EF4A0B" w:rsidP="55CE9761">
            <w:pPr>
              <w:ind w:left="30" w:right="30"/>
              <w:rPr>
                <w:rFonts w:ascii="Calibri" w:eastAsia="Times New Roman" w:hAnsi="Calibri" w:cs="Calibri"/>
                <w:sz w:val="16"/>
                <w:szCs w:val="16"/>
              </w:rPr>
            </w:pPr>
            <w:hyperlink r:id="rId70">
              <w:r w:rsidRPr="55CE9761">
                <w:rPr>
                  <w:rFonts w:ascii="Calibri" w:eastAsia="Times New Roman" w:hAnsi="Calibri" w:cs="Calibri"/>
                  <w:color w:val="0000FF"/>
                  <w:sz w:val="16"/>
                  <w:szCs w:val="16"/>
                  <w:u w:val="single"/>
                </w:rPr>
                <w:t>30_C_13</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716F6A76" w14:textId="77777777" w:rsidR="00BB2193"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You must view all content before moving forward.</w:t>
            </w:r>
          </w:p>
          <w:p w14:paraId="5A541DE3" w14:textId="77777777" w:rsidR="00BB2193"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At Abbott, we are committed to doing business honestly and keeping our promises in all areas of our work.</w:t>
            </w:r>
          </w:p>
          <w:p w14:paraId="680B7264" w14:textId="77777777" w:rsidR="00BB2193"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put Abbott’s interests ahead of our own when handling conflicts of interest. We protect Abbott’s assets and reputation, keep confidential information safe, and respect the privacy of everyone who shares personal information with us.</w:t>
            </w:r>
          </w:p>
          <w:p w14:paraId="1A3059DF" w14:textId="77777777" w:rsidR="00BB2193"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Fair Dealing</w:t>
            </w:r>
          </w:p>
          <w:p w14:paraId="4BF476EF" w14:textId="77777777" w:rsidR="00BB2193"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Avoiding Conflicts of Interest I</w:t>
            </w:r>
          </w:p>
          <w:p w14:paraId="7C838E21" w14:textId="77777777" w:rsidR="00BB2193"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Avoiding Conflicts of Interest I</w:t>
            </w:r>
            <w:r w:rsidR="00380CFE" w:rsidRPr="55CE9761">
              <w:rPr>
                <w:rFonts w:ascii="Calibri" w:eastAsia="Times New Roman" w:hAnsi="Calibri" w:cs="Calibri"/>
              </w:rPr>
              <w:t>I</w:t>
            </w:r>
          </w:p>
          <w:p w14:paraId="5DF089FD" w14:textId="77777777" w:rsidR="00BB2193"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lastRenderedPageBreak/>
              <w:t>Protection of Abbott Assets &amp; Reputation</w:t>
            </w:r>
          </w:p>
          <w:p w14:paraId="6FEA8E71" w14:textId="77777777" w:rsidR="00BB2193"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Confidential Information</w:t>
            </w:r>
          </w:p>
          <w:p w14:paraId="14677599" w14:textId="77777777" w:rsidR="00BB2193"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Anti-bribery</w:t>
            </w:r>
          </w:p>
          <w:p w14:paraId="60171B76" w14:textId="77777777" w:rsidR="00BB2193"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Gifts, Meals &amp; Entertainment</w:t>
            </w:r>
          </w:p>
          <w:p w14:paraId="71857680" w14:textId="77777777" w:rsidR="00BB2193"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Accurate Books and Records</w:t>
            </w:r>
          </w:p>
          <w:p w14:paraId="281FF746" w14:textId="77777777" w:rsidR="00BB2193"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Compliance with Laws</w:t>
            </w:r>
          </w:p>
          <w:p w14:paraId="6D5E0C1F" w14:textId="77777777" w:rsidR="00BB2193"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Fair Competition</w:t>
            </w:r>
          </w:p>
          <w:p w14:paraId="4C03FD58" w14:textId="77777777" w:rsidR="00BB2193"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Click each of the icons to learn more.</w:t>
            </w:r>
          </w:p>
        </w:tc>
        <w:tc>
          <w:tcPr>
            <w:tcW w:w="6000" w:type="dxa"/>
          </w:tcPr>
          <w:p w14:paraId="501AEB04" w14:textId="77777777" w:rsidR="00BB219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lastRenderedPageBreak/>
              <w:t>Bạn phải xem tất cả nội dung trước khi tiếp tục.</w:t>
            </w:r>
          </w:p>
          <w:p w14:paraId="33B6CE52" w14:textId="77777777" w:rsidR="00BB219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Tại Abbott, chúng ta cam kết kinh doanh một cách trung thực và giữ trọn cam kết trong mọi lĩnh vực công việc.</w:t>
            </w:r>
          </w:p>
          <w:p w14:paraId="0715FFC7" w14:textId="77777777" w:rsidR="00BB219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đặt lợi ích của Abbott lên trên lợi ích cá nhân khi xử lý xung đột lợi ích. Chúng ta bảo vệ tài sản và danh tiếng của Abbott, giữ an toàn cho thông tin mật và tôn trọng quyền riêng tư của mọi người chia sẻ thông tin cá nhân với chúng ta.</w:t>
            </w:r>
          </w:p>
          <w:p w14:paraId="72021C8D" w14:textId="77777777" w:rsidR="00BB219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Đối xử công bằng</w:t>
            </w:r>
          </w:p>
          <w:p w14:paraId="560E5451" w14:textId="77777777" w:rsidR="00BB219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Tránh Xung đột Lợi ích I</w:t>
            </w:r>
          </w:p>
          <w:p w14:paraId="7EC59471" w14:textId="77777777" w:rsidR="00BB219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lastRenderedPageBreak/>
              <w:t>Tránh Xung đột Lợi ích II</w:t>
            </w:r>
          </w:p>
          <w:p w14:paraId="7CDCBE44" w14:textId="77777777" w:rsidR="00BB219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Bảo vệ Tài sản &amp; Danh tiếng của Abbott</w:t>
            </w:r>
          </w:p>
          <w:p w14:paraId="3B7C236D" w14:textId="77777777" w:rsidR="00BB219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Thông tin mật</w:t>
            </w:r>
          </w:p>
          <w:p w14:paraId="2467D5A8" w14:textId="77777777" w:rsidR="00BB219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Chống hối lộ</w:t>
            </w:r>
          </w:p>
          <w:p w14:paraId="3E7C4554" w14:textId="77777777" w:rsidR="00BB219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Quà tặng, Ăn uống &amp; Giải trí</w:t>
            </w:r>
          </w:p>
          <w:p w14:paraId="407C834E" w14:textId="77777777" w:rsidR="00BB219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Hồ sơ và Sổ sách Chính xác</w:t>
            </w:r>
          </w:p>
          <w:p w14:paraId="03C60E5F" w14:textId="77777777" w:rsidR="00BB219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Tuân thủ luật pháp</w:t>
            </w:r>
          </w:p>
          <w:p w14:paraId="60220D7B" w14:textId="77777777" w:rsidR="00BB219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Cạnh tranh bình đẳng</w:t>
            </w:r>
          </w:p>
          <w:p w14:paraId="156BFFA7" w14:textId="77777777" w:rsidR="00BB219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Nhấp vào từng biểu tượng để tìm hiểu thêm.</w:t>
            </w:r>
          </w:p>
        </w:tc>
      </w:tr>
      <w:tr w:rsidR="00F06A1A" w:rsidRPr="00B4784F" w14:paraId="2EC9312B" w14:textId="77777777" w:rsidTr="4356F799">
        <w:tc>
          <w:tcPr>
            <w:tcW w:w="1353" w:type="dxa"/>
            <w:shd w:val="clear" w:color="auto" w:fill="C1E4F5" w:themeFill="accent1" w:themeFillTint="33"/>
            <w:tcMar>
              <w:top w:w="120" w:type="dxa"/>
              <w:left w:w="180" w:type="dxa"/>
              <w:bottom w:w="120" w:type="dxa"/>
              <w:right w:w="180" w:type="dxa"/>
            </w:tcMar>
            <w:hideMark/>
          </w:tcPr>
          <w:p w14:paraId="60DB55D1" w14:textId="77777777" w:rsidR="007A2786" w:rsidRPr="00B4784F" w:rsidRDefault="00EF4A0B" w:rsidP="55CE9761">
            <w:pPr>
              <w:spacing w:before="30" w:after="30"/>
              <w:ind w:left="30" w:right="30"/>
              <w:rPr>
                <w:rFonts w:ascii="Calibri" w:eastAsia="Times New Roman" w:hAnsi="Calibri" w:cs="Calibri"/>
                <w:sz w:val="16"/>
                <w:szCs w:val="16"/>
              </w:rPr>
            </w:pPr>
            <w:hyperlink r:id="rId71">
              <w:r w:rsidRPr="55CE9761">
                <w:rPr>
                  <w:rFonts w:ascii="Calibri" w:eastAsia="Times New Roman" w:hAnsi="Calibri" w:cs="Calibri"/>
                  <w:color w:val="0000FF"/>
                  <w:sz w:val="16"/>
                  <w:szCs w:val="16"/>
                  <w:u w:val="single"/>
                </w:rPr>
                <w:t>Screen 12</w:t>
              </w:r>
            </w:hyperlink>
            <w:r w:rsidRPr="55CE9761">
              <w:rPr>
                <w:rFonts w:ascii="Calibri" w:eastAsia="Times New Roman" w:hAnsi="Calibri" w:cs="Calibri"/>
                <w:sz w:val="16"/>
                <w:szCs w:val="16"/>
              </w:rPr>
              <w:t xml:space="preserve"> </w:t>
            </w:r>
          </w:p>
          <w:p w14:paraId="59781E26" w14:textId="77777777" w:rsidR="007A2786" w:rsidRPr="00B4784F" w:rsidRDefault="00EF4A0B" w:rsidP="55CE9761">
            <w:pPr>
              <w:ind w:left="30" w:right="30"/>
              <w:rPr>
                <w:rFonts w:ascii="Calibri" w:eastAsia="Times New Roman" w:hAnsi="Calibri" w:cs="Calibri"/>
                <w:sz w:val="16"/>
                <w:szCs w:val="16"/>
              </w:rPr>
            </w:pPr>
            <w:hyperlink r:id="rId72">
              <w:r w:rsidRPr="55CE9761">
                <w:rPr>
                  <w:rFonts w:ascii="Calibri" w:eastAsia="Times New Roman" w:hAnsi="Calibri" w:cs="Calibri"/>
                  <w:color w:val="0000FF"/>
                  <w:sz w:val="16"/>
                  <w:szCs w:val="16"/>
                  <w:u w:val="single"/>
                </w:rPr>
                <w:t>31_C_13</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70296EDE" w14:textId="77777777" w:rsidR="007A2786"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FAIR DEALING</w:t>
            </w:r>
          </w:p>
          <w:p w14:paraId="008F3D67" w14:textId="77777777" w:rsidR="007A2786"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conduct business with integrity and follow through on our commitments in every aspect of our work.</w:t>
            </w:r>
          </w:p>
          <w:p w14:paraId="12334A8C" w14:textId="77777777" w:rsidR="007A2786"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are each responsible for our work and the decisions we make in our roles. In every professional interaction—whether with coworkers, customers, suppliers, healthcare professionals, competitors, or others—we must be fair and honest about how Abbott does business.</w:t>
            </w:r>
          </w:p>
        </w:tc>
        <w:tc>
          <w:tcPr>
            <w:tcW w:w="6000" w:type="dxa"/>
          </w:tcPr>
          <w:p w14:paraId="54BFA431" w14:textId="77777777" w:rsidR="007A2786"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ĐỐI XỬ CÔNG BẰNG</w:t>
            </w:r>
          </w:p>
          <w:p w14:paraId="570ACE25" w14:textId="77777777" w:rsidR="007A2786"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kinh doanh với sự chính trực và thực hiện đến cùng các cam kết trong mọi khía cạnh công việc.</w:t>
            </w:r>
          </w:p>
          <w:p w14:paraId="5493379C" w14:textId="77777777" w:rsidR="007A2786"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Mỗi người chịu trách nhiệm về công việc và các quyết định trong vai trò của mình. Trong mọi tương tác nghề nghiệp - dù với đồng nghiệp, khách hàng, nhà cung cấp, chuyên gia chăm sóc sức khỏe, đối thủ cạnh tranh hay các bên khác - chúng ta phải công bằng và trung thực trong cách Abbott tiến hành kinh doanh.</w:t>
            </w:r>
          </w:p>
        </w:tc>
      </w:tr>
      <w:tr w:rsidR="00F06A1A" w:rsidRPr="00B4784F" w14:paraId="1FC6D724" w14:textId="77777777" w:rsidTr="4356F799">
        <w:tc>
          <w:tcPr>
            <w:tcW w:w="1353" w:type="dxa"/>
            <w:shd w:val="clear" w:color="auto" w:fill="C1E4F5" w:themeFill="accent1" w:themeFillTint="33"/>
            <w:tcMar>
              <w:top w:w="120" w:type="dxa"/>
              <w:left w:w="180" w:type="dxa"/>
              <w:bottom w:w="120" w:type="dxa"/>
              <w:right w:w="180" w:type="dxa"/>
            </w:tcMar>
            <w:hideMark/>
          </w:tcPr>
          <w:p w14:paraId="776FFBC2" w14:textId="77777777" w:rsidR="00EA2282" w:rsidRPr="00B4784F" w:rsidRDefault="00EF4A0B" w:rsidP="55CE9761">
            <w:pPr>
              <w:spacing w:before="30" w:after="30"/>
              <w:ind w:left="30" w:right="30"/>
              <w:rPr>
                <w:rFonts w:ascii="Calibri" w:eastAsia="Times New Roman" w:hAnsi="Calibri" w:cs="Calibri"/>
                <w:sz w:val="16"/>
                <w:szCs w:val="16"/>
              </w:rPr>
            </w:pPr>
            <w:hyperlink r:id="rId73">
              <w:r w:rsidRPr="55CE9761">
                <w:rPr>
                  <w:rFonts w:ascii="Calibri" w:eastAsia="Times New Roman" w:hAnsi="Calibri" w:cs="Calibri"/>
                  <w:color w:val="0000FF"/>
                  <w:sz w:val="16"/>
                  <w:szCs w:val="16"/>
                  <w:u w:val="single"/>
                </w:rPr>
                <w:t>Screen 12</w:t>
              </w:r>
            </w:hyperlink>
            <w:r w:rsidRPr="55CE9761">
              <w:rPr>
                <w:rFonts w:ascii="Calibri" w:eastAsia="Times New Roman" w:hAnsi="Calibri" w:cs="Calibri"/>
                <w:sz w:val="16"/>
                <w:szCs w:val="16"/>
              </w:rPr>
              <w:t xml:space="preserve"> </w:t>
            </w:r>
          </w:p>
          <w:p w14:paraId="1E1A4A13" w14:textId="77777777" w:rsidR="00EA2282" w:rsidRPr="00B4784F" w:rsidRDefault="00EF4A0B" w:rsidP="55CE9761">
            <w:pPr>
              <w:ind w:left="30" w:right="30"/>
              <w:rPr>
                <w:rFonts w:ascii="Calibri" w:eastAsia="Times New Roman" w:hAnsi="Calibri" w:cs="Calibri"/>
                <w:sz w:val="16"/>
                <w:szCs w:val="16"/>
              </w:rPr>
            </w:pPr>
            <w:hyperlink r:id="rId74">
              <w:r w:rsidRPr="55CE9761">
                <w:rPr>
                  <w:rFonts w:ascii="Calibri" w:eastAsia="Times New Roman" w:hAnsi="Calibri" w:cs="Calibri"/>
                  <w:color w:val="0000FF"/>
                  <w:sz w:val="16"/>
                  <w:szCs w:val="16"/>
                  <w:u w:val="single"/>
                </w:rPr>
                <w:t>32_C_13</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71987378" w14:textId="77777777" w:rsidR="00EA2282"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AVOIDING CONFLICTS OF INTEREST I</w:t>
            </w:r>
          </w:p>
          <w:p w14:paraId="0092C81F" w14:textId="77777777" w:rsidR="00EA2282"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identify and address conflicts of interest before moving forward.</w:t>
            </w:r>
          </w:p>
          <w:p w14:paraId="1A13F4C0" w14:textId="77777777" w:rsidR="00EA2282"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 conflict of interest happens when personal interests interfere—or appear to interfere—with what’s best for Abbott. Business decisions must be based on Abbott’s needs, not personal gain or the interests of family or friends. We are expected to use good judgment and avoid situations that could lead to a real or perceived conflict. If personal relationships, interests, or outside activities affect your ability to act fairly and effectively—or could benefit you or a family member—you must disclose the potential conflict and remove yourself from the situation, following Abbott’s guidelines.</w:t>
            </w:r>
          </w:p>
        </w:tc>
        <w:tc>
          <w:tcPr>
            <w:tcW w:w="6000" w:type="dxa"/>
          </w:tcPr>
          <w:p w14:paraId="0AA13907" w14:textId="77777777" w:rsidR="00EA2282"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TRÁNH XUNG ĐỘT LỢI ÍCH I</w:t>
            </w:r>
          </w:p>
          <w:p w14:paraId="66158743" w14:textId="77777777" w:rsidR="00EA2282"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xác định và xử lý các xung đột lợi ích trước khi tiếp tục.</w:t>
            </w:r>
          </w:p>
          <w:p w14:paraId="62F302FF" w14:textId="77777777" w:rsidR="00EA2282"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Xung đột lợi ích xảy ra khi lợi ích cá nhân can thiệp - hoặc có vẻ như can thiệp - vào lợi ích tốt nhất của Abbott. Các quyết định kinh doanh phải dựa trên nhu cầu của Abbott, không dựa trên lợi ích cá nhân hoặc lợi ích của gia đình hay bạn bè. Mọi người được kỳ vọng sử dụng sự phán đoán đúng đắn và tránh những tình huống có thể dẫn đến xung đột thực sự hoặc tạo ấn tượng có xung đột. Nếu các mối quan hệ cá nhân, lợi ích riêng hoặc hoạt động bên ngoài ảnh hưởng đến khả năng hành động một cách công bằng và hiệu quả - hoặc có thể mang lại lợi ích cho bản thân hoặc người thân - thì phải công khai khả năng xung đột đó và rút khỏi tình huống, theo đúng hướng dẫn của Abbott.</w:t>
            </w:r>
          </w:p>
        </w:tc>
      </w:tr>
      <w:tr w:rsidR="00F06A1A" w:rsidRPr="00B4784F" w14:paraId="1F427E77" w14:textId="77777777" w:rsidTr="4356F799">
        <w:tc>
          <w:tcPr>
            <w:tcW w:w="1353" w:type="dxa"/>
            <w:shd w:val="clear" w:color="auto" w:fill="C1E4F5" w:themeFill="accent1" w:themeFillTint="33"/>
            <w:tcMar>
              <w:top w:w="120" w:type="dxa"/>
              <w:left w:w="180" w:type="dxa"/>
              <w:bottom w:w="120" w:type="dxa"/>
              <w:right w:w="180" w:type="dxa"/>
            </w:tcMar>
            <w:hideMark/>
          </w:tcPr>
          <w:p w14:paraId="2A384623" w14:textId="77777777" w:rsidR="00795145" w:rsidRPr="00B4784F" w:rsidRDefault="00EF4A0B" w:rsidP="55CE9761">
            <w:pPr>
              <w:spacing w:before="30" w:after="30"/>
              <w:ind w:left="30" w:right="30"/>
              <w:rPr>
                <w:rFonts w:ascii="Calibri" w:eastAsia="Times New Roman" w:hAnsi="Calibri" w:cs="Calibri"/>
                <w:sz w:val="16"/>
                <w:szCs w:val="16"/>
              </w:rPr>
            </w:pPr>
            <w:hyperlink r:id="rId75">
              <w:r w:rsidRPr="55CE9761">
                <w:rPr>
                  <w:rFonts w:ascii="Calibri" w:eastAsia="Times New Roman" w:hAnsi="Calibri" w:cs="Calibri"/>
                  <w:color w:val="0000FF"/>
                  <w:sz w:val="16"/>
                  <w:szCs w:val="16"/>
                  <w:u w:val="single"/>
                </w:rPr>
                <w:t>Screen 12</w:t>
              </w:r>
            </w:hyperlink>
            <w:r w:rsidRPr="55CE9761">
              <w:rPr>
                <w:rFonts w:ascii="Calibri" w:eastAsia="Times New Roman" w:hAnsi="Calibri" w:cs="Calibri"/>
                <w:sz w:val="16"/>
                <w:szCs w:val="16"/>
              </w:rPr>
              <w:t xml:space="preserve"> </w:t>
            </w:r>
          </w:p>
          <w:p w14:paraId="4BE7802F" w14:textId="77777777" w:rsidR="00795145" w:rsidRPr="00B4784F" w:rsidRDefault="00EF4A0B" w:rsidP="55CE9761">
            <w:pPr>
              <w:ind w:left="30" w:right="30"/>
              <w:rPr>
                <w:rFonts w:ascii="Calibri" w:eastAsia="Times New Roman" w:hAnsi="Calibri" w:cs="Calibri"/>
                <w:sz w:val="16"/>
                <w:szCs w:val="16"/>
              </w:rPr>
            </w:pPr>
            <w:hyperlink r:id="rId76">
              <w:r w:rsidRPr="55CE9761">
                <w:rPr>
                  <w:rFonts w:ascii="Calibri" w:eastAsia="Times New Roman" w:hAnsi="Calibri" w:cs="Calibri"/>
                  <w:color w:val="0000FF"/>
                  <w:sz w:val="16"/>
                  <w:szCs w:val="16"/>
                  <w:u w:val="single"/>
                </w:rPr>
                <w:t>33_C_13</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0B2D7241" w14:textId="77777777" w:rsidR="00795145"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AVOIDING CONFLICTS OF INTEREST II</w:t>
            </w:r>
          </w:p>
          <w:p w14:paraId="6984DFA8" w14:textId="77777777" w:rsidR="00795145"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put Abbott’s interests first when making work-related decisions.</w:t>
            </w:r>
          </w:p>
          <w:p w14:paraId="29852B24" w14:textId="77777777" w:rsidR="00795145"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 xml:space="preserve">That means prioritizing the company’s goals over those of a specific team, group, or individual. Any opportunities or resources we access through our roles at Abbott should be used to benefit the company—not for personal gain. We should not compete with Abbott </w:t>
            </w:r>
            <w:r w:rsidRPr="55CE9761">
              <w:rPr>
                <w:rFonts w:ascii="Calibri" w:eastAsia="Times New Roman" w:hAnsi="Calibri" w:cs="Calibri"/>
              </w:rPr>
              <w:lastRenderedPageBreak/>
              <w:t>or help others do so. When opportunities arise, our focus must be on advancing Abbott’s interests.</w:t>
            </w:r>
          </w:p>
        </w:tc>
        <w:tc>
          <w:tcPr>
            <w:tcW w:w="6000" w:type="dxa"/>
          </w:tcPr>
          <w:p w14:paraId="74D4C843" w14:textId="77777777" w:rsidR="00795145"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lastRenderedPageBreak/>
              <w:t>TRÁNH XUNG ĐỘT LỢI ÍCH II</w:t>
            </w:r>
          </w:p>
          <w:p w14:paraId="2213976C" w14:textId="77777777" w:rsidR="00795145"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đặt lợi ích của Abbott lên hàng đầu khi đưa ra các quyết định liên quan đến công việc.</w:t>
            </w:r>
          </w:p>
          <w:p w14:paraId="64A4BF0F" w14:textId="77777777" w:rsidR="00795145"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 xml:space="preserve">Điều đó có nghĩa là ưu tiên các mục tiêu của công ty hơn mục tiêu của một nhóm, bộ phận hoặc cá nhân cụ thể. Mọi cơ hội hoặc nguồn lực mà chúng ta có được thông qua vai trò của mình tại Abbott đều phải được sử dụng để mang lại lợi ích cho công ty - không nhằm phục vụ lợi ích cá nhân. Chúng ta không cạnh </w:t>
            </w:r>
            <w:r w:rsidRPr="55CE9761">
              <w:rPr>
                <w:rFonts w:ascii="Arial" w:eastAsia="Arial" w:hAnsi="Arial" w:cs="Arial"/>
              </w:rPr>
              <w:lastRenderedPageBreak/>
              <w:t>tranh với Abbott hoặc hỗ trợ người khác làm điều đó. Khi xuất hiện cơ hội, trọng tâm của chúng ta phải là thúc đẩy lợi ích của Abbott.</w:t>
            </w:r>
          </w:p>
        </w:tc>
      </w:tr>
      <w:tr w:rsidR="00F06A1A" w:rsidRPr="00B4784F" w14:paraId="41132EC8" w14:textId="77777777" w:rsidTr="4356F799">
        <w:tc>
          <w:tcPr>
            <w:tcW w:w="1353" w:type="dxa"/>
            <w:shd w:val="clear" w:color="auto" w:fill="C1E4F5" w:themeFill="accent1" w:themeFillTint="33"/>
            <w:tcMar>
              <w:top w:w="120" w:type="dxa"/>
              <w:left w:w="180" w:type="dxa"/>
              <w:bottom w:w="120" w:type="dxa"/>
              <w:right w:w="180" w:type="dxa"/>
            </w:tcMar>
            <w:hideMark/>
          </w:tcPr>
          <w:p w14:paraId="54FA50CE" w14:textId="77777777" w:rsidR="004150A0" w:rsidRPr="00B4784F" w:rsidRDefault="00EF4A0B" w:rsidP="55CE9761">
            <w:pPr>
              <w:spacing w:before="30" w:after="30"/>
              <w:ind w:left="30" w:right="30"/>
              <w:rPr>
                <w:rFonts w:ascii="Calibri" w:eastAsia="Times New Roman" w:hAnsi="Calibri" w:cs="Calibri"/>
                <w:sz w:val="16"/>
                <w:szCs w:val="16"/>
              </w:rPr>
            </w:pPr>
            <w:hyperlink r:id="rId77">
              <w:r w:rsidRPr="55CE9761">
                <w:rPr>
                  <w:rFonts w:ascii="Calibri" w:eastAsia="Times New Roman" w:hAnsi="Calibri" w:cs="Calibri"/>
                  <w:color w:val="0000FF"/>
                  <w:sz w:val="16"/>
                  <w:szCs w:val="16"/>
                  <w:u w:val="single"/>
                </w:rPr>
                <w:t>Screen 12</w:t>
              </w:r>
            </w:hyperlink>
            <w:r w:rsidRPr="55CE9761">
              <w:rPr>
                <w:rFonts w:ascii="Calibri" w:eastAsia="Times New Roman" w:hAnsi="Calibri" w:cs="Calibri"/>
                <w:sz w:val="16"/>
                <w:szCs w:val="16"/>
              </w:rPr>
              <w:t xml:space="preserve"> </w:t>
            </w:r>
          </w:p>
          <w:p w14:paraId="21FAC3CF" w14:textId="77777777" w:rsidR="004150A0" w:rsidRPr="00B4784F" w:rsidRDefault="00EF4A0B" w:rsidP="55CE9761">
            <w:pPr>
              <w:ind w:left="30" w:right="30"/>
              <w:rPr>
                <w:rFonts w:ascii="Calibri" w:eastAsia="Times New Roman" w:hAnsi="Calibri" w:cs="Calibri"/>
                <w:sz w:val="16"/>
                <w:szCs w:val="16"/>
              </w:rPr>
            </w:pPr>
            <w:hyperlink r:id="rId78">
              <w:r w:rsidRPr="55CE9761">
                <w:rPr>
                  <w:rFonts w:ascii="Calibri" w:eastAsia="Times New Roman" w:hAnsi="Calibri" w:cs="Calibri"/>
                  <w:color w:val="0000FF"/>
                  <w:sz w:val="16"/>
                  <w:szCs w:val="16"/>
                  <w:u w:val="single"/>
                </w:rPr>
                <w:t>34_C_13</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2C368EED" w14:textId="77777777" w:rsidR="004150A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PROTECTION OF ABBOTT ASSETS &amp; REPUTATION</w:t>
            </w:r>
          </w:p>
          <w:p w14:paraId="4415F2D0" w14:textId="77777777" w:rsidR="004150A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are caretakers of our company.</w:t>
            </w:r>
          </w:p>
          <w:p w14:paraId="1910F1CD" w14:textId="77777777" w:rsidR="004150A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all share the responsibility to protect and use Abbott’s assets wisely. This includes everything from physical items like vehicles and computers, to valuable information such as intellectual property, trade secrets, and specialized knowledge.</w:t>
            </w:r>
          </w:p>
          <w:p w14:paraId="3A190FF4" w14:textId="77777777" w:rsidR="004150A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should always use good judgment to make sure these resources are used properly, efficiently, and with care—avoiding loss, theft, misuse, or waste.</w:t>
            </w:r>
          </w:p>
          <w:p w14:paraId="6E85CC3E" w14:textId="77777777" w:rsidR="004150A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Abbott’s reputation is one of our most valuable assets—and we all play a role in protecting it.</w:t>
            </w:r>
          </w:p>
          <w:p w14:paraId="1DF9671A" w14:textId="77777777" w:rsidR="004150A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Each of us is responsible for how we represent Abbott, especially in public settings and online, where anything we share—whether in conversations, emails, or social media—can reflect on the company. It’s important to communicate thoughtfully, use good judgment, and protect Abbott’s confidential information.</w:t>
            </w:r>
          </w:p>
          <w:p w14:paraId="03F51E99" w14:textId="77777777" w:rsidR="004150A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 xml:space="preserve">When interacting externally, we should consider whether we might be seen as representing Abbott and </w:t>
            </w:r>
            <w:r w:rsidRPr="55CE9761">
              <w:rPr>
                <w:rFonts w:ascii="Calibri" w:eastAsia="Times New Roman" w:hAnsi="Calibri" w:cs="Calibri"/>
              </w:rPr>
              <w:lastRenderedPageBreak/>
              <w:t>how our words or actions could impact its reputation. This is especially important on social media, where posts can spread quickly and widely—a careless comment or post can cause real harm.</w:t>
            </w:r>
          </w:p>
        </w:tc>
        <w:tc>
          <w:tcPr>
            <w:tcW w:w="6000" w:type="dxa"/>
          </w:tcPr>
          <w:p w14:paraId="6DA3985D" w14:textId="77777777" w:rsidR="004150A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lastRenderedPageBreak/>
              <w:t>BẢO VỆ TÀI SẢN &amp; DANH TIẾNG CỦA ABBOTT</w:t>
            </w:r>
          </w:p>
          <w:p w14:paraId="38191E3F" w14:textId="77777777" w:rsidR="004150A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là những người gìn giữ công ty của mình.</w:t>
            </w:r>
          </w:p>
          <w:p w14:paraId="36AA3778" w14:textId="77777777" w:rsidR="004150A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Tất cả chúng ta cùng chia sẻ trách nhiệm bảo vệ và sử dụng tài sản của Abbott một cách khôn ngoan. Những tài sản này bao gồm mọi thứ, từ các vật dụng hữu hình như xe cộ và máy tính đến thông tin giá trị như tài sản trí tuệ, bí mật thương mại và kiến thức chuyên môn.</w:t>
            </w:r>
          </w:p>
          <w:p w14:paraId="3B1ED59A" w14:textId="77777777" w:rsidR="004150A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luôn cần sử dụng sự phán đoán đúng đắn để bảo đảm các nguồn lực này được sử dụng đúng cách, hiệu quả và cẩn trọng - tránh thất thoát, trộm cắp, lạm dụng hoặc lãng phí.</w:t>
            </w:r>
          </w:p>
          <w:p w14:paraId="28F55B13" w14:textId="77777777" w:rsidR="004150A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Danh tiếng của Abbott là một trong những tài sản quý giá nhất của chúng ta - và mọi người đều có vai trò trong việc bảo vệ danh tiếng đó.</w:t>
            </w:r>
          </w:p>
          <w:p w14:paraId="67B3B17B" w14:textId="7FB8A057" w:rsidR="004150A0" w:rsidRPr="00B4784F" w:rsidRDefault="40607579" w:rsidP="55CE9761">
            <w:pPr>
              <w:spacing w:before="100" w:beforeAutospacing="1" w:after="100" w:afterAutospacing="1"/>
              <w:ind w:left="30" w:right="30"/>
              <w:rPr>
                <w:rFonts w:ascii="Calibri" w:eastAsia="Times New Roman" w:hAnsi="Calibri" w:cs="Calibri"/>
              </w:rPr>
            </w:pPr>
            <w:r w:rsidRPr="4356F799">
              <w:rPr>
                <w:rFonts w:ascii="Arial" w:eastAsia="Arial" w:hAnsi="Arial" w:cs="Arial"/>
              </w:rPr>
              <w:t xml:space="preserve">Mỗi người chịu trách nhiệm về cách mình đại diện cho Abbott, đặc biệt trong các bối cảnh công khai và trên môi trường trực tuyến, nơi bất kỳ điều gì chúng ta chia sẻ - dù trong trò chuyện, </w:t>
            </w:r>
            <w:ins w:id="5" w:author="Ha, Nhat Khanh" w:date="2026-01-06T02:53:00Z">
              <w:r w:rsidR="2321BCEC" w:rsidRPr="4356F799">
                <w:rPr>
                  <w:rFonts w:ascii="Arial" w:eastAsia="Arial" w:hAnsi="Arial" w:cs="Arial"/>
                </w:rPr>
                <w:t>thư điện tử</w:t>
              </w:r>
            </w:ins>
            <w:del w:id="6" w:author="Ha, Nhat Khanh" w:date="2026-01-06T02:53:00Z">
              <w:r w:rsidR="00EF4A0B" w:rsidRPr="4356F799" w:rsidDel="40607579">
                <w:rPr>
                  <w:rFonts w:ascii="Arial" w:eastAsia="Arial" w:hAnsi="Arial" w:cs="Arial"/>
                </w:rPr>
                <w:delText>email</w:delText>
              </w:r>
            </w:del>
            <w:r w:rsidRPr="4356F799">
              <w:rPr>
                <w:rFonts w:ascii="Arial" w:eastAsia="Arial" w:hAnsi="Arial" w:cs="Arial"/>
              </w:rPr>
              <w:t xml:space="preserve"> hay trên mạng xã hội - đều có thể phản ánh hình ảnh của công ty. Điều quan trọng là giao tiếp một cách cẩn trọng, </w:t>
            </w:r>
            <w:r w:rsidRPr="4356F799">
              <w:rPr>
                <w:rFonts w:ascii="Arial" w:eastAsia="Arial" w:hAnsi="Arial" w:cs="Arial"/>
              </w:rPr>
              <w:lastRenderedPageBreak/>
              <w:t>sử dụng sự phán đoán đúng đắn và bảo vệ thông tin mật của Abbott.</w:t>
            </w:r>
          </w:p>
          <w:p w14:paraId="73ACA3C2" w14:textId="77777777" w:rsidR="004150A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Khi tương tác với bên ngoài, chúng ta cần cân nhắc xem người khác có thể xem mình như đang đại diện cho Abbott hay không và lời nói, hành động của mình có thể tác động đến danh tiếng của công ty như thế nào. Điều này đặc biệt quan trọng trên mạng xã hội, nơi các bài đăng có thể lan truyền nhanh và rộng - một bình luận hoặc bài đăng thiếu cân nhắc có thể gây tổn hại thực sự.</w:t>
            </w:r>
          </w:p>
        </w:tc>
      </w:tr>
      <w:tr w:rsidR="00F06A1A" w:rsidRPr="00B4784F" w14:paraId="7D92A6A0" w14:textId="77777777" w:rsidTr="4356F799">
        <w:tc>
          <w:tcPr>
            <w:tcW w:w="1353" w:type="dxa"/>
            <w:shd w:val="clear" w:color="auto" w:fill="C1E4F5" w:themeFill="accent1" w:themeFillTint="33"/>
            <w:tcMar>
              <w:top w:w="120" w:type="dxa"/>
              <w:left w:w="180" w:type="dxa"/>
              <w:bottom w:w="120" w:type="dxa"/>
              <w:right w:w="180" w:type="dxa"/>
            </w:tcMar>
            <w:hideMark/>
          </w:tcPr>
          <w:p w14:paraId="17F67850" w14:textId="77777777" w:rsidR="007C042D" w:rsidRPr="00B4784F" w:rsidRDefault="00EF4A0B" w:rsidP="55CE9761">
            <w:pPr>
              <w:spacing w:before="30" w:after="30"/>
              <w:ind w:left="30" w:right="30"/>
              <w:rPr>
                <w:rFonts w:ascii="Calibri" w:eastAsia="Times New Roman" w:hAnsi="Calibri" w:cs="Calibri"/>
                <w:sz w:val="16"/>
                <w:szCs w:val="16"/>
              </w:rPr>
            </w:pPr>
            <w:hyperlink r:id="rId79">
              <w:r w:rsidRPr="55CE9761">
                <w:rPr>
                  <w:rFonts w:ascii="Calibri" w:eastAsia="Times New Roman" w:hAnsi="Calibri" w:cs="Calibri"/>
                  <w:color w:val="0000FF"/>
                  <w:sz w:val="16"/>
                  <w:szCs w:val="16"/>
                  <w:u w:val="single"/>
                </w:rPr>
                <w:t>Screen 12</w:t>
              </w:r>
            </w:hyperlink>
            <w:r w:rsidRPr="55CE9761">
              <w:rPr>
                <w:rFonts w:ascii="Calibri" w:eastAsia="Times New Roman" w:hAnsi="Calibri" w:cs="Calibri"/>
                <w:sz w:val="16"/>
                <w:szCs w:val="16"/>
              </w:rPr>
              <w:t xml:space="preserve"> </w:t>
            </w:r>
          </w:p>
          <w:p w14:paraId="65725DBE" w14:textId="77777777" w:rsidR="007C042D" w:rsidRPr="00B4784F" w:rsidRDefault="00EF4A0B" w:rsidP="55CE9761">
            <w:pPr>
              <w:ind w:left="30" w:right="30"/>
              <w:rPr>
                <w:rFonts w:ascii="Calibri" w:eastAsia="Times New Roman" w:hAnsi="Calibri" w:cs="Calibri"/>
                <w:sz w:val="16"/>
                <w:szCs w:val="16"/>
              </w:rPr>
            </w:pPr>
            <w:hyperlink r:id="rId80">
              <w:r w:rsidRPr="55CE9761">
                <w:rPr>
                  <w:rFonts w:ascii="Calibri" w:eastAsia="Times New Roman" w:hAnsi="Calibri" w:cs="Calibri"/>
                  <w:color w:val="0000FF"/>
                  <w:sz w:val="16"/>
                  <w:szCs w:val="16"/>
                  <w:u w:val="single"/>
                </w:rPr>
                <w:t>35_C_13</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6F832334" w14:textId="77777777" w:rsidR="007C042D"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CONFIDENTIAL INFORMATION</w:t>
            </w:r>
          </w:p>
          <w:p w14:paraId="14EA7249" w14:textId="77777777" w:rsidR="007C042D"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are committed to respecting and protecting all confidential information, including personal data.</w:t>
            </w:r>
          </w:p>
          <w:p w14:paraId="012F1FAF" w14:textId="77777777" w:rsidR="007C042D"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Confidential information is one of Abbott’s most valuable assets. It includes non-public details like research, trade secrets, business plans, pricing, contracts, financial results, and other data that could benefit competitors or harm Abbott if disclosed.</w:t>
            </w:r>
          </w:p>
          <w:p w14:paraId="07DF22CB" w14:textId="77777777" w:rsidR="007C042D"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must protect confidential information and prevent unauthorized use or sharing—even after our time with Abbott ends.</w:t>
            </w:r>
          </w:p>
          <w:p w14:paraId="16466B4A" w14:textId="77777777" w:rsidR="007C042D"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 xml:space="preserve">At Abbott we also respect the intellectual property of others and avoid improper use of their confidential </w:t>
            </w:r>
            <w:r w:rsidRPr="55CE9761">
              <w:rPr>
                <w:rFonts w:ascii="Calibri" w:eastAsia="Times New Roman" w:hAnsi="Calibri" w:cs="Calibri"/>
              </w:rPr>
              <w:lastRenderedPageBreak/>
              <w:t>information. Misusing non-public information, such as for insider trading, is illegal and unethical.</w:t>
            </w:r>
          </w:p>
          <w:p w14:paraId="268EB4F0" w14:textId="77777777" w:rsidR="007C042D"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also safeguard personal data entrusted to us by colleagues, healthcare professionals, and customers. When we collect and use personal information, we do it responsibly, with proper consent, and never sell or obtain it from unauthorized sources. Many locations have strict privacy laws, and we are committed to understanding and following them, especially for the most sensitive categories of personal information.</w:t>
            </w:r>
          </w:p>
        </w:tc>
        <w:tc>
          <w:tcPr>
            <w:tcW w:w="6000" w:type="dxa"/>
          </w:tcPr>
          <w:p w14:paraId="4BC01C1D" w14:textId="77777777" w:rsidR="007C042D"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lastRenderedPageBreak/>
              <w:t>THÔNG TIN MẬT</w:t>
            </w:r>
          </w:p>
          <w:p w14:paraId="24035A38" w14:textId="77777777" w:rsidR="007C042D"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cam kết tôn trọng và bảo vệ mọi thông tin mật, bao gồm dữ liệu cá nhân.</w:t>
            </w:r>
          </w:p>
          <w:p w14:paraId="2FA8D1B0" w14:textId="77777777" w:rsidR="007C042D"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Thông tin mật là một trong những tài sản quý giá nhất của Abbott. Thông tin này bao gồm các chi tiết chưa công bố như nghiên cứu, bí mật thương mại, kế hoạch kinh doanh, giá cả, hợp đồng, kết quả tài chính và các dữ liệu khác có thể mang lại lợi ích cho đối thủ cạnh tranh hoặc gây hại cho Abbott nếu bị tiết lộ.</w:t>
            </w:r>
          </w:p>
          <w:p w14:paraId="7A812161" w14:textId="77777777" w:rsidR="007C042D"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phải bảo vệ thông tin mật và ngăn chặn việc sử dụng hoặc chia sẻ trái phép - kể cả sau khi thời gian làm việc tại Abbott kết thúc.</w:t>
            </w:r>
          </w:p>
          <w:p w14:paraId="46EA7B47" w14:textId="77777777" w:rsidR="007C042D"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 xml:space="preserve">Tại Abbott, chúng ta cũng tôn trọng quyền sở hữu trí tuệ của người khác và tránh sử dụng sai thông tin mật của họ. Việc sử dụng sai thông tin chưa công bố, </w:t>
            </w:r>
            <w:r w:rsidRPr="55CE9761">
              <w:rPr>
                <w:rFonts w:ascii="Arial" w:eastAsia="Arial" w:hAnsi="Arial" w:cs="Arial"/>
              </w:rPr>
              <w:lastRenderedPageBreak/>
              <w:t>chẳng hạn để giao dịch nội gián, là hành vi bất hợp pháp và trái đạo đức.</w:t>
            </w:r>
          </w:p>
          <w:p w14:paraId="2C882225" w14:textId="77777777" w:rsidR="007C042D"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cũng bảo vệ dữ liệu cá nhân được đồng nghiệp, các chuyên gia chăm sóc sức khỏe và khách hàng tin tưởng giao phó. Khi thu thập và sử dụng thông tin cá nhân, chúng ta thực hiện một cách có trách nhiệm, với sự đồng ý phù hợp và không bao giờ bán hoặc lấy thông tin từ các nguồn không được phép. Nhiều nơi có luật bảo mật nghiêm ngặt và chúng ta cam kết tìm hiểu, tuân thủ các luật này, đặc biệt đối với những nhóm dữ liệu cá nhân nhạy cảm nhất.</w:t>
            </w:r>
          </w:p>
        </w:tc>
      </w:tr>
      <w:tr w:rsidR="00F06A1A" w:rsidRPr="00B4784F" w14:paraId="32A5D0BE" w14:textId="77777777" w:rsidTr="4356F799">
        <w:tc>
          <w:tcPr>
            <w:tcW w:w="1353" w:type="dxa"/>
            <w:shd w:val="clear" w:color="auto" w:fill="C1E4F5" w:themeFill="accent1" w:themeFillTint="33"/>
            <w:tcMar>
              <w:top w:w="120" w:type="dxa"/>
              <w:left w:w="180" w:type="dxa"/>
              <w:bottom w:w="120" w:type="dxa"/>
              <w:right w:w="180" w:type="dxa"/>
            </w:tcMar>
            <w:hideMark/>
          </w:tcPr>
          <w:p w14:paraId="7E0F495F" w14:textId="77777777" w:rsidR="007317E0" w:rsidRPr="00B4784F" w:rsidRDefault="00EF4A0B" w:rsidP="55CE9761">
            <w:pPr>
              <w:spacing w:before="30" w:after="30"/>
              <w:ind w:left="30" w:right="30"/>
              <w:rPr>
                <w:rFonts w:ascii="Calibri" w:eastAsia="Times New Roman" w:hAnsi="Calibri" w:cs="Calibri"/>
                <w:sz w:val="16"/>
                <w:szCs w:val="16"/>
              </w:rPr>
            </w:pPr>
            <w:hyperlink r:id="rId81">
              <w:r w:rsidRPr="55CE9761">
                <w:rPr>
                  <w:rFonts w:ascii="Calibri" w:eastAsia="Times New Roman" w:hAnsi="Calibri" w:cs="Calibri"/>
                  <w:color w:val="0000FF"/>
                  <w:sz w:val="16"/>
                  <w:szCs w:val="16"/>
                  <w:u w:val="single"/>
                </w:rPr>
                <w:t>Screen 12</w:t>
              </w:r>
            </w:hyperlink>
            <w:r w:rsidRPr="55CE9761">
              <w:rPr>
                <w:rFonts w:ascii="Calibri" w:eastAsia="Times New Roman" w:hAnsi="Calibri" w:cs="Calibri"/>
                <w:sz w:val="16"/>
                <w:szCs w:val="16"/>
              </w:rPr>
              <w:t xml:space="preserve"> </w:t>
            </w:r>
          </w:p>
          <w:p w14:paraId="2B7ECE74" w14:textId="77777777" w:rsidR="007317E0" w:rsidRPr="00B4784F" w:rsidRDefault="00EF4A0B" w:rsidP="55CE9761">
            <w:pPr>
              <w:ind w:left="30" w:right="30"/>
              <w:rPr>
                <w:rFonts w:ascii="Calibri" w:eastAsia="Times New Roman" w:hAnsi="Calibri" w:cs="Calibri"/>
                <w:sz w:val="16"/>
                <w:szCs w:val="16"/>
              </w:rPr>
            </w:pPr>
            <w:hyperlink r:id="rId82">
              <w:r w:rsidRPr="55CE9761">
                <w:rPr>
                  <w:rFonts w:ascii="Calibri" w:eastAsia="Times New Roman" w:hAnsi="Calibri" w:cs="Calibri"/>
                  <w:color w:val="0000FF"/>
                  <w:sz w:val="16"/>
                  <w:szCs w:val="16"/>
                  <w:u w:val="single"/>
                </w:rPr>
                <w:t>36_C_13</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3AC3053E" w14:textId="77777777" w:rsidR="007317E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ANTI-BRIBERY</w:t>
            </w:r>
          </w:p>
          <w:p w14:paraId="66ACF1D7" w14:textId="77777777" w:rsidR="007317E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actively oppose fraud, bribery, and corruption. We get business the right way.</w:t>
            </w:r>
          </w:p>
          <w:p w14:paraId="13C6A88A" w14:textId="77777777" w:rsidR="007317E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As individuals, we expect healthcare professionals to make decisions based on what’s best for patients—not influenced by incentives from companies. Likewise, we expect government officials to act in the public’s interest, free from corporate pressure.</w:t>
            </w:r>
          </w:p>
          <w:p w14:paraId="473C6B08" w14:textId="77777777" w:rsidR="007317E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 xml:space="preserve">At Abbott, we educate healthcare professionals about our products but do not interfere with their independent judgment. It is never permissible to offer anything of value to healthcare providers (such as a physician, pharmacist, nurse, researcher or laboratory staff), </w:t>
            </w:r>
            <w:r w:rsidRPr="55CE9761">
              <w:rPr>
                <w:rFonts w:ascii="Calibri" w:eastAsia="Times New Roman" w:hAnsi="Calibri" w:cs="Calibri"/>
              </w:rPr>
              <w:lastRenderedPageBreak/>
              <w:t>government officials, or others to gain business or reward past relationships.</w:t>
            </w:r>
          </w:p>
          <w:p w14:paraId="73E2F4E2" w14:textId="77777777" w:rsidR="007317E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follow anti-bribery, anti-corruption, and anti-kickback laws globally, including the U.S. Foreign Corrupt Practices Act. Everyone at Abbott must carefully manage relationships with service providers—such as distributors, consultants, and speakers—by conducting due diligence, paying fair market value, and properly documenting payments to ensure compliance with laws and company standards.</w:t>
            </w:r>
          </w:p>
        </w:tc>
        <w:tc>
          <w:tcPr>
            <w:tcW w:w="6000" w:type="dxa"/>
          </w:tcPr>
          <w:p w14:paraId="64D98047" w14:textId="77777777" w:rsidR="007317E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lastRenderedPageBreak/>
              <w:t>CHỐNG THAM NHŨNG</w:t>
            </w:r>
          </w:p>
          <w:p w14:paraId="071B1F81" w14:textId="77777777" w:rsidR="007317E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tích cực phản đối sự gian lận, tham nhũng và hối lộ. Chúng ta tiến hành kinh doanh theo cách đúng đắn.</w:t>
            </w:r>
          </w:p>
          <w:p w14:paraId="36944712" w14:textId="77777777" w:rsidR="007317E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Với tư cách cá nhân, chúng ta mong đợi các chuyên gia chăm sóc sức khỏe đưa ra quyết định dựa trên lợi ích tốt nhất cho bệnh nhân - không chịu tác động từ bất kỳ ưu đãi nào của doanh nghiệp. Tương tự, chúng ta mong đợi các quan chức chính phủ hành động vì lợi ích cộng đồng, không chịu áp lực từ doanh nghiệp.</w:t>
            </w:r>
          </w:p>
          <w:p w14:paraId="717741A5" w14:textId="77777777" w:rsidR="007317E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 xml:space="preserve">Tại Abbott, chúng ta cung cấp thông tin cho các chuyên gia chăm sóc sức khỏe về sản phẩm của mình nhưng không can thiệp vào khả năng phán </w:t>
            </w:r>
            <w:r w:rsidRPr="55CE9761">
              <w:rPr>
                <w:rFonts w:ascii="Arial" w:eastAsia="Arial" w:hAnsi="Arial" w:cs="Arial"/>
              </w:rPr>
              <w:lastRenderedPageBreak/>
              <w:t>đoán độc lập của họ. Không được phép đưa ra bất kỳ thứ gì có giá trị cho các nhà cung cấp dịch vụ chăm sóc sức khỏe (như bác sĩ, dược sĩ, y tá, nhà nghiên cứu hoặc nhân viên phòng thí nghiệm), các quan chức chính phủ hoặc bất kỳ ai khác để tìm kiếm cơ hội kinh doanh hoặc ghi nhận cho các mối quan hệ trong quá khứ.</w:t>
            </w:r>
          </w:p>
          <w:p w14:paraId="071E5B6B" w14:textId="77777777" w:rsidR="007317E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tuân thủ các luật chống hối lộ, chống tham nhũng và chống hồi mại trên toàn cầu, bao gồm Đạo luật Chống Tham nhũng ở Nước ngoài của Hoa Kỳ. Mọi người tại Abbott phải quản lý cẩn trọng các mối quan hệ với nhà cung cấp dịch vụ - chẳng hạn nhà phân phối, tư vấn viên và diễn giả - bằng cách thực hiện thẩm định, chi trả theo giá trị thị trường hợp lý và ghi nhận thanh toán một cách đầy đủ để bảo đảm tuân thủ pháp luật và tiêu chuẩn của công ty.</w:t>
            </w:r>
          </w:p>
        </w:tc>
      </w:tr>
      <w:tr w:rsidR="00F06A1A" w:rsidRPr="00B4784F" w14:paraId="06CCB0C6" w14:textId="77777777" w:rsidTr="4356F799">
        <w:tc>
          <w:tcPr>
            <w:tcW w:w="1353" w:type="dxa"/>
            <w:shd w:val="clear" w:color="auto" w:fill="C1E4F5" w:themeFill="accent1" w:themeFillTint="33"/>
            <w:tcMar>
              <w:top w:w="120" w:type="dxa"/>
              <w:left w:w="180" w:type="dxa"/>
              <w:bottom w:w="120" w:type="dxa"/>
              <w:right w:w="180" w:type="dxa"/>
            </w:tcMar>
            <w:hideMark/>
          </w:tcPr>
          <w:p w14:paraId="1E45DDB2" w14:textId="77777777" w:rsidR="00870B35" w:rsidRPr="00B4784F" w:rsidRDefault="00EF4A0B" w:rsidP="55CE9761">
            <w:pPr>
              <w:spacing w:before="30" w:after="30"/>
              <w:ind w:left="30" w:right="30"/>
              <w:rPr>
                <w:rFonts w:ascii="Calibri" w:eastAsia="Times New Roman" w:hAnsi="Calibri" w:cs="Calibri"/>
                <w:sz w:val="16"/>
                <w:szCs w:val="16"/>
              </w:rPr>
            </w:pPr>
            <w:hyperlink r:id="rId83">
              <w:r w:rsidRPr="55CE9761">
                <w:rPr>
                  <w:rFonts w:ascii="Calibri" w:eastAsia="Times New Roman" w:hAnsi="Calibri" w:cs="Calibri"/>
                  <w:color w:val="0000FF"/>
                  <w:sz w:val="16"/>
                  <w:szCs w:val="16"/>
                  <w:u w:val="single"/>
                </w:rPr>
                <w:t>Screen 12</w:t>
              </w:r>
            </w:hyperlink>
            <w:r w:rsidRPr="55CE9761">
              <w:rPr>
                <w:rFonts w:ascii="Calibri" w:eastAsia="Times New Roman" w:hAnsi="Calibri" w:cs="Calibri"/>
                <w:sz w:val="16"/>
                <w:szCs w:val="16"/>
              </w:rPr>
              <w:t xml:space="preserve"> </w:t>
            </w:r>
          </w:p>
          <w:p w14:paraId="7956B2E1" w14:textId="77777777" w:rsidR="00870B35" w:rsidRPr="00B4784F" w:rsidRDefault="00EF4A0B" w:rsidP="55CE9761">
            <w:pPr>
              <w:ind w:left="30" w:right="30"/>
              <w:rPr>
                <w:rFonts w:ascii="Calibri" w:eastAsia="Times New Roman" w:hAnsi="Calibri" w:cs="Calibri"/>
                <w:sz w:val="16"/>
                <w:szCs w:val="16"/>
              </w:rPr>
            </w:pPr>
            <w:hyperlink r:id="rId84">
              <w:r w:rsidRPr="55CE9761">
                <w:rPr>
                  <w:rFonts w:ascii="Calibri" w:eastAsia="Times New Roman" w:hAnsi="Calibri" w:cs="Calibri"/>
                  <w:color w:val="0000FF"/>
                  <w:sz w:val="16"/>
                  <w:szCs w:val="16"/>
                  <w:u w:val="single"/>
                </w:rPr>
                <w:t>37_C_13</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0E194AF1" w14:textId="77777777" w:rsidR="00870B35"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GIFTS, MEALS &amp; ENTERTAINMENT</w:t>
            </w:r>
          </w:p>
          <w:p w14:paraId="7B5CB3EC" w14:textId="77777777" w:rsidR="00870B35"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do not offer or provide anything of value to gain a business advantage, directly or indirectly, in line with anti-bribery principles.</w:t>
            </w:r>
          </w:p>
          <w:p w14:paraId="2E6F63AA" w14:textId="77777777" w:rsidR="00870B35"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To prevent improper influence in business decisions, we set limits surrounding gifts, meals, and entertainment. Abbott’s policies help ensure that brand reminders, cultural courtesies, hospitality, and other benefits never interfere with professional judgment.</w:t>
            </w:r>
          </w:p>
        </w:tc>
        <w:tc>
          <w:tcPr>
            <w:tcW w:w="6000" w:type="dxa"/>
          </w:tcPr>
          <w:p w14:paraId="024F3F36" w14:textId="77777777" w:rsidR="00870B35"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QUÀ TẶNG, BỮA ĂN &amp; GIẢI TRÍ</w:t>
            </w:r>
          </w:p>
          <w:p w14:paraId="3538B4EA" w14:textId="77777777" w:rsidR="00870B35"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không đề nghị hoặc cung cấp bất kỳ thứ gì có giá trị để giành lợi thế kinh doanh, dù trực tiếp hay gián tiếp, và luôn tuân theo các nguyên tắc chống hối lộ.</w:t>
            </w:r>
          </w:p>
          <w:p w14:paraId="5B81349F" w14:textId="77777777" w:rsidR="00870B35"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 xml:space="preserve">Để ngăn ngừa tác động không phù hợp lên các quyết định kinh doanh, chúng ta đặt ra giới hạn đối với quà tặng, bữa ăn và hoạt động giải trí. Các chính sách của Abbott giúp bảo đảm những vật dụng nhắc nhớ thương hiệu, phép lịch sự văn hóa, hoạt động hiếu </w:t>
            </w:r>
            <w:r w:rsidRPr="55CE9761">
              <w:rPr>
                <w:rFonts w:ascii="Arial" w:eastAsia="Arial" w:hAnsi="Arial" w:cs="Arial"/>
              </w:rPr>
              <w:lastRenderedPageBreak/>
              <w:t>khách và các lợi ích khác không làm ảnh hưởng đến khả năng phán đoán nghề nghiệp.</w:t>
            </w:r>
          </w:p>
        </w:tc>
      </w:tr>
      <w:tr w:rsidR="00F06A1A" w:rsidRPr="00B4784F" w14:paraId="7F44B2BF" w14:textId="77777777" w:rsidTr="4356F799">
        <w:tc>
          <w:tcPr>
            <w:tcW w:w="1353" w:type="dxa"/>
            <w:shd w:val="clear" w:color="auto" w:fill="C1E4F5" w:themeFill="accent1" w:themeFillTint="33"/>
            <w:tcMar>
              <w:top w:w="120" w:type="dxa"/>
              <w:left w:w="180" w:type="dxa"/>
              <w:bottom w:w="120" w:type="dxa"/>
              <w:right w:w="180" w:type="dxa"/>
            </w:tcMar>
            <w:hideMark/>
          </w:tcPr>
          <w:p w14:paraId="75A65CD1" w14:textId="77777777" w:rsidR="00B44AA0" w:rsidRPr="00B4784F" w:rsidRDefault="00EF4A0B" w:rsidP="55CE9761">
            <w:pPr>
              <w:spacing w:before="30" w:after="30"/>
              <w:ind w:left="30" w:right="30"/>
              <w:rPr>
                <w:rFonts w:ascii="Calibri" w:eastAsia="Times New Roman" w:hAnsi="Calibri" w:cs="Calibri"/>
                <w:sz w:val="16"/>
                <w:szCs w:val="16"/>
              </w:rPr>
            </w:pPr>
            <w:hyperlink r:id="rId85">
              <w:r w:rsidRPr="55CE9761">
                <w:rPr>
                  <w:rFonts w:ascii="Calibri" w:eastAsia="Times New Roman" w:hAnsi="Calibri" w:cs="Calibri"/>
                  <w:color w:val="0000FF"/>
                  <w:sz w:val="16"/>
                  <w:szCs w:val="16"/>
                  <w:u w:val="single"/>
                </w:rPr>
                <w:t>Screen 12</w:t>
              </w:r>
            </w:hyperlink>
            <w:r w:rsidRPr="55CE9761">
              <w:rPr>
                <w:rFonts w:ascii="Calibri" w:eastAsia="Times New Roman" w:hAnsi="Calibri" w:cs="Calibri"/>
                <w:sz w:val="16"/>
                <w:szCs w:val="16"/>
              </w:rPr>
              <w:t xml:space="preserve"> </w:t>
            </w:r>
          </w:p>
          <w:p w14:paraId="0A43A34F" w14:textId="77777777" w:rsidR="00B44AA0" w:rsidRPr="00B4784F" w:rsidRDefault="00EF4A0B" w:rsidP="55CE9761">
            <w:pPr>
              <w:ind w:left="30" w:right="30"/>
              <w:rPr>
                <w:rFonts w:ascii="Calibri" w:eastAsia="Times New Roman" w:hAnsi="Calibri" w:cs="Calibri"/>
                <w:sz w:val="16"/>
                <w:szCs w:val="16"/>
              </w:rPr>
            </w:pPr>
            <w:hyperlink r:id="rId86">
              <w:r w:rsidRPr="55CE9761">
                <w:rPr>
                  <w:rFonts w:ascii="Calibri" w:eastAsia="Times New Roman" w:hAnsi="Calibri" w:cs="Calibri"/>
                  <w:color w:val="0000FF"/>
                  <w:sz w:val="16"/>
                  <w:szCs w:val="16"/>
                  <w:u w:val="single"/>
                </w:rPr>
                <w:t>38_C_13</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5FDCB808" w14:textId="77777777" w:rsidR="00B44AA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ACCURATE BOOKS &amp; RECORDS</w:t>
            </w:r>
          </w:p>
          <w:p w14:paraId="318CFCCC" w14:textId="77777777" w:rsidR="00B44AA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measure achievements accurately.</w:t>
            </w:r>
          </w:p>
          <w:p w14:paraId="08CAFB8C" w14:textId="77777777" w:rsidR="00B44AA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Abbott’s records and public statements must accurately reflect our actions, with enough context to show the true nature of our work. Financial records must follow accounting standards, laws, and Abbott’s internal policies.</w:t>
            </w:r>
          </w:p>
          <w:p w14:paraId="6E20F0BD" w14:textId="77777777" w:rsidR="00B44AA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When reporting pricing, payments, or items of value—especially to healthcare professionals—we must ensure the information is complete and accurate. Many governments require this transparency to protect public funds. Abbott is committed to providing reliable data so that governments, insurers, and other stakeholders can make informed decisions.</w:t>
            </w:r>
          </w:p>
        </w:tc>
        <w:tc>
          <w:tcPr>
            <w:tcW w:w="6000" w:type="dxa"/>
          </w:tcPr>
          <w:p w14:paraId="00C07C6C" w14:textId="77777777" w:rsidR="00B44AA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SỔ SÁCH &amp; HỒ SƠ CHÍNH XÁC</w:t>
            </w:r>
          </w:p>
          <w:p w14:paraId="7371F527" w14:textId="77777777" w:rsidR="00B44AA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đo lường thành công một cách chính xác.</w:t>
            </w:r>
          </w:p>
          <w:p w14:paraId="75D6C2AA" w14:textId="77777777" w:rsidR="00B44AA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Hồ sơ và các tuyên bố công khai của Abbott phải phản ánh chính xác hành động của chúng ta, với đủ bối cảnh để thể hiện đúng bản chất công việc. Hồ sơ tài chính phải tuân thủ các chuẩn mực kế toán, quy định pháp luật và chính sách nội bộ của Abbott.</w:t>
            </w:r>
          </w:p>
          <w:p w14:paraId="4AF6F5E8" w14:textId="77777777" w:rsidR="00B44AA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Khi báo cáo giá cả, khoản thanh toán hoặc các giá trị khác - đặc biệt đối với các chuyên gia chăm sóc sức khỏe - chúng ta phải bảo đảm thông tin đầy đủ và chính xác. Nhiều chính phủ yêu cầu mức độ minh bạch này để bảo vệ ngân sách công. Abbott cam kết cung cấp dữ liệu đáng tin cậy để chính phủ, đơn vị bảo hiểm và các bên liên quan khác có thể đưa ra quyết định sáng suốt.</w:t>
            </w:r>
          </w:p>
        </w:tc>
      </w:tr>
      <w:tr w:rsidR="00F06A1A" w:rsidRPr="00B4784F" w14:paraId="3A93E8F5" w14:textId="77777777" w:rsidTr="4356F799">
        <w:tc>
          <w:tcPr>
            <w:tcW w:w="1353" w:type="dxa"/>
            <w:shd w:val="clear" w:color="auto" w:fill="C1E4F5" w:themeFill="accent1" w:themeFillTint="33"/>
            <w:tcMar>
              <w:top w:w="120" w:type="dxa"/>
              <w:left w:w="180" w:type="dxa"/>
              <w:bottom w:w="120" w:type="dxa"/>
              <w:right w:w="180" w:type="dxa"/>
            </w:tcMar>
            <w:hideMark/>
          </w:tcPr>
          <w:p w14:paraId="098A580E" w14:textId="77777777" w:rsidR="008A1495" w:rsidRPr="00B4784F" w:rsidRDefault="00EF4A0B" w:rsidP="55CE9761">
            <w:pPr>
              <w:spacing w:before="30" w:after="30"/>
              <w:ind w:left="30" w:right="30"/>
              <w:rPr>
                <w:rFonts w:ascii="Calibri" w:eastAsia="Times New Roman" w:hAnsi="Calibri" w:cs="Calibri"/>
                <w:sz w:val="16"/>
                <w:szCs w:val="16"/>
              </w:rPr>
            </w:pPr>
            <w:hyperlink r:id="rId87">
              <w:r w:rsidRPr="55CE9761">
                <w:rPr>
                  <w:rFonts w:ascii="Calibri" w:eastAsia="Times New Roman" w:hAnsi="Calibri" w:cs="Calibri"/>
                  <w:color w:val="0000FF"/>
                  <w:sz w:val="16"/>
                  <w:szCs w:val="16"/>
                  <w:u w:val="single"/>
                </w:rPr>
                <w:t>Screen 12</w:t>
              </w:r>
            </w:hyperlink>
            <w:r w:rsidRPr="55CE9761">
              <w:rPr>
                <w:rFonts w:ascii="Calibri" w:eastAsia="Times New Roman" w:hAnsi="Calibri" w:cs="Calibri"/>
                <w:sz w:val="16"/>
                <w:szCs w:val="16"/>
              </w:rPr>
              <w:t xml:space="preserve"> </w:t>
            </w:r>
          </w:p>
          <w:p w14:paraId="1B60BE92" w14:textId="77777777" w:rsidR="008A1495" w:rsidRPr="00B4784F" w:rsidRDefault="00EF4A0B" w:rsidP="55CE9761">
            <w:pPr>
              <w:ind w:left="30" w:right="30"/>
              <w:rPr>
                <w:rFonts w:ascii="Calibri" w:eastAsia="Times New Roman" w:hAnsi="Calibri" w:cs="Calibri"/>
                <w:sz w:val="16"/>
                <w:szCs w:val="16"/>
              </w:rPr>
            </w:pPr>
            <w:hyperlink r:id="rId88">
              <w:r w:rsidRPr="55CE9761">
                <w:rPr>
                  <w:rFonts w:ascii="Calibri" w:eastAsia="Times New Roman" w:hAnsi="Calibri" w:cs="Calibri"/>
                  <w:color w:val="0000FF"/>
                  <w:sz w:val="16"/>
                  <w:szCs w:val="16"/>
                  <w:u w:val="single"/>
                </w:rPr>
                <w:t>39_C_13</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697BA454" w14:textId="77777777" w:rsidR="008A1495"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COMPLIANCE WITH LAWS</w:t>
            </w:r>
          </w:p>
          <w:p w14:paraId="475C1AAF" w14:textId="77777777" w:rsidR="008A1495"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follow all laws, regulations and Abbott requirements that apply to our work.</w:t>
            </w:r>
          </w:p>
          <w:p w14:paraId="33788231" w14:textId="77777777" w:rsidR="008A1495"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 xml:space="preserve">Every Abbott employee is expected to follow all applicable laws, as well as Abbott’s policies, procedures, and the Code. This is a basic condition of employment. Abbott’s policies cover key areas like healthcare </w:t>
            </w:r>
            <w:r w:rsidRPr="55CE9761">
              <w:rPr>
                <w:rFonts w:ascii="Calibri" w:eastAsia="Times New Roman" w:hAnsi="Calibri" w:cs="Calibri"/>
              </w:rPr>
              <w:lastRenderedPageBreak/>
              <w:t>compliance, quality, finance, trade, security, and more, helping us meet legal requirements and prevent non-compliance.</w:t>
            </w:r>
          </w:p>
          <w:p w14:paraId="31276ABE" w14:textId="77777777" w:rsidR="008A1495"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As a global company, we must also be aware that laws from one country may apply to work done in another. When in doubt, seek guidance from the Legal Division or the Office of Ethics and Compliance.</w:t>
            </w:r>
          </w:p>
        </w:tc>
        <w:tc>
          <w:tcPr>
            <w:tcW w:w="6000" w:type="dxa"/>
          </w:tcPr>
          <w:p w14:paraId="5036C5CD" w14:textId="77777777" w:rsidR="008A1495"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lastRenderedPageBreak/>
              <w:t>TUÂN THỦ LUẬT PHÁP</w:t>
            </w:r>
          </w:p>
          <w:p w14:paraId="604F2DF3" w14:textId="77777777" w:rsidR="008A1495"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tuân thủ tất cả các luật, quy định và yêu cầu của Abbott áp dụng cho công việc của mình.</w:t>
            </w:r>
          </w:p>
          <w:p w14:paraId="58A2B35E" w14:textId="77777777" w:rsidR="008A1495"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 xml:space="preserve">Mọi nhân viên Abbott phải tuân thủ tất cả luật áp dụng, cũng như các chính sách, quy trình của Abbott và Bộ Quy tắc. Đây là điều kiện cơ bản để làm việc. Các chính sách của Abbott bao quát những lĩnh vực </w:t>
            </w:r>
            <w:r w:rsidRPr="55CE9761">
              <w:rPr>
                <w:rFonts w:ascii="Arial" w:eastAsia="Arial" w:hAnsi="Arial" w:cs="Arial"/>
              </w:rPr>
              <w:lastRenderedPageBreak/>
              <w:t>then chốt như tuân thủ trong chăm sóc sức khỏe, chất lượng, tài chính, thương mại, an ninh và nhiều nội dung khác, giúp chúng ta đáp ứng yêu cầu pháp lý và ngăn ngừa tình trạng không tuân thủ.</w:t>
            </w:r>
          </w:p>
          <w:p w14:paraId="74C81328" w14:textId="77777777" w:rsidR="008A1495"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Với vai trò là một công ty toàn cầu, chúng ta cũng phải lưu ý rằng luật của một quốc gia có thể áp dụng cho công việc được thực hiện tại quốc gia khác. Khi không chắc chắn, hãy tìm hướng dẫn từ Bộ phận Pháp lý hoặc Văn phòng Đạo đức và Tuân thủ.</w:t>
            </w:r>
          </w:p>
        </w:tc>
      </w:tr>
      <w:tr w:rsidR="00F06A1A" w:rsidRPr="00B4784F" w14:paraId="422EA661" w14:textId="77777777" w:rsidTr="4356F799">
        <w:tc>
          <w:tcPr>
            <w:tcW w:w="1353" w:type="dxa"/>
            <w:shd w:val="clear" w:color="auto" w:fill="C1E4F5" w:themeFill="accent1" w:themeFillTint="33"/>
            <w:tcMar>
              <w:top w:w="120" w:type="dxa"/>
              <w:left w:w="180" w:type="dxa"/>
              <w:bottom w:w="120" w:type="dxa"/>
              <w:right w:w="180" w:type="dxa"/>
            </w:tcMar>
            <w:hideMark/>
          </w:tcPr>
          <w:p w14:paraId="575CC98E" w14:textId="77777777" w:rsidR="0044511A" w:rsidRPr="00B4784F" w:rsidRDefault="00EF4A0B" w:rsidP="55CE9761">
            <w:pPr>
              <w:spacing w:before="30" w:after="30"/>
              <w:ind w:left="30" w:right="30"/>
              <w:rPr>
                <w:rFonts w:ascii="Calibri" w:eastAsia="Times New Roman" w:hAnsi="Calibri" w:cs="Calibri"/>
                <w:sz w:val="16"/>
                <w:szCs w:val="16"/>
              </w:rPr>
            </w:pPr>
            <w:hyperlink r:id="rId89">
              <w:r w:rsidRPr="55CE9761">
                <w:rPr>
                  <w:rFonts w:ascii="Calibri" w:eastAsia="Times New Roman" w:hAnsi="Calibri" w:cs="Calibri"/>
                  <w:color w:val="0000FF"/>
                  <w:sz w:val="16"/>
                  <w:szCs w:val="16"/>
                  <w:u w:val="single"/>
                </w:rPr>
                <w:t>Screen 12</w:t>
              </w:r>
            </w:hyperlink>
            <w:r w:rsidRPr="55CE9761">
              <w:rPr>
                <w:rFonts w:ascii="Calibri" w:eastAsia="Times New Roman" w:hAnsi="Calibri" w:cs="Calibri"/>
                <w:sz w:val="16"/>
                <w:szCs w:val="16"/>
              </w:rPr>
              <w:t xml:space="preserve"> </w:t>
            </w:r>
          </w:p>
          <w:p w14:paraId="1DAD4287" w14:textId="77777777" w:rsidR="0044511A" w:rsidRPr="00B4784F" w:rsidRDefault="00EF4A0B" w:rsidP="55CE9761">
            <w:pPr>
              <w:ind w:left="30" w:right="30"/>
              <w:rPr>
                <w:rFonts w:ascii="Calibri" w:eastAsia="Times New Roman" w:hAnsi="Calibri" w:cs="Calibri"/>
                <w:sz w:val="16"/>
                <w:szCs w:val="16"/>
              </w:rPr>
            </w:pPr>
            <w:hyperlink r:id="rId90">
              <w:r w:rsidRPr="55CE9761">
                <w:rPr>
                  <w:rFonts w:ascii="Calibri" w:eastAsia="Times New Roman" w:hAnsi="Calibri" w:cs="Calibri"/>
                  <w:color w:val="0000FF"/>
                  <w:sz w:val="16"/>
                  <w:szCs w:val="16"/>
                  <w:u w:val="single"/>
                </w:rPr>
                <w:t>40_C_13</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1ADDE4C6" w14:textId="77777777" w:rsidR="0044511A"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FAIR COMPETITION</w:t>
            </w:r>
          </w:p>
          <w:p w14:paraId="4D9E4E74" w14:textId="77777777" w:rsidR="0044511A"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ensure that any interactions that we have with competitors are appropriate.</w:t>
            </w:r>
          </w:p>
          <w:p w14:paraId="4D349FC4" w14:textId="77777777" w:rsidR="0044511A"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At Abbott we are committed to following competition laws everywhere we operate. These laws prohibit agreements or actions that discourage fair market practices—especially in pricing, sales terms, and interactions with competitors.</w:t>
            </w:r>
          </w:p>
          <w:p w14:paraId="76E2040E" w14:textId="77777777" w:rsidR="0044511A"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Avoid discussing sensitive topics—such as pricing, costs, or business plans—with competitors, and reach out to Legal or the Office of Ethics and Compliance if you have questions or encounter anything inappropriate. Because competition laws are complex and violations can carry serious penalties, we must also carefully manage relationships with third parties to ensure compliance and avoid even the appearance of anti-competitive behavior.</w:t>
            </w:r>
          </w:p>
        </w:tc>
        <w:tc>
          <w:tcPr>
            <w:tcW w:w="6000" w:type="dxa"/>
          </w:tcPr>
          <w:p w14:paraId="57C295D4" w14:textId="77777777" w:rsidR="0044511A"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CẠNH TRANH BÌNH ĐẲNG</w:t>
            </w:r>
          </w:p>
          <w:p w14:paraId="5EFAD2E3" w14:textId="77777777" w:rsidR="0044511A"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đảm bảo rằng bất kỳ mối tương tác nào của mình với đối thủ là thích hợp.</w:t>
            </w:r>
          </w:p>
          <w:p w14:paraId="57792561" w14:textId="7FDFFB21" w:rsidR="0044511A" w:rsidRPr="00B4784F" w:rsidRDefault="40607579" w:rsidP="55CE9761">
            <w:pPr>
              <w:spacing w:before="100" w:beforeAutospacing="1" w:after="100" w:afterAutospacing="1"/>
              <w:ind w:left="30" w:right="30"/>
              <w:rPr>
                <w:rFonts w:ascii="Calibri" w:eastAsia="Times New Roman" w:hAnsi="Calibri" w:cs="Calibri"/>
              </w:rPr>
            </w:pPr>
            <w:r w:rsidRPr="4356F799">
              <w:rPr>
                <w:rFonts w:ascii="Arial" w:eastAsia="Arial" w:hAnsi="Arial" w:cs="Arial"/>
              </w:rPr>
              <w:t xml:space="preserve">Tại Abbott, chúng ta cam kết tuân thủ luật cạnh tranh ở mọi nơi mình hoạt động. Các luật này cấm những thỏa thuận hoặc hành vi cản trở các </w:t>
            </w:r>
            <w:ins w:id="7" w:author="Ha, Nhat Khanh" w:date="2026-01-06T02:59:00Z">
              <w:r w:rsidR="61102B41" w:rsidRPr="4356F799">
                <w:rPr>
                  <w:rFonts w:ascii="Arial" w:eastAsia="Arial" w:hAnsi="Arial" w:cs="Arial"/>
                </w:rPr>
                <w:t>hoạt động</w:t>
              </w:r>
            </w:ins>
            <w:del w:id="8" w:author="Ha, Nhat Khanh" w:date="2026-01-06T02:59:00Z">
              <w:r w:rsidR="00EF4A0B" w:rsidRPr="4356F799" w:rsidDel="40607579">
                <w:rPr>
                  <w:rFonts w:ascii="Arial" w:eastAsia="Arial" w:hAnsi="Arial" w:cs="Arial"/>
                </w:rPr>
                <w:delText>thực tiễn</w:delText>
              </w:r>
            </w:del>
            <w:r w:rsidRPr="4356F799">
              <w:rPr>
                <w:rFonts w:ascii="Arial" w:eastAsia="Arial" w:hAnsi="Arial" w:cs="Arial"/>
              </w:rPr>
              <w:t xml:space="preserve"> thị trường công bằng - đặc biệt trong vấn đề định giá, điều khoản bán hàng và tương tác với đối thủ cạnh tranh.</w:t>
            </w:r>
          </w:p>
          <w:p w14:paraId="5D9BEF0D" w14:textId="05C65826" w:rsidR="0044511A"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 xml:space="preserve">Hãy tránh trao đổi các chủ đề nhạy cảm - chẳng hạn giá cả, chi phí hoặc kế hoạch kinh doanh - với đối thủ cạnh tranh và liên hệ Bộ phận Pháp lý hoặc Văn phòng Đạo đức và Tuân thủ nếu có câu hỏi hoặc phát hiện điều gì đó không phù hợp. Vì luật cạnh tranh rất phức tạp và vi phạm có thể dẫn đến chế tài nghiêm trọng, chúng ta cũng phải quản lý cẩn trọng các mối quan hệ với bên thứ ba để bảo đảm tuân thủ và tránh </w:t>
            </w:r>
            <w:r w:rsidRPr="55CE9761">
              <w:rPr>
                <w:rFonts w:ascii="Arial" w:eastAsia="Arial" w:hAnsi="Arial" w:cs="Arial"/>
              </w:rPr>
              <w:lastRenderedPageBreak/>
              <w:t xml:space="preserve">tạo ra dù chỉ là ấn tượng về hành vi </w:t>
            </w:r>
            <w:ins w:id="9" w:author="Ha, Nhat Khanh" w:date="2026-01-06T10:02:00Z" w16du:dateUtc="2026-01-06T03:02:00Z">
              <w:r w:rsidR="001E3F67">
                <w:rPr>
                  <w:rFonts w:ascii="Arial" w:eastAsia="Arial" w:hAnsi="Arial" w:cs="Arial"/>
                </w:rPr>
                <w:t>chống</w:t>
              </w:r>
            </w:ins>
            <w:del w:id="10" w:author="Ha, Nhat Khanh" w:date="2026-01-06T10:02:00Z" w16du:dateUtc="2026-01-06T03:02:00Z">
              <w:r w:rsidRPr="55CE9761" w:rsidDel="001E3F67">
                <w:rPr>
                  <w:rFonts w:ascii="Arial" w:eastAsia="Arial" w:hAnsi="Arial" w:cs="Arial"/>
                </w:rPr>
                <w:delText>phản</w:delText>
              </w:r>
            </w:del>
            <w:r w:rsidRPr="55CE9761">
              <w:rPr>
                <w:rFonts w:ascii="Arial" w:eastAsia="Arial" w:hAnsi="Arial" w:cs="Arial"/>
              </w:rPr>
              <w:t xml:space="preserve"> cạnh tranh.</w:t>
            </w:r>
          </w:p>
        </w:tc>
      </w:tr>
      <w:tr w:rsidR="00F06A1A" w:rsidRPr="00B4784F" w14:paraId="147F6C32" w14:textId="77777777" w:rsidTr="4356F799">
        <w:tc>
          <w:tcPr>
            <w:tcW w:w="1353" w:type="dxa"/>
            <w:shd w:val="clear" w:color="auto" w:fill="C1E4F5" w:themeFill="accent1" w:themeFillTint="33"/>
            <w:tcMar>
              <w:top w:w="120" w:type="dxa"/>
              <w:left w:w="180" w:type="dxa"/>
              <w:bottom w:w="120" w:type="dxa"/>
              <w:right w:w="180" w:type="dxa"/>
            </w:tcMar>
            <w:hideMark/>
          </w:tcPr>
          <w:p w14:paraId="12B1BD38" w14:textId="77777777" w:rsidR="000B1959" w:rsidRPr="00B4784F" w:rsidRDefault="00EF4A0B" w:rsidP="55CE9761">
            <w:pPr>
              <w:spacing w:before="30" w:after="30"/>
              <w:ind w:left="30" w:right="30"/>
              <w:rPr>
                <w:rFonts w:ascii="Calibri" w:eastAsia="Times New Roman" w:hAnsi="Calibri" w:cs="Calibri"/>
                <w:sz w:val="16"/>
                <w:szCs w:val="16"/>
              </w:rPr>
            </w:pPr>
            <w:hyperlink r:id="rId91">
              <w:r w:rsidRPr="55CE9761">
                <w:rPr>
                  <w:rFonts w:ascii="Calibri" w:eastAsia="Times New Roman" w:hAnsi="Calibri" w:cs="Calibri"/>
                  <w:color w:val="0000FF"/>
                  <w:sz w:val="16"/>
                  <w:szCs w:val="16"/>
                  <w:u w:val="single"/>
                </w:rPr>
                <w:t>Screen 13</w:t>
              </w:r>
            </w:hyperlink>
            <w:r w:rsidRPr="55CE9761">
              <w:rPr>
                <w:rFonts w:ascii="Calibri" w:eastAsia="Times New Roman" w:hAnsi="Calibri" w:cs="Calibri"/>
                <w:sz w:val="16"/>
                <w:szCs w:val="16"/>
              </w:rPr>
              <w:t xml:space="preserve"> </w:t>
            </w:r>
          </w:p>
          <w:p w14:paraId="47B4C8FD" w14:textId="77777777" w:rsidR="000B1959" w:rsidRPr="00B4784F" w:rsidRDefault="00EF4A0B" w:rsidP="55CE9761">
            <w:pPr>
              <w:ind w:left="30" w:right="30"/>
              <w:rPr>
                <w:rFonts w:ascii="Calibri" w:eastAsia="Times New Roman" w:hAnsi="Calibri" w:cs="Calibri"/>
                <w:sz w:val="16"/>
                <w:szCs w:val="16"/>
              </w:rPr>
            </w:pPr>
            <w:hyperlink r:id="rId92">
              <w:r w:rsidRPr="55CE9761">
                <w:rPr>
                  <w:rFonts w:ascii="Calibri" w:eastAsia="Times New Roman" w:hAnsi="Calibri" w:cs="Calibri"/>
                  <w:color w:val="0000FF"/>
                  <w:sz w:val="16"/>
                  <w:szCs w:val="16"/>
                  <w:u w:val="single"/>
                </w:rPr>
                <w:t>41_C_14</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7D8F5BDC" w14:textId="77777777" w:rsidR="000B1959"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Before you leave this course, take a moment to confirm that you understand your responsibilities related to Abbott’s Code of Business Conduct.</w:t>
            </w:r>
          </w:p>
          <w:p w14:paraId="7FC411D6" w14:textId="77777777" w:rsidR="000B1959"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I confirm that I understand my responsibilities regarding Abbott’s Code of Business Conduct and know where to locate and review applicable Policies and Procedures.</w:t>
            </w:r>
          </w:p>
          <w:p w14:paraId="1FED35F5" w14:textId="77777777" w:rsidR="000B1959"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Confirm</w:t>
            </w:r>
          </w:p>
        </w:tc>
        <w:tc>
          <w:tcPr>
            <w:tcW w:w="6000" w:type="dxa"/>
          </w:tcPr>
          <w:p w14:paraId="6A3BAB2D" w14:textId="77777777" w:rsidR="000B1959"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Trước khi kết thúc khóa học này, hãy dành chút thời gian để xác nhận rằng trách nhiệm của mình liên quan đến Bộ Quy tắc Ứng xử trong Kinh doanh của Abbott đã được hiểu rõ.</w:t>
            </w:r>
          </w:p>
          <w:p w14:paraId="0E22DFE0" w14:textId="77777777" w:rsidR="000B1959"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Tôi xác nhận rằng tôi hiểu rõ các trách nhiệm của mình liên quan đến Bộ Quy tắc Ứng xử trong Kinh doanh của Abbott và biết nơi tìm và xem các Chính sách và Quy trình áp dụng.</w:t>
            </w:r>
          </w:p>
          <w:p w14:paraId="6AF357E2" w14:textId="77777777" w:rsidR="000B1959"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Xác nhận</w:t>
            </w:r>
          </w:p>
        </w:tc>
      </w:tr>
      <w:tr w:rsidR="00F06A1A" w:rsidRPr="00B4784F" w14:paraId="415EAC00" w14:textId="77777777" w:rsidTr="4356F799">
        <w:tc>
          <w:tcPr>
            <w:tcW w:w="1353" w:type="dxa"/>
            <w:shd w:val="clear" w:color="auto" w:fill="C1E4F5" w:themeFill="accent1" w:themeFillTint="33"/>
            <w:tcMar>
              <w:top w:w="120" w:type="dxa"/>
              <w:left w:w="180" w:type="dxa"/>
              <w:bottom w:w="120" w:type="dxa"/>
              <w:right w:w="180" w:type="dxa"/>
            </w:tcMar>
            <w:hideMark/>
          </w:tcPr>
          <w:p w14:paraId="77666DA3" w14:textId="77777777" w:rsidR="000B1959" w:rsidRPr="00B4784F" w:rsidRDefault="00EF4A0B" w:rsidP="55CE9761">
            <w:pPr>
              <w:spacing w:before="30" w:after="30"/>
              <w:ind w:left="30" w:right="30"/>
              <w:rPr>
                <w:rFonts w:ascii="Calibri" w:eastAsia="Times New Roman" w:hAnsi="Calibri" w:cs="Calibri"/>
                <w:sz w:val="16"/>
                <w:szCs w:val="16"/>
              </w:rPr>
            </w:pPr>
            <w:hyperlink r:id="rId93">
              <w:r w:rsidRPr="55CE9761">
                <w:rPr>
                  <w:rFonts w:ascii="Calibri" w:eastAsia="Times New Roman" w:hAnsi="Calibri" w:cs="Calibri"/>
                  <w:color w:val="0000FF"/>
                  <w:sz w:val="16"/>
                  <w:szCs w:val="16"/>
                  <w:u w:val="single"/>
                </w:rPr>
                <w:t>Screen 14</w:t>
              </w:r>
            </w:hyperlink>
            <w:r w:rsidRPr="55CE9761">
              <w:rPr>
                <w:rFonts w:ascii="Calibri" w:eastAsia="Times New Roman" w:hAnsi="Calibri" w:cs="Calibri"/>
                <w:sz w:val="16"/>
                <w:szCs w:val="16"/>
              </w:rPr>
              <w:t xml:space="preserve"> </w:t>
            </w:r>
          </w:p>
          <w:p w14:paraId="2F88FE40" w14:textId="77777777" w:rsidR="000B1959" w:rsidRPr="00B4784F" w:rsidRDefault="00EF4A0B" w:rsidP="55CE9761">
            <w:pPr>
              <w:ind w:left="30" w:right="30"/>
              <w:rPr>
                <w:rFonts w:ascii="Calibri" w:eastAsia="Times New Roman" w:hAnsi="Calibri" w:cs="Calibri"/>
                <w:sz w:val="16"/>
                <w:szCs w:val="16"/>
              </w:rPr>
            </w:pPr>
            <w:hyperlink r:id="rId94">
              <w:r w:rsidRPr="55CE9761">
                <w:rPr>
                  <w:rFonts w:ascii="Calibri" w:eastAsia="Times New Roman" w:hAnsi="Calibri" w:cs="Calibri"/>
                  <w:color w:val="0000FF"/>
                  <w:sz w:val="16"/>
                  <w:szCs w:val="16"/>
                  <w:u w:val="single"/>
                </w:rPr>
                <w:t>42_C_15</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358EB6CA" w14:textId="77777777" w:rsidR="000B1959"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The Knowledge Check that follows consists of 10 questions. You must score 80% or higher to successfully complete this course.</w:t>
            </w:r>
          </w:p>
          <w:p w14:paraId="3F073F8C" w14:textId="77777777" w:rsidR="00022AA5"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WHEN YOU ARE READY, CLICK THE KNOWLEDGE CHECK BUTTON.</w:t>
            </w:r>
          </w:p>
        </w:tc>
        <w:tc>
          <w:tcPr>
            <w:tcW w:w="6000" w:type="dxa"/>
          </w:tcPr>
          <w:p w14:paraId="141DA15F" w14:textId="77777777" w:rsidR="009E242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Kiểm tra Kiến thức gồm 10 câu hỏi. Bạn cần đạt điểm số từ 80% trở lên để hoàn thành khóa học này.</w:t>
            </w:r>
          </w:p>
          <w:p w14:paraId="4FC4863D" w14:textId="77777777" w:rsidR="000B1959"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KHI BẠN ĐÃ SẴN SÀNG, HÃY NHẤP VÀO NÚT KIỂM TRA KIẾN THỨC.</w:t>
            </w:r>
          </w:p>
        </w:tc>
      </w:tr>
      <w:tr w:rsidR="00F06A1A" w:rsidRPr="00B4784F" w14:paraId="50513101" w14:textId="77777777" w:rsidTr="4356F799">
        <w:tc>
          <w:tcPr>
            <w:tcW w:w="1353" w:type="dxa"/>
            <w:shd w:val="clear" w:color="auto" w:fill="C1E4F5" w:themeFill="accent1" w:themeFillTint="33"/>
            <w:tcMar>
              <w:top w:w="120" w:type="dxa"/>
              <w:left w:w="180" w:type="dxa"/>
              <w:bottom w:w="120" w:type="dxa"/>
              <w:right w:w="180" w:type="dxa"/>
            </w:tcMar>
            <w:hideMark/>
          </w:tcPr>
          <w:p w14:paraId="67F94DAB" w14:textId="77777777" w:rsidR="00FD6DAC" w:rsidRPr="00B4784F" w:rsidRDefault="00EF4A0B" w:rsidP="55CE9761">
            <w:pPr>
              <w:spacing w:before="30" w:after="30"/>
              <w:ind w:left="30" w:right="30"/>
              <w:rPr>
                <w:rFonts w:ascii="Calibri" w:eastAsia="Times New Roman" w:hAnsi="Calibri" w:cs="Calibri"/>
                <w:sz w:val="16"/>
                <w:szCs w:val="16"/>
              </w:rPr>
            </w:pPr>
            <w:hyperlink r:id="rId95">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622598DF" w14:textId="77777777" w:rsidR="00FD6DAC" w:rsidRPr="00B4784F" w:rsidRDefault="00EF4A0B" w:rsidP="55CE9761">
            <w:pPr>
              <w:ind w:left="30" w:right="30"/>
              <w:rPr>
                <w:rFonts w:ascii="Calibri" w:eastAsia="Times New Roman" w:hAnsi="Calibri" w:cs="Calibri"/>
                <w:sz w:val="16"/>
                <w:szCs w:val="16"/>
              </w:rPr>
            </w:pPr>
            <w:hyperlink r:id="rId96">
              <w:r w:rsidRPr="55CE9761">
                <w:rPr>
                  <w:rFonts w:ascii="Calibri" w:eastAsia="Times New Roman" w:hAnsi="Calibri" w:cs="Calibri"/>
                  <w:color w:val="0000FF"/>
                  <w:sz w:val="16"/>
                  <w:szCs w:val="16"/>
                  <w:u w:val="single"/>
                </w:rPr>
                <w:t>43_C_16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57669799" w14:textId="77777777" w:rsidR="00FD6DAC"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[1] Why is the Code of Business Conduct important?</w:t>
            </w:r>
          </w:p>
        </w:tc>
        <w:tc>
          <w:tcPr>
            <w:tcW w:w="6000" w:type="dxa"/>
          </w:tcPr>
          <w:p w14:paraId="15D2BAB3" w14:textId="77777777" w:rsidR="00FD6DAC"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[1] Tại sao Bộ Quy tắc Ứng xử trong Kinh doanh lại quan trọng?</w:t>
            </w:r>
          </w:p>
        </w:tc>
      </w:tr>
      <w:tr w:rsidR="00F06A1A" w:rsidRPr="00B4784F" w14:paraId="29BEB6B5" w14:textId="77777777" w:rsidTr="4356F799">
        <w:tc>
          <w:tcPr>
            <w:tcW w:w="1353" w:type="dxa"/>
            <w:shd w:val="clear" w:color="auto" w:fill="C1E4F5" w:themeFill="accent1" w:themeFillTint="33"/>
            <w:tcMar>
              <w:top w:w="120" w:type="dxa"/>
              <w:left w:w="180" w:type="dxa"/>
              <w:bottom w:w="120" w:type="dxa"/>
              <w:right w:w="180" w:type="dxa"/>
            </w:tcMar>
            <w:hideMark/>
          </w:tcPr>
          <w:p w14:paraId="55D1D43F" w14:textId="77777777" w:rsidR="00FD6DAC" w:rsidRPr="00B4784F" w:rsidRDefault="00EF4A0B" w:rsidP="55CE9761">
            <w:pPr>
              <w:spacing w:before="30" w:after="30"/>
              <w:ind w:left="30" w:right="30"/>
              <w:rPr>
                <w:rFonts w:ascii="Calibri" w:eastAsia="Times New Roman" w:hAnsi="Calibri" w:cs="Calibri"/>
                <w:sz w:val="16"/>
                <w:szCs w:val="16"/>
              </w:rPr>
            </w:pPr>
            <w:hyperlink r:id="rId97">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6DC84967" w14:textId="77777777" w:rsidR="00FD6DAC" w:rsidRPr="00B4784F" w:rsidRDefault="00EF4A0B" w:rsidP="55CE9761">
            <w:pPr>
              <w:ind w:left="30" w:right="30"/>
              <w:rPr>
                <w:rFonts w:ascii="Calibri" w:eastAsia="Times New Roman" w:hAnsi="Calibri" w:cs="Calibri"/>
                <w:sz w:val="16"/>
                <w:szCs w:val="16"/>
              </w:rPr>
            </w:pPr>
            <w:hyperlink r:id="rId98">
              <w:r w:rsidRPr="55CE9761">
                <w:rPr>
                  <w:rFonts w:ascii="Calibri" w:eastAsia="Times New Roman" w:hAnsi="Calibri" w:cs="Calibri"/>
                  <w:color w:val="0000FF"/>
                  <w:sz w:val="16"/>
                  <w:szCs w:val="16"/>
                  <w:u w:val="single"/>
                </w:rPr>
                <w:t>44_C_16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37B4F06D" w14:textId="77777777" w:rsidR="00FD6DAC"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[1] It provides specific advice for every situation we may face in our work.</w:t>
            </w:r>
          </w:p>
        </w:tc>
        <w:tc>
          <w:tcPr>
            <w:tcW w:w="6000" w:type="dxa"/>
          </w:tcPr>
          <w:p w14:paraId="337850C0" w14:textId="77777777" w:rsidR="00FD6DAC"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[1] Bộ Quy tắc đưa ra hướng dẫn cụ thể cho mọi tình huống mà chúng ta có thể gặp trong công việc.</w:t>
            </w:r>
          </w:p>
        </w:tc>
      </w:tr>
      <w:tr w:rsidR="00F06A1A" w:rsidRPr="00B4784F" w14:paraId="7415597C" w14:textId="77777777" w:rsidTr="4356F799">
        <w:tc>
          <w:tcPr>
            <w:tcW w:w="1353" w:type="dxa"/>
            <w:shd w:val="clear" w:color="auto" w:fill="C1E4F5" w:themeFill="accent1" w:themeFillTint="33"/>
            <w:tcMar>
              <w:top w:w="120" w:type="dxa"/>
              <w:left w:w="180" w:type="dxa"/>
              <w:bottom w:w="120" w:type="dxa"/>
              <w:right w:w="180" w:type="dxa"/>
            </w:tcMar>
            <w:hideMark/>
          </w:tcPr>
          <w:p w14:paraId="1474193F" w14:textId="77777777" w:rsidR="00FD6DAC" w:rsidRPr="00B4784F" w:rsidRDefault="00EF4A0B" w:rsidP="55CE9761">
            <w:pPr>
              <w:spacing w:before="30" w:after="30"/>
              <w:ind w:left="30" w:right="30"/>
              <w:rPr>
                <w:rFonts w:ascii="Calibri" w:eastAsia="Times New Roman" w:hAnsi="Calibri" w:cs="Calibri"/>
                <w:sz w:val="16"/>
                <w:szCs w:val="16"/>
              </w:rPr>
            </w:pPr>
            <w:hyperlink r:id="rId99">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44F9310C" w14:textId="77777777" w:rsidR="00FD6DAC" w:rsidRPr="00B4784F" w:rsidRDefault="00EF4A0B" w:rsidP="55CE9761">
            <w:pPr>
              <w:ind w:left="30" w:right="30"/>
              <w:rPr>
                <w:rFonts w:ascii="Calibri" w:eastAsia="Times New Roman" w:hAnsi="Calibri" w:cs="Calibri"/>
                <w:sz w:val="16"/>
                <w:szCs w:val="16"/>
              </w:rPr>
            </w:pPr>
            <w:hyperlink r:id="rId100">
              <w:r w:rsidRPr="55CE9761">
                <w:rPr>
                  <w:rFonts w:ascii="Calibri" w:eastAsia="Times New Roman" w:hAnsi="Calibri" w:cs="Calibri"/>
                  <w:color w:val="0000FF"/>
                  <w:sz w:val="16"/>
                  <w:szCs w:val="16"/>
                  <w:u w:val="single"/>
                </w:rPr>
                <w:t>45_C_16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26DB64D0" w14:textId="77777777" w:rsidR="00FD6DAC"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[2] It provides a clear set of principles and values on which to base decisions when the best course of action is not immediately clear.</w:t>
            </w:r>
          </w:p>
          <w:p w14:paraId="49B75608" w14:textId="77777777" w:rsidR="00FD6DAC"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Next</w:t>
            </w:r>
          </w:p>
        </w:tc>
        <w:tc>
          <w:tcPr>
            <w:tcW w:w="6000" w:type="dxa"/>
          </w:tcPr>
          <w:p w14:paraId="196C3BEA" w14:textId="77777777" w:rsidR="00FD6DAC"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[2] Nội dung này cung cấp một bộ nguyên tắc và giá trị rõ ràng để làm cơ sở cho việc ra quyết định khi hướng đi tốt nhất chưa thể xác định ngay.</w:t>
            </w:r>
          </w:p>
          <w:p w14:paraId="68432CAA" w14:textId="77777777" w:rsidR="00FD6DAC"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Tiếp theo</w:t>
            </w:r>
          </w:p>
        </w:tc>
      </w:tr>
      <w:tr w:rsidR="00F06A1A" w:rsidRPr="00B4784F" w14:paraId="0E989B69" w14:textId="77777777" w:rsidTr="4356F799">
        <w:tc>
          <w:tcPr>
            <w:tcW w:w="1353" w:type="dxa"/>
            <w:shd w:val="clear" w:color="auto" w:fill="C1E4F5" w:themeFill="accent1" w:themeFillTint="33"/>
            <w:tcMar>
              <w:top w:w="120" w:type="dxa"/>
              <w:left w:w="180" w:type="dxa"/>
              <w:bottom w:w="120" w:type="dxa"/>
              <w:right w:w="180" w:type="dxa"/>
            </w:tcMar>
            <w:hideMark/>
          </w:tcPr>
          <w:p w14:paraId="7216E12E" w14:textId="77777777" w:rsidR="002117DA"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Screen 15</w:t>
            </w:r>
          </w:p>
          <w:p w14:paraId="72C99AB8" w14:textId="77777777" w:rsidR="002117DA" w:rsidRPr="00B4784F" w:rsidRDefault="00EF4A0B" w:rsidP="55CE9761">
            <w:pPr>
              <w:spacing w:before="100" w:beforeAutospacing="1" w:after="100" w:afterAutospacing="1"/>
              <w:ind w:left="30" w:right="30"/>
              <w:rPr>
                <w:rFonts w:ascii="Calibri" w:eastAsia="Times New Roman" w:hAnsi="Calibri" w:cs="Calibri"/>
                <w:sz w:val="16"/>
                <w:szCs w:val="16"/>
              </w:rPr>
            </w:pPr>
            <w:r w:rsidRPr="55CE9761">
              <w:rPr>
                <w:rFonts w:ascii="Calibri" w:eastAsia="Times New Roman" w:hAnsi="Calibri" w:cs="Calibri"/>
                <w:sz w:val="16"/>
                <w:szCs w:val="16"/>
              </w:rPr>
              <w:t>Question 1: Feedback</w:t>
            </w:r>
          </w:p>
          <w:p w14:paraId="3B416C2C" w14:textId="77777777" w:rsidR="002117DA" w:rsidRPr="00B4784F" w:rsidRDefault="00EF4A0B" w:rsidP="55CE9761">
            <w:pPr>
              <w:ind w:left="30" w:right="30"/>
              <w:rPr>
                <w:rFonts w:ascii="Calibri" w:eastAsia="Times New Roman" w:hAnsi="Calibri" w:cs="Calibri"/>
                <w:sz w:val="16"/>
                <w:szCs w:val="16"/>
              </w:rPr>
            </w:pPr>
            <w:r w:rsidRPr="55CE9761">
              <w:rPr>
                <w:rFonts w:ascii="Calibri" w:eastAsia="Times New Roman" w:hAnsi="Calibri" w:cs="Calibri"/>
                <w:sz w:val="16"/>
                <w:szCs w:val="16"/>
              </w:rPr>
              <w:t>46_C_16</w:t>
            </w:r>
          </w:p>
        </w:tc>
        <w:tc>
          <w:tcPr>
            <w:tcW w:w="6000" w:type="dxa"/>
            <w:tcMar>
              <w:top w:w="120" w:type="dxa"/>
              <w:left w:w="180" w:type="dxa"/>
              <w:bottom w:w="120" w:type="dxa"/>
              <w:right w:w="180" w:type="dxa"/>
            </w:tcMar>
            <w:hideMark/>
          </w:tcPr>
          <w:p w14:paraId="57DF9A0B" w14:textId="77777777" w:rsidR="002117DA"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The Code of Business Conduct to provides us with a clear set of principles and values on which to base decisions when the best course of action is not immediately clear.</w:t>
            </w:r>
          </w:p>
        </w:tc>
        <w:tc>
          <w:tcPr>
            <w:tcW w:w="6000" w:type="dxa"/>
          </w:tcPr>
          <w:p w14:paraId="38256B78" w14:textId="77777777" w:rsidR="002117DA"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Bộ Quy tắc Ứng xử trong Kinh doanh cung cấp cho chúng ta một bộ nguyên tắc và giá trị rõ ràng để làm cơ sở cho việc ra quyết định khi hướng đi tốt nhất chưa thể xác định ngay.</w:t>
            </w:r>
          </w:p>
        </w:tc>
      </w:tr>
      <w:tr w:rsidR="00F06A1A" w:rsidRPr="00B4784F" w14:paraId="6248F8C1" w14:textId="77777777" w:rsidTr="4356F799">
        <w:tc>
          <w:tcPr>
            <w:tcW w:w="1353" w:type="dxa"/>
            <w:shd w:val="clear" w:color="auto" w:fill="C1E4F5" w:themeFill="accent1" w:themeFillTint="33"/>
            <w:tcMar>
              <w:top w:w="120" w:type="dxa"/>
              <w:left w:w="180" w:type="dxa"/>
              <w:bottom w:w="120" w:type="dxa"/>
              <w:right w:w="180" w:type="dxa"/>
            </w:tcMar>
            <w:hideMark/>
          </w:tcPr>
          <w:p w14:paraId="0F8EC332" w14:textId="77777777" w:rsidR="002117DA" w:rsidRPr="00B4784F" w:rsidRDefault="00EF4A0B" w:rsidP="55CE9761">
            <w:pPr>
              <w:spacing w:before="30" w:after="30"/>
              <w:ind w:left="30" w:right="30"/>
              <w:rPr>
                <w:rFonts w:ascii="Calibri" w:eastAsia="Times New Roman" w:hAnsi="Calibri" w:cs="Calibri"/>
                <w:sz w:val="16"/>
                <w:szCs w:val="16"/>
              </w:rPr>
            </w:pPr>
            <w:hyperlink r:id="rId101">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72E3038B" w14:textId="77777777" w:rsidR="002117DA" w:rsidRPr="00B4784F" w:rsidRDefault="00EF4A0B" w:rsidP="55CE9761">
            <w:pPr>
              <w:ind w:left="30" w:right="30"/>
              <w:rPr>
                <w:rFonts w:ascii="Calibri" w:eastAsia="Times New Roman" w:hAnsi="Calibri" w:cs="Calibri"/>
                <w:sz w:val="16"/>
                <w:szCs w:val="16"/>
              </w:rPr>
            </w:pPr>
            <w:hyperlink r:id="rId102">
              <w:r w:rsidRPr="55CE9761">
                <w:rPr>
                  <w:rFonts w:ascii="Calibri" w:eastAsia="Times New Roman" w:hAnsi="Calibri" w:cs="Calibri"/>
                  <w:color w:val="0000FF"/>
                  <w:sz w:val="16"/>
                  <w:szCs w:val="16"/>
                  <w:u w:val="single"/>
                </w:rPr>
                <w:t>47_C_16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0A0BD60C" w14:textId="77777777" w:rsidR="002117DA"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 xml:space="preserve">[2] Which of the following is </w:t>
            </w:r>
            <w:r w:rsidRPr="55CE9761">
              <w:rPr>
                <w:rFonts w:ascii="Calibri" w:eastAsia="Times New Roman" w:hAnsi="Calibri" w:cs="Calibri"/>
                <w:u w:val="single"/>
              </w:rPr>
              <w:t>never</w:t>
            </w:r>
            <w:r w:rsidRPr="55CE9761">
              <w:rPr>
                <w:rFonts w:ascii="Calibri" w:eastAsia="Times New Roman" w:hAnsi="Calibri" w:cs="Calibri"/>
              </w:rPr>
              <w:t xml:space="preserve"> an appropriate business transaction?</w:t>
            </w:r>
          </w:p>
        </w:tc>
        <w:tc>
          <w:tcPr>
            <w:tcW w:w="6000" w:type="dxa"/>
          </w:tcPr>
          <w:p w14:paraId="031F493A" w14:textId="77777777" w:rsidR="002117DA"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 xml:space="preserve">[2] Giao dịch kinh doanh nào sau đây </w:t>
            </w:r>
            <w:r w:rsidRPr="55CE9761">
              <w:rPr>
                <w:rFonts w:ascii="Arial" w:eastAsia="Arial" w:hAnsi="Arial" w:cs="Arial"/>
                <w:u w:val="single"/>
              </w:rPr>
              <w:t>không bao giờ</w:t>
            </w:r>
            <w:r w:rsidRPr="55CE9761">
              <w:rPr>
                <w:rFonts w:ascii="Arial" w:eastAsia="Arial" w:hAnsi="Arial" w:cs="Arial"/>
              </w:rPr>
              <w:t xml:space="preserve"> là phù hợp?</w:t>
            </w:r>
          </w:p>
        </w:tc>
      </w:tr>
      <w:tr w:rsidR="00F06A1A" w:rsidRPr="00B4784F" w14:paraId="0D2237E0" w14:textId="77777777" w:rsidTr="4356F799">
        <w:tc>
          <w:tcPr>
            <w:tcW w:w="1353" w:type="dxa"/>
            <w:shd w:val="clear" w:color="auto" w:fill="C1E4F5" w:themeFill="accent1" w:themeFillTint="33"/>
            <w:tcMar>
              <w:top w:w="120" w:type="dxa"/>
              <w:left w:w="180" w:type="dxa"/>
              <w:bottom w:w="120" w:type="dxa"/>
              <w:right w:w="180" w:type="dxa"/>
            </w:tcMar>
            <w:hideMark/>
          </w:tcPr>
          <w:p w14:paraId="247BF748" w14:textId="77777777" w:rsidR="002117DA" w:rsidRPr="00B4784F" w:rsidRDefault="00EF4A0B" w:rsidP="55CE9761">
            <w:pPr>
              <w:spacing w:before="30" w:after="30"/>
              <w:ind w:left="30" w:right="30"/>
              <w:rPr>
                <w:rFonts w:ascii="Calibri" w:eastAsia="Times New Roman" w:hAnsi="Calibri" w:cs="Calibri"/>
                <w:sz w:val="16"/>
                <w:szCs w:val="16"/>
              </w:rPr>
            </w:pPr>
            <w:hyperlink r:id="rId103">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42CA569A" w14:textId="77777777" w:rsidR="002117DA" w:rsidRPr="00B4784F" w:rsidRDefault="00EF4A0B" w:rsidP="55CE9761">
            <w:pPr>
              <w:ind w:left="30" w:right="30"/>
              <w:rPr>
                <w:rFonts w:ascii="Calibri" w:eastAsia="Times New Roman" w:hAnsi="Calibri" w:cs="Calibri"/>
                <w:sz w:val="16"/>
                <w:szCs w:val="16"/>
              </w:rPr>
            </w:pPr>
            <w:hyperlink r:id="rId104">
              <w:r w:rsidRPr="55CE9761">
                <w:rPr>
                  <w:rFonts w:ascii="Calibri" w:eastAsia="Times New Roman" w:hAnsi="Calibri" w:cs="Calibri"/>
                  <w:color w:val="0000FF"/>
                  <w:sz w:val="16"/>
                  <w:szCs w:val="16"/>
                  <w:u w:val="single"/>
                </w:rPr>
                <w:t>48_C_16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67693CCA" w14:textId="77777777" w:rsidR="002117DA"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[1] Hiring an HCP to speak about a particular disease area due to their skills and expertise.</w:t>
            </w:r>
          </w:p>
        </w:tc>
        <w:tc>
          <w:tcPr>
            <w:tcW w:w="6000" w:type="dxa"/>
          </w:tcPr>
          <w:p w14:paraId="4B4E1256" w14:textId="77777777" w:rsidR="002117DA"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[1] Thuê một HCP để thuyết trình về một lĩnh vực bệnh cụ thể vì kỹ năng và chuyên môn của họ.</w:t>
            </w:r>
          </w:p>
        </w:tc>
      </w:tr>
      <w:tr w:rsidR="00F06A1A" w:rsidRPr="00B4784F" w14:paraId="4B09D517" w14:textId="77777777" w:rsidTr="4356F799">
        <w:tc>
          <w:tcPr>
            <w:tcW w:w="1353" w:type="dxa"/>
            <w:shd w:val="clear" w:color="auto" w:fill="C1E4F5" w:themeFill="accent1" w:themeFillTint="33"/>
            <w:tcMar>
              <w:top w:w="120" w:type="dxa"/>
              <w:left w:w="180" w:type="dxa"/>
              <w:bottom w:w="120" w:type="dxa"/>
              <w:right w:w="180" w:type="dxa"/>
            </w:tcMar>
            <w:hideMark/>
          </w:tcPr>
          <w:p w14:paraId="74C63C8D" w14:textId="77777777" w:rsidR="002117DA" w:rsidRPr="00B4784F" w:rsidRDefault="00EF4A0B" w:rsidP="55CE9761">
            <w:pPr>
              <w:spacing w:before="30" w:after="30"/>
              <w:ind w:left="30" w:right="30"/>
              <w:rPr>
                <w:rFonts w:ascii="Calibri" w:eastAsia="Times New Roman" w:hAnsi="Calibri" w:cs="Calibri"/>
                <w:sz w:val="16"/>
                <w:szCs w:val="16"/>
              </w:rPr>
            </w:pPr>
            <w:hyperlink r:id="rId105">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740DE58E" w14:textId="77777777" w:rsidR="002117DA" w:rsidRPr="00B4784F" w:rsidRDefault="00EF4A0B" w:rsidP="55CE9761">
            <w:pPr>
              <w:ind w:left="30" w:right="30"/>
              <w:rPr>
                <w:rFonts w:ascii="Calibri" w:eastAsia="Times New Roman" w:hAnsi="Calibri" w:cs="Calibri"/>
                <w:sz w:val="16"/>
                <w:szCs w:val="16"/>
              </w:rPr>
            </w:pPr>
            <w:hyperlink r:id="rId106">
              <w:r w:rsidRPr="55CE9761">
                <w:rPr>
                  <w:rFonts w:ascii="Calibri" w:eastAsia="Times New Roman" w:hAnsi="Calibri" w:cs="Calibri"/>
                  <w:color w:val="0000FF"/>
                  <w:sz w:val="16"/>
                  <w:szCs w:val="16"/>
                  <w:u w:val="single"/>
                </w:rPr>
                <w:t>49_C_16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542C6DFF" w14:textId="77777777" w:rsidR="002117DA"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[2] Providing a reasonable meal to attendees of an Abbott-sponsored educational program.</w:t>
            </w:r>
          </w:p>
        </w:tc>
        <w:tc>
          <w:tcPr>
            <w:tcW w:w="6000" w:type="dxa"/>
          </w:tcPr>
          <w:p w14:paraId="4784C1C1" w14:textId="77777777" w:rsidR="002117DA"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[2] Chiêu đãi một bữa ăn hợp lý cho những người tham dự một chương trình đào tạo do Abbott tài trợ.</w:t>
            </w:r>
          </w:p>
        </w:tc>
      </w:tr>
      <w:tr w:rsidR="00F06A1A" w:rsidRPr="00B4784F" w14:paraId="7C22C712" w14:textId="77777777" w:rsidTr="4356F799">
        <w:tc>
          <w:tcPr>
            <w:tcW w:w="1353" w:type="dxa"/>
            <w:shd w:val="clear" w:color="auto" w:fill="C1E4F5" w:themeFill="accent1" w:themeFillTint="33"/>
            <w:tcMar>
              <w:top w:w="120" w:type="dxa"/>
              <w:left w:w="180" w:type="dxa"/>
              <w:bottom w:w="120" w:type="dxa"/>
              <w:right w:w="180" w:type="dxa"/>
            </w:tcMar>
            <w:hideMark/>
          </w:tcPr>
          <w:p w14:paraId="5340B43D" w14:textId="77777777" w:rsidR="002117DA" w:rsidRPr="00B4784F" w:rsidRDefault="00EF4A0B" w:rsidP="55CE9761">
            <w:pPr>
              <w:spacing w:before="30" w:after="30"/>
              <w:ind w:left="30" w:right="30"/>
              <w:rPr>
                <w:rFonts w:ascii="Calibri" w:eastAsia="Times New Roman" w:hAnsi="Calibri" w:cs="Calibri"/>
                <w:sz w:val="16"/>
                <w:szCs w:val="16"/>
              </w:rPr>
            </w:pPr>
            <w:hyperlink r:id="rId107">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744F5CAD" w14:textId="77777777" w:rsidR="002117DA" w:rsidRPr="00B4784F" w:rsidRDefault="00EF4A0B" w:rsidP="55CE9761">
            <w:pPr>
              <w:ind w:left="30" w:right="30"/>
              <w:rPr>
                <w:rFonts w:ascii="Calibri" w:eastAsia="Times New Roman" w:hAnsi="Calibri" w:cs="Calibri"/>
                <w:sz w:val="16"/>
                <w:szCs w:val="16"/>
              </w:rPr>
            </w:pPr>
            <w:hyperlink r:id="rId108">
              <w:r w:rsidRPr="55CE9761">
                <w:rPr>
                  <w:rFonts w:ascii="Calibri" w:eastAsia="Times New Roman" w:hAnsi="Calibri" w:cs="Calibri"/>
                  <w:color w:val="0000FF"/>
                  <w:sz w:val="16"/>
                  <w:szCs w:val="16"/>
                  <w:u w:val="single"/>
                </w:rPr>
                <w:t>50_C_16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23A354DB" w14:textId="77777777" w:rsidR="002117DA"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[3] Arranging a charitable contribution for a local organization.</w:t>
            </w:r>
          </w:p>
        </w:tc>
        <w:tc>
          <w:tcPr>
            <w:tcW w:w="6000" w:type="dxa"/>
          </w:tcPr>
          <w:p w14:paraId="4BFB20B6" w14:textId="77777777" w:rsidR="002117DA"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[3] Thỏa thuận một khoản đóng góp từ thiện cho một tổ chức địa phương.</w:t>
            </w:r>
          </w:p>
        </w:tc>
      </w:tr>
      <w:tr w:rsidR="00F06A1A" w:rsidRPr="00B4784F" w14:paraId="1CBDF61B" w14:textId="77777777" w:rsidTr="4356F799">
        <w:tc>
          <w:tcPr>
            <w:tcW w:w="1353" w:type="dxa"/>
            <w:shd w:val="clear" w:color="auto" w:fill="C1E4F5" w:themeFill="accent1" w:themeFillTint="33"/>
            <w:tcMar>
              <w:top w:w="120" w:type="dxa"/>
              <w:left w:w="180" w:type="dxa"/>
              <w:bottom w:w="120" w:type="dxa"/>
              <w:right w:w="180" w:type="dxa"/>
            </w:tcMar>
            <w:hideMark/>
          </w:tcPr>
          <w:p w14:paraId="5D3BFF63" w14:textId="77777777" w:rsidR="002117DA" w:rsidRPr="00B4784F" w:rsidRDefault="00EF4A0B" w:rsidP="55CE9761">
            <w:pPr>
              <w:spacing w:before="30" w:after="30"/>
              <w:ind w:left="30" w:right="30"/>
              <w:rPr>
                <w:rFonts w:ascii="Calibri" w:eastAsia="Times New Roman" w:hAnsi="Calibri" w:cs="Calibri"/>
                <w:sz w:val="16"/>
                <w:szCs w:val="16"/>
              </w:rPr>
            </w:pPr>
            <w:hyperlink r:id="rId109">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61C170EC" w14:textId="77777777" w:rsidR="002117DA" w:rsidRPr="00B4784F" w:rsidRDefault="00EF4A0B" w:rsidP="55CE9761">
            <w:pPr>
              <w:ind w:left="30" w:right="30"/>
              <w:rPr>
                <w:rFonts w:ascii="Calibri" w:eastAsia="Times New Roman" w:hAnsi="Calibri" w:cs="Calibri"/>
                <w:sz w:val="16"/>
                <w:szCs w:val="16"/>
              </w:rPr>
            </w:pPr>
            <w:hyperlink r:id="rId110">
              <w:r w:rsidRPr="55CE9761">
                <w:rPr>
                  <w:rFonts w:ascii="Calibri" w:eastAsia="Times New Roman" w:hAnsi="Calibri" w:cs="Calibri"/>
                  <w:color w:val="0000FF"/>
                  <w:sz w:val="16"/>
                  <w:szCs w:val="16"/>
                  <w:u w:val="single"/>
                </w:rPr>
                <w:t>51_C_16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55160685" w14:textId="77777777" w:rsidR="002117DA"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[4] Hiring an HCP to conduct an educational program to thank them for using Abbott products.</w:t>
            </w:r>
          </w:p>
          <w:p w14:paraId="4904EEAA" w14:textId="77777777" w:rsidR="002117DA"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Next</w:t>
            </w:r>
          </w:p>
        </w:tc>
        <w:tc>
          <w:tcPr>
            <w:tcW w:w="6000" w:type="dxa"/>
          </w:tcPr>
          <w:p w14:paraId="5D44BB22" w14:textId="77777777" w:rsidR="002117DA"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[4] Thuê một HCP thực hiện một chương trình đào tạo để cảm ơn họ đã sử dụng sản phẩm của Abbott.</w:t>
            </w:r>
          </w:p>
          <w:p w14:paraId="30CBFD37" w14:textId="77777777" w:rsidR="002117DA"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Tiếp theo</w:t>
            </w:r>
          </w:p>
        </w:tc>
      </w:tr>
      <w:tr w:rsidR="00F06A1A" w:rsidRPr="00B4784F" w14:paraId="5F8E66AA" w14:textId="77777777" w:rsidTr="4356F799">
        <w:tc>
          <w:tcPr>
            <w:tcW w:w="1353" w:type="dxa"/>
            <w:shd w:val="clear" w:color="auto" w:fill="C1E4F5" w:themeFill="accent1" w:themeFillTint="33"/>
            <w:tcMar>
              <w:top w:w="120" w:type="dxa"/>
              <w:left w:w="180" w:type="dxa"/>
              <w:bottom w:w="120" w:type="dxa"/>
              <w:right w:w="180" w:type="dxa"/>
            </w:tcMar>
            <w:hideMark/>
          </w:tcPr>
          <w:p w14:paraId="3E973C74" w14:textId="77777777" w:rsidR="00603700"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Screen 15</w:t>
            </w:r>
          </w:p>
          <w:p w14:paraId="4AF71564" w14:textId="77777777" w:rsidR="00603700" w:rsidRPr="00B4784F" w:rsidRDefault="00EF4A0B" w:rsidP="55CE9761">
            <w:pPr>
              <w:spacing w:before="100" w:beforeAutospacing="1" w:after="100" w:afterAutospacing="1"/>
              <w:ind w:left="30" w:right="30"/>
              <w:rPr>
                <w:rFonts w:ascii="Calibri" w:eastAsia="Times New Roman" w:hAnsi="Calibri" w:cs="Calibri"/>
                <w:sz w:val="16"/>
                <w:szCs w:val="16"/>
              </w:rPr>
            </w:pPr>
            <w:r w:rsidRPr="55CE9761">
              <w:rPr>
                <w:rFonts w:ascii="Calibri" w:eastAsia="Times New Roman" w:hAnsi="Calibri" w:cs="Calibri"/>
                <w:sz w:val="16"/>
                <w:szCs w:val="16"/>
              </w:rPr>
              <w:lastRenderedPageBreak/>
              <w:t>Question 2: Feedback</w:t>
            </w:r>
          </w:p>
          <w:p w14:paraId="03FC82B6" w14:textId="77777777" w:rsidR="00603700" w:rsidRPr="00B4784F" w:rsidRDefault="00EF4A0B" w:rsidP="55CE9761">
            <w:pPr>
              <w:ind w:left="30" w:right="30"/>
              <w:rPr>
                <w:rFonts w:ascii="Calibri" w:eastAsia="Times New Roman" w:hAnsi="Calibri" w:cs="Calibri"/>
                <w:sz w:val="16"/>
                <w:szCs w:val="16"/>
              </w:rPr>
            </w:pPr>
            <w:r w:rsidRPr="55CE9761">
              <w:rPr>
                <w:rFonts w:ascii="Calibri" w:eastAsia="Times New Roman" w:hAnsi="Calibri" w:cs="Calibri"/>
                <w:sz w:val="16"/>
                <w:szCs w:val="16"/>
              </w:rPr>
              <w:t>52_C_16</w:t>
            </w:r>
          </w:p>
        </w:tc>
        <w:tc>
          <w:tcPr>
            <w:tcW w:w="6000" w:type="dxa"/>
            <w:tcMar>
              <w:top w:w="120" w:type="dxa"/>
              <w:left w:w="180" w:type="dxa"/>
              <w:bottom w:w="120" w:type="dxa"/>
              <w:right w:w="180" w:type="dxa"/>
            </w:tcMar>
            <w:hideMark/>
          </w:tcPr>
          <w:p w14:paraId="092F2A61" w14:textId="77777777" w:rsidR="0060370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lastRenderedPageBreak/>
              <w:t xml:space="preserve">Hiring an HCP to conduct an educational program due to their skills and expertise is permitted, however, hiring an </w:t>
            </w:r>
            <w:r w:rsidRPr="55CE9761">
              <w:rPr>
                <w:rFonts w:ascii="Calibri" w:eastAsia="Times New Roman" w:hAnsi="Calibri" w:cs="Calibri"/>
              </w:rPr>
              <w:lastRenderedPageBreak/>
              <w:t>HCP as a thank you for using Abbott products is inappropriate because this may be perceived as a bribe.</w:t>
            </w:r>
          </w:p>
        </w:tc>
        <w:tc>
          <w:tcPr>
            <w:tcW w:w="6000" w:type="dxa"/>
          </w:tcPr>
          <w:p w14:paraId="71798FCC" w14:textId="77777777" w:rsidR="0060370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lastRenderedPageBreak/>
              <w:t xml:space="preserve">Thuê một HCP để thuyết trình về một lĩnh vực bệnh cụ thể do kỹ năng và chuyên môn của họ là việc </w:t>
            </w:r>
            <w:r w:rsidRPr="55CE9761">
              <w:rPr>
                <w:rFonts w:ascii="Arial" w:eastAsia="Arial" w:hAnsi="Arial" w:cs="Arial"/>
              </w:rPr>
              <w:lastRenderedPageBreak/>
              <w:t>được phép, nhưng thuê một HCP để cảm ơn họ đã sử dụng sản phẩm của Abbott là không phù hợp vì việc này có thể bị coi là hành vi hối lộ.</w:t>
            </w:r>
          </w:p>
        </w:tc>
      </w:tr>
      <w:tr w:rsidR="00F06A1A" w:rsidRPr="00B4784F" w14:paraId="29049DB9" w14:textId="77777777" w:rsidTr="4356F799">
        <w:tc>
          <w:tcPr>
            <w:tcW w:w="1353" w:type="dxa"/>
            <w:shd w:val="clear" w:color="auto" w:fill="C1E4F5" w:themeFill="accent1" w:themeFillTint="33"/>
            <w:tcMar>
              <w:top w:w="120" w:type="dxa"/>
              <w:left w:w="180" w:type="dxa"/>
              <w:bottom w:w="120" w:type="dxa"/>
              <w:right w:w="180" w:type="dxa"/>
            </w:tcMar>
            <w:hideMark/>
          </w:tcPr>
          <w:p w14:paraId="750574C7" w14:textId="77777777" w:rsidR="00603700" w:rsidRPr="00B4784F" w:rsidRDefault="00EF4A0B" w:rsidP="55CE9761">
            <w:pPr>
              <w:spacing w:before="30" w:after="30"/>
              <w:ind w:left="30" w:right="30"/>
              <w:rPr>
                <w:rFonts w:ascii="Calibri" w:eastAsia="Times New Roman" w:hAnsi="Calibri" w:cs="Calibri"/>
                <w:sz w:val="16"/>
                <w:szCs w:val="16"/>
              </w:rPr>
            </w:pPr>
            <w:hyperlink r:id="rId111">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6D5DDB25" w14:textId="77777777" w:rsidR="00603700" w:rsidRPr="00B4784F" w:rsidRDefault="00EF4A0B" w:rsidP="55CE9761">
            <w:pPr>
              <w:ind w:left="30" w:right="30"/>
              <w:rPr>
                <w:rFonts w:ascii="Calibri" w:eastAsia="Times New Roman" w:hAnsi="Calibri" w:cs="Calibri"/>
                <w:sz w:val="16"/>
                <w:szCs w:val="16"/>
              </w:rPr>
            </w:pPr>
            <w:hyperlink r:id="rId112">
              <w:r w:rsidRPr="55CE9761">
                <w:rPr>
                  <w:rFonts w:ascii="Calibri" w:eastAsia="Times New Roman" w:hAnsi="Calibri" w:cs="Calibri"/>
                  <w:color w:val="0000FF"/>
                  <w:sz w:val="16"/>
                  <w:szCs w:val="16"/>
                  <w:u w:val="single"/>
                </w:rPr>
                <w:t>53_C_16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44AD072A" w14:textId="77777777" w:rsidR="0060370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[3] The consequences for individuals involved in bribery and corruption can include:</w:t>
            </w:r>
          </w:p>
        </w:tc>
        <w:tc>
          <w:tcPr>
            <w:tcW w:w="6000" w:type="dxa"/>
          </w:tcPr>
          <w:p w14:paraId="3CF89F50" w14:textId="77777777" w:rsidR="0060370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[3] Hệ quả đối với các cá nhân liên quan đến hối lộ và tham nhũng có thể bao gồm:</w:t>
            </w:r>
          </w:p>
        </w:tc>
      </w:tr>
      <w:tr w:rsidR="00F06A1A" w:rsidRPr="00B4784F" w14:paraId="66056816" w14:textId="77777777" w:rsidTr="4356F799">
        <w:tc>
          <w:tcPr>
            <w:tcW w:w="1353" w:type="dxa"/>
            <w:shd w:val="clear" w:color="auto" w:fill="C1E4F5" w:themeFill="accent1" w:themeFillTint="33"/>
            <w:tcMar>
              <w:top w:w="120" w:type="dxa"/>
              <w:left w:w="180" w:type="dxa"/>
              <w:bottom w:w="120" w:type="dxa"/>
              <w:right w:w="180" w:type="dxa"/>
            </w:tcMar>
            <w:hideMark/>
          </w:tcPr>
          <w:p w14:paraId="31239DFF" w14:textId="77777777" w:rsidR="00603700" w:rsidRPr="00B4784F" w:rsidRDefault="00EF4A0B" w:rsidP="55CE9761">
            <w:pPr>
              <w:spacing w:before="30" w:after="30"/>
              <w:ind w:left="30" w:right="30"/>
              <w:rPr>
                <w:rFonts w:ascii="Calibri" w:eastAsia="Times New Roman" w:hAnsi="Calibri" w:cs="Calibri"/>
                <w:sz w:val="16"/>
                <w:szCs w:val="16"/>
              </w:rPr>
            </w:pPr>
            <w:hyperlink r:id="rId113">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3E7106AB" w14:textId="77777777" w:rsidR="00603700" w:rsidRPr="00B4784F" w:rsidRDefault="00EF4A0B" w:rsidP="55CE9761">
            <w:pPr>
              <w:ind w:left="30" w:right="30"/>
              <w:rPr>
                <w:rFonts w:ascii="Calibri" w:eastAsia="Times New Roman" w:hAnsi="Calibri" w:cs="Calibri"/>
                <w:sz w:val="16"/>
                <w:szCs w:val="16"/>
              </w:rPr>
            </w:pPr>
            <w:hyperlink r:id="rId114">
              <w:r w:rsidRPr="55CE9761">
                <w:rPr>
                  <w:rFonts w:ascii="Calibri" w:eastAsia="Times New Roman" w:hAnsi="Calibri" w:cs="Calibri"/>
                  <w:color w:val="0000FF"/>
                  <w:sz w:val="16"/>
                  <w:szCs w:val="16"/>
                  <w:u w:val="single"/>
                </w:rPr>
                <w:t>54_C_16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vAlign w:val="center"/>
            <w:hideMark/>
          </w:tcPr>
          <w:p w14:paraId="1119AF75" w14:textId="77777777" w:rsidR="0060370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[1] Reputational damage.</w:t>
            </w:r>
          </w:p>
        </w:tc>
        <w:tc>
          <w:tcPr>
            <w:tcW w:w="6000" w:type="dxa"/>
            <w:vAlign w:val="center"/>
          </w:tcPr>
          <w:p w14:paraId="216CCD1C" w14:textId="77777777" w:rsidR="0060370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[1] Tổn hại đến uy tín.</w:t>
            </w:r>
          </w:p>
        </w:tc>
      </w:tr>
      <w:tr w:rsidR="00F06A1A" w:rsidRPr="00B4784F" w14:paraId="4D45D4F0" w14:textId="77777777" w:rsidTr="4356F799">
        <w:tc>
          <w:tcPr>
            <w:tcW w:w="1353" w:type="dxa"/>
            <w:shd w:val="clear" w:color="auto" w:fill="C1E4F5" w:themeFill="accent1" w:themeFillTint="33"/>
            <w:tcMar>
              <w:top w:w="120" w:type="dxa"/>
              <w:left w:w="180" w:type="dxa"/>
              <w:bottom w:w="120" w:type="dxa"/>
              <w:right w:w="180" w:type="dxa"/>
            </w:tcMar>
            <w:hideMark/>
          </w:tcPr>
          <w:p w14:paraId="787707AE" w14:textId="77777777" w:rsidR="00603700" w:rsidRPr="00B4784F" w:rsidRDefault="00EF4A0B" w:rsidP="55CE9761">
            <w:pPr>
              <w:spacing w:before="30" w:after="30"/>
              <w:ind w:left="30" w:right="30"/>
              <w:rPr>
                <w:rFonts w:ascii="Calibri" w:eastAsia="Times New Roman" w:hAnsi="Calibri" w:cs="Calibri"/>
                <w:sz w:val="16"/>
                <w:szCs w:val="16"/>
              </w:rPr>
            </w:pPr>
            <w:hyperlink r:id="rId115">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096E8970" w14:textId="77777777" w:rsidR="00603700" w:rsidRPr="00B4784F" w:rsidRDefault="00EF4A0B" w:rsidP="55CE9761">
            <w:pPr>
              <w:ind w:left="30" w:right="30"/>
              <w:rPr>
                <w:rFonts w:ascii="Calibri" w:eastAsia="Times New Roman" w:hAnsi="Calibri" w:cs="Calibri"/>
                <w:sz w:val="16"/>
                <w:szCs w:val="16"/>
              </w:rPr>
            </w:pPr>
            <w:hyperlink r:id="rId116">
              <w:r w:rsidRPr="55CE9761">
                <w:rPr>
                  <w:rFonts w:ascii="Calibri" w:eastAsia="Times New Roman" w:hAnsi="Calibri" w:cs="Calibri"/>
                  <w:color w:val="0000FF"/>
                  <w:sz w:val="16"/>
                  <w:szCs w:val="16"/>
                  <w:u w:val="single"/>
                </w:rPr>
                <w:t>55_C_16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vAlign w:val="center"/>
            <w:hideMark/>
          </w:tcPr>
          <w:p w14:paraId="709B3E77" w14:textId="77777777" w:rsidR="0060370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[2] Fines and penalties.</w:t>
            </w:r>
          </w:p>
        </w:tc>
        <w:tc>
          <w:tcPr>
            <w:tcW w:w="6000" w:type="dxa"/>
            <w:vAlign w:val="center"/>
          </w:tcPr>
          <w:p w14:paraId="0EB83E97" w14:textId="77777777" w:rsidR="0060370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[2] Phạt tiền.</w:t>
            </w:r>
          </w:p>
        </w:tc>
      </w:tr>
      <w:tr w:rsidR="00F06A1A" w:rsidRPr="00B4784F" w14:paraId="5160B082" w14:textId="77777777" w:rsidTr="4356F799">
        <w:tc>
          <w:tcPr>
            <w:tcW w:w="1353" w:type="dxa"/>
            <w:shd w:val="clear" w:color="auto" w:fill="C1E4F5" w:themeFill="accent1" w:themeFillTint="33"/>
            <w:tcMar>
              <w:top w:w="120" w:type="dxa"/>
              <w:left w:w="180" w:type="dxa"/>
              <w:bottom w:w="120" w:type="dxa"/>
              <w:right w:w="180" w:type="dxa"/>
            </w:tcMar>
            <w:hideMark/>
          </w:tcPr>
          <w:p w14:paraId="0B06C9DE" w14:textId="77777777" w:rsidR="00603700" w:rsidRPr="00B4784F" w:rsidRDefault="00EF4A0B" w:rsidP="55CE9761">
            <w:pPr>
              <w:spacing w:before="30" w:after="30"/>
              <w:ind w:left="30" w:right="30"/>
              <w:rPr>
                <w:rFonts w:ascii="Calibri" w:eastAsia="Times New Roman" w:hAnsi="Calibri" w:cs="Calibri"/>
                <w:sz w:val="16"/>
                <w:szCs w:val="16"/>
              </w:rPr>
            </w:pPr>
            <w:hyperlink r:id="rId117">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1E7AF27D" w14:textId="77777777" w:rsidR="00603700" w:rsidRPr="00B4784F" w:rsidRDefault="00EF4A0B" w:rsidP="55CE9761">
            <w:pPr>
              <w:ind w:left="30" w:right="30"/>
              <w:rPr>
                <w:rFonts w:ascii="Calibri" w:eastAsia="Times New Roman" w:hAnsi="Calibri" w:cs="Calibri"/>
                <w:sz w:val="16"/>
                <w:szCs w:val="16"/>
              </w:rPr>
            </w:pPr>
            <w:hyperlink r:id="rId118">
              <w:r w:rsidRPr="55CE9761">
                <w:rPr>
                  <w:rFonts w:ascii="Calibri" w:eastAsia="Times New Roman" w:hAnsi="Calibri" w:cs="Calibri"/>
                  <w:color w:val="0000FF"/>
                  <w:sz w:val="16"/>
                  <w:szCs w:val="16"/>
                  <w:u w:val="single"/>
                </w:rPr>
                <w:t>56_C_16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vAlign w:val="center"/>
            <w:hideMark/>
          </w:tcPr>
          <w:p w14:paraId="6DB558A9" w14:textId="77777777" w:rsidR="0060370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[3] Termination of employment.</w:t>
            </w:r>
          </w:p>
        </w:tc>
        <w:tc>
          <w:tcPr>
            <w:tcW w:w="6000" w:type="dxa"/>
            <w:vAlign w:val="center"/>
          </w:tcPr>
          <w:p w14:paraId="61172E86" w14:textId="77777777" w:rsidR="0060370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[3] Chấm dứt hợp đồng lao động.</w:t>
            </w:r>
          </w:p>
        </w:tc>
      </w:tr>
      <w:tr w:rsidR="00F06A1A" w:rsidRPr="00B4784F" w14:paraId="03F5C12B" w14:textId="77777777" w:rsidTr="4356F799">
        <w:tc>
          <w:tcPr>
            <w:tcW w:w="1353" w:type="dxa"/>
            <w:shd w:val="clear" w:color="auto" w:fill="C1E4F5" w:themeFill="accent1" w:themeFillTint="33"/>
            <w:tcMar>
              <w:top w:w="120" w:type="dxa"/>
              <w:left w:w="180" w:type="dxa"/>
              <w:bottom w:w="120" w:type="dxa"/>
              <w:right w:w="180" w:type="dxa"/>
            </w:tcMar>
            <w:hideMark/>
          </w:tcPr>
          <w:p w14:paraId="05603F4D" w14:textId="77777777" w:rsidR="00603700" w:rsidRPr="00B4784F" w:rsidRDefault="00EF4A0B" w:rsidP="55CE9761">
            <w:pPr>
              <w:spacing w:before="30" w:after="30"/>
              <w:ind w:left="30" w:right="30"/>
              <w:rPr>
                <w:rFonts w:ascii="Calibri" w:eastAsia="Times New Roman" w:hAnsi="Calibri" w:cs="Calibri"/>
                <w:sz w:val="16"/>
                <w:szCs w:val="16"/>
              </w:rPr>
            </w:pPr>
            <w:hyperlink r:id="rId119">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586918CE" w14:textId="77777777" w:rsidR="00603700" w:rsidRPr="00B4784F" w:rsidRDefault="00EF4A0B" w:rsidP="55CE9761">
            <w:pPr>
              <w:ind w:left="30" w:right="30"/>
              <w:rPr>
                <w:rFonts w:ascii="Calibri" w:eastAsia="Times New Roman" w:hAnsi="Calibri" w:cs="Calibri"/>
                <w:sz w:val="16"/>
                <w:szCs w:val="16"/>
              </w:rPr>
            </w:pPr>
            <w:hyperlink r:id="rId120">
              <w:r w:rsidRPr="55CE9761">
                <w:rPr>
                  <w:rFonts w:ascii="Calibri" w:eastAsia="Times New Roman" w:hAnsi="Calibri" w:cs="Calibri"/>
                  <w:color w:val="0000FF"/>
                  <w:sz w:val="16"/>
                  <w:szCs w:val="16"/>
                  <w:u w:val="single"/>
                </w:rPr>
                <w:t>57_C_16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vAlign w:val="center"/>
            <w:hideMark/>
          </w:tcPr>
          <w:p w14:paraId="52E97AA4" w14:textId="77777777" w:rsidR="0060370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[4] Prison time.</w:t>
            </w:r>
          </w:p>
        </w:tc>
        <w:tc>
          <w:tcPr>
            <w:tcW w:w="6000" w:type="dxa"/>
            <w:vAlign w:val="center"/>
          </w:tcPr>
          <w:p w14:paraId="6212BD51" w14:textId="77777777" w:rsidR="0060370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[4] Phạt tù.</w:t>
            </w:r>
          </w:p>
        </w:tc>
      </w:tr>
      <w:tr w:rsidR="00F06A1A" w:rsidRPr="00B4784F" w14:paraId="44614C61" w14:textId="77777777" w:rsidTr="4356F799">
        <w:tc>
          <w:tcPr>
            <w:tcW w:w="1353" w:type="dxa"/>
            <w:shd w:val="clear" w:color="auto" w:fill="C1E4F5" w:themeFill="accent1" w:themeFillTint="33"/>
            <w:tcMar>
              <w:top w:w="120" w:type="dxa"/>
              <w:left w:w="180" w:type="dxa"/>
              <w:bottom w:w="120" w:type="dxa"/>
              <w:right w:w="180" w:type="dxa"/>
            </w:tcMar>
            <w:hideMark/>
          </w:tcPr>
          <w:p w14:paraId="060041F3" w14:textId="77777777" w:rsidR="00603700" w:rsidRPr="00B4784F" w:rsidRDefault="00EF4A0B" w:rsidP="55CE9761">
            <w:pPr>
              <w:spacing w:before="30" w:after="30"/>
              <w:ind w:left="30" w:right="30"/>
              <w:rPr>
                <w:rFonts w:ascii="Calibri" w:eastAsia="Times New Roman" w:hAnsi="Calibri" w:cs="Calibri"/>
                <w:sz w:val="16"/>
                <w:szCs w:val="16"/>
              </w:rPr>
            </w:pPr>
            <w:hyperlink r:id="rId121">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52EECB03" w14:textId="77777777" w:rsidR="00603700" w:rsidRPr="00B4784F" w:rsidRDefault="00EF4A0B" w:rsidP="55CE9761">
            <w:pPr>
              <w:ind w:left="30" w:right="30"/>
              <w:rPr>
                <w:rFonts w:ascii="Calibri" w:eastAsia="Times New Roman" w:hAnsi="Calibri" w:cs="Calibri"/>
                <w:sz w:val="16"/>
                <w:szCs w:val="16"/>
              </w:rPr>
            </w:pPr>
            <w:hyperlink r:id="rId122">
              <w:r w:rsidRPr="55CE9761">
                <w:rPr>
                  <w:rFonts w:ascii="Calibri" w:eastAsia="Times New Roman" w:hAnsi="Calibri" w:cs="Calibri"/>
                  <w:color w:val="0000FF"/>
                  <w:sz w:val="16"/>
                  <w:szCs w:val="16"/>
                  <w:u w:val="single"/>
                </w:rPr>
                <w:t>58_C_16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vAlign w:val="center"/>
            <w:hideMark/>
          </w:tcPr>
          <w:p w14:paraId="2DEF13B9" w14:textId="77777777" w:rsidR="0060370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[5] All of the above.</w:t>
            </w:r>
          </w:p>
          <w:p w14:paraId="47D46DAF" w14:textId="77777777" w:rsidR="0060370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Next</w:t>
            </w:r>
          </w:p>
        </w:tc>
        <w:tc>
          <w:tcPr>
            <w:tcW w:w="6000" w:type="dxa"/>
            <w:vAlign w:val="center"/>
          </w:tcPr>
          <w:p w14:paraId="3B80A55F" w14:textId="77777777" w:rsidR="0060370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[5] Tất cả đáp án trên.</w:t>
            </w:r>
          </w:p>
          <w:p w14:paraId="5154FC56" w14:textId="77777777" w:rsidR="0060370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Tiếp theo</w:t>
            </w:r>
          </w:p>
        </w:tc>
      </w:tr>
      <w:tr w:rsidR="00F06A1A" w:rsidRPr="00B4784F" w14:paraId="403121F7" w14:textId="77777777" w:rsidTr="4356F799">
        <w:tc>
          <w:tcPr>
            <w:tcW w:w="1353" w:type="dxa"/>
            <w:shd w:val="clear" w:color="auto" w:fill="C1E4F5" w:themeFill="accent1" w:themeFillTint="33"/>
            <w:tcMar>
              <w:top w:w="120" w:type="dxa"/>
              <w:left w:w="180" w:type="dxa"/>
              <w:bottom w:w="120" w:type="dxa"/>
              <w:right w:w="180" w:type="dxa"/>
            </w:tcMar>
            <w:hideMark/>
          </w:tcPr>
          <w:p w14:paraId="63BBF69C" w14:textId="77777777" w:rsidR="0094318D"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Screen 15</w:t>
            </w:r>
          </w:p>
          <w:p w14:paraId="3CF0A28D" w14:textId="77777777" w:rsidR="0094318D" w:rsidRPr="00B4784F" w:rsidRDefault="00EF4A0B" w:rsidP="55CE9761">
            <w:pPr>
              <w:spacing w:before="100" w:beforeAutospacing="1" w:after="100" w:afterAutospacing="1"/>
              <w:ind w:left="30" w:right="30"/>
              <w:rPr>
                <w:rFonts w:ascii="Calibri" w:eastAsia="Times New Roman" w:hAnsi="Calibri" w:cs="Calibri"/>
                <w:sz w:val="16"/>
                <w:szCs w:val="16"/>
              </w:rPr>
            </w:pPr>
            <w:r w:rsidRPr="55CE9761">
              <w:rPr>
                <w:rFonts w:ascii="Calibri" w:eastAsia="Times New Roman" w:hAnsi="Calibri" w:cs="Calibri"/>
                <w:sz w:val="16"/>
                <w:szCs w:val="16"/>
              </w:rPr>
              <w:t>Question 3: Feedback</w:t>
            </w:r>
          </w:p>
          <w:p w14:paraId="7698D9EE" w14:textId="77777777" w:rsidR="0094318D" w:rsidRPr="00B4784F" w:rsidRDefault="00EF4A0B" w:rsidP="55CE9761">
            <w:pPr>
              <w:ind w:left="30" w:right="30"/>
              <w:rPr>
                <w:rFonts w:ascii="Calibri" w:eastAsia="Times New Roman" w:hAnsi="Calibri" w:cs="Calibri"/>
                <w:sz w:val="16"/>
                <w:szCs w:val="16"/>
              </w:rPr>
            </w:pPr>
            <w:r w:rsidRPr="55CE9761">
              <w:rPr>
                <w:rFonts w:ascii="Calibri" w:eastAsia="Times New Roman" w:hAnsi="Calibri" w:cs="Calibri"/>
                <w:sz w:val="16"/>
                <w:szCs w:val="16"/>
              </w:rPr>
              <w:t>59_C_16</w:t>
            </w:r>
          </w:p>
        </w:tc>
        <w:tc>
          <w:tcPr>
            <w:tcW w:w="6000" w:type="dxa"/>
            <w:tcMar>
              <w:top w:w="120" w:type="dxa"/>
              <w:left w:w="180" w:type="dxa"/>
              <w:bottom w:w="120" w:type="dxa"/>
              <w:right w:w="180" w:type="dxa"/>
            </w:tcMar>
            <w:hideMark/>
          </w:tcPr>
          <w:p w14:paraId="60ED7014" w14:textId="77777777" w:rsidR="0094318D"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The consequences for individuals involved in bribery and corruption can include reputational damage, fines and penalties, termination of employment, and even prison time.</w:t>
            </w:r>
          </w:p>
        </w:tc>
        <w:tc>
          <w:tcPr>
            <w:tcW w:w="6000" w:type="dxa"/>
          </w:tcPr>
          <w:p w14:paraId="0FF18968" w14:textId="77777777" w:rsidR="0094318D"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Hậu quả đối với các cá nhân liên quan đến hối lộ và tham nhũng có thể bao gồm tổn hại đến uy tín, bị phạt tiền, chấm dứt hợp đồng lao động và thậm chí là bị phạt tù.</w:t>
            </w:r>
          </w:p>
        </w:tc>
      </w:tr>
      <w:tr w:rsidR="00F06A1A" w:rsidRPr="00B4784F" w14:paraId="25295C81" w14:textId="77777777" w:rsidTr="4356F799">
        <w:tc>
          <w:tcPr>
            <w:tcW w:w="1353" w:type="dxa"/>
            <w:shd w:val="clear" w:color="auto" w:fill="C1E4F5" w:themeFill="accent1" w:themeFillTint="33"/>
            <w:tcMar>
              <w:top w:w="120" w:type="dxa"/>
              <w:left w:w="180" w:type="dxa"/>
              <w:bottom w:w="120" w:type="dxa"/>
              <w:right w:w="180" w:type="dxa"/>
            </w:tcMar>
            <w:hideMark/>
          </w:tcPr>
          <w:p w14:paraId="37F0C9A3" w14:textId="77777777" w:rsidR="0094318D" w:rsidRPr="00B4784F" w:rsidRDefault="00EF4A0B" w:rsidP="55CE9761">
            <w:pPr>
              <w:spacing w:before="30" w:after="30"/>
              <w:ind w:left="30" w:right="30"/>
              <w:rPr>
                <w:rFonts w:ascii="Calibri" w:eastAsia="Times New Roman" w:hAnsi="Calibri" w:cs="Calibri"/>
                <w:sz w:val="16"/>
                <w:szCs w:val="16"/>
              </w:rPr>
            </w:pPr>
            <w:hyperlink r:id="rId123">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2B7441F1" w14:textId="77777777" w:rsidR="0094318D" w:rsidRPr="00B4784F" w:rsidRDefault="00EF4A0B" w:rsidP="55CE9761">
            <w:pPr>
              <w:ind w:left="30" w:right="30"/>
              <w:rPr>
                <w:rFonts w:ascii="Calibri" w:eastAsia="Times New Roman" w:hAnsi="Calibri" w:cs="Calibri"/>
                <w:sz w:val="16"/>
                <w:szCs w:val="16"/>
              </w:rPr>
            </w:pPr>
            <w:hyperlink r:id="rId124">
              <w:r w:rsidRPr="55CE9761">
                <w:rPr>
                  <w:rFonts w:ascii="Calibri" w:eastAsia="Times New Roman" w:hAnsi="Calibri" w:cs="Calibri"/>
                  <w:color w:val="0000FF"/>
                  <w:sz w:val="16"/>
                  <w:szCs w:val="16"/>
                  <w:u w:val="single"/>
                </w:rPr>
                <w:t>60_C_16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26127838" w14:textId="77777777" w:rsidR="0094318D"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 xml:space="preserve">[4] A sales representative also owns a small jewelry shop. She decides it would be nice to provide small gifts </w:t>
            </w:r>
            <w:r w:rsidRPr="55CE9761">
              <w:rPr>
                <w:rFonts w:ascii="Calibri" w:eastAsia="Times New Roman" w:hAnsi="Calibri" w:cs="Calibri"/>
              </w:rPr>
              <w:lastRenderedPageBreak/>
              <w:t>from her shop to HCPs who have not prescribed Abbott product lately. Is this okay?</w:t>
            </w:r>
          </w:p>
        </w:tc>
        <w:tc>
          <w:tcPr>
            <w:tcW w:w="6000" w:type="dxa"/>
          </w:tcPr>
          <w:p w14:paraId="2D9AC2A1" w14:textId="77777777" w:rsidR="0094318D"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lastRenderedPageBreak/>
              <w:t xml:space="preserve">[4] Một đại diện bán hàng cũng sở hữu một cửa hàng trang sức nhỏ. Cô quyết định là nên tặng những món quà nhỏ từ cửa hàng của mình cho các HCP gần đây </w:t>
            </w:r>
            <w:r w:rsidRPr="55CE9761">
              <w:rPr>
                <w:rFonts w:ascii="Arial" w:eastAsia="Arial" w:hAnsi="Arial" w:cs="Arial"/>
              </w:rPr>
              <w:lastRenderedPageBreak/>
              <w:t>không kê đơn sản phẩm Abbott. Điều này có sao không?</w:t>
            </w:r>
          </w:p>
        </w:tc>
      </w:tr>
      <w:tr w:rsidR="00F06A1A" w:rsidRPr="00B4784F" w14:paraId="2C3B3A86" w14:textId="77777777" w:rsidTr="4356F799">
        <w:tc>
          <w:tcPr>
            <w:tcW w:w="1353" w:type="dxa"/>
            <w:shd w:val="clear" w:color="auto" w:fill="C1E4F5" w:themeFill="accent1" w:themeFillTint="33"/>
            <w:tcMar>
              <w:top w:w="120" w:type="dxa"/>
              <w:left w:w="180" w:type="dxa"/>
              <w:bottom w:w="120" w:type="dxa"/>
              <w:right w:w="180" w:type="dxa"/>
            </w:tcMar>
            <w:hideMark/>
          </w:tcPr>
          <w:p w14:paraId="3ECE7550" w14:textId="77777777" w:rsidR="0094318D" w:rsidRPr="00B4784F" w:rsidRDefault="00EF4A0B" w:rsidP="55CE9761">
            <w:pPr>
              <w:spacing w:before="30" w:after="30"/>
              <w:ind w:left="30" w:right="30"/>
              <w:rPr>
                <w:rFonts w:ascii="Calibri" w:eastAsia="Times New Roman" w:hAnsi="Calibri" w:cs="Calibri"/>
                <w:sz w:val="16"/>
                <w:szCs w:val="16"/>
              </w:rPr>
            </w:pPr>
            <w:hyperlink r:id="rId125">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11775D99" w14:textId="77777777" w:rsidR="0094318D" w:rsidRPr="00B4784F" w:rsidRDefault="00EF4A0B" w:rsidP="55CE9761">
            <w:pPr>
              <w:ind w:left="30" w:right="30"/>
              <w:rPr>
                <w:rFonts w:ascii="Calibri" w:eastAsia="Times New Roman" w:hAnsi="Calibri" w:cs="Calibri"/>
                <w:sz w:val="16"/>
                <w:szCs w:val="16"/>
              </w:rPr>
            </w:pPr>
            <w:hyperlink r:id="rId126">
              <w:r w:rsidRPr="55CE9761">
                <w:rPr>
                  <w:rFonts w:ascii="Calibri" w:eastAsia="Times New Roman" w:hAnsi="Calibri" w:cs="Calibri"/>
                  <w:color w:val="0000FF"/>
                  <w:sz w:val="16"/>
                  <w:szCs w:val="16"/>
                  <w:u w:val="single"/>
                </w:rPr>
                <w:t>61_C_16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vAlign w:val="center"/>
            <w:hideMark/>
          </w:tcPr>
          <w:p w14:paraId="2B4E80C3" w14:textId="77777777" w:rsidR="0094318D"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[1] Yes</w:t>
            </w:r>
          </w:p>
        </w:tc>
        <w:tc>
          <w:tcPr>
            <w:tcW w:w="6000" w:type="dxa"/>
            <w:vAlign w:val="center"/>
          </w:tcPr>
          <w:p w14:paraId="7DAE8BEF" w14:textId="77777777" w:rsidR="0094318D"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[1] Có</w:t>
            </w:r>
          </w:p>
        </w:tc>
      </w:tr>
      <w:tr w:rsidR="00F06A1A" w:rsidRPr="00B4784F" w14:paraId="51AEB8C9" w14:textId="77777777" w:rsidTr="4356F799">
        <w:tc>
          <w:tcPr>
            <w:tcW w:w="1353" w:type="dxa"/>
            <w:shd w:val="clear" w:color="auto" w:fill="C1E4F5" w:themeFill="accent1" w:themeFillTint="33"/>
            <w:tcMar>
              <w:top w:w="120" w:type="dxa"/>
              <w:left w:w="180" w:type="dxa"/>
              <w:bottom w:w="120" w:type="dxa"/>
              <w:right w:w="180" w:type="dxa"/>
            </w:tcMar>
            <w:hideMark/>
          </w:tcPr>
          <w:p w14:paraId="7740F354" w14:textId="77777777" w:rsidR="0094318D" w:rsidRPr="00B4784F" w:rsidRDefault="00EF4A0B" w:rsidP="55CE9761">
            <w:pPr>
              <w:spacing w:before="30" w:after="30"/>
              <w:ind w:left="30" w:right="30"/>
              <w:rPr>
                <w:rFonts w:ascii="Calibri" w:eastAsia="Times New Roman" w:hAnsi="Calibri" w:cs="Calibri"/>
                <w:sz w:val="16"/>
                <w:szCs w:val="16"/>
              </w:rPr>
            </w:pPr>
            <w:hyperlink r:id="rId127">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11C3D6C1" w14:textId="77777777" w:rsidR="0094318D" w:rsidRPr="00B4784F" w:rsidRDefault="00EF4A0B" w:rsidP="55CE9761">
            <w:pPr>
              <w:ind w:left="30" w:right="30"/>
              <w:rPr>
                <w:rFonts w:ascii="Calibri" w:eastAsia="Times New Roman" w:hAnsi="Calibri" w:cs="Calibri"/>
                <w:sz w:val="16"/>
                <w:szCs w:val="16"/>
              </w:rPr>
            </w:pPr>
            <w:hyperlink r:id="rId128">
              <w:r w:rsidRPr="55CE9761">
                <w:rPr>
                  <w:rFonts w:ascii="Calibri" w:eastAsia="Times New Roman" w:hAnsi="Calibri" w:cs="Calibri"/>
                  <w:color w:val="0000FF"/>
                  <w:sz w:val="16"/>
                  <w:szCs w:val="16"/>
                  <w:u w:val="single"/>
                </w:rPr>
                <w:t>62_C_16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vAlign w:val="center"/>
            <w:hideMark/>
          </w:tcPr>
          <w:p w14:paraId="211259B2" w14:textId="77777777" w:rsidR="0094318D"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[2] No</w:t>
            </w:r>
          </w:p>
          <w:p w14:paraId="5807C240" w14:textId="77777777" w:rsidR="0094318D"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Next</w:t>
            </w:r>
          </w:p>
        </w:tc>
        <w:tc>
          <w:tcPr>
            <w:tcW w:w="6000" w:type="dxa"/>
            <w:vAlign w:val="center"/>
          </w:tcPr>
          <w:p w14:paraId="3CB4011E" w14:textId="77777777" w:rsidR="0094318D"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[2] Không</w:t>
            </w:r>
          </w:p>
          <w:p w14:paraId="609BBD01" w14:textId="77777777" w:rsidR="0094318D"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Tiếp theo</w:t>
            </w:r>
          </w:p>
        </w:tc>
      </w:tr>
      <w:tr w:rsidR="00F06A1A" w:rsidRPr="00B4784F" w14:paraId="683ECE52" w14:textId="77777777" w:rsidTr="4356F799">
        <w:tc>
          <w:tcPr>
            <w:tcW w:w="1353" w:type="dxa"/>
            <w:shd w:val="clear" w:color="auto" w:fill="C1E4F5" w:themeFill="accent1" w:themeFillTint="33"/>
            <w:tcMar>
              <w:top w:w="120" w:type="dxa"/>
              <w:left w:w="180" w:type="dxa"/>
              <w:bottom w:w="120" w:type="dxa"/>
              <w:right w:w="180" w:type="dxa"/>
            </w:tcMar>
            <w:hideMark/>
          </w:tcPr>
          <w:p w14:paraId="36F3E6AA" w14:textId="77777777" w:rsidR="0094318D"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Screen 15</w:t>
            </w:r>
          </w:p>
          <w:p w14:paraId="45E4D3F6" w14:textId="77777777" w:rsidR="0094318D" w:rsidRPr="00B4784F" w:rsidRDefault="00EF4A0B" w:rsidP="55CE9761">
            <w:pPr>
              <w:spacing w:before="100" w:beforeAutospacing="1" w:after="100" w:afterAutospacing="1"/>
              <w:ind w:left="30" w:right="30"/>
              <w:rPr>
                <w:rFonts w:ascii="Calibri" w:eastAsia="Times New Roman" w:hAnsi="Calibri" w:cs="Calibri"/>
                <w:sz w:val="16"/>
                <w:szCs w:val="16"/>
              </w:rPr>
            </w:pPr>
            <w:r w:rsidRPr="55CE9761">
              <w:rPr>
                <w:rFonts w:ascii="Calibri" w:eastAsia="Times New Roman" w:hAnsi="Calibri" w:cs="Calibri"/>
                <w:sz w:val="16"/>
                <w:szCs w:val="16"/>
              </w:rPr>
              <w:t>Question 4: Feedback</w:t>
            </w:r>
          </w:p>
          <w:p w14:paraId="76A453CA" w14:textId="77777777" w:rsidR="0094318D" w:rsidRPr="00B4784F" w:rsidRDefault="00EF4A0B" w:rsidP="55CE9761">
            <w:pPr>
              <w:ind w:left="30" w:right="30"/>
              <w:rPr>
                <w:rFonts w:ascii="Calibri" w:eastAsia="Times New Roman" w:hAnsi="Calibri" w:cs="Calibri"/>
                <w:sz w:val="16"/>
                <w:szCs w:val="16"/>
              </w:rPr>
            </w:pPr>
            <w:r w:rsidRPr="55CE9761">
              <w:rPr>
                <w:rFonts w:ascii="Calibri" w:eastAsia="Times New Roman" w:hAnsi="Calibri" w:cs="Calibri"/>
                <w:sz w:val="16"/>
                <w:szCs w:val="16"/>
              </w:rPr>
              <w:t>63_C_16</w:t>
            </w:r>
          </w:p>
        </w:tc>
        <w:tc>
          <w:tcPr>
            <w:tcW w:w="6000" w:type="dxa"/>
            <w:tcMar>
              <w:top w:w="120" w:type="dxa"/>
              <w:left w:w="180" w:type="dxa"/>
              <w:bottom w:w="120" w:type="dxa"/>
              <w:right w:w="180" w:type="dxa"/>
            </w:tcMar>
            <w:hideMark/>
          </w:tcPr>
          <w:p w14:paraId="192F5AE8" w14:textId="77777777" w:rsidR="0094318D"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Abbott’s policy prohibits gifts to HCPs because the sales representative is acting as an Abbott representative. The gifts are prohibited even though she is paying for them. Providing the gifts could also be perceived as a bribe for future business.</w:t>
            </w:r>
          </w:p>
        </w:tc>
        <w:tc>
          <w:tcPr>
            <w:tcW w:w="6000" w:type="dxa"/>
          </w:tcPr>
          <w:p w14:paraId="48BF26C2" w14:textId="77777777" w:rsidR="0094318D"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Chính sách của Abbott không cho phép tặng quà cho các chuyên gia chăm sóc sức khỏe vì nhân viên phụ trách bán hàng đang đóng vai trò đại diện cho Abbott. Những món quà này không được chấp nhận ngay cả khi chính nhân viên đó trực tiếp chi trả. Tặng quà cũng có thể bị coi là hối lộ cho hoạt động kinh doanh trong tương lai.</w:t>
            </w:r>
          </w:p>
        </w:tc>
      </w:tr>
      <w:tr w:rsidR="00F06A1A" w:rsidRPr="00B4784F" w14:paraId="26F7B604" w14:textId="77777777" w:rsidTr="4356F799">
        <w:tc>
          <w:tcPr>
            <w:tcW w:w="1353" w:type="dxa"/>
            <w:shd w:val="clear" w:color="auto" w:fill="C1E4F5" w:themeFill="accent1" w:themeFillTint="33"/>
            <w:tcMar>
              <w:top w:w="120" w:type="dxa"/>
              <w:left w:w="180" w:type="dxa"/>
              <w:bottom w:w="120" w:type="dxa"/>
              <w:right w:w="180" w:type="dxa"/>
            </w:tcMar>
            <w:hideMark/>
          </w:tcPr>
          <w:p w14:paraId="4C7E0491" w14:textId="77777777" w:rsidR="0094318D" w:rsidRPr="00B4784F" w:rsidRDefault="00EF4A0B" w:rsidP="55CE9761">
            <w:pPr>
              <w:spacing w:before="30" w:after="30"/>
              <w:ind w:left="30" w:right="30"/>
              <w:rPr>
                <w:rFonts w:ascii="Calibri" w:eastAsia="Times New Roman" w:hAnsi="Calibri" w:cs="Calibri"/>
                <w:sz w:val="16"/>
                <w:szCs w:val="16"/>
              </w:rPr>
            </w:pPr>
            <w:hyperlink r:id="rId129">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19821448" w14:textId="77777777" w:rsidR="0094318D" w:rsidRPr="00B4784F" w:rsidRDefault="00EF4A0B" w:rsidP="55CE9761">
            <w:pPr>
              <w:ind w:left="30" w:right="30"/>
              <w:rPr>
                <w:rFonts w:ascii="Calibri" w:eastAsia="Times New Roman" w:hAnsi="Calibri" w:cs="Calibri"/>
                <w:sz w:val="16"/>
                <w:szCs w:val="16"/>
              </w:rPr>
            </w:pPr>
            <w:hyperlink r:id="rId130">
              <w:r w:rsidRPr="55CE9761">
                <w:rPr>
                  <w:rFonts w:ascii="Calibri" w:eastAsia="Times New Roman" w:hAnsi="Calibri" w:cs="Calibri"/>
                  <w:color w:val="0000FF"/>
                  <w:sz w:val="16"/>
                  <w:szCs w:val="16"/>
                  <w:u w:val="single"/>
                </w:rPr>
                <w:t>64_C_16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2E50CD52" w14:textId="77777777" w:rsidR="0094318D"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[5] A sales manager receives a call from a contact at a competing company. The competitor shares that a third-party sales team contracted by Abbott in a new market is allegedly offering lavish meals to customers who choose Abbott products over the competitors. What is the appropriate action?</w:t>
            </w:r>
          </w:p>
        </w:tc>
        <w:tc>
          <w:tcPr>
            <w:tcW w:w="6000" w:type="dxa"/>
          </w:tcPr>
          <w:p w14:paraId="6CE1A159" w14:textId="77777777" w:rsidR="0094318D"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[5] Một quản lý kinh doanh nhận cuộc gọi từ một mối liên hệ tại công ty đối thủ. Đối thủ cạnh tranh cho biết một đội ngũ bán hàng bên thứ ba do Abbott ký hợp đồng tại một thị trường mới được cho là đang mời khách hàng các bữa ăn xa hoa khi họ chọn sản phẩm của Abbott thay vì của đối thủ. Hành động phù hợp là gì?</w:t>
            </w:r>
          </w:p>
        </w:tc>
      </w:tr>
      <w:tr w:rsidR="00F06A1A" w:rsidRPr="00B4784F" w14:paraId="197F4512" w14:textId="77777777" w:rsidTr="4356F799">
        <w:tc>
          <w:tcPr>
            <w:tcW w:w="1353" w:type="dxa"/>
            <w:shd w:val="clear" w:color="auto" w:fill="C1E4F5" w:themeFill="accent1" w:themeFillTint="33"/>
            <w:tcMar>
              <w:top w:w="120" w:type="dxa"/>
              <w:left w:w="180" w:type="dxa"/>
              <w:bottom w:w="120" w:type="dxa"/>
              <w:right w:w="180" w:type="dxa"/>
            </w:tcMar>
            <w:hideMark/>
          </w:tcPr>
          <w:p w14:paraId="080E7379" w14:textId="77777777" w:rsidR="0094318D" w:rsidRPr="00B4784F" w:rsidRDefault="00EF4A0B" w:rsidP="55CE9761">
            <w:pPr>
              <w:spacing w:before="30" w:after="30"/>
              <w:ind w:left="30" w:right="30"/>
              <w:rPr>
                <w:rFonts w:ascii="Calibri" w:eastAsia="Times New Roman" w:hAnsi="Calibri" w:cs="Calibri"/>
                <w:sz w:val="16"/>
                <w:szCs w:val="16"/>
              </w:rPr>
            </w:pPr>
            <w:hyperlink r:id="rId131">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2D70AF64" w14:textId="77777777" w:rsidR="0094318D" w:rsidRPr="00B4784F" w:rsidRDefault="00EF4A0B" w:rsidP="55CE9761">
            <w:pPr>
              <w:ind w:left="30" w:right="30"/>
              <w:rPr>
                <w:rFonts w:ascii="Calibri" w:eastAsia="Times New Roman" w:hAnsi="Calibri" w:cs="Calibri"/>
                <w:sz w:val="16"/>
                <w:szCs w:val="16"/>
              </w:rPr>
            </w:pPr>
            <w:hyperlink r:id="rId132">
              <w:r w:rsidRPr="55CE9761">
                <w:rPr>
                  <w:rFonts w:ascii="Calibri" w:eastAsia="Times New Roman" w:hAnsi="Calibri" w:cs="Calibri"/>
                  <w:color w:val="0000FF"/>
                  <w:sz w:val="16"/>
                  <w:szCs w:val="16"/>
                  <w:u w:val="single"/>
                </w:rPr>
                <w:t>65_C_16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57055F47" w14:textId="77777777" w:rsidR="0094318D"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[1] Do nothing, since the information came from a competitor.</w:t>
            </w:r>
          </w:p>
        </w:tc>
        <w:tc>
          <w:tcPr>
            <w:tcW w:w="6000" w:type="dxa"/>
          </w:tcPr>
          <w:p w14:paraId="0424F95E" w14:textId="77777777" w:rsidR="0094318D"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[1] Không làm gì, vì thông tin đến từ đối thủ cạnh tranh.</w:t>
            </w:r>
          </w:p>
        </w:tc>
      </w:tr>
      <w:tr w:rsidR="00F06A1A" w:rsidRPr="00B4784F" w14:paraId="6D40E928" w14:textId="77777777" w:rsidTr="4356F799">
        <w:tc>
          <w:tcPr>
            <w:tcW w:w="1353" w:type="dxa"/>
            <w:shd w:val="clear" w:color="auto" w:fill="C1E4F5" w:themeFill="accent1" w:themeFillTint="33"/>
            <w:tcMar>
              <w:top w:w="120" w:type="dxa"/>
              <w:left w:w="180" w:type="dxa"/>
              <w:bottom w:w="120" w:type="dxa"/>
              <w:right w:w="180" w:type="dxa"/>
            </w:tcMar>
            <w:hideMark/>
          </w:tcPr>
          <w:p w14:paraId="428986AD" w14:textId="77777777" w:rsidR="0094318D" w:rsidRPr="00B4784F" w:rsidRDefault="00EF4A0B" w:rsidP="55CE9761">
            <w:pPr>
              <w:spacing w:before="30" w:after="30"/>
              <w:ind w:left="30" w:right="30"/>
              <w:rPr>
                <w:rFonts w:ascii="Calibri" w:eastAsia="Times New Roman" w:hAnsi="Calibri" w:cs="Calibri"/>
                <w:sz w:val="16"/>
                <w:szCs w:val="16"/>
              </w:rPr>
            </w:pPr>
            <w:hyperlink r:id="rId133">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31006B19" w14:textId="77777777" w:rsidR="0094318D" w:rsidRPr="00B4784F" w:rsidRDefault="00EF4A0B" w:rsidP="55CE9761">
            <w:pPr>
              <w:ind w:left="30" w:right="30"/>
              <w:rPr>
                <w:rFonts w:ascii="Calibri" w:eastAsia="Times New Roman" w:hAnsi="Calibri" w:cs="Calibri"/>
                <w:sz w:val="16"/>
                <w:szCs w:val="16"/>
              </w:rPr>
            </w:pPr>
            <w:hyperlink r:id="rId134">
              <w:r w:rsidRPr="55CE9761">
                <w:rPr>
                  <w:rFonts w:ascii="Calibri" w:eastAsia="Times New Roman" w:hAnsi="Calibri" w:cs="Calibri"/>
                  <w:color w:val="0000FF"/>
                  <w:sz w:val="16"/>
                  <w:szCs w:val="16"/>
                  <w:u w:val="single"/>
                </w:rPr>
                <w:t>66_C_16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78196629" w14:textId="77777777" w:rsidR="0094318D"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[2] Do nothing, because lavish meals are common in that market.</w:t>
            </w:r>
          </w:p>
        </w:tc>
        <w:tc>
          <w:tcPr>
            <w:tcW w:w="6000" w:type="dxa"/>
          </w:tcPr>
          <w:p w14:paraId="01712910" w14:textId="77777777" w:rsidR="0094318D"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[2] Không làm gì, vì các bữa ăn xa hoa là điều phổ biến tại thị trường đó.</w:t>
            </w:r>
          </w:p>
        </w:tc>
      </w:tr>
      <w:tr w:rsidR="00F06A1A" w:rsidRPr="00B4784F" w14:paraId="071AAD04" w14:textId="77777777" w:rsidTr="4356F799">
        <w:tc>
          <w:tcPr>
            <w:tcW w:w="1353" w:type="dxa"/>
            <w:shd w:val="clear" w:color="auto" w:fill="C1E4F5" w:themeFill="accent1" w:themeFillTint="33"/>
            <w:tcMar>
              <w:top w:w="120" w:type="dxa"/>
              <w:left w:w="180" w:type="dxa"/>
              <w:bottom w:w="120" w:type="dxa"/>
              <w:right w:w="180" w:type="dxa"/>
            </w:tcMar>
            <w:hideMark/>
          </w:tcPr>
          <w:p w14:paraId="6E3D9306" w14:textId="77777777" w:rsidR="0094318D" w:rsidRPr="00B4784F" w:rsidRDefault="00EF4A0B" w:rsidP="55CE9761">
            <w:pPr>
              <w:spacing w:before="30" w:after="30"/>
              <w:ind w:left="30" w:right="30"/>
              <w:rPr>
                <w:rFonts w:ascii="Calibri" w:eastAsia="Times New Roman" w:hAnsi="Calibri" w:cs="Calibri"/>
                <w:sz w:val="16"/>
                <w:szCs w:val="16"/>
              </w:rPr>
            </w:pPr>
            <w:hyperlink r:id="rId135">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4B3E3D59" w14:textId="77777777" w:rsidR="0094318D" w:rsidRPr="00B4784F" w:rsidRDefault="00EF4A0B" w:rsidP="55CE9761">
            <w:pPr>
              <w:ind w:left="30" w:right="30"/>
              <w:rPr>
                <w:rFonts w:ascii="Calibri" w:eastAsia="Times New Roman" w:hAnsi="Calibri" w:cs="Calibri"/>
                <w:sz w:val="16"/>
                <w:szCs w:val="16"/>
              </w:rPr>
            </w:pPr>
            <w:hyperlink r:id="rId136">
              <w:r w:rsidRPr="55CE9761">
                <w:rPr>
                  <w:rFonts w:ascii="Calibri" w:eastAsia="Times New Roman" w:hAnsi="Calibri" w:cs="Calibri"/>
                  <w:color w:val="0000FF"/>
                  <w:sz w:val="16"/>
                  <w:szCs w:val="16"/>
                  <w:u w:val="single"/>
                </w:rPr>
                <w:t>67_C_16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2DC45607" w14:textId="77777777" w:rsidR="0094318D"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[3] Report the matter immediately to the Office of Ethics and Compliance (OEC).</w:t>
            </w:r>
          </w:p>
        </w:tc>
        <w:tc>
          <w:tcPr>
            <w:tcW w:w="6000" w:type="dxa"/>
          </w:tcPr>
          <w:p w14:paraId="60250416" w14:textId="77777777" w:rsidR="0094318D"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[3] Báo cáo ngay vấn đề này cho Văn phòng Đạo đức và Tuân thủ (OEC).</w:t>
            </w:r>
          </w:p>
        </w:tc>
      </w:tr>
      <w:tr w:rsidR="00F06A1A" w:rsidRPr="00B4784F" w14:paraId="3BC47332" w14:textId="77777777" w:rsidTr="4356F799">
        <w:tc>
          <w:tcPr>
            <w:tcW w:w="1353" w:type="dxa"/>
            <w:shd w:val="clear" w:color="auto" w:fill="C1E4F5" w:themeFill="accent1" w:themeFillTint="33"/>
            <w:tcMar>
              <w:top w:w="120" w:type="dxa"/>
              <w:left w:w="180" w:type="dxa"/>
              <w:bottom w:w="120" w:type="dxa"/>
              <w:right w:w="180" w:type="dxa"/>
            </w:tcMar>
            <w:hideMark/>
          </w:tcPr>
          <w:p w14:paraId="256C30F2" w14:textId="77777777" w:rsidR="0094318D" w:rsidRPr="00B4784F" w:rsidRDefault="00EF4A0B" w:rsidP="55CE9761">
            <w:pPr>
              <w:spacing w:before="30" w:after="30"/>
              <w:ind w:left="30" w:right="30"/>
              <w:rPr>
                <w:rFonts w:ascii="Calibri" w:eastAsia="Times New Roman" w:hAnsi="Calibri" w:cs="Calibri"/>
                <w:sz w:val="16"/>
                <w:szCs w:val="16"/>
              </w:rPr>
            </w:pPr>
            <w:hyperlink r:id="rId137">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429E7A1F" w14:textId="77777777" w:rsidR="0094318D" w:rsidRPr="00B4784F" w:rsidRDefault="00EF4A0B" w:rsidP="55CE9761">
            <w:pPr>
              <w:ind w:left="30" w:right="30"/>
              <w:rPr>
                <w:rFonts w:ascii="Calibri" w:eastAsia="Times New Roman" w:hAnsi="Calibri" w:cs="Calibri"/>
                <w:sz w:val="16"/>
                <w:szCs w:val="16"/>
              </w:rPr>
            </w:pPr>
            <w:hyperlink r:id="rId138">
              <w:r w:rsidRPr="55CE9761">
                <w:rPr>
                  <w:rFonts w:ascii="Calibri" w:eastAsia="Times New Roman" w:hAnsi="Calibri" w:cs="Calibri"/>
                  <w:color w:val="0000FF"/>
                  <w:sz w:val="16"/>
                  <w:szCs w:val="16"/>
                  <w:u w:val="single"/>
                </w:rPr>
                <w:t>68_C_16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54BFD8AB" w14:textId="77777777" w:rsidR="0094318D"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[4] Research alternative distributors in case the claim is true.</w:t>
            </w:r>
          </w:p>
          <w:p w14:paraId="5EE7F70E" w14:textId="77777777" w:rsidR="0094318D"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Next</w:t>
            </w:r>
          </w:p>
        </w:tc>
        <w:tc>
          <w:tcPr>
            <w:tcW w:w="6000" w:type="dxa"/>
          </w:tcPr>
          <w:p w14:paraId="03FDB340" w14:textId="77777777" w:rsidR="0094318D"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[4] Nghiên cứu các nhà phân phối thay thế trong trường hợp thông tin là đúng.</w:t>
            </w:r>
          </w:p>
          <w:p w14:paraId="36D24597" w14:textId="77777777" w:rsidR="0094318D"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Tiếp theo</w:t>
            </w:r>
          </w:p>
        </w:tc>
      </w:tr>
      <w:tr w:rsidR="00F06A1A" w:rsidRPr="00B4784F" w14:paraId="6E167A86" w14:textId="77777777" w:rsidTr="4356F799">
        <w:tc>
          <w:tcPr>
            <w:tcW w:w="1353" w:type="dxa"/>
            <w:shd w:val="clear" w:color="auto" w:fill="C1E4F5" w:themeFill="accent1" w:themeFillTint="33"/>
            <w:tcMar>
              <w:top w:w="120" w:type="dxa"/>
              <w:left w:w="180" w:type="dxa"/>
              <w:bottom w:w="120" w:type="dxa"/>
              <w:right w:w="180" w:type="dxa"/>
            </w:tcMar>
            <w:hideMark/>
          </w:tcPr>
          <w:p w14:paraId="7A84079F" w14:textId="77777777" w:rsidR="00807D7F"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Screen 15</w:t>
            </w:r>
          </w:p>
          <w:p w14:paraId="36256363" w14:textId="77777777" w:rsidR="00807D7F" w:rsidRPr="00B4784F" w:rsidRDefault="00EF4A0B" w:rsidP="55CE9761">
            <w:pPr>
              <w:spacing w:before="100" w:beforeAutospacing="1" w:after="100" w:afterAutospacing="1"/>
              <w:ind w:left="30" w:right="30"/>
              <w:rPr>
                <w:rFonts w:ascii="Calibri" w:eastAsia="Times New Roman" w:hAnsi="Calibri" w:cs="Calibri"/>
                <w:sz w:val="16"/>
                <w:szCs w:val="16"/>
              </w:rPr>
            </w:pPr>
            <w:r w:rsidRPr="55CE9761">
              <w:rPr>
                <w:rFonts w:ascii="Calibri" w:eastAsia="Times New Roman" w:hAnsi="Calibri" w:cs="Calibri"/>
                <w:sz w:val="16"/>
                <w:szCs w:val="16"/>
              </w:rPr>
              <w:t>Question 5: Feedback</w:t>
            </w:r>
          </w:p>
          <w:p w14:paraId="536293EC" w14:textId="77777777" w:rsidR="00807D7F" w:rsidRPr="00B4784F" w:rsidRDefault="00EF4A0B" w:rsidP="55CE9761">
            <w:pPr>
              <w:ind w:left="30" w:right="30"/>
              <w:rPr>
                <w:rFonts w:ascii="Calibri" w:eastAsia="Times New Roman" w:hAnsi="Calibri" w:cs="Calibri"/>
                <w:sz w:val="16"/>
                <w:szCs w:val="16"/>
              </w:rPr>
            </w:pPr>
            <w:r w:rsidRPr="55CE9761">
              <w:rPr>
                <w:rFonts w:ascii="Calibri" w:eastAsia="Times New Roman" w:hAnsi="Calibri" w:cs="Calibri"/>
                <w:sz w:val="16"/>
                <w:szCs w:val="16"/>
              </w:rPr>
              <w:t>69_C_16</w:t>
            </w:r>
          </w:p>
        </w:tc>
        <w:tc>
          <w:tcPr>
            <w:tcW w:w="6000" w:type="dxa"/>
            <w:tcMar>
              <w:top w:w="120" w:type="dxa"/>
              <w:left w:w="180" w:type="dxa"/>
              <w:bottom w:w="120" w:type="dxa"/>
              <w:right w:w="180" w:type="dxa"/>
            </w:tcMar>
            <w:hideMark/>
          </w:tcPr>
          <w:p w14:paraId="07D19F1A" w14:textId="77777777" w:rsidR="00807D7F"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You should immediately report the allegation to the Office of Ethics and Compliance (OEC) so it can be properly investigated, even if the information comes from a competitor.</w:t>
            </w:r>
          </w:p>
        </w:tc>
        <w:tc>
          <w:tcPr>
            <w:tcW w:w="6000" w:type="dxa"/>
          </w:tcPr>
          <w:p w14:paraId="0FD15E2C" w14:textId="77777777" w:rsidR="00807D7F"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Bạn cần báo cáo ngay cáo buộc này cho Văn phòng Đạo đức và Tuân thủ (OEC) để được điều tra đúng cách, ngay cả khi thông tin đến từ đối thủ cạnh tranh.</w:t>
            </w:r>
          </w:p>
        </w:tc>
      </w:tr>
      <w:tr w:rsidR="00F06A1A" w:rsidRPr="00B4784F" w14:paraId="3C870C43" w14:textId="77777777" w:rsidTr="4356F799">
        <w:tc>
          <w:tcPr>
            <w:tcW w:w="1353" w:type="dxa"/>
            <w:shd w:val="clear" w:color="auto" w:fill="C1E4F5" w:themeFill="accent1" w:themeFillTint="33"/>
            <w:tcMar>
              <w:top w:w="120" w:type="dxa"/>
              <w:left w:w="180" w:type="dxa"/>
              <w:bottom w:w="120" w:type="dxa"/>
              <w:right w:w="180" w:type="dxa"/>
            </w:tcMar>
            <w:hideMark/>
          </w:tcPr>
          <w:p w14:paraId="6F675DE3" w14:textId="77777777" w:rsidR="00807D7F" w:rsidRPr="00B4784F" w:rsidRDefault="00EF4A0B" w:rsidP="55CE9761">
            <w:pPr>
              <w:spacing w:before="30" w:after="30"/>
              <w:ind w:left="30" w:right="30"/>
              <w:rPr>
                <w:rFonts w:ascii="Calibri" w:eastAsia="Times New Roman" w:hAnsi="Calibri" w:cs="Calibri"/>
                <w:sz w:val="16"/>
                <w:szCs w:val="16"/>
              </w:rPr>
            </w:pPr>
            <w:hyperlink r:id="rId139">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6B89CD5D" w14:textId="77777777" w:rsidR="00807D7F" w:rsidRPr="00B4784F" w:rsidRDefault="00EF4A0B" w:rsidP="55CE9761">
            <w:pPr>
              <w:ind w:left="30" w:right="30"/>
              <w:rPr>
                <w:rFonts w:ascii="Calibri" w:eastAsia="Times New Roman" w:hAnsi="Calibri" w:cs="Calibri"/>
                <w:sz w:val="16"/>
                <w:szCs w:val="16"/>
              </w:rPr>
            </w:pPr>
            <w:hyperlink r:id="rId140">
              <w:r w:rsidRPr="55CE9761">
                <w:rPr>
                  <w:rFonts w:ascii="Calibri" w:eastAsia="Times New Roman" w:hAnsi="Calibri" w:cs="Calibri"/>
                  <w:color w:val="0000FF"/>
                  <w:sz w:val="16"/>
                  <w:szCs w:val="16"/>
                  <w:u w:val="single"/>
                </w:rPr>
                <w:t>70_C_16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20986B63" w14:textId="77777777" w:rsidR="00807D7F"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[6] A travel agency is arranging travel for healthcare professionals (HCPs) who provide proctoring services for Abbott. Upon reviewing the submitted receipts, discrepancies are found—the total does not match the reimbursement request, and some receipts are missing key details such as travel dates.</w:t>
            </w:r>
          </w:p>
          <w:p w14:paraId="125C7F86" w14:textId="77777777" w:rsidR="00807D7F"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What is the appropriate action?</w:t>
            </w:r>
          </w:p>
        </w:tc>
        <w:tc>
          <w:tcPr>
            <w:tcW w:w="6000" w:type="dxa"/>
          </w:tcPr>
          <w:p w14:paraId="0194E0E5" w14:textId="77777777" w:rsidR="00807D7F"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[6] Một công ty du lịch đang sắp xếp việc đi lại cho các chuyên gia chăm sóc sức khỏe (HCP) cung cấp dịch vụ giám sát cho Abbott. Khi rà soát các hóa đơn đã nộp, phát hiện có sai lệch - tổng tiền không khớp với yêu cầu hoàn trả và một số hóa đơn thiếu thông tin quan trọng như ngày đi lại.</w:t>
            </w:r>
          </w:p>
          <w:p w14:paraId="478460EC" w14:textId="77777777" w:rsidR="00807D7F"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Hành động phù hợp là gì?</w:t>
            </w:r>
          </w:p>
        </w:tc>
      </w:tr>
      <w:tr w:rsidR="00F06A1A" w:rsidRPr="00B4784F" w14:paraId="3675FCAE" w14:textId="77777777" w:rsidTr="4356F799">
        <w:tc>
          <w:tcPr>
            <w:tcW w:w="1353" w:type="dxa"/>
            <w:shd w:val="clear" w:color="auto" w:fill="C1E4F5" w:themeFill="accent1" w:themeFillTint="33"/>
            <w:tcMar>
              <w:top w:w="120" w:type="dxa"/>
              <w:left w:w="180" w:type="dxa"/>
              <w:bottom w:w="120" w:type="dxa"/>
              <w:right w:w="180" w:type="dxa"/>
            </w:tcMar>
            <w:hideMark/>
          </w:tcPr>
          <w:p w14:paraId="23EE3312" w14:textId="77777777" w:rsidR="00807D7F" w:rsidRPr="00B4784F" w:rsidRDefault="00EF4A0B" w:rsidP="55CE9761">
            <w:pPr>
              <w:spacing w:before="30" w:after="30"/>
              <w:ind w:left="30" w:right="30"/>
              <w:rPr>
                <w:rFonts w:ascii="Calibri" w:eastAsia="Times New Roman" w:hAnsi="Calibri" w:cs="Calibri"/>
                <w:sz w:val="16"/>
                <w:szCs w:val="16"/>
              </w:rPr>
            </w:pPr>
            <w:hyperlink r:id="rId141">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0429ED05" w14:textId="77777777" w:rsidR="00807D7F" w:rsidRPr="00B4784F" w:rsidRDefault="00EF4A0B" w:rsidP="55CE9761">
            <w:pPr>
              <w:ind w:left="30" w:right="30"/>
              <w:rPr>
                <w:rFonts w:ascii="Calibri" w:eastAsia="Times New Roman" w:hAnsi="Calibri" w:cs="Calibri"/>
                <w:sz w:val="16"/>
                <w:szCs w:val="16"/>
              </w:rPr>
            </w:pPr>
            <w:hyperlink r:id="rId142">
              <w:r w:rsidRPr="55CE9761">
                <w:rPr>
                  <w:rFonts w:ascii="Calibri" w:eastAsia="Times New Roman" w:hAnsi="Calibri" w:cs="Calibri"/>
                  <w:color w:val="0000FF"/>
                  <w:sz w:val="16"/>
                  <w:szCs w:val="16"/>
                  <w:u w:val="single"/>
                </w:rPr>
                <w:t>71_C_16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57768420" w14:textId="77777777" w:rsidR="00807D7F"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[1] Inform the travel agency that Abbott cannot process payment without complete and accurate documentation.</w:t>
            </w:r>
          </w:p>
        </w:tc>
        <w:tc>
          <w:tcPr>
            <w:tcW w:w="6000" w:type="dxa"/>
          </w:tcPr>
          <w:p w14:paraId="78B79903" w14:textId="77777777" w:rsidR="00807D7F"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[1] Thông báo cho công ty du lịch biết rằng Abbott không thể xử lý thanh toán khi chưa có đầy đủ hồ sơ chính xác và hoàn chỉnh.</w:t>
            </w:r>
          </w:p>
        </w:tc>
      </w:tr>
      <w:tr w:rsidR="00F06A1A" w:rsidRPr="00B4784F" w14:paraId="4EC833F0" w14:textId="77777777" w:rsidTr="4356F799">
        <w:tc>
          <w:tcPr>
            <w:tcW w:w="1353" w:type="dxa"/>
            <w:shd w:val="clear" w:color="auto" w:fill="C1E4F5" w:themeFill="accent1" w:themeFillTint="33"/>
            <w:tcMar>
              <w:top w:w="120" w:type="dxa"/>
              <w:left w:w="180" w:type="dxa"/>
              <w:bottom w:w="120" w:type="dxa"/>
              <w:right w:w="180" w:type="dxa"/>
            </w:tcMar>
            <w:hideMark/>
          </w:tcPr>
          <w:p w14:paraId="676B6AF6" w14:textId="77777777" w:rsidR="00807D7F" w:rsidRPr="00B4784F" w:rsidRDefault="00EF4A0B" w:rsidP="55CE9761">
            <w:pPr>
              <w:spacing w:before="30" w:after="30"/>
              <w:ind w:left="30" w:right="30"/>
              <w:rPr>
                <w:rFonts w:ascii="Calibri" w:eastAsia="Times New Roman" w:hAnsi="Calibri" w:cs="Calibri"/>
                <w:sz w:val="16"/>
                <w:szCs w:val="16"/>
              </w:rPr>
            </w:pPr>
            <w:hyperlink r:id="rId143">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1EF351B6" w14:textId="77777777" w:rsidR="00807D7F" w:rsidRPr="00B4784F" w:rsidRDefault="00EF4A0B" w:rsidP="55CE9761">
            <w:pPr>
              <w:ind w:left="30" w:right="30"/>
              <w:rPr>
                <w:rFonts w:ascii="Calibri" w:eastAsia="Times New Roman" w:hAnsi="Calibri" w:cs="Calibri"/>
                <w:sz w:val="16"/>
                <w:szCs w:val="16"/>
              </w:rPr>
            </w:pPr>
            <w:hyperlink r:id="rId144">
              <w:r w:rsidRPr="55CE9761">
                <w:rPr>
                  <w:rFonts w:ascii="Calibri" w:eastAsia="Times New Roman" w:hAnsi="Calibri" w:cs="Calibri"/>
                  <w:color w:val="0000FF"/>
                  <w:sz w:val="16"/>
                  <w:szCs w:val="16"/>
                  <w:u w:val="single"/>
                </w:rPr>
                <w:t>72_C_16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77926DA2" w14:textId="77777777" w:rsidR="00807D7F"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[2] Process the receipts since only some information is missing.</w:t>
            </w:r>
          </w:p>
        </w:tc>
        <w:tc>
          <w:tcPr>
            <w:tcW w:w="6000" w:type="dxa"/>
          </w:tcPr>
          <w:p w14:paraId="4784DABC" w14:textId="77777777" w:rsidR="00807D7F"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[2] Xử lý các hóa đơn vì chỉ thiếu một số thông tin.</w:t>
            </w:r>
          </w:p>
        </w:tc>
      </w:tr>
      <w:tr w:rsidR="00F06A1A" w:rsidRPr="00B4784F" w14:paraId="78A6487B" w14:textId="77777777" w:rsidTr="4356F799">
        <w:tc>
          <w:tcPr>
            <w:tcW w:w="1353" w:type="dxa"/>
            <w:shd w:val="clear" w:color="auto" w:fill="C1E4F5" w:themeFill="accent1" w:themeFillTint="33"/>
            <w:tcMar>
              <w:top w:w="120" w:type="dxa"/>
              <w:left w:w="180" w:type="dxa"/>
              <w:bottom w:w="120" w:type="dxa"/>
              <w:right w:w="180" w:type="dxa"/>
            </w:tcMar>
            <w:hideMark/>
          </w:tcPr>
          <w:p w14:paraId="717D6FA0" w14:textId="77777777" w:rsidR="00807D7F" w:rsidRPr="00B4784F" w:rsidRDefault="00EF4A0B" w:rsidP="55CE9761">
            <w:pPr>
              <w:spacing w:before="30" w:after="30"/>
              <w:ind w:left="30" w:right="30"/>
              <w:rPr>
                <w:rFonts w:ascii="Calibri" w:eastAsia="Times New Roman" w:hAnsi="Calibri" w:cs="Calibri"/>
                <w:sz w:val="16"/>
                <w:szCs w:val="16"/>
              </w:rPr>
            </w:pPr>
            <w:hyperlink r:id="rId145">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74304D79" w14:textId="77777777" w:rsidR="00807D7F" w:rsidRPr="00B4784F" w:rsidRDefault="00EF4A0B" w:rsidP="55CE9761">
            <w:pPr>
              <w:ind w:left="30" w:right="30"/>
              <w:rPr>
                <w:rFonts w:ascii="Calibri" w:eastAsia="Times New Roman" w:hAnsi="Calibri" w:cs="Calibri"/>
                <w:sz w:val="16"/>
                <w:szCs w:val="16"/>
              </w:rPr>
            </w:pPr>
            <w:hyperlink r:id="rId146">
              <w:r w:rsidRPr="55CE9761">
                <w:rPr>
                  <w:rFonts w:ascii="Calibri" w:eastAsia="Times New Roman" w:hAnsi="Calibri" w:cs="Calibri"/>
                  <w:color w:val="0000FF"/>
                  <w:sz w:val="16"/>
                  <w:szCs w:val="16"/>
                  <w:u w:val="single"/>
                </w:rPr>
                <w:t>73_C_16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vAlign w:val="center"/>
            <w:hideMark/>
          </w:tcPr>
          <w:p w14:paraId="7C192100" w14:textId="77777777" w:rsidR="00807D7F"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lastRenderedPageBreak/>
              <w:t>[3] Advise the agency to be more accurate next time.</w:t>
            </w:r>
          </w:p>
        </w:tc>
        <w:tc>
          <w:tcPr>
            <w:tcW w:w="6000" w:type="dxa"/>
            <w:vAlign w:val="center"/>
          </w:tcPr>
          <w:p w14:paraId="6B13FB8D" w14:textId="77777777" w:rsidR="00807D7F"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[3] Khuyên công ty lần sau cần chính xác hơn.</w:t>
            </w:r>
          </w:p>
        </w:tc>
      </w:tr>
      <w:tr w:rsidR="00F06A1A" w:rsidRPr="00B4784F" w14:paraId="6CE3D28F" w14:textId="77777777" w:rsidTr="4356F799">
        <w:tc>
          <w:tcPr>
            <w:tcW w:w="1353" w:type="dxa"/>
            <w:shd w:val="clear" w:color="auto" w:fill="C1E4F5" w:themeFill="accent1" w:themeFillTint="33"/>
            <w:tcMar>
              <w:top w:w="120" w:type="dxa"/>
              <w:left w:w="180" w:type="dxa"/>
              <w:bottom w:w="120" w:type="dxa"/>
              <w:right w:w="180" w:type="dxa"/>
            </w:tcMar>
            <w:hideMark/>
          </w:tcPr>
          <w:p w14:paraId="1E37850E" w14:textId="77777777" w:rsidR="00807D7F" w:rsidRPr="00B4784F" w:rsidRDefault="00EF4A0B" w:rsidP="55CE9761">
            <w:pPr>
              <w:spacing w:before="30" w:after="30"/>
              <w:ind w:left="30" w:right="30"/>
              <w:rPr>
                <w:rFonts w:ascii="Calibri" w:eastAsia="Times New Roman" w:hAnsi="Calibri" w:cs="Calibri"/>
                <w:sz w:val="16"/>
                <w:szCs w:val="16"/>
              </w:rPr>
            </w:pPr>
            <w:hyperlink r:id="rId147">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52F832FE" w14:textId="77777777" w:rsidR="00807D7F" w:rsidRPr="00B4784F" w:rsidRDefault="00EF4A0B" w:rsidP="55CE9761">
            <w:pPr>
              <w:ind w:left="30" w:right="30"/>
              <w:rPr>
                <w:rFonts w:ascii="Calibri" w:eastAsia="Times New Roman" w:hAnsi="Calibri" w:cs="Calibri"/>
                <w:sz w:val="16"/>
                <w:szCs w:val="16"/>
              </w:rPr>
            </w:pPr>
            <w:hyperlink r:id="rId148">
              <w:r w:rsidRPr="55CE9761">
                <w:rPr>
                  <w:rFonts w:ascii="Calibri" w:eastAsia="Times New Roman" w:hAnsi="Calibri" w:cs="Calibri"/>
                  <w:color w:val="0000FF"/>
                  <w:sz w:val="16"/>
                  <w:szCs w:val="16"/>
                  <w:u w:val="single"/>
                </w:rPr>
                <w:t>74_C_16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vAlign w:val="center"/>
            <w:hideMark/>
          </w:tcPr>
          <w:p w14:paraId="16C90A00" w14:textId="77777777" w:rsidR="00807D7F"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[4] Do nothing, since the agency is new.</w:t>
            </w:r>
          </w:p>
          <w:p w14:paraId="39915FAB" w14:textId="77777777" w:rsidR="00807D7F"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Next</w:t>
            </w:r>
          </w:p>
        </w:tc>
        <w:tc>
          <w:tcPr>
            <w:tcW w:w="6000" w:type="dxa"/>
            <w:vAlign w:val="center"/>
          </w:tcPr>
          <w:p w14:paraId="190FE968" w14:textId="77777777" w:rsidR="00807D7F"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[4] Không làm gì, vì công ty đại lý còn mới.</w:t>
            </w:r>
          </w:p>
          <w:p w14:paraId="1279FCCC" w14:textId="77777777" w:rsidR="00807D7F"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Tiếp theo</w:t>
            </w:r>
          </w:p>
        </w:tc>
      </w:tr>
      <w:tr w:rsidR="00F06A1A" w:rsidRPr="00B4784F" w14:paraId="0B8BB35F" w14:textId="77777777" w:rsidTr="4356F799">
        <w:tc>
          <w:tcPr>
            <w:tcW w:w="1353" w:type="dxa"/>
            <w:shd w:val="clear" w:color="auto" w:fill="C1E4F5" w:themeFill="accent1" w:themeFillTint="33"/>
            <w:tcMar>
              <w:top w:w="120" w:type="dxa"/>
              <w:left w:w="180" w:type="dxa"/>
              <w:bottom w:w="120" w:type="dxa"/>
              <w:right w:w="180" w:type="dxa"/>
            </w:tcMar>
            <w:hideMark/>
          </w:tcPr>
          <w:p w14:paraId="7B11977B" w14:textId="77777777" w:rsidR="00E90AF1"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Screen 15</w:t>
            </w:r>
          </w:p>
          <w:p w14:paraId="6CED3A4C" w14:textId="77777777" w:rsidR="00E90AF1" w:rsidRPr="00B4784F" w:rsidRDefault="00EF4A0B" w:rsidP="55CE9761">
            <w:pPr>
              <w:spacing w:before="100" w:beforeAutospacing="1" w:after="100" w:afterAutospacing="1"/>
              <w:ind w:left="30" w:right="30"/>
              <w:rPr>
                <w:rFonts w:ascii="Calibri" w:eastAsia="Times New Roman" w:hAnsi="Calibri" w:cs="Calibri"/>
                <w:sz w:val="16"/>
                <w:szCs w:val="16"/>
              </w:rPr>
            </w:pPr>
            <w:r w:rsidRPr="55CE9761">
              <w:rPr>
                <w:rFonts w:ascii="Calibri" w:eastAsia="Times New Roman" w:hAnsi="Calibri" w:cs="Calibri"/>
                <w:sz w:val="16"/>
                <w:szCs w:val="16"/>
              </w:rPr>
              <w:t>Question 6: Feedback</w:t>
            </w:r>
          </w:p>
          <w:p w14:paraId="63E2761C" w14:textId="77777777" w:rsidR="00E90AF1" w:rsidRPr="00B4784F" w:rsidRDefault="00EF4A0B" w:rsidP="55CE9761">
            <w:pPr>
              <w:ind w:left="30" w:right="30"/>
              <w:rPr>
                <w:rFonts w:ascii="Calibri" w:eastAsia="Times New Roman" w:hAnsi="Calibri" w:cs="Calibri"/>
                <w:sz w:val="16"/>
                <w:szCs w:val="16"/>
              </w:rPr>
            </w:pPr>
            <w:r w:rsidRPr="55CE9761">
              <w:rPr>
                <w:rFonts w:ascii="Calibri" w:eastAsia="Times New Roman" w:hAnsi="Calibri" w:cs="Calibri"/>
                <w:sz w:val="16"/>
                <w:szCs w:val="16"/>
              </w:rPr>
              <w:t>75_C_16</w:t>
            </w:r>
          </w:p>
        </w:tc>
        <w:tc>
          <w:tcPr>
            <w:tcW w:w="6000" w:type="dxa"/>
            <w:tcMar>
              <w:top w:w="120" w:type="dxa"/>
              <w:left w:w="180" w:type="dxa"/>
              <w:bottom w:w="120" w:type="dxa"/>
              <w:right w:w="180" w:type="dxa"/>
            </w:tcMar>
            <w:hideMark/>
          </w:tcPr>
          <w:p w14:paraId="01D9FDCC" w14:textId="77777777" w:rsidR="00E90AF1"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Abbott’s books and records must completely and accurately reflect all transactions. Therefore, it’s critical that third parties performing services for Abbott provide complete documentation that accurately reflects the actual purpose and details of the transactions.</w:t>
            </w:r>
          </w:p>
        </w:tc>
        <w:tc>
          <w:tcPr>
            <w:tcW w:w="6000" w:type="dxa"/>
          </w:tcPr>
          <w:p w14:paraId="22EA249F" w14:textId="77777777" w:rsidR="00E90AF1"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Sổ sách và hồ sơ của Abbott phải phản ánh đầy đủ và chính xác tất cả giao dịch. Do đó, quan trọng là các bên thứ ba thực hiện dịch vụ cho Abbott phải cung cấp tài liệu đầy đủ, phản ánh chính xác mục đích thực tế và thông tin chi tiết của giao dịch.</w:t>
            </w:r>
          </w:p>
        </w:tc>
      </w:tr>
      <w:tr w:rsidR="00F06A1A" w:rsidRPr="00B4784F" w14:paraId="1793E6A3" w14:textId="77777777" w:rsidTr="4356F799">
        <w:tc>
          <w:tcPr>
            <w:tcW w:w="1353" w:type="dxa"/>
            <w:shd w:val="clear" w:color="auto" w:fill="C1E4F5" w:themeFill="accent1" w:themeFillTint="33"/>
            <w:tcMar>
              <w:top w:w="120" w:type="dxa"/>
              <w:left w:w="180" w:type="dxa"/>
              <w:bottom w:w="120" w:type="dxa"/>
              <w:right w:w="180" w:type="dxa"/>
            </w:tcMar>
            <w:hideMark/>
          </w:tcPr>
          <w:p w14:paraId="096CF232" w14:textId="77777777" w:rsidR="00E90AF1" w:rsidRPr="00B4784F" w:rsidRDefault="00EF4A0B" w:rsidP="55CE9761">
            <w:pPr>
              <w:spacing w:before="30" w:after="30"/>
              <w:ind w:left="30" w:right="30"/>
              <w:rPr>
                <w:rFonts w:ascii="Calibri" w:eastAsia="Times New Roman" w:hAnsi="Calibri" w:cs="Calibri"/>
                <w:sz w:val="16"/>
                <w:szCs w:val="16"/>
              </w:rPr>
            </w:pPr>
            <w:hyperlink r:id="rId149">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339421DC" w14:textId="77777777" w:rsidR="00E90AF1" w:rsidRPr="00B4784F" w:rsidRDefault="00EF4A0B" w:rsidP="55CE9761">
            <w:pPr>
              <w:ind w:left="30" w:right="30"/>
              <w:rPr>
                <w:rFonts w:ascii="Calibri" w:eastAsia="Times New Roman" w:hAnsi="Calibri" w:cs="Calibri"/>
                <w:sz w:val="16"/>
                <w:szCs w:val="16"/>
              </w:rPr>
            </w:pPr>
            <w:hyperlink r:id="rId150">
              <w:r w:rsidRPr="55CE9761">
                <w:rPr>
                  <w:rFonts w:ascii="Calibri" w:eastAsia="Times New Roman" w:hAnsi="Calibri" w:cs="Calibri"/>
                  <w:color w:val="0000FF"/>
                  <w:sz w:val="16"/>
                  <w:szCs w:val="16"/>
                  <w:u w:val="single"/>
                </w:rPr>
                <w:t>76_C_16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54E3C984" w14:textId="77777777" w:rsidR="00E90AF1"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[7] You are working in an affiliate where it is allowed to sponsor HCPs to attend educational conferences. You are in the process of selecting HCPs to attend a conference. The criteria that you use for selection include: (1) whether the topic of the conference falls within the HCP’s area of expertise; (2) whether Abbott has sponsored the HCP in the past year; and (3) whether the HCP is likely to recommend Abbott products or utilize Abbott devices after attending the event. Are these criteria appropriate?</w:t>
            </w:r>
          </w:p>
        </w:tc>
        <w:tc>
          <w:tcPr>
            <w:tcW w:w="6000" w:type="dxa"/>
          </w:tcPr>
          <w:p w14:paraId="41B6A991" w14:textId="77777777" w:rsidR="00E90AF1"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[7] Bạn đang làm việc tại một chi nhánh, nơi cho phép tài trợ cho các HCP tham dự các hội nghị đào tạo. Bạn đang thực hiện quy trình lựa chọn HCP để tham gia hội thảo. Các tiêu chí mà bạn sử dụng để lựa chọn bao gồm: (1) chủ đề của hội nghị có nằm trong lĩnh vực chuyên môn của HCP đó không; (2) Abbott có tài trợ cho HCP đó trong năm vừa qua không; và (3) HCP đó có khả năng đề xuất sản phẩm của Abbott hoặc sử dụng thiết bị của Abbott sau khi tham dự sự kiện hay không. Các tiêu chí này có phù hợp không?</w:t>
            </w:r>
          </w:p>
        </w:tc>
      </w:tr>
      <w:tr w:rsidR="00F06A1A" w:rsidRPr="00B4784F" w14:paraId="33A507DC" w14:textId="77777777" w:rsidTr="4356F799">
        <w:tc>
          <w:tcPr>
            <w:tcW w:w="1353" w:type="dxa"/>
            <w:shd w:val="clear" w:color="auto" w:fill="C1E4F5" w:themeFill="accent1" w:themeFillTint="33"/>
            <w:tcMar>
              <w:top w:w="120" w:type="dxa"/>
              <w:left w:w="180" w:type="dxa"/>
              <w:bottom w:w="120" w:type="dxa"/>
              <w:right w:w="180" w:type="dxa"/>
            </w:tcMar>
            <w:hideMark/>
          </w:tcPr>
          <w:p w14:paraId="2003AF38" w14:textId="77777777" w:rsidR="00E90AF1" w:rsidRPr="00B4784F" w:rsidRDefault="00EF4A0B" w:rsidP="55CE9761">
            <w:pPr>
              <w:spacing w:before="30" w:after="30"/>
              <w:ind w:left="30" w:right="30"/>
              <w:rPr>
                <w:rFonts w:ascii="Calibri" w:eastAsia="Times New Roman" w:hAnsi="Calibri" w:cs="Calibri"/>
                <w:sz w:val="16"/>
                <w:szCs w:val="16"/>
              </w:rPr>
            </w:pPr>
            <w:hyperlink r:id="rId151">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4865AD11" w14:textId="77777777" w:rsidR="00E90AF1" w:rsidRPr="00B4784F" w:rsidRDefault="00EF4A0B" w:rsidP="55CE9761">
            <w:pPr>
              <w:ind w:left="30" w:right="30"/>
              <w:rPr>
                <w:rFonts w:ascii="Calibri" w:eastAsia="Times New Roman" w:hAnsi="Calibri" w:cs="Calibri"/>
                <w:sz w:val="16"/>
                <w:szCs w:val="16"/>
              </w:rPr>
            </w:pPr>
            <w:hyperlink r:id="rId152">
              <w:r w:rsidRPr="55CE9761">
                <w:rPr>
                  <w:rFonts w:ascii="Calibri" w:eastAsia="Times New Roman" w:hAnsi="Calibri" w:cs="Calibri"/>
                  <w:color w:val="0000FF"/>
                  <w:sz w:val="16"/>
                  <w:szCs w:val="16"/>
                  <w:u w:val="single"/>
                </w:rPr>
                <w:t>77_C_16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7FAD4814" w14:textId="77777777" w:rsidR="00E90AF1"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[1] Yes. The two key criteria that must always be met when sponsoring individuals are that the sponsorship: a) is relevant to the HCP’s area of expertise, and b) is not being used as a reward or inducement for business. The fact that you are checking to make sure that Abbott has not sponsored the HCP in the past year helps to ensure the latter.</w:t>
            </w:r>
          </w:p>
        </w:tc>
        <w:tc>
          <w:tcPr>
            <w:tcW w:w="6000" w:type="dxa"/>
          </w:tcPr>
          <w:p w14:paraId="35B31E7A" w14:textId="77777777" w:rsidR="00E90AF1"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[1] Có. Hai tiêu chí chính yếu mà luôn phải đáp ứng khi tài trợ cá nhân là việc tài trợ: a) phù hợp với lĩnh vực chuyên môn của HCP, và b) không được dùng để trao hoặc khuyến khích kinh doanh. Thực tế bạn kiểm tra để đảm bảo Abbott chưa tài trợ HCP trong năm trước giúp đảm bảo tiêu chí thứ hai.</w:t>
            </w:r>
          </w:p>
        </w:tc>
      </w:tr>
      <w:tr w:rsidR="00F06A1A" w:rsidRPr="00B4784F" w14:paraId="32679356" w14:textId="77777777" w:rsidTr="4356F799">
        <w:tc>
          <w:tcPr>
            <w:tcW w:w="1353" w:type="dxa"/>
            <w:shd w:val="clear" w:color="auto" w:fill="C1E4F5" w:themeFill="accent1" w:themeFillTint="33"/>
            <w:tcMar>
              <w:top w:w="120" w:type="dxa"/>
              <w:left w:w="180" w:type="dxa"/>
              <w:bottom w:w="120" w:type="dxa"/>
              <w:right w:w="180" w:type="dxa"/>
            </w:tcMar>
            <w:hideMark/>
          </w:tcPr>
          <w:p w14:paraId="5D2B5F15" w14:textId="77777777" w:rsidR="00E90AF1" w:rsidRPr="00B4784F" w:rsidRDefault="00EF4A0B" w:rsidP="55CE9761">
            <w:pPr>
              <w:spacing w:before="30" w:after="30"/>
              <w:ind w:left="30" w:right="30"/>
              <w:rPr>
                <w:rFonts w:ascii="Calibri" w:eastAsia="Times New Roman" w:hAnsi="Calibri" w:cs="Calibri"/>
                <w:sz w:val="16"/>
                <w:szCs w:val="16"/>
              </w:rPr>
            </w:pPr>
            <w:hyperlink r:id="rId153">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63EB9280" w14:textId="77777777" w:rsidR="00E90AF1" w:rsidRPr="00B4784F" w:rsidRDefault="00EF4A0B" w:rsidP="55CE9761">
            <w:pPr>
              <w:ind w:left="30" w:right="30"/>
              <w:rPr>
                <w:rFonts w:ascii="Calibri" w:eastAsia="Times New Roman" w:hAnsi="Calibri" w:cs="Calibri"/>
                <w:sz w:val="16"/>
                <w:szCs w:val="16"/>
              </w:rPr>
            </w:pPr>
            <w:hyperlink r:id="rId154">
              <w:r w:rsidRPr="55CE9761">
                <w:rPr>
                  <w:rFonts w:ascii="Calibri" w:eastAsia="Times New Roman" w:hAnsi="Calibri" w:cs="Calibri"/>
                  <w:color w:val="0000FF"/>
                  <w:sz w:val="16"/>
                  <w:szCs w:val="16"/>
                  <w:u w:val="single"/>
                </w:rPr>
                <w:t>78_C_16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5F602B97" w14:textId="77777777" w:rsidR="00E90AF1"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[2] Yes. As long as the reason for sponsoring the HCP is not to influence or reward the individual, you are able to consider the return on your investment – whether or not the individual will continue to prescribe Abbott products.</w:t>
            </w:r>
          </w:p>
        </w:tc>
        <w:tc>
          <w:tcPr>
            <w:tcW w:w="6000" w:type="dxa"/>
          </w:tcPr>
          <w:p w14:paraId="077519B3" w14:textId="77777777" w:rsidR="00E90AF1"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[2] Có. Miễn là lý do tài trợ HCP không phải là để gây ảnh hưởng và tặng cá nhân đó, bạn có thể xem xét hiệu quả của việc tài trợ này - liệu cá nhân đó có tiếp tục kê đơn cho sản phẩm của Abbott hay không.</w:t>
            </w:r>
          </w:p>
        </w:tc>
      </w:tr>
      <w:tr w:rsidR="00F06A1A" w:rsidRPr="00B4784F" w14:paraId="3CA00A80" w14:textId="77777777" w:rsidTr="4356F799">
        <w:tc>
          <w:tcPr>
            <w:tcW w:w="1353" w:type="dxa"/>
            <w:shd w:val="clear" w:color="auto" w:fill="C1E4F5" w:themeFill="accent1" w:themeFillTint="33"/>
            <w:tcMar>
              <w:top w:w="120" w:type="dxa"/>
              <w:left w:w="180" w:type="dxa"/>
              <w:bottom w:w="120" w:type="dxa"/>
              <w:right w:w="180" w:type="dxa"/>
            </w:tcMar>
            <w:hideMark/>
          </w:tcPr>
          <w:p w14:paraId="4A8C23A2" w14:textId="77777777" w:rsidR="00E90AF1" w:rsidRPr="00B4784F" w:rsidRDefault="00EF4A0B" w:rsidP="55CE9761">
            <w:pPr>
              <w:spacing w:before="30" w:after="30"/>
              <w:ind w:left="30" w:right="30"/>
              <w:rPr>
                <w:rFonts w:ascii="Calibri" w:eastAsia="Times New Roman" w:hAnsi="Calibri" w:cs="Calibri"/>
                <w:sz w:val="16"/>
                <w:szCs w:val="16"/>
              </w:rPr>
            </w:pPr>
            <w:hyperlink r:id="rId155">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7D3FCC13" w14:textId="77777777" w:rsidR="00E90AF1" w:rsidRPr="00B4784F" w:rsidRDefault="00EF4A0B" w:rsidP="55CE9761">
            <w:pPr>
              <w:ind w:left="30" w:right="30"/>
              <w:rPr>
                <w:rFonts w:ascii="Calibri" w:eastAsia="Times New Roman" w:hAnsi="Calibri" w:cs="Calibri"/>
                <w:sz w:val="16"/>
                <w:szCs w:val="16"/>
              </w:rPr>
            </w:pPr>
            <w:hyperlink r:id="rId156">
              <w:r w:rsidRPr="55CE9761">
                <w:rPr>
                  <w:rFonts w:ascii="Calibri" w:eastAsia="Times New Roman" w:hAnsi="Calibri" w:cs="Calibri"/>
                  <w:color w:val="0000FF"/>
                  <w:sz w:val="16"/>
                  <w:szCs w:val="16"/>
                  <w:u w:val="single"/>
                </w:rPr>
                <w:t>79_C_16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1384E705" w14:textId="77777777" w:rsidR="00E90AF1"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[3] No. Sponsorship decisions may not be based on the factor that the HCP is likely to recommend Abbott products or utilize Abbott devices after attending a sponsored event.</w:t>
            </w:r>
          </w:p>
        </w:tc>
        <w:tc>
          <w:tcPr>
            <w:tcW w:w="6000" w:type="dxa"/>
          </w:tcPr>
          <w:p w14:paraId="6C9F76DE" w14:textId="77777777" w:rsidR="00E90AF1"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[3] Không. Các quyết định tài trợ không được dựa trên yếu tố HCP có khả năng sẽ khuyến nghị sản phẩm của Abbott hoặc sử dụng thiết bị của Abbott sau khi tham dự sự kiện được tài trợ.</w:t>
            </w:r>
          </w:p>
        </w:tc>
      </w:tr>
      <w:tr w:rsidR="00F06A1A" w:rsidRPr="00B4784F" w14:paraId="436397CB" w14:textId="77777777" w:rsidTr="4356F799">
        <w:tc>
          <w:tcPr>
            <w:tcW w:w="1353" w:type="dxa"/>
            <w:shd w:val="clear" w:color="auto" w:fill="C1E4F5" w:themeFill="accent1" w:themeFillTint="33"/>
            <w:tcMar>
              <w:top w:w="120" w:type="dxa"/>
              <w:left w:w="180" w:type="dxa"/>
              <w:bottom w:w="120" w:type="dxa"/>
              <w:right w:w="180" w:type="dxa"/>
            </w:tcMar>
            <w:hideMark/>
          </w:tcPr>
          <w:p w14:paraId="62BFA10C" w14:textId="77777777" w:rsidR="00E90AF1" w:rsidRPr="00B4784F" w:rsidRDefault="00EF4A0B" w:rsidP="55CE9761">
            <w:pPr>
              <w:spacing w:before="30" w:after="30"/>
              <w:ind w:left="30" w:right="30"/>
              <w:rPr>
                <w:rFonts w:ascii="Calibri" w:eastAsia="Times New Roman" w:hAnsi="Calibri" w:cs="Calibri"/>
                <w:sz w:val="16"/>
                <w:szCs w:val="16"/>
              </w:rPr>
            </w:pPr>
            <w:hyperlink r:id="rId157">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6C922D50" w14:textId="77777777" w:rsidR="00E90AF1" w:rsidRPr="00B4784F" w:rsidRDefault="00EF4A0B" w:rsidP="55CE9761">
            <w:pPr>
              <w:ind w:left="30" w:right="30"/>
              <w:rPr>
                <w:rFonts w:ascii="Calibri" w:eastAsia="Times New Roman" w:hAnsi="Calibri" w:cs="Calibri"/>
                <w:sz w:val="16"/>
                <w:szCs w:val="16"/>
              </w:rPr>
            </w:pPr>
            <w:hyperlink r:id="rId158">
              <w:r w:rsidRPr="55CE9761">
                <w:rPr>
                  <w:rFonts w:ascii="Calibri" w:eastAsia="Times New Roman" w:hAnsi="Calibri" w:cs="Calibri"/>
                  <w:color w:val="0000FF"/>
                  <w:sz w:val="16"/>
                  <w:szCs w:val="16"/>
                  <w:u w:val="single"/>
                </w:rPr>
                <w:t>80_C_16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3EE13BBE" w14:textId="77777777" w:rsidR="00E90AF1"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[4] Yes. As long as at least one of the criteria is appropriate, the presence of additional inappropriate criteria is not relevant.</w:t>
            </w:r>
          </w:p>
          <w:p w14:paraId="61BDAE3B" w14:textId="77777777" w:rsidR="00E90AF1"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Next</w:t>
            </w:r>
          </w:p>
        </w:tc>
        <w:tc>
          <w:tcPr>
            <w:tcW w:w="6000" w:type="dxa"/>
          </w:tcPr>
          <w:p w14:paraId="44D1EED7" w14:textId="77777777" w:rsidR="00E90AF1"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[4] Có. Khi có ít nhất một trong các tiêu chí phù hợp thì việc có thêm các tiêu chí không phù hợp là không quan trọng.</w:t>
            </w:r>
          </w:p>
          <w:p w14:paraId="44C48D0A" w14:textId="77777777" w:rsidR="00E90AF1"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Tiếp theo</w:t>
            </w:r>
          </w:p>
        </w:tc>
      </w:tr>
      <w:tr w:rsidR="00F06A1A" w:rsidRPr="00B4784F" w14:paraId="3D735B12" w14:textId="77777777" w:rsidTr="4356F799">
        <w:tc>
          <w:tcPr>
            <w:tcW w:w="1353" w:type="dxa"/>
            <w:shd w:val="clear" w:color="auto" w:fill="C1E4F5" w:themeFill="accent1" w:themeFillTint="33"/>
            <w:tcMar>
              <w:top w:w="120" w:type="dxa"/>
              <w:left w:w="180" w:type="dxa"/>
              <w:bottom w:w="120" w:type="dxa"/>
              <w:right w:w="180" w:type="dxa"/>
            </w:tcMar>
            <w:hideMark/>
          </w:tcPr>
          <w:p w14:paraId="5EC31472" w14:textId="77777777" w:rsidR="00BD044A"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Screen 15</w:t>
            </w:r>
          </w:p>
          <w:p w14:paraId="7CF4411D" w14:textId="77777777" w:rsidR="00BD044A" w:rsidRPr="00B4784F" w:rsidRDefault="00EF4A0B" w:rsidP="55CE9761">
            <w:pPr>
              <w:spacing w:before="100" w:beforeAutospacing="1" w:after="100" w:afterAutospacing="1"/>
              <w:ind w:left="30" w:right="30"/>
              <w:rPr>
                <w:rFonts w:ascii="Calibri" w:eastAsia="Times New Roman" w:hAnsi="Calibri" w:cs="Calibri"/>
                <w:sz w:val="16"/>
                <w:szCs w:val="16"/>
              </w:rPr>
            </w:pPr>
            <w:r w:rsidRPr="55CE9761">
              <w:rPr>
                <w:rFonts w:ascii="Calibri" w:eastAsia="Times New Roman" w:hAnsi="Calibri" w:cs="Calibri"/>
                <w:sz w:val="16"/>
                <w:szCs w:val="16"/>
              </w:rPr>
              <w:t>Question 7: Feedback</w:t>
            </w:r>
          </w:p>
          <w:p w14:paraId="4172DE5C" w14:textId="77777777" w:rsidR="00BD044A" w:rsidRPr="00B4784F" w:rsidRDefault="00EF4A0B" w:rsidP="55CE9761">
            <w:pPr>
              <w:ind w:left="30" w:right="30"/>
              <w:rPr>
                <w:rFonts w:ascii="Calibri" w:eastAsia="Times New Roman" w:hAnsi="Calibri" w:cs="Calibri"/>
                <w:sz w:val="16"/>
                <w:szCs w:val="16"/>
              </w:rPr>
            </w:pPr>
            <w:r w:rsidRPr="55CE9761">
              <w:rPr>
                <w:rFonts w:ascii="Calibri" w:eastAsia="Times New Roman" w:hAnsi="Calibri" w:cs="Calibri"/>
                <w:sz w:val="16"/>
                <w:szCs w:val="16"/>
              </w:rPr>
              <w:t>81_C_16</w:t>
            </w:r>
          </w:p>
        </w:tc>
        <w:tc>
          <w:tcPr>
            <w:tcW w:w="6000" w:type="dxa"/>
            <w:tcMar>
              <w:top w:w="120" w:type="dxa"/>
              <w:left w:w="180" w:type="dxa"/>
              <w:bottom w:w="120" w:type="dxa"/>
              <w:right w:w="180" w:type="dxa"/>
            </w:tcMar>
            <w:hideMark/>
          </w:tcPr>
          <w:p w14:paraId="6EC94DC1" w14:textId="77777777" w:rsidR="00BD044A"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Sponsorship decisions may never be made as a reward for prior use, or as an inducement to use more of our products or devices in the future. Keep in mind, in many jurisdictions sponsorships are prohibited. Always consult your affiliate procedures before providing a sponsorship.</w:t>
            </w:r>
          </w:p>
        </w:tc>
        <w:tc>
          <w:tcPr>
            <w:tcW w:w="6000" w:type="dxa"/>
          </w:tcPr>
          <w:p w14:paraId="3BB8D941" w14:textId="77777777" w:rsidR="00BD044A"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Quyết định tài trợ không bao giờ được thực hiện như là phần thưởng của việc sử dụng trước, hoặc để khuyến khích sử dụng nhiều sản phẩm hoặc thiết bị của chúng ta hơn trong tương lai. Cần nhớ rằng nhiều quốc gia cấm việc tài trợ. Luôn tham khảo quy trình của quốc gia sở tại trước khi tài trợ.</w:t>
            </w:r>
          </w:p>
        </w:tc>
      </w:tr>
      <w:tr w:rsidR="00F06A1A" w:rsidRPr="00B4784F" w14:paraId="4AAB28C3" w14:textId="77777777" w:rsidTr="4356F799">
        <w:tc>
          <w:tcPr>
            <w:tcW w:w="1353" w:type="dxa"/>
            <w:shd w:val="clear" w:color="auto" w:fill="C1E4F5" w:themeFill="accent1" w:themeFillTint="33"/>
            <w:tcMar>
              <w:top w:w="120" w:type="dxa"/>
              <w:left w:w="180" w:type="dxa"/>
              <w:bottom w:w="120" w:type="dxa"/>
              <w:right w:w="180" w:type="dxa"/>
            </w:tcMar>
            <w:hideMark/>
          </w:tcPr>
          <w:p w14:paraId="0D798DD2" w14:textId="77777777" w:rsidR="00BD044A" w:rsidRPr="00B4784F" w:rsidRDefault="00EF4A0B" w:rsidP="55CE9761">
            <w:pPr>
              <w:spacing w:before="30" w:after="30"/>
              <w:ind w:left="30" w:right="30"/>
              <w:rPr>
                <w:rFonts w:ascii="Calibri" w:eastAsia="Times New Roman" w:hAnsi="Calibri" w:cs="Calibri"/>
                <w:sz w:val="16"/>
                <w:szCs w:val="16"/>
              </w:rPr>
            </w:pPr>
            <w:hyperlink r:id="rId159">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0B426152" w14:textId="77777777" w:rsidR="00BD044A" w:rsidRPr="00B4784F" w:rsidRDefault="00EF4A0B" w:rsidP="55CE9761">
            <w:pPr>
              <w:ind w:left="30" w:right="30"/>
              <w:rPr>
                <w:rFonts w:ascii="Calibri" w:eastAsia="Times New Roman" w:hAnsi="Calibri" w:cs="Calibri"/>
                <w:sz w:val="16"/>
                <w:szCs w:val="16"/>
              </w:rPr>
            </w:pPr>
            <w:hyperlink r:id="rId160">
              <w:r w:rsidRPr="55CE9761">
                <w:rPr>
                  <w:rFonts w:ascii="Calibri" w:eastAsia="Times New Roman" w:hAnsi="Calibri" w:cs="Calibri"/>
                  <w:color w:val="0000FF"/>
                  <w:sz w:val="16"/>
                  <w:szCs w:val="16"/>
                  <w:u w:val="single"/>
                </w:rPr>
                <w:t>82_C_16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0C9C4AD4" w14:textId="77777777" w:rsidR="00BD044A"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[8] An Abbott sales representative educates a healthcare professional (HCP) on a product. After the discussion, the HCP shares that a competitor offered a new iPad in exchange for helping increase their sales.</w:t>
            </w:r>
          </w:p>
          <w:p w14:paraId="62EF57CB" w14:textId="77777777" w:rsidR="00BD044A"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What is the appropriate action?</w:t>
            </w:r>
          </w:p>
        </w:tc>
        <w:tc>
          <w:tcPr>
            <w:tcW w:w="6000" w:type="dxa"/>
          </w:tcPr>
          <w:p w14:paraId="1307EA1B" w14:textId="77777777" w:rsidR="00BD044A"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[8] Một đại diện bán hàng của Abbott đang cung cấp thông tin về một sản phẩm cho một chuyên gia chăm sóc sức khỏe (HCP). Sau cuộc trao đổi, HCP chia sẻ rằng một đối thủ đã đề nghị tặng một chiếc iPad mới để đổi lấy việc hỗ trợ tăng doanh số cho họ.</w:t>
            </w:r>
          </w:p>
          <w:p w14:paraId="31ACBBBE" w14:textId="77777777" w:rsidR="00BD044A"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Hành động phù hợp là gì?</w:t>
            </w:r>
          </w:p>
        </w:tc>
      </w:tr>
      <w:tr w:rsidR="00F06A1A" w:rsidRPr="00B4784F" w14:paraId="65AAACF1" w14:textId="77777777" w:rsidTr="4356F799">
        <w:tc>
          <w:tcPr>
            <w:tcW w:w="1353" w:type="dxa"/>
            <w:shd w:val="clear" w:color="auto" w:fill="C1E4F5" w:themeFill="accent1" w:themeFillTint="33"/>
            <w:tcMar>
              <w:top w:w="120" w:type="dxa"/>
              <w:left w:w="180" w:type="dxa"/>
              <w:bottom w:w="120" w:type="dxa"/>
              <w:right w:w="180" w:type="dxa"/>
            </w:tcMar>
            <w:hideMark/>
          </w:tcPr>
          <w:p w14:paraId="23479849" w14:textId="77777777" w:rsidR="00BD044A" w:rsidRPr="00B4784F" w:rsidRDefault="00EF4A0B" w:rsidP="55CE9761">
            <w:pPr>
              <w:spacing w:before="30" w:after="30"/>
              <w:ind w:left="30" w:right="30"/>
              <w:rPr>
                <w:rFonts w:ascii="Calibri" w:eastAsia="Times New Roman" w:hAnsi="Calibri" w:cs="Calibri"/>
                <w:sz w:val="16"/>
                <w:szCs w:val="16"/>
              </w:rPr>
            </w:pPr>
            <w:hyperlink r:id="rId161">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0CA9DB06" w14:textId="77777777" w:rsidR="00BD044A" w:rsidRPr="00B4784F" w:rsidRDefault="00EF4A0B" w:rsidP="55CE9761">
            <w:pPr>
              <w:ind w:left="30" w:right="30"/>
              <w:rPr>
                <w:rFonts w:ascii="Calibri" w:eastAsia="Times New Roman" w:hAnsi="Calibri" w:cs="Calibri"/>
                <w:sz w:val="16"/>
                <w:szCs w:val="16"/>
              </w:rPr>
            </w:pPr>
            <w:hyperlink r:id="rId162">
              <w:r w:rsidRPr="55CE9761">
                <w:rPr>
                  <w:rFonts w:ascii="Calibri" w:eastAsia="Times New Roman" w:hAnsi="Calibri" w:cs="Calibri"/>
                  <w:color w:val="0000FF"/>
                  <w:sz w:val="16"/>
                  <w:szCs w:val="16"/>
                  <w:u w:val="single"/>
                </w:rPr>
                <w:t>83_C_16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6B4438FD" w14:textId="77777777" w:rsidR="00BD044A"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[1] Offer the same incentive to remain competitive.</w:t>
            </w:r>
          </w:p>
        </w:tc>
        <w:tc>
          <w:tcPr>
            <w:tcW w:w="6000" w:type="dxa"/>
          </w:tcPr>
          <w:p w14:paraId="334B2A83" w14:textId="77777777" w:rsidR="00BD044A"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[1] Đưa ra ưu đãi tương tự để duy trì khả năng cạnh tranh.</w:t>
            </w:r>
          </w:p>
        </w:tc>
      </w:tr>
      <w:tr w:rsidR="00F06A1A" w:rsidRPr="00B4784F" w14:paraId="566C9C6C" w14:textId="77777777" w:rsidTr="4356F799">
        <w:tc>
          <w:tcPr>
            <w:tcW w:w="1353" w:type="dxa"/>
            <w:shd w:val="clear" w:color="auto" w:fill="C1E4F5" w:themeFill="accent1" w:themeFillTint="33"/>
            <w:tcMar>
              <w:top w:w="120" w:type="dxa"/>
              <w:left w:w="180" w:type="dxa"/>
              <w:bottom w:w="120" w:type="dxa"/>
              <w:right w:w="180" w:type="dxa"/>
            </w:tcMar>
            <w:hideMark/>
          </w:tcPr>
          <w:p w14:paraId="5FB99315" w14:textId="77777777" w:rsidR="00BD044A" w:rsidRPr="00B4784F" w:rsidRDefault="00EF4A0B" w:rsidP="55CE9761">
            <w:pPr>
              <w:spacing w:before="30" w:after="30"/>
              <w:ind w:left="30" w:right="30"/>
              <w:rPr>
                <w:rFonts w:ascii="Calibri" w:eastAsia="Times New Roman" w:hAnsi="Calibri" w:cs="Calibri"/>
                <w:sz w:val="16"/>
                <w:szCs w:val="16"/>
              </w:rPr>
            </w:pPr>
            <w:hyperlink r:id="rId163">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6D4C7E4B" w14:textId="77777777" w:rsidR="00BD044A" w:rsidRPr="00B4784F" w:rsidRDefault="00EF4A0B" w:rsidP="55CE9761">
            <w:pPr>
              <w:ind w:left="30" w:right="30"/>
              <w:rPr>
                <w:rFonts w:ascii="Calibri" w:eastAsia="Times New Roman" w:hAnsi="Calibri" w:cs="Calibri"/>
                <w:sz w:val="16"/>
                <w:szCs w:val="16"/>
              </w:rPr>
            </w:pPr>
            <w:hyperlink r:id="rId164">
              <w:r w:rsidRPr="55CE9761">
                <w:rPr>
                  <w:rFonts w:ascii="Calibri" w:eastAsia="Times New Roman" w:hAnsi="Calibri" w:cs="Calibri"/>
                  <w:color w:val="0000FF"/>
                  <w:sz w:val="16"/>
                  <w:szCs w:val="16"/>
                  <w:u w:val="single"/>
                </w:rPr>
                <w:t>84_C_16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2A95F224" w14:textId="77777777" w:rsidR="00BD044A"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[2] Decline the iPad offer but suggest an expensive dinner to continue the conversation.</w:t>
            </w:r>
          </w:p>
        </w:tc>
        <w:tc>
          <w:tcPr>
            <w:tcW w:w="6000" w:type="dxa"/>
          </w:tcPr>
          <w:p w14:paraId="55772253" w14:textId="77777777" w:rsidR="00BD044A"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[2] Từ chối iPad nhưng đề xuất một bữa tối đắt tiền để tiếp tục cuộc trò chuyện.</w:t>
            </w:r>
          </w:p>
        </w:tc>
      </w:tr>
      <w:tr w:rsidR="00F06A1A" w:rsidRPr="00B4784F" w14:paraId="0CA9E99B" w14:textId="77777777" w:rsidTr="4356F799">
        <w:tc>
          <w:tcPr>
            <w:tcW w:w="1353" w:type="dxa"/>
            <w:shd w:val="clear" w:color="auto" w:fill="C1E4F5" w:themeFill="accent1" w:themeFillTint="33"/>
            <w:tcMar>
              <w:top w:w="120" w:type="dxa"/>
              <w:left w:w="180" w:type="dxa"/>
              <w:bottom w:w="120" w:type="dxa"/>
              <w:right w:w="180" w:type="dxa"/>
            </w:tcMar>
            <w:hideMark/>
          </w:tcPr>
          <w:p w14:paraId="1FB9C602" w14:textId="77777777" w:rsidR="00BD044A" w:rsidRPr="00B4784F" w:rsidRDefault="00EF4A0B" w:rsidP="55CE9761">
            <w:pPr>
              <w:spacing w:before="30" w:after="30"/>
              <w:ind w:left="30" w:right="30"/>
              <w:rPr>
                <w:rFonts w:ascii="Calibri" w:eastAsia="Times New Roman" w:hAnsi="Calibri" w:cs="Calibri"/>
                <w:sz w:val="16"/>
                <w:szCs w:val="16"/>
              </w:rPr>
            </w:pPr>
            <w:hyperlink r:id="rId165">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34EE0E59" w14:textId="77777777" w:rsidR="00BD044A" w:rsidRPr="00B4784F" w:rsidRDefault="00EF4A0B" w:rsidP="55CE9761">
            <w:pPr>
              <w:ind w:left="30" w:right="30"/>
              <w:rPr>
                <w:rFonts w:ascii="Calibri" w:eastAsia="Times New Roman" w:hAnsi="Calibri" w:cs="Calibri"/>
                <w:sz w:val="16"/>
                <w:szCs w:val="16"/>
              </w:rPr>
            </w:pPr>
            <w:hyperlink r:id="rId166">
              <w:r w:rsidRPr="55CE9761">
                <w:rPr>
                  <w:rFonts w:ascii="Calibri" w:eastAsia="Times New Roman" w:hAnsi="Calibri" w:cs="Calibri"/>
                  <w:color w:val="0000FF"/>
                  <w:sz w:val="16"/>
                  <w:szCs w:val="16"/>
                  <w:u w:val="single"/>
                </w:rPr>
                <w:t>85_C_16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2BA93B15" w14:textId="77777777" w:rsidR="00BD044A"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[3] Explain that Abbott does business the right way and cannot offer anything of value that may improperly influence decision-making. Then, report the situation to the Office of Ethics and Compliance (OEC) immediately.</w:t>
            </w:r>
          </w:p>
        </w:tc>
        <w:tc>
          <w:tcPr>
            <w:tcW w:w="6000" w:type="dxa"/>
          </w:tcPr>
          <w:p w14:paraId="164C6ACD" w14:textId="77777777" w:rsidR="00BD044A"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[3] Giải thích rằng Abbott kinh doanh theo cách đúng đắn và không thể cung cấp bất kỳ thứ gì có giá trị có thể gây ảnh hưởng không phù hợp đến việc ra quyết định. Sau đó, hãy báo cáo tình huống cho Văn phòng Đạo đức và Tuân thủ (OEC) ngay lập tức.</w:t>
            </w:r>
          </w:p>
        </w:tc>
      </w:tr>
      <w:tr w:rsidR="00F06A1A" w:rsidRPr="00B4784F" w14:paraId="3DE2592B" w14:textId="77777777" w:rsidTr="4356F799">
        <w:tc>
          <w:tcPr>
            <w:tcW w:w="1353" w:type="dxa"/>
            <w:shd w:val="clear" w:color="auto" w:fill="C1E4F5" w:themeFill="accent1" w:themeFillTint="33"/>
            <w:tcMar>
              <w:top w:w="120" w:type="dxa"/>
              <w:left w:w="180" w:type="dxa"/>
              <w:bottom w:w="120" w:type="dxa"/>
              <w:right w:w="180" w:type="dxa"/>
            </w:tcMar>
            <w:hideMark/>
          </w:tcPr>
          <w:p w14:paraId="6D739C73" w14:textId="77777777" w:rsidR="00BD044A" w:rsidRPr="00B4784F" w:rsidRDefault="00EF4A0B" w:rsidP="55CE9761">
            <w:pPr>
              <w:spacing w:before="30" w:after="30"/>
              <w:ind w:left="30" w:right="30"/>
              <w:rPr>
                <w:rFonts w:ascii="Calibri" w:eastAsia="Times New Roman" w:hAnsi="Calibri" w:cs="Calibri"/>
                <w:sz w:val="16"/>
                <w:szCs w:val="16"/>
              </w:rPr>
            </w:pPr>
            <w:hyperlink r:id="rId167">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0745CA03" w14:textId="77777777" w:rsidR="00BD044A" w:rsidRPr="00B4784F" w:rsidRDefault="00EF4A0B" w:rsidP="55CE9761">
            <w:pPr>
              <w:ind w:left="30" w:right="30"/>
              <w:rPr>
                <w:rFonts w:ascii="Calibri" w:eastAsia="Times New Roman" w:hAnsi="Calibri" w:cs="Calibri"/>
                <w:sz w:val="16"/>
                <w:szCs w:val="16"/>
              </w:rPr>
            </w:pPr>
            <w:hyperlink r:id="rId168">
              <w:r w:rsidRPr="55CE9761">
                <w:rPr>
                  <w:rFonts w:ascii="Calibri" w:eastAsia="Times New Roman" w:hAnsi="Calibri" w:cs="Calibri"/>
                  <w:color w:val="0000FF"/>
                  <w:sz w:val="16"/>
                  <w:szCs w:val="16"/>
                  <w:u w:val="single"/>
                </w:rPr>
                <w:t>86_C_16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1B638DAA" w14:textId="77777777" w:rsidR="00BD044A"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[4] Thank the HCP for the information and promise you will think about it.</w:t>
            </w:r>
          </w:p>
          <w:p w14:paraId="553E6B8D" w14:textId="77777777" w:rsidR="00BD044A"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Next</w:t>
            </w:r>
          </w:p>
        </w:tc>
        <w:tc>
          <w:tcPr>
            <w:tcW w:w="6000" w:type="dxa"/>
          </w:tcPr>
          <w:p w14:paraId="56B0F449" w14:textId="77777777" w:rsidR="00BD044A"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[4] Cảm ơn HCP vì thông tin và hứa sẽ suy nghĩ về việc đó.</w:t>
            </w:r>
          </w:p>
          <w:p w14:paraId="5D987C38" w14:textId="77777777" w:rsidR="00BD044A"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Tiếp theo</w:t>
            </w:r>
          </w:p>
        </w:tc>
      </w:tr>
      <w:tr w:rsidR="00F06A1A" w:rsidRPr="00B4784F" w14:paraId="39D395BA" w14:textId="77777777" w:rsidTr="4356F799">
        <w:tc>
          <w:tcPr>
            <w:tcW w:w="1353" w:type="dxa"/>
            <w:shd w:val="clear" w:color="auto" w:fill="C1E4F5" w:themeFill="accent1" w:themeFillTint="33"/>
            <w:tcMar>
              <w:top w:w="120" w:type="dxa"/>
              <w:left w:w="180" w:type="dxa"/>
              <w:bottom w:w="120" w:type="dxa"/>
              <w:right w:w="180" w:type="dxa"/>
            </w:tcMar>
            <w:hideMark/>
          </w:tcPr>
          <w:p w14:paraId="2F83A4E2" w14:textId="77777777" w:rsidR="00E5633E"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Screen 15</w:t>
            </w:r>
          </w:p>
          <w:p w14:paraId="685938E8" w14:textId="77777777" w:rsidR="00E5633E" w:rsidRPr="00B4784F" w:rsidRDefault="00EF4A0B" w:rsidP="55CE9761">
            <w:pPr>
              <w:spacing w:before="100" w:beforeAutospacing="1" w:after="100" w:afterAutospacing="1"/>
              <w:ind w:left="30" w:right="30"/>
              <w:rPr>
                <w:rFonts w:ascii="Calibri" w:eastAsia="Times New Roman" w:hAnsi="Calibri" w:cs="Calibri"/>
                <w:sz w:val="16"/>
                <w:szCs w:val="16"/>
              </w:rPr>
            </w:pPr>
            <w:r w:rsidRPr="55CE9761">
              <w:rPr>
                <w:rFonts w:ascii="Calibri" w:eastAsia="Times New Roman" w:hAnsi="Calibri" w:cs="Calibri"/>
                <w:sz w:val="16"/>
                <w:szCs w:val="16"/>
              </w:rPr>
              <w:t>Question 8: Feedback</w:t>
            </w:r>
          </w:p>
          <w:p w14:paraId="41E90F12" w14:textId="77777777" w:rsidR="00E5633E" w:rsidRPr="00B4784F" w:rsidRDefault="00EF4A0B" w:rsidP="55CE9761">
            <w:pPr>
              <w:ind w:left="30" w:right="30"/>
              <w:rPr>
                <w:rFonts w:ascii="Calibri" w:eastAsia="Times New Roman" w:hAnsi="Calibri" w:cs="Calibri"/>
                <w:sz w:val="16"/>
                <w:szCs w:val="16"/>
              </w:rPr>
            </w:pPr>
            <w:r w:rsidRPr="55CE9761">
              <w:rPr>
                <w:rFonts w:ascii="Calibri" w:eastAsia="Times New Roman" w:hAnsi="Calibri" w:cs="Calibri"/>
                <w:sz w:val="16"/>
                <w:szCs w:val="16"/>
              </w:rPr>
              <w:t>87_C_16</w:t>
            </w:r>
          </w:p>
        </w:tc>
        <w:tc>
          <w:tcPr>
            <w:tcW w:w="6000" w:type="dxa"/>
            <w:tcMar>
              <w:top w:w="120" w:type="dxa"/>
              <w:left w:w="180" w:type="dxa"/>
              <w:bottom w:w="120" w:type="dxa"/>
              <w:right w:w="180" w:type="dxa"/>
            </w:tcMar>
            <w:hideMark/>
          </w:tcPr>
          <w:p w14:paraId="24F409DF" w14:textId="77777777" w:rsidR="00E5633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You should never offer, promise, give, or receive anything of value in order to gain an improper business advantage or to obtain or retain business. Irrespective of what competitors do, you must comply with applicable law and Abbott policy, including the requirements in Abbott’s Global Anti-Corruption Policy (GLB-ANTI-CORRUPTION). When in doubt, always consult with Legal or the OEC.</w:t>
            </w:r>
          </w:p>
        </w:tc>
        <w:tc>
          <w:tcPr>
            <w:tcW w:w="6000" w:type="dxa"/>
          </w:tcPr>
          <w:p w14:paraId="412B6BCE" w14:textId="77777777" w:rsidR="00E5633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Bạn không bao giờ được cung cấp, hứa hẹn, cho, hoặc nhận bất cứ thứ gì có giá trị để có được lợi thế kinh doanh không chính đáng hoặc để có được, hoặc để tiếp tục mối quan hệ kinh doanh. Bất kể đối thủ cạnh tranh làm gì, bạn cần phải tuân thủ luật pháp hiện hành và chính sách của Abbott, bao gồm các quy định trong Chính sách Chống Tham nhũng Toàn cầu của Abbott (GLB-ANTI-CORRUPTION). Khi có nghi ngờ, hãy luôn tham vấn với Bộ phận Pháp lý hoặc OEC.</w:t>
            </w:r>
          </w:p>
        </w:tc>
      </w:tr>
      <w:tr w:rsidR="00F06A1A" w:rsidRPr="00B4784F" w14:paraId="73D5A098" w14:textId="77777777" w:rsidTr="4356F799">
        <w:tc>
          <w:tcPr>
            <w:tcW w:w="1353" w:type="dxa"/>
            <w:shd w:val="clear" w:color="auto" w:fill="C1E4F5" w:themeFill="accent1" w:themeFillTint="33"/>
            <w:tcMar>
              <w:top w:w="120" w:type="dxa"/>
              <w:left w:w="180" w:type="dxa"/>
              <w:bottom w:w="120" w:type="dxa"/>
              <w:right w:w="180" w:type="dxa"/>
            </w:tcMar>
            <w:hideMark/>
          </w:tcPr>
          <w:p w14:paraId="0523DCE3" w14:textId="77777777" w:rsidR="00E5633E" w:rsidRPr="00B4784F" w:rsidRDefault="00EF4A0B" w:rsidP="55CE9761">
            <w:pPr>
              <w:spacing w:before="30" w:after="30"/>
              <w:ind w:left="30" w:right="30"/>
              <w:rPr>
                <w:rFonts w:ascii="Calibri" w:eastAsia="Times New Roman" w:hAnsi="Calibri" w:cs="Calibri"/>
                <w:sz w:val="16"/>
                <w:szCs w:val="16"/>
              </w:rPr>
            </w:pPr>
            <w:hyperlink r:id="rId169">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4BDD9B8C" w14:textId="77777777" w:rsidR="00E5633E" w:rsidRPr="00B4784F" w:rsidRDefault="00EF4A0B" w:rsidP="55CE9761">
            <w:pPr>
              <w:ind w:left="30" w:right="30"/>
              <w:rPr>
                <w:rFonts w:ascii="Calibri" w:eastAsia="Times New Roman" w:hAnsi="Calibri" w:cs="Calibri"/>
                <w:sz w:val="16"/>
                <w:szCs w:val="16"/>
              </w:rPr>
            </w:pPr>
            <w:hyperlink r:id="rId170">
              <w:r w:rsidRPr="55CE9761">
                <w:rPr>
                  <w:rFonts w:ascii="Calibri" w:eastAsia="Times New Roman" w:hAnsi="Calibri" w:cs="Calibri"/>
                  <w:color w:val="0000FF"/>
                  <w:sz w:val="16"/>
                  <w:szCs w:val="16"/>
                  <w:u w:val="single"/>
                </w:rPr>
                <w:t>88_C_16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0FA534B6" w14:textId="77777777" w:rsidR="00E5633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[9] Which of the following are examples of items of value that must not be given to win business?</w:t>
            </w:r>
          </w:p>
        </w:tc>
        <w:tc>
          <w:tcPr>
            <w:tcW w:w="6000" w:type="dxa"/>
          </w:tcPr>
          <w:p w14:paraId="4FE3DE57" w14:textId="77777777" w:rsidR="00E5633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[9] Câu nào dưới đây là ví dụ về những thứ có giá trị không được phép tặng để giành được công việc kinh doanh?</w:t>
            </w:r>
          </w:p>
        </w:tc>
      </w:tr>
      <w:tr w:rsidR="00F06A1A" w:rsidRPr="00B4784F" w14:paraId="2F32FDD7" w14:textId="77777777" w:rsidTr="4356F799">
        <w:tc>
          <w:tcPr>
            <w:tcW w:w="1353" w:type="dxa"/>
            <w:shd w:val="clear" w:color="auto" w:fill="C1E4F5" w:themeFill="accent1" w:themeFillTint="33"/>
            <w:tcMar>
              <w:top w:w="120" w:type="dxa"/>
              <w:left w:w="180" w:type="dxa"/>
              <w:bottom w:w="120" w:type="dxa"/>
              <w:right w:w="180" w:type="dxa"/>
            </w:tcMar>
            <w:hideMark/>
          </w:tcPr>
          <w:p w14:paraId="657EE41F" w14:textId="77777777" w:rsidR="00E5633E" w:rsidRPr="00B4784F" w:rsidRDefault="00EF4A0B" w:rsidP="55CE9761">
            <w:pPr>
              <w:spacing w:before="30" w:after="30"/>
              <w:ind w:left="30" w:right="30"/>
              <w:rPr>
                <w:rFonts w:ascii="Calibri" w:eastAsia="Times New Roman" w:hAnsi="Calibri" w:cs="Calibri"/>
                <w:sz w:val="16"/>
                <w:szCs w:val="16"/>
              </w:rPr>
            </w:pPr>
            <w:hyperlink r:id="rId171">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500271AC" w14:textId="77777777" w:rsidR="00E5633E" w:rsidRPr="00B4784F" w:rsidRDefault="00EF4A0B" w:rsidP="55CE9761">
            <w:pPr>
              <w:ind w:left="30" w:right="30"/>
              <w:rPr>
                <w:rFonts w:ascii="Calibri" w:eastAsia="Times New Roman" w:hAnsi="Calibri" w:cs="Calibri"/>
                <w:sz w:val="16"/>
                <w:szCs w:val="16"/>
              </w:rPr>
            </w:pPr>
            <w:hyperlink r:id="rId172">
              <w:r w:rsidRPr="55CE9761">
                <w:rPr>
                  <w:rFonts w:ascii="Calibri" w:eastAsia="Times New Roman" w:hAnsi="Calibri" w:cs="Calibri"/>
                  <w:color w:val="0000FF"/>
                  <w:sz w:val="16"/>
                  <w:szCs w:val="16"/>
                  <w:u w:val="single"/>
                </w:rPr>
                <w:t>89_C_16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08CFA95B" w14:textId="77777777" w:rsidR="00E5633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[1] Trips to HCPs and their families to visit spas, casinos or other venues known for entertainment.</w:t>
            </w:r>
          </w:p>
        </w:tc>
        <w:tc>
          <w:tcPr>
            <w:tcW w:w="6000" w:type="dxa"/>
          </w:tcPr>
          <w:p w14:paraId="21A0C1AE" w14:textId="77777777" w:rsidR="00E5633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[1] Các chuyến đi dành cho HCP và gia đình họ để thăm quan các spa, sòng bạc hoặc các địa điểm giải trí nổi tiếng khác.</w:t>
            </w:r>
          </w:p>
        </w:tc>
      </w:tr>
      <w:tr w:rsidR="00F06A1A" w:rsidRPr="00B4784F" w14:paraId="13B7354B" w14:textId="77777777" w:rsidTr="4356F799">
        <w:tc>
          <w:tcPr>
            <w:tcW w:w="1353" w:type="dxa"/>
            <w:shd w:val="clear" w:color="auto" w:fill="C1E4F5" w:themeFill="accent1" w:themeFillTint="33"/>
            <w:tcMar>
              <w:top w:w="120" w:type="dxa"/>
              <w:left w:w="180" w:type="dxa"/>
              <w:bottom w:w="120" w:type="dxa"/>
              <w:right w:w="180" w:type="dxa"/>
            </w:tcMar>
            <w:hideMark/>
          </w:tcPr>
          <w:p w14:paraId="5240DB79" w14:textId="77777777" w:rsidR="00E5633E" w:rsidRPr="00B4784F" w:rsidRDefault="00EF4A0B" w:rsidP="55CE9761">
            <w:pPr>
              <w:spacing w:before="30" w:after="30"/>
              <w:ind w:left="30" w:right="30"/>
              <w:rPr>
                <w:rFonts w:ascii="Calibri" w:eastAsia="Times New Roman" w:hAnsi="Calibri" w:cs="Calibri"/>
                <w:sz w:val="16"/>
                <w:szCs w:val="16"/>
              </w:rPr>
            </w:pPr>
            <w:hyperlink r:id="rId173">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1D309DE8" w14:textId="77777777" w:rsidR="00E5633E" w:rsidRPr="00B4784F" w:rsidRDefault="00EF4A0B" w:rsidP="55CE9761">
            <w:pPr>
              <w:ind w:left="30" w:right="30"/>
              <w:rPr>
                <w:rFonts w:ascii="Calibri" w:eastAsia="Times New Roman" w:hAnsi="Calibri" w:cs="Calibri"/>
                <w:sz w:val="16"/>
                <w:szCs w:val="16"/>
              </w:rPr>
            </w:pPr>
            <w:hyperlink r:id="rId174">
              <w:r w:rsidRPr="55CE9761">
                <w:rPr>
                  <w:rFonts w:ascii="Calibri" w:eastAsia="Times New Roman" w:hAnsi="Calibri" w:cs="Calibri"/>
                  <w:color w:val="0000FF"/>
                  <w:sz w:val="16"/>
                  <w:szCs w:val="16"/>
                  <w:u w:val="single"/>
                </w:rPr>
                <w:t>90_C_16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6D2684CD" w14:textId="77777777" w:rsidR="00E5633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[2] Grants for future research or educational projects.</w:t>
            </w:r>
          </w:p>
        </w:tc>
        <w:tc>
          <w:tcPr>
            <w:tcW w:w="6000" w:type="dxa"/>
          </w:tcPr>
          <w:p w14:paraId="79C19D29" w14:textId="77777777" w:rsidR="00E5633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[2] Tài trợ cho các dự án nghiên cứu hoặc giáo dục trong tương lai.</w:t>
            </w:r>
          </w:p>
        </w:tc>
      </w:tr>
      <w:tr w:rsidR="00F06A1A" w:rsidRPr="00B4784F" w14:paraId="5B50C051" w14:textId="77777777" w:rsidTr="4356F799">
        <w:tc>
          <w:tcPr>
            <w:tcW w:w="1353" w:type="dxa"/>
            <w:shd w:val="clear" w:color="auto" w:fill="C1E4F5" w:themeFill="accent1" w:themeFillTint="33"/>
            <w:tcMar>
              <w:top w:w="120" w:type="dxa"/>
              <w:left w:w="180" w:type="dxa"/>
              <w:bottom w:w="120" w:type="dxa"/>
              <w:right w:w="180" w:type="dxa"/>
            </w:tcMar>
            <w:hideMark/>
          </w:tcPr>
          <w:p w14:paraId="76843A69" w14:textId="77777777" w:rsidR="00E5633E" w:rsidRPr="00B4784F" w:rsidRDefault="00EF4A0B" w:rsidP="55CE9761">
            <w:pPr>
              <w:spacing w:before="30" w:after="30"/>
              <w:ind w:left="30" w:right="30"/>
              <w:rPr>
                <w:rFonts w:ascii="Calibri" w:eastAsia="Times New Roman" w:hAnsi="Calibri" w:cs="Calibri"/>
                <w:sz w:val="16"/>
                <w:szCs w:val="16"/>
              </w:rPr>
            </w:pPr>
            <w:hyperlink r:id="rId175">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49C1C8E0" w14:textId="77777777" w:rsidR="00E5633E" w:rsidRPr="00B4784F" w:rsidRDefault="00EF4A0B" w:rsidP="55CE9761">
            <w:pPr>
              <w:ind w:left="30" w:right="30"/>
              <w:rPr>
                <w:rFonts w:ascii="Calibri" w:eastAsia="Times New Roman" w:hAnsi="Calibri" w:cs="Calibri"/>
                <w:sz w:val="16"/>
                <w:szCs w:val="16"/>
              </w:rPr>
            </w:pPr>
            <w:hyperlink r:id="rId176">
              <w:r w:rsidRPr="55CE9761">
                <w:rPr>
                  <w:rFonts w:ascii="Calibri" w:eastAsia="Times New Roman" w:hAnsi="Calibri" w:cs="Calibri"/>
                  <w:color w:val="0000FF"/>
                  <w:sz w:val="16"/>
                  <w:szCs w:val="16"/>
                  <w:u w:val="single"/>
                </w:rPr>
                <w:t>91_C_16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2A442799" w14:textId="77777777" w:rsidR="00E5633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[3] Donations to government officials’ favorite charities.</w:t>
            </w:r>
          </w:p>
        </w:tc>
        <w:tc>
          <w:tcPr>
            <w:tcW w:w="6000" w:type="dxa"/>
          </w:tcPr>
          <w:p w14:paraId="13AFD37B" w14:textId="77777777" w:rsidR="00E5633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[3] Quyên góp cho các quỹ từ thiện yêu thích của viên chức chính phủ.</w:t>
            </w:r>
          </w:p>
        </w:tc>
      </w:tr>
      <w:tr w:rsidR="00F06A1A" w:rsidRPr="00B4784F" w14:paraId="403109BC" w14:textId="77777777" w:rsidTr="4356F799">
        <w:tc>
          <w:tcPr>
            <w:tcW w:w="1353" w:type="dxa"/>
            <w:shd w:val="clear" w:color="auto" w:fill="C1E4F5" w:themeFill="accent1" w:themeFillTint="33"/>
            <w:tcMar>
              <w:top w:w="120" w:type="dxa"/>
              <w:left w:w="180" w:type="dxa"/>
              <w:bottom w:w="120" w:type="dxa"/>
              <w:right w:w="180" w:type="dxa"/>
            </w:tcMar>
            <w:hideMark/>
          </w:tcPr>
          <w:p w14:paraId="43EECAD4" w14:textId="77777777" w:rsidR="00E5633E" w:rsidRPr="00B4784F" w:rsidRDefault="00EF4A0B" w:rsidP="55CE9761">
            <w:pPr>
              <w:spacing w:before="30" w:after="30"/>
              <w:ind w:left="30" w:right="30"/>
              <w:rPr>
                <w:rFonts w:ascii="Calibri" w:eastAsia="Times New Roman" w:hAnsi="Calibri" w:cs="Calibri"/>
                <w:sz w:val="16"/>
                <w:szCs w:val="16"/>
              </w:rPr>
            </w:pPr>
            <w:hyperlink r:id="rId177">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3AE7F3F8" w14:textId="77777777" w:rsidR="00E5633E" w:rsidRPr="00B4784F" w:rsidRDefault="00EF4A0B" w:rsidP="55CE9761">
            <w:pPr>
              <w:ind w:left="30" w:right="30"/>
              <w:rPr>
                <w:rFonts w:ascii="Calibri" w:eastAsia="Times New Roman" w:hAnsi="Calibri" w:cs="Calibri"/>
                <w:sz w:val="16"/>
                <w:szCs w:val="16"/>
              </w:rPr>
            </w:pPr>
            <w:hyperlink r:id="rId178">
              <w:r w:rsidRPr="55CE9761">
                <w:rPr>
                  <w:rFonts w:ascii="Calibri" w:eastAsia="Times New Roman" w:hAnsi="Calibri" w:cs="Calibri"/>
                  <w:color w:val="0000FF"/>
                  <w:sz w:val="16"/>
                  <w:szCs w:val="16"/>
                  <w:u w:val="single"/>
                </w:rPr>
                <w:t>92_C_16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6F873979" w14:textId="77777777" w:rsidR="00E5633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[4] All of the above.</w:t>
            </w:r>
          </w:p>
          <w:p w14:paraId="31B4C2A1" w14:textId="77777777" w:rsidR="00E5633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Next</w:t>
            </w:r>
          </w:p>
        </w:tc>
        <w:tc>
          <w:tcPr>
            <w:tcW w:w="6000" w:type="dxa"/>
          </w:tcPr>
          <w:p w14:paraId="7E9B7513" w14:textId="77777777" w:rsidR="00E5633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[4] Tất cả đáp án trên.</w:t>
            </w:r>
          </w:p>
          <w:p w14:paraId="2CE74AE5" w14:textId="77777777" w:rsidR="00E5633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Tiếp theo</w:t>
            </w:r>
          </w:p>
        </w:tc>
      </w:tr>
      <w:tr w:rsidR="00F06A1A" w:rsidRPr="00B4784F" w14:paraId="48CDA71A" w14:textId="77777777" w:rsidTr="4356F799">
        <w:tc>
          <w:tcPr>
            <w:tcW w:w="1353" w:type="dxa"/>
            <w:shd w:val="clear" w:color="auto" w:fill="C1E4F5" w:themeFill="accent1" w:themeFillTint="33"/>
            <w:tcMar>
              <w:top w:w="120" w:type="dxa"/>
              <w:left w:w="180" w:type="dxa"/>
              <w:bottom w:w="120" w:type="dxa"/>
              <w:right w:w="180" w:type="dxa"/>
            </w:tcMar>
            <w:hideMark/>
          </w:tcPr>
          <w:p w14:paraId="344F4345" w14:textId="77777777" w:rsidR="001C3170"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Screen 15</w:t>
            </w:r>
          </w:p>
          <w:p w14:paraId="5FD47CF7" w14:textId="77777777" w:rsidR="001C3170" w:rsidRPr="00B4784F" w:rsidRDefault="00EF4A0B" w:rsidP="55CE9761">
            <w:pPr>
              <w:spacing w:before="100" w:beforeAutospacing="1" w:after="100" w:afterAutospacing="1"/>
              <w:ind w:left="30" w:right="30"/>
              <w:rPr>
                <w:rFonts w:ascii="Calibri" w:eastAsia="Times New Roman" w:hAnsi="Calibri" w:cs="Calibri"/>
                <w:sz w:val="16"/>
                <w:szCs w:val="16"/>
              </w:rPr>
            </w:pPr>
            <w:r w:rsidRPr="55CE9761">
              <w:rPr>
                <w:rFonts w:ascii="Calibri" w:eastAsia="Times New Roman" w:hAnsi="Calibri" w:cs="Calibri"/>
                <w:sz w:val="16"/>
                <w:szCs w:val="16"/>
              </w:rPr>
              <w:t>Question 9: Feedback</w:t>
            </w:r>
          </w:p>
          <w:p w14:paraId="75CAF3D5" w14:textId="77777777" w:rsidR="001C3170" w:rsidRPr="00B4784F" w:rsidRDefault="00EF4A0B" w:rsidP="55CE9761">
            <w:pPr>
              <w:ind w:left="30" w:right="30"/>
              <w:rPr>
                <w:rFonts w:ascii="Calibri" w:eastAsia="Times New Roman" w:hAnsi="Calibri" w:cs="Calibri"/>
                <w:sz w:val="16"/>
                <w:szCs w:val="16"/>
              </w:rPr>
            </w:pPr>
            <w:r w:rsidRPr="55CE9761">
              <w:rPr>
                <w:rFonts w:ascii="Calibri" w:eastAsia="Times New Roman" w:hAnsi="Calibri" w:cs="Calibri"/>
                <w:sz w:val="16"/>
                <w:szCs w:val="16"/>
              </w:rPr>
              <w:t>93_C_16</w:t>
            </w:r>
          </w:p>
        </w:tc>
        <w:tc>
          <w:tcPr>
            <w:tcW w:w="6000" w:type="dxa"/>
            <w:tcMar>
              <w:top w:w="120" w:type="dxa"/>
              <w:left w:w="180" w:type="dxa"/>
              <w:bottom w:w="120" w:type="dxa"/>
              <w:right w:w="180" w:type="dxa"/>
            </w:tcMar>
            <w:hideMark/>
          </w:tcPr>
          <w:p w14:paraId="05F925FF" w14:textId="77777777" w:rsidR="001C317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Abbott’s standards on bribery and corruption, found in the Global Anti-Corruption Policy (GLB-ANTI-CORRUPTION), are consistent with our commitment to conduct business with honesty, fairness, and integrity. This means offering or giving items of value to win business is never permitted.</w:t>
            </w:r>
          </w:p>
        </w:tc>
        <w:tc>
          <w:tcPr>
            <w:tcW w:w="6000" w:type="dxa"/>
          </w:tcPr>
          <w:p w14:paraId="4233659A" w14:textId="77777777" w:rsidR="001C317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Các tiêu chuẩn của Abbott về hối lộ và tham nhũng, được tìm thấy trong Chính sách Chống Tham nhũng Toàn cầu (GLB-ANTI-CORRUPTION), phù hợp với cam kết của chúng ta về việc kinh doanh trung thực, công bằng và liêm chính. Điều này có nghĩa là trao hoặc tặng những thứ có giá trị để giành được hoạt động kinh doanh không bao giờ được cho phép.</w:t>
            </w:r>
          </w:p>
        </w:tc>
      </w:tr>
      <w:tr w:rsidR="00F06A1A" w:rsidRPr="00B4784F" w14:paraId="1E48AAB5" w14:textId="77777777" w:rsidTr="4356F799">
        <w:tc>
          <w:tcPr>
            <w:tcW w:w="1353" w:type="dxa"/>
            <w:shd w:val="clear" w:color="auto" w:fill="C1E4F5" w:themeFill="accent1" w:themeFillTint="33"/>
            <w:tcMar>
              <w:top w:w="120" w:type="dxa"/>
              <w:left w:w="180" w:type="dxa"/>
              <w:bottom w:w="120" w:type="dxa"/>
              <w:right w:w="180" w:type="dxa"/>
            </w:tcMar>
            <w:hideMark/>
          </w:tcPr>
          <w:p w14:paraId="14906857" w14:textId="77777777" w:rsidR="001C3170" w:rsidRPr="00B4784F" w:rsidRDefault="00EF4A0B" w:rsidP="55CE9761">
            <w:pPr>
              <w:spacing w:before="30" w:after="30"/>
              <w:ind w:left="30" w:right="30"/>
              <w:rPr>
                <w:rFonts w:ascii="Calibri" w:eastAsia="Times New Roman" w:hAnsi="Calibri" w:cs="Calibri"/>
                <w:sz w:val="16"/>
                <w:szCs w:val="16"/>
              </w:rPr>
            </w:pPr>
            <w:hyperlink r:id="rId179">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02FF878F" w14:textId="77777777" w:rsidR="001C3170" w:rsidRPr="00B4784F" w:rsidRDefault="00EF4A0B" w:rsidP="55CE9761">
            <w:pPr>
              <w:ind w:left="30" w:right="30"/>
              <w:rPr>
                <w:rFonts w:ascii="Calibri" w:eastAsia="Times New Roman" w:hAnsi="Calibri" w:cs="Calibri"/>
                <w:sz w:val="16"/>
                <w:szCs w:val="16"/>
              </w:rPr>
            </w:pPr>
            <w:hyperlink r:id="rId180">
              <w:r w:rsidRPr="55CE9761">
                <w:rPr>
                  <w:rFonts w:ascii="Calibri" w:eastAsia="Times New Roman" w:hAnsi="Calibri" w:cs="Calibri"/>
                  <w:color w:val="0000FF"/>
                  <w:sz w:val="16"/>
                  <w:szCs w:val="16"/>
                  <w:u w:val="single"/>
                </w:rPr>
                <w:t>94_C_16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20002409" w14:textId="77777777" w:rsidR="001C317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[10] An HCP that is a key opinion leader asks if you could arrange some support for an education program that he would like to attend in exchange for additional business opportunities for Abbott. Which option is the most appropriate?</w:t>
            </w:r>
          </w:p>
        </w:tc>
        <w:tc>
          <w:tcPr>
            <w:tcW w:w="6000" w:type="dxa"/>
          </w:tcPr>
          <w:p w14:paraId="407331C2" w14:textId="77777777" w:rsidR="001C317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[10] Một HCP là người có ảnh hưởng chuyên môn chủ chốt hỏi liệu bạn có thể sắp xếp hỗ trợ cho một chương trình đào tạo mà họ muốn tham dự để đổi lấy các cơ hội kinh doanh bổ sung cho Abbott hay không. Phương án nào là phù hợp nhất?</w:t>
            </w:r>
          </w:p>
        </w:tc>
      </w:tr>
      <w:tr w:rsidR="00F06A1A" w:rsidRPr="00B4784F" w14:paraId="2EF00A3D" w14:textId="77777777" w:rsidTr="4356F799">
        <w:tc>
          <w:tcPr>
            <w:tcW w:w="1353" w:type="dxa"/>
            <w:shd w:val="clear" w:color="auto" w:fill="C1E4F5" w:themeFill="accent1" w:themeFillTint="33"/>
            <w:tcMar>
              <w:top w:w="120" w:type="dxa"/>
              <w:left w:w="180" w:type="dxa"/>
              <w:bottom w:w="120" w:type="dxa"/>
              <w:right w:w="180" w:type="dxa"/>
            </w:tcMar>
            <w:hideMark/>
          </w:tcPr>
          <w:p w14:paraId="64C9A350" w14:textId="77777777" w:rsidR="001C3170" w:rsidRPr="00B4784F" w:rsidRDefault="00EF4A0B" w:rsidP="55CE9761">
            <w:pPr>
              <w:spacing w:before="30" w:after="30"/>
              <w:ind w:left="30" w:right="30"/>
              <w:rPr>
                <w:rFonts w:ascii="Calibri" w:eastAsia="Times New Roman" w:hAnsi="Calibri" w:cs="Calibri"/>
                <w:sz w:val="16"/>
                <w:szCs w:val="16"/>
              </w:rPr>
            </w:pPr>
            <w:hyperlink r:id="rId181">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268B31CB" w14:textId="77777777" w:rsidR="001C3170" w:rsidRPr="00B4784F" w:rsidRDefault="00EF4A0B" w:rsidP="55CE9761">
            <w:pPr>
              <w:ind w:left="30" w:right="30"/>
              <w:rPr>
                <w:rFonts w:ascii="Calibri" w:eastAsia="Times New Roman" w:hAnsi="Calibri" w:cs="Calibri"/>
                <w:sz w:val="16"/>
                <w:szCs w:val="16"/>
              </w:rPr>
            </w:pPr>
            <w:hyperlink r:id="rId182">
              <w:r w:rsidRPr="55CE9761">
                <w:rPr>
                  <w:rFonts w:ascii="Calibri" w:eastAsia="Times New Roman" w:hAnsi="Calibri" w:cs="Calibri"/>
                  <w:color w:val="0000FF"/>
                  <w:sz w:val="16"/>
                  <w:szCs w:val="16"/>
                  <w:u w:val="single"/>
                </w:rPr>
                <w:t>95_C_16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45020AA5" w14:textId="77777777" w:rsidR="001C317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[1] Firmly reject the request on the basis that it violates Abbott’s Anti-corruption Policy.</w:t>
            </w:r>
          </w:p>
        </w:tc>
        <w:tc>
          <w:tcPr>
            <w:tcW w:w="6000" w:type="dxa"/>
          </w:tcPr>
          <w:p w14:paraId="7A5F23DF" w14:textId="77777777" w:rsidR="001C317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[1] Dứt khoát từ chối yêu cầu đó vì yêu cầu đó vi phạm Chính sách Chống tham nhũng của Abbott.</w:t>
            </w:r>
          </w:p>
        </w:tc>
      </w:tr>
      <w:tr w:rsidR="00F06A1A" w:rsidRPr="00B4784F" w14:paraId="69FB3B3A" w14:textId="77777777" w:rsidTr="4356F799">
        <w:tc>
          <w:tcPr>
            <w:tcW w:w="1353" w:type="dxa"/>
            <w:shd w:val="clear" w:color="auto" w:fill="C1E4F5" w:themeFill="accent1" w:themeFillTint="33"/>
            <w:tcMar>
              <w:top w:w="120" w:type="dxa"/>
              <w:left w:w="180" w:type="dxa"/>
              <w:bottom w:w="120" w:type="dxa"/>
              <w:right w:w="180" w:type="dxa"/>
            </w:tcMar>
            <w:hideMark/>
          </w:tcPr>
          <w:p w14:paraId="49C5931C" w14:textId="77777777" w:rsidR="001C3170" w:rsidRPr="00B4784F" w:rsidRDefault="00EF4A0B" w:rsidP="55CE9761">
            <w:pPr>
              <w:spacing w:before="30" w:after="30"/>
              <w:ind w:left="30" w:right="30"/>
              <w:rPr>
                <w:rFonts w:ascii="Calibri" w:eastAsia="Times New Roman" w:hAnsi="Calibri" w:cs="Calibri"/>
                <w:sz w:val="16"/>
                <w:szCs w:val="16"/>
              </w:rPr>
            </w:pPr>
            <w:hyperlink r:id="rId183">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3BA987EB" w14:textId="77777777" w:rsidR="001C3170" w:rsidRPr="00B4784F" w:rsidRDefault="00EF4A0B" w:rsidP="55CE9761">
            <w:pPr>
              <w:ind w:left="30" w:right="30"/>
              <w:rPr>
                <w:rFonts w:ascii="Calibri" w:eastAsia="Times New Roman" w:hAnsi="Calibri" w:cs="Calibri"/>
                <w:sz w:val="16"/>
                <w:szCs w:val="16"/>
              </w:rPr>
            </w:pPr>
            <w:hyperlink r:id="rId184">
              <w:r w:rsidRPr="55CE9761">
                <w:rPr>
                  <w:rFonts w:ascii="Calibri" w:eastAsia="Times New Roman" w:hAnsi="Calibri" w:cs="Calibri"/>
                  <w:color w:val="0000FF"/>
                  <w:sz w:val="16"/>
                  <w:szCs w:val="16"/>
                  <w:u w:val="single"/>
                </w:rPr>
                <w:t>96_C_16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71D007AD" w14:textId="77777777" w:rsidR="001C317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[2] Tell the HCP that you will ask your manager.</w:t>
            </w:r>
          </w:p>
        </w:tc>
        <w:tc>
          <w:tcPr>
            <w:tcW w:w="6000" w:type="dxa"/>
          </w:tcPr>
          <w:p w14:paraId="54C378B9" w14:textId="77777777" w:rsidR="001C317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[2] Nói với HCP đó rằng bạn sẽ hỏi người quản lý của mình.</w:t>
            </w:r>
          </w:p>
        </w:tc>
      </w:tr>
      <w:tr w:rsidR="00F06A1A" w:rsidRPr="00B4784F" w14:paraId="52F012FB" w14:textId="77777777" w:rsidTr="4356F799">
        <w:tc>
          <w:tcPr>
            <w:tcW w:w="1353" w:type="dxa"/>
            <w:shd w:val="clear" w:color="auto" w:fill="C1E4F5" w:themeFill="accent1" w:themeFillTint="33"/>
            <w:tcMar>
              <w:top w:w="120" w:type="dxa"/>
              <w:left w:w="180" w:type="dxa"/>
              <w:bottom w:w="120" w:type="dxa"/>
              <w:right w:w="180" w:type="dxa"/>
            </w:tcMar>
            <w:hideMark/>
          </w:tcPr>
          <w:p w14:paraId="661C2118" w14:textId="77777777" w:rsidR="001C3170" w:rsidRPr="00B4784F" w:rsidRDefault="00EF4A0B" w:rsidP="55CE9761">
            <w:pPr>
              <w:spacing w:before="30" w:after="30"/>
              <w:ind w:left="30" w:right="30"/>
              <w:rPr>
                <w:rFonts w:ascii="Calibri" w:eastAsia="Times New Roman" w:hAnsi="Calibri" w:cs="Calibri"/>
                <w:sz w:val="16"/>
                <w:szCs w:val="16"/>
              </w:rPr>
            </w:pPr>
            <w:hyperlink r:id="rId185">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602E8DAD" w14:textId="77777777" w:rsidR="001C3170" w:rsidRPr="00B4784F" w:rsidRDefault="00EF4A0B" w:rsidP="55CE9761">
            <w:pPr>
              <w:ind w:left="30" w:right="30"/>
              <w:rPr>
                <w:rFonts w:ascii="Calibri" w:eastAsia="Times New Roman" w:hAnsi="Calibri" w:cs="Calibri"/>
                <w:sz w:val="16"/>
                <w:szCs w:val="16"/>
              </w:rPr>
            </w:pPr>
            <w:hyperlink r:id="rId186">
              <w:r w:rsidRPr="55CE9761">
                <w:rPr>
                  <w:rFonts w:ascii="Calibri" w:eastAsia="Times New Roman" w:hAnsi="Calibri" w:cs="Calibri"/>
                  <w:color w:val="0000FF"/>
                  <w:sz w:val="16"/>
                  <w:szCs w:val="16"/>
                  <w:u w:val="single"/>
                </w:rPr>
                <w:t>97_C_16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74FE1EA1" w14:textId="77777777" w:rsidR="001C317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[3] Agree to the request, as the HCP is a key opinion leader with a lot of influence.</w:t>
            </w:r>
          </w:p>
        </w:tc>
        <w:tc>
          <w:tcPr>
            <w:tcW w:w="6000" w:type="dxa"/>
          </w:tcPr>
          <w:p w14:paraId="53E9FF32" w14:textId="77777777" w:rsidR="001C317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[3] Đồng ý với yêu cầu, vì HCP đó là một KOL có nhiều ảnh hưởng.</w:t>
            </w:r>
          </w:p>
        </w:tc>
      </w:tr>
      <w:tr w:rsidR="00F06A1A" w:rsidRPr="00B4784F" w14:paraId="2173A4C6" w14:textId="77777777" w:rsidTr="4356F799">
        <w:tc>
          <w:tcPr>
            <w:tcW w:w="1353" w:type="dxa"/>
            <w:shd w:val="clear" w:color="auto" w:fill="C1E4F5" w:themeFill="accent1" w:themeFillTint="33"/>
            <w:tcMar>
              <w:top w:w="120" w:type="dxa"/>
              <w:left w:w="180" w:type="dxa"/>
              <w:bottom w:w="120" w:type="dxa"/>
              <w:right w:w="180" w:type="dxa"/>
            </w:tcMar>
            <w:hideMark/>
          </w:tcPr>
          <w:p w14:paraId="5F14FDA6" w14:textId="77777777" w:rsidR="001C3170" w:rsidRPr="00B4784F" w:rsidRDefault="00EF4A0B" w:rsidP="55CE9761">
            <w:pPr>
              <w:spacing w:before="30" w:after="30"/>
              <w:ind w:left="30" w:right="30"/>
              <w:rPr>
                <w:rFonts w:ascii="Calibri" w:eastAsia="Times New Roman" w:hAnsi="Calibri" w:cs="Calibri"/>
                <w:sz w:val="16"/>
                <w:szCs w:val="16"/>
              </w:rPr>
            </w:pPr>
            <w:hyperlink r:id="rId187">
              <w:r w:rsidRPr="55CE9761">
                <w:rPr>
                  <w:rFonts w:ascii="Calibri" w:eastAsia="Times New Roman" w:hAnsi="Calibri" w:cs="Calibri"/>
                  <w:color w:val="0000FF"/>
                  <w:sz w:val="16"/>
                  <w:szCs w:val="16"/>
                  <w:u w:val="single"/>
                </w:rPr>
                <w:t>Screen 15</w:t>
              </w:r>
            </w:hyperlink>
            <w:r w:rsidRPr="55CE9761">
              <w:rPr>
                <w:rFonts w:ascii="Calibri" w:eastAsia="Times New Roman" w:hAnsi="Calibri" w:cs="Calibri"/>
                <w:sz w:val="16"/>
                <w:szCs w:val="16"/>
              </w:rPr>
              <w:t xml:space="preserve"> </w:t>
            </w:r>
          </w:p>
          <w:p w14:paraId="4353BAAC" w14:textId="77777777" w:rsidR="001C3170" w:rsidRPr="00B4784F" w:rsidRDefault="00EF4A0B" w:rsidP="55CE9761">
            <w:pPr>
              <w:ind w:left="30" w:right="30"/>
              <w:rPr>
                <w:rFonts w:ascii="Calibri" w:eastAsia="Times New Roman" w:hAnsi="Calibri" w:cs="Calibri"/>
                <w:sz w:val="16"/>
                <w:szCs w:val="16"/>
              </w:rPr>
            </w:pPr>
            <w:hyperlink r:id="rId188">
              <w:r w:rsidRPr="55CE9761">
                <w:rPr>
                  <w:rFonts w:ascii="Calibri" w:eastAsia="Times New Roman" w:hAnsi="Calibri" w:cs="Calibri"/>
                  <w:color w:val="0000FF"/>
                  <w:sz w:val="16"/>
                  <w:szCs w:val="16"/>
                  <w:u w:val="single"/>
                </w:rPr>
                <w:t>98_C_16</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7E2D2B80" w14:textId="77777777" w:rsidR="001C317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[4] None of the above.</w:t>
            </w:r>
          </w:p>
          <w:p w14:paraId="25EAD798" w14:textId="77777777" w:rsidR="001C317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Submit</w:t>
            </w:r>
          </w:p>
        </w:tc>
        <w:tc>
          <w:tcPr>
            <w:tcW w:w="6000" w:type="dxa"/>
          </w:tcPr>
          <w:p w14:paraId="3D5DB311" w14:textId="77777777" w:rsidR="001C317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[4] Không có phương án nào ở trên.</w:t>
            </w:r>
          </w:p>
          <w:p w14:paraId="4EAB6CA4" w14:textId="77777777" w:rsidR="001C317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Gửi</w:t>
            </w:r>
          </w:p>
        </w:tc>
      </w:tr>
      <w:tr w:rsidR="00F06A1A" w:rsidRPr="00B4784F" w14:paraId="66A24A52" w14:textId="77777777" w:rsidTr="4356F799">
        <w:tc>
          <w:tcPr>
            <w:tcW w:w="1353" w:type="dxa"/>
            <w:shd w:val="clear" w:color="auto" w:fill="C1E4F5" w:themeFill="accent1" w:themeFillTint="33"/>
            <w:tcMar>
              <w:top w:w="120" w:type="dxa"/>
              <w:left w:w="180" w:type="dxa"/>
              <w:bottom w:w="120" w:type="dxa"/>
              <w:right w:w="180" w:type="dxa"/>
            </w:tcMar>
            <w:hideMark/>
          </w:tcPr>
          <w:p w14:paraId="6C85078F" w14:textId="77777777" w:rsidR="00A551B5"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Screen 15</w:t>
            </w:r>
          </w:p>
          <w:p w14:paraId="467FEBAA" w14:textId="77777777" w:rsidR="00A551B5" w:rsidRPr="00B4784F" w:rsidRDefault="00EF4A0B" w:rsidP="55CE9761">
            <w:pPr>
              <w:spacing w:before="100" w:beforeAutospacing="1" w:after="100" w:afterAutospacing="1"/>
              <w:ind w:left="30" w:right="30"/>
              <w:rPr>
                <w:rFonts w:ascii="Calibri" w:eastAsia="Times New Roman" w:hAnsi="Calibri" w:cs="Calibri"/>
                <w:sz w:val="16"/>
                <w:szCs w:val="16"/>
              </w:rPr>
            </w:pPr>
            <w:r w:rsidRPr="55CE9761">
              <w:rPr>
                <w:rFonts w:ascii="Calibri" w:eastAsia="Times New Roman" w:hAnsi="Calibri" w:cs="Calibri"/>
                <w:sz w:val="16"/>
                <w:szCs w:val="16"/>
              </w:rPr>
              <w:t>Question 10: Feedback</w:t>
            </w:r>
          </w:p>
          <w:p w14:paraId="3480B632" w14:textId="77777777" w:rsidR="00A551B5" w:rsidRPr="00B4784F" w:rsidRDefault="00EF4A0B" w:rsidP="55CE9761">
            <w:pPr>
              <w:ind w:left="30" w:right="30"/>
              <w:rPr>
                <w:rFonts w:ascii="Calibri" w:eastAsia="Times New Roman" w:hAnsi="Calibri" w:cs="Calibri"/>
                <w:sz w:val="16"/>
                <w:szCs w:val="16"/>
              </w:rPr>
            </w:pPr>
            <w:r w:rsidRPr="55CE9761">
              <w:rPr>
                <w:rFonts w:ascii="Calibri" w:eastAsia="Times New Roman" w:hAnsi="Calibri" w:cs="Calibri"/>
                <w:sz w:val="16"/>
                <w:szCs w:val="16"/>
              </w:rPr>
              <w:t>99_C_16</w:t>
            </w:r>
          </w:p>
        </w:tc>
        <w:tc>
          <w:tcPr>
            <w:tcW w:w="6000" w:type="dxa"/>
            <w:tcMar>
              <w:top w:w="120" w:type="dxa"/>
              <w:left w:w="180" w:type="dxa"/>
              <w:bottom w:w="120" w:type="dxa"/>
              <w:right w:w="180" w:type="dxa"/>
            </w:tcMar>
            <w:hideMark/>
          </w:tcPr>
          <w:p w14:paraId="48DA630C" w14:textId="77777777" w:rsidR="00A551B5"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 do not offer or provide anything of value to gain a business advantage, directly or indirectly, in line with anti-bribery principles.</w:t>
            </w:r>
          </w:p>
        </w:tc>
        <w:tc>
          <w:tcPr>
            <w:tcW w:w="6000" w:type="dxa"/>
          </w:tcPr>
          <w:p w14:paraId="7D1696C0" w14:textId="77777777" w:rsidR="00A551B5"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Chúng ta không đề nghị hoặc cung cấp bất kỳ thứ gì có giá trị để giành lợi thế kinh doanh, dù trực tiếp hay gián tiếp, và luôn tuân theo các nguyên tắc chống hối lộ.</w:t>
            </w:r>
          </w:p>
        </w:tc>
      </w:tr>
      <w:tr w:rsidR="00F06A1A" w:rsidRPr="00B4784F" w14:paraId="2357AB96" w14:textId="77777777" w:rsidTr="4356F799">
        <w:tc>
          <w:tcPr>
            <w:tcW w:w="1353" w:type="dxa"/>
            <w:shd w:val="clear" w:color="auto" w:fill="C1E4F5" w:themeFill="accent1" w:themeFillTint="33"/>
            <w:tcMar>
              <w:top w:w="120" w:type="dxa"/>
              <w:left w:w="180" w:type="dxa"/>
              <w:bottom w:w="120" w:type="dxa"/>
              <w:right w:w="180" w:type="dxa"/>
            </w:tcMar>
            <w:hideMark/>
          </w:tcPr>
          <w:p w14:paraId="7B0A0E51" w14:textId="77777777" w:rsidR="003C2A50" w:rsidRPr="00B4784F" w:rsidRDefault="00EF4A0B" w:rsidP="55CE9761">
            <w:pPr>
              <w:spacing w:before="30" w:after="30"/>
              <w:ind w:left="30" w:right="30"/>
              <w:rPr>
                <w:rFonts w:ascii="Calibri" w:eastAsia="Times New Roman" w:hAnsi="Calibri" w:cs="Calibri"/>
                <w:sz w:val="16"/>
                <w:szCs w:val="16"/>
              </w:rPr>
            </w:pPr>
            <w:hyperlink r:id="rId189">
              <w:r w:rsidRPr="55CE9761">
                <w:rPr>
                  <w:rFonts w:ascii="Calibri" w:eastAsia="Times New Roman" w:hAnsi="Calibri" w:cs="Calibri"/>
                  <w:color w:val="0000FF"/>
                  <w:sz w:val="16"/>
                  <w:szCs w:val="16"/>
                  <w:u w:val="single"/>
                </w:rPr>
                <w:t>Screen 16</w:t>
              </w:r>
            </w:hyperlink>
            <w:r w:rsidRPr="55CE9761">
              <w:rPr>
                <w:rFonts w:ascii="Calibri" w:eastAsia="Times New Roman" w:hAnsi="Calibri" w:cs="Calibri"/>
                <w:sz w:val="16"/>
                <w:szCs w:val="16"/>
              </w:rPr>
              <w:t xml:space="preserve"> </w:t>
            </w:r>
          </w:p>
          <w:p w14:paraId="4BD43428" w14:textId="77777777" w:rsidR="003C2A50" w:rsidRPr="00B4784F" w:rsidRDefault="00EF4A0B" w:rsidP="55CE9761">
            <w:pPr>
              <w:ind w:left="30" w:right="30"/>
              <w:rPr>
                <w:rFonts w:ascii="Calibri" w:eastAsia="Times New Roman" w:hAnsi="Calibri" w:cs="Calibri"/>
                <w:sz w:val="16"/>
                <w:szCs w:val="16"/>
              </w:rPr>
            </w:pPr>
            <w:hyperlink r:id="rId190">
              <w:r w:rsidRPr="55CE9761">
                <w:rPr>
                  <w:rFonts w:ascii="Calibri" w:eastAsia="Times New Roman" w:hAnsi="Calibri" w:cs="Calibri"/>
                  <w:color w:val="0000FF"/>
                  <w:sz w:val="16"/>
                  <w:szCs w:val="16"/>
                  <w:u w:val="single"/>
                </w:rPr>
                <w:t>100_C_17</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26E1D0C1" w14:textId="77777777" w:rsidR="003C2A5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No results are available, as you have not completed the Knowledge Check.</w:t>
            </w:r>
          </w:p>
          <w:p w14:paraId="40123702" w14:textId="77777777" w:rsidR="003C2A5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Congratulations! You have successfully passed the Knowledge Check.</w:t>
            </w:r>
          </w:p>
          <w:p w14:paraId="15D518BA" w14:textId="77777777" w:rsidR="003C2A5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Please review your results below by clicking on each question.</w:t>
            </w:r>
          </w:p>
          <w:p w14:paraId="2B22589C" w14:textId="77777777" w:rsidR="003C2A5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Once you’re done, click the forward arrow to take a short survey.</w:t>
            </w:r>
          </w:p>
          <w:p w14:paraId="5FAE259F" w14:textId="77777777" w:rsidR="003C2A5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lastRenderedPageBreak/>
              <w:t>Sorry, you did not pass the Knowledge Check. Take a few minutes to review your results below by clicking on each question.</w:t>
            </w:r>
          </w:p>
          <w:p w14:paraId="36E63382" w14:textId="77777777" w:rsidR="003C2A5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When you are done, click the Retake button.</w:t>
            </w:r>
          </w:p>
        </w:tc>
        <w:tc>
          <w:tcPr>
            <w:tcW w:w="6000" w:type="dxa"/>
          </w:tcPr>
          <w:p w14:paraId="3852C789" w14:textId="77777777" w:rsidR="003C2A5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lastRenderedPageBreak/>
              <w:t>Không có kết quả do bạn chưa hoàn thành bài Kiểm tra Kiến thức.</w:t>
            </w:r>
          </w:p>
          <w:p w14:paraId="5ABDAD48" w14:textId="77777777" w:rsidR="003C2A5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Chúc mừng bạn! Bạn đã vượt qua bài Kiểm tra kiến thức.</w:t>
            </w:r>
          </w:p>
          <w:p w14:paraId="39AD8D2E" w14:textId="77777777" w:rsidR="003C2A5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Vui lòng xem lại kết quả của bạn dưới đây bằng cách nhấp vào từng câu hỏi.</w:t>
            </w:r>
          </w:p>
          <w:p w14:paraId="520DF860" w14:textId="77777777" w:rsidR="003C2A5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Sau khi bạn hoàn tất, hãy nhấp vào mũi tên sang phải để thực hiện một khảo sát ngắn.</w:t>
            </w:r>
          </w:p>
          <w:p w14:paraId="7CFE4C78" w14:textId="77777777" w:rsidR="003C2A5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lastRenderedPageBreak/>
              <w:t>Rất tiếc, bạn chưa vượt qua bài Kiểm tra kiến thức. Hãy dành vài phút để xem kết quả của bạn dưới đây bằng cách nhấp vào từng câu hỏi.</w:t>
            </w:r>
          </w:p>
          <w:p w14:paraId="42C89061" w14:textId="77777777" w:rsidR="003C2A5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Khi đã hoàn thành, hãy nhấp vào nút Làm lại.</w:t>
            </w:r>
          </w:p>
        </w:tc>
      </w:tr>
      <w:tr w:rsidR="00F06A1A" w:rsidRPr="00B4784F" w14:paraId="1E1CA5EA" w14:textId="77777777" w:rsidTr="4356F799">
        <w:tc>
          <w:tcPr>
            <w:tcW w:w="1353" w:type="dxa"/>
            <w:shd w:val="clear" w:color="auto" w:fill="C1E4F5" w:themeFill="accent1" w:themeFillTint="33"/>
            <w:tcMar>
              <w:top w:w="120" w:type="dxa"/>
              <w:left w:w="180" w:type="dxa"/>
              <w:bottom w:w="120" w:type="dxa"/>
              <w:right w:w="180" w:type="dxa"/>
            </w:tcMar>
            <w:hideMark/>
          </w:tcPr>
          <w:p w14:paraId="755E64DE" w14:textId="77777777" w:rsidR="003C2A50" w:rsidRPr="00B4784F" w:rsidRDefault="00EF4A0B" w:rsidP="55CE9761">
            <w:pPr>
              <w:spacing w:before="30" w:after="30"/>
              <w:ind w:left="30" w:right="30"/>
              <w:rPr>
                <w:rFonts w:ascii="Calibri" w:eastAsia="Times New Roman" w:hAnsi="Calibri" w:cs="Calibri"/>
                <w:sz w:val="16"/>
                <w:szCs w:val="16"/>
              </w:rPr>
            </w:pPr>
            <w:hyperlink r:id="rId191">
              <w:r w:rsidRPr="55CE9761">
                <w:rPr>
                  <w:rFonts w:ascii="Calibri" w:eastAsia="Times New Roman" w:hAnsi="Calibri" w:cs="Calibri"/>
                  <w:color w:val="0000FF"/>
                  <w:sz w:val="16"/>
                  <w:szCs w:val="16"/>
                  <w:u w:val="single"/>
                </w:rPr>
                <w:t>Screen 17</w:t>
              </w:r>
            </w:hyperlink>
            <w:r w:rsidRPr="55CE9761">
              <w:rPr>
                <w:rFonts w:ascii="Calibri" w:eastAsia="Times New Roman" w:hAnsi="Calibri" w:cs="Calibri"/>
                <w:sz w:val="16"/>
                <w:szCs w:val="16"/>
              </w:rPr>
              <w:t xml:space="preserve"> </w:t>
            </w:r>
          </w:p>
          <w:p w14:paraId="41508E83" w14:textId="77777777" w:rsidR="003C2A50" w:rsidRPr="00B4784F" w:rsidRDefault="00EF4A0B" w:rsidP="55CE9761">
            <w:pPr>
              <w:ind w:left="30" w:right="30"/>
              <w:rPr>
                <w:rFonts w:ascii="Calibri" w:eastAsia="Times New Roman" w:hAnsi="Calibri" w:cs="Calibri"/>
                <w:sz w:val="16"/>
                <w:szCs w:val="16"/>
              </w:rPr>
            </w:pPr>
            <w:hyperlink r:id="rId192">
              <w:r w:rsidRPr="55CE9761">
                <w:rPr>
                  <w:rFonts w:ascii="Calibri" w:eastAsia="Times New Roman" w:hAnsi="Calibri" w:cs="Calibri"/>
                  <w:color w:val="0000FF"/>
                  <w:sz w:val="16"/>
                  <w:szCs w:val="16"/>
                  <w:u w:val="single"/>
                </w:rPr>
                <w:t>104_C_199</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vAlign w:val="center"/>
            <w:hideMark/>
          </w:tcPr>
          <w:p w14:paraId="4A7806CA" w14:textId="77777777" w:rsidR="003C2A5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[3] As a result of this session, I have a better understanding of Abbott's Code of Business Conduct.</w:t>
            </w:r>
          </w:p>
          <w:p w14:paraId="79A94CFE" w14:textId="77777777" w:rsidR="003C2A5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Strongly Disagree</w:t>
            </w:r>
          </w:p>
          <w:p w14:paraId="6EFBB5C4" w14:textId="77777777" w:rsidR="003C2A5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Disagree</w:t>
            </w:r>
          </w:p>
          <w:p w14:paraId="49790608" w14:textId="77777777" w:rsidR="003C2A5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Neutral</w:t>
            </w:r>
          </w:p>
          <w:p w14:paraId="42E9350D" w14:textId="77777777" w:rsidR="003C2A5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Agree</w:t>
            </w:r>
          </w:p>
          <w:p w14:paraId="07A50CE4" w14:textId="77777777" w:rsidR="003C2A50"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Strongly Agree</w:t>
            </w:r>
          </w:p>
        </w:tc>
        <w:tc>
          <w:tcPr>
            <w:tcW w:w="6000" w:type="dxa"/>
          </w:tcPr>
          <w:p w14:paraId="61EC4026" w14:textId="77777777" w:rsidR="006F1CE1"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[3] Kết quả của phiên học này là tôi đã hiểu rõ hơn về Bộ Quy tắc Ứng xử trong Kinh doanh của Abbott.</w:t>
            </w:r>
          </w:p>
          <w:p w14:paraId="3F65C9EC" w14:textId="77777777" w:rsidR="006F1CE1"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Rất không đồng ý</w:t>
            </w:r>
          </w:p>
          <w:p w14:paraId="3F002D97" w14:textId="77777777" w:rsidR="006F1CE1"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Không đồng ý</w:t>
            </w:r>
          </w:p>
          <w:p w14:paraId="04E1BEF1" w14:textId="77777777" w:rsidR="006F1CE1"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Trung lập</w:t>
            </w:r>
          </w:p>
          <w:p w14:paraId="6366E928" w14:textId="77777777" w:rsidR="006F1CE1"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Đồng ý</w:t>
            </w:r>
          </w:p>
          <w:p w14:paraId="7E0B99EA" w14:textId="77777777" w:rsidR="003C2A50"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Rất đồng ý</w:t>
            </w:r>
          </w:p>
        </w:tc>
      </w:tr>
      <w:tr w:rsidR="00F06A1A" w:rsidRPr="00B4784F" w14:paraId="5BB0289C" w14:textId="77777777" w:rsidTr="4356F799">
        <w:tc>
          <w:tcPr>
            <w:tcW w:w="1353" w:type="dxa"/>
            <w:shd w:val="clear" w:color="auto" w:fill="C1E4F5" w:themeFill="accent1" w:themeFillTint="33"/>
            <w:tcMar>
              <w:top w:w="120" w:type="dxa"/>
              <w:left w:w="180" w:type="dxa"/>
              <w:bottom w:w="120" w:type="dxa"/>
              <w:right w:w="180" w:type="dxa"/>
            </w:tcMar>
            <w:hideMark/>
          </w:tcPr>
          <w:p w14:paraId="4C15B7E1" w14:textId="77777777" w:rsidR="00764DBF" w:rsidRPr="00B4784F" w:rsidRDefault="00EF4A0B" w:rsidP="55CE9761">
            <w:pPr>
              <w:spacing w:before="30" w:after="30"/>
              <w:ind w:left="30" w:right="30"/>
              <w:rPr>
                <w:rFonts w:ascii="Calibri" w:eastAsia="Times New Roman" w:hAnsi="Calibri" w:cs="Calibri"/>
                <w:sz w:val="16"/>
                <w:szCs w:val="16"/>
              </w:rPr>
            </w:pPr>
            <w:hyperlink r:id="rId193">
              <w:r w:rsidRPr="55CE9761">
                <w:rPr>
                  <w:rFonts w:ascii="Calibri" w:eastAsia="Times New Roman" w:hAnsi="Calibri" w:cs="Calibri"/>
                  <w:color w:val="0000FF"/>
                  <w:sz w:val="16"/>
                  <w:szCs w:val="16"/>
                  <w:u w:val="single"/>
                </w:rPr>
                <w:t>Screen 18</w:t>
              </w:r>
            </w:hyperlink>
            <w:r w:rsidRPr="55CE9761">
              <w:rPr>
                <w:rFonts w:ascii="Calibri" w:eastAsia="Times New Roman" w:hAnsi="Calibri" w:cs="Calibri"/>
                <w:sz w:val="16"/>
                <w:szCs w:val="16"/>
              </w:rPr>
              <w:t xml:space="preserve"> </w:t>
            </w:r>
          </w:p>
          <w:p w14:paraId="783C2394" w14:textId="77777777" w:rsidR="00764DBF" w:rsidRPr="00B4784F" w:rsidRDefault="00EF4A0B" w:rsidP="55CE9761">
            <w:pPr>
              <w:ind w:left="30" w:right="30"/>
              <w:rPr>
                <w:rFonts w:ascii="Calibri" w:eastAsia="Times New Roman" w:hAnsi="Calibri" w:cs="Calibri"/>
                <w:sz w:val="16"/>
                <w:szCs w:val="16"/>
              </w:rPr>
            </w:pPr>
            <w:hyperlink r:id="rId194">
              <w:r w:rsidRPr="55CE9761">
                <w:rPr>
                  <w:rFonts w:ascii="Calibri" w:eastAsia="Times New Roman" w:hAnsi="Calibri" w:cs="Calibri"/>
                  <w:color w:val="0000FF"/>
                  <w:sz w:val="16"/>
                  <w:szCs w:val="16"/>
                  <w:u w:val="single"/>
                </w:rPr>
                <w:t>107_C_200</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vAlign w:val="center"/>
            <w:hideMark/>
          </w:tcPr>
          <w:p w14:paraId="362DD3BC" w14:textId="77777777"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Where to go for Support</w:t>
            </w:r>
          </w:p>
        </w:tc>
        <w:tc>
          <w:tcPr>
            <w:tcW w:w="6000" w:type="dxa"/>
            <w:vAlign w:val="center"/>
          </w:tcPr>
          <w:p w14:paraId="1720AD97" w14:textId="77777777"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Nơi tìm kiếm Hỗ trợ</w:t>
            </w:r>
          </w:p>
        </w:tc>
      </w:tr>
      <w:tr w:rsidR="00F06A1A" w:rsidRPr="00B4784F" w14:paraId="0C05923A" w14:textId="77777777" w:rsidTr="4356F799">
        <w:tc>
          <w:tcPr>
            <w:tcW w:w="1353" w:type="dxa"/>
            <w:shd w:val="clear" w:color="auto" w:fill="C1E4F5" w:themeFill="accent1" w:themeFillTint="33"/>
            <w:tcMar>
              <w:top w:w="120" w:type="dxa"/>
              <w:left w:w="180" w:type="dxa"/>
              <w:bottom w:w="120" w:type="dxa"/>
              <w:right w:w="180" w:type="dxa"/>
            </w:tcMar>
            <w:hideMark/>
          </w:tcPr>
          <w:p w14:paraId="1012CFB4" w14:textId="77777777" w:rsidR="00764DBF" w:rsidRPr="00B4784F" w:rsidRDefault="00EF4A0B" w:rsidP="55CE9761">
            <w:pPr>
              <w:spacing w:before="30" w:after="30"/>
              <w:ind w:left="30" w:right="30"/>
              <w:rPr>
                <w:rFonts w:ascii="Calibri" w:eastAsia="Times New Roman" w:hAnsi="Calibri" w:cs="Calibri"/>
                <w:sz w:val="16"/>
                <w:szCs w:val="16"/>
              </w:rPr>
            </w:pPr>
            <w:hyperlink r:id="rId195">
              <w:r w:rsidRPr="55CE9761">
                <w:rPr>
                  <w:rFonts w:ascii="Calibri" w:eastAsia="Times New Roman" w:hAnsi="Calibri" w:cs="Calibri"/>
                  <w:color w:val="0000FF"/>
                  <w:sz w:val="16"/>
                  <w:szCs w:val="16"/>
                  <w:u w:val="single"/>
                </w:rPr>
                <w:t>Screen 18</w:t>
              </w:r>
            </w:hyperlink>
            <w:r w:rsidRPr="55CE9761">
              <w:rPr>
                <w:rFonts w:ascii="Calibri" w:eastAsia="Times New Roman" w:hAnsi="Calibri" w:cs="Calibri"/>
                <w:sz w:val="16"/>
                <w:szCs w:val="16"/>
              </w:rPr>
              <w:t xml:space="preserve"> </w:t>
            </w:r>
          </w:p>
          <w:p w14:paraId="3CB6D680" w14:textId="77777777" w:rsidR="00764DBF" w:rsidRPr="00B4784F" w:rsidRDefault="00EF4A0B" w:rsidP="55CE9761">
            <w:pPr>
              <w:ind w:left="30" w:right="30"/>
              <w:rPr>
                <w:rFonts w:ascii="Calibri" w:eastAsia="Times New Roman" w:hAnsi="Calibri" w:cs="Calibri"/>
                <w:sz w:val="16"/>
                <w:szCs w:val="16"/>
              </w:rPr>
            </w:pPr>
            <w:hyperlink r:id="rId196">
              <w:r w:rsidRPr="55CE9761">
                <w:rPr>
                  <w:rFonts w:ascii="Calibri" w:eastAsia="Times New Roman" w:hAnsi="Calibri" w:cs="Calibri"/>
                  <w:color w:val="0000FF"/>
                  <w:sz w:val="16"/>
                  <w:szCs w:val="16"/>
                  <w:u w:val="single"/>
                </w:rPr>
                <w:t>108_C_200</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vAlign w:val="center"/>
            <w:hideMark/>
          </w:tcPr>
          <w:p w14:paraId="4D4FC97C" w14:textId="77777777"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Manager</w:t>
            </w:r>
          </w:p>
          <w:p w14:paraId="08F183D9" w14:textId="77777777"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If you have questions about your interactions with those outside of Abbott, the best place to start is with your manager</w:t>
            </w:r>
          </w:p>
        </w:tc>
        <w:tc>
          <w:tcPr>
            <w:tcW w:w="6000" w:type="dxa"/>
            <w:vAlign w:val="center"/>
          </w:tcPr>
          <w:p w14:paraId="345BE197" w14:textId="77777777"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Quản lý của bạn</w:t>
            </w:r>
          </w:p>
          <w:p w14:paraId="43EA3BD1" w14:textId="77777777"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Nếu bạn có câu hỏi về các tương tác với những người bên ngoài Abbott, nơi tốt nhất để bắt đầu là từ người quản lý của bạn</w:t>
            </w:r>
          </w:p>
        </w:tc>
      </w:tr>
      <w:tr w:rsidR="00F06A1A" w:rsidRPr="00B4784F" w14:paraId="464A382F" w14:textId="77777777" w:rsidTr="4356F799">
        <w:tc>
          <w:tcPr>
            <w:tcW w:w="1353" w:type="dxa"/>
            <w:shd w:val="clear" w:color="auto" w:fill="C1E4F5" w:themeFill="accent1" w:themeFillTint="33"/>
            <w:tcMar>
              <w:top w:w="120" w:type="dxa"/>
              <w:left w:w="180" w:type="dxa"/>
              <w:bottom w:w="120" w:type="dxa"/>
              <w:right w:w="180" w:type="dxa"/>
            </w:tcMar>
            <w:hideMark/>
          </w:tcPr>
          <w:p w14:paraId="4CC7719E" w14:textId="77777777" w:rsidR="00764DBF" w:rsidRPr="00B4784F" w:rsidRDefault="00EF4A0B" w:rsidP="55CE9761">
            <w:pPr>
              <w:spacing w:before="30" w:after="30"/>
              <w:ind w:left="30" w:right="30"/>
              <w:rPr>
                <w:rFonts w:ascii="Calibri" w:eastAsia="Times New Roman" w:hAnsi="Calibri" w:cs="Calibri"/>
                <w:sz w:val="16"/>
                <w:szCs w:val="16"/>
              </w:rPr>
            </w:pPr>
            <w:hyperlink r:id="rId197">
              <w:r w:rsidRPr="55CE9761">
                <w:rPr>
                  <w:rFonts w:ascii="Calibri" w:eastAsia="Times New Roman" w:hAnsi="Calibri" w:cs="Calibri"/>
                  <w:color w:val="0000FF"/>
                  <w:sz w:val="16"/>
                  <w:szCs w:val="16"/>
                  <w:u w:val="single"/>
                </w:rPr>
                <w:t>Screen 18</w:t>
              </w:r>
            </w:hyperlink>
            <w:r w:rsidRPr="55CE9761">
              <w:rPr>
                <w:rFonts w:ascii="Calibri" w:eastAsia="Times New Roman" w:hAnsi="Calibri" w:cs="Calibri"/>
                <w:sz w:val="16"/>
                <w:szCs w:val="16"/>
              </w:rPr>
              <w:t xml:space="preserve"> </w:t>
            </w:r>
          </w:p>
          <w:p w14:paraId="1A5E9D3B" w14:textId="77777777" w:rsidR="00764DBF" w:rsidRPr="00B4784F" w:rsidRDefault="00EF4A0B" w:rsidP="55CE9761">
            <w:pPr>
              <w:ind w:left="30" w:right="30"/>
              <w:rPr>
                <w:rFonts w:ascii="Calibri" w:eastAsia="Times New Roman" w:hAnsi="Calibri" w:cs="Calibri"/>
                <w:sz w:val="16"/>
                <w:szCs w:val="16"/>
              </w:rPr>
            </w:pPr>
            <w:hyperlink r:id="rId198">
              <w:r w:rsidRPr="55CE9761">
                <w:rPr>
                  <w:rFonts w:ascii="Calibri" w:eastAsia="Times New Roman" w:hAnsi="Calibri" w:cs="Calibri"/>
                  <w:color w:val="0000FF"/>
                  <w:sz w:val="16"/>
                  <w:szCs w:val="16"/>
                  <w:u w:val="single"/>
                </w:rPr>
                <w:t>109_C_200</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vAlign w:val="center"/>
            <w:hideMark/>
          </w:tcPr>
          <w:p w14:paraId="3AC2AA50" w14:textId="77777777"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Written Standards</w:t>
            </w:r>
          </w:p>
          <w:p w14:paraId="590C9CA6" w14:textId="77777777" w:rsidR="00764DBF" w:rsidRPr="00B4784F" w:rsidRDefault="00EF4A0B" w:rsidP="55CE9761">
            <w:pPr>
              <w:numPr>
                <w:ilvl w:val="0"/>
                <w:numId w:val="4"/>
              </w:numPr>
              <w:spacing w:before="100" w:beforeAutospacing="1" w:after="100" w:afterAutospacing="1"/>
              <w:ind w:left="750" w:right="30"/>
              <w:rPr>
                <w:rFonts w:ascii="Calibri" w:eastAsia="Times New Roman" w:hAnsi="Calibri" w:cs="Calibri"/>
              </w:rPr>
            </w:pPr>
            <w:r w:rsidRPr="55CE9761">
              <w:rPr>
                <w:rFonts w:ascii="Calibri" w:eastAsia="Times New Roman" w:hAnsi="Calibri" w:cs="Calibri"/>
              </w:rPr>
              <w:lastRenderedPageBreak/>
              <w:t xml:space="preserve">For our company’s fundamental set of expectations about interactions with others, consult our </w:t>
            </w:r>
            <w:hyperlink r:id="rId199">
              <w:r w:rsidRPr="55CE9761">
                <w:rPr>
                  <w:rFonts w:ascii="Calibri" w:eastAsia="Times New Roman" w:hAnsi="Calibri" w:cs="Calibri"/>
                  <w:color w:val="0000FF"/>
                  <w:u w:val="single"/>
                </w:rPr>
                <w:t>Code of Business Conduct</w:t>
              </w:r>
            </w:hyperlink>
            <w:r w:rsidRPr="55CE9761">
              <w:rPr>
                <w:rFonts w:ascii="Calibri" w:eastAsia="Times New Roman" w:hAnsi="Calibri" w:cs="Calibri"/>
              </w:rPr>
              <w:t>.</w:t>
            </w:r>
          </w:p>
          <w:p w14:paraId="53E2611F" w14:textId="77777777" w:rsidR="00764DBF" w:rsidRPr="00B4784F" w:rsidRDefault="00EF4A0B" w:rsidP="55CE9761">
            <w:pPr>
              <w:numPr>
                <w:ilvl w:val="0"/>
                <w:numId w:val="4"/>
              </w:numPr>
              <w:spacing w:before="100" w:beforeAutospacing="1" w:after="100" w:afterAutospacing="1"/>
              <w:ind w:left="750" w:right="30"/>
              <w:rPr>
                <w:rFonts w:ascii="Calibri" w:eastAsia="Times New Roman" w:hAnsi="Calibri" w:cs="Calibri"/>
              </w:rPr>
            </w:pPr>
            <w:r w:rsidRPr="55CE9761">
              <w:rPr>
                <w:rFonts w:ascii="Calibri" w:eastAsia="Times New Roman" w:hAnsi="Calibri" w:cs="Calibri"/>
              </w:rPr>
              <w:t xml:space="preserve">For our corporate policies and procedures applicable companywide, visit the </w:t>
            </w:r>
            <w:hyperlink r:id="rId200">
              <w:r w:rsidRPr="55CE9761">
                <w:rPr>
                  <w:rFonts w:ascii="Calibri" w:eastAsia="Times New Roman" w:hAnsi="Calibri" w:cs="Calibri"/>
                  <w:color w:val="0000FF"/>
                  <w:u w:val="single"/>
                </w:rPr>
                <w:t>Global Policy Portal.</w:t>
              </w:r>
            </w:hyperlink>
          </w:p>
        </w:tc>
        <w:tc>
          <w:tcPr>
            <w:tcW w:w="6000" w:type="dxa"/>
            <w:vAlign w:val="center"/>
          </w:tcPr>
          <w:p w14:paraId="2EB4D3C8" w14:textId="77777777"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lastRenderedPageBreak/>
              <w:t>Tiêu chuẩn bằng văn bản</w:t>
            </w:r>
          </w:p>
          <w:p w14:paraId="6A2D5A3F" w14:textId="77777777" w:rsidR="00AF4AEE" w:rsidRPr="00B4784F" w:rsidRDefault="00EF4A0B" w:rsidP="55CE9761">
            <w:pPr>
              <w:numPr>
                <w:ilvl w:val="0"/>
                <w:numId w:val="4"/>
              </w:numPr>
              <w:spacing w:before="100" w:beforeAutospacing="1" w:after="100" w:afterAutospacing="1"/>
              <w:ind w:left="750" w:right="30"/>
              <w:rPr>
                <w:rFonts w:ascii="Calibri" w:eastAsia="Times New Roman" w:hAnsi="Calibri" w:cs="Calibri"/>
              </w:rPr>
            </w:pPr>
            <w:r w:rsidRPr="55CE9761">
              <w:rPr>
                <w:rFonts w:ascii="Arial" w:eastAsia="Arial" w:hAnsi="Arial" w:cs="Arial"/>
              </w:rPr>
              <w:lastRenderedPageBreak/>
              <w:t xml:space="preserve">Để biết các kỳ vọng cơ bản của công ty về cách thức tương tác với những người khác, hãy tham khảo </w:t>
            </w:r>
            <w:hyperlink r:id="rId201">
              <w:r w:rsidRPr="55CE9761">
                <w:rPr>
                  <w:rFonts w:ascii="Arial" w:eastAsia="Arial" w:hAnsi="Arial" w:cs="Arial"/>
                  <w:color w:val="0000FF"/>
                  <w:u w:val="single"/>
                </w:rPr>
                <w:t>Bộ Quy tắc Ứng xử trong Kinh doanh</w:t>
              </w:r>
            </w:hyperlink>
            <w:r w:rsidRPr="55CE9761">
              <w:rPr>
                <w:rFonts w:ascii="Arial" w:eastAsia="Arial" w:hAnsi="Arial" w:cs="Arial"/>
              </w:rPr>
              <w:t xml:space="preserve"> của công ty.</w:t>
            </w:r>
          </w:p>
          <w:p w14:paraId="68EC24BC" w14:textId="77777777" w:rsidR="00764DBF" w:rsidRPr="00B4784F" w:rsidRDefault="00EF4A0B" w:rsidP="55CE9761">
            <w:pPr>
              <w:numPr>
                <w:ilvl w:val="0"/>
                <w:numId w:val="4"/>
              </w:numPr>
              <w:spacing w:before="100" w:beforeAutospacing="1" w:after="100" w:afterAutospacing="1"/>
              <w:ind w:left="750" w:right="30"/>
              <w:rPr>
                <w:rFonts w:ascii="Calibri" w:eastAsia="Times New Roman" w:hAnsi="Calibri" w:cs="Calibri"/>
              </w:rPr>
            </w:pPr>
            <w:r w:rsidRPr="55CE9761">
              <w:rPr>
                <w:rFonts w:ascii="Arial" w:eastAsia="Arial" w:hAnsi="Arial" w:cs="Arial"/>
              </w:rPr>
              <w:t xml:space="preserve">Để biết các chính sách và thủ tục áp dụng cho toàn công ty, hãy truy cập </w:t>
            </w:r>
            <w:hyperlink r:id="rId202">
              <w:r w:rsidRPr="55CE9761">
                <w:rPr>
                  <w:rFonts w:ascii="Arial" w:eastAsia="Arial" w:hAnsi="Arial" w:cs="Arial"/>
                  <w:color w:val="0000FF"/>
                  <w:u w:val="single"/>
                </w:rPr>
                <w:t>Cổng thông tin chính sách toàn cầu</w:t>
              </w:r>
            </w:hyperlink>
            <w:r w:rsidRPr="55CE9761">
              <w:rPr>
                <w:rFonts w:ascii="Arial" w:eastAsia="Arial" w:hAnsi="Arial" w:cs="Arial"/>
              </w:rPr>
              <w:t>.</w:t>
            </w:r>
          </w:p>
        </w:tc>
      </w:tr>
      <w:tr w:rsidR="00F06A1A" w:rsidRPr="00B4784F" w14:paraId="7C7F8704" w14:textId="77777777" w:rsidTr="4356F799">
        <w:tc>
          <w:tcPr>
            <w:tcW w:w="1353" w:type="dxa"/>
            <w:shd w:val="clear" w:color="auto" w:fill="C1E4F5" w:themeFill="accent1" w:themeFillTint="33"/>
            <w:tcMar>
              <w:top w:w="120" w:type="dxa"/>
              <w:left w:w="180" w:type="dxa"/>
              <w:bottom w:w="120" w:type="dxa"/>
              <w:right w:w="180" w:type="dxa"/>
            </w:tcMar>
            <w:hideMark/>
          </w:tcPr>
          <w:p w14:paraId="285A2E87" w14:textId="77777777" w:rsidR="00764DBF" w:rsidRPr="00B4784F" w:rsidRDefault="00EF4A0B" w:rsidP="55CE9761">
            <w:pPr>
              <w:spacing w:before="30" w:after="30"/>
              <w:ind w:left="30" w:right="30"/>
              <w:rPr>
                <w:rFonts w:ascii="Calibri" w:eastAsia="Times New Roman" w:hAnsi="Calibri" w:cs="Calibri"/>
                <w:sz w:val="16"/>
                <w:szCs w:val="16"/>
              </w:rPr>
            </w:pPr>
            <w:hyperlink r:id="rId203">
              <w:r w:rsidRPr="55CE9761">
                <w:rPr>
                  <w:rFonts w:ascii="Calibri" w:eastAsia="Times New Roman" w:hAnsi="Calibri" w:cs="Calibri"/>
                  <w:color w:val="0000FF"/>
                  <w:sz w:val="16"/>
                  <w:szCs w:val="16"/>
                  <w:u w:val="single"/>
                </w:rPr>
                <w:t>Screen 18</w:t>
              </w:r>
            </w:hyperlink>
            <w:r w:rsidRPr="55CE9761">
              <w:rPr>
                <w:rFonts w:ascii="Calibri" w:eastAsia="Times New Roman" w:hAnsi="Calibri" w:cs="Calibri"/>
                <w:sz w:val="16"/>
                <w:szCs w:val="16"/>
              </w:rPr>
              <w:t xml:space="preserve"> </w:t>
            </w:r>
          </w:p>
          <w:p w14:paraId="26B7C783" w14:textId="77777777" w:rsidR="00764DBF" w:rsidRPr="00B4784F" w:rsidRDefault="00EF4A0B" w:rsidP="55CE9761">
            <w:pPr>
              <w:ind w:left="30" w:right="30"/>
              <w:rPr>
                <w:rFonts w:ascii="Calibri" w:eastAsia="Times New Roman" w:hAnsi="Calibri" w:cs="Calibri"/>
                <w:sz w:val="16"/>
                <w:szCs w:val="16"/>
              </w:rPr>
            </w:pPr>
            <w:hyperlink r:id="rId204">
              <w:r w:rsidRPr="55CE9761">
                <w:rPr>
                  <w:rFonts w:ascii="Calibri" w:eastAsia="Times New Roman" w:hAnsi="Calibri" w:cs="Calibri"/>
                  <w:color w:val="0000FF"/>
                  <w:sz w:val="16"/>
                  <w:szCs w:val="16"/>
                  <w:u w:val="single"/>
                </w:rPr>
                <w:t>110_C_200</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736DB797" w14:textId="77777777"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Office of Ethics and Compliance (OEC)</w:t>
            </w:r>
          </w:p>
          <w:p w14:paraId="5329153D" w14:textId="77777777"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The OEC is a global resource available to address your questions or concerns about our company’s values and standards of conduct.</w:t>
            </w:r>
          </w:p>
          <w:p w14:paraId="6A20A8E3" w14:textId="77777777" w:rsidR="00764DBF" w:rsidRPr="00B4784F" w:rsidRDefault="00EF4A0B" w:rsidP="55CE9761">
            <w:pPr>
              <w:numPr>
                <w:ilvl w:val="0"/>
                <w:numId w:val="5"/>
              </w:numPr>
              <w:spacing w:before="100" w:beforeAutospacing="1" w:after="100" w:afterAutospacing="1"/>
              <w:ind w:left="750" w:right="30"/>
              <w:rPr>
                <w:rFonts w:ascii="Calibri" w:eastAsia="Times New Roman" w:hAnsi="Calibri" w:cs="Calibri"/>
              </w:rPr>
            </w:pPr>
            <w:r w:rsidRPr="55CE9761">
              <w:rPr>
                <w:rFonts w:ascii="Calibri" w:eastAsia="Times New Roman" w:hAnsi="Calibri" w:cs="Calibri"/>
              </w:rPr>
              <w:t xml:space="preserve">Visit the </w:t>
            </w:r>
            <w:hyperlink r:id="rId205">
              <w:r w:rsidRPr="55CE9761">
                <w:rPr>
                  <w:rFonts w:ascii="Calibri" w:eastAsia="Times New Roman" w:hAnsi="Calibri" w:cs="Calibri"/>
                  <w:color w:val="0000FF"/>
                  <w:u w:val="single"/>
                </w:rPr>
                <w:t>OEC webpage</w:t>
              </w:r>
            </w:hyperlink>
            <w:r w:rsidRPr="55CE9761">
              <w:rPr>
                <w:rFonts w:ascii="Calibri" w:eastAsia="Times New Roman" w:hAnsi="Calibri" w:cs="Calibri"/>
              </w:rPr>
              <w:t xml:space="preserve"> on Abbott World.</w:t>
            </w:r>
          </w:p>
          <w:p w14:paraId="01FC039B" w14:textId="77777777" w:rsidR="00764DBF" w:rsidRPr="00B4784F" w:rsidRDefault="00EF4A0B" w:rsidP="55CE9761">
            <w:pPr>
              <w:numPr>
                <w:ilvl w:val="0"/>
                <w:numId w:val="5"/>
              </w:numPr>
              <w:spacing w:before="100" w:beforeAutospacing="1" w:after="100" w:afterAutospacing="1"/>
              <w:ind w:left="750" w:right="30"/>
              <w:rPr>
                <w:rFonts w:ascii="Calibri" w:eastAsia="Times New Roman" w:hAnsi="Calibri" w:cs="Calibri"/>
              </w:rPr>
            </w:pPr>
            <w:r w:rsidRPr="55CE9761">
              <w:rPr>
                <w:rFonts w:ascii="Calibri" w:eastAsia="Times New Roman" w:hAnsi="Calibri" w:cs="Calibri"/>
              </w:rPr>
              <w:t>If you have any concerns about corrupt business activities, either within the company or in your dealings with customers or other third parties, you can report your concerns to the OEC (</w:t>
            </w:r>
            <w:hyperlink r:id="rId206">
              <w:r w:rsidRPr="55CE9761">
                <w:rPr>
                  <w:rFonts w:ascii="Calibri" w:eastAsia="Times New Roman" w:hAnsi="Calibri" w:cs="Calibri"/>
                  <w:color w:val="0000FF"/>
                  <w:u w:val="single"/>
                </w:rPr>
                <w:t>investigations@abbott.com</w:t>
              </w:r>
            </w:hyperlink>
            <w:r w:rsidRPr="55CE9761">
              <w:rPr>
                <w:rFonts w:ascii="Calibri" w:eastAsia="Times New Roman" w:hAnsi="Calibri" w:cs="Calibri"/>
              </w:rPr>
              <w:t xml:space="preserve">) or Legal, or call our multilingual </w:t>
            </w:r>
            <w:hyperlink r:id="rId207">
              <w:r w:rsidRPr="55CE9761">
                <w:rPr>
                  <w:rFonts w:ascii="Calibri" w:eastAsia="Times New Roman" w:hAnsi="Calibri" w:cs="Calibri"/>
                  <w:color w:val="0000FF"/>
                  <w:u w:val="single"/>
                </w:rPr>
                <w:t>SpeakUp</w:t>
              </w:r>
            </w:hyperlink>
            <w:r w:rsidRPr="55CE9761">
              <w:rPr>
                <w:rFonts w:ascii="Calibri" w:eastAsia="Times New Roman" w:hAnsi="Calibri" w:cs="Calibri"/>
              </w:rPr>
              <w:t xml:space="preserve"> available globally 24/7.</w:t>
            </w:r>
          </w:p>
          <w:p w14:paraId="3C22FD71" w14:textId="77777777" w:rsidR="00764DBF" w:rsidRPr="00B4784F" w:rsidRDefault="00EF4A0B" w:rsidP="55CE9761">
            <w:pPr>
              <w:numPr>
                <w:ilvl w:val="0"/>
                <w:numId w:val="5"/>
              </w:numPr>
              <w:spacing w:before="100" w:beforeAutospacing="1" w:after="100" w:afterAutospacing="1"/>
              <w:ind w:left="750" w:right="30"/>
              <w:rPr>
                <w:rFonts w:ascii="Calibri" w:eastAsia="Times New Roman" w:hAnsi="Calibri" w:cs="Calibri"/>
              </w:rPr>
            </w:pPr>
            <w:r w:rsidRPr="55CE9761">
              <w:rPr>
                <w:rFonts w:ascii="Calibri" w:eastAsia="Times New Roman" w:hAnsi="Calibri" w:cs="Calibri"/>
              </w:rPr>
              <w:t xml:space="preserve">iComply – Visit </w:t>
            </w:r>
            <w:hyperlink r:id="rId208">
              <w:r w:rsidRPr="55CE9761">
                <w:rPr>
                  <w:rFonts w:ascii="Calibri" w:eastAsia="Times New Roman" w:hAnsi="Calibri" w:cs="Calibri"/>
                  <w:color w:val="0000FF"/>
                  <w:u w:val="single"/>
                </w:rPr>
                <w:t>iComply</w:t>
              </w:r>
            </w:hyperlink>
            <w:r w:rsidRPr="55CE9761">
              <w:rPr>
                <w:rFonts w:ascii="Calibri" w:eastAsia="Times New Roman" w:hAnsi="Calibri" w:cs="Calibri"/>
              </w:rPr>
              <w:t xml:space="preserve"> to access compliance-related applications and resources geared towards interactions with Healthcare Professionals and Healthcare Organizations, as well as third parties.</w:t>
            </w:r>
          </w:p>
        </w:tc>
        <w:tc>
          <w:tcPr>
            <w:tcW w:w="6000" w:type="dxa"/>
          </w:tcPr>
          <w:p w14:paraId="2561B15F" w14:textId="77777777"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Văn phòng Đạo đức và Tuân thủ (OEC)</w:t>
            </w:r>
          </w:p>
          <w:p w14:paraId="2FDE4169" w14:textId="77777777"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OEC là bộ phận toàn cầu hỗ trợ giải quyết các thắc mắc hoặc quan ngại của bạn về giá trị và tiêu chuẩn ứng xử của công ty.</w:t>
            </w:r>
          </w:p>
          <w:p w14:paraId="7C801FF3" w14:textId="77777777" w:rsidR="00764DBF" w:rsidRPr="00B4784F" w:rsidRDefault="00EF4A0B" w:rsidP="55CE9761">
            <w:pPr>
              <w:numPr>
                <w:ilvl w:val="0"/>
                <w:numId w:val="5"/>
              </w:numPr>
              <w:spacing w:before="100" w:beforeAutospacing="1" w:after="100" w:afterAutospacing="1"/>
              <w:ind w:left="750" w:right="30"/>
              <w:rPr>
                <w:rFonts w:ascii="Calibri" w:eastAsia="Times New Roman" w:hAnsi="Calibri" w:cs="Calibri"/>
              </w:rPr>
            </w:pPr>
            <w:r w:rsidRPr="55CE9761">
              <w:rPr>
                <w:rFonts w:ascii="Arial" w:eastAsia="Arial" w:hAnsi="Arial" w:cs="Arial"/>
              </w:rPr>
              <w:t xml:space="preserve">Truy cập </w:t>
            </w:r>
            <w:hyperlink r:id="rId209">
              <w:r w:rsidRPr="55CE9761">
                <w:rPr>
                  <w:rFonts w:ascii="Arial" w:eastAsia="Arial" w:hAnsi="Arial" w:cs="Arial"/>
                  <w:color w:val="0000FF"/>
                  <w:u w:val="single"/>
                </w:rPr>
                <w:t>trang web OEC</w:t>
              </w:r>
            </w:hyperlink>
            <w:r w:rsidRPr="55CE9761">
              <w:rPr>
                <w:rFonts w:ascii="Arial" w:eastAsia="Arial" w:hAnsi="Arial" w:cs="Arial"/>
              </w:rPr>
              <w:t xml:space="preserve"> trên Abbott World.</w:t>
            </w:r>
          </w:p>
          <w:p w14:paraId="5A56A011" w14:textId="77777777" w:rsidR="006E5FE6" w:rsidRPr="00B4784F" w:rsidRDefault="00EF4A0B" w:rsidP="55CE9761">
            <w:pPr>
              <w:numPr>
                <w:ilvl w:val="0"/>
                <w:numId w:val="5"/>
              </w:numPr>
              <w:spacing w:before="100" w:beforeAutospacing="1" w:after="100" w:afterAutospacing="1"/>
              <w:ind w:left="750" w:right="30"/>
              <w:rPr>
                <w:rFonts w:ascii="Calibri" w:eastAsia="Times New Roman" w:hAnsi="Calibri" w:cs="Calibri"/>
              </w:rPr>
            </w:pPr>
            <w:r w:rsidRPr="55CE9761">
              <w:rPr>
                <w:rFonts w:ascii="Arial" w:eastAsia="Arial" w:hAnsi="Arial" w:cs="Arial"/>
              </w:rPr>
              <w:t>Nếu bạn có bất kỳ mối quan ngại nào về các hoạt động kinh doanh tham nhũng, dù trong nội bộ công ty hay trong quan hệ với khách hàng hoặc các bên thứ ba khác, bạn có thể báo cáo mối quan ngại của mình cho OEC (</w:t>
            </w:r>
            <w:hyperlink r:id="rId210">
              <w:r w:rsidRPr="55CE9761">
                <w:rPr>
                  <w:rFonts w:ascii="Arial" w:eastAsia="Arial" w:hAnsi="Arial" w:cs="Arial"/>
                  <w:color w:val="0000FF"/>
                  <w:u w:val="single"/>
                </w:rPr>
                <w:t>investigations@abbott.com</w:t>
              </w:r>
            </w:hyperlink>
            <w:r w:rsidRPr="55CE9761">
              <w:rPr>
                <w:rFonts w:ascii="Arial" w:eastAsia="Arial" w:hAnsi="Arial" w:cs="Arial"/>
              </w:rPr>
              <w:t xml:space="preserve">) hoặc Bộ phận Pháp lý, hoặc gọi đến đường dây đa ngôn ngữ </w:t>
            </w:r>
            <w:hyperlink r:id="rId211">
              <w:r w:rsidRPr="55CE9761">
                <w:rPr>
                  <w:rFonts w:ascii="Arial" w:eastAsia="Arial" w:hAnsi="Arial" w:cs="Arial"/>
                  <w:color w:val="0000FF"/>
                  <w:u w:val="single"/>
                </w:rPr>
                <w:t>SpeakUp</w:t>
              </w:r>
            </w:hyperlink>
            <w:r w:rsidRPr="55CE9761">
              <w:rPr>
                <w:rFonts w:ascii="Arial" w:eastAsia="Arial" w:hAnsi="Arial" w:cs="Arial"/>
              </w:rPr>
              <w:t xml:space="preserve"> hoạt động toàn cầu 24/7.</w:t>
            </w:r>
          </w:p>
          <w:p w14:paraId="48479081" w14:textId="77777777" w:rsidR="00764DBF" w:rsidRPr="00B4784F" w:rsidRDefault="00EF4A0B" w:rsidP="55CE9761">
            <w:pPr>
              <w:numPr>
                <w:ilvl w:val="0"/>
                <w:numId w:val="5"/>
              </w:numPr>
              <w:spacing w:before="100" w:beforeAutospacing="1" w:after="100" w:afterAutospacing="1"/>
              <w:ind w:left="750" w:right="30"/>
              <w:rPr>
                <w:rFonts w:ascii="Calibri" w:eastAsia="Times New Roman" w:hAnsi="Calibri" w:cs="Calibri"/>
              </w:rPr>
            </w:pPr>
            <w:r w:rsidRPr="55CE9761">
              <w:rPr>
                <w:rFonts w:ascii="Arial" w:eastAsia="Arial" w:hAnsi="Arial" w:cs="Arial"/>
              </w:rPr>
              <w:t xml:space="preserve">iComply – Truy cập </w:t>
            </w:r>
            <w:hyperlink r:id="rId212">
              <w:r w:rsidRPr="55CE9761">
                <w:rPr>
                  <w:rFonts w:ascii="Arial" w:eastAsia="Arial" w:hAnsi="Arial" w:cs="Arial"/>
                  <w:color w:val="0000FF"/>
                  <w:u w:val="single"/>
                </w:rPr>
                <w:t>iComply</w:t>
              </w:r>
            </w:hyperlink>
            <w:r w:rsidRPr="55CE9761">
              <w:rPr>
                <w:rFonts w:ascii="Arial" w:eastAsia="Arial" w:hAnsi="Arial" w:cs="Arial"/>
              </w:rPr>
              <w:t xml:space="preserve"> để sử dụng các ứng dụng và tài nguyên liên quan đến tuân thủ, phục vụ cho các tương tác với các Chuyên gia Chăm sóc Sức khỏe, Tổ chức Chăm sóc Sức khỏe cũng như các bên thứ ba.</w:t>
            </w:r>
          </w:p>
        </w:tc>
      </w:tr>
      <w:tr w:rsidR="00F06A1A" w:rsidRPr="00B4784F" w14:paraId="6AB71B5B" w14:textId="77777777" w:rsidTr="4356F799">
        <w:tc>
          <w:tcPr>
            <w:tcW w:w="1353" w:type="dxa"/>
            <w:shd w:val="clear" w:color="auto" w:fill="C1E4F5" w:themeFill="accent1" w:themeFillTint="33"/>
            <w:tcMar>
              <w:top w:w="120" w:type="dxa"/>
              <w:left w:w="180" w:type="dxa"/>
              <w:bottom w:w="120" w:type="dxa"/>
              <w:right w:w="180" w:type="dxa"/>
            </w:tcMar>
            <w:hideMark/>
          </w:tcPr>
          <w:p w14:paraId="436BA2B5" w14:textId="77777777" w:rsidR="00764DBF" w:rsidRPr="00B4784F" w:rsidRDefault="00EF4A0B" w:rsidP="55CE9761">
            <w:pPr>
              <w:spacing w:before="30" w:after="30"/>
              <w:ind w:left="30" w:right="30"/>
              <w:rPr>
                <w:rFonts w:ascii="Calibri" w:eastAsia="Times New Roman" w:hAnsi="Calibri" w:cs="Calibri"/>
                <w:sz w:val="16"/>
                <w:szCs w:val="16"/>
              </w:rPr>
            </w:pPr>
            <w:hyperlink r:id="rId213">
              <w:r w:rsidRPr="55CE9761">
                <w:rPr>
                  <w:rFonts w:ascii="Calibri" w:eastAsia="Times New Roman" w:hAnsi="Calibri" w:cs="Calibri"/>
                  <w:color w:val="0000FF"/>
                  <w:sz w:val="16"/>
                  <w:szCs w:val="16"/>
                  <w:u w:val="single"/>
                </w:rPr>
                <w:t>Screen 18</w:t>
              </w:r>
            </w:hyperlink>
            <w:r w:rsidRPr="55CE9761">
              <w:rPr>
                <w:rFonts w:ascii="Calibri" w:eastAsia="Times New Roman" w:hAnsi="Calibri" w:cs="Calibri"/>
                <w:sz w:val="16"/>
                <w:szCs w:val="16"/>
              </w:rPr>
              <w:t xml:space="preserve"> </w:t>
            </w:r>
          </w:p>
          <w:p w14:paraId="134DD625" w14:textId="77777777" w:rsidR="00764DBF" w:rsidRPr="00B4784F" w:rsidRDefault="00EF4A0B" w:rsidP="55CE9761">
            <w:pPr>
              <w:ind w:left="30" w:right="30"/>
              <w:rPr>
                <w:rFonts w:ascii="Calibri" w:eastAsia="Times New Roman" w:hAnsi="Calibri" w:cs="Calibri"/>
                <w:sz w:val="16"/>
                <w:szCs w:val="16"/>
              </w:rPr>
            </w:pPr>
            <w:hyperlink r:id="rId214">
              <w:r w:rsidRPr="55CE9761">
                <w:rPr>
                  <w:rFonts w:ascii="Calibri" w:eastAsia="Times New Roman" w:hAnsi="Calibri" w:cs="Calibri"/>
                  <w:color w:val="0000FF"/>
                  <w:sz w:val="16"/>
                  <w:szCs w:val="16"/>
                  <w:u w:val="single"/>
                </w:rPr>
                <w:t>111_C_200</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2C1CFB7F" w14:textId="77777777"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Human Resources</w:t>
            </w:r>
          </w:p>
          <w:p w14:paraId="6EE8F77F" w14:textId="77777777"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 xml:space="preserve">For employee-related issues, such as concerns involving management and/or other employees, contact your local </w:t>
            </w:r>
            <w:hyperlink r:id="rId215">
              <w:r w:rsidRPr="55CE9761">
                <w:rPr>
                  <w:rFonts w:ascii="Calibri" w:eastAsia="Times New Roman" w:hAnsi="Calibri" w:cs="Calibri"/>
                  <w:color w:val="0000FF"/>
                  <w:u w:val="single"/>
                </w:rPr>
                <w:t>Human Resources representative</w:t>
              </w:r>
            </w:hyperlink>
            <w:r w:rsidRPr="55CE9761">
              <w:rPr>
                <w:rFonts w:ascii="Calibri" w:eastAsia="Times New Roman" w:hAnsi="Calibri" w:cs="Calibri"/>
              </w:rPr>
              <w:t>.</w:t>
            </w:r>
          </w:p>
        </w:tc>
        <w:tc>
          <w:tcPr>
            <w:tcW w:w="6000" w:type="dxa"/>
          </w:tcPr>
          <w:p w14:paraId="7A6BC476" w14:textId="77777777"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Bộ phận Nhân sự</w:t>
            </w:r>
          </w:p>
          <w:p w14:paraId="135CD07E" w14:textId="77777777"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 xml:space="preserve">Đối với các vấn đề liên quan tới nhân viên, như các mối lo ngại về bộ phận quản lý và/hoặc nhân viên khác, hãy liên hệ với đại diện </w:t>
            </w:r>
            <w:hyperlink r:id="rId216">
              <w:r w:rsidRPr="55CE9761">
                <w:rPr>
                  <w:rFonts w:ascii="Arial" w:eastAsia="Arial" w:hAnsi="Arial" w:cs="Arial"/>
                  <w:color w:val="0000FF"/>
                  <w:u w:val="single"/>
                </w:rPr>
                <w:t>Bộ phận Nhân sự</w:t>
              </w:r>
            </w:hyperlink>
            <w:r w:rsidRPr="55CE9761">
              <w:rPr>
                <w:rFonts w:ascii="Arial" w:eastAsia="Arial" w:hAnsi="Arial" w:cs="Arial"/>
              </w:rPr>
              <w:t xml:space="preserve"> ở địa phương của bạn.</w:t>
            </w:r>
          </w:p>
        </w:tc>
      </w:tr>
      <w:tr w:rsidR="00F06A1A" w:rsidRPr="00B4784F" w14:paraId="4CB00532" w14:textId="77777777" w:rsidTr="4356F799">
        <w:tc>
          <w:tcPr>
            <w:tcW w:w="1353" w:type="dxa"/>
            <w:shd w:val="clear" w:color="auto" w:fill="C1E4F5" w:themeFill="accent1" w:themeFillTint="33"/>
            <w:tcMar>
              <w:top w:w="120" w:type="dxa"/>
              <w:left w:w="180" w:type="dxa"/>
              <w:bottom w:w="120" w:type="dxa"/>
              <w:right w:w="180" w:type="dxa"/>
            </w:tcMar>
            <w:hideMark/>
          </w:tcPr>
          <w:p w14:paraId="0DA16AFF" w14:textId="77777777" w:rsidR="00764DBF" w:rsidRPr="00B4784F" w:rsidRDefault="00EF4A0B" w:rsidP="55CE9761">
            <w:pPr>
              <w:spacing w:before="30" w:after="30"/>
              <w:ind w:left="30" w:right="30"/>
              <w:rPr>
                <w:rFonts w:ascii="Calibri" w:eastAsia="Times New Roman" w:hAnsi="Calibri" w:cs="Calibri"/>
                <w:sz w:val="16"/>
                <w:szCs w:val="16"/>
              </w:rPr>
            </w:pPr>
            <w:hyperlink r:id="rId217">
              <w:r w:rsidRPr="55CE9761">
                <w:rPr>
                  <w:rFonts w:ascii="Calibri" w:eastAsia="Times New Roman" w:hAnsi="Calibri" w:cs="Calibri"/>
                  <w:color w:val="0000FF"/>
                  <w:sz w:val="16"/>
                  <w:szCs w:val="16"/>
                  <w:u w:val="single"/>
                </w:rPr>
                <w:t>Screen 18</w:t>
              </w:r>
            </w:hyperlink>
            <w:r w:rsidRPr="55CE9761">
              <w:rPr>
                <w:rFonts w:ascii="Calibri" w:eastAsia="Times New Roman" w:hAnsi="Calibri" w:cs="Calibri"/>
                <w:sz w:val="16"/>
                <w:szCs w:val="16"/>
              </w:rPr>
              <w:t xml:space="preserve"> </w:t>
            </w:r>
          </w:p>
          <w:p w14:paraId="0492728F" w14:textId="77777777" w:rsidR="00764DBF" w:rsidRPr="00B4784F" w:rsidRDefault="00EF4A0B" w:rsidP="55CE9761">
            <w:pPr>
              <w:ind w:left="30" w:right="30"/>
              <w:rPr>
                <w:rFonts w:ascii="Calibri" w:eastAsia="Times New Roman" w:hAnsi="Calibri" w:cs="Calibri"/>
                <w:sz w:val="16"/>
                <w:szCs w:val="16"/>
              </w:rPr>
            </w:pPr>
            <w:hyperlink r:id="rId218">
              <w:r w:rsidRPr="55CE9761">
                <w:rPr>
                  <w:rFonts w:ascii="Calibri" w:eastAsia="Times New Roman" w:hAnsi="Calibri" w:cs="Calibri"/>
                  <w:color w:val="0000FF"/>
                  <w:sz w:val="16"/>
                  <w:szCs w:val="16"/>
                  <w:u w:val="single"/>
                </w:rPr>
                <w:t>112_C_200</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01419B17" w14:textId="77777777"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Legal Division</w:t>
            </w:r>
          </w:p>
          <w:p w14:paraId="4CE76B3D" w14:textId="77777777"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Contact the Legal Division with questions or concerns about legal implications of bribery and corruption.</w:t>
            </w:r>
          </w:p>
          <w:p w14:paraId="6509F19B" w14:textId="77777777" w:rsidR="00764DBF" w:rsidRPr="00B4784F" w:rsidRDefault="00EF4A0B" w:rsidP="55CE9761">
            <w:pPr>
              <w:numPr>
                <w:ilvl w:val="0"/>
                <w:numId w:val="6"/>
              </w:numPr>
              <w:spacing w:before="100" w:beforeAutospacing="1" w:after="100" w:afterAutospacing="1"/>
              <w:ind w:left="750" w:right="30"/>
              <w:rPr>
                <w:rFonts w:ascii="Calibri" w:eastAsia="Times New Roman" w:hAnsi="Calibri" w:cs="Calibri"/>
              </w:rPr>
            </w:pPr>
            <w:r w:rsidRPr="55CE9761">
              <w:rPr>
                <w:rFonts w:ascii="Calibri" w:eastAsia="Times New Roman" w:hAnsi="Calibri" w:cs="Calibri"/>
              </w:rPr>
              <w:t>Click here to access the Legal home page on Abbott World.</w:t>
            </w:r>
          </w:p>
        </w:tc>
        <w:tc>
          <w:tcPr>
            <w:tcW w:w="6000" w:type="dxa"/>
          </w:tcPr>
          <w:p w14:paraId="4986A292" w14:textId="77777777"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Bộ phận Pháp lý</w:t>
            </w:r>
          </w:p>
          <w:p w14:paraId="4D179E05" w14:textId="77777777"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Hãy liên hệ với Bộ phận Pháp lý nếu bạn có thắc mắc hoặc quan ngại về các hậu quả pháp lý của việc hối lộ và tham nhũng.</w:t>
            </w:r>
          </w:p>
          <w:p w14:paraId="1E15FDA2" w14:textId="76EEF553" w:rsidR="00764DBF" w:rsidRPr="00B4784F" w:rsidRDefault="00EF4A0B" w:rsidP="55CE9761">
            <w:pPr>
              <w:numPr>
                <w:ilvl w:val="0"/>
                <w:numId w:val="6"/>
              </w:numPr>
              <w:spacing w:before="100" w:beforeAutospacing="1" w:after="100" w:afterAutospacing="1"/>
              <w:ind w:left="750" w:right="30"/>
              <w:rPr>
                <w:rFonts w:ascii="Calibri" w:eastAsia="Times New Roman" w:hAnsi="Calibri" w:cs="Calibri"/>
              </w:rPr>
            </w:pPr>
            <w:r w:rsidRPr="55CE9761">
              <w:rPr>
                <w:rFonts w:ascii="Arial" w:eastAsia="Arial" w:hAnsi="Arial" w:cs="Arial"/>
              </w:rPr>
              <w:t>Nhấp vào</w:t>
            </w:r>
            <w:ins w:id="11" w:author="Ha, Nhat Khanh" w:date="2026-01-06T10:09:00Z" w16du:dateUtc="2026-01-06T03:09:00Z">
              <w:r w:rsidR="000C358B">
                <w:rPr>
                  <w:rFonts w:ascii="Arial" w:eastAsia="Arial" w:hAnsi="Arial" w:cs="Arial"/>
                </w:rPr>
                <w:t xml:space="preserve"> </w:t>
              </w:r>
            </w:ins>
            <w:r w:rsidRPr="55CE9761">
              <w:rPr>
                <w:rFonts w:ascii="Arial" w:eastAsia="Arial" w:hAnsi="Arial" w:cs="Arial"/>
              </w:rPr>
              <w:t>đây để truy cập trang chủ của Bộ phận Pháp lý trên Abbott World.</w:t>
            </w:r>
          </w:p>
        </w:tc>
      </w:tr>
      <w:tr w:rsidR="00F06A1A" w:rsidRPr="00B4784F" w14:paraId="50E14D72" w14:textId="77777777" w:rsidTr="4356F799">
        <w:tc>
          <w:tcPr>
            <w:tcW w:w="1353" w:type="dxa"/>
            <w:shd w:val="clear" w:color="auto" w:fill="C1E4F5" w:themeFill="accent1" w:themeFillTint="33"/>
            <w:tcMar>
              <w:top w:w="120" w:type="dxa"/>
              <w:left w:w="180" w:type="dxa"/>
              <w:bottom w:w="120" w:type="dxa"/>
              <w:right w:w="180" w:type="dxa"/>
            </w:tcMar>
            <w:hideMark/>
          </w:tcPr>
          <w:p w14:paraId="17C424BC" w14:textId="77777777" w:rsidR="00764DBF" w:rsidRPr="00B4784F" w:rsidRDefault="00EF4A0B" w:rsidP="55CE9761">
            <w:pPr>
              <w:spacing w:before="30" w:after="30"/>
              <w:ind w:left="30" w:right="30"/>
              <w:rPr>
                <w:rFonts w:ascii="Calibri" w:eastAsia="Times New Roman" w:hAnsi="Calibri" w:cs="Calibri"/>
                <w:sz w:val="16"/>
                <w:szCs w:val="16"/>
              </w:rPr>
            </w:pPr>
            <w:hyperlink r:id="rId219">
              <w:r w:rsidRPr="55CE9761">
                <w:rPr>
                  <w:rFonts w:ascii="Calibri" w:eastAsia="Times New Roman" w:hAnsi="Calibri" w:cs="Calibri"/>
                  <w:color w:val="0000FF"/>
                  <w:sz w:val="16"/>
                  <w:szCs w:val="16"/>
                  <w:u w:val="single"/>
                </w:rPr>
                <w:t>Screen 18</w:t>
              </w:r>
            </w:hyperlink>
            <w:r w:rsidRPr="55CE9761">
              <w:rPr>
                <w:rFonts w:ascii="Calibri" w:eastAsia="Times New Roman" w:hAnsi="Calibri" w:cs="Calibri"/>
                <w:sz w:val="16"/>
                <w:szCs w:val="16"/>
              </w:rPr>
              <w:t xml:space="preserve"> </w:t>
            </w:r>
          </w:p>
          <w:p w14:paraId="5AC20468" w14:textId="77777777" w:rsidR="00764DBF" w:rsidRPr="00B4784F" w:rsidRDefault="00EF4A0B" w:rsidP="55CE9761">
            <w:pPr>
              <w:ind w:left="30" w:right="30"/>
              <w:rPr>
                <w:rFonts w:ascii="Calibri" w:eastAsia="Times New Roman" w:hAnsi="Calibri" w:cs="Calibri"/>
                <w:sz w:val="16"/>
                <w:szCs w:val="16"/>
              </w:rPr>
            </w:pPr>
            <w:hyperlink r:id="rId220">
              <w:r w:rsidRPr="55CE9761">
                <w:rPr>
                  <w:rFonts w:ascii="Calibri" w:eastAsia="Times New Roman" w:hAnsi="Calibri" w:cs="Calibri"/>
                  <w:color w:val="0000FF"/>
                  <w:sz w:val="16"/>
                  <w:szCs w:val="16"/>
                  <w:u w:val="single"/>
                </w:rPr>
                <w:t>113_C_200</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602FE7E4" w14:textId="77777777"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OTHER RESOURCES</w:t>
            </w:r>
          </w:p>
          <w:p w14:paraId="28DFF510" w14:textId="77777777"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There are many other resources available to you:</w:t>
            </w:r>
          </w:p>
          <w:p w14:paraId="32C93B7C" w14:textId="77777777"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Finance – If your question is about accounting or finance, contact your local Finance department.</w:t>
            </w:r>
          </w:p>
          <w:p w14:paraId="6CFBC143" w14:textId="77777777"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Corporate Audit – If you have specific concerns regarding accounting, internal accounting controls, or auditing matters, promptly report them to Corporate Audit or the OEC.</w:t>
            </w:r>
          </w:p>
          <w:p w14:paraId="1132108B" w14:textId="77777777"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lastRenderedPageBreak/>
              <w:t>Abbott Quality and Regulatory – If you have questions about the quality and safety of our products, contact your local Quality or Regulatory department.</w:t>
            </w:r>
          </w:p>
          <w:p w14:paraId="48B158DF" w14:textId="77777777"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Global Environment, Health, and Safety – Contact a Global Environment, Health, and Safety representative if you have questions about a physical site and potential dangers.</w:t>
            </w:r>
          </w:p>
          <w:p w14:paraId="56AB3B93" w14:textId="77777777"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Global Procurement – If you have questions about supplier relations, contact Global Procurement.</w:t>
            </w:r>
          </w:p>
        </w:tc>
        <w:tc>
          <w:tcPr>
            <w:tcW w:w="6000" w:type="dxa"/>
          </w:tcPr>
          <w:p w14:paraId="02196B12" w14:textId="77777777"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lastRenderedPageBreak/>
              <w:t>CÁC TÀI NGUYÊN KHÁC</w:t>
            </w:r>
          </w:p>
          <w:p w14:paraId="242D3DE6" w14:textId="77777777"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Có thể có các tài nguyên khác có sẵn để giúp bạn:</w:t>
            </w:r>
          </w:p>
          <w:p w14:paraId="76AC6869" w14:textId="77777777"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Tài chính – Nếu thắc mắc của bạn là về kế toán hoặc tài chính, hãy liên hệ với Phòng tài chính ở địa phương của bạn.</w:t>
            </w:r>
          </w:p>
          <w:p w14:paraId="4F2E7C67" w14:textId="77777777"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Kiểm toán Công ty – Nếu bạn có mối lo ngại cụ thể liên quan đến kế toán, kiểm soát kế toán nội bộ hoặc vấn đề kiểm toán, hãy nhanh chóng báo cáo với Bộ phận Kiểm toán Công ty hoặc OEC.</w:t>
            </w:r>
          </w:p>
          <w:p w14:paraId="456769CA" w14:textId="77777777"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lastRenderedPageBreak/>
              <w:t>Chất lượng và Pháp chế Abbott – Nếu bạn có câu hỏi về chất lượng và độ an toàn của sản phẩm, hãy liên hệ bộ phận Chất lượng hoặc Pháp chế tại địa phương của bạn.</w:t>
            </w:r>
          </w:p>
          <w:p w14:paraId="2B523337" w14:textId="77777777"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Môi trường, Sức khỏe và An toàn trên toàn cầu – Hãy liên hệ với đại diện Môi trường, Sức khỏe và An toàn trên toàn cầu nếu bạn có thắc mắc về những nguy cơ hiện hữu tại địa điểm và những mối nguy hiểm tiềm ẩn.</w:t>
            </w:r>
          </w:p>
          <w:p w14:paraId="0B838DBD" w14:textId="77777777"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Mua sắm Toàn cầu – Nếu bạn có câu hỏi liên quan đến quan hệ với nhà cung cấp, liên hệ bộ phận Mua sắm Toàn cầu.</w:t>
            </w:r>
          </w:p>
        </w:tc>
      </w:tr>
      <w:tr w:rsidR="00F06A1A" w:rsidRPr="00B4784F" w14:paraId="77E839A9" w14:textId="77777777" w:rsidTr="4356F799">
        <w:tc>
          <w:tcPr>
            <w:tcW w:w="1353" w:type="dxa"/>
            <w:shd w:val="clear" w:color="auto" w:fill="C1E4F5" w:themeFill="accent1" w:themeFillTint="33"/>
            <w:tcMar>
              <w:top w:w="120" w:type="dxa"/>
              <w:left w:w="180" w:type="dxa"/>
              <w:bottom w:w="120" w:type="dxa"/>
              <w:right w:w="180" w:type="dxa"/>
            </w:tcMar>
            <w:hideMark/>
          </w:tcPr>
          <w:p w14:paraId="6E64FAAF" w14:textId="77777777" w:rsidR="00764DBF" w:rsidRPr="00B4784F" w:rsidRDefault="00EF4A0B" w:rsidP="55CE9761">
            <w:pPr>
              <w:spacing w:before="30" w:after="30"/>
              <w:ind w:left="30" w:right="30"/>
              <w:rPr>
                <w:rFonts w:ascii="Calibri" w:eastAsia="Times New Roman" w:hAnsi="Calibri" w:cs="Calibri"/>
                <w:sz w:val="16"/>
                <w:szCs w:val="16"/>
              </w:rPr>
            </w:pPr>
            <w:hyperlink r:id="rId221">
              <w:r w:rsidRPr="55CE9761">
                <w:rPr>
                  <w:rFonts w:ascii="Calibri" w:eastAsia="Times New Roman" w:hAnsi="Calibri" w:cs="Calibri"/>
                  <w:color w:val="0000FF"/>
                  <w:sz w:val="16"/>
                  <w:szCs w:val="16"/>
                  <w:u w:val="single"/>
                </w:rPr>
                <w:t>Screen 18</w:t>
              </w:r>
            </w:hyperlink>
            <w:r w:rsidRPr="55CE9761">
              <w:rPr>
                <w:rFonts w:ascii="Calibri" w:eastAsia="Times New Roman" w:hAnsi="Calibri" w:cs="Calibri"/>
                <w:sz w:val="16"/>
                <w:szCs w:val="16"/>
              </w:rPr>
              <w:t xml:space="preserve"> </w:t>
            </w:r>
          </w:p>
          <w:p w14:paraId="32F1F779" w14:textId="77777777" w:rsidR="00764DBF" w:rsidRPr="00B4784F" w:rsidRDefault="00EF4A0B" w:rsidP="55CE9761">
            <w:pPr>
              <w:ind w:left="30" w:right="30"/>
              <w:rPr>
                <w:rFonts w:ascii="Calibri" w:eastAsia="Times New Roman" w:hAnsi="Calibri" w:cs="Calibri"/>
                <w:sz w:val="16"/>
                <w:szCs w:val="16"/>
              </w:rPr>
            </w:pPr>
            <w:hyperlink r:id="rId222">
              <w:r w:rsidRPr="55CE9761">
                <w:rPr>
                  <w:rFonts w:ascii="Calibri" w:eastAsia="Times New Roman" w:hAnsi="Calibri" w:cs="Calibri"/>
                  <w:color w:val="0000FF"/>
                  <w:sz w:val="16"/>
                  <w:szCs w:val="16"/>
                  <w:u w:val="single"/>
                </w:rPr>
                <w:t>114_C_200</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07AFA604" w14:textId="77777777"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Course Resources</w:t>
            </w:r>
          </w:p>
          <w:p w14:paraId="78809EBF" w14:textId="77777777"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Transcript</w:t>
            </w:r>
          </w:p>
          <w:p w14:paraId="79570789" w14:textId="343A3A85"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 xml:space="preserve">Click </w:t>
            </w:r>
            <w:hyperlink r:id="rId223">
              <w:r w:rsidRPr="55CE9761">
                <w:rPr>
                  <w:rFonts w:ascii="Calibri" w:eastAsia="Times New Roman" w:hAnsi="Calibri" w:cs="Calibri"/>
                  <w:color w:val="0000FF"/>
                  <w:u w:val="single"/>
                </w:rPr>
                <w:t>here</w:t>
              </w:r>
            </w:hyperlink>
            <w:r w:rsidRPr="55CE9761">
              <w:rPr>
                <w:rFonts w:ascii="Calibri" w:eastAsia="Times New Roman" w:hAnsi="Calibri" w:cs="Calibri"/>
              </w:rPr>
              <w:t xml:space="preserve"> for a full transcript of the course</w:t>
            </w:r>
          </w:p>
        </w:tc>
        <w:tc>
          <w:tcPr>
            <w:tcW w:w="6000" w:type="dxa"/>
          </w:tcPr>
          <w:p w14:paraId="1AC9003E" w14:textId="77777777"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Tài liệu khóa học</w:t>
            </w:r>
          </w:p>
          <w:p w14:paraId="2C1B0C89" w14:textId="77777777"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Bản ghi</w:t>
            </w:r>
          </w:p>
          <w:p w14:paraId="24BCBE96" w14:textId="6AB45DAB" w:rsidR="00764DBF"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 xml:space="preserve">Nhấp vào </w:t>
            </w:r>
            <w:hyperlink r:id="rId224">
              <w:r w:rsidRPr="55CE9761">
                <w:rPr>
                  <w:rFonts w:ascii="Arial" w:eastAsia="Arial" w:hAnsi="Arial" w:cs="Arial"/>
                  <w:color w:val="0000FF"/>
                  <w:u w:val="single"/>
                </w:rPr>
                <w:t>đây</w:t>
              </w:r>
            </w:hyperlink>
            <w:r w:rsidRPr="55CE9761">
              <w:rPr>
                <w:rFonts w:ascii="Arial" w:eastAsia="Arial" w:hAnsi="Arial" w:cs="Arial"/>
              </w:rPr>
              <w:t xml:space="preserve"> để xem toàn bộ bản ghi của khóa học</w:t>
            </w:r>
          </w:p>
        </w:tc>
      </w:tr>
      <w:tr w:rsidR="00F06A1A" w:rsidRPr="00B4784F" w14:paraId="011C47FF" w14:textId="77777777" w:rsidTr="4356F799">
        <w:tc>
          <w:tcPr>
            <w:tcW w:w="1353" w:type="dxa"/>
            <w:shd w:val="clear" w:color="auto" w:fill="C1E4F5" w:themeFill="accent1" w:themeFillTint="33"/>
            <w:tcMar>
              <w:top w:w="120" w:type="dxa"/>
              <w:left w:w="180" w:type="dxa"/>
              <w:bottom w:w="120" w:type="dxa"/>
              <w:right w:w="180" w:type="dxa"/>
            </w:tcMar>
            <w:hideMark/>
          </w:tcPr>
          <w:p w14:paraId="22F8F8F0" w14:textId="77777777" w:rsidR="00315D6E"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115_toc_1</w:t>
            </w:r>
          </w:p>
        </w:tc>
        <w:tc>
          <w:tcPr>
            <w:tcW w:w="6000" w:type="dxa"/>
            <w:tcMar>
              <w:top w:w="120" w:type="dxa"/>
              <w:left w:w="180" w:type="dxa"/>
              <w:bottom w:w="120" w:type="dxa"/>
              <w:right w:w="180" w:type="dxa"/>
            </w:tcMar>
            <w:vAlign w:val="center"/>
            <w:hideMark/>
          </w:tcPr>
          <w:p w14:paraId="4472E26F"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Welcome</w:t>
            </w:r>
          </w:p>
        </w:tc>
        <w:tc>
          <w:tcPr>
            <w:tcW w:w="6000" w:type="dxa"/>
            <w:vAlign w:val="center"/>
          </w:tcPr>
          <w:p w14:paraId="06658E99"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Chào mừng</w:t>
            </w:r>
          </w:p>
        </w:tc>
      </w:tr>
      <w:tr w:rsidR="00F06A1A" w:rsidRPr="00B4784F" w14:paraId="0F9BA874" w14:textId="77777777" w:rsidTr="4356F799">
        <w:tc>
          <w:tcPr>
            <w:tcW w:w="1353" w:type="dxa"/>
            <w:shd w:val="clear" w:color="auto" w:fill="C1E4F5" w:themeFill="accent1" w:themeFillTint="33"/>
            <w:tcMar>
              <w:top w:w="120" w:type="dxa"/>
              <w:left w:w="180" w:type="dxa"/>
              <w:bottom w:w="120" w:type="dxa"/>
              <w:right w:w="180" w:type="dxa"/>
            </w:tcMar>
            <w:hideMark/>
          </w:tcPr>
          <w:p w14:paraId="3502AEE5" w14:textId="77777777" w:rsidR="00315D6E"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116_toc_2</w:t>
            </w:r>
          </w:p>
        </w:tc>
        <w:tc>
          <w:tcPr>
            <w:tcW w:w="6000" w:type="dxa"/>
            <w:tcMar>
              <w:top w:w="120" w:type="dxa"/>
              <w:left w:w="180" w:type="dxa"/>
              <w:bottom w:w="120" w:type="dxa"/>
              <w:right w:w="180" w:type="dxa"/>
            </w:tcMar>
            <w:vAlign w:val="center"/>
            <w:hideMark/>
          </w:tcPr>
          <w:p w14:paraId="42FC55F1"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Code of Business Conduct</w:t>
            </w:r>
          </w:p>
        </w:tc>
        <w:tc>
          <w:tcPr>
            <w:tcW w:w="6000" w:type="dxa"/>
            <w:vAlign w:val="center"/>
          </w:tcPr>
          <w:p w14:paraId="6579E038"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Bộ Quy tắc Ứng xử trong Kinh doanh</w:t>
            </w:r>
          </w:p>
        </w:tc>
      </w:tr>
      <w:tr w:rsidR="00F06A1A" w:rsidRPr="00B4784F" w14:paraId="4C789DB2" w14:textId="77777777" w:rsidTr="4356F799">
        <w:tc>
          <w:tcPr>
            <w:tcW w:w="1353" w:type="dxa"/>
            <w:shd w:val="clear" w:color="auto" w:fill="C1E4F5" w:themeFill="accent1" w:themeFillTint="33"/>
            <w:tcMar>
              <w:top w:w="120" w:type="dxa"/>
              <w:left w:w="180" w:type="dxa"/>
              <w:bottom w:w="120" w:type="dxa"/>
              <w:right w:w="180" w:type="dxa"/>
            </w:tcMar>
            <w:hideMark/>
          </w:tcPr>
          <w:p w14:paraId="619A1107" w14:textId="77777777" w:rsidR="00315D6E"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117_toc_3</w:t>
            </w:r>
          </w:p>
        </w:tc>
        <w:tc>
          <w:tcPr>
            <w:tcW w:w="6000" w:type="dxa"/>
            <w:tcMar>
              <w:top w:w="120" w:type="dxa"/>
              <w:left w:w="180" w:type="dxa"/>
              <w:bottom w:w="120" w:type="dxa"/>
              <w:right w:w="180" w:type="dxa"/>
            </w:tcMar>
            <w:vAlign w:val="center"/>
            <w:hideMark/>
          </w:tcPr>
          <w:p w14:paraId="6E8C1DCB"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Our Philosophy</w:t>
            </w:r>
          </w:p>
        </w:tc>
        <w:tc>
          <w:tcPr>
            <w:tcW w:w="6000" w:type="dxa"/>
            <w:vAlign w:val="center"/>
          </w:tcPr>
          <w:p w14:paraId="105FF64D"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Triết lý của chúng ta</w:t>
            </w:r>
          </w:p>
        </w:tc>
      </w:tr>
      <w:tr w:rsidR="00F06A1A" w:rsidRPr="00B4784F" w14:paraId="4C0FB9A7" w14:textId="77777777" w:rsidTr="4356F799">
        <w:tc>
          <w:tcPr>
            <w:tcW w:w="1353" w:type="dxa"/>
            <w:shd w:val="clear" w:color="auto" w:fill="C1E4F5" w:themeFill="accent1" w:themeFillTint="33"/>
            <w:tcMar>
              <w:top w:w="120" w:type="dxa"/>
              <w:left w:w="180" w:type="dxa"/>
              <w:bottom w:w="120" w:type="dxa"/>
              <w:right w:w="180" w:type="dxa"/>
            </w:tcMar>
            <w:hideMark/>
          </w:tcPr>
          <w:p w14:paraId="4A469892" w14:textId="77777777" w:rsidR="00315D6E"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118_toc_4</w:t>
            </w:r>
          </w:p>
        </w:tc>
        <w:tc>
          <w:tcPr>
            <w:tcW w:w="6000" w:type="dxa"/>
            <w:tcMar>
              <w:top w:w="120" w:type="dxa"/>
              <w:left w:w="180" w:type="dxa"/>
              <w:bottom w:w="120" w:type="dxa"/>
              <w:right w:w="180" w:type="dxa"/>
            </w:tcMar>
            <w:vAlign w:val="center"/>
            <w:hideMark/>
          </w:tcPr>
          <w:p w14:paraId="1157E9E4"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Objectives</w:t>
            </w:r>
          </w:p>
        </w:tc>
        <w:tc>
          <w:tcPr>
            <w:tcW w:w="6000" w:type="dxa"/>
            <w:vAlign w:val="center"/>
          </w:tcPr>
          <w:p w14:paraId="74B482ED"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Mục tiêu</w:t>
            </w:r>
          </w:p>
        </w:tc>
      </w:tr>
      <w:tr w:rsidR="00F06A1A" w:rsidRPr="00B4784F" w14:paraId="1F37CDF7" w14:textId="77777777" w:rsidTr="4356F799">
        <w:tc>
          <w:tcPr>
            <w:tcW w:w="1353" w:type="dxa"/>
            <w:shd w:val="clear" w:color="auto" w:fill="C1E4F5" w:themeFill="accent1" w:themeFillTint="33"/>
            <w:tcMar>
              <w:top w:w="120" w:type="dxa"/>
              <w:left w:w="180" w:type="dxa"/>
              <w:bottom w:w="120" w:type="dxa"/>
              <w:right w:w="180" w:type="dxa"/>
            </w:tcMar>
            <w:hideMark/>
          </w:tcPr>
          <w:p w14:paraId="125229BE" w14:textId="77777777" w:rsidR="00315D6E"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119_toc_5</w:t>
            </w:r>
          </w:p>
        </w:tc>
        <w:tc>
          <w:tcPr>
            <w:tcW w:w="6000" w:type="dxa"/>
            <w:tcMar>
              <w:top w:w="120" w:type="dxa"/>
              <w:left w:w="180" w:type="dxa"/>
              <w:bottom w:w="120" w:type="dxa"/>
              <w:right w:w="180" w:type="dxa"/>
            </w:tcMar>
            <w:vAlign w:val="center"/>
            <w:hideMark/>
          </w:tcPr>
          <w:p w14:paraId="75180AFA"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Table of Contents</w:t>
            </w:r>
          </w:p>
        </w:tc>
        <w:tc>
          <w:tcPr>
            <w:tcW w:w="6000" w:type="dxa"/>
            <w:vAlign w:val="center"/>
          </w:tcPr>
          <w:p w14:paraId="366A186D"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Mục lục</w:t>
            </w:r>
          </w:p>
        </w:tc>
      </w:tr>
      <w:tr w:rsidR="00F06A1A" w:rsidRPr="00B4784F" w14:paraId="737847AD" w14:textId="77777777" w:rsidTr="4356F799">
        <w:tc>
          <w:tcPr>
            <w:tcW w:w="1353" w:type="dxa"/>
            <w:shd w:val="clear" w:color="auto" w:fill="C1E4F5" w:themeFill="accent1" w:themeFillTint="33"/>
            <w:tcMar>
              <w:top w:w="120" w:type="dxa"/>
              <w:left w:w="180" w:type="dxa"/>
              <w:bottom w:w="120" w:type="dxa"/>
              <w:right w:w="180" w:type="dxa"/>
            </w:tcMar>
            <w:hideMark/>
          </w:tcPr>
          <w:p w14:paraId="3AE53155" w14:textId="77777777" w:rsidR="00315D6E"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lastRenderedPageBreak/>
              <w:t>120_toc_6</w:t>
            </w:r>
          </w:p>
        </w:tc>
        <w:tc>
          <w:tcPr>
            <w:tcW w:w="6000" w:type="dxa"/>
            <w:tcMar>
              <w:top w:w="120" w:type="dxa"/>
              <w:left w:w="180" w:type="dxa"/>
              <w:bottom w:w="120" w:type="dxa"/>
              <w:right w:w="180" w:type="dxa"/>
            </w:tcMar>
            <w:hideMark/>
          </w:tcPr>
          <w:p w14:paraId="05A250FD"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 xml:space="preserve">The Importance of Abbott’s Code of Business Conduct </w:t>
            </w:r>
          </w:p>
        </w:tc>
        <w:tc>
          <w:tcPr>
            <w:tcW w:w="6000" w:type="dxa"/>
          </w:tcPr>
          <w:p w14:paraId="3F09BBD9"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 xml:space="preserve">Tầm quan trọng của Bộ Quy tắc Ứng xử trong Kinh doanh của Abbott </w:t>
            </w:r>
          </w:p>
        </w:tc>
      </w:tr>
      <w:tr w:rsidR="00F06A1A" w:rsidRPr="00B4784F" w14:paraId="42957262" w14:textId="77777777" w:rsidTr="4356F799">
        <w:tc>
          <w:tcPr>
            <w:tcW w:w="1353" w:type="dxa"/>
            <w:shd w:val="clear" w:color="auto" w:fill="C1E4F5" w:themeFill="accent1" w:themeFillTint="33"/>
            <w:tcMar>
              <w:top w:w="120" w:type="dxa"/>
              <w:left w:w="180" w:type="dxa"/>
              <w:bottom w:w="120" w:type="dxa"/>
              <w:right w:w="180" w:type="dxa"/>
            </w:tcMar>
            <w:hideMark/>
          </w:tcPr>
          <w:p w14:paraId="68629B80" w14:textId="77777777" w:rsidR="00315D6E"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121_toc_7</w:t>
            </w:r>
          </w:p>
        </w:tc>
        <w:tc>
          <w:tcPr>
            <w:tcW w:w="6000" w:type="dxa"/>
            <w:tcMar>
              <w:top w:w="120" w:type="dxa"/>
              <w:left w:w="180" w:type="dxa"/>
              <w:bottom w:w="120" w:type="dxa"/>
              <w:right w:w="180" w:type="dxa"/>
            </w:tcMar>
            <w:vAlign w:val="center"/>
            <w:hideMark/>
          </w:tcPr>
          <w:p w14:paraId="29F46DD2"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Our Everyday Commitments</w:t>
            </w:r>
          </w:p>
        </w:tc>
        <w:tc>
          <w:tcPr>
            <w:tcW w:w="6000" w:type="dxa"/>
            <w:vAlign w:val="center"/>
          </w:tcPr>
          <w:p w14:paraId="2125CF7B"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Các cam kết hằng ngày của chúng ta</w:t>
            </w:r>
          </w:p>
        </w:tc>
      </w:tr>
      <w:tr w:rsidR="00F06A1A" w:rsidRPr="00B4784F" w14:paraId="3C2D4DF3" w14:textId="77777777" w:rsidTr="4356F799">
        <w:tc>
          <w:tcPr>
            <w:tcW w:w="1353" w:type="dxa"/>
            <w:shd w:val="clear" w:color="auto" w:fill="C1E4F5" w:themeFill="accent1" w:themeFillTint="33"/>
            <w:tcMar>
              <w:top w:w="120" w:type="dxa"/>
              <w:left w:w="180" w:type="dxa"/>
              <w:bottom w:w="120" w:type="dxa"/>
              <w:right w:w="180" w:type="dxa"/>
            </w:tcMar>
            <w:hideMark/>
          </w:tcPr>
          <w:p w14:paraId="7A51E520" w14:textId="77777777" w:rsidR="00315D6E"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122_toc_8</w:t>
            </w:r>
          </w:p>
        </w:tc>
        <w:tc>
          <w:tcPr>
            <w:tcW w:w="6000" w:type="dxa"/>
            <w:tcMar>
              <w:top w:w="120" w:type="dxa"/>
              <w:left w:w="180" w:type="dxa"/>
              <w:bottom w:w="120" w:type="dxa"/>
              <w:right w:w="180" w:type="dxa"/>
            </w:tcMar>
            <w:vAlign w:val="center"/>
            <w:hideMark/>
          </w:tcPr>
          <w:p w14:paraId="32D0006D"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The Importance of the Code to Our Business</w:t>
            </w:r>
          </w:p>
        </w:tc>
        <w:tc>
          <w:tcPr>
            <w:tcW w:w="6000" w:type="dxa"/>
            <w:vAlign w:val="center"/>
          </w:tcPr>
          <w:p w14:paraId="70AD1C8D"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Tầm quan trọng của Bộ Quy tắc đối với hoạt động kinh doanh của chúng ta</w:t>
            </w:r>
          </w:p>
        </w:tc>
      </w:tr>
      <w:tr w:rsidR="00F06A1A" w:rsidRPr="00B4784F" w14:paraId="4C95E3C0" w14:textId="77777777" w:rsidTr="4356F799">
        <w:tc>
          <w:tcPr>
            <w:tcW w:w="1353" w:type="dxa"/>
            <w:shd w:val="clear" w:color="auto" w:fill="C1E4F5" w:themeFill="accent1" w:themeFillTint="33"/>
            <w:tcMar>
              <w:top w:w="120" w:type="dxa"/>
              <w:left w:w="180" w:type="dxa"/>
              <w:bottom w:w="120" w:type="dxa"/>
              <w:right w:w="180" w:type="dxa"/>
            </w:tcMar>
            <w:hideMark/>
          </w:tcPr>
          <w:p w14:paraId="31143F84" w14:textId="77777777" w:rsidR="00315D6E"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123_toc_9</w:t>
            </w:r>
          </w:p>
        </w:tc>
        <w:tc>
          <w:tcPr>
            <w:tcW w:w="6000" w:type="dxa"/>
            <w:tcMar>
              <w:top w:w="120" w:type="dxa"/>
              <w:left w:w="180" w:type="dxa"/>
              <w:bottom w:w="120" w:type="dxa"/>
              <w:right w:w="180" w:type="dxa"/>
            </w:tcMar>
            <w:vAlign w:val="center"/>
            <w:hideMark/>
          </w:tcPr>
          <w:p w14:paraId="70D5756E"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Our Code</w:t>
            </w:r>
          </w:p>
        </w:tc>
        <w:tc>
          <w:tcPr>
            <w:tcW w:w="6000" w:type="dxa"/>
            <w:vAlign w:val="center"/>
          </w:tcPr>
          <w:p w14:paraId="4806EBEE"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Bộ Quy tắc của chúng ta</w:t>
            </w:r>
          </w:p>
        </w:tc>
      </w:tr>
      <w:tr w:rsidR="00F06A1A" w:rsidRPr="00B4784F" w14:paraId="650BE7C6" w14:textId="77777777" w:rsidTr="4356F799">
        <w:tc>
          <w:tcPr>
            <w:tcW w:w="1353" w:type="dxa"/>
            <w:shd w:val="clear" w:color="auto" w:fill="C1E4F5" w:themeFill="accent1" w:themeFillTint="33"/>
            <w:tcMar>
              <w:top w:w="120" w:type="dxa"/>
              <w:left w:w="180" w:type="dxa"/>
              <w:bottom w:w="120" w:type="dxa"/>
              <w:right w:w="180" w:type="dxa"/>
            </w:tcMar>
            <w:hideMark/>
          </w:tcPr>
          <w:p w14:paraId="2D4F11DF" w14:textId="77777777" w:rsidR="00315D6E"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124_toc_10</w:t>
            </w:r>
          </w:p>
        </w:tc>
        <w:tc>
          <w:tcPr>
            <w:tcW w:w="6000" w:type="dxa"/>
            <w:tcMar>
              <w:top w:w="120" w:type="dxa"/>
              <w:left w:w="180" w:type="dxa"/>
              <w:bottom w:w="120" w:type="dxa"/>
              <w:right w:w="180" w:type="dxa"/>
            </w:tcMar>
            <w:vAlign w:val="center"/>
            <w:hideMark/>
          </w:tcPr>
          <w:p w14:paraId="4D6D58AD"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Overview</w:t>
            </w:r>
          </w:p>
        </w:tc>
        <w:tc>
          <w:tcPr>
            <w:tcW w:w="6000" w:type="dxa"/>
            <w:vAlign w:val="center"/>
          </w:tcPr>
          <w:p w14:paraId="76EFB551"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Tổng quan</w:t>
            </w:r>
          </w:p>
        </w:tc>
      </w:tr>
      <w:tr w:rsidR="00F06A1A" w:rsidRPr="00B4784F" w14:paraId="7E5662D6" w14:textId="77777777" w:rsidTr="4356F799">
        <w:tc>
          <w:tcPr>
            <w:tcW w:w="1353" w:type="dxa"/>
            <w:shd w:val="clear" w:color="auto" w:fill="C1E4F5" w:themeFill="accent1" w:themeFillTint="33"/>
            <w:tcMar>
              <w:top w:w="120" w:type="dxa"/>
              <w:left w:w="180" w:type="dxa"/>
              <w:bottom w:w="120" w:type="dxa"/>
              <w:right w:w="180" w:type="dxa"/>
            </w:tcMar>
            <w:hideMark/>
          </w:tcPr>
          <w:p w14:paraId="14C780CE" w14:textId="77777777" w:rsidR="00315D6E"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125_toc_11</w:t>
            </w:r>
          </w:p>
        </w:tc>
        <w:tc>
          <w:tcPr>
            <w:tcW w:w="6000" w:type="dxa"/>
            <w:tcMar>
              <w:top w:w="120" w:type="dxa"/>
              <w:left w:w="180" w:type="dxa"/>
              <w:bottom w:w="120" w:type="dxa"/>
              <w:right w:w="180" w:type="dxa"/>
            </w:tcMar>
            <w:vAlign w:val="center"/>
            <w:hideMark/>
          </w:tcPr>
          <w:p w14:paraId="44A52B90"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Our Customers</w:t>
            </w:r>
          </w:p>
        </w:tc>
        <w:tc>
          <w:tcPr>
            <w:tcW w:w="6000" w:type="dxa"/>
            <w:vAlign w:val="center"/>
          </w:tcPr>
          <w:p w14:paraId="0F850D28"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Khách hàng của chúng ta</w:t>
            </w:r>
          </w:p>
        </w:tc>
      </w:tr>
      <w:tr w:rsidR="00F06A1A" w:rsidRPr="00B4784F" w14:paraId="36FA3000" w14:textId="77777777" w:rsidTr="4356F799">
        <w:tc>
          <w:tcPr>
            <w:tcW w:w="1353" w:type="dxa"/>
            <w:shd w:val="clear" w:color="auto" w:fill="C1E4F5" w:themeFill="accent1" w:themeFillTint="33"/>
            <w:tcMar>
              <w:top w:w="120" w:type="dxa"/>
              <w:left w:w="180" w:type="dxa"/>
              <w:bottom w:w="120" w:type="dxa"/>
              <w:right w:w="180" w:type="dxa"/>
            </w:tcMar>
            <w:hideMark/>
          </w:tcPr>
          <w:p w14:paraId="531AAB7E" w14:textId="77777777" w:rsidR="00315D6E"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126_toc_12</w:t>
            </w:r>
          </w:p>
        </w:tc>
        <w:tc>
          <w:tcPr>
            <w:tcW w:w="6000" w:type="dxa"/>
            <w:tcMar>
              <w:top w:w="120" w:type="dxa"/>
              <w:left w:w="180" w:type="dxa"/>
              <w:bottom w:w="120" w:type="dxa"/>
              <w:right w:w="180" w:type="dxa"/>
            </w:tcMar>
            <w:vAlign w:val="center"/>
            <w:hideMark/>
          </w:tcPr>
          <w:p w14:paraId="4131F570"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Our Products</w:t>
            </w:r>
          </w:p>
        </w:tc>
        <w:tc>
          <w:tcPr>
            <w:tcW w:w="6000" w:type="dxa"/>
            <w:vAlign w:val="center"/>
          </w:tcPr>
          <w:p w14:paraId="34A19C69"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Các sản phẩm của chúng ta</w:t>
            </w:r>
          </w:p>
        </w:tc>
      </w:tr>
      <w:tr w:rsidR="00F06A1A" w:rsidRPr="00B4784F" w14:paraId="59E6A8DF" w14:textId="77777777" w:rsidTr="4356F799">
        <w:tc>
          <w:tcPr>
            <w:tcW w:w="1353" w:type="dxa"/>
            <w:shd w:val="clear" w:color="auto" w:fill="C1E4F5" w:themeFill="accent1" w:themeFillTint="33"/>
            <w:tcMar>
              <w:top w:w="120" w:type="dxa"/>
              <w:left w:w="180" w:type="dxa"/>
              <w:bottom w:w="120" w:type="dxa"/>
              <w:right w:w="180" w:type="dxa"/>
            </w:tcMar>
            <w:hideMark/>
          </w:tcPr>
          <w:p w14:paraId="37105142" w14:textId="77777777" w:rsidR="00315D6E"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127_toc_13</w:t>
            </w:r>
          </w:p>
        </w:tc>
        <w:tc>
          <w:tcPr>
            <w:tcW w:w="6000" w:type="dxa"/>
            <w:tcMar>
              <w:top w:w="120" w:type="dxa"/>
              <w:left w:w="180" w:type="dxa"/>
              <w:bottom w:w="120" w:type="dxa"/>
              <w:right w:w="180" w:type="dxa"/>
            </w:tcMar>
            <w:vAlign w:val="center"/>
            <w:hideMark/>
          </w:tcPr>
          <w:p w14:paraId="080A21FA"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Advancing Science</w:t>
            </w:r>
          </w:p>
        </w:tc>
        <w:tc>
          <w:tcPr>
            <w:tcW w:w="6000" w:type="dxa"/>
            <w:vAlign w:val="center"/>
          </w:tcPr>
          <w:p w14:paraId="07C634DD"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Thúc đẩy Khoa học</w:t>
            </w:r>
          </w:p>
        </w:tc>
      </w:tr>
      <w:tr w:rsidR="00F06A1A" w:rsidRPr="00B4784F" w14:paraId="469F7FEE" w14:textId="77777777" w:rsidTr="4356F799">
        <w:tc>
          <w:tcPr>
            <w:tcW w:w="1353" w:type="dxa"/>
            <w:shd w:val="clear" w:color="auto" w:fill="C1E4F5" w:themeFill="accent1" w:themeFillTint="33"/>
            <w:tcMar>
              <w:top w:w="120" w:type="dxa"/>
              <w:left w:w="180" w:type="dxa"/>
              <w:bottom w:w="120" w:type="dxa"/>
              <w:right w:w="180" w:type="dxa"/>
            </w:tcMar>
            <w:hideMark/>
          </w:tcPr>
          <w:p w14:paraId="00E961C3" w14:textId="77777777" w:rsidR="00315D6E"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128_toc_14</w:t>
            </w:r>
          </w:p>
        </w:tc>
        <w:tc>
          <w:tcPr>
            <w:tcW w:w="6000" w:type="dxa"/>
            <w:tcMar>
              <w:top w:w="120" w:type="dxa"/>
              <w:left w:w="180" w:type="dxa"/>
              <w:bottom w:w="120" w:type="dxa"/>
              <w:right w:w="180" w:type="dxa"/>
            </w:tcMar>
            <w:vAlign w:val="center"/>
            <w:hideMark/>
          </w:tcPr>
          <w:p w14:paraId="145814CA"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Our People</w:t>
            </w:r>
          </w:p>
        </w:tc>
        <w:tc>
          <w:tcPr>
            <w:tcW w:w="6000" w:type="dxa"/>
            <w:vAlign w:val="center"/>
          </w:tcPr>
          <w:p w14:paraId="12223D8A"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Con người của chúng ta</w:t>
            </w:r>
          </w:p>
        </w:tc>
      </w:tr>
      <w:tr w:rsidR="00F06A1A" w:rsidRPr="00B4784F" w14:paraId="5333E4C5" w14:textId="77777777" w:rsidTr="4356F799">
        <w:tc>
          <w:tcPr>
            <w:tcW w:w="1353" w:type="dxa"/>
            <w:shd w:val="clear" w:color="auto" w:fill="C1E4F5" w:themeFill="accent1" w:themeFillTint="33"/>
            <w:tcMar>
              <w:top w:w="120" w:type="dxa"/>
              <w:left w:w="180" w:type="dxa"/>
              <w:bottom w:w="120" w:type="dxa"/>
              <w:right w:w="180" w:type="dxa"/>
            </w:tcMar>
            <w:hideMark/>
          </w:tcPr>
          <w:p w14:paraId="6FFBB6C5" w14:textId="77777777" w:rsidR="00315D6E"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129_toc_15</w:t>
            </w:r>
          </w:p>
        </w:tc>
        <w:tc>
          <w:tcPr>
            <w:tcW w:w="6000" w:type="dxa"/>
            <w:tcMar>
              <w:top w:w="120" w:type="dxa"/>
              <w:left w:w="180" w:type="dxa"/>
              <w:bottom w:w="120" w:type="dxa"/>
              <w:right w:w="180" w:type="dxa"/>
            </w:tcMar>
            <w:vAlign w:val="center"/>
            <w:hideMark/>
          </w:tcPr>
          <w:p w14:paraId="269F9BE7"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Our Communities</w:t>
            </w:r>
          </w:p>
        </w:tc>
        <w:tc>
          <w:tcPr>
            <w:tcW w:w="6000" w:type="dxa"/>
            <w:vAlign w:val="center"/>
          </w:tcPr>
          <w:p w14:paraId="542CBBF7"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Cộng đồng của chúng ta</w:t>
            </w:r>
          </w:p>
        </w:tc>
      </w:tr>
      <w:tr w:rsidR="00F06A1A" w:rsidRPr="00B4784F" w14:paraId="4D1CCC14" w14:textId="77777777" w:rsidTr="4356F799">
        <w:tc>
          <w:tcPr>
            <w:tcW w:w="1353" w:type="dxa"/>
            <w:shd w:val="clear" w:color="auto" w:fill="C1E4F5" w:themeFill="accent1" w:themeFillTint="33"/>
            <w:tcMar>
              <w:top w:w="120" w:type="dxa"/>
              <w:left w:w="180" w:type="dxa"/>
              <w:bottom w:w="120" w:type="dxa"/>
              <w:right w:w="180" w:type="dxa"/>
            </w:tcMar>
            <w:hideMark/>
          </w:tcPr>
          <w:p w14:paraId="08DC44F1" w14:textId="77777777" w:rsidR="00315D6E"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130_toc_16</w:t>
            </w:r>
          </w:p>
        </w:tc>
        <w:tc>
          <w:tcPr>
            <w:tcW w:w="6000" w:type="dxa"/>
            <w:tcMar>
              <w:top w:w="120" w:type="dxa"/>
              <w:left w:w="180" w:type="dxa"/>
              <w:bottom w:w="120" w:type="dxa"/>
              <w:right w:w="180" w:type="dxa"/>
            </w:tcMar>
            <w:vAlign w:val="center"/>
            <w:hideMark/>
          </w:tcPr>
          <w:p w14:paraId="054D9032"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How we Operate</w:t>
            </w:r>
          </w:p>
        </w:tc>
        <w:tc>
          <w:tcPr>
            <w:tcW w:w="6000" w:type="dxa"/>
            <w:vAlign w:val="center"/>
          </w:tcPr>
          <w:p w14:paraId="0BA17BF3"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Cách chúng ta Hoạt động</w:t>
            </w:r>
          </w:p>
        </w:tc>
      </w:tr>
      <w:tr w:rsidR="00F06A1A" w:rsidRPr="00B4784F" w14:paraId="00318CF3" w14:textId="77777777" w:rsidTr="4356F799">
        <w:tc>
          <w:tcPr>
            <w:tcW w:w="1353" w:type="dxa"/>
            <w:shd w:val="clear" w:color="auto" w:fill="C1E4F5" w:themeFill="accent1" w:themeFillTint="33"/>
            <w:tcMar>
              <w:top w:w="120" w:type="dxa"/>
              <w:left w:w="180" w:type="dxa"/>
              <w:bottom w:w="120" w:type="dxa"/>
              <w:right w:w="180" w:type="dxa"/>
            </w:tcMar>
            <w:hideMark/>
          </w:tcPr>
          <w:p w14:paraId="64CDFAF2" w14:textId="77777777" w:rsidR="00315D6E"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131_toc_17</w:t>
            </w:r>
          </w:p>
        </w:tc>
        <w:tc>
          <w:tcPr>
            <w:tcW w:w="6000" w:type="dxa"/>
            <w:tcMar>
              <w:top w:w="120" w:type="dxa"/>
              <w:left w:w="180" w:type="dxa"/>
              <w:bottom w:w="120" w:type="dxa"/>
              <w:right w:w="180" w:type="dxa"/>
            </w:tcMar>
            <w:vAlign w:val="center"/>
            <w:hideMark/>
          </w:tcPr>
          <w:p w14:paraId="4D211464"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 xml:space="preserve">Your Commitment </w:t>
            </w:r>
          </w:p>
        </w:tc>
        <w:tc>
          <w:tcPr>
            <w:tcW w:w="6000" w:type="dxa"/>
            <w:vAlign w:val="center"/>
          </w:tcPr>
          <w:p w14:paraId="0918318C"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 xml:space="preserve">Cam kết của chúng ta </w:t>
            </w:r>
          </w:p>
        </w:tc>
      </w:tr>
      <w:tr w:rsidR="00F06A1A" w:rsidRPr="00B4784F" w14:paraId="6EE6D8DA" w14:textId="77777777" w:rsidTr="4356F799">
        <w:tc>
          <w:tcPr>
            <w:tcW w:w="1353" w:type="dxa"/>
            <w:shd w:val="clear" w:color="auto" w:fill="C1E4F5" w:themeFill="accent1" w:themeFillTint="33"/>
            <w:tcMar>
              <w:top w:w="120" w:type="dxa"/>
              <w:left w:w="180" w:type="dxa"/>
              <w:bottom w:w="120" w:type="dxa"/>
              <w:right w:w="180" w:type="dxa"/>
            </w:tcMar>
            <w:hideMark/>
          </w:tcPr>
          <w:p w14:paraId="07F8E587" w14:textId="77777777" w:rsidR="00315D6E"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132_toc_18</w:t>
            </w:r>
          </w:p>
        </w:tc>
        <w:tc>
          <w:tcPr>
            <w:tcW w:w="6000" w:type="dxa"/>
            <w:tcMar>
              <w:top w:w="120" w:type="dxa"/>
              <w:left w:w="180" w:type="dxa"/>
              <w:bottom w:w="120" w:type="dxa"/>
              <w:right w:w="180" w:type="dxa"/>
            </w:tcMar>
            <w:vAlign w:val="center"/>
            <w:hideMark/>
          </w:tcPr>
          <w:p w14:paraId="728A15B4"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Your Commitment</w:t>
            </w:r>
          </w:p>
        </w:tc>
        <w:tc>
          <w:tcPr>
            <w:tcW w:w="6000" w:type="dxa"/>
            <w:vAlign w:val="center"/>
          </w:tcPr>
          <w:p w14:paraId="366F824F"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Cam kết của chúng ta</w:t>
            </w:r>
          </w:p>
        </w:tc>
      </w:tr>
      <w:tr w:rsidR="00F06A1A" w:rsidRPr="00B4784F" w14:paraId="59BD980F" w14:textId="77777777" w:rsidTr="4356F799">
        <w:tc>
          <w:tcPr>
            <w:tcW w:w="1353" w:type="dxa"/>
            <w:shd w:val="clear" w:color="auto" w:fill="C1E4F5" w:themeFill="accent1" w:themeFillTint="33"/>
            <w:tcMar>
              <w:top w:w="120" w:type="dxa"/>
              <w:left w:w="180" w:type="dxa"/>
              <w:bottom w:w="120" w:type="dxa"/>
              <w:right w:w="180" w:type="dxa"/>
            </w:tcMar>
            <w:hideMark/>
          </w:tcPr>
          <w:p w14:paraId="291A2054" w14:textId="77777777" w:rsidR="00315D6E"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133_toc_19</w:t>
            </w:r>
          </w:p>
        </w:tc>
        <w:tc>
          <w:tcPr>
            <w:tcW w:w="6000" w:type="dxa"/>
            <w:tcMar>
              <w:top w:w="120" w:type="dxa"/>
              <w:left w:w="180" w:type="dxa"/>
              <w:bottom w:w="120" w:type="dxa"/>
              <w:right w:w="180" w:type="dxa"/>
            </w:tcMar>
            <w:vAlign w:val="center"/>
            <w:hideMark/>
          </w:tcPr>
          <w:p w14:paraId="6A56F72D"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Knowledge Check</w:t>
            </w:r>
          </w:p>
        </w:tc>
        <w:tc>
          <w:tcPr>
            <w:tcW w:w="6000" w:type="dxa"/>
            <w:vAlign w:val="center"/>
          </w:tcPr>
          <w:p w14:paraId="25557030"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Kiểm tra kiến thức</w:t>
            </w:r>
          </w:p>
        </w:tc>
      </w:tr>
      <w:tr w:rsidR="00F06A1A" w:rsidRPr="00B4784F" w14:paraId="43A85D3C" w14:textId="77777777" w:rsidTr="4356F799">
        <w:tc>
          <w:tcPr>
            <w:tcW w:w="1353" w:type="dxa"/>
            <w:shd w:val="clear" w:color="auto" w:fill="C1E4F5" w:themeFill="accent1" w:themeFillTint="33"/>
            <w:tcMar>
              <w:top w:w="120" w:type="dxa"/>
              <w:left w:w="180" w:type="dxa"/>
              <w:bottom w:w="120" w:type="dxa"/>
              <w:right w:w="180" w:type="dxa"/>
            </w:tcMar>
            <w:hideMark/>
          </w:tcPr>
          <w:p w14:paraId="597F613F" w14:textId="77777777" w:rsidR="00315D6E"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134_toc_20</w:t>
            </w:r>
          </w:p>
        </w:tc>
        <w:tc>
          <w:tcPr>
            <w:tcW w:w="6000" w:type="dxa"/>
            <w:tcMar>
              <w:top w:w="120" w:type="dxa"/>
              <w:left w:w="180" w:type="dxa"/>
              <w:bottom w:w="120" w:type="dxa"/>
              <w:right w:w="180" w:type="dxa"/>
            </w:tcMar>
            <w:vAlign w:val="center"/>
            <w:hideMark/>
          </w:tcPr>
          <w:p w14:paraId="06C29A03"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Introduction</w:t>
            </w:r>
          </w:p>
        </w:tc>
        <w:tc>
          <w:tcPr>
            <w:tcW w:w="6000" w:type="dxa"/>
            <w:vAlign w:val="center"/>
          </w:tcPr>
          <w:p w14:paraId="729B1CAF"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Giới thiệu</w:t>
            </w:r>
          </w:p>
        </w:tc>
      </w:tr>
      <w:tr w:rsidR="00F06A1A" w:rsidRPr="00B4784F" w14:paraId="71CEDF5F" w14:textId="77777777" w:rsidTr="4356F799">
        <w:tc>
          <w:tcPr>
            <w:tcW w:w="1353" w:type="dxa"/>
            <w:shd w:val="clear" w:color="auto" w:fill="C1E4F5" w:themeFill="accent1" w:themeFillTint="33"/>
            <w:tcMar>
              <w:top w:w="120" w:type="dxa"/>
              <w:left w:w="180" w:type="dxa"/>
              <w:bottom w:w="120" w:type="dxa"/>
              <w:right w:w="180" w:type="dxa"/>
            </w:tcMar>
            <w:hideMark/>
          </w:tcPr>
          <w:p w14:paraId="2D0DA3C9" w14:textId="77777777" w:rsidR="00315D6E"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lastRenderedPageBreak/>
              <w:t>135_toc_21</w:t>
            </w:r>
          </w:p>
        </w:tc>
        <w:tc>
          <w:tcPr>
            <w:tcW w:w="6000" w:type="dxa"/>
            <w:tcMar>
              <w:top w:w="120" w:type="dxa"/>
              <w:left w:w="180" w:type="dxa"/>
              <w:bottom w:w="120" w:type="dxa"/>
              <w:right w:w="180" w:type="dxa"/>
            </w:tcMar>
            <w:vAlign w:val="center"/>
            <w:hideMark/>
          </w:tcPr>
          <w:p w14:paraId="7F511974"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Assessment</w:t>
            </w:r>
          </w:p>
        </w:tc>
        <w:tc>
          <w:tcPr>
            <w:tcW w:w="6000" w:type="dxa"/>
            <w:vAlign w:val="center"/>
          </w:tcPr>
          <w:p w14:paraId="654A6343"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Đánh giá</w:t>
            </w:r>
          </w:p>
        </w:tc>
      </w:tr>
      <w:tr w:rsidR="00F06A1A" w:rsidRPr="00B4784F" w14:paraId="60E0B1D9" w14:textId="77777777" w:rsidTr="4356F799">
        <w:tc>
          <w:tcPr>
            <w:tcW w:w="1353" w:type="dxa"/>
            <w:shd w:val="clear" w:color="auto" w:fill="C1E4F5" w:themeFill="accent1" w:themeFillTint="33"/>
            <w:tcMar>
              <w:top w:w="120" w:type="dxa"/>
              <w:left w:w="180" w:type="dxa"/>
              <w:bottom w:w="120" w:type="dxa"/>
              <w:right w:w="180" w:type="dxa"/>
            </w:tcMar>
            <w:hideMark/>
          </w:tcPr>
          <w:p w14:paraId="285C3E24" w14:textId="77777777" w:rsidR="00315D6E"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136_toc_22</w:t>
            </w:r>
          </w:p>
        </w:tc>
        <w:tc>
          <w:tcPr>
            <w:tcW w:w="6000" w:type="dxa"/>
            <w:tcMar>
              <w:top w:w="120" w:type="dxa"/>
              <w:left w:w="180" w:type="dxa"/>
              <w:bottom w:w="120" w:type="dxa"/>
              <w:right w:w="180" w:type="dxa"/>
            </w:tcMar>
            <w:vAlign w:val="center"/>
            <w:hideMark/>
          </w:tcPr>
          <w:p w14:paraId="75C8C404"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Feedback</w:t>
            </w:r>
          </w:p>
        </w:tc>
        <w:tc>
          <w:tcPr>
            <w:tcW w:w="6000" w:type="dxa"/>
            <w:vAlign w:val="center"/>
          </w:tcPr>
          <w:p w14:paraId="3214BE99"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Thông tin phản hồi</w:t>
            </w:r>
          </w:p>
        </w:tc>
      </w:tr>
      <w:tr w:rsidR="00F06A1A" w:rsidRPr="00B4784F" w14:paraId="26CCE015" w14:textId="77777777" w:rsidTr="4356F799">
        <w:tc>
          <w:tcPr>
            <w:tcW w:w="1353" w:type="dxa"/>
            <w:shd w:val="clear" w:color="auto" w:fill="C1E4F5" w:themeFill="accent1" w:themeFillTint="33"/>
            <w:tcMar>
              <w:top w:w="120" w:type="dxa"/>
              <w:left w:w="180" w:type="dxa"/>
              <w:bottom w:w="120" w:type="dxa"/>
              <w:right w:w="180" w:type="dxa"/>
            </w:tcMar>
            <w:hideMark/>
          </w:tcPr>
          <w:p w14:paraId="2713A980" w14:textId="77777777" w:rsidR="00315D6E"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137_toc_23</w:t>
            </w:r>
          </w:p>
        </w:tc>
        <w:tc>
          <w:tcPr>
            <w:tcW w:w="6000" w:type="dxa"/>
            <w:tcMar>
              <w:top w:w="120" w:type="dxa"/>
              <w:left w:w="180" w:type="dxa"/>
              <w:bottom w:w="120" w:type="dxa"/>
              <w:right w:w="180" w:type="dxa"/>
            </w:tcMar>
            <w:vAlign w:val="center"/>
            <w:hideMark/>
          </w:tcPr>
          <w:p w14:paraId="385A5AE8"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Survey</w:t>
            </w:r>
          </w:p>
        </w:tc>
        <w:tc>
          <w:tcPr>
            <w:tcW w:w="6000" w:type="dxa"/>
            <w:vAlign w:val="center"/>
          </w:tcPr>
          <w:p w14:paraId="7D5E5417"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Khảo sát</w:t>
            </w:r>
          </w:p>
        </w:tc>
      </w:tr>
      <w:tr w:rsidR="00F06A1A" w:rsidRPr="00B4784F" w14:paraId="050D0FF4" w14:textId="77777777" w:rsidTr="4356F799">
        <w:tc>
          <w:tcPr>
            <w:tcW w:w="1353" w:type="dxa"/>
            <w:shd w:val="clear" w:color="auto" w:fill="C1E4F5" w:themeFill="accent1" w:themeFillTint="33"/>
            <w:tcMar>
              <w:top w:w="120" w:type="dxa"/>
              <w:left w:w="180" w:type="dxa"/>
              <w:bottom w:w="120" w:type="dxa"/>
              <w:right w:w="180" w:type="dxa"/>
            </w:tcMar>
            <w:hideMark/>
          </w:tcPr>
          <w:p w14:paraId="1CBD447F" w14:textId="77777777" w:rsidR="00315D6E"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138_string_1</w:t>
            </w:r>
          </w:p>
        </w:tc>
        <w:tc>
          <w:tcPr>
            <w:tcW w:w="6000" w:type="dxa"/>
            <w:tcMar>
              <w:top w:w="120" w:type="dxa"/>
              <w:left w:w="180" w:type="dxa"/>
              <w:bottom w:w="120" w:type="dxa"/>
              <w:right w:w="180" w:type="dxa"/>
            </w:tcMar>
            <w:hideMark/>
          </w:tcPr>
          <w:p w14:paraId="23F97ED3"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 xml:space="preserve">The Course cannot contact the LMS. Click 'OK' to continue and review the course. Note, Course Certification may not be available. Click 'Cancel' to exit </w:t>
            </w:r>
          </w:p>
        </w:tc>
        <w:tc>
          <w:tcPr>
            <w:tcW w:w="6000" w:type="dxa"/>
          </w:tcPr>
          <w:p w14:paraId="35833174"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 xml:space="preserve">Khóa học không thể liên hệ với LMS. Nhấp vào “OK” để tiếp tục và xem lại khóa học. Lưu ý, Chứng chỉ Khóa học có thể không khả dụng. Nhấp vào “Hủy” để thoát </w:t>
            </w:r>
          </w:p>
        </w:tc>
      </w:tr>
      <w:tr w:rsidR="00F06A1A" w:rsidRPr="00B4784F" w14:paraId="0BE3DDF0" w14:textId="77777777" w:rsidTr="4356F799">
        <w:tc>
          <w:tcPr>
            <w:tcW w:w="1353" w:type="dxa"/>
            <w:shd w:val="clear" w:color="auto" w:fill="C1E4F5" w:themeFill="accent1" w:themeFillTint="33"/>
            <w:tcMar>
              <w:top w:w="120" w:type="dxa"/>
              <w:left w:w="180" w:type="dxa"/>
              <w:bottom w:w="120" w:type="dxa"/>
              <w:right w:w="180" w:type="dxa"/>
            </w:tcMar>
            <w:hideMark/>
          </w:tcPr>
          <w:p w14:paraId="6129AAD4" w14:textId="77777777" w:rsidR="00315D6E"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139_string_2</w:t>
            </w:r>
          </w:p>
        </w:tc>
        <w:tc>
          <w:tcPr>
            <w:tcW w:w="6000" w:type="dxa"/>
            <w:tcMar>
              <w:top w:w="120" w:type="dxa"/>
              <w:left w:w="180" w:type="dxa"/>
              <w:bottom w:w="120" w:type="dxa"/>
              <w:right w:w="180" w:type="dxa"/>
            </w:tcMar>
            <w:vAlign w:val="center"/>
            <w:hideMark/>
          </w:tcPr>
          <w:p w14:paraId="168B60C8"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All questions remain unanswered</w:t>
            </w:r>
          </w:p>
        </w:tc>
        <w:tc>
          <w:tcPr>
            <w:tcW w:w="6000" w:type="dxa"/>
            <w:vAlign w:val="center"/>
          </w:tcPr>
          <w:p w14:paraId="7C0CA35B"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Chưa có câu hỏi nào được trả lời</w:t>
            </w:r>
          </w:p>
        </w:tc>
      </w:tr>
      <w:tr w:rsidR="00F06A1A" w:rsidRPr="00B4784F" w14:paraId="78D3AD7A" w14:textId="77777777" w:rsidTr="4356F799">
        <w:tc>
          <w:tcPr>
            <w:tcW w:w="1353" w:type="dxa"/>
            <w:shd w:val="clear" w:color="auto" w:fill="C1E4F5" w:themeFill="accent1" w:themeFillTint="33"/>
            <w:tcMar>
              <w:top w:w="120" w:type="dxa"/>
              <w:left w:w="180" w:type="dxa"/>
              <w:bottom w:w="120" w:type="dxa"/>
              <w:right w:w="180" w:type="dxa"/>
            </w:tcMar>
            <w:hideMark/>
          </w:tcPr>
          <w:p w14:paraId="3FC5E7AD" w14:textId="77777777" w:rsidR="00315D6E"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140_string_3</w:t>
            </w:r>
          </w:p>
        </w:tc>
        <w:tc>
          <w:tcPr>
            <w:tcW w:w="6000" w:type="dxa"/>
            <w:tcMar>
              <w:top w:w="120" w:type="dxa"/>
              <w:left w:w="180" w:type="dxa"/>
              <w:bottom w:w="120" w:type="dxa"/>
              <w:right w:w="180" w:type="dxa"/>
            </w:tcMar>
            <w:vAlign w:val="center"/>
            <w:hideMark/>
          </w:tcPr>
          <w:p w14:paraId="2655A720"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Questions</w:t>
            </w:r>
          </w:p>
        </w:tc>
        <w:tc>
          <w:tcPr>
            <w:tcW w:w="6000" w:type="dxa"/>
            <w:vAlign w:val="center"/>
          </w:tcPr>
          <w:p w14:paraId="3EF930D8"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Các câu hỏi</w:t>
            </w:r>
          </w:p>
        </w:tc>
      </w:tr>
      <w:tr w:rsidR="00F06A1A" w:rsidRPr="00B4784F" w14:paraId="3EDBD66B" w14:textId="77777777" w:rsidTr="4356F799">
        <w:tc>
          <w:tcPr>
            <w:tcW w:w="1353" w:type="dxa"/>
            <w:shd w:val="clear" w:color="auto" w:fill="C1E4F5" w:themeFill="accent1" w:themeFillTint="33"/>
            <w:tcMar>
              <w:top w:w="120" w:type="dxa"/>
              <w:left w:w="180" w:type="dxa"/>
              <w:bottom w:w="120" w:type="dxa"/>
              <w:right w:w="180" w:type="dxa"/>
            </w:tcMar>
            <w:hideMark/>
          </w:tcPr>
          <w:p w14:paraId="6BB30772" w14:textId="77777777" w:rsidR="00315D6E"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141_string_4</w:t>
            </w:r>
          </w:p>
        </w:tc>
        <w:tc>
          <w:tcPr>
            <w:tcW w:w="6000" w:type="dxa"/>
            <w:tcMar>
              <w:top w:w="120" w:type="dxa"/>
              <w:left w:w="180" w:type="dxa"/>
              <w:bottom w:w="120" w:type="dxa"/>
              <w:right w:w="180" w:type="dxa"/>
            </w:tcMar>
            <w:vAlign w:val="center"/>
            <w:hideMark/>
          </w:tcPr>
          <w:p w14:paraId="4E31906E"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Question</w:t>
            </w:r>
          </w:p>
        </w:tc>
        <w:tc>
          <w:tcPr>
            <w:tcW w:w="6000" w:type="dxa"/>
            <w:vAlign w:val="center"/>
          </w:tcPr>
          <w:p w14:paraId="5E7EBB14"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Câu hỏi</w:t>
            </w:r>
          </w:p>
        </w:tc>
      </w:tr>
      <w:tr w:rsidR="00F06A1A" w:rsidRPr="00B4784F" w14:paraId="6A263937" w14:textId="77777777" w:rsidTr="4356F799">
        <w:tc>
          <w:tcPr>
            <w:tcW w:w="1353" w:type="dxa"/>
            <w:shd w:val="clear" w:color="auto" w:fill="C1E4F5" w:themeFill="accent1" w:themeFillTint="33"/>
            <w:tcMar>
              <w:top w:w="120" w:type="dxa"/>
              <w:left w:w="180" w:type="dxa"/>
              <w:bottom w:w="120" w:type="dxa"/>
              <w:right w:w="180" w:type="dxa"/>
            </w:tcMar>
            <w:hideMark/>
          </w:tcPr>
          <w:p w14:paraId="12BD8CC8" w14:textId="77777777" w:rsidR="00315D6E"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142_string_5</w:t>
            </w:r>
          </w:p>
        </w:tc>
        <w:tc>
          <w:tcPr>
            <w:tcW w:w="6000" w:type="dxa"/>
            <w:tcMar>
              <w:top w:w="120" w:type="dxa"/>
              <w:left w:w="180" w:type="dxa"/>
              <w:bottom w:w="120" w:type="dxa"/>
              <w:right w:w="180" w:type="dxa"/>
            </w:tcMar>
            <w:vAlign w:val="center"/>
            <w:hideMark/>
          </w:tcPr>
          <w:p w14:paraId="0CCE9A31"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not answered</w:t>
            </w:r>
          </w:p>
        </w:tc>
        <w:tc>
          <w:tcPr>
            <w:tcW w:w="6000" w:type="dxa"/>
            <w:vAlign w:val="center"/>
          </w:tcPr>
          <w:p w14:paraId="6CFE12DA"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chưa được trả lời</w:t>
            </w:r>
          </w:p>
        </w:tc>
      </w:tr>
      <w:tr w:rsidR="00F06A1A" w:rsidRPr="00B4784F" w14:paraId="71657931" w14:textId="77777777" w:rsidTr="4356F799">
        <w:tc>
          <w:tcPr>
            <w:tcW w:w="1353" w:type="dxa"/>
            <w:shd w:val="clear" w:color="auto" w:fill="C1E4F5" w:themeFill="accent1" w:themeFillTint="33"/>
            <w:tcMar>
              <w:top w:w="120" w:type="dxa"/>
              <w:left w:w="180" w:type="dxa"/>
              <w:bottom w:w="120" w:type="dxa"/>
              <w:right w:w="180" w:type="dxa"/>
            </w:tcMar>
            <w:hideMark/>
          </w:tcPr>
          <w:p w14:paraId="576DF548" w14:textId="77777777" w:rsidR="00315D6E"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143_string_6</w:t>
            </w:r>
          </w:p>
        </w:tc>
        <w:tc>
          <w:tcPr>
            <w:tcW w:w="6000" w:type="dxa"/>
            <w:tcMar>
              <w:top w:w="120" w:type="dxa"/>
              <w:left w:w="180" w:type="dxa"/>
              <w:bottom w:w="120" w:type="dxa"/>
              <w:right w:w="180" w:type="dxa"/>
            </w:tcMar>
            <w:vAlign w:val="center"/>
            <w:hideMark/>
          </w:tcPr>
          <w:p w14:paraId="3067A020"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That's correct!</w:t>
            </w:r>
          </w:p>
        </w:tc>
        <w:tc>
          <w:tcPr>
            <w:tcW w:w="6000" w:type="dxa"/>
            <w:vAlign w:val="center"/>
          </w:tcPr>
          <w:p w14:paraId="1276C4B8"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Đúng!</w:t>
            </w:r>
          </w:p>
        </w:tc>
      </w:tr>
      <w:tr w:rsidR="00F06A1A" w:rsidRPr="00B4784F" w14:paraId="367DF500" w14:textId="77777777" w:rsidTr="4356F799">
        <w:tc>
          <w:tcPr>
            <w:tcW w:w="1353" w:type="dxa"/>
            <w:shd w:val="clear" w:color="auto" w:fill="C1E4F5" w:themeFill="accent1" w:themeFillTint="33"/>
            <w:tcMar>
              <w:top w:w="120" w:type="dxa"/>
              <w:left w:w="180" w:type="dxa"/>
              <w:bottom w:w="120" w:type="dxa"/>
              <w:right w:w="180" w:type="dxa"/>
            </w:tcMar>
            <w:hideMark/>
          </w:tcPr>
          <w:p w14:paraId="5CE74F66" w14:textId="77777777" w:rsidR="00315D6E"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144_string_7</w:t>
            </w:r>
          </w:p>
        </w:tc>
        <w:tc>
          <w:tcPr>
            <w:tcW w:w="6000" w:type="dxa"/>
            <w:tcMar>
              <w:top w:w="120" w:type="dxa"/>
              <w:left w:w="180" w:type="dxa"/>
              <w:bottom w:w="120" w:type="dxa"/>
              <w:right w:w="180" w:type="dxa"/>
            </w:tcMar>
            <w:vAlign w:val="center"/>
            <w:hideMark/>
          </w:tcPr>
          <w:p w14:paraId="30DDECF9"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That's not correct!</w:t>
            </w:r>
          </w:p>
        </w:tc>
        <w:tc>
          <w:tcPr>
            <w:tcW w:w="6000" w:type="dxa"/>
            <w:vAlign w:val="center"/>
          </w:tcPr>
          <w:p w14:paraId="4CD8DC08"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Không đúng!</w:t>
            </w:r>
          </w:p>
        </w:tc>
      </w:tr>
      <w:tr w:rsidR="00F06A1A" w:rsidRPr="00B4784F" w14:paraId="60372B2E" w14:textId="77777777" w:rsidTr="4356F799">
        <w:tc>
          <w:tcPr>
            <w:tcW w:w="1353" w:type="dxa"/>
            <w:shd w:val="clear" w:color="auto" w:fill="C1E4F5" w:themeFill="accent1" w:themeFillTint="33"/>
            <w:tcMar>
              <w:top w:w="120" w:type="dxa"/>
              <w:left w:w="180" w:type="dxa"/>
              <w:bottom w:w="120" w:type="dxa"/>
              <w:right w:w="180" w:type="dxa"/>
            </w:tcMar>
            <w:hideMark/>
          </w:tcPr>
          <w:p w14:paraId="192CCF87" w14:textId="77777777" w:rsidR="00315D6E"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145_string_8</w:t>
            </w:r>
          </w:p>
        </w:tc>
        <w:tc>
          <w:tcPr>
            <w:tcW w:w="6000" w:type="dxa"/>
            <w:tcMar>
              <w:top w:w="120" w:type="dxa"/>
              <w:left w:w="180" w:type="dxa"/>
              <w:bottom w:w="120" w:type="dxa"/>
              <w:right w:w="180" w:type="dxa"/>
            </w:tcMar>
            <w:vAlign w:val="center"/>
            <w:hideMark/>
          </w:tcPr>
          <w:p w14:paraId="67222F4E"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 xml:space="preserve">Feedback: </w:t>
            </w:r>
          </w:p>
        </w:tc>
        <w:tc>
          <w:tcPr>
            <w:tcW w:w="6000" w:type="dxa"/>
            <w:vAlign w:val="center"/>
          </w:tcPr>
          <w:p w14:paraId="257DA532"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 xml:space="preserve">Thông tin phản hồi: </w:t>
            </w:r>
          </w:p>
        </w:tc>
      </w:tr>
      <w:tr w:rsidR="00F06A1A" w:rsidRPr="00B4784F" w14:paraId="56677AA7" w14:textId="77777777" w:rsidTr="4356F799">
        <w:tc>
          <w:tcPr>
            <w:tcW w:w="1353" w:type="dxa"/>
            <w:shd w:val="clear" w:color="auto" w:fill="C1E4F5" w:themeFill="accent1" w:themeFillTint="33"/>
            <w:tcMar>
              <w:top w:w="120" w:type="dxa"/>
              <w:left w:w="180" w:type="dxa"/>
              <w:bottom w:w="120" w:type="dxa"/>
              <w:right w:w="180" w:type="dxa"/>
            </w:tcMar>
            <w:hideMark/>
          </w:tcPr>
          <w:p w14:paraId="3F807082" w14:textId="77777777" w:rsidR="00315D6E"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146_string_9</w:t>
            </w:r>
          </w:p>
        </w:tc>
        <w:tc>
          <w:tcPr>
            <w:tcW w:w="6000" w:type="dxa"/>
            <w:tcMar>
              <w:top w:w="120" w:type="dxa"/>
              <w:left w:w="180" w:type="dxa"/>
              <w:bottom w:w="120" w:type="dxa"/>
              <w:right w:w="180" w:type="dxa"/>
            </w:tcMar>
            <w:vAlign w:val="center"/>
            <w:hideMark/>
          </w:tcPr>
          <w:p w14:paraId="3D68FB2D"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Code of Business Conduct</w:t>
            </w:r>
          </w:p>
        </w:tc>
        <w:tc>
          <w:tcPr>
            <w:tcW w:w="6000" w:type="dxa"/>
            <w:vAlign w:val="center"/>
          </w:tcPr>
          <w:p w14:paraId="7F78BFEA"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Bộ Quy tắc Ứng xử trong Kinh doanh</w:t>
            </w:r>
          </w:p>
        </w:tc>
      </w:tr>
      <w:tr w:rsidR="00F06A1A" w:rsidRPr="00B4784F" w14:paraId="39A092B9" w14:textId="77777777" w:rsidTr="4356F799">
        <w:tc>
          <w:tcPr>
            <w:tcW w:w="1353" w:type="dxa"/>
            <w:shd w:val="clear" w:color="auto" w:fill="C1E4F5" w:themeFill="accent1" w:themeFillTint="33"/>
            <w:tcMar>
              <w:top w:w="120" w:type="dxa"/>
              <w:left w:w="180" w:type="dxa"/>
              <w:bottom w:w="120" w:type="dxa"/>
              <w:right w:w="180" w:type="dxa"/>
            </w:tcMar>
            <w:hideMark/>
          </w:tcPr>
          <w:p w14:paraId="5AD9423E" w14:textId="77777777" w:rsidR="00315D6E"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147_string_10</w:t>
            </w:r>
          </w:p>
        </w:tc>
        <w:tc>
          <w:tcPr>
            <w:tcW w:w="6000" w:type="dxa"/>
            <w:tcMar>
              <w:top w:w="120" w:type="dxa"/>
              <w:left w:w="180" w:type="dxa"/>
              <w:bottom w:w="120" w:type="dxa"/>
              <w:right w:w="180" w:type="dxa"/>
            </w:tcMar>
            <w:vAlign w:val="center"/>
            <w:hideMark/>
          </w:tcPr>
          <w:p w14:paraId="5BCF1BBD"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Knowledge Check</w:t>
            </w:r>
          </w:p>
        </w:tc>
        <w:tc>
          <w:tcPr>
            <w:tcW w:w="6000" w:type="dxa"/>
            <w:vAlign w:val="center"/>
          </w:tcPr>
          <w:p w14:paraId="33680BFC"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Kiểm tra kiến thức</w:t>
            </w:r>
          </w:p>
        </w:tc>
      </w:tr>
      <w:tr w:rsidR="00F06A1A" w:rsidRPr="00B4784F" w14:paraId="7A3349EB" w14:textId="77777777" w:rsidTr="4356F799">
        <w:tc>
          <w:tcPr>
            <w:tcW w:w="1353" w:type="dxa"/>
            <w:shd w:val="clear" w:color="auto" w:fill="C1E4F5" w:themeFill="accent1" w:themeFillTint="33"/>
            <w:tcMar>
              <w:top w:w="120" w:type="dxa"/>
              <w:left w:w="180" w:type="dxa"/>
              <w:bottom w:w="120" w:type="dxa"/>
              <w:right w:w="180" w:type="dxa"/>
            </w:tcMar>
            <w:hideMark/>
          </w:tcPr>
          <w:p w14:paraId="60298451" w14:textId="77777777" w:rsidR="00315D6E"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148_string_11</w:t>
            </w:r>
          </w:p>
        </w:tc>
        <w:tc>
          <w:tcPr>
            <w:tcW w:w="6000" w:type="dxa"/>
            <w:tcMar>
              <w:top w:w="120" w:type="dxa"/>
              <w:left w:w="180" w:type="dxa"/>
              <w:bottom w:w="120" w:type="dxa"/>
              <w:right w:w="180" w:type="dxa"/>
            </w:tcMar>
            <w:vAlign w:val="center"/>
            <w:hideMark/>
          </w:tcPr>
          <w:p w14:paraId="33C611B6"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Submit</w:t>
            </w:r>
          </w:p>
        </w:tc>
        <w:tc>
          <w:tcPr>
            <w:tcW w:w="6000" w:type="dxa"/>
            <w:vAlign w:val="center"/>
          </w:tcPr>
          <w:p w14:paraId="50A23760"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Gửi</w:t>
            </w:r>
          </w:p>
        </w:tc>
      </w:tr>
      <w:tr w:rsidR="00F06A1A" w:rsidRPr="00B4784F" w14:paraId="32E244A8" w14:textId="77777777" w:rsidTr="4356F799">
        <w:tc>
          <w:tcPr>
            <w:tcW w:w="1353" w:type="dxa"/>
            <w:shd w:val="clear" w:color="auto" w:fill="C1E4F5" w:themeFill="accent1" w:themeFillTint="33"/>
            <w:tcMar>
              <w:top w:w="120" w:type="dxa"/>
              <w:left w:w="180" w:type="dxa"/>
              <w:bottom w:w="120" w:type="dxa"/>
              <w:right w:w="180" w:type="dxa"/>
            </w:tcMar>
            <w:hideMark/>
          </w:tcPr>
          <w:p w14:paraId="1CA7B9BB" w14:textId="77777777" w:rsidR="00315D6E"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149_string_12</w:t>
            </w:r>
          </w:p>
        </w:tc>
        <w:tc>
          <w:tcPr>
            <w:tcW w:w="6000" w:type="dxa"/>
            <w:tcMar>
              <w:top w:w="120" w:type="dxa"/>
              <w:left w:w="180" w:type="dxa"/>
              <w:bottom w:w="120" w:type="dxa"/>
              <w:right w:w="180" w:type="dxa"/>
            </w:tcMar>
            <w:vAlign w:val="center"/>
            <w:hideMark/>
          </w:tcPr>
          <w:p w14:paraId="698CEA10"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Retake</w:t>
            </w:r>
          </w:p>
        </w:tc>
        <w:tc>
          <w:tcPr>
            <w:tcW w:w="6000" w:type="dxa"/>
            <w:vAlign w:val="center"/>
          </w:tcPr>
          <w:p w14:paraId="5DFC4B51" w14:textId="77777777" w:rsidR="00315D6E"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Làm lại</w:t>
            </w:r>
          </w:p>
        </w:tc>
      </w:tr>
      <w:tr w:rsidR="00F06A1A" w:rsidRPr="00B4784F" w14:paraId="2225178B" w14:textId="77777777" w:rsidTr="4356F799">
        <w:tc>
          <w:tcPr>
            <w:tcW w:w="1353" w:type="dxa"/>
            <w:shd w:val="clear" w:color="auto" w:fill="C1E4F5" w:themeFill="accent1" w:themeFillTint="33"/>
            <w:tcMar>
              <w:top w:w="120" w:type="dxa"/>
              <w:left w:w="180" w:type="dxa"/>
              <w:bottom w:w="120" w:type="dxa"/>
              <w:right w:w="180" w:type="dxa"/>
            </w:tcMar>
            <w:hideMark/>
          </w:tcPr>
          <w:p w14:paraId="2D70BFE4" w14:textId="77777777" w:rsidR="005B5C04"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lastRenderedPageBreak/>
              <w:t>150_string_13</w:t>
            </w:r>
          </w:p>
        </w:tc>
        <w:tc>
          <w:tcPr>
            <w:tcW w:w="6000" w:type="dxa"/>
            <w:tcMar>
              <w:top w:w="120" w:type="dxa"/>
              <w:left w:w="180" w:type="dxa"/>
              <w:bottom w:w="120" w:type="dxa"/>
              <w:right w:w="180" w:type="dxa"/>
            </w:tcMar>
            <w:hideMark/>
          </w:tcPr>
          <w:p w14:paraId="597E6604" w14:textId="77777777" w:rsidR="005B5C04"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Course Description: Our Code of Business Conduct is a critically important document that describes our company’s expectations of every employee as we represent Abbott in our daily work. It provides a foundation for our responsibilities and behaviors that will help us make the best choices for Abbott, for ourselves, and for the many people we serve. This course provides a high level overview of the Code, outlines our company's expectations and your obligations, and provides practical advice on what to do when the best path forward is hard to determine. The course will take 35-45 minutes to complete.</w:t>
            </w:r>
          </w:p>
        </w:tc>
        <w:tc>
          <w:tcPr>
            <w:tcW w:w="6000" w:type="dxa"/>
          </w:tcPr>
          <w:p w14:paraId="611C9FA3" w14:textId="77777777" w:rsidR="005B5C04"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Mô tả khóa học: Bộ Quy tắc Ứng xử trong Kinh doanh của chúng ta là một tài liệu đặc biệt quan trọng, mô tả các kỳ vọng của công ty đối với mỗi nhân viên khi đại diện cho Abbott trong công việc hằng ngày. Nội dung này cung cấp nền tảng cho các trách nhiệm và hành vi của chúng ta, giúp chúng ta đưa ra những lựa chọn tốt nhất cho Abbott, cho bản thân và cho nhiều người mà chúng ta phục vụ. Khóa học này cung cấp cái nhìn tổng quan ở mức cao về Bộ Quy tắc, trình bày các kỳ vọng của công ty và nghĩa vụ của bạn, đồng thời đưa ra hướng dẫn thực tế về việc cần làm khi con đường tốt nhất để tiến bước khó xác định. Sẽ mất 35 đến 45 phút để hoàn thành khóa đào tạo này.</w:t>
            </w:r>
          </w:p>
        </w:tc>
      </w:tr>
      <w:tr w:rsidR="00F06A1A" w:rsidRPr="00B4784F" w14:paraId="2974948C" w14:textId="77777777" w:rsidTr="4356F799">
        <w:tc>
          <w:tcPr>
            <w:tcW w:w="1353" w:type="dxa"/>
            <w:shd w:val="clear" w:color="auto" w:fill="C1E4F5" w:themeFill="accent1" w:themeFillTint="33"/>
            <w:tcMar>
              <w:top w:w="120" w:type="dxa"/>
              <w:left w:w="180" w:type="dxa"/>
              <w:bottom w:w="120" w:type="dxa"/>
              <w:right w:w="180" w:type="dxa"/>
            </w:tcMar>
            <w:hideMark/>
          </w:tcPr>
          <w:p w14:paraId="0404F57C" w14:textId="77777777" w:rsidR="005B5C04"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151_string_14</w:t>
            </w:r>
          </w:p>
        </w:tc>
        <w:tc>
          <w:tcPr>
            <w:tcW w:w="6000" w:type="dxa"/>
            <w:tcMar>
              <w:top w:w="120" w:type="dxa"/>
              <w:left w:w="180" w:type="dxa"/>
              <w:bottom w:w="120" w:type="dxa"/>
              <w:right w:w="180" w:type="dxa"/>
            </w:tcMar>
            <w:vAlign w:val="center"/>
            <w:hideMark/>
          </w:tcPr>
          <w:p w14:paraId="4D4A3C2F" w14:textId="77777777" w:rsidR="005B5C04"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Menu</w:t>
            </w:r>
          </w:p>
        </w:tc>
        <w:tc>
          <w:tcPr>
            <w:tcW w:w="6000" w:type="dxa"/>
            <w:vAlign w:val="center"/>
          </w:tcPr>
          <w:p w14:paraId="33F3C25F" w14:textId="77777777" w:rsidR="005B5C04"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Menu</w:t>
            </w:r>
          </w:p>
        </w:tc>
      </w:tr>
      <w:tr w:rsidR="00F06A1A" w:rsidRPr="00B4784F" w14:paraId="7A045AB5" w14:textId="77777777" w:rsidTr="4356F799">
        <w:tc>
          <w:tcPr>
            <w:tcW w:w="1353" w:type="dxa"/>
            <w:shd w:val="clear" w:color="auto" w:fill="C1E4F5" w:themeFill="accent1" w:themeFillTint="33"/>
            <w:tcMar>
              <w:top w:w="120" w:type="dxa"/>
              <w:left w:w="180" w:type="dxa"/>
              <w:bottom w:w="120" w:type="dxa"/>
              <w:right w:w="180" w:type="dxa"/>
            </w:tcMar>
            <w:hideMark/>
          </w:tcPr>
          <w:p w14:paraId="7873971F" w14:textId="77777777" w:rsidR="005B5C04"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152_string_15</w:t>
            </w:r>
          </w:p>
        </w:tc>
        <w:tc>
          <w:tcPr>
            <w:tcW w:w="6000" w:type="dxa"/>
            <w:tcMar>
              <w:top w:w="120" w:type="dxa"/>
              <w:left w:w="180" w:type="dxa"/>
              <w:bottom w:w="120" w:type="dxa"/>
              <w:right w:w="180" w:type="dxa"/>
            </w:tcMar>
            <w:vAlign w:val="center"/>
            <w:hideMark/>
          </w:tcPr>
          <w:p w14:paraId="05797F6B" w14:textId="77777777" w:rsidR="005B5C04"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Resources</w:t>
            </w:r>
          </w:p>
        </w:tc>
        <w:tc>
          <w:tcPr>
            <w:tcW w:w="6000" w:type="dxa"/>
            <w:vAlign w:val="center"/>
          </w:tcPr>
          <w:p w14:paraId="2119E8CA" w14:textId="77777777" w:rsidR="005B5C04"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Tài nguyên</w:t>
            </w:r>
          </w:p>
        </w:tc>
      </w:tr>
      <w:tr w:rsidR="00F06A1A" w:rsidRPr="00B4784F" w14:paraId="7A6E6E80" w14:textId="77777777" w:rsidTr="4356F799">
        <w:tc>
          <w:tcPr>
            <w:tcW w:w="1353" w:type="dxa"/>
            <w:shd w:val="clear" w:color="auto" w:fill="C1E4F5" w:themeFill="accent1" w:themeFillTint="33"/>
            <w:tcMar>
              <w:top w:w="120" w:type="dxa"/>
              <w:left w:w="180" w:type="dxa"/>
              <w:bottom w:w="120" w:type="dxa"/>
              <w:right w:w="180" w:type="dxa"/>
            </w:tcMar>
            <w:hideMark/>
          </w:tcPr>
          <w:p w14:paraId="1418BCFB" w14:textId="77777777" w:rsidR="005B5C04"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153_string_16</w:t>
            </w:r>
          </w:p>
        </w:tc>
        <w:tc>
          <w:tcPr>
            <w:tcW w:w="6000" w:type="dxa"/>
            <w:tcMar>
              <w:top w:w="120" w:type="dxa"/>
              <w:left w:w="180" w:type="dxa"/>
              <w:bottom w:w="120" w:type="dxa"/>
              <w:right w:w="180" w:type="dxa"/>
            </w:tcMar>
            <w:vAlign w:val="center"/>
            <w:hideMark/>
          </w:tcPr>
          <w:p w14:paraId="141699F7" w14:textId="77777777" w:rsidR="005B5C04"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Reference Material</w:t>
            </w:r>
          </w:p>
        </w:tc>
        <w:tc>
          <w:tcPr>
            <w:tcW w:w="6000" w:type="dxa"/>
            <w:vAlign w:val="center"/>
          </w:tcPr>
          <w:p w14:paraId="421D55B9" w14:textId="77777777" w:rsidR="005B5C04"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Tài liệu tham khảo</w:t>
            </w:r>
          </w:p>
        </w:tc>
      </w:tr>
      <w:tr w:rsidR="00F06A1A" w:rsidRPr="00B4784F" w14:paraId="42367F23" w14:textId="77777777" w:rsidTr="4356F799">
        <w:tc>
          <w:tcPr>
            <w:tcW w:w="1353" w:type="dxa"/>
            <w:shd w:val="clear" w:color="auto" w:fill="C1E4F5" w:themeFill="accent1" w:themeFillTint="33"/>
            <w:tcMar>
              <w:top w:w="120" w:type="dxa"/>
              <w:left w:w="180" w:type="dxa"/>
              <w:bottom w:w="120" w:type="dxa"/>
              <w:right w:w="180" w:type="dxa"/>
            </w:tcMar>
            <w:hideMark/>
          </w:tcPr>
          <w:p w14:paraId="79920B99" w14:textId="77777777" w:rsidR="005B5C04"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154_string_17</w:t>
            </w:r>
          </w:p>
        </w:tc>
        <w:tc>
          <w:tcPr>
            <w:tcW w:w="6000" w:type="dxa"/>
            <w:tcMar>
              <w:top w:w="120" w:type="dxa"/>
              <w:left w:w="180" w:type="dxa"/>
              <w:bottom w:w="120" w:type="dxa"/>
              <w:right w:w="180" w:type="dxa"/>
            </w:tcMar>
            <w:vAlign w:val="center"/>
            <w:hideMark/>
          </w:tcPr>
          <w:p w14:paraId="72D3EA62" w14:textId="77777777" w:rsidR="005B5C04"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Audio</w:t>
            </w:r>
          </w:p>
        </w:tc>
        <w:tc>
          <w:tcPr>
            <w:tcW w:w="6000" w:type="dxa"/>
            <w:vAlign w:val="center"/>
          </w:tcPr>
          <w:p w14:paraId="46D3B0E8" w14:textId="77777777" w:rsidR="005B5C04"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Âm thanh</w:t>
            </w:r>
          </w:p>
        </w:tc>
      </w:tr>
      <w:tr w:rsidR="00F06A1A" w:rsidRPr="00B4784F" w14:paraId="2FC48D35" w14:textId="77777777" w:rsidTr="4356F799">
        <w:tc>
          <w:tcPr>
            <w:tcW w:w="1353" w:type="dxa"/>
            <w:shd w:val="clear" w:color="auto" w:fill="C1E4F5" w:themeFill="accent1" w:themeFillTint="33"/>
            <w:tcMar>
              <w:top w:w="120" w:type="dxa"/>
              <w:left w:w="180" w:type="dxa"/>
              <w:bottom w:w="120" w:type="dxa"/>
              <w:right w:w="180" w:type="dxa"/>
            </w:tcMar>
            <w:hideMark/>
          </w:tcPr>
          <w:p w14:paraId="3FB826CD" w14:textId="77777777" w:rsidR="005B5C04"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155_string_18</w:t>
            </w:r>
          </w:p>
        </w:tc>
        <w:tc>
          <w:tcPr>
            <w:tcW w:w="6000" w:type="dxa"/>
            <w:tcMar>
              <w:top w:w="120" w:type="dxa"/>
              <w:left w:w="180" w:type="dxa"/>
              <w:bottom w:w="120" w:type="dxa"/>
              <w:right w:w="180" w:type="dxa"/>
            </w:tcMar>
            <w:vAlign w:val="center"/>
            <w:hideMark/>
          </w:tcPr>
          <w:p w14:paraId="16B54C15" w14:textId="77777777" w:rsidR="005B5C04"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Exit</w:t>
            </w:r>
          </w:p>
        </w:tc>
        <w:tc>
          <w:tcPr>
            <w:tcW w:w="6000" w:type="dxa"/>
            <w:vAlign w:val="center"/>
          </w:tcPr>
          <w:p w14:paraId="443491A7" w14:textId="77777777" w:rsidR="005B5C04"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Thoát</w:t>
            </w:r>
          </w:p>
        </w:tc>
      </w:tr>
      <w:tr w:rsidR="00F06A1A" w:rsidRPr="00B4784F" w14:paraId="3B77C65B" w14:textId="77777777" w:rsidTr="4356F799">
        <w:tc>
          <w:tcPr>
            <w:tcW w:w="1353" w:type="dxa"/>
            <w:shd w:val="clear" w:color="auto" w:fill="C1E4F5" w:themeFill="accent1" w:themeFillTint="33"/>
            <w:tcMar>
              <w:top w:w="120" w:type="dxa"/>
              <w:left w:w="180" w:type="dxa"/>
              <w:bottom w:w="120" w:type="dxa"/>
              <w:right w:w="180" w:type="dxa"/>
            </w:tcMar>
            <w:hideMark/>
          </w:tcPr>
          <w:p w14:paraId="226A066B" w14:textId="77777777" w:rsidR="005B5C04"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156_string_19</w:t>
            </w:r>
          </w:p>
        </w:tc>
        <w:tc>
          <w:tcPr>
            <w:tcW w:w="6000" w:type="dxa"/>
            <w:tcMar>
              <w:top w:w="120" w:type="dxa"/>
              <w:left w:w="180" w:type="dxa"/>
              <w:bottom w:w="120" w:type="dxa"/>
              <w:right w:w="180" w:type="dxa"/>
            </w:tcMar>
            <w:vAlign w:val="center"/>
            <w:hideMark/>
          </w:tcPr>
          <w:p w14:paraId="5884FA61" w14:textId="77777777" w:rsidR="005B5C04"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Close</w:t>
            </w:r>
          </w:p>
        </w:tc>
        <w:tc>
          <w:tcPr>
            <w:tcW w:w="6000" w:type="dxa"/>
            <w:vAlign w:val="center"/>
          </w:tcPr>
          <w:p w14:paraId="00864E55" w14:textId="77777777" w:rsidR="005B5C04"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Đóng</w:t>
            </w:r>
          </w:p>
        </w:tc>
      </w:tr>
      <w:tr w:rsidR="00F06A1A" w:rsidRPr="00B4784F" w14:paraId="46E6E501" w14:textId="77777777" w:rsidTr="4356F799">
        <w:tc>
          <w:tcPr>
            <w:tcW w:w="1353" w:type="dxa"/>
            <w:shd w:val="clear" w:color="auto" w:fill="C1E4F5" w:themeFill="accent1" w:themeFillTint="33"/>
            <w:tcMar>
              <w:top w:w="120" w:type="dxa"/>
              <w:left w:w="180" w:type="dxa"/>
              <w:bottom w:w="120" w:type="dxa"/>
              <w:right w:w="180" w:type="dxa"/>
            </w:tcMar>
            <w:hideMark/>
          </w:tcPr>
          <w:p w14:paraId="7D0162BA" w14:textId="77777777" w:rsidR="005B5C04"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157_string_20</w:t>
            </w:r>
          </w:p>
        </w:tc>
        <w:tc>
          <w:tcPr>
            <w:tcW w:w="6000" w:type="dxa"/>
            <w:tcMar>
              <w:top w:w="120" w:type="dxa"/>
              <w:left w:w="180" w:type="dxa"/>
              <w:bottom w:w="120" w:type="dxa"/>
              <w:right w:w="180" w:type="dxa"/>
            </w:tcMar>
            <w:vAlign w:val="center"/>
            <w:hideMark/>
          </w:tcPr>
          <w:p w14:paraId="393584CA" w14:textId="77777777" w:rsidR="005B5C04"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Comment</w:t>
            </w:r>
            <w:r w:rsidR="00F5122E" w:rsidRPr="55CE9761">
              <w:rPr>
                <w:rFonts w:ascii="Calibri" w:eastAsia="Times New Roman" w:hAnsi="Calibri" w:cs="Calibri"/>
              </w:rPr>
              <w:t>…</w:t>
            </w:r>
          </w:p>
        </w:tc>
        <w:tc>
          <w:tcPr>
            <w:tcW w:w="6000" w:type="dxa"/>
            <w:vAlign w:val="center"/>
          </w:tcPr>
          <w:p w14:paraId="5533FFBD" w14:textId="77777777" w:rsidR="005B5C04"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Chú thích</w:t>
            </w:r>
          </w:p>
        </w:tc>
      </w:tr>
      <w:tr w:rsidR="00F06A1A" w:rsidRPr="00B4784F" w14:paraId="7E91A919" w14:textId="77777777" w:rsidTr="4356F799">
        <w:tc>
          <w:tcPr>
            <w:tcW w:w="1353" w:type="dxa"/>
            <w:shd w:val="clear" w:color="auto" w:fill="C1E4F5" w:themeFill="accent1" w:themeFillTint="33"/>
            <w:tcMar>
              <w:top w:w="120" w:type="dxa"/>
              <w:left w:w="180" w:type="dxa"/>
              <w:bottom w:w="120" w:type="dxa"/>
              <w:right w:w="180" w:type="dxa"/>
            </w:tcMar>
          </w:tcPr>
          <w:p w14:paraId="22EC2E0F" w14:textId="77777777" w:rsidR="005B5C04"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FB_01</w:t>
            </w:r>
          </w:p>
        </w:tc>
        <w:tc>
          <w:tcPr>
            <w:tcW w:w="6000" w:type="dxa"/>
            <w:tcMar>
              <w:top w:w="120" w:type="dxa"/>
              <w:left w:w="180" w:type="dxa"/>
              <w:bottom w:w="120" w:type="dxa"/>
              <w:right w:w="180" w:type="dxa"/>
            </w:tcMar>
            <w:vAlign w:val="center"/>
          </w:tcPr>
          <w:p w14:paraId="59AFAEFE" w14:textId="77777777" w:rsidR="005B5C04"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You must view all content before moving forward.</w:t>
            </w:r>
          </w:p>
        </w:tc>
        <w:tc>
          <w:tcPr>
            <w:tcW w:w="6000" w:type="dxa"/>
            <w:vAlign w:val="center"/>
          </w:tcPr>
          <w:p w14:paraId="43D9334B" w14:textId="77777777" w:rsidR="005B5C04"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Bạn phải xem tất cả nội dung trước khi tiếp tục.</w:t>
            </w:r>
          </w:p>
        </w:tc>
      </w:tr>
    </w:tbl>
    <w:p w14:paraId="26334DCB" w14:textId="77777777" w:rsidR="003E2E74" w:rsidRPr="00B4784F" w:rsidRDefault="00EF4A0B">
      <w:pPr>
        <w:rPr>
          <w:rFonts w:ascii="Calibri Light" w:hAnsi="Calibri Light" w:cs="Calibri Light"/>
          <w:smallCaps/>
          <w:color w:val="0F243E"/>
          <w:sz w:val="48"/>
          <w:szCs w:val="48"/>
        </w:rPr>
      </w:pPr>
      <w:r w:rsidRPr="55CE9761">
        <w:rPr>
          <w:rFonts w:ascii="Calibri Light" w:hAnsi="Calibri Light" w:cs="Calibri Light"/>
          <w:smallCaps/>
          <w:color w:val="0F243E"/>
          <w:sz w:val="48"/>
          <w:szCs w:val="48"/>
        </w:rPr>
        <w:br w:type="page"/>
      </w:r>
    </w:p>
    <w:p w14:paraId="193C32D3" w14:textId="77777777" w:rsidR="00F44929" w:rsidRPr="00B4784F" w:rsidRDefault="00EF4A0B" w:rsidP="00F44929">
      <w:pPr>
        <w:ind w:left="-1134"/>
        <w:rPr>
          <w:rFonts w:ascii="Calibri Light" w:hAnsi="Calibri Light" w:cs="Calibri Light"/>
          <w:smallCaps/>
          <w:color w:val="0F243E"/>
          <w:sz w:val="72"/>
          <w:szCs w:val="72"/>
        </w:rPr>
      </w:pPr>
      <w:r w:rsidRPr="55CE9761">
        <w:rPr>
          <w:rFonts w:ascii="Calibri Light" w:hAnsi="Calibri Light" w:cs="Calibri Light"/>
          <w:smallCaps/>
          <w:color w:val="0F243E"/>
          <w:sz w:val="48"/>
          <w:szCs w:val="48"/>
        </w:rPr>
        <w:lastRenderedPageBreak/>
        <w:t xml:space="preserve">         </w:t>
      </w:r>
      <w:r w:rsidRPr="55CE9761">
        <w:rPr>
          <w:rFonts w:ascii="Calibri Light" w:hAnsi="Calibri Light" w:cs="Calibri Light"/>
          <w:smallCaps/>
          <w:color w:val="0F243E"/>
          <w:sz w:val="72"/>
          <w:szCs w:val="72"/>
        </w:rPr>
        <w:t xml:space="preserve">Interactions with Competitors </w:t>
      </w:r>
    </w:p>
    <w:p w14:paraId="35768678" w14:textId="77777777" w:rsidR="00F44929" w:rsidRPr="00B4784F" w:rsidRDefault="00F44929">
      <w:pPr>
        <w:rPr>
          <w:rFonts w:eastAsia="Times New Roman"/>
        </w:rPr>
      </w:pPr>
    </w:p>
    <w:p w14:paraId="1F117DD1" w14:textId="77777777" w:rsidR="00F44929" w:rsidRPr="00B4784F" w:rsidRDefault="00F44929">
      <w:pPr>
        <w:rPr>
          <w:rFonts w:eastAsia="Times New Roman"/>
        </w:rPr>
      </w:pPr>
    </w:p>
    <w:p w14:paraId="7D1474B1" w14:textId="77777777" w:rsidR="00F44929" w:rsidRPr="00B4784F" w:rsidRDefault="00F44929">
      <w:pPr>
        <w:rPr>
          <w:rFonts w:eastAsia="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F06A1A" w:rsidRPr="00B4784F" w14:paraId="28216091" w14:textId="77777777" w:rsidTr="55CE9761">
        <w:tc>
          <w:tcPr>
            <w:tcW w:w="1353" w:type="dxa"/>
            <w:shd w:val="clear" w:color="auto" w:fill="F1A983" w:themeFill="accent2" w:themeFillTint="99"/>
            <w:tcMar>
              <w:top w:w="120" w:type="dxa"/>
              <w:left w:w="180" w:type="dxa"/>
              <w:bottom w:w="120" w:type="dxa"/>
              <w:right w:w="180" w:type="dxa"/>
            </w:tcMar>
          </w:tcPr>
          <w:p w14:paraId="14CDAC3B" w14:textId="77777777" w:rsidR="009E03B7" w:rsidRPr="00B4784F" w:rsidRDefault="00EF4A0B" w:rsidP="000A2928">
            <w:pPr>
              <w:spacing w:before="30" w:after="30"/>
              <w:ind w:left="30" w:right="30"/>
              <w:rPr>
                <w:rFonts w:eastAsia="Times New Roman"/>
              </w:rPr>
            </w:pPr>
            <w:r w:rsidRPr="55CE9761">
              <w:rPr>
                <w:rFonts w:eastAsia="Times New Roman"/>
              </w:rPr>
              <w:t>ID</w:t>
            </w:r>
          </w:p>
        </w:tc>
        <w:tc>
          <w:tcPr>
            <w:tcW w:w="6000" w:type="dxa"/>
            <w:shd w:val="clear" w:color="auto" w:fill="F1A983" w:themeFill="accent2" w:themeFillTint="99"/>
            <w:tcMar>
              <w:top w:w="120" w:type="dxa"/>
              <w:left w:w="180" w:type="dxa"/>
              <w:bottom w:w="120" w:type="dxa"/>
              <w:right w:w="180" w:type="dxa"/>
            </w:tcMar>
            <w:vAlign w:val="center"/>
          </w:tcPr>
          <w:p w14:paraId="315505B6" w14:textId="77777777" w:rsidR="009E03B7"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Source</w:t>
            </w:r>
          </w:p>
        </w:tc>
        <w:tc>
          <w:tcPr>
            <w:tcW w:w="6000" w:type="dxa"/>
            <w:shd w:val="clear" w:color="auto" w:fill="F1A983" w:themeFill="accent2" w:themeFillTint="99"/>
          </w:tcPr>
          <w:p w14:paraId="25C8EC63" w14:textId="77777777" w:rsidR="009E03B7"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Target</w:t>
            </w:r>
          </w:p>
        </w:tc>
      </w:tr>
      <w:tr w:rsidR="00F06A1A" w:rsidRPr="00B4784F" w14:paraId="3790D6C0" w14:textId="77777777" w:rsidTr="55CE9761">
        <w:tc>
          <w:tcPr>
            <w:tcW w:w="1353" w:type="dxa"/>
            <w:shd w:val="clear" w:color="auto" w:fill="C1E4F5" w:themeFill="accent1" w:themeFillTint="33"/>
            <w:tcMar>
              <w:top w:w="120" w:type="dxa"/>
              <w:left w:w="180" w:type="dxa"/>
              <w:bottom w:w="120" w:type="dxa"/>
              <w:right w:w="180" w:type="dxa"/>
            </w:tcMar>
            <w:hideMark/>
          </w:tcPr>
          <w:p w14:paraId="238262E9" w14:textId="77777777" w:rsidR="000B4F03" w:rsidRPr="00B4784F" w:rsidRDefault="00EF4A0B" w:rsidP="55CE9761">
            <w:pPr>
              <w:spacing w:before="30" w:after="30"/>
              <w:ind w:left="30" w:right="30"/>
              <w:rPr>
                <w:rFonts w:ascii="Calibri" w:eastAsia="Times New Roman" w:hAnsi="Calibri" w:cs="Calibri"/>
                <w:sz w:val="16"/>
                <w:szCs w:val="16"/>
              </w:rPr>
            </w:pPr>
            <w:hyperlink r:id="rId225">
              <w:r w:rsidRPr="55CE9761">
                <w:rPr>
                  <w:rFonts w:ascii="Calibri" w:eastAsia="Times New Roman" w:hAnsi="Calibri" w:cs="Calibri"/>
                  <w:color w:val="0000FF"/>
                  <w:sz w:val="16"/>
                  <w:szCs w:val="16"/>
                  <w:u w:val="single"/>
                </w:rPr>
                <w:t>Screen 1</w:t>
              </w:r>
            </w:hyperlink>
            <w:r w:rsidRPr="55CE9761">
              <w:rPr>
                <w:rFonts w:ascii="Calibri" w:eastAsia="Times New Roman" w:hAnsi="Calibri" w:cs="Calibri"/>
                <w:sz w:val="16"/>
                <w:szCs w:val="16"/>
              </w:rPr>
              <w:t xml:space="preserve"> </w:t>
            </w:r>
          </w:p>
          <w:p w14:paraId="5C193C04" w14:textId="77777777" w:rsidR="000B4F03" w:rsidRPr="00B4784F" w:rsidRDefault="00EF4A0B" w:rsidP="55CE9761">
            <w:pPr>
              <w:ind w:left="30" w:right="30"/>
              <w:rPr>
                <w:rFonts w:ascii="Calibri" w:eastAsia="Times New Roman" w:hAnsi="Calibri" w:cs="Calibri"/>
                <w:sz w:val="16"/>
                <w:szCs w:val="16"/>
              </w:rPr>
            </w:pPr>
            <w:hyperlink r:id="rId226">
              <w:r w:rsidRPr="55CE9761">
                <w:rPr>
                  <w:rFonts w:ascii="Calibri" w:eastAsia="Times New Roman" w:hAnsi="Calibri" w:cs="Calibri"/>
                  <w:color w:val="0000FF"/>
                  <w:sz w:val="16"/>
                  <w:szCs w:val="16"/>
                  <w:u w:val="single"/>
                </w:rPr>
                <w:t>2_C_2</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4F204835" w14:textId="77777777" w:rsidR="000B4F03"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Fair competition benefits everyone, from businesses to consumers to the economy as a whole. Fair competition results in dynamic markets, leading to increased productivity and better value for consumers.</w:t>
            </w:r>
          </w:p>
        </w:tc>
        <w:tc>
          <w:tcPr>
            <w:tcW w:w="6000" w:type="dxa"/>
          </w:tcPr>
          <w:p w14:paraId="247F0288" w14:textId="77777777" w:rsidR="000B4F0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Cạnh tranh công bằng mang lại lợi ích cho tất cả mọi người, từ doanh nghiệp đến người tiêu dùng và toàn bộ nền kinh tế. Cạnh tranh công bằng tạo ra các thị trường năng động, dẫn đến năng suất cao hơn và giá trị tốt hơn cho người tiêu dùng.</w:t>
            </w:r>
          </w:p>
        </w:tc>
      </w:tr>
      <w:tr w:rsidR="00F06A1A" w:rsidRPr="00B4784F" w14:paraId="57E6E568" w14:textId="77777777" w:rsidTr="55CE9761">
        <w:tc>
          <w:tcPr>
            <w:tcW w:w="1353" w:type="dxa"/>
            <w:shd w:val="clear" w:color="auto" w:fill="C1E4F5" w:themeFill="accent1" w:themeFillTint="33"/>
            <w:tcMar>
              <w:top w:w="120" w:type="dxa"/>
              <w:left w:w="180" w:type="dxa"/>
              <w:bottom w:w="120" w:type="dxa"/>
              <w:right w:w="180" w:type="dxa"/>
            </w:tcMar>
            <w:hideMark/>
          </w:tcPr>
          <w:p w14:paraId="4A8B5832" w14:textId="77777777" w:rsidR="000B4F03" w:rsidRPr="00B4784F" w:rsidRDefault="00EF4A0B" w:rsidP="55CE9761">
            <w:pPr>
              <w:spacing w:before="30" w:after="30"/>
              <w:ind w:left="30" w:right="30"/>
              <w:rPr>
                <w:rFonts w:ascii="Calibri" w:eastAsia="Times New Roman" w:hAnsi="Calibri" w:cs="Calibri"/>
                <w:sz w:val="16"/>
                <w:szCs w:val="16"/>
              </w:rPr>
            </w:pPr>
            <w:hyperlink r:id="rId227">
              <w:r w:rsidRPr="55CE9761">
                <w:rPr>
                  <w:rFonts w:ascii="Calibri" w:eastAsia="Times New Roman" w:hAnsi="Calibri" w:cs="Calibri"/>
                  <w:color w:val="0000FF"/>
                  <w:sz w:val="16"/>
                  <w:szCs w:val="16"/>
                  <w:u w:val="single"/>
                </w:rPr>
                <w:t>Screen 10</w:t>
              </w:r>
            </w:hyperlink>
            <w:r w:rsidRPr="55CE9761">
              <w:rPr>
                <w:rFonts w:ascii="Calibri" w:eastAsia="Times New Roman" w:hAnsi="Calibri" w:cs="Calibri"/>
                <w:sz w:val="16"/>
                <w:szCs w:val="16"/>
              </w:rPr>
              <w:t xml:space="preserve"> </w:t>
            </w:r>
          </w:p>
          <w:p w14:paraId="5EC344D6" w14:textId="77777777" w:rsidR="000B4F03" w:rsidRPr="00B4784F" w:rsidRDefault="00EF4A0B" w:rsidP="55CE9761">
            <w:pPr>
              <w:ind w:left="30" w:right="30"/>
              <w:rPr>
                <w:rFonts w:ascii="Calibri" w:eastAsia="Times New Roman" w:hAnsi="Calibri" w:cs="Calibri"/>
                <w:sz w:val="16"/>
                <w:szCs w:val="16"/>
              </w:rPr>
            </w:pPr>
            <w:hyperlink r:id="rId228">
              <w:r w:rsidRPr="55CE9761">
                <w:rPr>
                  <w:rFonts w:ascii="Calibri" w:eastAsia="Times New Roman" w:hAnsi="Calibri" w:cs="Calibri"/>
                  <w:color w:val="0000FF"/>
                  <w:sz w:val="16"/>
                  <w:szCs w:val="16"/>
                  <w:u w:val="single"/>
                </w:rPr>
                <w:t>17_C_11</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0434BB4F" w14:textId="77777777" w:rsidR="000B4F03"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An Abbott distributor can be considered a competitor if we are submitting separate bids in connection with a tender.</w:t>
            </w:r>
          </w:p>
        </w:tc>
        <w:tc>
          <w:tcPr>
            <w:tcW w:w="6000" w:type="dxa"/>
          </w:tcPr>
          <w:p w14:paraId="760278F2" w14:textId="77777777" w:rsidR="000B4F0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Một nhà phân phối của Abbott có thể được xem là đối thủ cạnh tranh nếu chúng ta nộp các hồ sơ dự thầu riêng biệt liên quan đến cùng một gói thầu.</w:t>
            </w:r>
          </w:p>
        </w:tc>
      </w:tr>
      <w:tr w:rsidR="00F06A1A" w:rsidRPr="00B4784F" w14:paraId="1A49048C" w14:textId="77777777" w:rsidTr="55CE9761">
        <w:tc>
          <w:tcPr>
            <w:tcW w:w="1353" w:type="dxa"/>
            <w:shd w:val="clear" w:color="auto" w:fill="C1E4F5" w:themeFill="accent1" w:themeFillTint="33"/>
            <w:tcMar>
              <w:top w:w="120" w:type="dxa"/>
              <w:left w:w="180" w:type="dxa"/>
              <w:bottom w:w="120" w:type="dxa"/>
              <w:right w:w="180" w:type="dxa"/>
            </w:tcMar>
            <w:hideMark/>
          </w:tcPr>
          <w:p w14:paraId="4FFBAC9C" w14:textId="77777777" w:rsidR="000B4F03" w:rsidRPr="00B4784F" w:rsidRDefault="00EF4A0B" w:rsidP="55CE9761">
            <w:pPr>
              <w:spacing w:before="30" w:after="30"/>
              <w:ind w:left="30" w:right="30"/>
              <w:rPr>
                <w:rFonts w:ascii="Calibri" w:eastAsia="Times New Roman" w:hAnsi="Calibri" w:cs="Calibri"/>
                <w:sz w:val="16"/>
                <w:szCs w:val="16"/>
              </w:rPr>
            </w:pPr>
            <w:hyperlink r:id="rId229">
              <w:r w:rsidRPr="55CE9761">
                <w:rPr>
                  <w:rFonts w:ascii="Calibri" w:eastAsia="Times New Roman" w:hAnsi="Calibri" w:cs="Calibri"/>
                  <w:color w:val="0000FF"/>
                  <w:sz w:val="16"/>
                  <w:szCs w:val="16"/>
                  <w:u w:val="single"/>
                </w:rPr>
                <w:t>Screen 10</w:t>
              </w:r>
            </w:hyperlink>
            <w:r w:rsidRPr="55CE9761">
              <w:rPr>
                <w:rFonts w:ascii="Calibri" w:eastAsia="Times New Roman" w:hAnsi="Calibri" w:cs="Calibri"/>
                <w:sz w:val="16"/>
                <w:szCs w:val="16"/>
              </w:rPr>
              <w:t xml:space="preserve"> </w:t>
            </w:r>
          </w:p>
          <w:p w14:paraId="0519B0BF" w14:textId="77777777" w:rsidR="000B4F03" w:rsidRPr="00B4784F" w:rsidRDefault="00EF4A0B" w:rsidP="55CE9761">
            <w:pPr>
              <w:ind w:left="30" w:right="30"/>
              <w:rPr>
                <w:rFonts w:ascii="Calibri" w:eastAsia="Times New Roman" w:hAnsi="Calibri" w:cs="Calibri"/>
                <w:sz w:val="16"/>
                <w:szCs w:val="16"/>
              </w:rPr>
            </w:pPr>
            <w:hyperlink r:id="rId230">
              <w:r w:rsidRPr="55CE9761">
                <w:rPr>
                  <w:rFonts w:ascii="Calibri" w:eastAsia="Times New Roman" w:hAnsi="Calibri" w:cs="Calibri"/>
                  <w:color w:val="0000FF"/>
                  <w:sz w:val="16"/>
                  <w:szCs w:val="16"/>
                  <w:u w:val="single"/>
                </w:rPr>
                <w:t>18_C_11</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459E3B38" w14:textId="77777777" w:rsidR="000B4F03"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If someone begins to discuss these matters, take immediate action. End your involvement in the meeting and ask that your objections be recorded in any meeting minutes. Leave and make a loud, dramatic gesture as you depart, so others remember your departure from the prohibited discussion.</w:t>
            </w:r>
          </w:p>
        </w:tc>
        <w:tc>
          <w:tcPr>
            <w:tcW w:w="6000" w:type="dxa"/>
          </w:tcPr>
          <w:p w14:paraId="6252B725" w14:textId="77777777" w:rsidR="000B4F0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Nếu ai đó bắt đầu thảo luận về những vấn đề này, hãy hành động ngay lập tức. Chấm dứt sự tham gia của bạn trong cuộc họp và yêu cầu ghi nhận ý kiến phản đối của bạn trong bất kỳ biên bản cuộc họp nào. Rời đi và thực hiện một cử chỉ gây sự chú ý mạnh mẽ và dứt khoát khi bạn rời đi để những người khác nhớ đến việc bạn rời khỏi cuộc thảo luận bị cấm.</w:t>
            </w:r>
          </w:p>
        </w:tc>
      </w:tr>
      <w:tr w:rsidR="00F06A1A" w:rsidRPr="00B4784F" w14:paraId="40156BBC" w14:textId="77777777" w:rsidTr="55CE9761">
        <w:tc>
          <w:tcPr>
            <w:tcW w:w="1353" w:type="dxa"/>
            <w:shd w:val="clear" w:color="auto" w:fill="C1E4F5" w:themeFill="accent1" w:themeFillTint="33"/>
            <w:tcMar>
              <w:top w:w="120" w:type="dxa"/>
              <w:left w:w="180" w:type="dxa"/>
              <w:bottom w:w="120" w:type="dxa"/>
              <w:right w:w="180" w:type="dxa"/>
            </w:tcMar>
            <w:hideMark/>
          </w:tcPr>
          <w:p w14:paraId="7E403D3B" w14:textId="77777777" w:rsidR="000B4F03" w:rsidRPr="00B4784F" w:rsidRDefault="00EF4A0B" w:rsidP="55CE9761">
            <w:pPr>
              <w:spacing w:before="30" w:after="30"/>
              <w:ind w:left="30" w:right="30"/>
              <w:rPr>
                <w:rFonts w:ascii="Calibri" w:eastAsia="Times New Roman" w:hAnsi="Calibri" w:cs="Calibri"/>
                <w:sz w:val="16"/>
                <w:szCs w:val="16"/>
              </w:rPr>
            </w:pPr>
            <w:hyperlink r:id="rId231">
              <w:r w:rsidRPr="55CE9761">
                <w:rPr>
                  <w:rFonts w:ascii="Calibri" w:eastAsia="Times New Roman" w:hAnsi="Calibri" w:cs="Calibri"/>
                  <w:color w:val="0000FF"/>
                  <w:sz w:val="16"/>
                  <w:szCs w:val="16"/>
                  <w:u w:val="single"/>
                </w:rPr>
                <w:t>Screen 11</w:t>
              </w:r>
            </w:hyperlink>
            <w:r w:rsidRPr="55CE9761">
              <w:rPr>
                <w:rFonts w:ascii="Calibri" w:eastAsia="Times New Roman" w:hAnsi="Calibri" w:cs="Calibri"/>
                <w:sz w:val="16"/>
                <w:szCs w:val="16"/>
              </w:rPr>
              <w:t xml:space="preserve"> </w:t>
            </w:r>
          </w:p>
          <w:p w14:paraId="017A007D" w14:textId="77777777" w:rsidR="000B4F03" w:rsidRPr="00B4784F" w:rsidRDefault="00EF4A0B" w:rsidP="55CE9761">
            <w:pPr>
              <w:ind w:left="30" w:right="30"/>
              <w:rPr>
                <w:rFonts w:ascii="Calibri" w:eastAsia="Times New Roman" w:hAnsi="Calibri" w:cs="Calibri"/>
                <w:sz w:val="16"/>
                <w:szCs w:val="16"/>
              </w:rPr>
            </w:pPr>
            <w:hyperlink r:id="rId232">
              <w:r w:rsidRPr="55CE9761">
                <w:rPr>
                  <w:rFonts w:ascii="Calibri" w:eastAsia="Times New Roman" w:hAnsi="Calibri" w:cs="Calibri"/>
                  <w:color w:val="0000FF"/>
                  <w:sz w:val="16"/>
                  <w:szCs w:val="16"/>
                  <w:u w:val="single"/>
                </w:rPr>
                <w:t>22_C_12</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40717F38" w14:textId="77777777" w:rsidR="000B4F03"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 xml:space="preserve">You are a Regional Sales Manager responsible for Abbott Vascular in Turkey. You are considering submitting a bid to supply product to a large public hospital in your area. Before investing a lot of time into putting together the </w:t>
            </w:r>
            <w:r w:rsidRPr="55CE9761">
              <w:rPr>
                <w:rFonts w:ascii="Calibri" w:eastAsia="Times New Roman" w:hAnsi="Calibri" w:cs="Calibri"/>
              </w:rPr>
              <w:lastRenderedPageBreak/>
              <w:t>bid, you reach out to a counterpart at Medtronic to find out whether they are bidding. Is this okay?</w:t>
            </w:r>
          </w:p>
        </w:tc>
        <w:tc>
          <w:tcPr>
            <w:tcW w:w="6000" w:type="dxa"/>
          </w:tcPr>
          <w:p w14:paraId="5D2A6FF1" w14:textId="77777777" w:rsidR="000B4F0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lastRenderedPageBreak/>
              <w:t xml:space="preserve">Bạn là Quản lý Bán hàng của Vùng chịu trách nhiệm về Abbott Vascular tại Thổ Nhĩ Kỳ. Bạn đang xem xét gửi hồ sơ thầu để cung cấp sản phẩm cho một bệnh viện công lớn tại địa phương của bạn. Trước khi đầu tư thời gian lập hồ sơ dự thầu, bạn liên hệ với một đối </w:t>
            </w:r>
            <w:r w:rsidRPr="55CE9761">
              <w:rPr>
                <w:rFonts w:ascii="Arial" w:eastAsia="Arial" w:hAnsi="Arial" w:cs="Arial"/>
              </w:rPr>
              <w:lastRenderedPageBreak/>
              <w:t>tác tại Medtronic để tìm hiểu xem họ có dự thầu hay không. Điều này có sao không?</w:t>
            </w:r>
          </w:p>
        </w:tc>
      </w:tr>
      <w:tr w:rsidR="00F06A1A" w:rsidRPr="00B4784F" w14:paraId="216D90F3" w14:textId="77777777" w:rsidTr="55CE9761">
        <w:tc>
          <w:tcPr>
            <w:tcW w:w="1353" w:type="dxa"/>
            <w:shd w:val="clear" w:color="auto" w:fill="C1E4F5" w:themeFill="accent1" w:themeFillTint="33"/>
            <w:tcMar>
              <w:top w:w="120" w:type="dxa"/>
              <w:left w:w="180" w:type="dxa"/>
              <w:bottom w:w="120" w:type="dxa"/>
              <w:right w:w="180" w:type="dxa"/>
            </w:tcMar>
            <w:hideMark/>
          </w:tcPr>
          <w:p w14:paraId="10D2D674" w14:textId="77777777" w:rsidR="000B4F03" w:rsidRPr="00B4784F" w:rsidRDefault="00EF4A0B" w:rsidP="55CE9761">
            <w:pPr>
              <w:spacing w:before="30" w:after="30"/>
              <w:ind w:left="30" w:right="30"/>
              <w:rPr>
                <w:rFonts w:ascii="Calibri" w:eastAsia="Times New Roman" w:hAnsi="Calibri" w:cs="Calibri"/>
                <w:sz w:val="16"/>
                <w:szCs w:val="16"/>
              </w:rPr>
            </w:pPr>
            <w:hyperlink r:id="rId233">
              <w:r w:rsidRPr="55CE9761">
                <w:rPr>
                  <w:rFonts w:ascii="Calibri" w:eastAsia="Times New Roman" w:hAnsi="Calibri" w:cs="Calibri"/>
                  <w:color w:val="0000FF"/>
                  <w:sz w:val="16"/>
                  <w:szCs w:val="16"/>
                  <w:u w:val="single"/>
                </w:rPr>
                <w:t>Screen 12</w:t>
              </w:r>
            </w:hyperlink>
            <w:r w:rsidRPr="55CE9761">
              <w:rPr>
                <w:rFonts w:ascii="Calibri" w:eastAsia="Times New Roman" w:hAnsi="Calibri" w:cs="Calibri"/>
                <w:sz w:val="16"/>
                <w:szCs w:val="16"/>
              </w:rPr>
              <w:t xml:space="preserve"> </w:t>
            </w:r>
          </w:p>
          <w:p w14:paraId="0379DABD" w14:textId="77777777" w:rsidR="000B4F03" w:rsidRPr="00B4784F" w:rsidRDefault="00EF4A0B" w:rsidP="55CE9761">
            <w:pPr>
              <w:ind w:left="30" w:right="30"/>
              <w:rPr>
                <w:rFonts w:ascii="Calibri" w:eastAsia="Times New Roman" w:hAnsi="Calibri" w:cs="Calibri"/>
                <w:sz w:val="16"/>
                <w:szCs w:val="16"/>
              </w:rPr>
            </w:pPr>
            <w:hyperlink r:id="rId234">
              <w:r w:rsidRPr="55CE9761">
                <w:rPr>
                  <w:rFonts w:ascii="Calibri" w:eastAsia="Times New Roman" w:hAnsi="Calibri" w:cs="Calibri"/>
                  <w:color w:val="0000FF"/>
                  <w:sz w:val="16"/>
                  <w:szCs w:val="16"/>
                  <w:u w:val="single"/>
                </w:rPr>
                <w:t>25_C_13</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74C939C8" w14:textId="77777777" w:rsidR="000B4F03"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You are an Area Sales Director for Abbott’s Rapid Diagnostics business in East Africa. At a meeting with a local distributor who distributes diagnostic testing equipment for Abbott and a leading competitor, you are provided with a list of customers who the distributor says you should target for rapid diagnostic marketing. It is explained that a similar length list with different customers has been given to your competitor, so that the two companies’ marketing efforts don’t overlap. Since the distributor is responsible for the final sale of the companies’ products, you agree to limit your marketing efforts to the customers on the list. Is this okay?</w:t>
            </w:r>
          </w:p>
        </w:tc>
        <w:tc>
          <w:tcPr>
            <w:tcW w:w="6000" w:type="dxa"/>
          </w:tcPr>
          <w:p w14:paraId="66BAA58A" w14:textId="77777777" w:rsidR="000B4F0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Bạn là Giám đốc Kinh doanh Khu vực phụ trách mảng Chẩn đoán Nhanh của Abbott ở Đông Phi. Tại một cuộc họp với một nhà phân phối địa phương đang phân phối thiết bị xét nghiệm chẩn đoán cho Abbott và một đối thủ lớn, bạn được cung cấp một danh sách khách hàng mà nhà phân phối cho rằng bạn nên nhắm đến cho hoạt động tiếp thị chẩn đoán nhanh. Họ giải thích rằng đối thủ cạnh tranh của bạn cũng được trao một danh sách khách hàng khác với số lượng tương tự để nỗ lực tiếp thị của hai công ty không bị trùng lặp. Vì nhà phân phối chịu trách nhiệm cuối cùng về việc bán sản phẩm của công ty, bạn đồng ý giới hạn nỗ lực tiếp thị của mình ở các khách hàng trong danh sách. Điều này có sao không?</w:t>
            </w:r>
          </w:p>
        </w:tc>
      </w:tr>
      <w:tr w:rsidR="00F06A1A" w:rsidRPr="00B4784F" w14:paraId="1158183A" w14:textId="77777777" w:rsidTr="55CE9761">
        <w:tc>
          <w:tcPr>
            <w:tcW w:w="1353" w:type="dxa"/>
            <w:shd w:val="clear" w:color="auto" w:fill="C1E4F5" w:themeFill="accent1" w:themeFillTint="33"/>
            <w:tcMar>
              <w:top w:w="120" w:type="dxa"/>
              <w:left w:w="180" w:type="dxa"/>
              <w:bottom w:w="120" w:type="dxa"/>
              <w:right w:w="180" w:type="dxa"/>
            </w:tcMar>
            <w:hideMark/>
          </w:tcPr>
          <w:p w14:paraId="035E90C0" w14:textId="77777777" w:rsidR="000B4F03" w:rsidRPr="00B4784F" w:rsidRDefault="00EF4A0B" w:rsidP="55CE9761">
            <w:pPr>
              <w:spacing w:before="30" w:after="30"/>
              <w:ind w:left="30" w:right="30"/>
              <w:rPr>
                <w:rFonts w:ascii="Calibri" w:eastAsia="Times New Roman" w:hAnsi="Calibri" w:cs="Calibri"/>
                <w:sz w:val="16"/>
                <w:szCs w:val="16"/>
              </w:rPr>
            </w:pPr>
            <w:hyperlink r:id="rId235">
              <w:r w:rsidRPr="55CE9761">
                <w:rPr>
                  <w:rFonts w:ascii="Calibri" w:eastAsia="Times New Roman" w:hAnsi="Calibri" w:cs="Calibri"/>
                  <w:color w:val="0000FF"/>
                  <w:sz w:val="16"/>
                  <w:szCs w:val="16"/>
                  <w:u w:val="single"/>
                </w:rPr>
                <w:t>Screen 17</w:t>
              </w:r>
            </w:hyperlink>
            <w:r w:rsidRPr="55CE9761">
              <w:rPr>
                <w:rFonts w:ascii="Calibri" w:eastAsia="Times New Roman" w:hAnsi="Calibri" w:cs="Calibri"/>
                <w:sz w:val="16"/>
                <w:szCs w:val="16"/>
              </w:rPr>
              <w:t xml:space="preserve"> </w:t>
            </w:r>
          </w:p>
          <w:p w14:paraId="5DE3BA63" w14:textId="77777777" w:rsidR="000B4F03" w:rsidRPr="00B4784F" w:rsidRDefault="00EF4A0B" w:rsidP="55CE9761">
            <w:pPr>
              <w:ind w:left="30" w:right="30"/>
              <w:rPr>
                <w:rFonts w:ascii="Calibri" w:eastAsia="Times New Roman" w:hAnsi="Calibri" w:cs="Calibri"/>
                <w:sz w:val="16"/>
                <w:szCs w:val="16"/>
              </w:rPr>
            </w:pPr>
            <w:hyperlink r:id="rId236">
              <w:r w:rsidRPr="55CE9761">
                <w:rPr>
                  <w:rFonts w:ascii="Calibri" w:eastAsia="Times New Roman" w:hAnsi="Calibri" w:cs="Calibri"/>
                  <w:color w:val="0000FF"/>
                  <w:sz w:val="16"/>
                  <w:szCs w:val="16"/>
                  <w:u w:val="single"/>
                </w:rPr>
                <w:t>37_C_18</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0472615A" w14:textId="77777777" w:rsidR="000B4F03"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Because anti-competitive conduct usually results in higher prices or reduced selection for consumers, a company that commits such crimes risks seriously damaging its reputation in the eyes of its customers.</w:t>
            </w:r>
          </w:p>
          <w:p w14:paraId="330D7710" w14:textId="77777777" w:rsidR="000B4F03"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In addition to civil/criminal penalties and reputational damage, one consequence is potentially being barred from future tenders or other bidding.</w:t>
            </w:r>
          </w:p>
        </w:tc>
        <w:tc>
          <w:tcPr>
            <w:tcW w:w="6000" w:type="dxa"/>
          </w:tcPr>
          <w:p w14:paraId="269D7196" w14:textId="0F4442DC" w:rsidR="000B4F0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 xml:space="preserve">Vì hành vi </w:t>
            </w:r>
            <w:ins w:id="12" w:author="Ha, Nhat Khanh" w:date="2026-01-06T10:12:00Z" w16du:dateUtc="2026-01-06T03:12:00Z">
              <w:r w:rsidR="00CD06A1">
                <w:rPr>
                  <w:rFonts w:ascii="Arial" w:eastAsia="Arial" w:hAnsi="Arial" w:cs="Arial"/>
                </w:rPr>
                <w:t>chống</w:t>
              </w:r>
            </w:ins>
            <w:del w:id="13" w:author="Ha, Nhat Khanh" w:date="2026-01-06T10:12:00Z" w16du:dateUtc="2026-01-06T03:12:00Z">
              <w:r w:rsidRPr="55CE9761" w:rsidDel="00CD06A1">
                <w:rPr>
                  <w:rFonts w:ascii="Arial" w:eastAsia="Arial" w:hAnsi="Arial" w:cs="Arial"/>
                </w:rPr>
                <w:delText>phản</w:delText>
              </w:r>
            </w:del>
            <w:r w:rsidRPr="55CE9761">
              <w:rPr>
                <w:rFonts w:ascii="Arial" w:eastAsia="Arial" w:hAnsi="Arial" w:cs="Arial"/>
              </w:rPr>
              <w:t xml:space="preserve"> cạnh tranh thường dẫn đến giá cao hơn hoặc giảm sự lựa chọn cho người tiêu dùng, một công ty thực hiện các hành vi này có nguy cơ gây tổn hại nghiêm trọng đến uy tín trong mắt khách hàng.</w:t>
            </w:r>
          </w:p>
          <w:p w14:paraId="011B59FE" w14:textId="77777777" w:rsidR="000B4F0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Ngoài các chế tài dân sự/hình sự và thiệt hại về uy tín, một hệ quả khác có thể là bị cấm tham gia các gói thầu hoặc hoạt động đấu thầu khác trong tương lai.</w:t>
            </w:r>
          </w:p>
        </w:tc>
      </w:tr>
      <w:tr w:rsidR="00F06A1A" w:rsidRPr="00B4784F" w14:paraId="2731567B" w14:textId="77777777" w:rsidTr="55CE9761">
        <w:tc>
          <w:tcPr>
            <w:tcW w:w="1353" w:type="dxa"/>
            <w:shd w:val="clear" w:color="auto" w:fill="C1E4F5" w:themeFill="accent1" w:themeFillTint="33"/>
            <w:tcMar>
              <w:top w:w="120" w:type="dxa"/>
              <w:left w:w="180" w:type="dxa"/>
              <w:bottom w:w="120" w:type="dxa"/>
              <w:right w:w="180" w:type="dxa"/>
            </w:tcMar>
            <w:hideMark/>
          </w:tcPr>
          <w:p w14:paraId="7BA63053" w14:textId="77777777" w:rsidR="000B4F03" w:rsidRPr="00B4784F" w:rsidRDefault="00EF4A0B" w:rsidP="55CE9761">
            <w:pPr>
              <w:spacing w:before="30" w:after="30"/>
              <w:ind w:left="30" w:right="30"/>
              <w:rPr>
                <w:rFonts w:ascii="Calibri" w:eastAsia="Times New Roman" w:hAnsi="Calibri" w:cs="Calibri"/>
                <w:sz w:val="16"/>
                <w:szCs w:val="16"/>
              </w:rPr>
            </w:pPr>
            <w:hyperlink r:id="rId237">
              <w:r w:rsidRPr="55CE9761">
                <w:rPr>
                  <w:rFonts w:ascii="Calibri" w:eastAsia="Times New Roman" w:hAnsi="Calibri" w:cs="Calibri"/>
                  <w:color w:val="0000FF"/>
                  <w:sz w:val="16"/>
                  <w:szCs w:val="16"/>
                  <w:u w:val="single"/>
                </w:rPr>
                <w:t>Screen 21</w:t>
              </w:r>
            </w:hyperlink>
            <w:r w:rsidRPr="55CE9761">
              <w:rPr>
                <w:rFonts w:ascii="Calibri" w:eastAsia="Times New Roman" w:hAnsi="Calibri" w:cs="Calibri"/>
                <w:sz w:val="16"/>
                <w:szCs w:val="16"/>
              </w:rPr>
              <w:t xml:space="preserve"> </w:t>
            </w:r>
          </w:p>
          <w:p w14:paraId="3198E1E4" w14:textId="77777777" w:rsidR="000B4F03" w:rsidRPr="00B4784F" w:rsidRDefault="00EF4A0B" w:rsidP="55CE9761">
            <w:pPr>
              <w:ind w:left="30" w:right="30"/>
              <w:rPr>
                <w:rFonts w:ascii="Calibri" w:eastAsia="Times New Roman" w:hAnsi="Calibri" w:cs="Calibri"/>
                <w:sz w:val="16"/>
                <w:szCs w:val="16"/>
              </w:rPr>
            </w:pPr>
            <w:hyperlink r:id="rId238">
              <w:r w:rsidRPr="55CE9761">
                <w:rPr>
                  <w:rFonts w:ascii="Calibri" w:eastAsia="Times New Roman" w:hAnsi="Calibri" w:cs="Calibri"/>
                  <w:color w:val="0000FF"/>
                  <w:sz w:val="16"/>
                  <w:szCs w:val="16"/>
                  <w:u w:val="single"/>
                </w:rPr>
                <w:t>42_C_22</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511EC21E" w14:textId="77777777" w:rsidR="000B4F03"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In many countries controlling the prices of distributors is a violation of competition law, please contact your local Legal team for guidance.</w:t>
            </w:r>
          </w:p>
        </w:tc>
        <w:tc>
          <w:tcPr>
            <w:tcW w:w="6000" w:type="dxa"/>
          </w:tcPr>
          <w:p w14:paraId="2409CE05" w14:textId="77777777" w:rsidR="000B4F0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Tại nhiều quốc gia, việc kiểm soát giá của nhà phân phối là hành vi vi phạm luật cạnh tranh, vui lòng liên hệ nhóm Pháp lý địa phương của bạn để được hướng dẫn.</w:t>
            </w:r>
          </w:p>
        </w:tc>
      </w:tr>
      <w:tr w:rsidR="00F06A1A" w:rsidRPr="00B4784F" w14:paraId="7A17E2F8" w14:textId="77777777" w:rsidTr="55CE9761">
        <w:tc>
          <w:tcPr>
            <w:tcW w:w="1353" w:type="dxa"/>
            <w:shd w:val="clear" w:color="auto" w:fill="C1E4F5" w:themeFill="accent1" w:themeFillTint="33"/>
            <w:tcMar>
              <w:top w:w="120" w:type="dxa"/>
              <w:left w:w="180" w:type="dxa"/>
              <w:bottom w:w="120" w:type="dxa"/>
              <w:right w:w="180" w:type="dxa"/>
            </w:tcMar>
            <w:hideMark/>
          </w:tcPr>
          <w:p w14:paraId="2ACF7D28" w14:textId="77777777" w:rsidR="000B4F03" w:rsidRPr="00B4784F" w:rsidRDefault="00EF4A0B" w:rsidP="55CE9761">
            <w:pPr>
              <w:spacing w:before="30" w:after="30"/>
              <w:ind w:left="30" w:right="30"/>
              <w:rPr>
                <w:rFonts w:ascii="Calibri" w:eastAsia="Times New Roman" w:hAnsi="Calibri" w:cs="Calibri"/>
                <w:sz w:val="16"/>
                <w:szCs w:val="16"/>
              </w:rPr>
            </w:pPr>
            <w:hyperlink r:id="rId239">
              <w:r w:rsidRPr="55CE9761">
                <w:rPr>
                  <w:rFonts w:ascii="Calibri" w:eastAsia="Times New Roman" w:hAnsi="Calibri" w:cs="Calibri"/>
                  <w:color w:val="0000FF"/>
                  <w:sz w:val="16"/>
                  <w:szCs w:val="16"/>
                  <w:u w:val="single"/>
                </w:rPr>
                <w:t>Screen 21</w:t>
              </w:r>
            </w:hyperlink>
            <w:r w:rsidRPr="55CE9761">
              <w:rPr>
                <w:rFonts w:ascii="Calibri" w:eastAsia="Times New Roman" w:hAnsi="Calibri" w:cs="Calibri"/>
                <w:sz w:val="16"/>
                <w:szCs w:val="16"/>
              </w:rPr>
              <w:t xml:space="preserve"> </w:t>
            </w:r>
          </w:p>
          <w:p w14:paraId="75014484" w14:textId="77777777" w:rsidR="000B4F03" w:rsidRPr="00B4784F" w:rsidRDefault="00EF4A0B" w:rsidP="55CE9761">
            <w:pPr>
              <w:ind w:left="30" w:right="30"/>
              <w:rPr>
                <w:rFonts w:ascii="Calibri" w:eastAsia="Times New Roman" w:hAnsi="Calibri" w:cs="Calibri"/>
                <w:sz w:val="16"/>
                <w:szCs w:val="16"/>
              </w:rPr>
            </w:pPr>
            <w:hyperlink r:id="rId240">
              <w:r w:rsidRPr="55CE9761">
                <w:rPr>
                  <w:rFonts w:ascii="Calibri" w:eastAsia="Times New Roman" w:hAnsi="Calibri" w:cs="Calibri"/>
                  <w:color w:val="0000FF"/>
                  <w:sz w:val="16"/>
                  <w:szCs w:val="16"/>
                  <w:u w:val="single"/>
                </w:rPr>
                <w:t>44_C_22</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4CAE65C0" w14:textId="77777777" w:rsidR="000B4F03"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Any discussion between competitors around market or dividing clients, products or resources – known as customer allocation – could be viewed as illegal collaboration and should be avoided. These conversations do not have to result in a formal agreement with a competitor to be considered anti-competitive.</w:t>
            </w:r>
          </w:p>
        </w:tc>
        <w:tc>
          <w:tcPr>
            <w:tcW w:w="6000" w:type="dxa"/>
          </w:tcPr>
          <w:p w14:paraId="598262DF" w14:textId="77777777" w:rsidR="000B4F0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Bất kỳ cuộc thảo luận nào giữa các đối thủ cạnh tranh về việc phân chia thị trường, khách hàng, sản phẩm hoặc nguồn lực - được gọi là phân bổ khách hàng - đều có thể bị xem là thông đồng bất hợp pháp và cần phải tránh. Các cuộc trò chuyện này không nhất thiết phải dẫn đến một thỏa thuận chính thức với đối thủ cạnh tranh mới được coi là chống cạnh tranh.</w:t>
            </w:r>
          </w:p>
        </w:tc>
      </w:tr>
      <w:tr w:rsidR="00F06A1A" w:rsidRPr="00B4784F" w14:paraId="52474924" w14:textId="77777777" w:rsidTr="55CE9761">
        <w:tc>
          <w:tcPr>
            <w:tcW w:w="1353" w:type="dxa"/>
            <w:shd w:val="clear" w:color="auto" w:fill="C1E4F5" w:themeFill="accent1" w:themeFillTint="33"/>
            <w:tcMar>
              <w:top w:w="120" w:type="dxa"/>
              <w:left w:w="180" w:type="dxa"/>
              <w:bottom w:w="120" w:type="dxa"/>
              <w:right w:w="180" w:type="dxa"/>
            </w:tcMar>
            <w:hideMark/>
          </w:tcPr>
          <w:p w14:paraId="016B3BC2" w14:textId="77777777" w:rsidR="000B4F03" w:rsidRPr="00B4784F" w:rsidRDefault="00EF4A0B" w:rsidP="55CE9761">
            <w:pPr>
              <w:spacing w:before="30" w:after="30"/>
              <w:ind w:left="30" w:right="30"/>
              <w:rPr>
                <w:rFonts w:ascii="Calibri" w:eastAsia="Times New Roman" w:hAnsi="Calibri" w:cs="Calibri"/>
                <w:sz w:val="16"/>
                <w:szCs w:val="16"/>
              </w:rPr>
            </w:pPr>
            <w:hyperlink r:id="rId241">
              <w:r w:rsidRPr="55CE9761">
                <w:rPr>
                  <w:rFonts w:ascii="Calibri" w:eastAsia="Times New Roman" w:hAnsi="Calibri" w:cs="Calibri"/>
                  <w:color w:val="0000FF"/>
                  <w:sz w:val="16"/>
                  <w:szCs w:val="16"/>
                  <w:u w:val="single"/>
                </w:rPr>
                <w:t>Screen 21</w:t>
              </w:r>
            </w:hyperlink>
            <w:r w:rsidRPr="55CE9761">
              <w:rPr>
                <w:rFonts w:ascii="Calibri" w:eastAsia="Times New Roman" w:hAnsi="Calibri" w:cs="Calibri"/>
                <w:sz w:val="16"/>
                <w:szCs w:val="16"/>
              </w:rPr>
              <w:t xml:space="preserve"> </w:t>
            </w:r>
          </w:p>
          <w:p w14:paraId="09E0381A" w14:textId="77777777" w:rsidR="000B4F03" w:rsidRPr="00B4784F" w:rsidRDefault="00EF4A0B" w:rsidP="55CE9761">
            <w:pPr>
              <w:ind w:left="30" w:right="30"/>
              <w:rPr>
                <w:rFonts w:ascii="Calibri" w:eastAsia="Times New Roman" w:hAnsi="Calibri" w:cs="Calibri"/>
                <w:sz w:val="16"/>
                <w:szCs w:val="16"/>
              </w:rPr>
            </w:pPr>
            <w:hyperlink r:id="rId242">
              <w:r w:rsidRPr="55CE9761">
                <w:rPr>
                  <w:rFonts w:ascii="Calibri" w:eastAsia="Times New Roman" w:hAnsi="Calibri" w:cs="Calibri"/>
                  <w:color w:val="0000FF"/>
                  <w:sz w:val="16"/>
                  <w:szCs w:val="16"/>
                  <w:u w:val="single"/>
                </w:rPr>
                <w:t>45_C_22</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79D500E1" w14:textId="77777777" w:rsidR="000B4F03"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Any discussion that takes place between companies with respect to boycotting third parties such as suppliers, distributors or retailers could be viewed as illegal collaboration and should be avoided. These conversations do not have to result in a formal agreement to be considered anti-competitive.</w:t>
            </w:r>
          </w:p>
        </w:tc>
        <w:tc>
          <w:tcPr>
            <w:tcW w:w="6000" w:type="dxa"/>
          </w:tcPr>
          <w:p w14:paraId="7B8FAF5C" w14:textId="77777777" w:rsidR="000B4F0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Bất kỳ cuộc thảo luận nào giữa các công ty liên quan đến việc tẩy chay các bên thứ ba như nhà cung cấp, nhà phân phối hoặc nhà bán lẻ đều có thể bị xem là thông đồng bất hợp pháp và cần phải tránh. Các cuộc trao đổi này không nhất thiết phải dẫn đến một thỏa thuận chính thức mới bị coi là phản cạnh tranh.</w:t>
            </w:r>
          </w:p>
        </w:tc>
      </w:tr>
      <w:tr w:rsidR="00F06A1A" w:rsidRPr="00B4784F" w14:paraId="04F718D4" w14:textId="77777777" w:rsidTr="55CE9761">
        <w:tc>
          <w:tcPr>
            <w:tcW w:w="1353" w:type="dxa"/>
            <w:shd w:val="clear" w:color="auto" w:fill="C1E4F5" w:themeFill="accent1" w:themeFillTint="33"/>
            <w:tcMar>
              <w:top w:w="120" w:type="dxa"/>
              <w:left w:w="180" w:type="dxa"/>
              <w:bottom w:w="120" w:type="dxa"/>
              <w:right w:w="180" w:type="dxa"/>
            </w:tcMar>
            <w:hideMark/>
          </w:tcPr>
          <w:p w14:paraId="13CDD980" w14:textId="77777777" w:rsidR="000B4F03" w:rsidRPr="00B4784F" w:rsidRDefault="00EF4A0B" w:rsidP="55CE9761">
            <w:pPr>
              <w:spacing w:before="30" w:after="30"/>
              <w:ind w:left="30" w:right="30"/>
              <w:rPr>
                <w:rFonts w:ascii="Calibri" w:eastAsia="Times New Roman" w:hAnsi="Calibri" w:cs="Calibri"/>
                <w:sz w:val="16"/>
                <w:szCs w:val="16"/>
              </w:rPr>
            </w:pPr>
            <w:hyperlink r:id="rId243">
              <w:r w:rsidRPr="55CE9761">
                <w:rPr>
                  <w:rFonts w:ascii="Calibri" w:eastAsia="Times New Roman" w:hAnsi="Calibri" w:cs="Calibri"/>
                  <w:color w:val="0000FF"/>
                  <w:sz w:val="16"/>
                  <w:szCs w:val="16"/>
                  <w:u w:val="single"/>
                </w:rPr>
                <w:t>Screen 26</w:t>
              </w:r>
            </w:hyperlink>
            <w:r w:rsidRPr="55CE9761">
              <w:rPr>
                <w:rFonts w:ascii="Calibri" w:eastAsia="Times New Roman" w:hAnsi="Calibri" w:cs="Calibri"/>
                <w:sz w:val="16"/>
                <w:szCs w:val="16"/>
              </w:rPr>
              <w:t xml:space="preserve"> </w:t>
            </w:r>
          </w:p>
          <w:p w14:paraId="5B1DBACC" w14:textId="77777777" w:rsidR="000B4F03" w:rsidRPr="00B4784F" w:rsidRDefault="00EF4A0B" w:rsidP="55CE9761">
            <w:pPr>
              <w:ind w:left="30" w:right="30"/>
              <w:rPr>
                <w:rFonts w:ascii="Calibri" w:eastAsia="Times New Roman" w:hAnsi="Calibri" w:cs="Calibri"/>
                <w:sz w:val="16"/>
                <w:szCs w:val="16"/>
              </w:rPr>
            </w:pPr>
            <w:hyperlink r:id="rId244">
              <w:r w:rsidRPr="55CE9761">
                <w:rPr>
                  <w:rFonts w:ascii="Calibri" w:eastAsia="Times New Roman" w:hAnsi="Calibri" w:cs="Calibri"/>
                  <w:color w:val="0000FF"/>
                  <w:sz w:val="16"/>
                  <w:szCs w:val="16"/>
                  <w:u w:val="single"/>
                </w:rPr>
                <w:t>55_C_27</w:t>
              </w:r>
            </w:hyperlink>
            <w:r w:rsidRPr="55CE9761">
              <w:rPr>
                <w:rFonts w:ascii="Calibri" w:eastAsia="Times New Roman" w:hAnsi="Calibri" w:cs="Calibri"/>
                <w:sz w:val="16"/>
                <w:szCs w:val="16"/>
              </w:rPr>
              <w:t xml:space="preserve"> </w:t>
            </w:r>
          </w:p>
        </w:tc>
        <w:tc>
          <w:tcPr>
            <w:tcW w:w="6000" w:type="dxa"/>
            <w:tcMar>
              <w:top w:w="120" w:type="dxa"/>
              <w:left w:w="180" w:type="dxa"/>
              <w:bottom w:w="120" w:type="dxa"/>
              <w:right w:w="180" w:type="dxa"/>
            </w:tcMar>
            <w:hideMark/>
          </w:tcPr>
          <w:p w14:paraId="1E93FFE6" w14:textId="77777777" w:rsidR="000B4F03"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t>[1] You are responsible for the manufacturing of reagents in the United States. During a conference, you and a few of your counterparts at other companies have an “off-the-record” discussion about one of your suppliers. Although no formal agreement is reached, a number of these counterparts indicate they will no longer be using a particular supplier because this supplier has near monopoly power and is using its dominant position to raise prices. Could your participation in the discussion be considered anti-competitive?</w:t>
            </w:r>
          </w:p>
        </w:tc>
        <w:tc>
          <w:tcPr>
            <w:tcW w:w="6000" w:type="dxa"/>
          </w:tcPr>
          <w:p w14:paraId="2ECCE197" w14:textId="77777777" w:rsidR="000B4F0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t>[1] Nếu bạn chịu trách nhiệm về sản xuất thuốc thử tại Hoa Kỳ. Trong một hội nghị, bạn và một vài đối tác tại các công ty khác có một cuộc trao đổi “không chính thức” về một trong các nhà cung cấp của bạn. Mặc dù không đạt được thỏa thuận chính thức, một số đối tác cho biết họ sẽ không tiếp tục sử dụng một nhà cung cấp cụ thể nữa vì nhà cung cấp này gần như có quyền lực độc quyền và đang sử dụng vị trí thống lĩnh của họ để tăng giá. Việc bạn tham gia thảo luận có thể bị coi là chống cạnh tranh không?</w:t>
            </w:r>
          </w:p>
        </w:tc>
      </w:tr>
      <w:tr w:rsidR="00F06A1A" w:rsidRPr="00B4784F" w14:paraId="374CD925" w14:textId="77777777" w:rsidTr="55CE9761">
        <w:tc>
          <w:tcPr>
            <w:tcW w:w="1353" w:type="dxa"/>
            <w:shd w:val="clear" w:color="auto" w:fill="C1E4F5" w:themeFill="accent1" w:themeFillTint="33"/>
            <w:tcMar>
              <w:top w:w="120" w:type="dxa"/>
              <w:left w:w="180" w:type="dxa"/>
              <w:bottom w:w="120" w:type="dxa"/>
              <w:right w:w="180" w:type="dxa"/>
            </w:tcMar>
            <w:hideMark/>
          </w:tcPr>
          <w:p w14:paraId="16802E9F" w14:textId="77777777" w:rsidR="000B4F03" w:rsidRPr="00B4784F" w:rsidRDefault="00EF4A0B" w:rsidP="55CE9761">
            <w:pPr>
              <w:spacing w:before="30" w:after="30"/>
              <w:ind w:left="30" w:right="30"/>
              <w:rPr>
                <w:rFonts w:ascii="Calibri" w:eastAsia="Times New Roman" w:hAnsi="Calibri" w:cs="Calibri"/>
                <w:sz w:val="16"/>
                <w:szCs w:val="16"/>
              </w:rPr>
            </w:pPr>
            <w:r w:rsidRPr="55CE9761">
              <w:rPr>
                <w:rFonts w:ascii="Calibri" w:eastAsia="Times New Roman" w:hAnsi="Calibri" w:cs="Calibri"/>
                <w:sz w:val="16"/>
                <w:szCs w:val="16"/>
              </w:rPr>
              <w:t>Screen 26</w:t>
            </w:r>
          </w:p>
          <w:p w14:paraId="4E8946AE" w14:textId="77777777" w:rsidR="000B4F03" w:rsidRPr="00B4784F" w:rsidRDefault="00EF4A0B" w:rsidP="55CE9761">
            <w:pPr>
              <w:spacing w:before="100" w:beforeAutospacing="1" w:after="100" w:afterAutospacing="1"/>
              <w:ind w:left="30" w:right="30"/>
              <w:rPr>
                <w:rFonts w:ascii="Calibri" w:eastAsia="Times New Roman" w:hAnsi="Calibri" w:cs="Calibri"/>
                <w:sz w:val="16"/>
                <w:szCs w:val="16"/>
              </w:rPr>
            </w:pPr>
            <w:r w:rsidRPr="55CE9761">
              <w:rPr>
                <w:rFonts w:ascii="Calibri" w:eastAsia="Times New Roman" w:hAnsi="Calibri" w:cs="Calibri"/>
                <w:sz w:val="16"/>
                <w:szCs w:val="16"/>
              </w:rPr>
              <w:lastRenderedPageBreak/>
              <w:t>Question 1: Feedback</w:t>
            </w:r>
          </w:p>
          <w:p w14:paraId="03694E8A" w14:textId="77777777" w:rsidR="000B4F03" w:rsidRPr="00B4784F" w:rsidRDefault="00EF4A0B" w:rsidP="55CE9761">
            <w:pPr>
              <w:ind w:left="30" w:right="30"/>
              <w:rPr>
                <w:rFonts w:ascii="Calibri" w:eastAsia="Times New Roman" w:hAnsi="Calibri" w:cs="Calibri"/>
                <w:sz w:val="16"/>
                <w:szCs w:val="16"/>
              </w:rPr>
            </w:pPr>
            <w:r w:rsidRPr="55CE9761">
              <w:rPr>
                <w:rFonts w:ascii="Calibri" w:eastAsia="Times New Roman" w:hAnsi="Calibri" w:cs="Calibri"/>
                <w:sz w:val="16"/>
                <w:szCs w:val="16"/>
              </w:rPr>
              <w:t>60_C_27</w:t>
            </w:r>
          </w:p>
        </w:tc>
        <w:tc>
          <w:tcPr>
            <w:tcW w:w="6000" w:type="dxa"/>
            <w:tcMar>
              <w:top w:w="120" w:type="dxa"/>
              <w:left w:w="180" w:type="dxa"/>
              <w:bottom w:w="120" w:type="dxa"/>
              <w:right w:w="180" w:type="dxa"/>
            </w:tcMar>
            <w:hideMark/>
          </w:tcPr>
          <w:p w14:paraId="79F6C8FD" w14:textId="77777777" w:rsidR="000B4F03" w:rsidRPr="00B4784F" w:rsidRDefault="00EF4A0B" w:rsidP="55CE9761">
            <w:pPr>
              <w:spacing w:before="100" w:beforeAutospacing="1" w:after="100" w:afterAutospacing="1"/>
              <w:ind w:left="30" w:right="30"/>
              <w:rPr>
                <w:rFonts w:ascii="Calibri" w:eastAsia="Times New Roman" w:hAnsi="Calibri" w:cs="Calibri"/>
              </w:rPr>
            </w:pPr>
            <w:r w:rsidRPr="55CE9761">
              <w:rPr>
                <w:rFonts w:ascii="Calibri" w:eastAsia="Times New Roman" w:hAnsi="Calibri" w:cs="Calibri"/>
              </w:rPr>
              <w:lastRenderedPageBreak/>
              <w:t xml:space="preserve">Any discussion that takes place between companies with respect to boycotting third parties such as suppliers, </w:t>
            </w:r>
            <w:r w:rsidRPr="55CE9761">
              <w:rPr>
                <w:rFonts w:ascii="Calibri" w:eastAsia="Times New Roman" w:hAnsi="Calibri" w:cs="Calibri"/>
              </w:rPr>
              <w:lastRenderedPageBreak/>
              <w:t>distributors, or retailers could be viewed as anti-competitive by government authorities.</w:t>
            </w:r>
          </w:p>
        </w:tc>
        <w:tc>
          <w:tcPr>
            <w:tcW w:w="6000" w:type="dxa"/>
          </w:tcPr>
          <w:p w14:paraId="0B898F58" w14:textId="77777777" w:rsidR="000B4F03" w:rsidRPr="00B4784F" w:rsidRDefault="00EF4A0B" w:rsidP="55CE9761">
            <w:pPr>
              <w:spacing w:before="100" w:beforeAutospacing="1" w:after="100" w:afterAutospacing="1"/>
              <w:ind w:left="30" w:right="30"/>
              <w:rPr>
                <w:rFonts w:ascii="Calibri" w:eastAsia="Times New Roman" w:hAnsi="Calibri" w:cs="Calibri"/>
              </w:rPr>
            </w:pPr>
            <w:r w:rsidRPr="55CE9761">
              <w:rPr>
                <w:rFonts w:ascii="Arial" w:eastAsia="Arial" w:hAnsi="Arial" w:cs="Arial"/>
              </w:rPr>
              <w:lastRenderedPageBreak/>
              <w:t xml:space="preserve">Bất kỳ cuộc thảo luận nào giữa các công ty liên quan đến việc tẩy chay các bên thứ ba như nhà cung cấp, </w:t>
            </w:r>
            <w:r w:rsidRPr="55CE9761">
              <w:rPr>
                <w:rFonts w:ascii="Arial" w:eastAsia="Arial" w:hAnsi="Arial" w:cs="Arial"/>
              </w:rPr>
              <w:lastRenderedPageBreak/>
              <w:t>nhà phân phối hoặc nhà bán lẻ đều có thể bị cơ quan nhà nước xem là phản cạnh tranh.</w:t>
            </w:r>
          </w:p>
        </w:tc>
      </w:tr>
    </w:tbl>
    <w:p w14:paraId="1A33206F" w14:textId="77777777" w:rsidR="00F44929" w:rsidRPr="00B4784F" w:rsidRDefault="00F44929">
      <w:pPr>
        <w:rPr>
          <w:rFonts w:eastAsia="Times New Roman"/>
        </w:rPr>
      </w:pPr>
    </w:p>
    <w:sectPr w:rsidR="00F44929" w:rsidRPr="00B4784F" w:rsidSect="002C1E64">
      <w:headerReference w:type="default" r:id="rId245"/>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83AD1" w14:textId="77777777" w:rsidR="00712F06" w:rsidRDefault="00712F06">
      <w:r>
        <w:separator/>
      </w:r>
    </w:p>
  </w:endnote>
  <w:endnote w:type="continuationSeparator" w:id="0">
    <w:p w14:paraId="0BA44C5F" w14:textId="77777777" w:rsidR="00712F06" w:rsidRDefault="00712F06">
      <w:r>
        <w:continuationSeparator/>
      </w:r>
    </w:p>
  </w:endnote>
  <w:endnote w:type="continuationNotice" w:id="1">
    <w:p w14:paraId="1996A34E" w14:textId="77777777" w:rsidR="00712F06" w:rsidRDefault="00712F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ACDAC" w14:textId="77777777" w:rsidR="00712F06" w:rsidRDefault="00712F06">
      <w:r>
        <w:separator/>
      </w:r>
    </w:p>
  </w:footnote>
  <w:footnote w:type="continuationSeparator" w:id="0">
    <w:p w14:paraId="6AF4F566" w14:textId="77777777" w:rsidR="00712F06" w:rsidRDefault="00712F06">
      <w:r>
        <w:continuationSeparator/>
      </w:r>
    </w:p>
  </w:footnote>
  <w:footnote w:type="continuationNotice" w:id="1">
    <w:p w14:paraId="444C0474" w14:textId="77777777" w:rsidR="00712F06" w:rsidRDefault="00712F0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C4BE3" w14:textId="77777777" w:rsidR="002C1E64" w:rsidRDefault="00EF4A0B">
    <w:pPr>
      <w:pStyle w:val="Header"/>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0126"/>
    <w:multiLevelType w:val="multilevel"/>
    <w:tmpl w:val="62C8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173D7"/>
    <w:multiLevelType w:val="multilevel"/>
    <w:tmpl w:val="9150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613DE"/>
    <w:multiLevelType w:val="multilevel"/>
    <w:tmpl w:val="4536B306"/>
    <w:lvl w:ilvl="0">
      <w:start w:val="1"/>
      <w:numFmt w:val="bullet"/>
      <w:lvlText w:val=""/>
      <w:lvlJc w:val="left"/>
      <w:pPr>
        <w:tabs>
          <w:tab w:val="num" w:pos="720"/>
        </w:tabs>
        <w:ind w:left="720" w:hanging="360"/>
      </w:pPr>
      <w:rPr>
        <w:rFonts w:ascii="Symbol" w:hAnsi="Symbol" w:cs="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E6F2E"/>
    <w:multiLevelType w:val="hybridMultilevel"/>
    <w:tmpl w:val="F6500A92"/>
    <w:lvl w:ilvl="0" w:tplc="D548CCE0">
      <w:start w:val="1"/>
      <w:numFmt w:val="bullet"/>
      <w:lvlText w:val=""/>
      <w:lvlJc w:val="left"/>
      <w:pPr>
        <w:ind w:left="1440" w:hanging="360"/>
      </w:pPr>
      <w:rPr>
        <w:rFonts w:ascii="Symbol" w:hAnsi="Symbol" w:hint="default"/>
      </w:rPr>
    </w:lvl>
    <w:lvl w:ilvl="1" w:tplc="2E68C274" w:tentative="1">
      <w:start w:val="1"/>
      <w:numFmt w:val="bullet"/>
      <w:lvlText w:val="o"/>
      <w:lvlJc w:val="left"/>
      <w:pPr>
        <w:ind w:left="2160" w:hanging="360"/>
      </w:pPr>
      <w:rPr>
        <w:rFonts w:ascii="Courier New" w:hAnsi="Courier New" w:cs="Courier New" w:hint="default"/>
      </w:rPr>
    </w:lvl>
    <w:lvl w:ilvl="2" w:tplc="7338C778" w:tentative="1">
      <w:start w:val="1"/>
      <w:numFmt w:val="bullet"/>
      <w:lvlText w:val=""/>
      <w:lvlJc w:val="left"/>
      <w:pPr>
        <w:ind w:left="2880" w:hanging="360"/>
      </w:pPr>
      <w:rPr>
        <w:rFonts w:ascii="Wingdings" w:hAnsi="Wingdings" w:hint="default"/>
      </w:rPr>
    </w:lvl>
    <w:lvl w:ilvl="3" w:tplc="E91445E8" w:tentative="1">
      <w:start w:val="1"/>
      <w:numFmt w:val="bullet"/>
      <w:lvlText w:val=""/>
      <w:lvlJc w:val="left"/>
      <w:pPr>
        <w:ind w:left="3600" w:hanging="360"/>
      </w:pPr>
      <w:rPr>
        <w:rFonts w:ascii="Symbol" w:hAnsi="Symbol" w:hint="default"/>
      </w:rPr>
    </w:lvl>
    <w:lvl w:ilvl="4" w:tplc="5EAA2F2A" w:tentative="1">
      <w:start w:val="1"/>
      <w:numFmt w:val="bullet"/>
      <w:lvlText w:val="o"/>
      <w:lvlJc w:val="left"/>
      <w:pPr>
        <w:ind w:left="4320" w:hanging="360"/>
      </w:pPr>
      <w:rPr>
        <w:rFonts w:ascii="Courier New" w:hAnsi="Courier New" w:cs="Courier New" w:hint="default"/>
      </w:rPr>
    </w:lvl>
    <w:lvl w:ilvl="5" w:tplc="CD6AF950" w:tentative="1">
      <w:start w:val="1"/>
      <w:numFmt w:val="bullet"/>
      <w:lvlText w:val=""/>
      <w:lvlJc w:val="left"/>
      <w:pPr>
        <w:ind w:left="5040" w:hanging="360"/>
      </w:pPr>
      <w:rPr>
        <w:rFonts w:ascii="Wingdings" w:hAnsi="Wingdings" w:hint="default"/>
      </w:rPr>
    </w:lvl>
    <w:lvl w:ilvl="6" w:tplc="0EAC17F6" w:tentative="1">
      <w:start w:val="1"/>
      <w:numFmt w:val="bullet"/>
      <w:lvlText w:val=""/>
      <w:lvlJc w:val="left"/>
      <w:pPr>
        <w:ind w:left="5760" w:hanging="360"/>
      </w:pPr>
      <w:rPr>
        <w:rFonts w:ascii="Symbol" w:hAnsi="Symbol" w:hint="default"/>
      </w:rPr>
    </w:lvl>
    <w:lvl w:ilvl="7" w:tplc="91943DFE" w:tentative="1">
      <w:start w:val="1"/>
      <w:numFmt w:val="bullet"/>
      <w:lvlText w:val="o"/>
      <w:lvlJc w:val="left"/>
      <w:pPr>
        <w:ind w:left="6480" w:hanging="360"/>
      </w:pPr>
      <w:rPr>
        <w:rFonts w:ascii="Courier New" w:hAnsi="Courier New" w:cs="Courier New" w:hint="default"/>
      </w:rPr>
    </w:lvl>
    <w:lvl w:ilvl="8" w:tplc="B090F796" w:tentative="1">
      <w:start w:val="1"/>
      <w:numFmt w:val="bullet"/>
      <w:lvlText w:val=""/>
      <w:lvlJc w:val="left"/>
      <w:pPr>
        <w:ind w:left="7200" w:hanging="360"/>
      </w:pPr>
      <w:rPr>
        <w:rFonts w:ascii="Wingdings" w:hAnsi="Wingdings" w:hint="default"/>
      </w:rPr>
    </w:lvl>
  </w:abstractNum>
  <w:abstractNum w:abstractNumId="4" w15:restartNumberingAfterBreak="0">
    <w:nsid w:val="5EB17125"/>
    <w:multiLevelType w:val="multilevel"/>
    <w:tmpl w:val="EFCC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0D17F0"/>
    <w:multiLevelType w:val="multilevel"/>
    <w:tmpl w:val="E9C4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262126">
    <w:abstractNumId w:val="3"/>
  </w:num>
  <w:num w:numId="2" w16cid:durableId="909775765">
    <w:abstractNumId w:val="1"/>
  </w:num>
  <w:num w:numId="3" w16cid:durableId="1185904766">
    <w:abstractNumId w:val="2"/>
  </w:num>
  <w:num w:numId="4" w16cid:durableId="182789180">
    <w:abstractNumId w:val="0"/>
  </w:num>
  <w:num w:numId="5" w16cid:durableId="1270351078">
    <w:abstractNumId w:val="5"/>
  </w:num>
  <w:num w:numId="6" w16cid:durableId="294604089">
    <w:abstractNumId w:val="4"/>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 Nhat Khanh">
    <w15:presenceInfo w15:providerId="AD" w15:userId="S::nhatkhanh.ha@abbott.com::3ea699c1-b83c-4651-b307-c5f2d871c9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64"/>
    <w:rsid w:val="00000F84"/>
    <w:rsid w:val="0000396F"/>
    <w:rsid w:val="00022AA5"/>
    <w:rsid w:val="000515B2"/>
    <w:rsid w:val="000701A9"/>
    <w:rsid w:val="0009367D"/>
    <w:rsid w:val="000A2928"/>
    <w:rsid w:val="000B1959"/>
    <w:rsid w:val="000B2E73"/>
    <w:rsid w:val="000B4F03"/>
    <w:rsid w:val="000C358B"/>
    <w:rsid w:val="000E3269"/>
    <w:rsid w:val="00106FB1"/>
    <w:rsid w:val="001A529A"/>
    <w:rsid w:val="001C3170"/>
    <w:rsid w:val="001E3F67"/>
    <w:rsid w:val="0020674E"/>
    <w:rsid w:val="002117DA"/>
    <w:rsid w:val="00221C80"/>
    <w:rsid w:val="00222B72"/>
    <w:rsid w:val="002303E1"/>
    <w:rsid w:val="00247243"/>
    <w:rsid w:val="00257449"/>
    <w:rsid w:val="00277052"/>
    <w:rsid w:val="00287EE9"/>
    <w:rsid w:val="00294ABE"/>
    <w:rsid w:val="002975F2"/>
    <w:rsid w:val="002C1E64"/>
    <w:rsid w:val="002F3A10"/>
    <w:rsid w:val="00310ED1"/>
    <w:rsid w:val="00314236"/>
    <w:rsid w:val="00315D6E"/>
    <w:rsid w:val="00367398"/>
    <w:rsid w:val="00370E9A"/>
    <w:rsid w:val="00375C32"/>
    <w:rsid w:val="00380CFE"/>
    <w:rsid w:val="00383474"/>
    <w:rsid w:val="0039511E"/>
    <w:rsid w:val="003B736E"/>
    <w:rsid w:val="003C10AA"/>
    <w:rsid w:val="003C2A50"/>
    <w:rsid w:val="003C4FB1"/>
    <w:rsid w:val="003E2E74"/>
    <w:rsid w:val="003E5A36"/>
    <w:rsid w:val="003F23F2"/>
    <w:rsid w:val="003F2466"/>
    <w:rsid w:val="003F5AFE"/>
    <w:rsid w:val="0041195A"/>
    <w:rsid w:val="004150A0"/>
    <w:rsid w:val="00424E66"/>
    <w:rsid w:val="004422A3"/>
    <w:rsid w:val="0044511A"/>
    <w:rsid w:val="00472365"/>
    <w:rsid w:val="00487775"/>
    <w:rsid w:val="004A6088"/>
    <w:rsid w:val="004D60B2"/>
    <w:rsid w:val="005011CC"/>
    <w:rsid w:val="0051618B"/>
    <w:rsid w:val="00585268"/>
    <w:rsid w:val="0059265E"/>
    <w:rsid w:val="00597F68"/>
    <w:rsid w:val="005B29F0"/>
    <w:rsid w:val="005B5C04"/>
    <w:rsid w:val="005B615F"/>
    <w:rsid w:val="005C43A0"/>
    <w:rsid w:val="005C6739"/>
    <w:rsid w:val="005C7B27"/>
    <w:rsid w:val="005D1A4D"/>
    <w:rsid w:val="005F1E76"/>
    <w:rsid w:val="00603700"/>
    <w:rsid w:val="006205BB"/>
    <w:rsid w:val="0065371E"/>
    <w:rsid w:val="0065570F"/>
    <w:rsid w:val="00657165"/>
    <w:rsid w:val="00666511"/>
    <w:rsid w:val="00671917"/>
    <w:rsid w:val="006C1B96"/>
    <w:rsid w:val="006E5FE6"/>
    <w:rsid w:val="006F1CE1"/>
    <w:rsid w:val="00704439"/>
    <w:rsid w:val="00712F06"/>
    <w:rsid w:val="007137BE"/>
    <w:rsid w:val="00723EDD"/>
    <w:rsid w:val="0072497F"/>
    <w:rsid w:val="007317E0"/>
    <w:rsid w:val="007502B3"/>
    <w:rsid w:val="00764DBF"/>
    <w:rsid w:val="0077641B"/>
    <w:rsid w:val="00786C94"/>
    <w:rsid w:val="007920A2"/>
    <w:rsid w:val="00795145"/>
    <w:rsid w:val="007A2786"/>
    <w:rsid w:val="007C042D"/>
    <w:rsid w:val="007C3F2D"/>
    <w:rsid w:val="007F3317"/>
    <w:rsid w:val="00801ADC"/>
    <w:rsid w:val="008079A2"/>
    <w:rsid w:val="00807D7F"/>
    <w:rsid w:val="00814E14"/>
    <w:rsid w:val="00830D57"/>
    <w:rsid w:val="008333B9"/>
    <w:rsid w:val="00835013"/>
    <w:rsid w:val="00835B5B"/>
    <w:rsid w:val="00836998"/>
    <w:rsid w:val="00840375"/>
    <w:rsid w:val="008550AC"/>
    <w:rsid w:val="00857794"/>
    <w:rsid w:val="008705E9"/>
    <w:rsid w:val="00870B35"/>
    <w:rsid w:val="00872853"/>
    <w:rsid w:val="00875D1E"/>
    <w:rsid w:val="00886E85"/>
    <w:rsid w:val="008970A2"/>
    <w:rsid w:val="008A1495"/>
    <w:rsid w:val="008A2D00"/>
    <w:rsid w:val="008A4899"/>
    <w:rsid w:val="008F4D10"/>
    <w:rsid w:val="00903579"/>
    <w:rsid w:val="009059BB"/>
    <w:rsid w:val="009217BB"/>
    <w:rsid w:val="0093665F"/>
    <w:rsid w:val="0094318D"/>
    <w:rsid w:val="00961732"/>
    <w:rsid w:val="009674C0"/>
    <w:rsid w:val="00981542"/>
    <w:rsid w:val="00996A4E"/>
    <w:rsid w:val="009A0BBE"/>
    <w:rsid w:val="009A46D3"/>
    <w:rsid w:val="009D266E"/>
    <w:rsid w:val="009D7F9A"/>
    <w:rsid w:val="009E03B7"/>
    <w:rsid w:val="009E2420"/>
    <w:rsid w:val="009F7999"/>
    <w:rsid w:val="00A30FE8"/>
    <w:rsid w:val="00A551B5"/>
    <w:rsid w:val="00A84E3A"/>
    <w:rsid w:val="00A944EC"/>
    <w:rsid w:val="00AB6C03"/>
    <w:rsid w:val="00AC0538"/>
    <w:rsid w:val="00AF4AEE"/>
    <w:rsid w:val="00B04054"/>
    <w:rsid w:val="00B050E1"/>
    <w:rsid w:val="00B10059"/>
    <w:rsid w:val="00B139F7"/>
    <w:rsid w:val="00B26A56"/>
    <w:rsid w:val="00B32FB9"/>
    <w:rsid w:val="00B44AA0"/>
    <w:rsid w:val="00B4646D"/>
    <w:rsid w:val="00B4784F"/>
    <w:rsid w:val="00B5424A"/>
    <w:rsid w:val="00B6655E"/>
    <w:rsid w:val="00B71E05"/>
    <w:rsid w:val="00B93BBE"/>
    <w:rsid w:val="00BB2193"/>
    <w:rsid w:val="00BB5975"/>
    <w:rsid w:val="00BD044A"/>
    <w:rsid w:val="00BD4290"/>
    <w:rsid w:val="00BE08E6"/>
    <w:rsid w:val="00C1674D"/>
    <w:rsid w:val="00C3746E"/>
    <w:rsid w:val="00C70688"/>
    <w:rsid w:val="00C711EA"/>
    <w:rsid w:val="00C74B1F"/>
    <w:rsid w:val="00CB03A3"/>
    <w:rsid w:val="00CD06A1"/>
    <w:rsid w:val="00CF5288"/>
    <w:rsid w:val="00D13615"/>
    <w:rsid w:val="00D21F04"/>
    <w:rsid w:val="00D24002"/>
    <w:rsid w:val="00D319D3"/>
    <w:rsid w:val="00D54E89"/>
    <w:rsid w:val="00DD7E91"/>
    <w:rsid w:val="00DE5484"/>
    <w:rsid w:val="00DF2A44"/>
    <w:rsid w:val="00E23EF4"/>
    <w:rsid w:val="00E2699E"/>
    <w:rsid w:val="00E36CE0"/>
    <w:rsid w:val="00E5633E"/>
    <w:rsid w:val="00E575CE"/>
    <w:rsid w:val="00E72CDE"/>
    <w:rsid w:val="00E8257A"/>
    <w:rsid w:val="00E8613C"/>
    <w:rsid w:val="00E866EF"/>
    <w:rsid w:val="00E90AF1"/>
    <w:rsid w:val="00E979A6"/>
    <w:rsid w:val="00EA2282"/>
    <w:rsid w:val="00EA3E42"/>
    <w:rsid w:val="00EE2E1E"/>
    <w:rsid w:val="00EE66DE"/>
    <w:rsid w:val="00EF4A0B"/>
    <w:rsid w:val="00EF55B7"/>
    <w:rsid w:val="00F06A1A"/>
    <w:rsid w:val="00F20B1E"/>
    <w:rsid w:val="00F44929"/>
    <w:rsid w:val="00F47217"/>
    <w:rsid w:val="00F5122E"/>
    <w:rsid w:val="00F540EF"/>
    <w:rsid w:val="00F63DFF"/>
    <w:rsid w:val="00F66488"/>
    <w:rsid w:val="00F81109"/>
    <w:rsid w:val="00F9341F"/>
    <w:rsid w:val="00FA3DF9"/>
    <w:rsid w:val="00FD6DAC"/>
    <w:rsid w:val="03EEA5AB"/>
    <w:rsid w:val="0676C4B7"/>
    <w:rsid w:val="0E46C87E"/>
    <w:rsid w:val="2321BCEC"/>
    <w:rsid w:val="3C2F6630"/>
    <w:rsid w:val="40607579"/>
    <w:rsid w:val="4356F799"/>
    <w:rsid w:val="4EC40EB4"/>
    <w:rsid w:val="55CE9761"/>
    <w:rsid w:val="61102B41"/>
    <w:rsid w:val="68BA341A"/>
    <w:rsid w:val="6A1B4643"/>
    <w:rsid w:val="74CBFD41"/>
    <w:rsid w:val="74DC69F7"/>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A47235"/>
  <w15:chartTrackingRefBased/>
  <w15:docId w15:val="{07D09EE8-C1A9-4CB3-B69F-6DD4706E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5CE9761"/>
    <w:rPr>
      <w:rFonts w:eastAsiaTheme="minorEastAsia"/>
      <w:noProo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uiPriority w:val="1"/>
    <w:rsid w:val="55CE9761"/>
    <w:pPr>
      <w:spacing w:beforeAutospacing="1" w:afterAutospacing="1"/>
    </w:pPr>
  </w:style>
  <w:style w:type="paragraph" w:customStyle="1" w:styleId="bold">
    <w:name w:val="bold"/>
    <w:basedOn w:val="Normal"/>
    <w:uiPriority w:val="1"/>
    <w:rsid w:val="55CE9761"/>
    <w:pPr>
      <w:spacing w:beforeAutospacing="1" w:afterAutospacing="1"/>
    </w:pPr>
    <w:rPr>
      <w:b/>
      <w:bCs/>
    </w:rPr>
  </w:style>
  <w:style w:type="paragraph" w:customStyle="1" w:styleId="italic">
    <w:name w:val="italic"/>
    <w:basedOn w:val="Normal"/>
    <w:uiPriority w:val="1"/>
    <w:rsid w:val="55CE9761"/>
    <w:pPr>
      <w:spacing w:beforeAutospacing="1" w:afterAutospacing="1"/>
    </w:pPr>
    <w:rPr>
      <w:i/>
      <w:iCs/>
    </w:rPr>
  </w:style>
  <w:style w:type="paragraph" w:customStyle="1" w:styleId="underline">
    <w:name w:val="underline"/>
    <w:basedOn w:val="Normal"/>
    <w:uiPriority w:val="1"/>
    <w:rsid w:val="55CE9761"/>
    <w:pPr>
      <w:spacing w:beforeAutospacing="1" w:afterAutospacing="1"/>
    </w:pPr>
    <w:rPr>
      <w:u w:val="single"/>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rsid w:val="55CE9761"/>
    <w:pPr>
      <w:spacing w:beforeAutospacing="1" w:afterAutospacing="1"/>
    </w:pPr>
  </w:style>
  <w:style w:type="character" w:customStyle="1" w:styleId="bold1">
    <w:name w:val="bold1"/>
    <w:basedOn w:val="DefaultParagraphFont"/>
    <w:rPr>
      <w:b/>
      <w:bCs/>
    </w:rPr>
  </w:style>
  <w:style w:type="character" w:customStyle="1" w:styleId="italic1">
    <w:name w:val="italic1"/>
    <w:basedOn w:val="DefaultParagraphFont"/>
    <w:rPr>
      <w:i/>
      <w:iCs/>
    </w:rPr>
  </w:style>
  <w:style w:type="paragraph" w:styleId="Header">
    <w:name w:val="header"/>
    <w:basedOn w:val="Normal"/>
    <w:link w:val="HeaderChar"/>
    <w:uiPriority w:val="99"/>
    <w:unhideWhenUsed/>
    <w:rsid w:val="55CE9761"/>
    <w:pPr>
      <w:tabs>
        <w:tab w:val="center" w:pos="4513"/>
        <w:tab w:val="right" w:pos="9026"/>
      </w:tabs>
    </w:pPr>
  </w:style>
  <w:style w:type="character" w:customStyle="1" w:styleId="HeaderChar">
    <w:name w:val="Header Char"/>
    <w:basedOn w:val="DefaultParagraphFont"/>
    <w:link w:val="Header"/>
    <w:uiPriority w:val="99"/>
    <w:rsid w:val="002C1E64"/>
    <w:rPr>
      <w:rFonts w:eastAsiaTheme="minorEastAsia"/>
      <w:sz w:val="24"/>
      <w:szCs w:val="24"/>
    </w:rPr>
  </w:style>
  <w:style w:type="paragraph" w:styleId="Footer">
    <w:name w:val="footer"/>
    <w:basedOn w:val="Normal"/>
    <w:link w:val="FooterChar"/>
    <w:uiPriority w:val="99"/>
    <w:unhideWhenUsed/>
    <w:rsid w:val="55CE9761"/>
    <w:pPr>
      <w:tabs>
        <w:tab w:val="center" w:pos="4513"/>
        <w:tab w:val="right" w:pos="9026"/>
      </w:tabs>
    </w:pPr>
  </w:style>
  <w:style w:type="character" w:customStyle="1" w:styleId="FooterChar">
    <w:name w:val="Footer Char"/>
    <w:basedOn w:val="DefaultParagraphFont"/>
    <w:link w:val="Footer"/>
    <w:uiPriority w:val="99"/>
    <w:rsid w:val="002C1E64"/>
    <w:rPr>
      <w:rFonts w:eastAsiaTheme="minorEastAsia"/>
      <w:sz w:val="24"/>
      <w:szCs w:val="24"/>
    </w:rPr>
  </w:style>
  <w:style w:type="character" w:customStyle="1" w:styleId="tw4winExternal">
    <w:name w:val="tw4winExternal"/>
    <w:uiPriority w:val="99"/>
    <w:rsid w:val="00840375"/>
    <w:rPr>
      <w:rFonts w:ascii="Arial" w:hAnsi="Arial"/>
      <w:noProof/>
      <w:color w:val="808080"/>
      <w:sz w:val="24"/>
    </w:rPr>
  </w:style>
  <w:style w:type="paragraph" w:styleId="ListParagraph">
    <w:name w:val="List Paragraph"/>
    <w:basedOn w:val="Normal"/>
    <w:uiPriority w:val="34"/>
    <w:qFormat/>
    <w:rsid w:val="55CE9761"/>
    <w:pPr>
      <w:ind w:left="720"/>
      <w:contextualSpacing/>
    </w:pPr>
    <w:rPr>
      <w:rFonts w:eastAsia="Times New Roman"/>
      <w:lang w:val="es-ES" w:eastAsia="es-ES" w:bidi="he-IL"/>
    </w:rPr>
  </w:style>
  <w:style w:type="paragraph" w:styleId="NoSpacing">
    <w:name w:val="No Spacing"/>
    <w:link w:val="NoSpacingChar"/>
    <w:uiPriority w:val="1"/>
    <w:qFormat/>
    <w:rsid w:val="00840375"/>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840375"/>
    <w:rPr>
      <w:rFonts w:asciiTheme="minorHAnsi" w:eastAsiaTheme="minorEastAsia" w:hAnsiTheme="minorHAnsi" w:cstheme="minorBidi"/>
      <w:sz w:val="22"/>
      <w:szCs w:val="22"/>
      <w:lang w:val="en-US" w:eastAsia="en-US"/>
    </w:rPr>
  </w:style>
  <w:style w:type="character" w:customStyle="1" w:styleId="underline1">
    <w:name w:val="underline1"/>
    <w:basedOn w:val="DefaultParagraphFont"/>
    <w:rsid w:val="00F66488"/>
    <w:rPr>
      <w:u w:val="single"/>
    </w:rPr>
  </w:style>
  <w:style w:type="paragraph" w:styleId="Revision">
    <w:name w:val="Revision"/>
    <w:hidden/>
    <w:uiPriority w:val="99"/>
    <w:semiHidden/>
    <w:rsid w:val="003F5AFE"/>
    <w:rPr>
      <w:rFonts w:eastAsiaTheme="minorEastAsia"/>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http:/rusnakassociates.com/content/AbbottCOBCCourse/courses/EN-US/course/index.html?showScreen=56_C_16" TargetMode="External"/><Relationship Id="rId21" Type="http://schemas.openxmlformats.org/officeDocument/2006/relationships/hyperlink" Target="https://http:/rusnakassociates.com/content/AbbottCOBCCourse/courses/EN-US/course/index.html?showScreen=6_C_6" TargetMode="External"/><Relationship Id="rId42" Type="http://schemas.openxmlformats.org/officeDocument/2006/relationships/hyperlink" Target="https://http:/rusnakassociates.com/content/AbbottCOBCCourse/courses/EN-US/course/index.html?showScreen=16_C_10" TargetMode="External"/><Relationship Id="rId63" Type="http://schemas.openxmlformats.org/officeDocument/2006/relationships/hyperlink" Target="https://http:/rusnakassociates.com/content/AbbottCOBCCourse/courses/EN-US/course/index.html?showScreen=27_C_12" TargetMode="External"/><Relationship Id="rId84" Type="http://schemas.openxmlformats.org/officeDocument/2006/relationships/hyperlink" Target="https://http:/rusnakassociates.com/content/AbbottCOBCCourse/courses/EN-US/course/index.html?showScreen=37_C_13" TargetMode="External"/><Relationship Id="rId138" Type="http://schemas.openxmlformats.org/officeDocument/2006/relationships/hyperlink" Target="https://http:/rusnakassociates.com/content/AbbottCOBCCourse/courses/EN-US/course/index.html?showScreen=68_C_16" TargetMode="External"/><Relationship Id="rId159" Type="http://schemas.openxmlformats.org/officeDocument/2006/relationships/hyperlink" Target="https://http:/rusnakassociates.com/content/AbbottCOBCCourse/courses/EN-US/course/index.html?showScreen=82_C_16" TargetMode="External"/><Relationship Id="rId170" Type="http://schemas.openxmlformats.org/officeDocument/2006/relationships/hyperlink" Target="https://http:/rusnakassociates.com/content/AbbottCOBCCourse/courses/EN-US/course/index.html?showScreen=88_C_16" TargetMode="External"/><Relationship Id="rId191" Type="http://schemas.openxmlformats.org/officeDocument/2006/relationships/hyperlink" Target="https://http:/rusnakassociates.com/content/AbbottCOBCCourse/courses/EN-US/course/index.html?showScreen=104_C_199" TargetMode="External"/><Relationship Id="rId205"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26" Type="http://schemas.openxmlformats.org/officeDocument/2006/relationships/hyperlink" Target="https://http:/rusnakassociates.com/content/AbbottCompete/courses/EN-US/course/index.html?showScreen=2_C_2" TargetMode="External"/><Relationship Id="rId247" Type="http://schemas.microsoft.com/office/2011/relationships/people" Target="people.xml"/><Relationship Id="rId107" Type="http://schemas.openxmlformats.org/officeDocument/2006/relationships/hyperlink" Target="https://http:/rusnakassociates.com/content/AbbottCOBCCourse/courses/EN-US/course/index.html?showScreen=50_C_16" TargetMode="External"/><Relationship Id="rId11" Type="http://schemas.openxmlformats.org/officeDocument/2006/relationships/hyperlink" Target="https://http:/rusnakassociates.com/content/AbbottCOBCCourse/courses/EN-US/course/index.html?showScreen=1_C_1" TargetMode="External"/><Relationship Id="rId32" Type="http://schemas.openxmlformats.org/officeDocument/2006/relationships/hyperlink" Target="https://http:/rusnakassociates.com/content/AbbottCOBCCourse/courses/EN-US/course/index.html?showScreen=11_C_9" TargetMode="External"/><Relationship Id="rId53" Type="http://schemas.openxmlformats.org/officeDocument/2006/relationships/hyperlink" Target="https://http:/rusnakassociates.com/content/AbbottCOBCCourse/courses/EN-US/course/index.html?showScreen=22_C_11" TargetMode="External"/><Relationship Id="rId74" Type="http://schemas.openxmlformats.org/officeDocument/2006/relationships/hyperlink" Target="https://http:/rusnakassociates.com/content/AbbottCOBCCourse/courses/EN-US/course/index.html?showScreen=32_C_13" TargetMode="External"/><Relationship Id="rId128" Type="http://schemas.openxmlformats.org/officeDocument/2006/relationships/hyperlink" Target="https://http:/rusnakassociates.com/content/AbbottCOBCCourse/courses/EN-US/course/index.html?showScreen=62_C_16" TargetMode="External"/><Relationship Id="rId149" Type="http://schemas.openxmlformats.org/officeDocument/2006/relationships/hyperlink" Target="https://http:/rusnakassociates.com/content/AbbottCOBCCourse/courses/EN-US/course/index.html?showScreen=76_C_16" TargetMode="External"/><Relationship Id="rId5" Type="http://schemas.openxmlformats.org/officeDocument/2006/relationships/numbering" Target="numbering.xml"/><Relationship Id="rId95" Type="http://schemas.openxmlformats.org/officeDocument/2006/relationships/hyperlink" Target="https://http:/rusnakassociates.com/content/AbbottCOBCCourse/courses/EN-US/course/index.html?showScreen=43_C_16" TargetMode="External"/><Relationship Id="rId160" Type="http://schemas.openxmlformats.org/officeDocument/2006/relationships/hyperlink" Target="https://http:/rusnakassociates.com/content/AbbottCOBCCourse/courses/EN-US/course/index.html?showScreen=82_C_16" TargetMode="External"/><Relationship Id="rId181" Type="http://schemas.openxmlformats.org/officeDocument/2006/relationships/hyperlink" Target="https://http:/rusnakassociates.com/content/AbbottCOBCCourse/courses/EN-US/course/index.html?showScreen=95_C_16" TargetMode="External"/><Relationship Id="rId216" Type="http://schemas.openxmlformats.org/officeDocument/2006/relationships/hyperlink" Target="https://abbott.sharepoint.com/sites/myhr" TargetMode="External"/><Relationship Id="rId237" Type="http://schemas.openxmlformats.org/officeDocument/2006/relationships/hyperlink" Target="https://http:/rusnakassociates.com/content/AbbottCompete/courses/EN-US/course/index.html?showScreen=42_C_22" TargetMode="External"/><Relationship Id="rId22" Type="http://schemas.openxmlformats.org/officeDocument/2006/relationships/hyperlink" Target="https://http:/rusnakassociates.com/content/AbbottCOBCCourse/courses/EN-US/course/index.html?showScreen=6_C_6" TargetMode="External"/><Relationship Id="rId43" Type="http://schemas.openxmlformats.org/officeDocument/2006/relationships/hyperlink" Target="https://http:/rusnakassociates.com/content/AbbottCOBCCourse/courses/EN-US/course/index.html?showScreen=17_C_10" TargetMode="External"/><Relationship Id="rId64" Type="http://schemas.openxmlformats.org/officeDocument/2006/relationships/hyperlink" Target="https://http:/rusnakassociates.com/content/AbbottCOBCCourse/courses/EN-US/course/index.html?showScreen=27_C_12" TargetMode="External"/><Relationship Id="rId118" Type="http://schemas.openxmlformats.org/officeDocument/2006/relationships/hyperlink" Target="https://http:/rusnakassociates.com/content/AbbottCOBCCourse/courses/EN-US/course/index.html?showScreen=56_C_16" TargetMode="External"/><Relationship Id="rId139" Type="http://schemas.openxmlformats.org/officeDocument/2006/relationships/hyperlink" Target="https://http:/rusnakassociates.com/content/AbbottCOBCCourse/courses/EN-US/course/index.html?showScreen=70_C_16" TargetMode="External"/><Relationship Id="rId85" Type="http://schemas.openxmlformats.org/officeDocument/2006/relationships/hyperlink" Target="https://http:/rusnakassociates.com/content/AbbottCOBCCourse/courses/EN-US/course/index.html?showScreen=38_C_13" TargetMode="External"/><Relationship Id="rId150" Type="http://schemas.openxmlformats.org/officeDocument/2006/relationships/hyperlink" Target="https://http:/rusnakassociates.com/content/AbbottCOBCCourse/courses/EN-US/course/index.html?showScreen=76_C_16" TargetMode="External"/><Relationship Id="rId171" Type="http://schemas.openxmlformats.org/officeDocument/2006/relationships/hyperlink" Target="https://http:/rusnakassociates.com/content/AbbottCOBCCourse/courses/EN-US/course/index.html?showScreen=89_C_16" TargetMode="External"/><Relationship Id="rId192" Type="http://schemas.openxmlformats.org/officeDocument/2006/relationships/hyperlink" Target="https://http:/rusnakassociates.com/content/AbbottCOBCCourse/courses/EN-US/course/index.html?showScreen=104_C_199" TargetMode="External"/><Relationship Id="rId206" Type="http://schemas.openxmlformats.org/officeDocument/2006/relationships/hyperlink" Target="mailto:investigations@abbott.com" TargetMode="External"/><Relationship Id="rId227" Type="http://schemas.openxmlformats.org/officeDocument/2006/relationships/hyperlink" Target="https://http:/rusnakassociates.com/content/AbbottCompete/courses/EN-US/course/index.html?showScreen=17_C_11" TargetMode="External"/><Relationship Id="rId248" Type="http://schemas.openxmlformats.org/officeDocument/2006/relationships/theme" Target="theme/theme1.xml"/><Relationship Id="rId12" Type="http://schemas.openxmlformats.org/officeDocument/2006/relationships/hyperlink" Target="https://http:/rusnakassociates.com/content/AbbottCOBCCourse/courses/EN-US/course/index.html?showScreen=1_C_1" TargetMode="External"/><Relationship Id="rId33" Type="http://schemas.openxmlformats.org/officeDocument/2006/relationships/hyperlink" Target="https://http:/rusnakassociates.com/content/AbbottCOBCCourse/courses/EN-US/course/index.html?showScreen=12_C_9" TargetMode="External"/><Relationship Id="rId108" Type="http://schemas.openxmlformats.org/officeDocument/2006/relationships/hyperlink" Target="https://http:/rusnakassociates.com/content/AbbottCOBCCourse/courses/EN-US/course/index.html?showScreen=50_C_16" TargetMode="External"/><Relationship Id="rId129" Type="http://schemas.openxmlformats.org/officeDocument/2006/relationships/hyperlink" Target="https://http:/rusnakassociates.com/content/AbbottCOBCCourse/courses/EN-US/course/index.html?showScreen=64_C_16" TargetMode="External"/><Relationship Id="rId54" Type="http://schemas.openxmlformats.org/officeDocument/2006/relationships/hyperlink" Target="https://http:/rusnakassociates.com/content/AbbottCOBCCourse/courses/EN-US/course/index.html?showScreen=22_C_11" TargetMode="External"/><Relationship Id="rId75" Type="http://schemas.openxmlformats.org/officeDocument/2006/relationships/hyperlink" Target="https://http:/rusnakassociates.com/content/AbbottCOBCCourse/courses/EN-US/course/index.html?showScreen=33_C_13" TargetMode="External"/><Relationship Id="rId96" Type="http://schemas.openxmlformats.org/officeDocument/2006/relationships/hyperlink" Target="https://http:/rusnakassociates.com/content/AbbottCOBCCourse/courses/EN-US/course/index.html?showScreen=43_C_16" TargetMode="External"/><Relationship Id="rId140" Type="http://schemas.openxmlformats.org/officeDocument/2006/relationships/hyperlink" Target="https://http:/rusnakassociates.com/content/AbbottCOBCCourse/courses/EN-US/course/index.html?showScreen=70_C_16" TargetMode="External"/><Relationship Id="rId161" Type="http://schemas.openxmlformats.org/officeDocument/2006/relationships/hyperlink" Target="https://http:/rusnakassociates.com/content/AbbottCOBCCourse/courses/EN-US/course/index.html?showScreen=83_C_16" TargetMode="External"/><Relationship Id="rId182" Type="http://schemas.openxmlformats.org/officeDocument/2006/relationships/hyperlink" Target="https://http:/rusnakassociates.com/content/AbbottCOBCCourse/courses/EN-US/course/index.html?showScreen=95_C_16" TargetMode="External"/><Relationship Id="rId217" Type="http://schemas.openxmlformats.org/officeDocument/2006/relationships/hyperlink" Target="https://http:/rusnakassociates.com/content/AbbottCOBCCourse/courses/EN-US/course/index.html?showScreen=112_C_200" TargetMode="External"/><Relationship Id="rId6" Type="http://schemas.openxmlformats.org/officeDocument/2006/relationships/styles" Target="styles.xml"/><Relationship Id="rId238" Type="http://schemas.openxmlformats.org/officeDocument/2006/relationships/hyperlink" Target="https://http:/rusnakassociates.com/content/AbbottCompete/courses/EN-US/course/index.html?showScreen=42_C_22" TargetMode="External"/><Relationship Id="rId23" Type="http://schemas.openxmlformats.org/officeDocument/2006/relationships/hyperlink" Target="https://http:/rusnakassociates.com/content/AbbottCOBCCourse/courses/EN-US/course/index.html?showScreen=7_C_7" TargetMode="External"/><Relationship Id="rId119" Type="http://schemas.openxmlformats.org/officeDocument/2006/relationships/hyperlink" Target="https://http:/rusnakassociates.com/content/AbbottCOBCCourse/courses/EN-US/course/index.html?showScreen=57_C_16" TargetMode="External"/><Relationship Id="rId44" Type="http://schemas.openxmlformats.org/officeDocument/2006/relationships/hyperlink" Target="https://http:/rusnakassociates.com/content/AbbottCOBCCourse/courses/EN-US/course/index.html?showScreen=17_C_10" TargetMode="External"/><Relationship Id="rId65" Type="http://schemas.openxmlformats.org/officeDocument/2006/relationships/hyperlink" Target="https://http:/rusnakassociates.com/content/AbbottCOBCCourse/courses/EN-US/course/index.html?showScreen=28_C_12" TargetMode="External"/><Relationship Id="rId86" Type="http://schemas.openxmlformats.org/officeDocument/2006/relationships/hyperlink" Target="https://http:/rusnakassociates.com/content/AbbottCOBCCourse/courses/EN-US/course/index.html?showScreen=38_C_13" TargetMode="External"/><Relationship Id="rId130" Type="http://schemas.openxmlformats.org/officeDocument/2006/relationships/hyperlink" Target="https://http:/rusnakassociates.com/content/AbbottCOBCCourse/courses/EN-US/course/index.html?showScreen=64_C_16" TargetMode="External"/><Relationship Id="rId151" Type="http://schemas.openxmlformats.org/officeDocument/2006/relationships/hyperlink" Target="https://http:/rusnakassociates.com/content/AbbottCOBCCourse/courses/EN-US/course/index.html?showScreen=77_C_16" TargetMode="External"/><Relationship Id="rId172" Type="http://schemas.openxmlformats.org/officeDocument/2006/relationships/hyperlink" Target="https://http:/rusnakassociates.com/content/AbbottCOBCCourse/courses/EN-US/course/index.html?showScreen=89_C_16" TargetMode="External"/><Relationship Id="rId193" Type="http://schemas.openxmlformats.org/officeDocument/2006/relationships/hyperlink" Target="https://http:/rusnakassociates.com/content/AbbottCOBCCourse/courses/EN-US/course/index.html?showScreen=107_C_200" TargetMode="External"/><Relationship Id="rId207" Type="http://schemas.openxmlformats.org/officeDocument/2006/relationships/hyperlink" Target="https://secure.ethicspoint.com/domain/media/en/gui/40393/index.html" TargetMode="External"/><Relationship Id="rId228" Type="http://schemas.openxmlformats.org/officeDocument/2006/relationships/hyperlink" Target="https://http:/rusnakassociates.com/content/AbbottCompete/courses/EN-US/course/index.html?showScreen=17_C_11" TargetMode="External"/><Relationship Id="rId13" Type="http://schemas.openxmlformats.org/officeDocument/2006/relationships/hyperlink" Target="https://http:/rusnakassociates.com/content/AbbottCOBCCourse/courses/EN-US/course/index.html?showScreen=2_C_2" TargetMode="External"/><Relationship Id="rId109" Type="http://schemas.openxmlformats.org/officeDocument/2006/relationships/hyperlink" Target="https://http:/rusnakassociates.com/content/AbbottCOBCCourse/courses/EN-US/course/index.html?showScreen=51_C_16" TargetMode="External"/><Relationship Id="rId34" Type="http://schemas.openxmlformats.org/officeDocument/2006/relationships/hyperlink" Target="https://http:/rusnakassociates.com/content/AbbottCOBCCourse/courses/EN-US/course/index.html?showScreen=12_C_9" TargetMode="External"/><Relationship Id="rId55" Type="http://schemas.openxmlformats.org/officeDocument/2006/relationships/hyperlink" Target="https://http:/rusnakassociates.com/content/AbbottCOBCCourse/courses/EN-US/course/index.html?showScreen=23_C_11" TargetMode="External"/><Relationship Id="rId76" Type="http://schemas.openxmlformats.org/officeDocument/2006/relationships/hyperlink" Target="https://http:/rusnakassociates.com/content/AbbottCOBCCourse/courses/EN-US/course/index.html?showScreen=33_C_13" TargetMode="External"/><Relationship Id="rId97" Type="http://schemas.openxmlformats.org/officeDocument/2006/relationships/hyperlink" Target="https://http:/rusnakassociates.com/content/AbbottCOBCCourse/courses/EN-US/course/index.html?showScreen=44_C_16" TargetMode="External"/><Relationship Id="rId120" Type="http://schemas.openxmlformats.org/officeDocument/2006/relationships/hyperlink" Target="https://http:/rusnakassociates.com/content/AbbottCOBCCourse/courses/EN-US/course/index.html?showScreen=57_C_16" TargetMode="External"/><Relationship Id="rId141" Type="http://schemas.openxmlformats.org/officeDocument/2006/relationships/hyperlink" Target="https://http:/rusnakassociates.com/content/AbbottCOBCCourse/courses/EN-US/course/index.html?showScreen=71_C_16" TargetMode="External"/><Relationship Id="rId7" Type="http://schemas.openxmlformats.org/officeDocument/2006/relationships/settings" Target="settings.xml"/><Relationship Id="rId162" Type="http://schemas.openxmlformats.org/officeDocument/2006/relationships/hyperlink" Target="https://http:/rusnakassociates.com/content/AbbottCOBCCourse/courses/EN-US/course/index.html?showScreen=83_C_16" TargetMode="External"/><Relationship Id="rId183" Type="http://schemas.openxmlformats.org/officeDocument/2006/relationships/hyperlink" Target="https://http:/rusnakassociates.com/content/AbbottCOBCCourse/courses/EN-US/course/index.html?showScreen=96_C_16" TargetMode="External"/><Relationship Id="rId218" Type="http://schemas.openxmlformats.org/officeDocument/2006/relationships/hyperlink" Target="https://http:/rusnakassociates.com/content/AbbottCOBCCourse/courses/EN-US/course/index.html?showScreen=112_C_200" TargetMode="External"/><Relationship Id="rId239" Type="http://schemas.openxmlformats.org/officeDocument/2006/relationships/hyperlink" Target="https://http:/rusnakassociates.com/content/AbbottCompete/courses/EN-US/course/index.html?showScreen=44_C_22" TargetMode="External"/><Relationship Id="rId24" Type="http://schemas.openxmlformats.org/officeDocument/2006/relationships/hyperlink" Target="https://http:/rusnakassociates.com/content/AbbottCOBCCourse/courses/EN-US/course/index.html?showScreen=7_C_7" TargetMode="External"/><Relationship Id="rId45" Type="http://schemas.openxmlformats.org/officeDocument/2006/relationships/hyperlink" Target="https://http:/rusnakassociates.com/content/AbbottCOBCCourse/courses/EN-US/course/index.html?showScreen=18_C_10" TargetMode="External"/><Relationship Id="rId66" Type="http://schemas.openxmlformats.org/officeDocument/2006/relationships/hyperlink" Target="https://http:/rusnakassociates.com/content/AbbottCOBCCourse/courses/EN-US/course/index.html?showScreen=28_C_12" TargetMode="External"/><Relationship Id="rId87" Type="http://schemas.openxmlformats.org/officeDocument/2006/relationships/hyperlink" Target="https://http:/rusnakassociates.com/content/AbbottCOBCCourse/courses/EN-US/course/index.html?showScreen=39_C_13" TargetMode="External"/><Relationship Id="rId110" Type="http://schemas.openxmlformats.org/officeDocument/2006/relationships/hyperlink" Target="https://http:/rusnakassociates.com/content/AbbottCOBCCourse/courses/EN-US/course/index.html?showScreen=51_C_16" TargetMode="External"/><Relationship Id="rId131" Type="http://schemas.openxmlformats.org/officeDocument/2006/relationships/hyperlink" Target="https://http:/rusnakassociates.com/content/AbbottCOBCCourse/courses/EN-US/course/index.html?showScreen=65_C_16" TargetMode="External"/><Relationship Id="rId152" Type="http://schemas.openxmlformats.org/officeDocument/2006/relationships/hyperlink" Target="https://http:/rusnakassociates.com/content/AbbottCOBCCourse/courses/EN-US/course/index.html?showScreen=77_C_16" TargetMode="External"/><Relationship Id="rId173" Type="http://schemas.openxmlformats.org/officeDocument/2006/relationships/hyperlink" Target="https://http:/rusnakassociates.com/content/AbbottCOBCCourse/courses/EN-US/course/index.html?showScreen=90_C_16" TargetMode="External"/><Relationship Id="rId194" Type="http://schemas.openxmlformats.org/officeDocument/2006/relationships/hyperlink" Target="https://http:/rusnakassociates.com/content/AbbottCOBCCourse/courses/EN-US/course/index.html?showScreen=107_C_200" TargetMode="External"/><Relationship Id="rId208" Type="http://schemas.openxmlformats.org/officeDocument/2006/relationships/hyperlink" Target="https://icomply.abbott.com/Default.aspx" TargetMode="External"/><Relationship Id="rId229" Type="http://schemas.openxmlformats.org/officeDocument/2006/relationships/hyperlink" Target="https://http:/rusnakassociates.com/content/AbbottCompete/courses/EN-US/course/index.html?showScreen=18_C_11" TargetMode="External"/><Relationship Id="rId240" Type="http://schemas.openxmlformats.org/officeDocument/2006/relationships/hyperlink" Target="https://http:/rusnakassociates.com/content/AbbottCompete/courses/EN-US/course/index.html?showScreen=44_C_22" TargetMode="External"/><Relationship Id="rId14" Type="http://schemas.openxmlformats.org/officeDocument/2006/relationships/hyperlink" Target="https://http:/rusnakassociates.com/content/AbbottCOBCCourse/courses/EN-US/course/index.html?showScreen=2_C_2" TargetMode="External"/><Relationship Id="rId35" Type="http://schemas.openxmlformats.org/officeDocument/2006/relationships/hyperlink" Target="https://http:/rusnakassociates.com/content/AbbottCOBCCourse/courses/EN-US/course/index.html?showScreen=13_C_9" TargetMode="External"/><Relationship Id="rId56" Type="http://schemas.openxmlformats.org/officeDocument/2006/relationships/hyperlink" Target="https://http:/rusnakassociates.com/content/AbbottCOBCCourse/courses/EN-US/course/index.html?showScreen=23_C_11" TargetMode="External"/><Relationship Id="rId77" Type="http://schemas.openxmlformats.org/officeDocument/2006/relationships/hyperlink" Target="https://http:/rusnakassociates.com/content/AbbottCOBCCourse/courses/EN-US/course/index.html?showScreen=34_C_13" TargetMode="External"/><Relationship Id="rId100" Type="http://schemas.openxmlformats.org/officeDocument/2006/relationships/hyperlink" Target="https://http:/rusnakassociates.com/content/AbbottCOBCCourse/courses/EN-US/course/index.html?showScreen=45_C_16" TargetMode="External"/><Relationship Id="rId8" Type="http://schemas.openxmlformats.org/officeDocument/2006/relationships/webSettings" Target="webSettings.xml"/><Relationship Id="rId98" Type="http://schemas.openxmlformats.org/officeDocument/2006/relationships/hyperlink" Target="https://http:/rusnakassociates.com/content/AbbottCOBCCourse/courses/EN-US/course/index.html?showScreen=44_C_16" TargetMode="External"/><Relationship Id="rId121" Type="http://schemas.openxmlformats.org/officeDocument/2006/relationships/hyperlink" Target="https://http:/rusnakassociates.com/content/AbbottCOBCCourse/courses/EN-US/course/index.html?showScreen=58_C_16" TargetMode="External"/><Relationship Id="rId142" Type="http://schemas.openxmlformats.org/officeDocument/2006/relationships/hyperlink" Target="https://http:/rusnakassociates.com/content/AbbottCOBCCourse/courses/EN-US/course/index.html?showScreen=71_C_16" TargetMode="External"/><Relationship Id="rId163" Type="http://schemas.openxmlformats.org/officeDocument/2006/relationships/hyperlink" Target="https://http:/rusnakassociates.com/content/AbbottCOBCCourse/courses/EN-US/course/index.html?showScreen=84_C_16" TargetMode="External"/><Relationship Id="rId184" Type="http://schemas.openxmlformats.org/officeDocument/2006/relationships/hyperlink" Target="https://http:/rusnakassociates.com/content/AbbottCOBCCourse/courses/EN-US/course/index.html?showScreen=96_C_16" TargetMode="External"/><Relationship Id="rId219" Type="http://schemas.openxmlformats.org/officeDocument/2006/relationships/hyperlink" Target="https://http:/rusnakassociates.com/content/AbbottCOBCCourse/courses/EN-US/course/index.html?showScreen=113_C_200" TargetMode="External"/><Relationship Id="rId230" Type="http://schemas.openxmlformats.org/officeDocument/2006/relationships/hyperlink" Target="https://http:/rusnakassociates.com/content/AbbottCompete/courses/EN-US/course/index.html?showScreen=18_C_11" TargetMode="External"/><Relationship Id="rId25" Type="http://schemas.openxmlformats.org/officeDocument/2006/relationships/hyperlink" Target="https://http:/rusnakassociates.com/content/AbbottCOBCCourse/courses/EN-US/course/index.html?showScreen=8_C_8" TargetMode="External"/><Relationship Id="rId46" Type="http://schemas.openxmlformats.org/officeDocument/2006/relationships/hyperlink" Target="https://http:/rusnakassociates.com/content/AbbottCOBCCourse/courses/EN-US/course/index.html?showScreen=18_C_10" TargetMode="External"/><Relationship Id="rId67" Type="http://schemas.openxmlformats.org/officeDocument/2006/relationships/hyperlink" Target="https://http:/rusnakassociates.com/content/AbbottCOBCCourse/courses/EN-US/course/index.html?showScreen=29_C_12" TargetMode="External"/><Relationship Id="rId88" Type="http://schemas.openxmlformats.org/officeDocument/2006/relationships/hyperlink" Target="https://http:/rusnakassociates.com/content/AbbottCOBCCourse/courses/EN-US/course/index.html?showScreen=39_C_13" TargetMode="External"/><Relationship Id="rId111" Type="http://schemas.openxmlformats.org/officeDocument/2006/relationships/hyperlink" Target="https://http:/rusnakassociates.com/content/AbbottCOBCCourse/courses/EN-US/course/index.html?showScreen=53_C_16" TargetMode="External"/><Relationship Id="rId132" Type="http://schemas.openxmlformats.org/officeDocument/2006/relationships/hyperlink" Target="https://http:/rusnakassociates.com/content/AbbottCOBCCourse/courses/EN-US/course/index.html?showScreen=65_C_16" TargetMode="External"/><Relationship Id="rId153" Type="http://schemas.openxmlformats.org/officeDocument/2006/relationships/hyperlink" Target="https://http:/rusnakassociates.com/content/AbbottCOBCCourse/courses/EN-US/course/index.html?showScreen=78_C_16" TargetMode="External"/><Relationship Id="rId174" Type="http://schemas.openxmlformats.org/officeDocument/2006/relationships/hyperlink" Target="https://http:/rusnakassociates.com/content/AbbottCOBCCourse/courses/EN-US/course/index.html?showScreen=90_C_16" TargetMode="External"/><Relationship Id="rId195" Type="http://schemas.openxmlformats.org/officeDocument/2006/relationships/hyperlink" Target="https://http:/rusnakassociates.com/content/AbbottCOBCCourse/courses/EN-US/course/index.html?showScreen=108_C_200" TargetMode="External"/><Relationship Id="rId209"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20" Type="http://schemas.openxmlformats.org/officeDocument/2006/relationships/hyperlink" Target="https://http:/rusnakassociates.com/content/AbbottCOBCCourse/courses/EN-US/course/index.html?showScreen=113_C_200" TargetMode="External"/><Relationship Id="rId241" Type="http://schemas.openxmlformats.org/officeDocument/2006/relationships/hyperlink" Target="https://http:/rusnakassociates.com/content/AbbottCompete/courses/EN-US/course/index.html?showScreen=45_C_22" TargetMode="External"/><Relationship Id="rId15" Type="http://schemas.openxmlformats.org/officeDocument/2006/relationships/hyperlink" Target="https://http:/rusnakassociates.com/content/AbbottCOBCCourse/courses/EN-US/course/index.html?showScreen=3_C_3" TargetMode="External"/><Relationship Id="rId36" Type="http://schemas.openxmlformats.org/officeDocument/2006/relationships/hyperlink" Target="https://http:/rusnakassociates.com/content/AbbottCOBCCourse/courses/EN-US/course/index.html?showScreen=13_C_9" TargetMode="External"/><Relationship Id="rId57" Type="http://schemas.openxmlformats.org/officeDocument/2006/relationships/hyperlink" Target="https://http:/rusnakassociates.com/content/AbbottCOBCCourse/courses/EN-US/course/index.html?showScreen=24_C_11" TargetMode="External"/><Relationship Id="rId10" Type="http://schemas.openxmlformats.org/officeDocument/2006/relationships/endnotes" Target="endnotes.xml"/><Relationship Id="rId31" Type="http://schemas.openxmlformats.org/officeDocument/2006/relationships/hyperlink" Target="https://http:/rusnakassociates.com/content/AbbottCOBCCourse/courses/EN-US/course/index.html?showScreen=11_C_9" TargetMode="External"/><Relationship Id="rId52" Type="http://schemas.openxmlformats.org/officeDocument/2006/relationships/hyperlink" Target="https://http:/rusnakassociates.com/content/AbbottCOBCCourse/courses/EN-US/course/index.html?showScreen=21_C_11" TargetMode="External"/><Relationship Id="rId73" Type="http://schemas.openxmlformats.org/officeDocument/2006/relationships/hyperlink" Target="https://http:/rusnakassociates.com/content/AbbottCOBCCourse/courses/EN-US/course/index.html?showScreen=32_C_13" TargetMode="External"/><Relationship Id="rId78" Type="http://schemas.openxmlformats.org/officeDocument/2006/relationships/hyperlink" Target="https://http:/rusnakassociates.com/content/AbbottCOBCCourse/courses/EN-US/course/index.html?showScreen=34_C_13" TargetMode="External"/><Relationship Id="rId94" Type="http://schemas.openxmlformats.org/officeDocument/2006/relationships/hyperlink" Target="https://http:/rusnakassociates.com/content/AbbottCOBCCourse/courses/EN-US/course/index.html?showScreen=42_C_15" TargetMode="External"/><Relationship Id="rId99" Type="http://schemas.openxmlformats.org/officeDocument/2006/relationships/hyperlink" Target="https://http:/rusnakassociates.com/content/AbbottCOBCCourse/courses/EN-US/course/index.html?showScreen=45_C_16" TargetMode="External"/><Relationship Id="rId101" Type="http://schemas.openxmlformats.org/officeDocument/2006/relationships/hyperlink" Target="https://http:/rusnakassociates.com/content/AbbottCOBCCourse/courses/EN-US/course/index.html?showScreen=47_C_16" TargetMode="External"/><Relationship Id="rId122" Type="http://schemas.openxmlformats.org/officeDocument/2006/relationships/hyperlink" Target="https://http:/rusnakassociates.com/content/AbbottCOBCCourse/courses/EN-US/course/index.html?showScreen=58_C_16" TargetMode="External"/><Relationship Id="rId143" Type="http://schemas.openxmlformats.org/officeDocument/2006/relationships/hyperlink" Target="https://http:/rusnakassociates.com/content/AbbottCOBCCourse/courses/EN-US/course/index.html?showScreen=72_C_16" TargetMode="External"/><Relationship Id="rId148" Type="http://schemas.openxmlformats.org/officeDocument/2006/relationships/hyperlink" Target="https://http:/rusnakassociates.com/content/AbbottCOBCCourse/courses/EN-US/course/index.html?showScreen=74_C_16" TargetMode="External"/><Relationship Id="rId164" Type="http://schemas.openxmlformats.org/officeDocument/2006/relationships/hyperlink" Target="https://http:/rusnakassociates.com/content/AbbottCOBCCourse/courses/EN-US/course/index.html?showScreen=84_C_16" TargetMode="External"/><Relationship Id="rId169" Type="http://schemas.openxmlformats.org/officeDocument/2006/relationships/hyperlink" Target="https://http:/rusnakassociates.com/content/AbbottCOBCCourse/courses/EN-US/course/index.html?showScreen=88_C_16" TargetMode="External"/><Relationship Id="rId185" Type="http://schemas.openxmlformats.org/officeDocument/2006/relationships/hyperlink" Target="https://http:/rusnakassociates.com/content/AbbottCOBCCourse/courses/EN-US/course/index.html?showScreen=97_C_16"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http:/rusnakassociates.com/content/AbbottCOBCCourse/courses/EN-US/course/index.html?showScreen=94_C_16" TargetMode="External"/><Relationship Id="rId210" Type="http://schemas.openxmlformats.org/officeDocument/2006/relationships/hyperlink" Target="mailto:investigations@abbott.com" TargetMode="External"/><Relationship Id="rId215" Type="http://schemas.openxmlformats.org/officeDocument/2006/relationships/hyperlink" Target="https://abbott.sharepoint.com/sites/myhr" TargetMode="External"/><Relationship Id="rId236" Type="http://schemas.openxmlformats.org/officeDocument/2006/relationships/hyperlink" Target="https://http:/rusnakassociates.com/content/AbbottCompete/courses/EN-US/course/index.html?showScreen=37_C_18" TargetMode="External"/><Relationship Id="rId26" Type="http://schemas.openxmlformats.org/officeDocument/2006/relationships/hyperlink" Target="https://http:/rusnakassociates.com/content/AbbottCOBCCourse/courses/EN-US/course/index.html?showScreen=8_C_8" TargetMode="External"/><Relationship Id="rId231" Type="http://schemas.openxmlformats.org/officeDocument/2006/relationships/hyperlink" Target="https://http:/rusnakassociates.com/content/AbbottCompete/courses/EN-US/course/index.html?showScreen=22_C_12" TargetMode="External"/><Relationship Id="rId47" Type="http://schemas.openxmlformats.org/officeDocument/2006/relationships/hyperlink" Target="https://http:/rusnakassociates.com/content/AbbottCOBCCourse/courses/EN-US/course/index.html?showScreen=19_C_11" TargetMode="External"/><Relationship Id="rId68" Type="http://schemas.openxmlformats.org/officeDocument/2006/relationships/hyperlink" Target="https://http:/rusnakassociates.com/content/AbbottCOBCCourse/courses/EN-US/course/index.html?showScreen=29_C_12" TargetMode="External"/><Relationship Id="rId89" Type="http://schemas.openxmlformats.org/officeDocument/2006/relationships/hyperlink" Target="https://http:/rusnakassociates.com/content/AbbottCOBCCourse/courses/EN-US/course/index.html?showScreen=40_C_13" TargetMode="External"/><Relationship Id="rId112" Type="http://schemas.openxmlformats.org/officeDocument/2006/relationships/hyperlink" Target="https://http:/rusnakassociates.com/content/AbbottCOBCCourse/courses/EN-US/course/index.html?showScreen=53_C_16" TargetMode="External"/><Relationship Id="rId133" Type="http://schemas.openxmlformats.org/officeDocument/2006/relationships/hyperlink" Target="https://http:/rusnakassociates.com/content/AbbottCOBCCourse/courses/EN-US/course/index.html?showScreen=66_C_16" TargetMode="External"/><Relationship Id="rId154" Type="http://schemas.openxmlformats.org/officeDocument/2006/relationships/hyperlink" Target="https://http:/rusnakassociates.com/content/AbbottCOBCCourse/courses/EN-US/course/index.html?showScreen=78_C_16" TargetMode="External"/><Relationship Id="rId175" Type="http://schemas.openxmlformats.org/officeDocument/2006/relationships/hyperlink" Target="https://http:/rusnakassociates.com/content/AbbottCOBCCourse/courses/EN-US/course/index.html?showScreen=91_C_16" TargetMode="External"/><Relationship Id="rId196" Type="http://schemas.openxmlformats.org/officeDocument/2006/relationships/hyperlink" Target="https://http:/rusnakassociates.com/content/AbbottCOBCCourse/courses/EN-US/course/index.html?showScreen=108_C_200" TargetMode="External"/><Relationship Id="rId200" Type="http://schemas.openxmlformats.org/officeDocument/2006/relationships/hyperlink" Target="https://icomply.abbott.com/Apps/DocumentLibrary/" TargetMode="External"/><Relationship Id="rId16" Type="http://schemas.openxmlformats.org/officeDocument/2006/relationships/hyperlink" Target="https://http:/rusnakassociates.com/content/AbbottCOBCCourse/courses/EN-US/course/index.html?showScreen=3_C_3" TargetMode="External"/><Relationship Id="rId221" Type="http://schemas.openxmlformats.org/officeDocument/2006/relationships/hyperlink" Target="https://http:/rusnakassociates.com/content/AbbottCOBCCourse/courses/EN-US/course/index.html?showScreen=114_C_200" TargetMode="External"/><Relationship Id="rId242" Type="http://schemas.openxmlformats.org/officeDocument/2006/relationships/hyperlink" Target="https://http:/rusnakassociates.com/content/AbbottCompete/courses/EN-US/course/index.html?showScreen=45_C_22" TargetMode="External"/><Relationship Id="rId37" Type="http://schemas.openxmlformats.org/officeDocument/2006/relationships/hyperlink" Target="https://http:/rusnakassociates.com/content/AbbottCOBCCourse/courses/EN-US/course/index.html?showScreen=14_C_9" TargetMode="External"/><Relationship Id="rId58" Type="http://schemas.openxmlformats.org/officeDocument/2006/relationships/hyperlink" Target="https://http:/rusnakassociates.com/content/AbbottCOBCCourse/courses/EN-US/course/index.html?showScreen=24_C_11" TargetMode="External"/><Relationship Id="rId79" Type="http://schemas.openxmlformats.org/officeDocument/2006/relationships/hyperlink" Target="https://http:/rusnakassociates.com/content/AbbottCOBCCourse/courses/EN-US/course/index.html?showScreen=35_C_13" TargetMode="External"/><Relationship Id="rId102" Type="http://schemas.openxmlformats.org/officeDocument/2006/relationships/hyperlink" Target="https://http:/rusnakassociates.com/content/AbbottCOBCCourse/courses/EN-US/course/index.html?showScreen=47_C_16" TargetMode="External"/><Relationship Id="rId123" Type="http://schemas.openxmlformats.org/officeDocument/2006/relationships/hyperlink" Target="https://http:/rusnakassociates.com/content/AbbottCOBCCourse/courses/EN-US/course/index.html?showScreen=60_C_16" TargetMode="External"/><Relationship Id="rId144" Type="http://schemas.openxmlformats.org/officeDocument/2006/relationships/hyperlink" Target="https://http:/rusnakassociates.com/content/AbbottCOBCCourse/courses/EN-US/course/index.html?showScreen=72_C_16" TargetMode="External"/><Relationship Id="rId90" Type="http://schemas.openxmlformats.org/officeDocument/2006/relationships/hyperlink" Target="https://http:/rusnakassociates.com/content/AbbottCOBCCourse/courses/EN-US/course/index.html?showScreen=40_C_13" TargetMode="External"/><Relationship Id="rId165" Type="http://schemas.openxmlformats.org/officeDocument/2006/relationships/hyperlink" Target="https://http:/rusnakassociates.com/content/AbbottCOBCCourse/courses/EN-US/course/index.html?showScreen=85_C_16" TargetMode="External"/><Relationship Id="rId186" Type="http://schemas.openxmlformats.org/officeDocument/2006/relationships/hyperlink" Target="https://http:/rusnakassociates.com/content/AbbottCOBCCourse/courses/EN-US/course/index.html?showScreen=97_C_16" TargetMode="External"/><Relationship Id="rId211" Type="http://schemas.openxmlformats.org/officeDocument/2006/relationships/hyperlink" Target="https://secure.ethicspoint.com/domain/media/en/gui/40393/index.html" TargetMode="External"/><Relationship Id="rId232" Type="http://schemas.openxmlformats.org/officeDocument/2006/relationships/hyperlink" Target="https://http:/rusnakassociates.com/content/AbbottCompete/courses/EN-US/course/index.html?showScreen=22_C_12" TargetMode="External"/><Relationship Id="rId27" Type="http://schemas.openxmlformats.org/officeDocument/2006/relationships/hyperlink" Target="https://http:/rusnakassociates.com/content/AbbottCOBCCourse/courses/EN-US/course/index.html?showScreen=9_C_8" TargetMode="External"/><Relationship Id="rId48" Type="http://schemas.openxmlformats.org/officeDocument/2006/relationships/hyperlink" Target="https://http:/rusnakassociates.com/content/AbbottCOBCCourse/courses/EN-US/course/index.html?showScreen=19_C_11" TargetMode="External"/><Relationship Id="rId69" Type="http://schemas.openxmlformats.org/officeDocument/2006/relationships/hyperlink" Target="https://http:/rusnakassociates.com/content/AbbottCOBCCourse/courses/EN-US/course/index.html?showScreen=30_C_13" TargetMode="External"/><Relationship Id="rId113" Type="http://schemas.openxmlformats.org/officeDocument/2006/relationships/hyperlink" Target="https://http:/rusnakassociates.com/content/AbbottCOBCCourse/courses/EN-US/course/index.html?showScreen=54_C_16" TargetMode="External"/><Relationship Id="rId134" Type="http://schemas.openxmlformats.org/officeDocument/2006/relationships/hyperlink" Target="https://http:/rusnakassociates.com/content/AbbottCOBCCourse/courses/EN-US/course/index.html?showScreen=66_C_16" TargetMode="External"/><Relationship Id="rId80" Type="http://schemas.openxmlformats.org/officeDocument/2006/relationships/hyperlink" Target="https://http:/rusnakassociates.com/content/AbbottCOBCCourse/courses/EN-US/course/index.html?showScreen=35_C_13" TargetMode="External"/><Relationship Id="rId155" Type="http://schemas.openxmlformats.org/officeDocument/2006/relationships/hyperlink" Target="https://http:/rusnakassociates.com/content/AbbottCOBCCourse/courses/EN-US/course/index.html?showScreen=79_C_16" TargetMode="External"/><Relationship Id="rId176" Type="http://schemas.openxmlformats.org/officeDocument/2006/relationships/hyperlink" Target="https://http:/rusnakassociates.com/content/AbbottCOBCCourse/courses/EN-US/course/index.html?showScreen=91_C_16" TargetMode="External"/><Relationship Id="rId197" Type="http://schemas.openxmlformats.org/officeDocument/2006/relationships/hyperlink" Target="https://http:/rusnakassociates.com/content/AbbottCOBCCourse/courses/EN-US/course/index.html?showScreen=109_C_200" TargetMode="External"/><Relationship Id="rId201" Type="http://schemas.openxmlformats.org/officeDocument/2006/relationships/hyperlink" Target="http://www.abbott.com/investors/governance/code-of-business-conduct.html" TargetMode="External"/><Relationship Id="rId222" Type="http://schemas.openxmlformats.org/officeDocument/2006/relationships/hyperlink" Target="https://http:/rusnakassociates.com/content/AbbottCOBCCourse/courses/EN-US/course/index.html?showScreen=114_C_200" TargetMode="External"/><Relationship Id="rId243" Type="http://schemas.openxmlformats.org/officeDocument/2006/relationships/hyperlink" Target="https://http:/rusnakassociates.com/content/AbbottCompete/courses/EN-US/course/index.html?showScreen=55_C_27" TargetMode="External"/><Relationship Id="rId17" Type="http://schemas.openxmlformats.org/officeDocument/2006/relationships/hyperlink" Target="https://http:/rusnakassociates.com/content/AbbottCOBCCourse/courses/EN-US/course/index.html?showScreen=4_C_4" TargetMode="External"/><Relationship Id="rId38" Type="http://schemas.openxmlformats.org/officeDocument/2006/relationships/hyperlink" Target="https://http:/rusnakassociates.com/content/AbbottCOBCCourse/courses/EN-US/course/index.html?showScreen=14_C_9" TargetMode="External"/><Relationship Id="rId59" Type="http://schemas.openxmlformats.org/officeDocument/2006/relationships/hyperlink" Target="https://http:/rusnakassociates.com/content/AbbottCOBCCourse/courses/EN-US/course/index.html?showScreen=25_C_11" TargetMode="External"/><Relationship Id="rId103" Type="http://schemas.openxmlformats.org/officeDocument/2006/relationships/hyperlink" Target="https://http:/rusnakassociates.com/content/AbbottCOBCCourse/courses/EN-US/course/index.html?showScreen=48_C_16" TargetMode="External"/><Relationship Id="rId124" Type="http://schemas.openxmlformats.org/officeDocument/2006/relationships/hyperlink" Target="https://http:/rusnakassociates.com/content/AbbottCOBCCourse/courses/EN-US/course/index.html?showScreen=60_C_16" TargetMode="External"/><Relationship Id="rId70" Type="http://schemas.openxmlformats.org/officeDocument/2006/relationships/hyperlink" Target="https://http:/rusnakassociates.com/content/AbbottCOBCCourse/courses/EN-US/course/index.html?showScreen=30_C_13" TargetMode="External"/><Relationship Id="rId91" Type="http://schemas.openxmlformats.org/officeDocument/2006/relationships/hyperlink" Target="https://http:/rusnakassociates.com/content/AbbottCOBCCourse/courses/EN-US/course/index.html?showScreen=41_C_14" TargetMode="External"/><Relationship Id="rId145" Type="http://schemas.openxmlformats.org/officeDocument/2006/relationships/hyperlink" Target="https://http:/rusnakassociates.com/content/AbbottCOBCCourse/courses/EN-US/course/index.html?showScreen=73_C_16" TargetMode="External"/><Relationship Id="rId166" Type="http://schemas.openxmlformats.org/officeDocument/2006/relationships/hyperlink" Target="https://http:/rusnakassociates.com/content/AbbottCOBCCourse/courses/EN-US/course/index.html?showScreen=85_C_16" TargetMode="External"/><Relationship Id="rId187" Type="http://schemas.openxmlformats.org/officeDocument/2006/relationships/hyperlink" Target="https://http:/rusnakassociates.com/content/AbbottCOBCCourse/courses/EN-US/course/index.html?showScreen=98_C_16" TargetMode="External"/><Relationship Id="rId1" Type="http://schemas.openxmlformats.org/officeDocument/2006/relationships/customXml" Target="../customXml/item1.xml"/><Relationship Id="rId212" Type="http://schemas.openxmlformats.org/officeDocument/2006/relationships/hyperlink" Target="https://icomply.abbott.com/Default.aspx" TargetMode="External"/><Relationship Id="rId233" Type="http://schemas.openxmlformats.org/officeDocument/2006/relationships/hyperlink" Target="https://http:/rusnakassociates.com/content/AbbottCompete/courses/EN-US/course/index.html?showScreen=25_C_13" TargetMode="External"/><Relationship Id="rId28" Type="http://schemas.openxmlformats.org/officeDocument/2006/relationships/hyperlink" Target="https://http:/rusnakassociates.com/content/AbbottCOBCCourse/courses/EN-US/course/index.html?showScreen=9_C_8" TargetMode="External"/><Relationship Id="rId49" Type="http://schemas.openxmlformats.org/officeDocument/2006/relationships/hyperlink" Target="https://http:/rusnakassociates.com/content/AbbottCOBCCourse/courses/EN-US/course/index.html?showScreen=20_C_11" TargetMode="External"/><Relationship Id="rId114" Type="http://schemas.openxmlformats.org/officeDocument/2006/relationships/hyperlink" Target="https://http:/rusnakassociates.com/content/AbbottCOBCCourse/courses/EN-US/course/index.html?showScreen=54_C_16" TargetMode="External"/><Relationship Id="rId60" Type="http://schemas.openxmlformats.org/officeDocument/2006/relationships/hyperlink" Target="https://http:/rusnakassociates.com/content/AbbottCOBCCourse/courses/EN-US/course/index.html?showScreen=25_C_11" TargetMode="External"/><Relationship Id="rId81" Type="http://schemas.openxmlformats.org/officeDocument/2006/relationships/hyperlink" Target="https://http:/rusnakassociates.com/content/AbbottCOBCCourse/courses/EN-US/course/index.html?showScreen=36_C_13" TargetMode="External"/><Relationship Id="rId135" Type="http://schemas.openxmlformats.org/officeDocument/2006/relationships/hyperlink" Target="https://http:/rusnakassociates.com/content/AbbottCOBCCourse/courses/EN-US/course/index.html?showScreen=67_C_16" TargetMode="External"/><Relationship Id="rId156" Type="http://schemas.openxmlformats.org/officeDocument/2006/relationships/hyperlink" Target="https://http:/rusnakassociates.com/content/AbbottCOBCCourse/courses/EN-US/course/index.html?showScreen=79_C_16" TargetMode="External"/><Relationship Id="rId177" Type="http://schemas.openxmlformats.org/officeDocument/2006/relationships/hyperlink" Target="https://http:/rusnakassociates.com/content/AbbottCOBCCourse/courses/EN-US/course/index.html?showScreen=92_C_16" TargetMode="External"/><Relationship Id="rId198" Type="http://schemas.openxmlformats.org/officeDocument/2006/relationships/hyperlink" Target="https://http:/rusnakassociates.com/content/AbbottCOBCCourse/courses/EN-US/course/index.html?showScreen=109_C_200" TargetMode="External"/><Relationship Id="rId202" Type="http://schemas.openxmlformats.org/officeDocument/2006/relationships/hyperlink" Target="https://icomply.abbott.com/Apps/DocumentLibrary/" TargetMode="External"/><Relationship Id="rId223" Type="http://schemas.openxmlformats.org/officeDocument/2006/relationships/hyperlink" Target="https://rusnakassociates.com/content/AbbottCOBCCourse/courses/EN-US/course/reference/Transcript.pdf" TargetMode="External"/><Relationship Id="rId244" Type="http://schemas.openxmlformats.org/officeDocument/2006/relationships/hyperlink" Target="https://http:/rusnakassociates.com/content/AbbottCompete/courses/EN-US/course/index.html?showScreen=55_C_27" TargetMode="External"/><Relationship Id="rId18" Type="http://schemas.openxmlformats.org/officeDocument/2006/relationships/hyperlink" Target="https://http:/rusnakassociates.com/content/AbbottCOBCCourse/courses/EN-US/course/index.html?showScreen=4_C_4" TargetMode="External"/><Relationship Id="rId39" Type="http://schemas.openxmlformats.org/officeDocument/2006/relationships/hyperlink" Target="https://http:/rusnakassociates.com/content/AbbottCOBCCourse/courses/EN-US/course/index.html?showScreen=15_C_10" TargetMode="External"/><Relationship Id="rId50" Type="http://schemas.openxmlformats.org/officeDocument/2006/relationships/hyperlink" Target="https://http:/rusnakassociates.com/content/AbbottCOBCCourse/courses/EN-US/course/index.html?showScreen=20_C_11" TargetMode="External"/><Relationship Id="rId104" Type="http://schemas.openxmlformats.org/officeDocument/2006/relationships/hyperlink" Target="https://http:/rusnakassociates.com/content/AbbottCOBCCourse/courses/EN-US/course/index.html?showScreen=48_C_16" TargetMode="External"/><Relationship Id="rId125" Type="http://schemas.openxmlformats.org/officeDocument/2006/relationships/hyperlink" Target="https://http:/rusnakassociates.com/content/AbbottCOBCCourse/courses/EN-US/course/index.html?showScreen=61_C_16" TargetMode="External"/><Relationship Id="rId146" Type="http://schemas.openxmlformats.org/officeDocument/2006/relationships/hyperlink" Target="https://http:/rusnakassociates.com/content/AbbottCOBCCourse/courses/EN-US/course/index.html?showScreen=73_C_16" TargetMode="External"/><Relationship Id="rId167" Type="http://schemas.openxmlformats.org/officeDocument/2006/relationships/hyperlink" Target="https://http:/rusnakassociates.com/content/AbbottCOBCCourse/courses/EN-US/course/index.html?showScreen=86_C_16" TargetMode="External"/><Relationship Id="rId188" Type="http://schemas.openxmlformats.org/officeDocument/2006/relationships/hyperlink" Target="https://http:/rusnakassociates.com/content/AbbottCOBCCourse/courses/EN-US/course/index.html?showScreen=98_C_16" TargetMode="External"/><Relationship Id="rId71" Type="http://schemas.openxmlformats.org/officeDocument/2006/relationships/hyperlink" Target="https://http:/rusnakassociates.com/content/AbbottCOBCCourse/courses/EN-US/course/index.html?showScreen=31_C_13" TargetMode="External"/><Relationship Id="rId92" Type="http://schemas.openxmlformats.org/officeDocument/2006/relationships/hyperlink" Target="https://http:/rusnakassociates.com/content/AbbottCOBCCourse/courses/EN-US/course/index.html?showScreen=41_C_14" TargetMode="External"/><Relationship Id="rId213" Type="http://schemas.openxmlformats.org/officeDocument/2006/relationships/hyperlink" Target="https://http:/rusnakassociates.com/content/AbbottCOBCCourse/courses/EN-US/course/index.html?showScreen=111_C_200" TargetMode="External"/><Relationship Id="rId234" Type="http://schemas.openxmlformats.org/officeDocument/2006/relationships/hyperlink" Target="https://http:/rusnakassociates.com/content/AbbottCompete/courses/EN-US/course/index.html?showScreen=25_C_13" TargetMode="External"/><Relationship Id="rId2" Type="http://schemas.openxmlformats.org/officeDocument/2006/relationships/customXml" Target="../customXml/item2.xml"/><Relationship Id="rId29" Type="http://schemas.openxmlformats.org/officeDocument/2006/relationships/hyperlink" Target="https://http:/rusnakassociates.com/content/AbbottCOBCCourse/courses/EN-US/course/index.html?showScreen=10_C_8" TargetMode="External"/><Relationship Id="rId40" Type="http://schemas.openxmlformats.org/officeDocument/2006/relationships/hyperlink" Target="https://http:/rusnakassociates.com/content/AbbottCOBCCourse/courses/EN-US/course/index.html?showScreen=15_C_10" TargetMode="External"/><Relationship Id="rId115" Type="http://schemas.openxmlformats.org/officeDocument/2006/relationships/hyperlink" Target="https://http:/rusnakassociates.com/content/AbbottCOBCCourse/courses/EN-US/course/index.html?showScreen=55_C_16" TargetMode="External"/><Relationship Id="rId136" Type="http://schemas.openxmlformats.org/officeDocument/2006/relationships/hyperlink" Target="https://http:/rusnakassociates.com/content/AbbottCOBCCourse/courses/EN-US/course/index.html?showScreen=67_C_16" TargetMode="External"/><Relationship Id="rId157" Type="http://schemas.openxmlformats.org/officeDocument/2006/relationships/hyperlink" Target="https://http:/rusnakassociates.com/content/AbbottCOBCCourse/courses/EN-US/course/index.html?showScreen=80_C_16" TargetMode="External"/><Relationship Id="rId178" Type="http://schemas.openxmlformats.org/officeDocument/2006/relationships/hyperlink" Target="https://http:/rusnakassociates.com/content/AbbottCOBCCourse/courses/EN-US/course/index.html?showScreen=92_C_16" TargetMode="External"/><Relationship Id="rId61" Type="http://schemas.openxmlformats.org/officeDocument/2006/relationships/hyperlink" Target="https://http:/rusnakassociates.com/content/AbbottCOBCCourse/courses/EN-US/course/index.html?showScreen=26_C_12" TargetMode="External"/><Relationship Id="rId82" Type="http://schemas.openxmlformats.org/officeDocument/2006/relationships/hyperlink" Target="https://http:/rusnakassociates.com/content/AbbottCOBCCourse/courses/EN-US/course/index.html?showScreen=36_C_13" TargetMode="External"/><Relationship Id="rId199" Type="http://schemas.openxmlformats.org/officeDocument/2006/relationships/hyperlink" Target="http://www.abbott.com/investors/governance/code-of-business-conduct.html" TargetMode="External"/><Relationship Id="rId203" Type="http://schemas.openxmlformats.org/officeDocument/2006/relationships/hyperlink" Target="https://http:/rusnakassociates.com/content/AbbottCOBCCourse/courses/EN-US/course/index.html?showScreen=110_C_200" TargetMode="External"/><Relationship Id="rId19" Type="http://schemas.openxmlformats.org/officeDocument/2006/relationships/hyperlink" Target="https://http:/rusnakassociates.com/content/AbbottCOBCCourse/courses/EN-US/course/index.html?showScreen=5_C_5" TargetMode="External"/><Relationship Id="rId224" Type="http://schemas.openxmlformats.org/officeDocument/2006/relationships/hyperlink" Target="https://rusnakassociates.com/content/AbbottCOBCCourse/courses/EN-US/course/reference/Transcript.pdf" TargetMode="External"/><Relationship Id="rId245" Type="http://schemas.openxmlformats.org/officeDocument/2006/relationships/header" Target="header1.xml"/><Relationship Id="rId30" Type="http://schemas.openxmlformats.org/officeDocument/2006/relationships/hyperlink" Target="https://http:/rusnakassociates.com/content/AbbottCOBCCourse/courses/EN-US/course/index.html?showScreen=10_C_8" TargetMode="External"/><Relationship Id="rId105" Type="http://schemas.openxmlformats.org/officeDocument/2006/relationships/hyperlink" Target="https://http:/rusnakassociates.com/content/AbbottCOBCCourse/courses/EN-US/course/index.html?showScreen=49_C_16" TargetMode="External"/><Relationship Id="rId126" Type="http://schemas.openxmlformats.org/officeDocument/2006/relationships/hyperlink" Target="https://http:/rusnakassociates.com/content/AbbottCOBCCourse/courses/EN-US/course/index.html?showScreen=61_C_16" TargetMode="External"/><Relationship Id="rId147" Type="http://schemas.openxmlformats.org/officeDocument/2006/relationships/hyperlink" Target="https://http:/rusnakassociates.com/content/AbbottCOBCCourse/courses/EN-US/course/index.html?showScreen=74_C_16" TargetMode="External"/><Relationship Id="rId168" Type="http://schemas.openxmlformats.org/officeDocument/2006/relationships/hyperlink" Target="https://http:/rusnakassociates.com/content/AbbottCOBCCourse/courses/EN-US/course/index.html?showScreen=86_C_16" TargetMode="External"/><Relationship Id="rId51" Type="http://schemas.openxmlformats.org/officeDocument/2006/relationships/hyperlink" Target="https://http:/rusnakassociates.com/content/AbbottCOBCCourse/courses/EN-US/course/index.html?showScreen=21_C_11" TargetMode="External"/><Relationship Id="rId72" Type="http://schemas.openxmlformats.org/officeDocument/2006/relationships/hyperlink" Target="https://http:/rusnakassociates.com/content/AbbottCOBCCourse/courses/EN-US/course/index.html?showScreen=31_C_13" TargetMode="External"/><Relationship Id="rId93" Type="http://schemas.openxmlformats.org/officeDocument/2006/relationships/hyperlink" Target="https://http:/rusnakassociates.com/content/AbbottCOBCCourse/courses/EN-US/course/index.html?showScreen=42_C_15" TargetMode="External"/><Relationship Id="rId189" Type="http://schemas.openxmlformats.org/officeDocument/2006/relationships/hyperlink" Target="https://http:/rusnakassociates.com/content/AbbottCOBCCourse/courses/EN-US/course/index.html?showScreen=100_C_17" TargetMode="External"/><Relationship Id="rId3" Type="http://schemas.openxmlformats.org/officeDocument/2006/relationships/customXml" Target="../customXml/item3.xml"/><Relationship Id="rId214" Type="http://schemas.openxmlformats.org/officeDocument/2006/relationships/hyperlink" Target="https://http:/rusnakassociates.com/content/AbbottCOBCCourse/courses/EN-US/course/index.html?showScreen=111_C_200" TargetMode="External"/><Relationship Id="rId235" Type="http://schemas.openxmlformats.org/officeDocument/2006/relationships/hyperlink" Target="https://http:/rusnakassociates.com/content/AbbottCompete/courses/EN-US/course/index.html?showScreen=37_C_18" TargetMode="External"/><Relationship Id="rId116" Type="http://schemas.openxmlformats.org/officeDocument/2006/relationships/hyperlink" Target="https://http:/rusnakassociates.com/content/AbbottCOBCCourse/courses/EN-US/course/index.html?showScreen=55_C_16" TargetMode="External"/><Relationship Id="rId137" Type="http://schemas.openxmlformats.org/officeDocument/2006/relationships/hyperlink" Target="https://http:/rusnakassociates.com/content/AbbottCOBCCourse/courses/EN-US/course/index.html?showScreen=68_C_16" TargetMode="External"/><Relationship Id="rId158" Type="http://schemas.openxmlformats.org/officeDocument/2006/relationships/hyperlink" Target="https://http:/rusnakassociates.com/content/AbbottCOBCCourse/courses/EN-US/course/index.html?showScreen=80_C_16" TargetMode="External"/><Relationship Id="rId20" Type="http://schemas.openxmlformats.org/officeDocument/2006/relationships/hyperlink" Target="https://http:/rusnakassociates.com/content/AbbottCOBCCourse/courses/EN-US/course/index.html?showScreen=5_C_5" TargetMode="External"/><Relationship Id="rId41" Type="http://schemas.openxmlformats.org/officeDocument/2006/relationships/hyperlink" Target="https://http:/rusnakassociates.com/content/AbbottCOBCCourse/courses/EN-US/course/index.html?showScreen=16_C_10" TargetMode="External"/><Relationship Id="rId62" Type="http://schemas.openxmlformats.org/officeDocument/2006/relationships/hyperlink" Target="https://http:/rusnakassociates.com/content/AbbottCOBCCourse/courses/EN-US/course/index.html?showScreen=26_C_12" TargetMode="External"/><Relationship Id="rId83" Type="http://schemas.openxmlformats.org/officeDocument/2006/relationships/hyperlink" Target="https://http:/rusnakassociates.com/content/AbbottCOBCCourse/courses/EN-US/course/index.html?showScreen=37_C_13" TargetMode="External"/><Relationship Id="rId179" Type="http://schemas.openxmlformats.org/officeDocument/2006/relationships/hyperlink" Target="https://http:/rusnakassociates.com/content/AbbottCOBCCourse/courses/EN-US/course/index.html?showScreen=94_C_16" TargetMode="External"/><Relationship Id="rId190" Type="http://schemas.openxmlformats.org/officeDocument/2006/relationships/hyperlink" Target="https://http:/rusnakassociates.com/content/AbbottCOBCCourse/courses/EN-US/course/index.html?showScreen=100_C_17" TargetMode="External"/><Relationship Id="rId204" Type="http://schemas.openxmlformats.org/officeDocument/2006/relationships/hyperlink" Target="https://http:/rusnakassociates.com/content/AbbottCOBCCourse/courses/EN-US/course/index.html?showScreen=110_C_200" TargetMode="External"/><Relationship Id="rId225" Type="http://schemas.openxmlformats.org/officeDocument/2006/relationships/hyperlink" Target="https://http:/rusnakassociates.com/content/AbbottCompete/courses/EN-US/course/index.html?showScreen=2_C_2" TargetMode="External"/><Relationship Id="rId246" Type="http://schemas.openxmlformats.org/officeDocument/2006/relationships/fontTable" Target="fontTable.xml"/><Relationship Id="rId106" Type="http://schemas.openxmlformats.org/officeDocument/2006/relationships/hyperlink" Target="https://http:/rusnakassociates.com/content/AbbottCOBCCourse/courses/EN-US/course/index.html?showScreen=49_C_16" TargetMode="External"/><Relationship Id="rId127" Type="http://schemas.openxmlformats.org/officeDocument/2006/relationships/hyperlink" Target="https://http:/rusnakassociates.com/content/AbbottCOBCCourse/courses/EN-US/course/index.html?showScreen=62_C_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5D832FB5F668142B451E273E21F3BF1" ma:contentTypeVersion="17" ma:contentTypeDescription="Create a new document." ma:contentTypeScope="" ma:versionID="1f052a6c340ffe5b7444d208ec15f777">
  <xsd:schema xmlns:xsd="http://www.w3.org/2001/XMLSchema" xmlns:xs="http://www.w3.org/2001/XMLSchema" xmlns:p="http://schemas.microsoft.com/office/2006/metadata/properties" xmlns:ns2="5272ee8c-751a-48a4-a010-d4bf09b9b006" xmlns:ns3="4c96ffaa-e583-4fec-9066-c67f93f0c50b" targetNamespace="http://schemas.microsoft.com/office/2006/metadata/properties" ma:root="true" ma:fieldsID="8f39f0da473d06802f655f57c8d2a7bd" ns2:_="" ns3:_="">
    <xsd:import namespace="5272ee8c-751a-48a4-a010-d4bf09b9b006"/>
    <xsd:import namespace="4c96ffaa-e583-4fec-9066-c67f93f0c50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72ee8c-751a-48a4-a010-d4bf09b9b00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e38300b-f075-4603-af0d-4994aa2253ee}" ma:internalName="TaxCatchAll" ma:showField="CatchAllData" ma:web="5272ee8c-751a-48a4-a010-d4bf09b9b0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96ffaa-e583-4fec-9066-c67f93f0c50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940c914-643f-4df2-b20a-c5bc47cd009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c96ffaa-e583-4fec-9066-c67f93f0c50b">
      <Terms xmlns="http://schemas.microsoft.com/office/infopath/2007/PartnerControls"/>
    </lcf76f155ced4ddcb4097134ff3c332f>
    <TaxCatchAll xmlns="5272ee8c-751a-48a4-a010-d4bf09b9b006" xsi:nil="true"/>
  </documentManagement>
</p:properties>
</file>

<file path=customXml/itemProps1.xml><?xml version="1.0" encoding="utf-8"?>
<ds:datastoreItem xmlns:ds="http://schemas.openxmlformats.org/officeDocument/2006/customXml" ds:itemID="{3B6C3AAE-B34D-46A2-B621-FF8A466268F2}">
  <ds:schemaRefs>
    <ds:schemaRef ds:uri="http://schemas.openxmlformats.org/officeDocument/2006/bibliography"/>
  </ds:schemaRefs>
</ds:datastoreItem>
</file>

<file path=customXml/itemProps2.xml><?xml version="1.0" encoding="utf-8"?>
<ds:datastoreItem xmlns:ds="http://schemas.openxmlformats.org/officeDocument/2006/customXml" ds:itemID="{173CF058-7835-40CA-A8DB-D83AE2A968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72ee8c-751a-48a4-a010-d4bf09b9b006"/>
    <ds:schemaRef ds:uri="4c96ffaa-e583-4fec-9066-c67f93f0c5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4D47E7-964B-4234-8140-D6E71E937F8E}">
  <ds:schemaRefs>
    <ds:schemaRef ds:uri="http://schemas.microsoft.com/sharepoint/v3/contenttype/forms"/>
  </ds:schemaRefs>
</ds:datastoreItem>
</file>

<file path=customXml/itemProps4.xml><?xml version="1.0" encoding="utf-8"?>
<ds:datastoreItem xmlns:ds="http://schemas.openxmlformats.org/officeDocument/2006/customXml" ds:itemID="{8078F26A-253C-49EE-A84C-5525D3844629}">
  <ds:schemaRefs>
    <ds:schemaRef ds:uri="http://schemas.microsoft.com/office/2006/metadata/properties"/>
    <ds:schemaRef ds:uri="http://schemas.microsoft.com/office/infopath/2007/PartnerControls"/>
    <ds:schemaRef ds:uri="4c96ffaa-e583-4fec-9066-c67f93f0c50b"/>
    <ds:schemaRef ds:uri="5272ee8c-751a-48a4-a010-d4bf09b9b006"/>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49</Pages>
  <Words>17213</Words>
  <Characters>98116</Characters>
  <Application>Microsoft Office Word</Application>
  <DocSecurity>0</DocSecurity>
  <Lines>817</Lines>
  <Paragraphs>230</Paragraphs>
  <ScaleCrop>false</ScaleCrop>
  <Company/>
  <LinksUpToDate>false</LinksUpToDate>
  <CharactersWithSpaces>115099</CharactersWithSpaces>
  <SharedDoc>false</SharedDoc>
  <HLinks>
    <vt:vector size="1404" baseType="variant">
      <vt:variant>
        <vt:i4>2621537</vt:i4>
      </vt:variant>
      <vt:variant>
        <vt:i4>699</vt:i4>
      </vt:variant>
      <vt:variant>
        <vt:i4>0</vt:i4>
      </vt:variant>
      <vt:variant>
        <vt:i4>5</vt:i4>
      </vt:variant>
      <vt:variant>
        <vt:lpwstr>https://http/rusnakassociates.com/content/AbbottCompete/courses/EN-US/course/index.html?showScreen=55_C_27</vt:lpwstr>
      </vt:variant>
      <vt:variant>
        <vt:lpwstr/>
      </vt:variant>
      <vt:variant>
        <vt:i4>2621537</vt:i4>
      </vt:variant>
      <vt:variant>
        <vt:i4>696</vt:i4>
      </vt:variant>
      <vt:variant>
        <vt:i4>0</vt:i4>
      </vt:variant>
      <vt:variant>
        <vt:i4>5</vt:i4>
      </vt:variant>
      <vt:variant>
        <vt:lpwstr>https://http/rusnakassociates.com/content/AbbottCompete/courses/EN-US/course/index.html?showScreen=55_C_27</vt:lpwstr>
      </vt:variant>
      <vt:variant>
        <vt:lpwstr/>
      </vt:variant>
      <vt:variant>
        <vt:i4>2883681</vt:i4>
      </vt:variant>
      <vt:variant>
        <vt:i4>693</vt:i4>
      </vt:variant>
      <vt:variant>
        <vt:i4>0</vt:i4>
      </vt:variant>
      <vt:variant>
        <vt:i4>5</vt:i4>
      </vt:variant>
      <vt:variant>
        <vt:lpwstr>https://http/rusnakassociates.com/content/AbbottCompete/courses/EN-US/course/index.html?showScreen=45_C_22</vt:lpwstr>
      </vt:variant>
      <vt:variant>
        <vt:lpwstr/>
      </vt:variant>
      <vt:variant>
        <vt:i4>2883681</vt:i4>
      </vt:variant>
      <vt:variant>
        <vt:i4>690</vt:i4>
      </vt:variant>
      <vt:variant>
        <vt:i4>0</vt:i4>
      </vt:variant>
      <vt:variant>
        <vt:i4>5</vt:i4>
      </vt:variant>
      <vt:variant>
        <vt:lpwstr>https://http/rusnakassociates.com/content/AbbottCompete/courses/EN-US/course/index.html?showScreen=45_C_22</vt:lpwstr>
      </vt:variant>
      <vt:variant>
        <vt:lpwstr/>
      </vt:variant>
      <vt:variant>
        <vt:i4>2883680</vt:i4>
      </vt:variant>
      <vt:variant>
        <vt:i4>687</vt:i4>
      </vt:variant>
      <vt:variant>
        <vt:i4>0</vt:i4>
      </vt:variant>
      <vt:variant>
        <vt:i4>5</vt:i4>
      </vt:variant>
      <vt:variant>
        <vt:lpwstr>https://http/rusnakassociates.com/content/AbbottCompete/courses/EN-US/course/index.html?showScreen=44_C_22</vt:lpwstr>
      </vt:variant>
      <vt:variant>
        <vt:lpwstr/>
      </vt:variant>
      <vt:variant>
        <vt:i4>2883680</vt:i4>
      </vt:variant>
      <vt:variant>
        <vt:i4>684</vt:i4>
      </vt:variant>
      <vt:variant>
        <vt:i4>0</vt:i4>
      </vt:variant>
      <vt:variant>
        <vt:i4>5</vt:i4>
      </vt:variant>
      <vt:variant>
        <vt:lpwstr>https://http/rusnakassociates.com/content/AbbottCompete/courses/EN-US/course/index.html?showScreen=44_C_22</vt:lpwstr>
      </vt:variant>
      <vt:variant>
        <vt:lpwstr/>
      </vt:variant>
      <vt:variant>
        <vt:i4>2883686</vt:i4>
      </vt:variant>
      <vt:variant>
        <vt:i4>681</vt:i4>
      </vt:variant>
      <vt:variant>
        <vt:i4>0</vt:i4>
      </vt:variant>
      <vt:variant>
        <vt:i4>5</vt:i4>
      </vt:variant>
      <vt:variant>
        <vt:lpwstr>https://http/rusnakassociates.com/content/AbbottCompete/courses/EN-US/course/index.html?showScreen=42_C_22</vt:lpwstr>
      </vt:variant>
      <vt:variant>
        <vt:lpwstr/>
      </vt:variant>
      <vt:variant>
        <vt:i4>2883686</vt:i4>
      </vt:variant>
      <vt:variant>
        <vt:i4>678</vt:i4>
      </vt:variant>
      <vt:variant>
        <vt:i4>0</vt:i4>
      </vt:variant>
      <vt:variant>
        <vt:i4>5</vt:i4>
      </vt:variant>
      <vt:variant>
        <vt:lpwstr>https://http/rusnakassociates.com/content/AbbottCompete/courses/EN-US/course/index.html?showScreen=42_C_22</vt:lpwstr>
      </vt:variant>
      <vt:variant>
        <vt:lpwstr/>
      </vt:variant>
      <vt:variant>
        <vt:i4>2162784</vt:i4>
      </vt:variant>
      <vt:variant>
        <vt:i4>675</vt:i4>
      </vt:variant>
      <vt:variant>
        <vt:i4>0</vt:i4>
      </vt:variant>
      <vt:variant>
        <vt:i4>5</vt:i4>
      </vt:variant>
      <vt:variant>
        <vt:lpwstr>https://http/rusnakassociates.com/content/AbbottCompete/courses/EN-US/course/index.html?showScreen=37_C_18</vt:lpwstr>
      </vt:variant>
      <vt:variant>
        <vt:lpwstr/>
      </vt:variant>
      <vt:variant>
        <vt:i4>2162784</vt:i4>
      </vt:variant>
      <vt:variant>
        <vt:i4>672</vt:i4>
      </vt:variant>
      <vt:variant>
        <vt:i4>0</vt:i4>
      </vt:variant>
      <vt:variant>
        <vt:i4>5</vt:i4>
      </vt:variant>
      <vt:variant>
        <vt:lpwstr>https://http/rusnakassociates.com/content/AbbottCompete/courses/EN-US/course/index.html?showScreen=37_C_18</vt:lpwstr>
      </vt:variant>
      <vt:variant>
        <vt:lpwstr/>
      </vt:variant>
      <vt:variant>
        <vt:i4>2818146</vt:i4>
      </vt:variant>
      <vt:variant>
        <vt:i4>669</vt:i4>
      </vt:variant>
      <vt:variant>
        <vt:i4>0</vt:i4>
      </vt:variant>
      <vt:variant>
        <vt:i4>5</vt:i4>
      </vt:variant>
      <vt:variant>
        <vt:lpwstr>https://http/rusnakassociates.com/content/AbbottCompete/courses/EN-US/course/index.html?showScreen=25_C_13</vt:lpwstr>
      </vt:variant>
      <vt:variant>
        <vt:lpwstr/>
      </vt:variant>
      <vt:variant>
        <vt:i4>2818146</vt:i4>
      </vt:variant>
      <vt:variant>
        <vt:i4>666</vt:i4>
      </vt:variant>
      <vt:variant>
        <vt:i4>0</vt:i4>
      </vt:variant>
      <vt:variant>
        <vt:i4>5</vt:i4>
      </vt:variant>
      <vt:variant>
        <vt:lpwstr>https://http/rusnakassociates.com/content/AbbottCompete/courses/EN-US/course/index.html?showScreen=25_C_13</vt:lpwstr>
      </vt:variant>
      <vt:variant>
        <vt:lpwstr/>
      </vt:variant>
      <vt:variant>
        <vt:i4>2752613</vt:i4>
      </vt:variant>
      <vt:variant>
        <vt:i4>663</vt:i4>
      </vt:variant>
      <vt:variant>
        <vt:i4>0</vt:i4>
      </vt:variant>
      <vt:variant>
        <vt:i4>5</vt:i4>
      </vt:variant>
      <vt:variant>
        <vt:lpwstr>https://http/rusnakassociates.com/content/AbbottCompete/courses/EN-US/course/index.html?showScreen=22_C_12</vt:lpwstr>
      </vt:variant>
      <vt:variant>
        <vt:lpwstr/>
      </vt:variant>
      <vt:variant>
        <vt:i4>2752613</vt:i4>
      </vt:variant>
      <vt:variant>
        <vt:i4>660</vt:i4>
      </vt:variant>
      <vt:variant>
        <vt:i4>0</vt:i4>
      </vt:variant>
      <vt:variant>
        <vt:i4>5</vt:i4>
      </vt:variant>
      <vt:variant>
        <vt:lpwstr>https://http/rusnakassociates.com/content/AbbottCompete/courses/EN-US/course/index.html?showScreen=22_C_12</vt:lpwstr>
      </vt:variant>
      <vt:variant>
        <vt:lpwstr/>
      </vt:variant>
      <vt:variant>
        <vt:i4>2752623</vt:i4>
      </vt:variant>
      <vt:variant>
        <vt:i4>657</vt:i4>
      </vt:variant>
      <vt:variant>
        <vt:i4>0</vt:i4>
      </vt:variant>
      <vt:variant>
        <vt:i4>5</vt:i4>
      </vt:variant>
      <vt:variant>
        <vt:lpwstr>https://http/rusnakassociates.com/content/AbbottCompete/courses/EN-US/course/index.html?showScreen=18_C_11</vt:lpwstr>
      </vt:variant>
      <vt:variant>
        <vt:lpwstr/>
      </vt:variant>
      <vt:variant>
        <vt:i4>2752623</vt:i4>
      </vt:variant>
      <vt:variant>
        <vt:i4>654</vt:i4>
      </vt:variant>
      <vt:variant>
        <vt:i4>0</vt:i4>
      </vt:variant>
      <vt:variant>
        <vt:i4>5</vt:i4>
      </vt:variant>
      <vt:variant>
        <vt:lpwstr>https://http/rusnakassociates.com/content/AbbottCompete/courses/EN-US/course/index.html?showScreen=18_C_11</vt:lpwstr>
      </vt:variant>
      <vt:variant>
        <vt:lpwstr/>
      </vt:variant>
      <vt:variant>
        <vt:i4>2752608</vt:i4>
      </vt:variant>
      <vt:variant>
        <vt:i4>651</vt:i4>
      </vt:variant>
      <vt:variant>
        <vt:i4>0</vt:i4>
      </vt:variant>
      <vt:variant>
        <vt:i4>5</vt:i4>
      </vt:variant>
      <vt:variant>
        <vt:lpwstr>https://http/rusnakassociates.com/content/AbbottCompete/courses/EN-US/course/index.html?showScreen=17_C_11</vt:lpwstr>
      </vt:variant>
      <vt:variant>
        <vt:lpwstr/>
      </vt:variant>
      <vt:variant>
        <vt:i4>2752608</vt:i4>
      </vt:variant>
      <vt:variant>
        <vt:i4>648</vt:i4>
      </vt:variant>
      <vt:variant>
        <vt:i4>0</vt:i4>
      </vt:variant>
      <vt:variant>
        <vt:i4>5</vt:i4>
      </vt:variant>
      <vt:variant>
        <vt:lpwstr>https://http/rusnakassociates.com/content/AbbottCompete/courses/EN-US/course/index.html?showScreen=17_C_11</vt:lpwstr>
      </vt:variant>
      <vt:variant>
        <vt:lpwstr/>
      </vt:variant>
      <vt:variant>
        <vt:i4>4784133</vt:i4>
      </vt:variant>
      <vt:variant>
        <vt:i4>645</vt:i4>
      </vt:variant>
      <vt:variant>
        <vt:i4>0</vt:i4>
      </vt:variant>
      <vt:variant>
        <vt:i4>5</vt:i4>
      </vt:variant>
      <vt:variant>
        <vt:lpwstr>https://http/rusnakassociates.com/content/AbbottCompete/courses/EN-US/course/index.html?showScreen=2_C_2</vt:lpwstr>
      </vt:variant>
      <vt:variant>
        <vt:lpwstr/>
      </vt:variant>
      <vt:variant>
        <vt:i4>4784133</vt:i4>
      </vt:variant>
      <vt:variant>
        <vt:i4>642</vt:i4>
      </vt:variant>
      <vt:variant>
        <vt:i4>0</vt:i4>
      </vt:variant>
      <vt:variant>
        <vt:i4>5</vt:i4>
      </vt:variant>
      <vt:variant>
        <vt:lpwstr>https://http/rusnakassociates.com/content/AbbottCompete/courses/EN-US/course/index.html?showScreen=2_C_2</vt:lpwstr>
      </vt:variant>
      <vt:variant>
        <vt:lpwstr/>
      </vt:variant>
      <vt:variant>
        <vt:i4>6619184</vt:i4>
      </vt:variant>
      <vt:variant>
        <vt:i4>639</vt:i4>
      </vt:variant>
      <vt:variant>
        <vt:i4>0</vt:i4>
      </vt:variant>
      <vt:variant>
        <vt:i4>5</vt:i4>
      </vt:variant>
      <vt:variant>
        <vt:lpwstr>https://rusnakassociates.com/content/AbbottCOBCCourse/courses/EN-US/course/reference/Transcript.pdf</vt:lpwstr>
      </vt:variant>
      <vt:variant>
        <vt:lpwstr/>
      </vt:variant>
      <vt:variant>
        <vt:i4>6619184</vt:i4>
      </vt:variant>
      <vt:variant>
        <vt:i4>636</vt:i4>
      </vt:variant>
      <vt:variant>
        <vt:i4>0</vt:i4>
      </vt:variant>
      <vt:variant>
        <vt:i4>5</vt:i4>
      </vt:variant>
      <vt:variant>
        <vt:lpwstr>https://rusnakassociates.com/content/AbbottCOBCCourse/courses/EN-US/course/reference/Transcript.pdf</vt:lpwstr>
      </vt:variant>
      <vt:variant>
        <vt:lpwstr/>
      </vt:variant>
      <vt:variant>
        <vt:i4>2555944</vt:i4>
      </vt:variant>
      <vt:variant>
        <vt:i4>633</vt:i4>
      </vt:variant>
      <vt:variant>
        <vt:i4>0</vt:i4>
      </vt:variant>
      <vt:variant>
        <vt:i4>5</vt:i4>
      </vt:variant>
      <vt:variant>
        <vt:lpwstr>https://http/rusnakassociates.com/content/AbbottCOBCCourse/courses/EN-US/course/index.html?showScreen=114_C_200</vt:lpwstr>
      </vt:variant>
      <vt:variant>
        <vt:lpwstr/>
      </vt:variant>
      <vt:variant>
        <vt:i4>2555944</vt:i4>
      </vt:variant>
      <vt:variant>
        <vt:i4>630</vt:i4>
      </vt:variant>
      <vt:variant>
        <vt:i4>0</vt:i4>
      </vt:variant>
      <vt:variant>
        <vt:i4>5</vt:i4>
      </vt:variant>
      <vt:variant>
        <vt:lpwstr>https://http/rusnakassociates.com/content/AbbottCOBCCourse/courses/EN-US/course/index.html?showScreen=114_C_200</vt:lpwstr>
      </vt:variant>
      <vt:variant>
        <vt:lpwstr/>
      </vt:variant>
      <vt:variant>
        <vt:i4>2555951</vt:i4>
      </vt:variant>
      <vt:variant>
        <vt:i4>627</vt:i4>
      </vt:variant>
      <vt:variant>
        <vt:i4>0</vt:i4>
      </vt:variant>
      <vt:variant>
        <vt:i4>5</vt:i4>
      </vt:variant>
      <vt:variant>
        <vt:lpwstr>https://http/rusnakassociates.com/content/AbbottCOBCCourse/courses/EN-US/course/index.html?showScreen=113_C_200</vt:lpwstr>
      </vt:variant>
      <vt:variant>
        <vt:lpwstr/>
      </vt:variant>
      <vt:variant>
        <vt:i4>2555951</vt:i4>
      </vt:variant>
      <vt:variant>
        <vt:i4>624</vt:i4>
      </vt:variant>
      <vt:variant>
        <vt:i4>0</vt:i4>
      </vt:variant>
      <vt:variant>
        <vt:i4>5</vt:i4>
      </vt:variant>
      <vt:variant>
        <vt:lpwstr>https://http/rusnakassociates.com/content/AbbottCOBCCourse/courses/EN-US/course/index.html?showScreen=113_C_200</vt:lpwstr>
      </vt:variant>
      <vt:variant>
        <vt:lpwstr/>
      </vt:variant>
      <vt:variant>
        <vt:i4>2555950</vt:i4>
      </vt:variant>
      <vt:variant>
        <vt:i4>621</vt:i4>
      </vt:variant>
      <vt:variant>
        <vt:i4>0</vt:i4>
      </vt:variant>
      <vt:variant>
        <vt:i4>5</vt:i4>
      </vt:variant>
      <vt:variant>
        <vt:lpwstr>https://http/rusnakassociates.com/content/AbbottCOBCCourse/courses/EN-US/course/index.html?showScreen=112_C_200</vt:lpwstr>
      </vt:variant>
      <vt:variant>
        <vt:lpwstr/>
      </vt:variant>
      <vt:variant>
        <vt:i4>2555950</vt:i4>
      </vt:variant>
      <vt:variant>
        <vt:i4>618</vt:i4>
      </vt:variant>
      <vt:variant>
        <vt:i4>0</vt:i4>
      </vt:variant>
      <vt:variant>
        <vt:i4>5</vt:i4>
      </vt:variant>
      <vt:variant>
        <vt:lpwstr>https://http/rusnakassociates.com/content/AbbottCOBCCourse/courses/EN-US/course/index.html?showScreen=112_C_200</vt:lpwstr>
      </vt:variant>
      <vt:variant>
        <vt:lpwstr/>
      </vt:variant>
      <vt:variant>
        <vt:i4>5767185</vt:i4>
      </vt:variant>
      <vt:variant>
        <vt:i4>615</vt:i4>
      </vt:variant>
      <vt:variant>
        <vt:i4>0</vt:i4>
      </vt:variant>
      <vt:variant>
        <vt:i4>5</vt:i4>
      </vt:variant>
      <vt:variant>
        <vt:lpwstr>https://abbott.sharepoint.com/sites/myhr</vt:lpwstr>
      </vt:variant>
      <vt:variant>
        <vt:lpwstr/>
      </vt:variant>
      <vt:variant>
        <vt:i4>5767185</vt:i4>
      </vt:variant>
      <vt:variant>
        <vt:i4>612</vt:i4>
      </vt:variant>
      <vt:variant>
        <vt:i4>0</vt:i4>
      </vt:variant>
      <vt:variant>
        <vt:i4>5</vt:i4>
      </vt:variant>
      <vt:variant>
        <vt:lpwstr>https://abbott.sharepoint.com/sites/myhr</vt:lpwstr>
      </vt:variant>
      <vt:variant>
        <vt:lpwstr/>
      </vt:variant>
      <vt:variant>
        <vt:i4>2555949</vt:i4>
      </vt:variant>
      <vt:variant>
        <vt:i4>609</vt:i4>
      </vt:variant>
      <vt:variant>
        <vt:i4>0</vt:i4>
      </vt:variant>
      <vt:variant>
        <vt:i4>5</vt:i4>
      </vt:variant>
      <vt:variant>
        <vt:lpwstr>https://http/rusnakassociates.com/content/AbbottCOBCCourse/courses/EN-US/course/index.html?showScreen=111_C_200</vt:lpwstr>
      </vt:variant>
      <vt:variant>
        <vt:lpwstr/>
      </vt:variant>
      <vt:variant>
        <vt:i4>2555949</vt:i4>
      </vt:variant>
      <vt:variant>
        <vt:i4>606</vt:i4>
      </vt:variant>
      <vt:variant>
        <vt:i4>0</vt:i4>
      </vt:variant>
      <vt:variant>
        <vt:i4>5</vt:i4>
      </vt:variant>
      <vt:variant>
        <vt:lpwstr>https://http/rusnakassociates.com/content/AbbottCOBCCourse/courses/EN-US/course/index.html?showScreen=111_C_200</vt:lpwstr>
      </vt:variant>
      <vt:variant>
        <vt:lpwstr/>
      </vt:variant>
      <vt:variant>
        <vt:i4>3670115</vt:i4>
      </vt:variant>
      <vt:variant>
        <vt:i4>603</vt:i4>
      </vt:variant>
      <vt:variant>
        <vt:i4>0</vt:i4>
      </vt:variant>
      <vt:variant>
        <vt:i4>5</vt:i4>
      </vt:variant>
      <vt:variant>
        <vt:lpwstr>https://icomply.abbott.com/Default.aspx</vt:lpwstr>
      </vt:variant>
      <vt:variant>
        <vt:lpwstr/>
      </vt:variant>
      <vt:variant>
        <vt:i4>2162786</vt:i4>
      </vt:variant>
      <vt:variant>
        <vt:i4>600</vt:i4>
      </vt:variant>
      <vt:variant>
        <vt:i4>0</vt:i4>
      </vt:variant>
      <vt:variant>
        <vt:i4>5</vt:i4>
      </vt:variant>
      <vt:variant>
        <vt:lpwstr>https://secure.ethicspoint.com/domain/media/en/gui/40393/index.html</vt:lpwstr>
      </vt:variant>
      <vt:variant>
        <vt:lpwstr/>
      </vt:variant>
      <vt:variant>
        <vt:i4>3538956</vt:i4>
      </vt:variant>
      <vt:variant>
        <vt:i4>597</vt:i4>
      </vt:variant>
      <vt:variant>
        <vt:i4>0</vt:i4>
      </vt:variant>
      <vt:variant>
        <vt:i4>5</vt:i4>
      </vt:variant>
      <vt:variant>
        <vt:lpwstr>mailto:investigations@abbott.com</vt:lpwstr>
      </vt:variant>
      <vt:variant>
        <vt:lpwstr/>
      </vt:variant>
      <vt:variant>
        <vt:i4>5636154</vt:i4>
      </vt:variant>
      <vt:variant>
        <vt:i4>594</vt:i4>
      </vt:variant>
      <vt:variant>
        <vt:i4>0</vt:i4>
      </vt:variant>
      <vt:variant>
        <vt:i4>5</vt:i4>
      </vt:variant>
      <vt:variant>
        <vt:lpwstr>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vt:lpwstr>
      </vt:variant>
      <vt:variant>
        <vt:lpwstr/>
      </vt:variant>
      <vt:variant>
        <vt:i4>3670115</vt:i4>
      </vt:variant>
      <vt:variant>
        <vt:i4>591</vt:i4>
      </vt:variant>
      <vt:variant>
        <vt:i4>0</vt:i4>
      </vt:variant>
      <vt:variant>
        <vt:i4>5</vt:i4>
      </vt:variant>
      <vt:variant>
        <vt:lpwstr>https://icomply.abbott.com/Default.aspx</vt:lpwstr>
      </vt:variant>
      <vt:variant>
        <vt:lpwstr/>
      </vt:variant>
      <vt:variant>
        <vt:i4>2162786</vt:i4>
      </vt:variant>
      <vt:variant>
        <vt:i4>588</vt:i4>
      </vt:variant>
      <vt:variant>
        <vt:i4>0</vt:i4>
      </vt:variant>
      <vt:variant>
        <vt:i4>5</vt:i4>
      </vt:variant>
      <vt:variant>
        <vt:lpwstr>https://secure.ethicspoint.com/domain/media/en/gui/40393/index.html</vt:lpwstr>
      </vt:variant>
      <vt:variant>
        <vt:lpwstr/>
      </vt:variant>
      <vt:variant>
        <vt:i4>3538956</vt:i4>
      </vt:variant>
      <vt:variant>
        <vt:i4>585</vt:i4>
      </vt:variant>
      <vt:variant>
        <vt:i4>0</vt:i4>
      </vt:variant>
      <vt:variant>
        <vt:i4>5</vt:i4>
      </vt:variant>
      <vt:variant>
        <vt:lpwstr>mailto:investigations@abbott.com</vt:lpwstr>
      </vt:variant>
      <vt:variant>
        <vt:lpwstr/>
      </vt:variant>
      <vt:variant>
        <vt:i4>5636154</vt:i4>
      </vt:variant>
      <vt:variant>
        <vt:i4>582</vt:i4>
      </vt:variant>
      <vt:variant>
        <vt:i4>0</vt:i4>
      </vt:variant>
      <vt:variant>
        <vt:i4>5</vt:i4>
      </vt:variant>
      <vt:variant>
        <vt:lpwstr>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vt:lpwstr>
      </vt:variant>
      <vt:variant>
        <vt:lpwstr/>
      </vt:variant>
      <vt:variant>
        <vt:i4>2555948</vt:i4>
      </vt:variant>
      <vt:variant>
        <vt:i4>579</vt:i4>
      </vt:variant>
      <vt:variant>
        <vt:i4>0</vt:i4>
      </vt:variant>
      <vt:variant>
        <vt:i4>5</vt:i4>
      </vt:variant>
      <vt:variant>
        <vt:lpwstr>https://http/rusnakassociates.com/content/AbbottCOBCCourse/courses/EN-US/course/index.html?showScreen=110_C_200</vt:lpwstr>
      </vt:variant>
      <vt:variant>
        <vt:lpwstr/>
      </vt:variant>
      <vt:variant>
        <vt:i4>2555948</vt:i4>
      </vt:variant>
      <vt:variant>
        <vt:i4>576</vt:i4>
      </vt:variant>
      <vt:variant>
        <vt:i4>0</vt:i4>
      </vt:variant>
      <vt:variant>
        <vt:i4>5</vt:i4>
      </vt:variant>
      <vt:variant>
        <vt:lpwstr>https://http/rusnakassociates.com/content/AbbottCOBCCourse/courses/EN-US/course/index.html?showScreen=110_C_200</vt:lpwstr>
      </vt:variant>
      <vt:variant>
        <vt:lpwstr/>
      </vt:variant>
      <vt:variant>
        <vt:i4>5832775</vt:i4>
      </vt:variant>
      <vt:variant>
        <vt:i4>573</vt:i4>
      </vt:variant>
      <vt:variant>
        <vt:i4>0</vt:i4>
      </vt:variant>
      <vt:variant>
        <vt:i4>5</vt:i4>
      </vt:variant>
      <vt:variant>
        <vt:lpwstr>https://icomply.abbott.com/Apps/DocumentLibrary/</vt:lpwstr>
      </vt:variant>
      <vt:variant>
        <vt:lpwstr/>
      </vt:variant>
      <vt:variant>
        <vt:i4>4980818</vt:i4>
      </vt:variant>
      <vt:variant>
        <vt:i4>570</vt:i4>
      </vt:variant>
      <vt:variant>
        <vt:i4>0</vt:i4>
      </vt:variant>
      <vt:variant>
        <vt:i4>5</vt:i4>
      </vt:variant>
      <vt:variant>
        <vt:lpwstr>http://www.abbott.com/investors/governance/code-of-business-conduct.html</vt:lpwstr>
      </vt:variant>
      <vt:variant>
        <vt:lpwstr/>
      </vt:variant>
      <vt:variant>
        <vt:i4>5832775</vt:i4>
      </vt:variant>
      <vt:variant>
        <vt:i4>567</vt:i4>
      </vt:variant>
      <vt:variant>
        <vt:i4>0</vt:i4>
      </vt:variant>
      <vt:variant>
        <vt:i4>5</vt:i4>
      </vt:variant>
      <vt:variant>
        <vt:lpwstr>https://icomply.abbott.com/Apps/DocumentLibrary/</vt:lpwstr>
      </vt:variant>
      <vt:variant>
        <vt:lpwstr/>
      </vt:variant>
      <vt:variant>
        <vt:i4>4980818</vt:i4>
      </vt:variant>
      <vt:variant>
        <vt:i4>564</vt:i4>
      </vt:variant>
      <vt:variant>
        <vt:i4>0</vt:i4>
      </vt:variant>
      <vt:variant>
        <vt:i4>5</vt:i4>
      </vt:variant>
      <vt:variant>
        <vt:lpwstr>http://www.abbott.com/investors/governance/code-of-business-conduct.html</vt:lpwstr>
      </vt:variant>
      <vt:variant>
        <vt:lpwstr/>
      </vt:variant>
      <vt:variant>
        <vt:i4>2490405</vt:i4>
      </vt:variant>
      <vt:variant>
        <vt:i4>561</vt:i4>
      </vt:variant>
      <vt:variant>
        <vt:i4>0</vt:i4>
      </vt:variant>
      <vt:variant>
        <vt:i4>5</vt:i4>
      </vt:variant>
      <vt:variant>
        <vt:lpwstr>https://http/rusnakassociates.com/content/AbbottCOBCCourse/courses/EN-US/course/index.html?showScreen=109_C_200</vt:lpwstr>
      </vt:variant>
      <vt:variant>
        <vt:lpwstr/>
      </vt:variant>
      <vt:variant>
        <vt:i4>2490405</vt:i4>
      </vt:variant>
      <vt:variant>
        <vt:i4>558</vt:i4>
      </vt:variant>
      <vt:variant>
        <vt:i4>0</vt:i4>
      </vt:variant>
      <vt:variant>
        <vt:i4>5</vt:i4>
      </vt:variant>
      <vt:variant>
        <vt:lpwstr>https://http/rusnakassociates.com/content/AbbottCOBCCourse/courses/EN-US/course/index.html?showScreen=109_C_200</vt:lpwstr>
      </vt:variant>
      <vt:variant>
        <vt:lpwstr/>
      </vt:variant>
      <vt:variant>
        <vt:i4>2490404</vt:i4>
      </vt:variant>
      <vt:variant>
        <vt:i4>555</vt:i4>
      </vt:variant>
      <vt:variant>
        <vt:i4>0</vt:i4>
      </vt:variant>
      <vt:variant>
        <vt:i4>5</vt:i4>
      </vt:variant>
      <vt:variant>
        <vt:lpwstr>https://http/rusnakassociates.com/content/AbbottCOBCCourse/courses/EN-US/course/index.html?showScreen=108_C_200</vt:lpwstr>
      </vt:variant>
      <vt:variant>
        <vt:lpwstr/>
      </vt:variant>
      <vt:variant>
        <vt:i4>2490404</vt:i4>
      </vt:variant>
      <vt:variant>
        <vt:i4>552</vt:i4>
      </vt:variant>
      <vt:variant>
        <vt:i4>0</vt:i4>
      </vt:variant>
      <vt:variant>
        <vt:i4>5</vt:i4>
      </vt:variant>
      <vt:variant>
        <vt:lpwstr>https://http/rusnakassociates.com/content/AbbottCOBCCourse/courses/EN-US/course/index.html?showScreen=108_C_200</vt:lpwstr>
      </vt:variant>
      <vt:variant>
        <vt:lpwstr/>
      </vt:variant>
      <vt:variant>
        <vt:i4>2490411</vt:i4>
      </vt:variant>
      <vt:variant>
        <vt:i4>549</vt:i4>
      </vt:variant>
      <vt:variant>
        <vt:i4>0</vt:i4>
      </vt:variant>
      <vt:variant>
        <vt:i4>5</vt:i4>
      </vt:variant>
      <vt:variant>
        <vt:lpwstr>https://http/rusnakassociates.com/content/AbbottCOBCCourse/courses/EN-US/course/index.html?showScreen=107_C_200</vt:lpwstr>
      </vt:variant>
      <vt:variant>
        <vt:lpwstr/>
      </vt:variant>
      <vt:variant>
        <vt:i4>2490411</vt:i4>
      </vt:variant>
      <vt:variant>
        <vt:i4>546</vt:i4>
      </vt:variant>
      <vt:variant>
        <vt:i4>0</vt:i4>
      </vt:variant>
      <vt:variant>
        <vt:i4>5</vt:i4>
      </vt:variant>
      <vt:variant>
        <vt:lpwstr>https://http/rusnakassociates.com/content/AbbottCOBCCourse/courses/EN-US/course/index.html?showScreen=107_C_200</vt:lpwstr>
      </vt:variant>
      <vt:variant>
        <vt:lpwstr/>
      </vt:variant>
      <vt:variant>
        <vt:i4>3080235</vt:i4>
      </vt:variant>
      <vt:variant>
        <vt:i4>543</vt:i4>
      </vt:variant>
      <vt:variant>
        <vt:i4>0</vt:i4>
      </vt:variant>
      <vt:variant>
        <vt:i4>5</vt:i4>
      </vt:variant>
      <vt:variant>
        <vt:lpwstr>https://http/rusnakassociates.com/content/AbbottCOBCCourse/courses/EN-US/course/index.html?showScreen=104_C_199</vt:lpwstr>
      </vt:variant>
      <vt:variant>
        <vt:lpwstr/>
      </vt:variant>
      <vt:variant>
        <vt:i4>3080235</vt:i4>
      </vt:variant>
      <vt:variant>
        <vt:i4>540</vt:i4>
      </vt:variant>
      <vt:variant>
        <vt:i4>0</vt:i4>
      </vt:variant>
      <vt:variant>
        <vt:i4>5</vt:i4>
      </vt:variant>
      <vt:variant>
        <vt:lpwstr>https://http/rusnakassociates.com/content/AbbottCOBCCourse/courses/EN-US/course/index.html?showScreen=104_C_199</vt:lpwstr>
      </vt:variant>
      <vt:variant>
        <vt:lpwstr/>
      </vt:variant>
      <vt:variant>
        <vt:i4>2162735</vt:i4>
      </vt:variant>
      <vt:variant>
        <vt:i4>537</vt:i4>
      </vt:variant>
      <vt:variant>
        <vt:i4>0</vt:i4>
      </vt:variant>
      <vt:variant>
        <vt:i4>5</vt:i4>
      </vt:variant>
      <vt:variant>
        <vt:lpwstr>https://http/rusnakassociates.com/content/AbbottCOBCCourse/courses/EN-US/course/index.html?showScreen=100_C_17</vt:lpwstr>
      </vt:variant>
      <vt:variant>
        <vt:lpwstr/>
      </vt:variant>
      <vt:variant>
        <vt:i4>2162735</vt:i4>
      </vt:variant>
      <vt:variant>
        <vt:i4>534</vt:i4>
      </vt:variant>
      <vt:variant>
        <vt:i4>0</vt:i4>
      </vt:variant>
      <vt:variant>
        <vt:i4>5</vt:i4>
      </vt:variant>
      <vt:variant>
        <vt:lpwstr>https://http/rusnakassociates.com/content/AbbottCOBCCourse/courses/EN-US/course/index.html?showScreen=100_C_17</vt:lpwstr>
      </vt:variant>
      <vt:variant>
        <vt:lpwstr/>
      </vt:variant>
      <vt:variant>
        <vt:i4>4980805</vt:i4>
      </vt:variant>
      <vt:variant>
        <vt:i4>531</vt:i4>
      </vt:variant>
      <vt:variant>
        <vt:i4>0</vt:i4>
      </vt:variant>
      <vt:variant>
        <vt:i4>5</vt:i4>
      </vt:variant>
      <vt:variant>
        <vt:lpwstr>https://http/rusnakassociates.com/content/AbbottCOBCCourse/courses/EN-US/course/index.html?showScreen=98_C_16</vt:lpwstr>
      </vt:variant>
      <vt:variant>
        <vt:lpwstr/>
      </vt:variant>
      <vt:variant>
        <vt:i4>4980805</vt:i4>
      </vt:variant>
      <vt:variant>
        <vt:i4>528</vt:i4>
      </vt:variant>
      <vt:variant>
        <vt:i4>0</vt:i4>
      </vt:variant>
      <vt:variant>
        <vt:i4>5</vt:i4>
      </vt:variant>
      <vt:variant>
        <vt:lpwstr>https://http/rusnakassociates.com/content/AbbottCOBCCourse/courses/EN-US/course/index.html?showScreen=98_C_16</vt:lpwstr>
      </vt:variant>
      <vt:variant>
        <vt:lpwstr/>
      </vt:variant>
      <vt:variant>
        <vt:i4>4390981</vt:i4>
      </vt:variant>
      <vt:variant>
        <vt:i4>525</vt:i4>
      </vt:variant>
      <vt:variant>
        <vt:i4>0</vt:i4>
      </vt:variant>
      <vt:variant>
        <vt:i4>5</vt:i4>
      </vt:variant>
      <vt:variant>
        <vt:lpwstr>https://http/rusnakassociates.com/content/AbbottCOBCCourse/courses/EN-US/course/index.html?showScreen=97_C_16</vt:lpwstr>
      </vt:variant>
      <vt:variant>
        <vt:lpwstr/>
      </vt:variant>
      <vt:variant>
        <vt:i4>4390981</vt:i4>
      </vt:variant>
      <vt:variant>
        <vt:i4>522</vt:i4>
      </vt:variant>
      <vt:variant>
        <vt:i4>0</vt:i4>
      </vt:variant>
      <vt:variant>
        <vt:i4>5</vt:i4>
      </vt:variant>
      <vt:variant>
        <vt:lpwstr>https://http/rusnakassociates.com/content/AbbottCOBCCourse/courses/EN-US/course/index.html?showScreen=97_C_16</vt:lpwstr>
      </vt:variant>
      <vt:variant>
        <vt:lpwstr/>
      </vt:variant>
      <vt:variant>
        <vt:i4>4325445</vt:i4>
      </vt:variant>
      <vt:variant>
        <vt:i4>519</vt:i4>
      </vt:variant>
      <vt:variant>
        <vt:i4>0</vt:i4>
      </vt:variant>
      <vt:variant>
        <vt:i4>5</vt:i4>
      </vt:variant>
      <vt:variant>
        <vt:lpwstr>https://http/rusnakassociates.com/content/AbbottCOBCCourse/courses/EN-US/course/index.html?showScreen=96_C_16</vt:lpwstr>
      </vt:variant>
      <vt:variant>
        <vt:lpwstr/>
      </vt:variant>
      <vt:variant>
        <vt:i4>4325445</vt:i4>
      </vt:variant>
      <vt:variant>
        <vt:i4>516</vt:i4>
      </vt:variant>
      <vt:variant>
        <vt:i4>0</vt:i4>
      </vt:variant>
      <vt:variant>
        <vt:i4>5</vt:i4>
      </vt:variant>
      <vt:variant>
        <vt:lpwstr>https://http/rusnakassociates.com/content/AbbottCOBCCourse/courses/EN-US/course/index.html?showScreen=96_C_16</vt:lpwstr>
      </vt:variant>
      <vt:variant>
        <vt:lpwstr/>
      </vt:variant>
      <vt:variant>
        <vt:i4>4259909</vt:i4>
      </vt:variant>
      <vt:variant>
        <vt:i4>513</vt:i4>
      </vt:variant>
      <vt:variant>
        <vt:i4>0</vt:i4>
      </vt:variant>
      <vt:variant>
        <vt:i4>5</vt:i4>
      </vt:variant>
      <vt:variant>
        <vt:lpwstr>https://http/rusnakassociates.com/content/AbbottCOBCCourse/courses/EN-US/course/index.html?showScreen=95_C_16</vt:lpwstr>
      </vt:variant>
      <vt:variant>
        <vt:lpwstr/>
      </vt:variant>
      <vt:variant>
        <vt:i4>4259909</vt:i4>
      </vt:variant>
      <vt:variant>
        <vt:i4>510</vt:i4>
      </vt:variant>
      <vt:variant>
        <vt:i4>0</vt:i4>
      </vt:variant>
      <vt:variant>
        <vt:i4>5</vt:i4>
      </vt:variant>
      <vt:variant>
        <vt:lpwstr>https://http/rusnakassociates.com/content/AbbottCOBCCourse/courses/EN-US/course/index.html?showScreen=95_C_16</vt:lpwstr>
      </vt:variant>
      <vt:variant>
        <vt:lpwstr/>
      </vt:variant>
      <vt:variant>
        <vt:i4>4194373</vt:i4>
      </vt:variant>
      <vt:variant>
        <vt:i4>507</vt:i4>
      </vt:variant>
      <vt:variant>
        <vt:i4>0</vt:i4>
      </vt:variant>
      <vt:variant>
        <vt:i4>5</vt:i4>
      </vt:variant>
      <vt:variant>
        <vt:lpwstr>https://http/rusnakassociates.com/content/AbbottCOBCCourse/courses/EN-US/course/index.html?showScreen=94_C_16</vt:lpwstr>
      </vt:variant>
      <vt:variant>
        <vt:lpwstr/>
      </vt:variant>
      <vt:variant>
        <vt:i4>4194373</vt:i4>
      </vt:variant>
      <vt:variant>
        <vt:i4>504</vt:i4>
      </vt:variant>
      <vt:variant>
        <vt:i4>0</vt:i4>
      </vt:variant>
      <vt:variant>
        <vt:i4>5</vt:i4>
      </vt:variant>
      <vt:variant>
        <vt:lpwstr>https://http/rusnakassociates.com/content/AbbottCOBCCourse/courses/EN-US/course/index.html?showScreen=94_C_16</vt:lpwstr>
      </vt:variant>
      <vt:variant>
        <vt:lpwstr/>
      </vt:variant>
      <vt:variant>
        <vt:i4>4587589</vt:i4>
      </vt:variant>
      <vt:variant>
        <vt:i4>501</vt:i4>
      </vt:variant>
      <vt:variant>
        <vt:i4>0</vt:i4>
      </vt:variant>
      <vt:variant>
        <vt:i4>5</vt:i4>
      </vt:variant>
      <vt:variant>
        <vt:lpwstr>https://http/rusnakassociates.com/content/AbbottCOBCCourse/courses/EN-US/course/index.html?showScreen=92_C_16</vt:lpwstr>
      </vt:variant>
      <vt:variant>
        <vt:lpwstr/>
      </vt:variant>
      <vt:variant>
        <vt:i4>4587589</vt:i4>
      </vt:variant>
      <vt:variant>
        <vt:i4>498</vt:i4>
      </vt:variant>
      <vt:variant>
        <vt:i4>0</vt:i4>
      </vt:variant>
      <vt:variant>
        <vt:i4>5</vt:i4>
      </vt:variant>
      <vt:variant>
        <vt:lpwstr>https://http/rusnakassociates.com/content/AbbottCOBCCourse/courses/EN-US/course/index.html?showScreen=92_C_16</vt:lpwstr>
      </vt:variant>
      <vt:variant>
        <vt:lpwstr/>
      </vt:variant>
      <vt:variant>
        <vt:i4>4522053</vt:i4>
      </vt:variant>
      <vt:variant>
        <vt:i4>495</vt:i4>
      </vt:variant>
      <vt:variant>
        <vt:i4>0</vt:i4>
      </vt:variant>
      <vt:variant>
        <vt:i4>5</vt:i4>
      </vt:variant>
      <vt:variant>
        <vt:lpwstr>https://http/rusnakassociates.com/content/AbbottCOBCCourse/courses/EN-US/course/index.html?showScreen=91_C_16</vt:lpwstr>
      </vt:variant>
      <vt:variant>
        <vt:lpwstr/>
      </vt:variant>
      <vt:variant>
        <vt:i4>4522053</vt:i4>
      </vt:variant>
      <vt:variant>
        <vt:i4>492</vt:i4>
      </vt:variant>
      <vt:variant>
        <vt:i4>0</vt:i4>
      </vt:variant>
      <vt:variant>
        <vt:i4>5</vt:i4>
      </vt:variant>
      <vt:variant>
        <vt:lpwstr>https://http/rusnakassociates.com/content/AbbottCOBCCourse/courses/EN-US/course/index.html?showScreen=91_C_16</vt:lpwstr>
      </vt:variant>
      <vt:variant>
        <vt:lpwstr/>
      </vt:variant>
      <vt:variant>
        <vt:i4>4456517</vt:i4>
      </vt:variant>
      <vt:variant>
        <vt:i4>489</vt:i4>
      </vt:variant>
      <vt:variant>
        <vt:i4>0</vt:i4>
      </vt:variant>
      <vt:variant>
        <vt:i4>5</vt:i4>
      </vt:variant>
      <vt:variant>
        <vt:lpwstr>https://http/rusnakassociates.com/content/AbbottCOBCCourse/courses/EN-US/course/index.html?showScreen=90_C_16</vt:lpwstr>
      </vt:variant>
      <vt:variant>
        <vt:lpwstr/>
      </vt:variant>
      <vt:variant>
        <vt:i4>4456517</vt:i4>
      </vt:variant>
      <vt:variant>
        <vt:i4>486</vt:i4>
      </vt:variant>
      <vt:variant>
        <vt:i4>0</vt:i4>
      </vt:variant>
      <vt:variant>
        <vt:i4>5</vt:i4>
      </vt:variant>
      <vt:variant>
        <vt:lpwstr>https://http/rusnakassociates.com/content/AbbottCOBCCourse/courses/EN-US/course/index.html?showScreen=90_C_16</vt:lpwstr>
      </vt:variant>
      <vt:variant>
        <vt:lpwstr/>
      </vt:variant>
      <vt:variant>
        <vt:i4>5046340</vt:i4>
      </vt:variant>
      <vt:variant>
        <vt:i4>483</vt:i4>
      </vt:variant>
      <vt:variant>
        <vt:i4>0</vt:i4>
      </vt:variant>
      <vt:variant>
        <vt:i4>5</vt:i4>
      </vt:variant>
      <vt:variant>
        <vt:lpwstr>https://http/rusnakassociates.com/content/AbbottCOBCCourse/courses/EN-US/course/index.html?showScreen=89_C_16</vt:lpwstr>
      </vt:variant>
      <vt:variant>
        <vt:lpwstr/>
      </vt:variant>
      <vt:variant>
        <vt:i4>5046340</vt:i4>
      </vt:variant>
      <vt:variant>
        <vt:i4>480</vt:i4>
      </vt:variant>
      <vt:variant>
        <vt:i4>0</vt:i4>
      </vt:variant>
      <vt:variant>
        <vt:i4>5</vt:i4>
      </vt:variant>
      <vt:variant>
        <vt:lpwstr>https://http/rusnakassociates.com/content/AbbottCOBCCourse/courses/EN-US/course/index.html?showScreen=89_C_16</vt:lpwstr>
      </vt:variant>
      <vt:variant>
        <vt:lpwstr/>
      </vt:variant>
      <vt:variant>
        <vt:i4>4980804</vt:i4>
      </vt:variant>
      <vt:variant>
        <vt:i4>477</vt:i4>
      </vt:variant>
      <vt:variant>
        <vt:i4>0</vt:i4>
      </vt:variant>
      <vt:variant>
        <vt:i4>5</vt:i4>
      </vt:variant>
      <vt:variant>
        <vt:lpwstr>https://http/rusnakassociates.com/content/AbbottCOBCCourse/courses/EN-US/course/index.html?showScreen=88_C_16</vt:lpwstr>
      </vt:variant>
      <vt:variant>
        <vt:lpwstr/>
      </vt:variant>
      <vt:variant>
        <vt:i4>4980804</vt:i4>
      </vt:variant>
      <vt:variant>
        <vt:i4>474</vt:i4>
      </vt:variant>
      <vt:variant>
        <vt:i4>0</vt:i4>
      </vt:variant>
      <vt:variant>
        <vt:i4>5</vt:i4>
      </vt:variant>
      <vt:variant>
        <vt:lpwstr>https://http/rusnakassociates.com/content/AbbottCOBCCourse/courses/EN-US/course/index.html?showScreen=88_C_16</vt:lpwstr>
      </vt:variant>
      <vt:variant>
        <vt:lpwstr/>
      </vt:variant>
      <vt:variant>
        <vt:i4>4325444</vt:i4>
      </vt:variant>
      <vt:variant>
        <vt:i4>471</vt:i4>
      </vt:variant>
      <vt:variant>
        <vt:i4>0</vt:i4>
      </vt:variant>
      <vt:variant>
        <vt:i4>5</vt:i4>
      </vt:variant>
      <vt:variant>
        <vt:lpwstr>https://http/rusnakassociates.com/content/AbbottCOBCCourse/courses/EN-US/course/index.html?showScreen=86_C_16</vt:lpwstr>
      </vt:variant>
      <vt:variant>
        <vt:lpwstr/>
      </vt:variant>
      <vt:variant>
        <vt:i4>4325444</vt:i4>
      </vt:variant>
      <vt:variant>
        <vt:i4>468</vt:i4>
      </vt:variant>
      <vt:variant>
        <vt:i4>0</vt:i4>
      </vt:variant>
      <vt:variant>
        <vt:i4>5</vt:i4>
      </vt:variant>
      <vt:variant>
        <vt:lpwstr>https://http/rusnakassociates.com/content/AbbottCOBCCourse/courses/EN-US/course/index.html?showScreen=86_C_16</vt:lpwstr>
      </vt:variant>
      <vt:variant>
        <vt:lpwstr/>
      </vt:variant>
      <vt:variant>
        <vt:i4>4259908</vt:i4>
      </vt:variant>
      <vt:variant>
        <vt:i4>465</vt:i4>
      </vt:variant>
      <vt:variant>
        <vt:i4>0</vt:i4>
      </vt:variant>
      <vt:variant>
        <vt:i4>5</vt:i4>
      </vt:variant>
      <vt:variant>
        <vt:lpwstr>https://http/rusnakassociates.com/content/AbbottCOBCCourse/courses/EN-US/course/index.html?showScreen=85_C_16</vt:lpwstr>
      </vt:variant>
      <vt:variant>
        <vt:lpwstr/>
      </vt:variant>
      <vt:variant>
        <vt:i4>4259908</vt:i4>
      </vt:variant>
      <vt:variant>
        <vt:i4>462</vt:i4>
      </vt:variant>
      <vt:variant>
        <vt:i4>0</vt:i4>
      </vt:variant>
      <vt:variant>
        <vt:i4>5</vt:i4>
      </vt:variant>
      <vt:variant>
        <vt:lpwstr>https://http/rusnakassociates.com/content/AbbottCOBCCourse/courses/EN-US/course/index.html?showScreen=85_C_16</vt:lpwstr>
      </vt:variant>
      <vt:variant>
        <vt:lpwstr/>
      </vt:variant>
      <vt:variant>
        <vt:i4>4194372</vt:i4>
      </vt:variant>
      <vt:variant>
        <vt:i4>459</vt:i4>
      </vt:variant>
      <vt:variant>
        <vt:i4>0</vt:i4>
      </vt:variant>
      <vt:variant>
        <vt:i4>5</vt:i4>
      </vt:variant>
      <vt:variant>
        <vt:lpwstr>https://http/rusnakassociates.com/content/AbbottCOBCCourse/courses/EN-US/course/index.html?showScreen=84_C_16</vt:lpwstr>
      </vt:variant>
      <vt:variant>
        <vt:lpwstr/>
      </vt:variant>
      <vt:variant>
        <vt:i4>4194372</vt:i4>
      </vt:variant>
      <vt:variant>
        <vt:i4>456</vt:i4>
      </vt:variant>
      <vt:variant>
        <vt:i4>0</vt:i4>
      </vt:variant>
      <vt:variant>
        <vt:i4>5</vt:i4>
      </vt:variant>
      <vt:variant>
        <vt:lpwstr>https://http/rusnakassociates.com/content/AbbottCOBCCourse/courses/EN-US/course/index.html?showScreen=84_C_16</vt:lpwstr>
      </vt:variant>
      <vt:variant>
        <vt:lpwstr/>
      </vt:variant>
      <vt:variant>
        <vt:i4>4653124</vt:i4>
      </vt:variant>
      <vt:variant>
        <vt:i4>453</vt:i4>
      </vt:variant>
      <vt:variant>
        <vt:i4>0</vt:i4>
      </vt:variant>
      <vt:variant>
        <vt:i4>5</vt:i4>
      </vt:variant>
      <vt:variant>
        <vt:lpwstr>https://http/rusnakassociates.com/content/AbbottCOBCCourse/courses/EN-US/course/index.html?showScreen=83_C_16</vt:lpwstr>
      </vt:variant>
      <vt:variant>
        <vt:lpwstr/>
      </vt:variant>
      <vt:variant>
        <vt:i4>4653124</vt:i4>
      </vt:variant>
      <vt:variant>
        <vt:i4>450</vt:i4>
      </vt:variant>
      <vt:variant>
        <vt:i4>0</vt:i4>
      </vt:variant>
      <vt:variant>
        <vt:i4>5</vt:i4>
      </vt:variant>
      <vt:variant>
        <vt:lpwstr>https://http/rusnakassociates.com/content/AbbottCOBCCourse/courses/EN-US/course/index.html?showScreen=83_C_16</vt:lpwstr>
      </vt:variant>
      <vt:variant>
        <vt:lpwstr/>
      </vt:variant>
      <vt:variant>
        <vt:i4>4587588</vt:i4>
      </vt:variant>
      <vt:variant>
        <vt:i4>447</vt:i4>
      </vt:variant>
      <vt:variant>
        <vt:i4>0</vt:i4>
      </vt:variant>
      <vt:variant>
        <vt:i4>5</vt:i4>
      </vt:variant>
      <vt:variant>
        <vt:lpwstr>https://http/rusnakassociates.com/content/AbbottCOBCCourse/courses/EN-US/course/index.html?showScreen=82_C_16</vt:lpwstr>
      </vt:variant>
      <vt:variant>
        <vt:lpwstr/>
      </vt:variant>
      <vt:variant>
        <vt:i4>4587588</vt:i4>
      </vt:variant>
      <vt:variant>
        <vt:i4>444</vt:i4>
      </vt:variant>
      <vt:variant>
        <vt:i4>0</vt:i4>
      </vt:variant>
      <vt:variant>
        <vt:i4>5</vt:i4>
      </vt:variant>
      <vt:variant>
        <vt:lpwstr>https://http/rusnakassociates.com/content/AbbottCOBCCourse/courses/EN-US/course/index.html?showScreen=82_C_16</vt:lpwstr>
      </vt:variant>
      <vt:variant>
        <vt:lpwstr/>
      </vt:variant>
      <vt:variant>
        <vt:i4>4456516</vt:i4>
      </vt:variant>
      <vt:variant>
        <vt:i4>441</vt:i4>
      </vt:variant>
      <vt:variant>
        <vt:i4>0</vt:i4>
      </vt:variant>
      <vt:variant>
        <vt:i4>5</vt:i4>
      </vt:variant>
      <vt:variant>
        <vt:lpwstr>https://http/rusnakassociates.com/content/AbbottCOBCCourse/courses/EN-US/course/index.html?showScreen=80_C_16</vt:lpwstr>
      </vt:variant>
      <vt:variant>
        <vt:lpwstr/>
      </vt:variant>
      <vt:variant>
        <vt:i4>4456516</vt:i4>
      </vt:variant>
      <vt:variant>
        <vt:i4>438</vt:i4>
      </vt:variant>
      <vt:variant>
        <vt:i4>0</vt:i4>
      </vt:variant>
      <vt:variant>
        <vt:i4>5</vt:i4>
      </vt:variant>
      <vt:variant>
        <vt:lpwstr>https://http/rusnakassociates.com/content/AbbottCOBCCourse/courses/EN-US/course/index.html?showScreen=80_C_16</vt:lpwstr>
      </vt:variant>
      <vt:variant>
        <vt:lpwstr/>
      </vt:variant>
      <vt:variant>
        <vt:i4>5046347</vt:i4>
      </vt:variant>
      <vt:variant>
        <vt:i4>435</vt:i4>
      </vt:variant>
      <vt:variant>
        <vt:i4>0</vt:i4>
      </vt:variant>
      <vt:variant>
        <vt:i4>5</vt:i4>
      </vt:variant>
      <vt:variant>
        <vt:lpwstr>https://http/rusnakassociates.com/content/AbbottCOBCCourse/courses/EN-US/course/index.html?showScreen=79_C_16</vt:lpwstr>
      </vt:variant>
      <vt:variant>
        <vt:lpwstr/>
      </vt:variant>
      <vt:variant>
        <vt:i4>5046347</vt:i4>
      </vt:variant>
      <vt:variant>
        <vt:i4>432</vt:i4>
      </vt:variant>
      <vt:variant>
        <vt:i4>0</vt:i4>
      </vt:variant>
      <vt:variant>
        <vt:i4>5</vt:i4>
      </vt:variant>
      <vt:variant>
        <vt:lpwstr>https://http/rusnakassociates.com/content/AbbottCOBCCourse/courses/EN-US/course/index.html?showScreen=79_C_16</vt:lpwstr>
      </vt:variant>
      <vt:variant>
        <vt:lpwstr/>
      </vt:variant>
      <vt:variant>
        <vt:i4>4980811</vt:i4>
      </vt:variant>
      <vt:variant>
        <vt:i4>429</vt:i4>
      </vt:variant>
      <vt:variant>
        <vt:i4>0</vt:i4>
      </vt:variant>
      <vt:variant>
        <vt:i4>5</vt:i4>
      </vt:variant>
      <vt:variant>
        <vt:lpwstr>https://http/rusnakassociates.com/content/AbbottCOBCCourse/courses/EN-US/course/index.html?showScreen=78_C_16</vt:lpwstr>
      </vt:variant>
      <vt:variant>
        <vt:lpwstr/>
      </vt:variant>
      <vt:variant>
        <vt:i4>4980811</vt:i4>
      </vt:variant>
      <vt:variant>
        <vt:i4>426</vt:i4>
      </vt:variant>
      <vt:variant>
        <vt:i4>0</vt:i4>
      </vt:variant>
      <vt:variant>
        <vt:i4>5</vt:i4>
      </vt:variant>
      <vt:variant>
        <vt:lpwstr>https://http/rusnakassociates.com/content/AbbottCOBCCourse/courses/EN-US/course/index.html?showScreen=78_C_16</vt:lpwstr>
      </vt:variant>
      <vt:variant>
        <vt:lpwstr/>
      </vt:variant>
      <vt:variant>
        <vt:i4>4390987</vt:i4>
      </vt:variant>
      <vt:variant>
        <vt:i4>423</vt:i4>
      </vt:variant>
      <vt:variant>
        <vt:i4>0</vt:i4>
      </vt:variant>
      <vt:variant>
        <vt:i4>5</vt:i4>
      </vt:variant>
      <vt:variant>
        <vt:lpwstr>https://http/rusnakassociates.com/content/AbbottCOBCCourse/courses/EN-US/course/index.html?showScreen=77_C_16</vt:lpwstr>
      </vt:variant>
      <vt:variant>
        <vt:lpwstr/>
      </vt:variant>
      <vt:variant>
        <vt:i4>4390987</vt:i4>
      </vt:variant>
      <vt:variant>
        <vt:i4>420</vt:i4>
      </vt:variant>
      <vt:variant>
        <vt:i4>0</vt:i4>
      </vt:variant>
      <vt:variant>
        <vt:i4>5</vt:i4>
      </vt:variant>
      <vt:variant>
        <vt:lpwstr>https://http/rusnakassociates.com/content/AbbottCOBCCourse/courses/EN-US/course/index.html?showScreen=77_C_16</vt:lpwstr>
      </vt:variant>
      <vt:variant>
        <vt:lpwstr/>
      </vt:variant>
      <vt:variant>
        <vt:i4>4325451</vt:i4>
      </vt:variant>
      <vt:variant>
        <vt:i4>417</vt:i4>
      </vt:variant>
      <vt:variant>
        <vt:i4>0</vt:i4>
      </vt:variant>
      <vt:variant>
        <vt:i4>5</vt:i4>
      </vt:variant>
      <vt:variant>
        <vt:lpwstr>https://http/rusnakassociates.com/content/AbbottCOBCCourse/courses/EN-US/course/index.html?showScreen=76_C_16</vt:lpwstr>
      </vt:variant>
      <vt:variant>
        <vt:lpwstr/>
      </vt:variant>
      <vt:variant>
        <vt:i4>4325451</vt:i4>
      </vt:variant>
      <vt:variant>
        <vt:i4>414</vt:i4>
      </vt:variant>
      <vt:variant>
        <vt:i4>0</vt:i4>
      </vt:variant>
      <vt:variant>
        <vt:i4>5</vt:i4>
      </vt:variant>
      <vt:variant>
        <vt:lpwstr>https://http/rusnakassociates.com/content/AbbottCOBCCourse/courses/EN-US/course/index.html?showScreen=76_C_16</vt:lpwstr>
      </vt:variant>
      <vt:variant>
        <vt:lpwstr/>
      </vt:variant>
      <vt:variant>
        <vt:i4>4194379</vt:i4>
      </vt:variant>
      <vt:variant>
        <vt:i4>411</vt:i4>
      </vt:variant>
      <vt:variant>
        <vt:i4>0</vt:i4>
      </vt:variant>
      <vt:variant>
        <vt:i4>5</vt:i4>
      </vt:variant>
      <vt:variant>
        <vt:lpwstr>https://http/rusnakassociates.com/content/AbbottCOBCCourse/courses/EN-US/course/index.html?showScreen=74_C_16</vt:lpwstr>
      </vt:variant>
      <vt:variant>
        <vt:lpwstr/>
      </vt:variant>
      <vt:variant>
        <vt:i4>4194379</vt:i4>
      </vt:variant>
      <vt:variant>
        <vt:i4>408</vt:i4>
      </vt:variant>
      <vt:variant>
        <vt:i4>0</vt:i4>
      </vt:variant>
      <vt:variant>
        <vt:i4>5</vt:i4>
      </vt:variant>
      <vt:variant>
        <vt:lpwstr>https://http/rusnakassociates.com/content/AbbottCOBCCourse/courses/EN-US/course/index.html?showScreen=74_C_16</vt:lpwstr>
      </vt:variant>
      <vt:variant>
        <vt:lpwstr/>
      </vt:variant>
      <vt:variant>
        <vt:i4>4653131</vt:i4>
      </vt:variant>
      <vt:variant>
        <vt:i4>405</vt:i4>
      </vt:variant>
      <vt:variant>
        <vt:i4>0</vt:i4>
      </vt:variant>
      <vt:variant>
        <vt:i4>5</vt:i4>
      </vt:variant>
      <vt:variant>
        <vt:lpwstr>https://http/rusnakassociates.com/content/AbbottCOBCCourse/courses/EN-US/course/index.html?showScreen=73_C_16</vt:lpwstr>
      </vt:variant>
      <vt:variant>
        <vt:lpwstr/>
      </vt:variant>
      <vt:variant>
        <vt:i4>4653131</vt:i4>
      </vt:variant>
      <vt:variant>
        <vt:i4>402</vt:i4>
      </vt:variant>
      <vt:variant>
        <vt:i4>0</vt:i4>
      </vt:variant>
      <vt:variant>
        <vt:i4>5</vt:i4>
      </vt:variant>
      <vt:variant>
        <vt:lpwstr>https://http/rusnakassociates.com/content/AbbottCOBCCourse/courses/EN-US/course/index.html?showScreen=73_C_16</vt:lpwstr>
      </vt:variant>
      <vt:variant>
        <vt:lpwstr/>
      </vt:variant>
      <vt:variant>
        <vt:i4>4587595</vt:i4>
      </vt:variant>
      <vt:variant>
        <vt:i4>399</vt:i4>
      </vt:variant>
      <vt:variant>
        <vt:i4>0</vt:i4>
      </vt:variant>
      <vt:variant>
        <vt:i4>5</vt:i4>
      </vt:variant>
      <vt:variant>
        <vt:lpwstr>https://http/rusnakassociates.com/content/AbbottCOBCCourse/courses/EN-US/course/index.html?showScreen=72_C_16</vt:lpwstr>
      </vt:variant>
      <vt:variant>
        <vt:lpwstr/>
      </vt:variant>
      <vt:variant>
        <vt:i4>4587595</vt:i4>
      </vt:variant>
      <vt:variant>
        <vt:i4>396</vt:i4>
      </vt:variant>
      <vt:variant>
        <vt:i4>0</vt:i4>
      </vt:variant>
      <vt:variant>
        <vt:i4>5</vt:i4>
      </vt:variant>
      <vt:variant>
        <vt:lpwstr>https://http/rusnakassociates.com/content/AbbottCOBCCourse/courses/EN-US/course/index.html?showScreen=72_C_16</vt:lpwstr>
      </vt:variant>
      <vt:variant>
        <vt:lpwstr/>
      </vt:variant>
      <vt:variant>
        <vt:i4>4522059</vt:i4>
      </vt:variant>
      <vt:variant>
        <vt:i4>393</vt:i4>
      </vt:variant>
      <vt:variant>
        <vt:i4>0</vt:i4>
      </vt:variant>
      <vt:variant>
        <vt:i4>5</vt:i4>
      </vt:variant>
      <vt:variant>
        <vt:lpwstr>https://http/rusnakassociates.com/content/AbbottCOBCCourse/courses/EN-US/course/index.html?showScreen=71_C_16</vt:lpwstr>
      </vt:variant>
      <vt:variant>
        <vt:lpwstr/>
      </vt:variant>
      <vt:variant>
        <vt:i4>4522059</vt:i4>
      </vt:variant>
      <vt:variant>
        <vt:i4>390</vt:i4>
      </vt:variant>
      <vt:variant>
        <vt:i4>0</vt:i4>
      </vt:variant>
      <vt:variant>
        <vt:i4>5</vt:i4>
      </vt:variant>
      <vt:variant>
        <vt:lpwstr>https://http/rusnakassociates.com/content/AbbottCOBCCourse/courses/EN-US/course/index.html?showScreen=71_C_16</vt:lpwstr>
      </vt:variant>
      <vt:variant>
        <vt:lpwstr/>
      </vt:variant>
      <vt:variant>
        <vt:i4>4456523</vt:i4>
      </vt:variant>
      <vt:variant>
        <vt:i4>387</vt:i4>
      </vt:variant>
      <vt:variant>
        <vt:i4>0</vt:i4>
      </vt:variant>
      <vt:variant>
        <vt:i4>5</vt:i4>
      </vt:variant>
      <vt:variant>
        <vt:lpwstr>https://http/rusnakassociates.com/content/AbbottCOBCCourse/courses/EN-US/course/index.html?showScreen=70_C_16</vt:lpwstr>
      </vt:variant>
      <vt:variant>
        <vt:lpwstr/>
      </vt:variant>
      <vt:variant>
        <vt:i4>4456523</vt:i4>
      </vt:variant>
      <vt:variant>
        <vt:i4>384</vt:i4>
      </vt:variant>
      <vt:variant>
        <vt:i4>0</vt:i4>
      </vt:variant>
      <vt:variant>
        <vt:i4>5</vt:i4>
      </vt:variant>
      <vt:variant>
        <vt:lpwstr>https://http/rusnakassociates.com/content/AbbottCOBCCourse/courses/EN-US/course/index.html?showScreen=70_C_16</vt:lpwstr>
      </vt:variant>
      <vt:variant>
        <vt:lpwstr/>
      </vt:variant>
      <vt:variant>
        <vt:i4>4980810</vt:i4>
      </vt:variant>
      <vt:variant>
        <vt:i4>381</vt:i4>
      </vt:variant>
      <vt:variant>
        <vt:i4>0</vt:i4>
      </vt:variant>
      <vt:variant>
        <vt:i4>5</vt:i4>
      </vt:variant>
      <vt:variant>
        <vt:lpwstr>https://http/rusnakassociates.com/content/AbbottCOBCCourse/courses/EN-US/course/index.html?showScreen=68_C_16</vt:lpwstr>
      </vt:variant>
      <vt:variant>
        <vt:lpwstr/>
      </vt:variant>
      <vt:variant>
        <vt:i4>4980810</vt:i4>
      </vt:variant>
      <vt:variant>
        <vt:i4>378</vt:i4>
      </vt:variant>
      <vt:variant>
        <vt:i4>0</vt:i4>
      </vt:variant>
      <vt:variant>
        <vt:i4>5</vt:i4>
      </vt:variant>
      <vt:variant>
        <vt:lpwstr>https://http/rusnakassociates.com/content/AbbottCOBCCourse/courses/EN-US/course/index.html?showScreen=68_C_16</vt:lpwstr>
      </vt:variant>
      <vt:variant>
        <vt:lpwstr/>
      </vt:variant>
      <vt:variant>
        <vt:i4>4390986</vt:i4>
      </vt:variant>
      <vt:variant>
        <vt:i4>375</vt:i4>
      </vt:variant>
      <vt:variant>
        <vt:i4>0</vt:i4>
      </vt:variant>
      <vt:variant>
        <vt:i4>5</vt:i4>
      </vt:variant>
      <vt:variant>
        <vt:lpwstr>https://http/rusnakassociates.com/content/AbbottCOBCCourse/courses/EN-US/course/index.html?showScreen=67_C_16</vt:lpwstr>
      </vt:variant>
      <vt:variant>
        <vt:lpwstr/>
      </vt:variant>
      <vt:variant>
        <vt:i4>4390986</vt:i4>
      </vt:variant>
      <vt:variant>
        <vt:i4>372</vt:i4>
      </vt:variant>
      <vt:variant>
        <vt:i4>0</vt:i4>
      </vt:variant>
      <vt:variant>
        <vt:i4>5</vt:i4>
      </vt:variant>
      <vt:variant>
        <vt:lpwstr>https://http/rusnakassociates.com/content/AbbottCOBCCourse/courses/EN-US/course/index.html?showScreen=67_C_16</vt:lpwstr>
      </vt:variant>
      <vt:variant>
        <vt:lpwstr/>
      </vt:variant>
      <vt:variant>
        <vt:i4>4325450</vt:i4>
      </vt:variant>
      <vt:variant>
        <vt:i4>369</vt:i4>
      </vt:variant>
      <vt:variant>
        <vt:i4>0</vt:i4>
      </vt:variant>
      <vt:variant>
        <vt:i4>5</vt:i4>
      </vt:variant>
      <vt:variant>
        <vt:lpwstr>https://http/rusnakassociates.com/content/AbbottCOBCCourse/courses/EN-US/course/index.html?showScreen=66_C_16</vt:lpwstr>
      </vt:variant>
      <vt:variant>
        <vt:lpwstr/>
      </vt:variant>
      <vt:variant>
        <vt:i4>4325450</vt:i4>
      </vt:variant>
      <vt:variant>
        <vt:i4>366</vt:i4>
      </vt:variant>
      <vt:variant>
        <vt:i4>0</vt:i4>
      </vt:variant>
      <vt:variant>
        <vt:i4>5</vt:i4>
      </vt:variant>
      <vt:variant>
        <vt:lpwstr>https://http/rusnakassociates.com/content/AbbottCOBCCourse/courses/EN-US/course/index.html?showScreen=66_C_16</vt:lpwstr>
      </vt:variant>
      <vt:variant>
        <vt:lpwstr/>
      </vt:variant>
      <vt:variant>
        <vt:i4>4259914</vt:i4>
      </vt:variant>
      <vt:variant>
        <vt:i4>363</vt:i4>
      </vt:variant>
      <vt:variant>
        <vt:i4>0</vt:i4>
      </vt:variant>
      <vt:variant>
        <vt:i4>5</vt:i4>
      </vt:variant>
      <vt:variant>
        <vt:lpwstr>https://http/rusnakassociates.com/content/AbbottCOBCCourse/courses/EN-US/course/index.html?showScreen=65_C_16</vt:lpwstr>
      </vt:variant>
      <vt:variant>
        <vt:lpwstr/>
      </vt:variant>
      <vt:variant>
        <vt:i4>4259914</vt:i4>
      </vt:variant>
      <vt:variant>
        <vt:i4>360</vt:i4>
      </vt:variant>
      <vt:variant>
        <vt:i4>0</vt:i4>
      </vt:variant>
      <vt:variant>
        <vt:i4>5</vt:i4>
      </vt:variant>
      <vt:variant>
        <vt:lpwstr>https://http/rusnakassociates.com/content/AbbottCOBCCourse/courses/EN-US/course/index.html?showScreen=65_C_16</vt:lpwstr>
      </vt:variant>
      <vt:variant>
        <vt:lpwstr/>
      </vt:variant>
      <vt:variant>
        <vt:i4>4194378</vt:i4>
      </vt:variant>
      <vt:variant>
        <vt:i4>357</vt:i4>
      </vt:variant>
      <vt:variant>
        <vt:i4>0</vt:i4>
      </vt:variant>
      <vt:variant>
        <vt:i4>5</vt:i4>
      </vt:variant>
      <vt:variant>
        <vt:lpwstr>https://http/rusnakassociates.com/content/AbbottCOBCCourse/courses/EN-US/course/index.html?showScreen=64_C_16</vt:lpwstr>
      </vt:variant>
      <vt:variant>
        <vt:lpwstr/>
      </vt:variant>
      <vt:variant>
        <vt:i4>4194378</vt:i4>
      </vt:variant>
      <vt:variant>
        <vt:i4>354</vt:i4>
      </vt:variant>
      <vt:variant>
        <vt:i4>0</vt:i4>
      </vt:variant>
      <vt:variant>
        <vt:i4>5</vt:i4>
      </vt:variant>
      <vt:variant>
        <vt:lpwstr>https://http/rusnakassociates.com/content/AbbottCOBCCourse/courses/EN-US/course/index.html?showScreen=64_C_16</vt:lpwstr>
      </vt:variant>
      <vt:variant>
        <vt:lpwstr/>
      </vt:variant>
      <vt:variant>
        <vt:i4>4587594</vt:i4>
      </vt:variant>
      <vt:variant>
        <vt:i4>351</vt:i4>
      </vt:variant>
      <vt:variant>
        <vt:i4>0</vt:i4>
      </vt:variant>
      <vt:variant>
        <vt:i4>5</vt:i4>
      </vt:variant>
      <vt:variant>
        <vt:lpwstr>https://http/rusnakassociates.com/content/AbbottCOBCCourse/courses/EN-US/course/index.html?showScreen=62_C_16</vt:lpwstr>
      </vt:variant>
      <vt:variant>
        <vt:lpwstr/>
      </vt:variant>
      <vt:variant>
        <vt:i4>4587594</vt:i4>
      </vt:variant>
      <vt:variant>
        <vt:i4>348</vt:i4>
      </vt:variant>
      <vt:variant>
        <vt:i4>0</vt:i4>
      </vt:variant>
      <vt:variant>
        <vt:i4>5</vt:i4>
      </vt:variant>
      <vt:variant>
        <vt:lpwstr>https://http/rusnakassociates.com/content/AbbottCOBCCourse/courses/EN-US/course/index.html?showScreen=62_C_16</vt:lpwstr>
      </vt:variant>
      <vt:variant>
        <vt:lpwstr/>
      </vt:variant>
      <vt:variant>
        <vt:i4>4522058</vt:i4>
      </vt:variant>
      <vt:variant>
        <vt:i4>345</vt:i4>
      </vt:variant>
      <vt:variant>
        <vt:i4>0</vt:i4>
      </vt:variant>
      <vt:variant>
        <vt:i4>5</vt:i4>
      </vt:variant>
      <vt:variant>
        <vt:lpwstr>https://http/rusnakassociates.com/content/AbbottCOBCCourse/courses/EN-US/course/index.html?showScreen=61_C_16</vt:lpwstr>
      </vt:variant>
      <vt:variant>
        <vt:lpwstr/>
      </vt:variant>
      <vt:variant>
        <vt:i4>4522058</vt:i4>
      </vt:variant>
      <vt:variant>
        <vt:i4>342</vt:i4>
      </vt:variant>
      <vt:variant>
        <vt:i4>0</vt:i4>
      </vt:variant>
      <vt:variant>
        <vt:i4>5</vt:i4>
      </vt:variant>
      <vt:variant>
        <vt:lpwstr>https://http/rusnakassociates.com/content/AbbottCOBCCourse/courses/EN-US/course/index.html?showScreen=61_C_16</vt:lpwstr>
      </vt:variant>
      <vt:variant>
        <vt:lpwstr/>
      </vt:variant>
      <vt:variant>
        <vt:i4>4456522</vt:i4>
      </vt:variant>
      <vt:variant>
        <vt:i4>339</vt:i4>
      </vt:variant>
      <vt:variant>
        <vt:i4>0</vt:i4>
      </vt:variant>
      <vt:variant>
        <vt:i4>5</vt:i4>
      </vt:variant>
      <vt:variant>
        <vt:lpwstr>https://http/rusnakassociates.com/content/AbbottCOBCCourse/courses/EN-US/course/index.html?showScreen=60_C_16</vt:lpwstr>
      </vt:variant>
      <vt:variant>
        <vt:lpwstr/>
      </vt:variant>
      <vt:variant>
        <vt:i4>4456522</vt:i4>
      </vt:variant>
      <vt:variant>
        <vt:i4>336</vt:i4>
      </vt:variant>
      <vt:variant>
        <vt:i4>0</vt:i4>
      </vt:variant>
      <vt:variant>
        <vt:i4>5</vt:i4>
      </vt:variant>
      <vt:variant>
        <vt:lpwstr>https://http/rusnakassociates.com/content/AbbottCOBCCourse/courses/EN-US/course/index.html?showScreen=60_C_16</vt:lpwstr>
      </vt:variant>
      <vt:variant>
        <vt:lpwstr/>
      </vt:variant>
      <vt:variant>
        <vt:i4>4980809</vt:i4>
      </vt:variant>
      <vt:variant>
        <vt:i4>333</vt:i4>
      </vt:variant>
      <vt:variant>
        <vt:i4>0</vt:i4>
      </vt:variant>
      <vt:variant>
        <vt:i4>5</vt:i4>
      </vt:variant>
      <vt:variant>
        <vt:lpwstr>https://http/rusnakassociates.com/content/AbbottCOBCCourse/courses/EN-US/course/index.html?showScreen=58_C_16</vt:lpwstr>
      </vt:variant>
      <vt:variant>
        <vt:lpwstr/>
      </vt:variant>
      <vt:variant>
        <vt:i4>4980809</vt:i4>
      </vt:variant>
      <vt:variant>
        <vt:i4>330</vt:i4>
      </vt:variant>
      <vt:variant>
        <vt:i4>0</vt:i4>
      </vt:variant>
      <vt:variant>
        <vt:i4>5</vt:i4>
      </vt:variant>
      <vt:variant>
        <vt:lpwstr>https://http/rusnakassociates.com/content/AbbottCOBCCourse/courses/EN-US/course/index.html?showScreen=58_C_16</vt:lpwstr>
      </vt:variant>
      <vt:variant>
        <vt:lpwstr/>
      </vt:variant>
      <vt:variant>
        <vt:i4>4390985</vt:i4>
      </vt:variant>
      <vt:variant>
        <vt:i4>327</vt:i4>
      </vt:variant>
      <vt:variant>
        <vt:i4>0</vt:i4>
      </vt:variant>
      <vt:variant>
        <vt:i4>5</vt:i4>
      </vt:variant>
      <vt:variant>
        <vt:lpwstr>https://http/rusnakassociates.com/content/AbbottCOBCCourse/courses/EN-US/course/index.html?showScreen=57_C_16</vt:lpwstr>
      </vt:variant>
      <vt:variant>
        <vt:lpwstr/>
      </vt:variant>
      <vt:variant>
        <vt:i4>4390985</vt:i4>
      </vt:variant>
      <vt:variant>
        <vt:i4>324</vt:i4>
      </vt:variant>
      <vt:variant>
        <vt:i4>0</vt:i4>
      </vt:variant>
      <vt:variant>
        <vt:i4>5</vt:i4>
      </vt:variant>
      <vt:variant>
        <vt:lpwstr>https://http/rusnakassociates.com/content/AbbottCOBCCourse/courses/EN-US/course/index.html?showScreen=57_C_16</vt:lpwstr>
      </vt:variant>
      <vt:variant>
        <vt:lpwstr/>
      </vt:variant>
      <vt:variant>
        <vt:i4>4325449</vt:i4>
      </vt:variant>
      <vt:variant>
        <vt:i4>321</vt:i4>
      </vt:variant>
      <vt:variant>
        <vt:i4>0</vt:i4>
      </vt:variant>
      <vt:variant>
        <vt:i4>5</vt:i4>
      </vt:variant>
      <vt:variant>
        <vt:lpwstr>https://http/rusnakassociates.com/content/AbbottCOBCCourse/courses/EN-US/course/index.html?showScreen=56_C_16</vt:lpwstr>
      </vt:variant>
      <vt:variant>
        <vt:lpwstr/>
      </vt:variant>
      <vt:variant>
        <vt:i4>4325449</vt:i4>
      </vt:variant>
      <vt:variant>
        <vt:i4>318</vt:i4>
      </vt:variant>
      <vt:variant>
        <vt:i4>0</vt:i4>
      </vt:variant>
      <vt:variant>
        <vt:i4>5</vt:i4>
      </vt:variant>
      <vt:variant>
        <vt:lpwstr>https://http/rusnakassociates.com/content/AbbottCOBCCourse/courses/EN-US/course/index.html?showScreen=56_C_16</vt:lpwstr>
      </vt:variant>
      <vt:variant>
        <vt:lpwstr/>
      </vt:variant>
      <vt:variant>
        <vt:i4>4259913</vt:i4>
      </vt:variant>
      <vt:variant>
        <vt:i4>315</vt:i4>
      </vt:variant>
      <vt:variant>
        <vt:i4>0</vt:i4>
      </vt:variant>
      <vt:variant>
        <vt:i4>5</vt:i4>
      </vt:variant>
      <vt:variant>
        <vt:lpwstr>https://http/rusnakassociates.com/content/AbbottCOBCCourse/courses/EN-US/course/index.html?showScreen=55_C_16</vt:lpwstr>
      </vt:variant>
      <vt:variant>
        <vt:lpwstr/>
      </vt:variant>
      <vt:variant>
        <vt:i4>4259913</vt:i4>
      </vt:variant>
      <vt:variant>
        <vt:i4>312</vt:i4>
      </vt:variant>
      <vt:variant>
        <vt:i4>0</vt:i4>
      </vt:variant>
      <vt:variant>
        <vt:i4>5</vt:i4>
      </vt:variant>
      <vt:variant>
        <vt:lpwstr>https://http/rusnakassociates.com/content/AbbottCOBCCourse/courses/EN-US/course/index.html?showScreen=55_C_16</vt:lpwstr>
      </vt:variant>
      <vt:variant>
        <vt:lpwstr/>
      </vt:variant>
      <vt:variant>
        <vt:i4>4194377</vt:i4>
      </vt:variant>
      <vt:variant>
        <vt:i4>309</vt:i4>
      </vt:variant>
      <vt:variant>
        <vt:i4>0</vt:i4>
      </vt:variant>
      <vt:variant>
        <vt:i4>5</vt:i4>
      </vt:variant>
      <vt:variant>
        <vt:lpwstr>https://http/rusnakassociates.com/content/AbbottCOBCCourse/courses/EN-US/course/index.html?showScreen=54_C_16</vt:lpwstr>
      </vt:variant>
      <vt:variant>
        <vt:lpwstr/>
      </vt:variant>
      <vt:variant>
        <vt:i4>4194377</vt:i4>
      </vt:variant>
      <vt:variant>
        <vt:i4>306</vt:i4>
      </vt:variant>
      <vt:variant>
        <vt:i4>0</vt:i4>
      </vt:variant>
      <vt:variant>
        <vt:i4>5</vt:i4>
      </vt:variant>
      <vt:variant>
        <vt:lpwstr>https://http/rusnakassociates.com/content/AbbottCOBCCourse/courses/EN-US/course/index.html?showScreen=54_C_16</vt:lpwstr>
      </vt:variant>
      <vt:variant>
        <vt:lpwstr/>
      </vt:variant>
      <vt:variant>
        <vt:i4>4653129</vt:i4>
      </vt:variant>
      <vt:variant>
        <vt:i4>303</vt:i4>
      </vt:variant>
      <vt:variant>
        <vt:i4>0</vt:i4>
      </vt:variant>
      <vt:variant>
        <vt:i4>5</vt:i4>
      </vt:variant>
      <vt:variant>
        <vt:lpwstr>https://http/rusnakassociates.com/content/AbbottCOBCCourse/courses/EN-US/course/index.html?showScreen=53_C_16</vt:lpwstr>
      </vt:variant>
      <vt:variant>
        <vt:lpwstr/>
      </vt:variant>
      <vt:variant>
        <vt:i4>4653129</vt:i4>
      </vt:variant>
      <vt:variant>
        <vt:i4>300</vt:i4>
      </vt:variant>
      <vt:variant>
        <vt:i4>0</vt:i4>
      </vt:variant>
      <vt:variant>
        <vt:i4>5</vt:i4>
      </vt:variant>
      <vt:variant>
        <vt:lpwstr>https://http/rusnakassociates.com/content/AbbottCOBCCourse/courses/EN-US/course/index.html?showScreen=53_C_16</vt:lpwstr>
      </vt:variant>
      <vt:variant>
        <vt:lpwstr/>
      </vt:variant>
      <vt:variant>
        <vt:i4>4522057</vt:i4>
      </vt:variant>
      <vt:variant>
        <vt:i4>297</vt:i4>
      </vt:variant>
      <vt:variant>
        <vt:i4>0</vt:i4>
      </vt:variant>
      <vt:variant>
        <vt:i4>5</vt:i4>
      </vt:variant>
      <vt:variant>
        <vt:lpwstr>https://http/rusnakassociates.com/content/AbbottCOBCCourse/courses/EN-US/course/index.html?showScreen=51_C_16</vt:lpwstr>
      </vt:variant>
      <vt:variant>
        <vt:lpwstr/>
      </vt:variant>
      <vt:variant>
        <vt:i4>4522057</vt:i4>
      </vt:variant>
      <vt:variant>
        <vt:i4>294</vt:i4>
      </vt:variant>
      <vt:variant>
        <vt:i4>0</vt:i4>
      </vt:variant>
      <vt:variant>
        <vt:i4>5</vt:i4>
      </vt:variant>
      <vt:variant>
        <vt:lpwstr>https://http/rusnakassociates.com/content/AbbottCOBCCourse/courses/EN-US/course/index.html?showScreen=51_C_16</vt:lpwstr>
      </vt:variant>
      <vt:variant>
        <vt:lpwstr/>
      </vt:variant>
      <vt:variant>
        <vt:i4>4456521</vt:i4>
      </vt:variant>
      <vt:variant>
        <vt:i4>291</vt:i4>
      </vt:variant>
      <vt:variant>
        <vt:i4>0</vt:i4>
      </vt:variant>
      <vt:variant>
        <vt:i4>5</vt:i4>
      </vt:variant>
      <vt:variant>
        <vt:lpwstr>https://http/rusnakassociates.com/content/AbbottCOBCCourse/courses/EN-US/course/index.html?showScreen=50_C_16</vt:lpwstr>
      </vt:variant>
      <vt:variant>
        <vt:lpwstr/>
      </vt:variant>
      <vt:variant>
        <vt:i4>4456521</vt:i4>
      </vt:variant>
      <vt:variant>
        <vt:i4>288</vt:i4>
      </vt:variant>
      <vt:variant>
        <vt:i4>0</vt:i4>
      </vt:variant>
      <vt:variant>
        <vt:i4>5</vt:i4>
      </vt:variant>
      <vt:variant>
        <vt:lpwstr>https://http/rusnakassociates.com/content/AbbottCOBCCourse/courses/EN-US/course/index.html?showScreen=50_C_16</vt:lpwstr>
      </vt:variant>
      <vt:variant>
        <vt:lpwstr/>
      </vt:variant>
      <vt:variant>
        <vt:i4>5046344</vt:i4>
      </vt:variant>
      <vt:variant>
        <vt:i4>285</vt:i4>
      </vt:variant>
      <vt:variant>
        <vt:i4>0</vt:i4>
      </vt:variant>
      <vt:variant>
        <vt:i4>5</vt:i4>
      </vt:variant>
      <vt:variant>
        <vt:lpwstr>https://http/rusnakassociates.com/content/AbbottCOBCCourse/courses/EN-US/course/index.html?showScreen=49_C_16</vt:lpwstr>
      </vt:variant>
      <vt:variant>
        <vt:lpwstr/>
      </vt:variant>
      <vt:variant>
        <vt:i4>5046344</vt:i4>
      </vt:variant>
      <vt:variant>
        <vt:i4>282</vt:i4>
      </vt:variant>
      <vt:variant>
        <vt:i4>0</vt:i4>
      </vt:variant>
      <vt:variant>
        <vt:i4>5</vt:i4>
      </vt:variant>
      <vt:variant>
        <vt:lpwstr>https://http/rusnakassociates.com/content/AbbottCOBCCourse/courses/EN-US/course/index.html?showScreen=49_C_16</vt:lpwstr>
      </vt:variant>
      <vt:variant>
        <vt:lpwstr/>
      </vt:variant>
      <vt:variant>
        <vt:i4>4980808</vt:i4>
      </vt:variant>
      <vt:variant>
        <vt:i4>279</vt:i4>
      </vt:variant>
      <vt:variant>
        <vt:i4>0</vt:i4>
      </vt:variant>
      <vt:variant>
        <vt:i4>5</vt:i4>
      </vt:variant>
      <vt:variant>
        <vt:lpwstr>https://http/rusnakassociates.com/content/AbbottCOBCCourse/courses/EN-US/course/index.html?showScreen=48_C_16</vt:lpwstr>
      </vt:variant>
      <vt:variant>
        <vt:lpwstr/>
      </vt:variant>
      <vt:variant>
        <vt:i4>4980808</vt:i4>
      </vt:variant>
      <vt:variant>
        <vt:i4>276</vt:i4>
      </vt:variant>
      <vt:variant>
        <vt:i4>0</vt:i4>
      </vt:variant>
      <vt:variant>
        <vt:i4>5</vt:i4>
      </vt:variant>
      <vt:variant>
        <vt:lpwstr>https://http/rusnakassociates.com/content/AbbottCOBCCourse/courses/EN-US/course/index.html?showScreen=48_C_16</vt:lpwstr>
      </vt:variant>
      <vt:variant>
        <vt:lpwstr/>
      </vt:variant>
      <vt:variant>
        <vt:i4>4390984</vt:i4>
      </vt:variant>
      <vt:variant>
        <vt:i4>273</vt:i4>
      </vt:variant>
      <vt:variant>
        <vt:i4>0</vt:i4>
      </vt:variant>
      <vt:variant>
        <vt:i4>5</vt:i4>
      </vt:variant>
      <vt:variant>
        <vt:lpwstr>https://http/rusnakassociates.com/content/AbbottCOBCCourse/courses/EN-US/course/index.html?showScreen=47_C_16</vt:lpwstr>
      </vt:variant>
      <vt:variant>
        <vt:lpwstr/>
      </vt:variant>
      <vt:variant>
        <vt:i4>4390984</vt:i4>
      </vt:variant>
      <vt:variant>
        <vt:i4>270</vt:i4>
      </vt:variant>
      <vt:variant>
        <vt:i4>0</vt:i4>
      </vt:variant>
      <vt:variant>
        <vt:i4>5</vt:i4>
      </vt:variant>
      <vt:variant>
        <vt:lpwstr>https://http/rusnakassociates.com/content/AbbottCOBCCourse/courses/EN-US/course/index.html?showScreen=47_C_16</vt:lpwstr>
      </vt:variant>
      <vt:variant>
        <vt:lpwstr/>
      </vt:variant>
      <vt:variant>
        <vt:i4>4259912</vt:i4>
      </vt:variant>
      <vt:variant>
        <vt:i4>267</vt:i4>
      </vt:variant>
      <vt:variant>
        <vt:i4>0</vt:i4>
      </vt:variant>
      <vt:variant>
        <vt:i4>5</vt:i4>
      </vt:variant>
      <vt:variant>
        <vt:lpwstr>https://http/rusnakassociates.com/content/AbbottCOBCCourse/courses/EN-US/course/index.html?showScreen=45_C_16</vt:lpwstr>
      </vt:variant>
      <vt:variant>
        <vt:lpwstr/>
      </vt:variant>
      <vt:variant>
        <vt:i4>4259912</vt:i4>
      </vt:variant>
      <vt:variant>
        <vt:i4>264</vt:i4>
      </vt:variant>
      <vt:variant>
        <vt:i4>0</vt:i4>
      </vt:variant>
      <vt:variant>
        <vt:i4>5</vt:i4>
      </vt:variant>
      <vt:variant>
        <vt:lpwstr>https://http/rusnakassociates.com/content/AbbottCOBCCourse/courses/EN-US/course/index.html?showScreen=45_C_16</vt:lpwstr>
      </vt:variant>
      <vt:variant>
        <vt:lpwstr/>
      </vt:variant>
      <vt:variant>
        <vt:i4>4194376</vt:i4>
      </vt:variant>
      <vt:variant>
        <vt:i4>261</vt:i4>
      </vt:variant>
      <vt:variant>
        <vt:i4>0</vt:i4>
      </vt:variant>
      <vt:variant>
        <vt:i4>5</vt:i4>
      </vt:variant>
      <vt:variant>
        <vt:lpwstr>https://http/rusnakassociates.com/content/AbbottCOBCCourse/courses/EN-US/course/index.html?showScreen=44_C_16</vt:lpwstr>
      </vt:variant>
      <vt:variant>
        <vt:lpwstr/>
      </vt:variant>
      <vt:variant>
        <vt:i4>4194376</vt:i4>
      </vt:variant>
      <vt:variant>
        <vt:i4>258</vt:i4>
      </vt:variant>
      <vt:variant>
        <vt:i4>0</vt:i4>
      </vt:variant>
      <vt:variant>
        <vt:i4>5</vt:i4>
      </vt:variant>
      <vt:variant>
        <vt:lpwstr>https://http/rusnakassociates.com/content/AbbottCOBCCourse/courses/EN-US/course/index.html?showScreen=44_C_16</vt:lpwstr>
      </vt:variant>
      <vt:variant>
        <vt:lpwstr/>
      </vt:variant>
      <vt:variant>
        <vt:i4>4653128</vt:i4>
      </vt:variant>
      <vt:variant>
        <vt:i4>255</vt:i4>
      </vt:variant>
      <vt:variant>
        <vt:i4>0</vt:i4>
      </vt:variant>
      <vt:variant>
        <vt:i4>5</vt:i4>
      </vt:variant>
      <vt:variant>
        <vt:lpwstr>https://http/rusnakassociates.com/content/AbbottCOBCCourse/courses/EN-US/course/index.html?showScreen=43_C_16</vt:lpwstr>
      </vt:variant>
      <vt:variant>
        <vt:lpwstr/>
      </vt:variant>
      <vt:variant>
        <vt:i4>4653128</vt:i4>
      </vt:variant>
      <vt:variant>
        <vt:i4>252</vt:i4>
      </vt:variant>
      <vt:variant>
        <vt:i4>0</vt:i4>
      </vt:variant>
      <vt:variant>
        <vt:i4>5</vt:i4>
      </vt:variant>
      <vt:variant>
        <vt:lpwstr>https://http/rusnakassociates.com/content/AbbottCOBCCourse/courses/EN-US/course/index.html?showScreen=43_C_16</vt:lpwstr>
      </vt:variant>
      <vt:variant>
        <vt:lpwstr/>
      </vt:variant>
      <vt:variant>
        <vt:i4>4587592</vt:i4>
      </vt:variant>
      <vt:variant>
        <vt:i4>249</vt:i4>
      </vt:variant>
      <vt:variant>
        <vt:i4>0</vt:i4>
      </vt:variant>
      <vt:variant>
        <vt:i4>5</vt:i4>
      </vt:variant>
      <vt:variant>
        <vt:lpwstr>https://http/rusnakassociates.com/content/AbbottCOBCCourse/courses/EN-US/course/index.html?showScreen=42_C_15</vt:lpwstr>
      </vt:variant>
      <vt:variant>
        <vt:lpwstr/>
      </vt:variant>
      <vt:variant>
        <vt:i4>4587592</vt:i4>
      </vt:variant>
      <vt:variant>
        <vt:i4>246</vt:i4>
      </vt:variant>
      <vt:variant>
        <vt:i4>0</vt:i4>
      </vt:variant>
      <vt:variant>
        <vt:i4>5</vt:i4>
      </vt:variant>
      <vt:variant>
        <vt:lpwstr>https://http/rusnakassociates.com/content/AbbottCOBCCourse/courses/EN-US/course/index.html?showScreen=42_C_15</vt:lpwstr>
      </vt:variant>
      <vt:variant>
        <vt:lpwstr/>
      </vt:variant>
      <vt:variant>
        <vt:i4>4522056</vt:i4>
      </vt:variant>
      <vt:variant>
        <vt:i4>243</vt:i4>
      </vt:variant>
      <vt:variant>
        <vt:i4>0</vt:i4>
      </vt:variant>
      <vt:variant>
        <vt:i4>5</vt:i4>
      </vt:variant>
      <vt:variant>
        <vt:lpwstr>https://http/rusnakassociates.com/content/AbbottCOBCCourse/courses/EN-US/course/index.html?showScreen=41_C_14</vt:lpwstr>
      </vt:variant>
      <vt:variant>
        <vt:lpwstr/>
      </vt:variant>
      <vt:variant>
        <vt:i4>4522056</vt:i4>
      </vt:variant>
      <vt:variant>
        <vt:i4>240</vt:i4>
      </vt:variant>
      <vt:variant>
        <vt:i4>0</vt:i4>
      </vt:variant>
      <vt:variant>
        <vt:i4>5</vt:i4>
      </vt:variant>
      <vt:variant>
        <vt:lpwstr>https://http/rusnakassociates.com/content/AbbottCOBCCourse/courses/EN-US/course/index.html?showScreen=41_C_14</vt:lpwstr>
      </vt:variant>
      <vt:variant>
        <vt:lpwstr/>
      </vt:variant>
      <vt:variant>
        <vt:i4>4456520</vt:i4>
      </vt:variant>
      <vt:variant>
        <vt:i4>237</vt:i4>
      </vt:variant>
      <vt:variant>
        <vt:i4>0</vt:i4>
      </vt:variant>
      <vt:variant>
        <vt:i4>5</vt:i4>
      </vt:variant>
      <vt:variant>
        <vt:lpwstr>https://http/rusnakassociates.com/content/AbbottCOBCCourse/courses/EN-US/course/index.html?showScreen=40_C_13</vt:lpwstr>
      </vt:variant>
      <vt:variant>
        <vt:lpwstr/>
      </vt:variant>
      <vt:variant>
        <vt:i4>4456520</vt:i4>
      </vt:variant>
      <vt:variant>
        <vt:i4>234</vt:i4>
      </vt:variant>
      <vt:variant>
        <vt:i4>0</vt:i4>
      </vt:variant>
      <vt:variant>
        <vt:i4>5</vt:i4>
      </vt:variant>
      <vt:variant>
        <vt:lpwstr>https://http/rusnakassociates.com/content/AbbottCOBCCourse/courses/EN-US/course/index.html?showScreen=40_C_13</vt:lpwstr>
      </vt:variant>
      <vt:variant>
        <vt:lpwstr/>
      </vt:variant>
      <vt:variant>
        <vt:i4>5046351</vt:i4>
      </vt:variant>
      <vt:variant>
        <vt:i4>231</vt:i4>
      </vt:variant>
      <vt:variant>
        <vt:i4>0</vt:i4>
      </vt:variant>
      <vt:variant>
        <vt:i4>5</vt:i4>
      </vt:variant>
      <vt:variant>
        <vt:lpwstr>https://http/rusnakassociates.com/content/AbbottCOBCCourse/courses/EN-US/course/index.html?showScreen=39_C_13</vt:lpwstr>
      </vt:variant>
      <vt:variant>
        <vt:lpwstr/>
      </vt:variant>
      <vt:variant>
        <vt:i4>5046351</vt:i4>
      </vt:variant>
      <vt:variant>
        <vt:i4>228</vt:i4>
      </vt:variant>
      <vt:variant>
        <vt:i4>0</vt:i4>
      </vt:variant>
      <vt:variant>
        <vt:i4>5</vt:i4>
      </vt:variant>
      <vt:variant>
        <vt:lpwstr>https://http/rusnakassociates.com/content/AbbottCOBCCourse/courses/EN-US/course/index.html?showScreen=39_C_13</vt:lpwstr>
      </vt:variant>
      <vt:variant>
        <vt:lpwstr/>
      </vt:variant>
      <vt:variant>
        <vt:i4>4980815</vt:i4>
      </vt:variant>
      <vt:variant>
        <vt:i4>225</vt:i4>
      </vt:variant>
      <vt:variant>
        <vt:i4>0</vt:i4>
      </vt:variant>
      <vt:variant>
        <vt:i4>5</vt:i4>
      </vt:variant>
      <vt:variant>
        <vt:lpwstr>https://http/rusnakassociates.com/content/AbbottCOBCCourse/courses/EN-US/course/index.html?showScreen=38_C_13</vt:lpwstr>
      </vt:variant>
      <vt:variant>
        <vt:lpwstr/>
      </vt:variant>
      <vt:variant>
        <vt:i4>4980815</vt:i4>
      </vt:variant>
      <vt:variant>
        <vt:i4>222</vt:i4>
      </vt:variant>
      <vt:variant>
        <vt:i4>0</vt:i4>
      </vt:variant>
      <vt:variant>
        <vt:i4>5</vt:i4>
      </vt:variant>
      <vt:variant>
        <vt:lpwstr>https://http/rusnakassociates.com/content/AbbottCOBCCourse/courses/EN-US/course/index.html?showScreen=38_C_13</vt:lpwstr>
      </vt:variant>
      <vt:variant>
        <vt:lpwstr/>
      </vt:variant>
      <vt:variant>
        <vt:i4>4390991</vt:i4>
      </vt:variant>
      <vt:variant>
        <vt:i4>219</vt:i4>
      </vt:variant>
      <vt:variant>
        <vt:i4>0</vt:i4>
      </vt:variant>
      <vt:variant>
        <vt:i4>5</vt:i4>
      </vt:variant>
      <vt:variant>
        <vt:lpwstr>https://http/rusnakassociates.com/content/AbbottCOBCCourse/courses/EN-US/course/index.html?showScreen=37_C_13</vt:lpwstr>
      </vt:variant>
      <vt:variant>
        <vt:lpwstr/>
      </vt:variant>
      <vt:variant>
        <vt:i4>4390991</vt:i4>
      </vt:variant>
      <vt:variant>
        <vt:i4>216</vt:i4>
      </vt:variant>
      <vt:variant>
        <vt:i4>0</vt:i4>
      </vt:variant>
      <vt:variant>
        <vt:i4>5</vt:i4>
      </vt:variant>
      <vt:variant>
        <vt:lpwstr>https://http/rusnakassociates.com/content/AbbottCOBCCourse/courses/EN-US/course/index.html?showScreen=37_C_13</vt:lpwstr>
      </vt:variant>
      <vt:variant>
        <vt:lpwstr/>
      </vt:variant>
      <vt:variant>
        <vt:i4>4325455</vt:i4>
      </vt:variant>
      <vt:variant>
        <vt:i4>213</vt:i4>
      </vt:variant>
      <vt:variant>
        <vt:i4>0</vt:i4>
      </vt:variant>
      <vt:variant>
        <vt:i4>5</vt:i4>
      </vt:variant>
      <vt:variant>
        <vt:lpwstr>https://http/rusnakassociates.com/content/AbbottCOBCCourse/courses/EN-US/course/index.html?showScreen=36_C_13</vt:lpwstr>
      </vt:variant>
      <vt:variant>
        <vt:lpwstr/>
      </vt:variant>
      <vt:variant>
        <vt:i4>4325455</vt:i4>
      </vt:variant>
      <vt:variant>
        <vt:i4>210</vt:i4>
      </vt:variant>
      <vt:variant>
        <vt:i4>0</vt:i4>
      </vt:variant>
      <vt:variant>
        <vt:i4>5</vt:i4>
      </vt:variant>
      <vt:variant>
        <vt:lpwstr>https://http/rusnakassociates.com/content/AbbottCOBCCourse/courses/EN-US/course/index.html?showScreen=36_C_13</vt:lpwstr>
      </vt:variant>
      <vt:variant>
        <vt:lpwstr/>
      </vt:variant>
      <vt:variant>
        <vt:i4>4259919</vt:i4>
      </vt:variant>
      <vt:variant>
        <vt:i4>207</vt:i4>
      </vt:variant>
      <vt:variant>
        <vt:i4>0</vt:i4>
      </vt:variant>
      <vt:variant>
        <vt:i4>5</vt:i4>
      </vt:variant>
      <vt:variant>
        <vt:lpwstr>https://http/rusnakassociates.com/content/AbbottCOBCCourse/courses/EN-US/course/index.html?showScreen=35_C_13</vt:lpwstr>
      </vt:variant>
      <vt:variant>
        <vt:lpwstr/>
      </vt:variant>
      <vt:variant>
        <vt:i4>4259919</vt:i4>
      </vt:variant>
      <vt:variant>
        <vt:i4>204</vt:i4>
      </vt:variant>
      <vt:variant>
        <vt:i4>0</vt:i4>
      </vt:variant>
      <vt:variant>
        <vt:i4>5</vt:i4>
      </vt:variant>
      <vt:variant>
        <vt:lpwstr>https://http/rusnakassociates.com/content/AbbottCOBCCourse/courses/EN-US/course/index.html?showScreen=35_C_13</vt:lpwstr>
      </vt:variant>
      <vt:variant>
        <vt:lpwstr/>
      </vt:variant>
      <vt:variant>
        <vt:i4>4194383</vt:i4>
      </vt:variant>
      <vt:variant>
        <vt:i4>201</vt:i4>
      </vt:variant>
      <vt:variant>
        <vt:i4>0</vt:i4>
      </vt:variant>
      <vt:variant>
        <vt:i4>5</vt:i4>
      </vt:variant>
      <vt:variant>
        <vt:lpwstr>https://http/rusnakassociates.com/content/AbbottCOBCCourse/courses/EN-US/course/index.html?showScreen=34_C_13</vt:lpwstr>
      </vt:variant>
      <vt:variant>
        <vt:lpwstr/>
      </vt:variant>
      <vt:variant>
        <vt:i4>4194383</vt:i4>
      </vt:variant>
      <vt:variant>
        <vt:i4>198</vt:i4>
      </vt:variant>
      <vt:variant>
        <vt:i4>0</vt:i4>
      </vt:variant>
      <vt:variant>
        <vt:i4>5</vt:i4>
      </vt:variant>
      <vt:variant>
        <vt:lpwstr>https://http/rusnakassociates.com/content/AbbottCOBCCourse/courses/EN-US/course/index.html?showScreen=34_C_13</vt:lpwstr>
      </vt:variant>
      <vt:variant>
        <vt:lpwstr/>
      </vt:variant>
      <vt:variant>
        <vt:i4>4653135</vt:i4>
      </vt:variant>
      <vt:variant>
        <vt:i4>195</vt:i4>
      </vt:variant>
      <vt:variant>
        <vt:i4>0</vt:i4>
      </vt:variant>
      <vt:variant>
        <vt:i4>5</vt:i4>
      </vt:variant>
      <vt:variant>
        <vt:lpwstr>https://http/rusnakassociates.com/content/AbbottCOBCCourse/courses/EN-US/course/index.html?showScreen=33_C_13</vt:lpwstr>
      </vt:variant>
      <vt:variant>
        <vt:lpwstr/>
      </vt:variant>
      <vt:variant>
        <vt:i4>4653135</vt:i4>
      </vt:variant>
      <vt:variant>
        <vt:i4>192</vt:i4>
      </vt:variant>
      <vt:variant>
        <vt:i4>0</vt:i4>
      </vt:variant>
      <vt:variant>
        <vt:i4>5</vt:i4>
      </vt:variant>
      <vt:variant>
        <vt:lpwstr>https://http/rusnakassociates.com/content/AbbottCOBCCourse/courses/EN-US/course/index.html?showScreen=33_C_13</vt:lpwstr>
      </vt:variant>
      <vt:variant>
        <vt:lpwstr/>
      </vt:variant>
      <vt:variant>
        <vt:i4>4587599</vt:i4>
      </vt:variant>
      <vt:variant>
        <vt:i4>189</vt:i4>
      </vt:variant>
      <vt:variant>
        <vt:i4>0</vt:i4>
      </vt:variant>
      <vt:variant>
        <vt:i4>5</vt:i4>
      </vt:variant>
      <vt:variant>
        <vt:lpwstr>https://http/rusnakassociates.com/content/AbbottCOBCCourse/courses/EN-US/course/index.html?showScreen=32_C_13</vt:lpwstr>
      </vt:variant>
      <vt:variant>
        <vt:lpwstr/>
      </vt:variant>
      <vt:variant>
        <vt:i4>4587599</vt:i4>
      </vt:variant>
      <vt:variant>
        <vt:i4>186</vt:i4>
      </vt:variant>
      <vt:variant>
        <vt:i4>0</vt:i4>
      </vt:variant>
      <vt:variant>
        <vt:i4>5</vt:i4>
      </vt:variant>
      <vt:variant>
        <vt:lpwstr>https://http/rusnakassociates.com/content/AbbottCOBCCourse/courses/EN-US/course/index.html?showScreen=32_C_13</vt:lpwstr>
      </vt:variant>
      <vt:variant>
        <vt:lpwstr/>
      </vt:variant>
      <vt:variant>
        <vt:i4>4522063</vt:i4>
      </vt:variant>
      <vt:variant>
        <vt:i4>183</vt:i4>
      </vt:variant>
      <vt:variant>
        <vt:i4>0</vt:i4>
      </vt:variant>
      <vt:variant>
        <vt:i4>5</vt:i4>
      </vt:variant>
      <vt:variant>
        <vt:lpwstr>https://http/rusnakassociates.com/content/AbbottCOBCCourse/courses/EN-US/course/index.html?showScreen=31_C_13</vt:lpwstr>
      </vt:variant>
      <vt:variant>
        <vt:lpwstr/>
      </vt:variant>
      <vt:variant>
        <vt:i4>4522063</vt:i4>
      </vt:variant>
      <vt:variant>
        <vt:i4>180</vt:i4>
      </vt:variant>
      <vt:variant>
        <vt:i4>0</vt:i4>
      </vt:variant>
      <vt:variant>
        <vt:i4>5</vt:i4>
      </vt:variant>
      <vt:variant>
        <vt:lpwstr>https://http/rusnakassociates.com/content/AbbottCOBCCourse/courses/EN-US/course/index.html?showScreen=31_C_13</vt:lpwstr>
      </vt:variant>
      <vt:variant>
        <vt:lpwstr/>
      </vt:variant>
      <vt:variant>
        <vt:i4>4456527</vt:i4>
      </vt:variant>
      <vt:variant>
        <vt:i4>177</vt:i4>
      </vt:variant>
      <vt:variant>
        <vt:i4>0</vt:i4>
      </vt:variant>
      <vt:variant>
        <vt:i4>5</vt:i4>
      </vt:variant>
      <vt:variant>
        <vt:lpwstr>https://http/rusnakassociates.com/content/AbbottCOBCCourse/courses/EN-US/course/index.html?showScreen=30_C_13</vt:lpwstr>
      </vt:variant>
      <vt:variant>
        <vt:lpwstr/>
      </vt:variant>
      <vt:variant>
        <vt:i4>4456527</vt:i4>
      </vt:variant>
      <vt:variant>
        <vt:i4>174</vt:i4>
      </vt:variant>
      <vt:variant>
        <vt:i4>0</vt:i4>
      </vt:variant>
      <vt:variant>
        <vt:i4>5</vt:i4>
      </vt:variant>
      <vt:variant>
        <vt:lpwstr>https://http/rusnakassociates.com/content/AbbottCOBCCourse/courses/EN-US/course/index.html?showScreen=30_C_13</vt:lpwstr>
      </vt:variant>
      <vt:variant>
        <vt:lpwstr/>
      </vt:variant>
      <vt:variant>
        <vt:i4>5046350</vt:i4>
      </vt:variant>
      <vt:variant>
        <vt:i4>171</vt:i4>
      </vt:variant>
      <vt:variant>
        <vt:i4>0</vt:i4>
      </vt:variant>
      <vt:variant>
        <vt:i4>5</vt:i4>
      </vt:variant>
      <vt:variant>
        <vt:lpwstr>https://http/rusnakassociates.com/content/AbbottCOBCCourse/courses/EN-US/course/index.html?showScreen=29_C_12</vt:lpwstr>
      </vt:variant>
      <vt:variant>
        <vt:lpwstr/>
      </vt:variant>
      <vt:variant>
        <vt:i4>5046350</vt:i4>
      </vt:variant>
      <vt:variant>
        <vt:i4>168</vt:i4>
      </vt:variant>
      <vt:variant>
        <vt:i4>0</vt:i4>
      </vt:variant>
      <vt:variant>
        <vt:i4>5</vt:i4>
      </vt:variant>
      <vt:variant>
        <vt:lpwstr>https://http/rusnakassociates.com/content/AbbottCOBCCourse/courses/EN-US/course/index.html?showScreen=29_C_12</vt:lpwstr>
      </vt:variant>
      <vt:variant>
        <vt:lpwstr/>
      </vt:variant>
      <vt:variant>
        <vt:i4>4980814</vt:i4>
      </vt:variant>
      <vt:variant>
        <vt:i4>165</vt:i4>
      </vt:variant>
      <vt:variant>
        <vt:i4>0</vt:i4>
      </vt:variant>
      <vt:variant>
        <vt:i4>5</vt:i4>
      </vt:variant>
      <vt:variant>
        <vt:lpwstr>https://http/rusnakassociates.com/content/AbbottCOBCCourse/courses/EN-US/course/index.html?showScreen=28_C_12</vt:lpwstr>
      </vt:variant>
      <vt:variant>
        <vt:lpwstr/>
      </vt:variant>
      <vt:variant>
        <vt:i4>4980814</vt:i4>
      </vt:variant>
      <vt:variant>
        <vt:i4>162</vt:i4>
      </vt:variant>
      <vt:variant>
        <vt:i4>0</vt:i4>
      </vt:variant>
      <vt:variant>
        <vt:i4>5</vt:i4>
      </vt:variant>
      <vt:variant>
        <vt:lpwstr>https://http/rusnakassociates.com/content/AbbottCOBCCourse/courses/EN-US/course/index.html?showScreen=28_C_12</vt:lpwstr>
      </vt:variant>
      <vt:variant>
        <vt:lpwstr/>
      </vt:variant>
      <vt:variant>
        <vt:i4>4390990</vt:i4>
      </vt:variant>
      <vt:variant>
        <vt:i4>159</vt:i4>
      </vt:variant>
      <vt:variant>
        <vt:i4>0</vt:i4>
      </vt:variant>
      <vt:variant>
        <vt:i4>5</vt:i4>
      </vt:variant>
      <vt:variant>
        <vt:lpwstr>https://http/rusnakassociates.com/content/AbbottCOBCCourse/courses/EN-US/course/index.html?showScreen=27_C_12</vt:lpwstr>
      </vt:variant>
      <vt:variant>
        <vt:lpwstr/>
      </vt:variant>
      <vt:variant>
        <vt:i4>4390990</vt:i4>
      </vt:variant>
      <vt:variant>
        <vt:i4>156</vt:i4>
      </vt:variant>
      <vt:variant>
        <vt:i4>0</vt:i4>
      </vt:variant>
      <vt:variant>
        <vt:i4>5</vt:i4>
      </vt:variant>
      <vt:variant>
        <vt:lpwstr>https://http/rusnakassociates.com/content/AbbottCOBCCourse/courses/EN-US/course/index.html?showScreen=27_C_12</vt:lpwstr>
      </vt:variant>
      <vt:variant>
        <vt:lpwstr/>
      </vt:variant>
      <vt:variant>
        <vt:i4>4325454</vt:i4>
      </vt:variant>
      <vt:variant>
        <vt:i4>153</vt:i4>
      </vt:variant>
      <vt:variant>
        <vt:i4>0</vt:i4>
      </vt:variant>
      <vt:variant>
        <vt:i4>5</vt:i4>
      </vt:variant>
      <vt:variant>
        <vt:lpwstr>https://http/rusnakassociates.com/content/AbbottCOBCCourse/courses/EN-US/course/index.html?showScreen=26_C_12</vt:lpwstr>
      </vt:variant>
      <vt:variant>
        <vt:lpwstr/>
      </vt:variant>
      <vt:variant>
        <vt:i4>4325454</vt:i4>
      </vt:variant>
      <vt:variant>
        <vt:i4>150</vt:i4>
      </vt:variant>
      <vt:variant>
        <vt:i4>0</vt:i4>
      </vt:variant>
      <vt:variant>
        <vt:i4>5</vt:i4>
      </vt:variant>
      <vt:variant>
        <vt:lpwstr>https://http/rusnakassociates.com/content/AbbottCOBCCourse/courses/EN-US/course/index.html?showScreen=26_C_12</vt:lpwstr>
      </vt:variant>
      <vt:variant>
        <vt:lpwstr/>
      </vt:variant>
      <vt:variant>
        <vt:i4>4259918</vt:i4>
      </vt:variant>
      <vt:variant>
        <vt:i4>147</vt:i4>
      </vt:variant>
      <vt:variant>
        <vt:i4>0</vt:i4>
      </vt:variant>
      <vt:variant>
        <vt:i4>5</vt:i4>
      </vt:variant>
      <vt:variant>
        <vt:lpwstr>https://http/rusnakassociates.com/content/AbbottCOBCCourse/courses/EN-US/course/index.html?showScreen=25_C_11</vt:lpwstr>
      </vt:variant>
      <vt:variant>
        <vt:lpwstr/>
      </vt:variant>
      <vt:variant>
        <vt:i4>4259918</vt:i4>
      </vt:variant>
      <vt:variant>
        <vt:i4>144</vt:i4>
      </vt:variant>
      <vt:variant>
        <vt:i4>0</vt:i4>
      </vt:variant>
      <vt:variant>
        <vt:i4>5</vt:i4>
      </vt:variant>
      <vt:variant>
        <vt:lpwstr>https://http/rusnakassociates.com/content/AbbottCOBCCourse/courses/EN-US/course/index.html?showScreen=25_C_11</vt:lpwstr>
      </vt:variant>
      <vt:variant>
        <vt:lpwstr/>
      </vt:variant>
      <vt:variant>
        <vt:i4>4194382</vt:i4>
      </vt:variant>
      <vt:variant>
        <vt:i4>141</vt:i4>
      </vt:variant>
      <vt:variant>
        <vt:i4>0</vt:i4>
      </vt:variant>
      <vt:variant>
        <vt:i4>5</vt:i4>
      </vt:variant>
      <vt:variant>
        <vt:lpwstr>https://http/rusnakassociates.com/content/AbbottCOBCCourse/courses/EN-US/course/index.html?showScreen=24_C_11</vt:lpwstr>
      </vt:variant>
      <vt:variant>
        <vt:lpwstr/>
      </vt:variant>
      <vt:variant>
        <vt:i4>4194382</vt:i4>
      </vt:variant>
      <vt:variant>
        <vt:i4>138</vt:i4>
      </vt:variant>
      <vt:variant>
        <vt:i4>0</vt:i4>
      </vt:variant>
      <vt:variant>
        <vt:i4>5</vt:i4>
      </vt:variant>
      <vt:variant>
        <vt:lpwstr>https://http/rusnakassociates.com/content/AbbottCOBCCourse/courses/EN-US/course/index.html?showScreen=24_C_11</vt:lpwstr>
      </vt:variant>
      <vt:variant>
        <vt:lpwstr/>
      </vt:variant>
      <vt:variant>
        <vt:i4>4653134</vt:i4>
      </vt:variant>
      <vt:variant>
        <vt:i4>135</vt:i4>
      </vt:variant>
      <vt:variant>
        <vt:i4>0</vt:i4>
      </vt:variant>
      <vt:variant>
        <vt:i4>5</vt:i4>
      </vt:variant>
      <vt:variant>
        <vt:lpwstr>https://http/rusnakassociates.com/content/AbbottCOBCCourse/courses/EN-US/course/index.html?showScreen=23_C_11</vt:lpwstr>
      </vt:variant>
      <vt:variant>
        <vt:lpwstr/>
      </vt:variant>
      <vt:variant>
        <vt:i4>4653134</vt:i4>
      </vt:variant>
      <vt:variant>
        <vt:i4>132</vt:i4>
      </vt:variant>
      <vt:variant>
        <vt:i4>0</vt:i4>
      </vt:variant>
      <vt:variant>
        <vt:i4>5</vt:i4>
      </vt:variant>
      <vt:variant>
        <vt:lpwstr>https://http/rusnakassociates.com/content/AbbottCOBCCourse/courses/EN-US/course/index.html?showScreen=23_C_11</vt:lpwstr>
      </vt:variant>
      <vt:variant>
        <vt:lpwstr/>
      </vt:variant>
      <vt:variant>
        <vt:i4>4587598</vt:i4>
      </vt:variant>
      <vt:variant>
        <vt:i4>129</vt:i4>
      </vt:variant>
      <vt:variant>
        <vt:i4>0</vt:i4>
      </vt:variant>
      <vt:variant>
        <vt:i4>5</vt:i4>
      </vt:variant>
      <vt:variant>
        <vt:lpwstr>https://http/rusnakassociates.com/content/AbbottCOBCCourse/courses/EN-US/course/index.html?showScreen=22_C_11</vt:lpwstr>
      </vt:variant>
      <vt:variant>
        <vt:lpwstr/>
      </vt:variant>
      <vt:variant>
        <vt:i4>4587598</vt:i4>
      </vt:variant>
      <vt:variant>
        <vt:i4>126</vt:i4>
      </vt:variant>
      <vt:variant>
        <vt:i4>0</vt:i4>
      </vt:variant>
      <vt:variant>
        <vt:i4>5</vt:i4>
      </vt:variant>
      <vt:variant>
        <vt:lpwstr>https://http/rusnakassociates.com/content/AbbottCOBCCourse/courses/EN-US/course/index.html?showScreen=22_C_11</vt:lpwstr>
      </vt:variant>
      <vt:variant>
        <vt:lpwstr/>
      </vt:variant>
      <vt:variant>
        <vt:i4>4522062</vt:i4>
      </vt:variant>
      <vt:variant>
        <vt:i4>123</vt:i4>
      </vt:variant>
      <vt:variant>
        <vt:i4>0</vt:i4>
      </vt:variant>
      <vt:variant>
        <vt:i4>5</vt:i4>
      </vt:variant>
      <vt:variant>
        <vt:lpwstr>https://http/rusnakassociates.com/content/AbbottCOBCCourse/courses/EN-US/course/index.html?showScreen=21_C_11</vt:lpwstr>
      </vt:variant>
      <vt:variant>
        <vt:lpwstr/>
      </vt:variant>
      <vt:variant>
        <vt:i4>4522062</vt:i4>
      </vt:variant>
      <vt:variant>
        <vt:i4>120</vt:i4>
      </vt:variant>
      <vt:variant>
        <vt:i4>0</vt:i4>
      </vt:variant>
      <vt:variant>
        <vt:i4>5</vt:i4>
      </vt:variant>
      <vt:variant>
        <vt:lpwstr>https://http/rusnakassociates.com/content/AbbottCOBCCourse/courses/EN-US/course/index.html?showScreen=21_C_11</vt:lpwstr>
      </vt:variant>
      <vt:variant>
        <vt:lpwstr/>
      </vt:variant>
      <vt:variant>
        <vt:i4>4456526</vt:i4>
      </vt:variant>
      <vt:variant>
        <vt:i4>117</vt:i4>
      </vt:variant>
      <vt:variant>
        <vt:i4>0</vt:i4>
      </vt:variant>
      <vt:variant>
        <vt:i4>5</vt:i4>
      </vt:variant>
      <vt:variant>
        <vt:lpwstr>https://http/rusnakassociates.com/content/AbbottCOBCCourse/courses/EN-US/course/index.html?showScreen=20_C_11</vt:lpwstr>
      </vt:variant>
      <vt:variant>
        <vt:lpwstr/>
      </vt:variant>
      <vt:variant>
        <vt:i4>4456526</vt:i4>
      </vt:variant>
      <vt:variant>
        <vt:i4>114</vt:i4>
      </vt:variant>
      <vt:variant>
        <vt:i4>0</vt:i4>
      </vt:variant>
      <vt:variant>
        <vt:i4>5</vt:i4>
      </vt:variant>
      <vt:variant>
        <vt:lpwstr>https://http/rusnakassociates.com/content/AbbottCOBCCourse/courses/EN-US/course/index.html?showScreen=20_C_11</vt:lpwstr>
      </vt:variant>
      <vt:variant>
        <vt:lpwstr/>
      </vt:variant>
      <vt:variant>
        <vt:i4>5046349</vt:i4>
      </vt:variant>
      <vt:variant>
        <vt:i4>111</vt:i4>
      </vt:variant>
      <vt:variant>
        <vt:i4>0</vt:i4>
      </vt:variant>
      <vt:variant>
        <vt:i4>5</vt:i4>
      </vt:variant>
      <vt:variant>
        <vt:lpwstr>https://http/rusnakassociates.com/content/AbbottCOBCCourse/courses/EN-US/course/index.html?showScreen=19_C_11</vt:lpwstr>
      </vt:variant>
      <vt:variant>
        <vt:lpwstr/>
      </vt:variant>
      <vt:variant>
        <vt:i4>5046349</vt:i4>
      </vt:variant>
      <vt:variant>
        <vt:i4>108</vt:i4>
      </vt:variant>
      <vt:variant>
        <vt:i4>0</vt:i4>
      </vt:variant>
      <vt:variant>
        <vt:i4>5</vt:i4>
      </vt:variant>
      <vt:variant>
        <vt:lpwstr>https://http/rusnakassociates.com/content/AbbottCOBCCourse/courses/EN-US/course/index.html?showScreen=19_C_11</vt:lpwstr>
      </vt:variant>
      <vt:variant>
        <vt:lpwstr/>
      </vt:variant>
      <vt:variant>
        <vt:i4>4980813</vt:i4>
      </vt:variant>
      <vt:variant>
        <vt:i4>105</vt:i4>
      </vt:variant>
      <vt:variant>
        <vt:i4>0</vt:i4>
      </vt:variant>
      <vt:variant>
        <vt:i4>5</vt:i4>
      </vt:variant>
      <vt:variant>
        <vt:lpwstr>https://http/rusnakassociates.com/content/AbbottCOBCCourse/courses/EN-US/course/index.html?showScreen=18_C_10</vt:lpwstr>
      </vt:variant>
      <vt:variant>
        <vt:lpwstr/>
      </vt:variant>
      <vt:variant>
        <vt:i4>4980813</vt:i4>
      </vt:variant>
      <vt:variant>
        <vt:i4>102</vt:i4>
      </vt:variant>
      <vt:variant>
        <vt:i4>0</vt:i4>
      </vt:variant>
      <vt:variant>
        <vt:i4>5</vt:i4>
      </vt:variant>
      <vt:variant>
        <vt:lpwstr>https://http/rusnakassociates.com/content/AbbottCOBCCourse/courses/EN-US/course/index.html?showScreen=18_C_10</vt:lpwstr>
      </vt:variant>
      <vt:variant>
        <vt:lpwstr/>
      </vt:variant>
      <vt:variant>
        <vt:i4>4390989</vt:i4>
      </vt:variant>
      <vt:variant>
        <vt:i4>99</vt:i4>
      </vt:variant>
      <vt:variant>
        <vt:i4>0</vt:i4>
      </vt:variant>
      <vt:variant>
        <vt:i4>5</vt:i4>
      </vt:variant>
      <vt:variant>
        <vt:lpwstr>https://http/rusnakassociates.com/content/AbbottCOBCCourse/courses/EN-US/course/index.html?showScreen=17_C_10</vt:lpwstr>
      </vt:variant>
      <vt:variant>
        <vt:lpwstr/>
      </vt:variant>
      <vt:variant>
        <vt:i4>4390989</vt:i4>
      </vt:variant>
      <vt:variant>
        <vt:i4>96</vt:i4>
      </vt:variant>
      <vt:variant>
        <vt:i4>0</vt:i4>
      </vt:variant>
      <vt:variant>
        <vt:i4>5</vt:i4>
      </vt:variant>
      <vt:variant>
        <vt:lpwstr>https://http/rusnakassociates.com/content/AbbottCOBCCourse/courses/EN-US/course/index.html?showScreen=17_C_10</vt:lpwstr>
      </vt:variant>
      <vt:variant>
        <vt:lpwstr/>
      </vt:variant>
      <vt:variant>
        <vt:i4>4325453</vt:i4>
      </vt:variant>
      <vt:variant>
        <vt:i4>93</vt:i4>
      </vt:variant>
      <vt:variant>
        <vt:i4>0</vt:i4>
      </vt:variant>
      <vt:variant>
        <vt:i4>5</vt:i4>
      </vt:variant>
      <vt:variant>
        <vt:lpwstr>https://http/rusnakassociates.com/content/AbbottCOBCCourse/courses/EN-US/course/index.html?showScreen=16_C_10</vt:lpwstr>
      </vt:variant>
      <vt:variant>
        <vt:lpwstr/>
      </vt:variant>
      <vt:variant>
        <vt:i4>4325453</vt:i4>
      </vt:variant>
      <vt:variant>
        <vt:i4>90</vt:i4>
      </vt:variant>
      <vt:variant>
        <vt:i4>0</vt:i4>
      </vt:variant>
      <vt:variant>
        <vt:i4>5</vt:i4>
      </vt:variant>
      <vt:variant>
        <vt:lpwstr>https://http/rusnakassociates.com/content/AbbottCOBCCourse/courses/EN-US/course/index.html?showScreen=16_C_10</vt:lpwstr>
      </vt:variant>
      <vt:variant>
        <vt:lpwstr/>
      </vt:variant>
      <vt:variant>
        <vt:i4>4259917</vt:i4>
      </vt:variant>
      <vt:variant>
        <vt:i4>87</vt:i4>
      </vt:variant>
      <vt:variant>
        <vt:i4>0</vt:i4>
      </vt:variant>
      <vt:variant>
        <vt:i4>5</vt:i4>
      </vt:variant>
      <vt:variant>
        <vt:lpwstr>https://http/rusnakassociates.com/content/AbbottCOBCCourse/courses/EN-US/course/index.html?showScreen=15_C_10</vt:lpwstr>
      </vt:variant>
      <vt:variant>
        <vt:lpwstr/>
      </vt:variant>
      <vt:variant>
        <vt:i4>4259917</vt:i4>
      </vt:variant>
      <vt:variant>
        <vt:i4>84</vt:i4>
      </vt:variant>
      <vt:variant>
        <vt:i4>0</vt:i4>
      </vt:variant>
      <vt:variant>
        <vt:i4>5</vt:i4>
      </vt:variant>
      <vt:variant>
        <vt:lpwstr>https://http/rusnakassociates.com/content/AbbottCOBCCourse/courses/EN-US/course/index.html?showScreen=15_C_10</vt:lpwstr>
      </vt:variant>
      <vt:variant>
        <vt:lpwstr/>
      </vt:variant>
      <vt:variant>
        <vt:i4>4718669</vt:i4>
      </vt:variant>
      <vt:variant>
        <vt:i4>81</vt:i4>
      </vt:variant>
      <vt:variant>
        <vt:i4>0</vt:i4>
      </vt:variant>
      <vt:variant>
        <vt:i4>5</vt:i4>
      </vt:variant>
      <vt:variant>
        <vt:lpwstr>https://http/rusnakassociates.com/content/AbbottCOBCCourse/courses/EN-US/course/index.html?showScreen=14_C_9</vt:lpwstr>
      </vt:variant>
      <vt:variant>
        <vt:lpwstr/>
      </vt:variant>
      <vt:variant>
        <vt:i4>4718669</vt:i4>
      </vt:variant>
      <vt:variant>
        <vt:i4>78</vt:i4>
      </vt:variant>
      <vt:variant>
        <vt:i4>0</vt:i4>
      </vt:variant>
      <vt:variant>
        <vt:i4>5</vt:i4>
      </vt:variant>
      <vt:variant>
        <vt:lpwstr>https://http/rusnakassociates.com/content/AbbottCOBCCourse/courses/EN-US/course/index.html?showScreen=14_C_9</vt:lpwstr>
      </vt:variant>
      <vt:variant>
        <vt:lpwstr/>
      </vt:variant>
      <vt:variant>
        <vt:i4>5177421</vt:i4>
      </vt:variant>
      <vt:variant>
        <vt:i4>75</vt:i4>
      </vt:variant>
      <vt:variant>
        <vt:i4>0</vt:i4>
      </vt:variant>
      <vt:variant>
        <vt:i4>5</vt:i4>
      </vt:variant>
      <vt:variant>
        <vt:lpwstr>https://http/rusnakassociates.com/content/AbbottCOBCCourse/courses/EN-US/course/index.html?showScreen=13_C_9</vt:lpwstr>
      </vt:variant>
      <vt:variant>
        <vt:lpwstr/>
      </vt:variant>
      <vt:variant>
        <vt:i4>5177421</vt:i4>
      </vt:variant>
      <vt:variant>
        <vt:i4>72</vt:i4>
      </vt:variant>
      <vt:variant>
        <vt:i4>0</vt:i4>
      </vt:variant>
      <vt:variant>
        <vt:i4>5</vt:i4>
      </vt:variant>
      <vt:variant>
        <vt:lpwstr>https://http/rusnakassociates.com/content/AbbottCOBCCourse/courses/EN-US/course/index.html?showScreen=13_C_9</vt:lpwstr>
      </vt:variant>
      <vt:variant>
        <vt:lpwstr/>
      </vt:variant>
      <vt:variant>
        <vt:i4>5111885</vt:i4>
      </vt:variant>
      <vt:variant>
        <vt:i4>69</vt:i4>
      </vt:variant>
      <vt:variant>
        <vt:i4>0</vt:i4>
      </vt:variant>
      <vt:variant>
        <vt:i4>5</vt:i4>
      </vt:variant>
      <vt:variant>
        <vt:lpwstr>https://http/rusnakassociates.com/content/AbbottCOBCCourse/courses/EN-US/course/index.html?showScreen=12_C_9</vt:lpwstr>
      </vt:variant>
      <vt:variant>
        <vt:lpwstr/>
      </vt:variant>
      <vt:variant>
        <vt:i4>5111885</vt:i4>
      </vt:variant>
      <vt:variant>
        <vt:i4>66</vt:i4>
      </vt:variant>
      <vt:variant>
        <vt:i4>0</vt:i4>
      </vt:variant>
      <vt:variant>
        <vt:i4>5</vt:i4>
      </vt:variant>
      <vt:variant>
        <vt:lpwstr>https://http/rusnakassociates.com/content/AbbottCOBCCourse/courses/EN-US/course/index.html?showScreen=12_C_9</vt:lpwstr>
      </vt:variant>
      <vt:variant>
        <vt:lpwstr/>
      </vt:variant>
      <vt:variant>
        <vt:i4>5046349</vt:i4>
      </vt:variant>
      <vt:variant>
        <vt:i4>63</vt:i4>
      </vt:variant>
      <vt:variant>
        <vt:i4>0</vt:i4>
      </vt:variant>
      <vt:variant>
        <vt:i4>5</vt:i4>
      </vt:variant>
      <vt:variant>
        <vt:lpwstr>https://http/rusnakassociates.com/content/AbbottCOBCCourse/courses/EN-US/course/index.html?showScreen=11_C_9</vt:lpwstr>
      </vt:variant>
      <vt:variant>
        <vt:lpwstr/>
      </vt:variant>
      <vt:variant>
        <vt:i4>5046349</vt:i4>
      </vt:variant>
      <vt:variant>
        <vt:i4>60</vt:i4>
      </vt:variant>
      <vt:variant>
        <vt:i4>0</vt:i4>
      </vt:variant>
      <vt:variant>
        <vt:i4>5</vt:i4>
      </vt:variant>
      <vt:variant>
        <vt:lpwstr>https://http/rusnakassociates.com/content/AbbottCOBCCourse/courses/EN-US/course/index.html?showScreen=11_C_9</vt:lpwstr>
      </vt:variant>
      <vt:variant>
        <vt:lpwstr/>
      </vt:variant>
      <vt:variant>
        <vt:i4>5046349</vt:i4>
      </vt:variant>
      <vt:variant>
        <vt:i4>57</vt:i4>
      </vt:variant>
      <vt:variant>
        <vt:i4>0</vt:i4>
      </vt:variant>
      <vt:variant>
        <vt:i4>5</vt:i4>
      </vt:variant>
      <vt:variant>
        <vt:lpwstr>https://http/rusnakassociates.com/content/AbbottCOBCCourse/courses/EN-US/course/index.html?showScreen=10_C_8</vt:lpwstr>
      </vt:variant>
      <vt:variant>
        <vt:lpwstr/>
      </vt:variant>
      <vt:variant>
        <vt:i4>5046349</vt:i4>
      </vt:variant>
      <vt:variant>
        <vt:i4>54</vt:i4>
      </vt:variant>
      <vt:variant>
        <vt:i4>0</vt:i4>
      </vt:variant>
      <vt:variant>
        <vt:i4>5</vt:i4>
      </vt:variant>
      <vt:variant>
        <vt:lpwstr>https://http/rusnakassociates.com/content/AbbottCOBCCourse/courses/EN-US/course/index.html?showScreen=10_C_8</vt:lpwstr>
      </vt:variant>
      <vt:variant>
        <vt:lpwstr/>
      </vt:variant>
      <vt:variant>
        <vt:i4>2490406</vt:i4>
      </vt:variant>
      <vt:variant>
        <vt:i4>51</vt:i4>
      </vt:variant>
      <vt:variant>
        <vt:i4>0</vt:i4>
      </vt:variant>
      <vt:variant>
        <vt:i4>5</vt:i4>
      </vt:variant>
      <vt:variant>
        <vt:lpwstr>https://http/rusnakassociates.com/content/AbbottCOBCCourse/courses/EN-US/course/index.html?showScreen=9_C_8</vt:lpwstr>
      </vt:variant>
      <vt:variant>
        <vt:lpwstr/>
      </vt:variant>
      <vt:variant>
        <vt:i4>2490406</vt:i4>
      </vt:variant>
      <vt:variant>
        <vt:i4>48</vt:i4>
      </vt:variant>
      <vt:variant>
        <vt:i4>0</vt:i4>
      </vt:variant>
      <vt:variant>
        <vt:i4>5</vt:i4>
      </vt:variant>
      <vt:variant>
        <vt:lpwstr>https://http/rusnakassociates.com/content/AbbottCOBCCourse/courses/EN-US/course/index.html?showScreen=9_C_8</vt:lpwstr>
      </vt:variant>
      <vt:variant>
        <vt:lpwstr/>
      </vt:variant>
      <vt:variant>
        <vt:i4>2490407</vt:i4>
      </vt:variant>
      <vt:variant>
        <vt:i4>45</vt:i4>
      </vt:variant>
      <vt:variant>
        <vt:i4>0</vt:i4>
      </vt:variant>
      <vt:variant>
        <vt:i4>5</vt:i4>
      </vt:variant>
      <vt:variant>
        <vt:lpwstr>https://http/rusnakassociates.com/content/AbbottCOBCCourse/courses/EN-US/course/index.html?showScreen=8_C_8</vt:lpwstr>
      </vt:variant>
      <vt:variant>
        <vt:lpwstr/>
      </vt:variant>
      <vt:variant>
        <vt:i4>2490407</vt:i4>
      </vt:variant>
      <vt:variant>
        <vt:i4>42</vt:i4>
      </vt:variant>
      <vt:variant>
        <vt:i4>0</vt:i4>
      </vt:variant>
      <vt:variant>
        <vt:i4>5</vt:i4>
      </vt:variant>
      <vt:variant>
        <vt:lpwstr>https://http/rusnakassociates.com/content/AbbottCOBCCourse/courses/EN-US/course/index.html?showScreen=8_C_8</vt:lpwstr>
      </vt:variant>
      <vt:variant>
        <vt:lpwstr/>
      </vt:variant>
      <vt:variant>
        <vt:i4>2490408</vt:i4>
      </vt:variant>
      <vt:variant>
        <vt:i4>39</vt:i4>
      </vt:variant>
      <vt:variant>
        <vt:i4>0</vt:i4>
      </vt:variant>
      <vt:variant>
        <vt:i4>5</vt:i4>
      </vt:variant>
      <vt:variant>
        <vt:lpwstr>https://http/rusnakassociates.com/content/AbbottCOBCCourse/courses/EN-US/course/index.html?showScreen=7_C_7</vt:lpwstr>
      </vt:variant>
      <vt:variant>
        <vt:lpwstr/>
      </vt:variant>
      <vt:variant>
        <vt:i4>2490408</vt:i4>
      </vt:variant>
      <vt:variant>
        <vt:i4>36</vt:i4>
      </vt:variant>
      <vt:variant>
        <vt:i4>0</vt:i4>
      </vt:variant>
      <vt:variant>
        <vt:i4>5</vt:i4>
      </vt:variant>
      <vt:variant>
        <vt:lpwstr>https://http/rusnakassociates.com/content/AbbottCOBCCourse/courses/EN-US/course/index.html?showScreen=7_C_7</vt:lpwstr>
      </vt:variant>
      <vt:variant>
        <vt:lpwstr/>
      </vt:variant>
      <vt:variant>
        <vt:i4>2490409</vt:i4>
      </vt:variant>
      <vt:variant>
        <vt:i4>33</vt:i4>
      </vt:variant>
      <vt:variant>
        <vt:i4>0</vt:i4>
      </vt:variant>
      <vt:variant>
        <vt:i4>5</vt:i4>
      </vt:variant>
      <vt:variant>
        <vt:lpwstr>https://http/rusnakassociates.com/content/AbbottCOBCCourse/courses/EN-US/course/index.html?showScreen=6_C_6</vt:lpwstr>
      </vt:variant>
      <vt:variant>
        <vt:lpwstr/>
      </vt:variant>
      <vt:variant>
        <vt:i4>2490409</vt:i4>
      </vt:variant>
      <vt:variant>
        <vt:i4>30</vt:i4>
      </vt:variant>
      <vt:variant>
        <vt:i4>0</vt:i4>
      </vt:variant>
      <vt:variant>
        <vt:i4>5</vt:i4>
      </vt:variant>
      <vt:variant>
        <vt:lpwstr>https://http/rusnakassociates.com/content/AbbottCOBCCourse/courses/EN-US/course/index.html?showScreen=6_C_6</vt:lpwstr>
      </vt:variant>
      <vt:variant>
        <vt:lpwstr/>
      </vt:variant>
      <vt:variant>
        <vt:i4>2490410</vt:i4>
      </vt:variant>
      <vt:variant>
        <vt:i4>27</vt:i4>
      </vt:variant>
      <vt:variant>
        <vt:i4>0</vt:i4>
      </vt:variant>
      <vt:variant>
        <vt:i4>5</vt:i4>
      </vt:variant>
      <vt:variant>
        <vt:lpwstr>https://http/rusnakassociates.com/content/AbbottCOBCCourse/courses/EN-US/course/index.html?showScreen=5_C_5</vt:lpwstr>
      </vt:variant>
      <vt:variant>
        <vt:lpwstr/>
      </vt:variant>
      <vt:variant>
        <vt:i4>2490410</vt:i4>
      </vt:variant>
      <vt:variant>
        <vt:i4>24</vt:i4>
      </vt:variant>
      <vt:variant>
        <vt:i4>0</vt:i4>
      </vt:variant>
      <vt:variant>
        <vt:i4>5</vt:i4>
      </vt:variant>
      <vt:variant>
        <vt:lpwstr>https://http/rusnakassociates.com/content/AbbottCOBCCourse/courses/EN-US/course/index.html?showScreen=5_C_5</vt:lpwstr>
      </vt:variant>
      <vt:variant>
        <vt:lpwstr/>
      </vt:variant>
      <vt:variant>
        <vt:i4>2490411</vt:i4>
      </vt:variant>
      <vt:variant>
        <vt:i4>21</vt:i4>
      </vt:variant>
      <vt:variant>
        <vt:i4>0</vt:i4>
      </vt:variant>
      <vt:variant>
        <vt:i4>5</vt:i4>
      </vt:variant>
      <vt:variant>
        <vt:lpwstr>https://http/rusnakassociates.com/content/AbbottCOBCCourse/courses/EN-US/course/index.html?showScreen=4_C_4</vt:lpwstr>
      </vt:variant>
      <vt:variant>
        <vt:lpwstr/>
      </vt:variant>
      <vt:variant>
        <vt:i4>2490411</vt:i4>
      </vt:variant>
      <vt:variant>
        <vt:i4>18</vt:i4>
      </vt:variant>
      <vt:variant>
        <vt:i4>0</vt:i4>
      </vt:variant>
      <vt:variant>
        <vt:i4>5</vt:i4>
      </vt:variant>
      <vt:variant>
        <vt:lpwstr>https://http/rusnakassociates.com/content/AbbottCOBCCourse/courses/EN-US/course/index.html?showScreen=4_C_4</vt:lpwstr>
      </vt:variant>
      <vt:variant>
        <vt:lpwstr/>
      </vt:variant>
      <vt:variant>
        <vt:i4>2490412</vt:i4>
      </vt:variant>
      <vt:variant>
        <vt:i4>15</vt:i4>
      </vt:variant>
      <vt:variant>
        <vt:i4>0</vt:i4>
      </vt:variant>
      <vt:variant>
        <vt:i4>5</vt:i4>
      </vt:variant>
      <vt:variant>
        <vt:lpwstr>https://http/rusnakassociates.com/content/AbbottCOBCCourse/courses/EN-US/course/index.html?showScreen=3_C_3</vt:lpwstr>
      </vt:variant>
      <vt:variant>
        <vt:lpwstr/>
      </vt:variant>
      <vt:variant>
        <vt:i4>2490412</vt:i4>
      </vt:variant>
      <vt:variant>
        <vt:i4>12</vt:i4>
      </vt:variant>
      <vt:variant>
        <vt:i4>0</vt:i4>
      </vt:variant>
      <vt:variant>
        <vt:i4>5</vt:i4>
      </vt:variant>
      <vt:variant>
        <vt:lpwstr>https://http/rusnakassociates.com/content/AbbottCOBCCourse/courses/EN-US/course/index.html?showScreen=3_C_3</vt:lpwstr>
      </vt:variant>
      <vt:variant>
        <vt:lpwstr/>
      </vt:variant>
      <vt:variant>
        <vt:i4>2490413</vt:i4>
      </vt:variant>
      <vt:variant>
        <vt:i4>9</vt:i4>
      </vt:variant>
      <vt:variant>
        <vt:i4>0</vt:i4>
      </vt:variant>
      <vt:variant>
        <vt:i4>5</vt:i4>
      </vt:variant>
      <vt:variant>
        <vt:lpwstr>https://http/rusnakassociates.com/content/AbbottCOBCCourse/courses/EN-US/course/index.html?showScreen=2_C_2</vt:lpwstr>
      </vt:variant>
      <vt:variant>
        <vt:lpwstr/>
      </vt:variant>
      <vt:variant>
        <vt:i4>2490413</vt:i4>
      </vt:variant>
      <vt:variant>
        <vt:i4>6</vt:i4>
      </vt:variant>
      <vt:variant>
        <vt:i4>0</vt:i4>
      </vt:variant>
      <vt:variant>
        <vt:i4>5</vt:i4>
      </vt:variant>
      <vt:variant>
        <vt:lpwstr>https://http/rusnakassociates.com/content/AbbottCOBCCourse/courses/EN-US/course/index.html?showScreen=2_C_2</vt:lpwstr>
      </vt:variant>
      <vt:variant>
        <vt:lpwstr/>
      </vt:variant>
      <vt:variant>
        <vt:i4>2490414</vt:i4>
      </vt:variant>
      <vt:variant>
        <vt:i4>3</vt:i4>
      </vt:variant>
      <vt:variant>
        <vt:i4>0</vt:i4>
      </vt:variant>
      <vt:variant>
        <vt:i4>5</vt:i4>
      </vt:variant>
      <vt:variant>
        <vt:lpwstr>https://http/rusnakassociates.com/content/AbbottCOBCCourse/courses/EN-US/course/index.html?showScreen=1_C_1</vt:lpwstr>
      </vt:variant>
      <vt:variant>
        <vt:lpwstr/>
      </vt:variant>
      <vt:variant>
        <vt:i4>2490414</vt:i4>
      </vt:variant>
      <vt:variant>
        <vt:i4>0</vt:i4>
      </vt:variant>
      <vt:variant>
        <vt:i4>0</vt:i4>
      </vt:variant>
      <vt:variant>
        <vt:i4>5</vt:i4>
      </vt:variant>
      <vt:variant>
        <vt:lpwstr>https://http/rusnakassociates.com/content/AbbottCOBCCourse/courses/EN-US/course/index.html?showScreen=1_C_1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Translation table 2025</dc:subject>
  <dc:creator>Fintan O'Neill</dc:creator>
  <cp:lastModifiedBy>Ha, Nhat Khanh</cp:lastModifiedBy>
  <cp:revision>10</cp:revision>
  <dcterms:created xsi:type="dcterms:W3CDTF">2025-12-09T13:25:00Z</dcterms:created>
  <dcterms:modified xsi:type="dcterms:W3CDTF">2026-01-06T03:12:00Z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0x010100D5D832FB5F668142B451E273E21F3BF1</vt:lpwstr>
  </property>
  <property fmtid="{D5CDD505-2E9C-101B-9397-08002B2CF9AE}" pid="3" name="MediaServiceImageTags">
    <vt:lpwstr/>
  </property>
</Properties>
</file>