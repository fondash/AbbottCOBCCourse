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7B38E" w14:textId="77777777" w:rsidR="00840375" w:rsidRPr="00C85CF5" w:rsidRDefault="00D355BB" w:rsidP="00840375">
      <w:pPr>
        <w:rPr>
          <w:rStyle w:val="tw4winExternal"/>
          <w:rFonts w:ascii="Calibri" w:hAnsi="Calibri" w:cs="Calibri"/>
          <w:color w:val="000000" w:themeColor="text1"/>
          <w:sz w:val="36"/>
          <w:szCs w:val="36"/>
          <w:lang w:val="en-US"/>
        </w:rPr>
      </w:pPr>
      <w:r w:rsidRPr="00C85CF5">
        <w:rPr>
          <w:noProof/>
          <w:lang w:val="en-US"/>
        </w:rPr>
        <mc:AlternateContent>
          <mc:Choice Requires="wps">
            <w:drawing>
              <wp:anchor distT="0" distB="0" distL="114300" distR="114300" simplePos="0" relativeHeight="251658240" behindDoc="1" locked="0" layoutInCell="1" allowOverlap="1" wp14:anchorId="3F1DB994" wp14:editId="726535DC">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99643D9" w14:textId="422D2513" w:rsidR="00840375" w:rsidRPr="00C85CF5" w:rsidRDefault="00C85CF5"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C85CF5">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C85CF5">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64B59394" w14:textId="77777777" w:rsidR="00840375" w:rsidRPr="00C85CF5" w:rsidRDefault="00C85CF5" w:rsidP="00840375">
                                <w:pPr>
                                  <w:pStyle w:val="NoSpacing"/>
                                  <w:spacing w:before="240"/>
                                  <w:rPr>
                                    <w:caps/>
                                    <w:color w:val="0E2841" w:themeColor="text2"/>
                                    <w:sz w:val="36"/>
                                    <w:szCs w:val="36"/>
                                  </w:rPr>
                                </w:pPr>
                                <w:r w:rsidRPr="00C85CF5">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xmlns:a="http://schemas.openxmlformats.org/drawingml/2006/main">
            <w:pict>
              <v:shapetype id="_x0000_t202" coordsize="21600,21600" o:spt="202" path="m,l,21600r21600,l21600,xe" w14:anchorId="3F1DB994">
                <v:stroke joinstyle="miter"/>
                <v:path gradientshapeok="t" o:connecttype="rect"/>
              </v:shapetype>
              <v:shape id="Text Box 12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v:textbox inset="36pt,36pt,36pt,36pt">
                  <w:txbxContent>
                    <w:sdt>
                      <w:sdtPr>
                        <w:rPr>
                          <w:rFonts w:asciiTheme="majorHAnsi" w:hAnsiTheme="majorHAnsi" w:eastAsiaTheme="majorEastAsia"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rsidRPr="00C85CF5" w:rsidR="00840375" w:rsidP="005F1E76" w:rsidRDefault="00C85CF5" w14:paraId="099643D9" w14:textId="422D2513">
                          <w:pPr>
                            <w:pStyle w:val="NoSpacing"/>
                            <w:pBdr>
                              <w:bottom w:val="single" w:color="7F7F7F" w:themeColor="text1" w:themeTint="80" w:sz="6" w:space="4"/>
                            </w:pBdr>
                            <w:rPr>
                              <w:rFonts w:asciiTheme="majorHAnsi" w:hAnsiTheme="majorHAnsi" w:eastAsiaTheme="majorEastAsia" w:cstheme="majorBidi"/>
                              <w:color w:val="595959" w:themeColor="text1" w:themeTint="A6"/>
                              <w:sz w:val="72"/>
                              <w:szCs w:val="72"/>
                            </w:rPr>
                          </w:pPr>
                          <w:r w:rsidRPr="00C85CF5">
                            <w:rPr>
                              <w:rFonts w:asciiTheme="majorHAnsi" w:hAnsiTheme="majorHAnsi" w:eastAsiaTheme="majorEastAsia" w:cstheme="majorBidi"/>
                              <w:color w:val="595959" w:themeColor="text1" w:themeTint="A6"/>
                              <w:sz w:val="72"/>
                              <w:szCs w:val="72"/>
                            </w:rPr>
                            <w:t xml:space="preserve">1. Code of Business Conduct  </w:t>
                          </w:r>
                          <w:r>
                            <w:rPr>
                              <w:rFonts w:asciiTheme="majorHAnsi" w:hAnsiTheme="majorHAnsi" w:eastAsiaTheme="majorEastAsia" w:cstheme="majorBidi"/>
                              <w:color w:val="595959" w:themeColor="text1" w:themeTint="A6"/>
                              <w:sz w:val="72"/>
                              <w:szCs w:val="72"/>
                            </w:rPr>
                            <w:t xml:space="preserve"> </w:t>
                          </w:r>
                          <w:r w:rsidRPr="00C85CF5">
                            <w:rPr>
                              <w:rFonts w:asciiTheme="majorHAnsi" w:hAnsiTheme="majorHAnsi" w:eastAsiaTheme="majorEastAsia"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rsidRPr="00C85CF5" w:rsidR="00840375" w:rsidP="00840375" w:rsidRDefault="00C85CF5" w14:paraId="64B59394" w14:textId="77777777">
                          <w:pPr>
                            <w:pStyle w:val="NoSpacing"/>
                            <w:spacing w:before="240"/>
                            <w:rPr>
                              <w:caps/>
                              <w:color w:val="0E2841" w:themeColor="text2"/>
                              <w:sz w:val="36"/>
                              <w:szCs w:val="36"/>
                            </w:rPr>
                          </w:pPr>
                          <w:r w:rsidRPr="00C85CF5">
                            <w:rPr>
                              <w:caps/>
                              <w:color w:val="0E2841" w:themeColor="text2"/>
                              <w:sz w:val="36"/>
                              <w:szCs w:val="36"/>
                            </w:rPr>
                            <w:t>Translation table 2025</w:t>
                          </w:r>
                        </w:p>
                      </w:sdtContent>
                    </w:sdt>
                  </w:txbxContent>
                </v:textbox>
              </v:shape>
            </w:pict>
          </mc:Fallback>
        </mc:AlternateContent>
      </w:r>
      <w:r w:rsidRPr="00C85CF5">
        <w:br w:type="page"/>
      </w:r>
      <w:r w:rsidRPr="00C85CF5">
        <w:rPr>
          <w:rStyle w:val="tw4winExternal"/>
          <w:rFonts w:ascii="Calibri" w:hAnsi="Calibri" w:cs="Calibri"/>
          <w:b/>
          <w:color w:val="000000" w:themeColor="text1"/>
          <w:sz w:val="36"/>
          <w:szCs w:val="36"/>
          <w:lang w:val="en-US"/>
        </w:rPr>
        <w:lastRenderedPageBreak/>
        <w:t>INSTRUCTIONS:</w:t>
      </w:r>
    </w:p>
    <w:p w14:paraId="3C304B58" w14:textId="77777777" w:rsidR="00840375" w:rsidRPr="00C85CF5"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23C73301" w14:textId="77777777" w:rsidR="00840375" w:rsidRPr="00C85CF5" w:rsidRDefault="00D355B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85CF5">
        <w:rPr>
          <w:rStyle w:val="tw4winExternal"/>
          <w:rFonts w:ascii="Calibri" w:hAnsi="Calibri" w:cs="Calibri"/>
          <w:b/>
          <w:color w:val="000000" w:themeColor="text1"/>
          <w:lang w:val="en-US"/>
        </w:rPr>
        <w:t xml:space="preserve">1) </w:t>
      </w:r>
      <w:r w:rsidRPr="00C85CF5">
        <w:rPr>
          <w:rStyle w:val="tw4winExternal"/>
          <w:rFonts w:ascii="Calibri" w:hAnsi="Calibri" w:cs="Calibri"/>
          <w:color w:val="000000" w:themeColor="text1"/>
          <w:lang w:val="en-US"/>
        </w:rPr>
        <w:t>Please edit the translation in the TARGET column directly.</w:t>
      </w:r>
    </w:p>
    <w:p w14:paraId="2BFC8482" w14:textId="77777777" w:rsidR="00840375" w:rsidRPr="00C85CF5" w:rsidRDefault="00D355B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85CF5">
        <w:rPr>
          <w:rStyle w:val="tw4winExternal"/>
          <w:rFonts w:ascii="Calibri" w:hAnsi="Calibri" w:cs="Calibri"/>
          <w:b/>
          <w:color w:val="000000" w:themeColor="text1"/>
          <w:lang w:val="en-US"/>
        </w:rPr>
        <w:t xml:space="preserve">2) </w:t>
      </w:r>
      <w:r w:rsidRPr="00C85CF5">
        <w:rPr>
          <w:rStyle w:val="tw4winExternal"/>
          <w:rFonts w:ascii="Calibri" w:hAnsi="Calibri" w:cs="Calibri"/>
          <w:color w:val="000000" w:themeColor="text1"/>
          <w:lang w:val="en-US"/>
        </w:rPr>
        <w:t>To comment on a segment, simply create a new MS-Word comment.</w:t>
      </w:r>
    </w:p>
    <w:p w14:paraId="11742C39" w14:textId="77777777" w:rsidR="00840375" w:rsidRPr="00C85CF5" w:rsidRDefault="00D355B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85CF5">
        <w:rPr>
          <w:rStyle w:val="tw4winExternal"/>
          <w:rFonts w:ascii="Calibri" w:hAnsi="Calibri" w:cs="Calibri"/>
          <w:b/>
          <w:color w:val="000000" w:themeColor="text1"/>
          <w:lang w:val="en-US"/>
        </w:rPr>
        <w:t xml:space="preserve">3) </w:t>
      </w:r>
      <w:r w:rsidRPr="00C85CF5">
        <w:rPr>
          <w:rStyle w:val="tw4winExternal"/>
          <w:rFonts w:ascii="Calibri" w:hAnsi="Calibri" w:cs="Calibri"/>
          <w:color w:val="000000" w:themeColor="text1"/>
          <w:lang w:val="en-US"/>
        </w:rPr>
        <w:t>It is best to edit this file in Normal or Draft view rather than page layout.</w:t>
      </w:r>
    </w:p>
    <w:p w14:paraId="30D134A4" w14:textId="77777777" w:rsidR="00840375" w:rsidRPr="00C85CF5" w:rsidRDefault="00D355B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85CF5">
        <w:rPr>
          <w:rStyle w:val="tw4winExternal"/>
          <w:rFonts w:ascii="Calibri" w:hAnsi="Calibri" w:cs="Calibri"/>
          <w:b/>
          <w:color w:val="000000" w:themeColor="text1"/>
          <w:lang w:val="en-US"/>
        </w:rPr>
        <w:t xml:space="preserve">4) </w:t>
      </w:r>
      <w:r w:rsidRPr="00C85CF5">
        <w:rPr>
          <w:rStyle w:val="tw4winExternal"/>
          <w:rFonts w:ascii="Calibri" w:hAnsi="Calibri" w:cs="Calibri"/>
          <w:color w:val="000000" w:themeColor="text1"/>
          <w:lang w:val="en-US"/>
        </w:rPr>
        <w:t>DO NOT alter the ID or SOURCE column text.</w:t>
      </w:r>
    </w:p>
    <w:p w14:paraId="64DD3850" w14:textId="77777777" w:rsidR="00840375" w:rsidRPr="00C85CF5" w:rsidRDefault="00D355B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85CF5">
        <w:rPr>
          <w:rStyle w:val="tw4winExternal"/>
          <w:rFonts w:ascii="Calibri" w:hAnsi="Calibri" w:cs="Calibri"/>
          <w:b/>
          <w:bCs/>
          <w:color w:val="000000" w:themeColor="text1"/>
          <w:lang w:val="en-US"/>
        </w:rPr>
        <w:t>5</w:t>
      </w:r>
      <w:r w:rsidRPr="00C85CF5">
        <w:rPr>
          <w:rStyle w:val="tw4winExternal"/>
          <w:rFonts w:ascii="Calibri" w:hAnsi="Calibri" w:cs="Calibri"/>
          <w:color w:val="000000" w:themeColor="text1"/>
          <w:lang w:val="en-US"/>
        </w:rPr>
        <w:t>) Blank rows should be ignored but not deleted.</w:t>
      </w:r>
    </w:p>
    <w:p w14:paraId="15C652DF" w14:textId="77777777" w:rsidR="00840375" w:rsidRPr="00C85CF5" w:rsidRDefault="00D355BB"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C85CF5">
        <w:rPr>
          <w:rStyle w:val="tw4winExternal"/>
          <w:rFonts w:ascii="Calibri" w:hAnsi="Calibri" w:cs="Calibri"/>
          <w:b/>
          <w:bCs/>
          <w:color w:val="000000" w:themeColor="text1"/>
          <w:lang w:val="en-US"/>
        </w:rPr>
        <w:t>6</w:t>
      </w:r>
      <w:r w:rsidRPr="00C85CF5">
        <w:rPr>
          <w:rStyle w:val="tw4winExternal"/>
          <w:rFonts w:ascii="Calibri" w:hAnsi="Calibri" w:cs="Calibri"/>
          <w:color w:val="000000" w:themeColor="text1"/>
          <w:lang w:val="en-US"/>
        </w:rPr>
        <w:t>)</w:t>
      </w:r>
      <w:r w:rsidRPr="00C85CF5">
        <w:rPr>
          <w:rStyle w:val="tw4winExternal"/>
          <w:rFonts w:ascii="Calibri" w:hAnsi="Calibri" w:cs="Calibri"/>
          <w:b/>
          <w:bCs/>
          <w:color w:val="000000" w:themeColor="text1"/>
          <w:lang w:val="en-US"/>
        </w:rPr>
        <w:t xml:space="preserve"> The following formatting must be maintained throughout:</w:t>
      </w:r>
    </w:p>
    <w:p w14:paraId="7465E783" w14:textId="77777777" w:rsidR="00840375" w:rsidRPr="00C85CF5" w:rsidRDefault="00D355B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85CF5">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046F76C4" w14:textId="77777777" w:rsidR="00840375" w:rsidRPr="00C85CF5" w:rsidRDefault="00D355B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85CF5">
        <w:rPr>
          <w:rStyle w:val="tw4winExternal"/>
          <w:rFonts w:ascii="Calibri" w:eastAsiaTheme="minorEastAsia" w:hAnsi="Calibri" w:cs="Calibri" w:hint="default"/>
          <w:b/>
          <w:bCs/>
          <w:color w:val="000000" w:themeColor="text1"/>
          <w:lang w:val="en-US" w:eastAsia="en-IE"/>
        </w:rPr>
        <w:t xml:space="preserve">bold </w:t>
      </w:r>
    </w:p>
    <w:p w14:paraId="432BFF84" w14:textId="77777777" w:rsidR="00840375" w:rsidRPr="00C85CF5" w:rsidRDefault="00D355B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85CF5">
        <w:rPr>
          <w:rStyle w:val="tw4winExternal"/>
          <w:rFonts w:ascii="Calibri" w:eastAsiaTheme="minorEastAsia" w:hAnsi="Calibri" w:cs="Calibri" w:hint="default"/>
          <w:b/>
          <w:bCs/>
          <w:color w:val="000000" w:themeColor="text1"/>
          <w:lang w:val="en-US" w:eastAsia="en-IE"/>
        </w:rPr>
        <w:t>italic</w:t>
      </w:r>
    </w:p>
    <w:p w14:paraId="09F63B48" w14:textId="77777777" w:rsidR="00840375" w:rsidRPr="00C85CF5" w:rsidRDefault="00D355B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85CF5">
        <w:rPr>
          <w:rStyle w:val="tw4winExternal"/>
          <w:rFonts w:ascii="Calibri" w:eastAsiaTheme="minorEastAsia" w:hAnsi="Calibri" w:cs="Calibri" w:hint="default"/>
          <w:b/>
          <w:bCs/>
          <w:color w:val="000000" w:themeColor="text1"/>
          <w:lang w:val="en-US" w:eastAsia="en-IE"/>
        </w:rPr>
        <w:t>underline</w:t>
      </w:r>
    </w:p>
    <w:p w14:paraId="464CE1D8" w14:textId="77777777" w:rsidR="00840375" w:rsidRPr="00C85CF5" w:rsidRDefault="00D355B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85CF5">
        <w:rPr>
          <w:rStyle w:val="tw4winExternal"/>
          <w:rFonts w:ascii="Calibri" w:eastAsiaTheme="minorEastAsia" w:hAnsi="Calibri" w:cs="Calibri" w:hint="default"/>
          <w:b/>
          <w:bCs/>
          <w:color w:val="000000" w:themeColor="text1"/>
          <w:lang w:val="en-US" w:eastAsia="en-IE"/>
        </w:rPr>
        <w:t>links</w:t>
      </w:r>
    </w:p>
    <w:p w14:paraId="0E80E726" w14:textId="77777777" w:rsidR="00840375" w:rsidRPr="00C85CF5" w:rsidRDefault="00D355BB"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C85CF5">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023061D1" w14:textId="77777777" w:rsidR="00840375" w:rsidRPr="00C85CF5" w:rsidRDefault="00D355BB"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C85CF5">
        <w:rPr>
          <w:rStyle w:val="tw4winExternal"/>
          <w:rFonts w:ascii="Calibri" w:hAnsi="Calibri" w:cs="Calibri"/>
          <w:b/>
          <w:bCs/>
          <w:color w:val="000000" w:themeColor="text1"/>
          <w:lang w:val="en-US"/>
        </w:rPr>
        <w:t>7</w:t>
      </w:r>
      <w:r w:rsidRPr="00C85CF5">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15254D92" w14:textId="77777777" w:rsidR="00840375" w:rsidRPr="00C85CF5" w:rsidRDefault="00D355BB">
      <w:pPr>
        <w:rPr>
          <w:rStyle w:val="tw4winExternal"/>
          <w:rFonts w:ascii="Calibri" w:hAnsi="Calibri" w:cs="Calibri"/>
          <w:color w:val="000000" w:themeColor="text1"/>
          <w:lang w:val="en-US"/>
        </w:rPr>
      </w:pPr>
      <w:r w:rsidRPr="00C85CF5">
        <w:rPr>
          <w:rStyle w:val="tw4winExternal"/>
          <w:rFonts w:ascii="Calibri" w:hAnsi="Calibri" w:cs="Calibri"/>
          <w:color w:val="000000" w:themeColor="text1"/>
          <w:lang w:val="en-US"/>
        </w:rPr>
        <w:br w:type="page"/>
      </w:r>
    </w:p>
    <w:p w14:paraId="531D87D2" w14:textId="77777777" w:rsidR="00840375" w:rsidRPr="00C85CF5"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2EF07375" w14:textId="77777777" w:rsidR="004D60B2" w:rsidRPr="00C85CF5" w:rsidRDefault="00D355BB"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C85CF5">
        <w:rPr>
          <w:rStyle w:val="tw4winExternal"/>
          <w:rFonts w:ascii="Calibri" w:hAnsi="Calibri" w:cs="Calibri"/>
          <w:color w:val="000000" w:themeColor="text1"/>
          <w:sz w:val="72"/>
          <w:szCs w:val="72"/>
          <w:lang w:val="en-US"/>
        </w:rPr>
        <w:t>Code of Business Conduct</w:t>
      </w:r>
    </w:p>
    <w:p w14:paraId="598A261F" w14:textId="77777777" w:rsidR="00840375" w:rsidRPr="00C85CF5"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316532" w:rsidRPr="00C85CF5" w14:paraId="4ABE4AAD" w14:textId="77777777" w:rsidTr="51D65366">
        <w:tc>
          <w:tcPr>
            <w:tcW w:w="1353" w:type="dxa"/>
            <w:shd w:val="clear" w:color="auto" w:fill="F1A983" w:themeFill="accent2" w:themeFillTint="99"/>
            <w:tcMar>
              <w:top w:w="120" w:type="dxa"/>
              <w:left w:w="180" w:type="dxa"/>
              <w:bottom w:w="120" w:type="dxa"/>
              <w:right w:w="180" w:type="dxa"/>
            </w:tcMar>
          </w:tcPr>
          <w:p w14:paraId="23E54C34" w14:textId="77777777" w:rsidR="009D7F9A" w:rsidRPr="00C85CF5" w:rsidRDefault="00D355BB" w:rsidP="00F66488">
            <w:pPr>
              <w:spacing w:before="30" w:after="30"/>
              <w:ind w:left="30" w:right="30"/>
              <w:rPr>
                <w:rFonts w:eastAsia="Times New Roman"/>
              </w:rPr>
            </w:pPr>
            <w:r w:rsidRPr="00C85CF5">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2EA931AC" w14:textId="77777777" w:rsidR="009D7F9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Source</w:t>
            </w:r>
          </w:p>
        </w:tc>
        <w:tc>
          <w:tcPr>
            <w:tcW w:w="6000" w:type="dxa"/>
            <w:shd w:val="clear" w:color="auto" w:fill="F1A983" w:themeFill="accent2" w:themeFillTint="99"/>
            <w:vAlign w:val="center"/>
          </w:tcPr>
          <w:p w14:paraId="2BE3519A" w14:textId="77777777" w:rsidR="009D7F9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Target</w:t>
            </w:r>
          </w:p>
        </w:tc>
      </w:tr>
      <w:tr w:rsidR="00316532" w:rsidRPr="00536276" w14:paraId="364CB87F" w14:textId="77777777" w:rsidTr="51D65366">
        <w:tc>
          <w:tcPr>
            <w:tcW w:w="1353" w:type="dxa"/>
            <w:shd w:val="clear" w:color="auto" w:fill="C1E4F5" w:themeFill="accent1" w:themeFillTint="33"/>
            <w:tcMar>
              <w:top w:w="120" w:type="dxa"/>
              <w:left w:w="180" w:type="dxa"/>
              <w:bottom w:w="120" w:type="dxa"/>
              <w:right w:w="180" w:type="dxa"/>
            </w:tcMar>
            <w:hideMark/>
          </w:tcPr>
          <w:p w14:paraId="01439E80" w14:textId="77777777" w:rsidR="00F66488" w:rsidRPr="00C85CF5" w:rsidRDefault="00D355BB" w:rsidP="00F66488">
            <w:pPr>
              <w:spacing w:before="30" w:after="30"/>
              <w:ind w:left="30" w:right="30"/>
              <w:rPr>
                <w:rFonts w:ascii="Calibri" w:eastAsia="Times New Roman" w:hAnsi="Calibri" w:cs="Calibri"/>
                <w:sz w:val="16"/>
              </w:rPr>
            </w:pPr>
            <w:hyperlink r:id="rId10" w:tgtFrame="_blank" w:history="1">
              <w:r w:rsidRPr="00C85CF5">
                <w:rPr>
                  <w:rFonts w:ascii="Calibri" w:eastAsia="Times New Roman" w:hAnsi="Calibri" w:cs="Calibri"/>
                  <w:color w:val="0000FF"/>
                  <w:sz w:val="16"/>
                  <w:u w:val="single"/>
                </w:rPr>
                <w:t>Screen 0</w:t>
              </w:r>
            </w:hyperlink>
            <w:r w:rsidRPr="00C85CF5">
              <w:rPr>
                <w:rFonts w:ascii="Calibri" w:eastAsia="Times New Roman" w:hAnsi="Calibri" w:cs="Calibri"/>
                <w:sz w:val="16"/>
              </w:rPr>
              <w:t xml:space="preserve"> </w:t>
            </w:r>
          </w:p>
          <w:p w14:paraId="1A244B33" w14:textId="77777777" w:rsidR="00F66488" w:rsidRPr="00C85CF5" w:rsidRDefault="00D355BB" w:rsidP="00F66488">
            <w:pPr>
              <w:ind w:left="30" w:right="30"/>
              <w:rPr>
                <w:rFonts w:ascii="Calibri" w:eastAsia="Times New Roman" w:hAnsi="Calibri" w:cs="Calibri"/>
                <w:sz w:val="16"/>
              </w:rPr>
            </w:pPr>
            <w:hyperlink r:id="rId11" w:tgtFrame="_blank" w:history="1">
              <w:r w:rsidRPr="00C85CF5">
                <w:rPr>
                  <w:rFonts w:ascii="Calibri" w:eastAsia="Times New Roman" w:hAnsi="Calibri" w:cs="Calibri"/>
                  <w:color w:val="0000FF"/>
                  <w:sz w:val="16"/>
                  <w:u w:val="single"/>
                </w:rPr>
                <w:t>1_C_1</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65ADEE"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Code of Business Conduct</w:t>
            </w:r>
          </w:p>
          <w:p w14:paraId="40CE76F7"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Click the forward arrow.</w:t>
            </w:r>
          </w:p>
        </w:tc>
        <w:tc>
          <w:tcPr>
            <w:tcW w:w="6000" w:type="dxa"/>
          </w:tcPr>
          <w:p w14:paraId="4BB6A863" w14:textId="77777777" w:rsidR="005C43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Código de Conduta nos Negócios</w:t>
            </w:r>
          </w:p>
          <w:p w14:paraId="3966C2D2" w14:textId="77777777" w:rsidR="00F66488"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Clique na seta para frente.</w:t>
            </w:r>
          </w:p>
        </w:tc>
      </w:tr>
      <w:tr w:rsidR="00316532" w:rsidRPr="00536276" w14:paraId="08B02143" w14:textId="77777777" w:rsidTr="51D65366">
        <w:tc>
          <w:tcPr>
            <w:tcW w:w="1353" w:type="dxa"/>
            <w:shd w:val="clear" w:color="auto" w:fill="C1E4F5" w:themeFill="accent1" w:themeFillTint="33"/>
            <w:tcMar>
              <w:top w:w="120" w:type="dxa"/>
              <w:left w:w="180" w:type="dxa"/>
              <w:bottom w:w="120" w:type="dxa"/>
              <w:right w:w="180" w:type="dxa"/>
            </w:tcMar>
            <w:hideMark/>
          </w:tcPr>
          <w:p w14:paraId="384EC18B" w14:textId="77777777" w:rsidR="00F66488" w:rsidRPr="00C85CF5" w:rsidRDefault="00D355BB" w:rsidP="00F66488">
            <w:pPr>
              <w:spacing w:before="30" w:after="30"/>
              <w:ind w:left="30" w:right="30"/>
              <w:rPr>
                <w:rFonts w:ascii="Calibri" w:eastAsia="Times New Roman" w:hAnsi="Calibri" w:cs="Calibri"/>
                <w:sz w:val="16"/>
              </w:rPr>
            </w:pPr>
            <w:hyperlink r:id="rId12" w:tgtFrame="_blank" w:history="1">
              <w:r w:rsidRPr="00C85CF5">
                <w:rPr>
                  <w:rFonts w:ascii="Calibri" w:eastAsia="Times New Roman" w:hAnsi="Calibri" w:cs="Calibri"/>
                  <w:color w:val="0000FF"/>
                  <w:sz w:val="16"/>
                  <w:u w:val="single"/>
                </w:rPr>
                <w:t>Screen 1</w:t>
              </w:r>
            </w:hyperlink>
            <w:r w:rsidRPr="00C85CF5">
              <w:rPr>
                <w:rFonts w:ascii="Calibri" w:eastAsia="Times New Roman" w:hAnsi="Calibri" w:cs="Calibri"/>
                <w:sz w:val="16"/>
              </w:rPr>
              <w:t xml:space="preserve"> </w:t>
            </w:r>
          </w:p>
          <w:p w14:paraId="4063D06E" w14:textId="77777777" w:rsidR="00F66488" w:rsidRPr="00C85CF5" w:rsidRDefault="00D355BB" w:rsidP="00F66488">
            <w:pPr>
              <w:ind w:left="30" w:right="30"/>
              <w:rPr>
                <w:rFonts w:ascii="Calibri" w:eastAsia="Times New Roman" w:hAnsi="Calibri" w:cs="Calibri"/>
                <w:sz w:val="16"/>
              </w:rPr>
            </w:pPr>
            <w:hyperlink r:id="rId13" w:tgtFrame="_blank" w:history="1">
              <w:r w:rsidRPr="00C85CF5">
                <w:rPr>
                  <w:rFonts w:ascii="Calibri" w:eastAsia="Times New Roman" w:hAnsi="Calibri" w:cs="Calibri"/>
                  <w:color w:val="0000FF"/>
                  <w:sz w:val="16"/>
                  <w:u w:val="single"/>
                </w:rPr>
                <w:t>2_C_2</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3FEB1F"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As a global healthcare leader, what we do each day matters.</w:t>
            </w:r>
          </w:p>
          <w:p w14:paraId="3F2BD1F6"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0F22B212" w14:textId="3ADF3DD4" w:rsidR="005C43A0" w:rsidRPr="00C85CF5" w:rsidRDefault="00D355BB" w:rsidP="683366C3">
            <w:pPr>
              <w:spacing w:before="100" w:beforeAutospacing="1" w:after="100" w:afterAutospacing="1"/>
              <w:ind w:left="30" w:right="30"/>
              <w:rPr>
                <w:rFonts w:ascii="Calibri" w:eastAsia="Times New Roman" w:hAnsi="Calibri" w:cs="Calibri"/>
                <w:lang w:val="pt-BR"/>
              </w:rPr>
            </w:pPr>
            <w:r w:rsidRPr="683366C3">
              <w:rPr>
                <w:rFonts w:ascii="Calibri" w:eastAsia="Calibri" w:hAnsi="Calibri" w:cs="Calibri"/>
                <w:lang w:val="pt-BR"/>
              </w:rPr>
              <w:t xml:space="preserve">Como líder global na área da saúde, o que fazemos todos os dias </w:t>
            </w:r>
            <w:del w:id="0" w:author="Pelosi, Mariana" w:date="2025-12-19T13:33:00Z">
              <w:r w:rsidRPr="683366C3" w:rsidDel="00D355BB">
                <w:rPr>
                  <w:rFonts w:ascii="Calibri" w:eastAsia="Calibri" w:hAnsi="Calibri" w:cs="Calibri"/>
                  <w:lang w:val="pt-BR"/>
                </w:rPr>
                <w:delText>é importante</w:delText>
              </w:r>
            </w:del>
            <w:ins w:id="1" w:author="Pelosi, Mariana" w:date="2025-12-19T13:33:00Z">
              <w:r w:rsidR="3CB5F845" w:rsidRPr="683366C3">
                <w:rPr>
                  <w:rFonts w:ascii="Calibri" w:eastAsia="Calibri" w:hAnsi="Calibri" w:cs="Calibri"/>
                  <w:lang w:val="pt-BR"/>
                </w:rPr>
                <w:t>importa</w:t>
              </w:r>
            </w:ins>
            <w:r w:rsidRPr="683366C3">
              <w:rPr>
                <w:rFonts w:ascii="Calibri" w:eastAsia="Calibri" w:hAnsi="Calibri" w:cs="Calibri"/>
                <w:lang w:val="pt-BR"/>
              </w:rPr>
              <w:t>.</w:t>
            </w:r>
          </w:p>
          <w:p w14:paraId="41161F00" w14:textId="524C1092" w:rsidR="00F66488"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Nosso Código de Conduta nos Negócios é uma bússola poderosa que nos capacita a agir com integridade, liderar com propósito e fazer escolhas que refletem o melhor de</w:t>
            </w:r>
            <w:r w:rsidR="003350BD">
              <w:rPr>
                <w:rFonts w:ascii="Calibri" w:eastAsia="Calibri" w:hAnsi="Calibri" w:cs="Calibri"/>
                <w:lang w:val="pt-BR"/>
              </w:rPr>
              <w:t> </w:t>
            </w:r>
            <w:r w:rsidRPr="00C85CF5">
              <w:rPr>
                <w:rFonts w:ascii="Calibri" w:eastAsia="Calibri" w:hAnsi="Calibri" w:cs="Calibri"/>
                <w:lang w:val="pt-BR"/>
              </w:rPr>
              <w:t>quem somos. É assim que construímos confiança, defendemos nossos valores e continuamos fazendo uma</w:t>
            </w:r>
            <w:r w:rsidR="003350BD">
              <w:rPr>
                <w:rFonts w:ascii="Calibri" w:eastAsia="Calibri" w:hAnsi="Calibri" w:cs="Calibri"/>
                <w:lang w:val="pt-BR"/>
              </w:rPr>
              <w:t> </w:t>
            </w:r>
            <w:r w:rsidRPr="00C85CF5">
              <w:rPr>
                <w:rFonts w:ascii="Calibri" w:eastAsia="Calibri" w:hAnsi="Calibri" w:cs="Calibri"/>
                <w:lang w:val="pt-BR"/>
              </w:rPr>
              <w:t>diferença significativa no mundo.</w:t>
            </w:r>
          </w:p>
        </w:tc>
      </w:tr>
      <w:tr w:rsidR="00316532" w:rsidRPr="00536276" w14:paraId="3BCB235A" w14:textId="77777777" w:rsidTr="51D65366">
        <w:tc>
          <w:tcPr>
            <w:tcW w:w="1353" w:type="dxa"/>
            <w:shd w:val="clear" w:color="auto" w:fill="C1E4F5" w:themeFill="accent1" w:themeFillTint="33"/>
            <w:tcMar>
              <w:top w:w="120" w:type="dxa"/>
              <w:left w:w="180" w:type="dxa"/>
              <w:bottom w:w="120" w:type="dxa"/>
              <w:right w:w="180" w:type="dxa"/>
            </w:tcMar>
            <w:hideMark/>
          </w:tcPr>
          <w:p w14:paraId="67F8CE25" w14:textId="77777777" w:rsidR="00F66488" w:rsidRPr="00C85CF5" w:rsidRDefault="00D355BB" w:rsidP="00F66488">
            <w:pPr>
              <w:spacing w:before="30" w:after="30"/>
              <w:ind w:left="30" w:right="30"/>
              <w:rPr>
                <w:rFonts w:ascii="Calibri" w:eastAsia="Times New Roman" w:hAnsi="Calibri" w:cs="Calibri"/>
                <w:sz w:val="16"/>
              </w:rPr>
            </w:pPr>
            <w:hyperlink r:id="rId14" w:tgtFrame="_blank" w:history="1">
              <w:r w:rsidRPr="00C85CF5">
                <w:rPr>
                  <w:rFonts w:ascii="Calibri" w:eastAsia="Times New Roman" w:hAnsi="Calibri" w:cs="Calibri"/>
                  <w:color w:val="0000FF"/>
                  <w:sz w:val="16"/>
                  <w:u w:val="single"/>
                </w:rPr>
                <w:t>Screen 2</w:t>
              </w:r>
            </w:hyperlink>
            <w:r w:rsidRPr="00C85CF5">
              <w:rPr>
                <w:rFonts w:ascii="Calibri" w:eastAsia="Times New Roman" w:hAnsi="Calibri" w:cs="Calibri"/>
                <w:sz w:val="16"/>
              </w:rPr>
              <w:t xml:space="preserve"> </w:t>
            </w:r>
          </w:p>
          <w:p w14:paraId="4F09543B" w14:textId="77777777" w:rsidR="00F66488" w:rsidRPr="00C85CF5" w:rsidRDefault="00D355BB" w:rsidP="00F66488">
            <w:pPr>
              <w:ind w:left="30" w:right="30"/>
              <w:rPr>
                <w:rFonts w:ascii="Calibri" w:eastAsia="Times New Roman" w:hAnsi="Calibri" w:cs="Calibri"/>
                <w:sz w:val="16"/>
              </w:rPr>
            </w:pPr>
            <w:hyperlink r:id="rId15" w:tgtFrame="_blank" w:history="1">
              <w:r w:rsidRPr="00C85CF5">
                <w:rPr>
                  <w:rFonts w:ascii="Calibri" w:eastAsia="Times New Roman" w:hAnsi="Calibri" w:cs="Calibri"/>
                  <w:color w:val="0000FF"/>
                  <w:sz w:val="16"/>
                  <w:u w:val="single"/>
                </w:rPr>
                <w:t>3_C_3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F13FC3"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Upon completion of this course, you will:</w:t>
            </w:r>
          </w:p>
          <w:p w14:paraId="4927FDFF" w14:textId="77777777" w:rsidR="00F66488" w:rsidRPr="00C85CF5" w:rsidRDefault="00D355BB" w:rsidP="00544197">
            <w:pPr>
              <w:numPr>
                <w:ilvl w:val="0"/>
                <w:numId w:val="2"/>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Understand the importance of Code of Business Conduct to our business.</w:t>
            </w:r>
          </w:p>
          <w:p w14:paraId="1E47F788" w14:textId="77777777" w:rsidR="00F66488" w:rsidRPr="00C85CF5" w:rsidRDefault="00D355BB" w:rsidP="00544197">
            <w:pPr>
              <w:numPr>
                <w:ilvl w:val="0"/>
                <w:numId w:val="2"/>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Be able to identify the key principles of the Code of Business Conduct and understand how they apply to our everyday work practices.</w:t>
            </w:r>
          </w:p>
          <w:p w14:paraId="49EFD25B" w14:textId="77777777" w:rsidR="00F66488" w:rsidRPr="00C85CF5" w:rsidRDefault="00D355BB" w:rsidP="00544197">
            <w:pPr>
              <w:numPr>
                <w:ilvl w:val="0"/>
                <w:numId w:val="2"/>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lastRenderedPageBreak/>
              <w:t>Understand Abbott’s expectations for conducting business globally in the right way.</w:t>
            </w:r>
          </w:p>
          <w:p w14:paraId="1065BE82" w14:textId="77777777" w:rsidR="00F66488" w:rsidRPr="00C85CF5" w:rsidRDefault="00D355BB" w:rsidP="00544197">
            <w:pPr>
              <w:numPr>
                <w:ilvl w:val="0"/>
                <w:numId w:val="2"/>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Know where to go for help and support.</w:t>
            </w:r>
          </w:p>
        </w:tc>
        <w:tc>
          <w:tcPr>
            <w:tcW w:w="6000" w:type="dxa"/>
          </w:tcPr>
          <w:p w14:paraId="2A4A45B6" w14:textId="77777777" w:rsidR="00835B5B"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Ao concluir este curso, você será capaz de:</w:t>
            </w:r>
          </w:p>
          <w:p w14:paraId="7E6131B4" w14:textId="77777777" w:rsidR="00835B5B" w:rsidRPr="00C85CF5" w:rsidRDefault="00D355BB" w:rsidP="00544197">
            <w:pPr>
              <w:numPr>
                <w:ilvl w:val="0"/>
                <w:numId w:val="2"/>
              </w:numPr>
              <w:spacing w:before="100" w:beforeAutospacing="1" w:after="100" w:afterAutospacing="1"/>
              <w:ind w:left="750" w:right="30"/>
              <w:rPr>
                <w:rFonts w:ascii="Calibri" w:eastAsia="Times New Roman" w:hAnsi="Calibri" w:cs="Calibri"/>
                <w:lang w:val="pt-BR"/>
              </w:rPr>
            </w:pPr>
            <w:r w:rsidRPr="00C85CF5">
              <w:rPr>
                <w:rFonts w:ascii="Calibri" w:eastAsia="Calibri" w:hAnsi="Calibri" w:cs="Calibri"/>
                <w:lang w:val="pt-BR"/>
              </w:rPr>
              <w:t>Compreender a importância do Código de Conduta nos Negócios para o nosso negócio.</w:t>
            </w:r>
          </w:p>
          <w:p w14:paraId="71BCB761" w14:textId="1D13A1AE" w:rsidR="00835B5B" w:rsidRPr="00C85CF5" w:rsidRDefault="00D355BB" w:rsidP="76BC9312">
            <w:pPr>
              <w:numPr>
                <w:ilvl w:val="0"/>
                <w:numId w:val="2"/>
              </w:numPr>
              <w:spacing w:before="100" w:beforeAutospacing="1" w:after="100" w:afterAutospacing="1"/>
              <w:ind w:left="750" w:right="30"/>
              <w:rPr>
                <w:rFonts w:ascii="Calibri" w:eastAsia="Times New Roman" w:hAnsi="Calibri" w:cs="Calibri"/>
                <w:lang w:val="pt-BR"/>
              </w:rPr>
            </w:pPr>
            <w:r w:rsidRPr="76BC9312">
              <w:rPr>
                <w:rFonts w:ascii="Calibri" w:eastAsia="Calibri" w:hAnsi="Calibri" w:cs="Calibri"/>
                <w:lang w:val="pt-BR"/>
              </w:rPr>
              <w:t>Ser capaz de identificar os princípios fundamentais do Código de Conduta nos Negócios e entend</w:t>
            </w:r>
            <w:del w:id="2" w:author="Pelosi, Mariana" w:date="2025-12-18T13:36:00Z">
              <w:r w:rsidRPr="76BC9312" w:rsidDel="00D355BB">
                <w:rPr>
                  <w:rFonts w:ascii="Calibri" w:eastAsia="Calibri" w:hAnsi="Calibri" w:cs="Calibri"/>
                  <w:lang w:val="pt-BR"/>
                </w:rPr>
                <w:delText>a</w:delText>
              </w:r>
            </w:del>
            <w:ins w:id="3" w:author="Pelosi, Mariana" w:date="2025-12-18T13:36:00Z">
              <w:r w:rsidR="7F2800F3" w:rsidRPr="76BC9312">
                <w:rPr>
                  <w:rFonts w:ascii="Calibri" w:eastAsia="Calibri" w:hAnsi="Calibri" w:cs="Calibri"/>
                  <w:lang w:val="pt-BR"/>
                </w:rPr>
                <w:t>er</w:t>
              </w:r>
            </w:ins>
            <w:r w:rsidRPr="76BC9312">
              <w:rPr>
                <w:rFonts w:ascii="Calibri" w:eastAsia="Calibri" w:hAnsi="Calibri" w:cs="Calibri"/>
                <w:lang w:val="pt-BR"/>
              </w:rPr>
              <w:t xml:space="preserve"> </w:t>
            </w:r>
            <w:r w:rsidRPr="76BC9312">
              <w:rPr>
                <w:rFonts w:ascii="Calibri" w:eastAsia="Calibri" w:hAnsi="Calibri" w:cs="Calibri"/>
                <w:lang w:val="pt-BR"/>
              </w:rPr>
              <w:lastRenderedPageBreak/>
              <w:t>como eles se aplicam às nossas práticas diárias de</w:t>
            </w:r>
            <w:r w:rsidR="003717FA" w:rsidRPr="76BC9312">
              <w:rPr>
                <w:rFonts w:ascii="Calibri" w:eastAsia="Calibri" w:hAnsi="Calibri" w:cs="Calibri"/>
                <w:lang w:val="pt-BR"/>
              </w:rPr>
              <w:t> </w:t>
            </w:r>
            <w:r w:rsidRPr="76BC9312">
              <w:rPr>
                <w:rFonts w:ascii="Calibri" w:eastAsia="Calibri" w:hAnsi="Calibri" w:cs="Calibri"/>
                <w:lang w:val="pt-BR"/>
              </w:rPr>
              <w:t>trabalho</w:t>
            </w:r>
            <w:ins w:id="4" w:author="Pelosi, Mariana" w:date="2025-12-18T13:37:00Z">
              <w:r w:rsidR="76C269AD" w:rsidRPr="76BC9312">
                <w:rPr>
                  <w:rFonts w:ascii="Calibri" w:eastAsia="Calibri" w:hAnsi="Calibri" w:cs="Calibri"/>
                  <w:lang w:val="pt-BR"/>
                </w:rPr>
                <w:t>.</w:t>
              </w:r>
            </w:ins>
          </w:p>
          <w:p w14:paraId="6FD40124" w14:textId="46D19CF6" w:rsidR="00D21F04" w:rsidRPr="00C85CF5" w:rsidRDefault="00D355BB" w:rsidP="4EF1B27D">
            <w:pPr>
              <w:numPr>
                <w:ilvl w:val="0"/>
                <w:numId w:val="2"/>
              </w:numPr>
              <w:spacing w:before="100" w:beforeAutospacing="1" w:after="100" w:afterAutospacing="1"/>
              <w:ind w:left="750" w:right="30"/>
              <w:rPr>
                <w:rFonts w:ascii="Calibri" w:eastAsia="Times New Roman" w:hAnsi="Calibri" w:cs="Calibri"/>
                <w:lang w:val="pt-BR"/>
              </w:rPr>
            </w:pPr>
            <w:r w:rsidRPr="4EF1B27D">
              <w:rPr>
                <w:rFonts w:ascii="Calibri" w:eastAsia="Calibri" w:hAnsi="Calibri" w:cs="Calibri"/>
                <w:lang w:val="pt-BR"/>
              </w:rPr>
              <w:t>Compreender as expectativas da Abbott para a</w:t>
            </w:r>
            <w:r w:rsidR="003717FA" w:rsidRPr="4EF1B27D">
              <w:rPr>
                <w:rFonts w:ascii="Calibri" w:eastAsia="Calibri" w:hAnsi="Calibri" w:cs="Calibri"/>
                <w:lang w:val="pt-BR"/>
              </w:rPr>
              <w:t> </w:t>
            </w:r>
            <w:r w:rsidRPr="4EF1B27D">
              <w:rPr>
                <w:rFonts w:ascii="Calibri" w:eastAsia="Calibri" w:hAnsi="Calibri" w:cs="Calibri"/>
                <w:lang w:val="pt-BR"/>
              </w:rPr>
              <w:t>condução de negócios globalmente de forma correta</w:t>
            </w:r>
            <w:ins w:id="5" w:author="Pelosi, Mariana" w:date="2025-12-18T13:37:00Z">
              <w:r w:rsidR="05DABD64" w:rsidRPr="4EF1B27D">
                <w:rPr>
                  <w:rFonts w:ascii="Calibri" w:eastAsia="Calibri" w:hAnsi="Calibri" w:cs="Calibri"/>
                  <w:lang w:val="pt-BR"/>
                </w:rPr>
                <w:t>.</w:t>
              </w:r>
            </w:ins>
            <w:del w:id="6" w:author="Pelosi, Mariana" w:date="2025-12-18T13:37:00Z">
              <w:r w:rsidRPr="4EF1B27D" w:rsidDel="00D355BB">
                <w:rPr>
                  <w:rFonts w:ascii="Calibri" w:eastAsia="Calibri" w:hAnsi="Calibri" w:cs="Calibri"/>
                  <w:lang w:val="pt-BR"/>
                </w:rPr>
                <w:delText>;</w:delText>
              </w:r>
            </w:del>
          </w:p>
          <w:p w14:paraId="333CBA7D" w14:textId="77777777" w:rsidR="00F66488" w:rsidRPr="00C85CF5" w:rsidRDefault="00D355BB" w:rsidP="00544197">
            <w:pPr>
              <w:numPr>
                <w:ilvl w:val="0"/>
                <w:numId w:val="2"/>
              </w:numPr>
              <w:spacing w:before="100" w:beforeAutospacing="1" w:after="100" w:afterAutospacing="1"/>
              <w:ind w:left="750" w:right="30"/>
              <w:rPr>
                <w:rFonts w:ascii="Calibri" w:eastAsia="Times New Roman" w:hAnsi="Calibri" w:cs="Calibri"/>
                <w:lang w:val="pt-BR"/>
              </w:rPr>
            </w:pPr>
            <w:r w:rsidRPr="00C85CF5">
              <w:rPr>
                <w:rFonts w:ascii="Calibri" w:eastAsia="Calibri" w:hAnsi="Calibri" w:cs="Calibri"/>
                <w:lang w:val="pt-BR"/>
              </w:rPr>
              <w:t>Saber aonde ir quando precisar de ajuda e suporte.</w:t>
            </w:r>
          </w:p>
        </w:tc>
      </w:tr>
      <w:tr w:rsidR="00316532" w:rsidRPr="00C85CF5" w14:paraId="0E9A81D7" w14:textId="77777777" w:rsidTr="51D65366">
        <w:tc>
          <w:tcPr>
            <w:tcW w:w="1353" w:type="dxa"/>
            <w:shd w:val="clear" w:color="auto" w:fill="C1E4F5" w:themeFill="accent1" w:themeFillTint="33"/>
            <w:tcMar>
              <w:top w:w="120" w:type="dxa"/>
              <w:left w:w="180" w:type="dxa"/>
              <w:bottom w:w="120" w:type="dxa"/>
              <w:right w:w="180" w:type="dxa"/>
            </w:tcMar>
            <w:hideMark/>
          </w:tcPr>
          <w:p w14:paraId="7B181AA5" w14:textId="77777777" w:rsidR="00F66488" w:rsidRPr="00C85CF5" w:rsidRDefault="00D355BB" w:rsidP="00F66488">
            <w:pPr>
              <w:spacing w:before="30" w:after="30"/>
              <w:ind w:left="30" w:right="30"/>
              <w:rPr>
                <w:rFonts w:ascii="Calibri" w:eastAsia="Times New Roman" w:hAnsi="Calibri" w:cs="Calibri"/>
                <w:sz w:val="16"/>
              </w:rPr>
            </w:pPr>
            <w:hyperlink r:id="rId16" w:tgtFrame="_blank" w:history="1">
              <w:r w:rsidRPr="00C85CF5">
                <w:rPr>
                  <w:rFonts w:ascii="Calibri" w:eastAsia="Times New Roman" w:hAnsi="Calibri" w:cs="Calibri"/>
                  <w:color w:val="0000FF"/>
                  <w:sz w:val="16"/>
                  <w:u w:val="single"/>
                </w:rPr>
                <w:t>Screen 3</w:t>
              </w:r>
            </w:hyperlink>
            <w:r w:rsidRPr="00C85CF5">
              <w:rPr>
                <w:rFonts w:ascii="Calibri" w:eastAsia="Times New Roman" w:hAnsi="Calibri" w:cs="Calibri"/>
                <w:sz w:val="16"/>
              </w:rPr>
              <w:t xml:space="preserve"> </w:t>
            </w:r>
          </w:p>
          <w:p w14:paraId="66C31BCF" w14:textId="77777777" w:rsidR="00F66488" w:rsidRPr="00C85CF5" w:rsidRDefault="00D355BB" w:rsidP="00F66488">
            <w:pPr>
              <w:ind w:left="30" w:right="30"/>
              <w:rPr>
                <w:rFonts w:ascii="Calibri" w:eastAsia="Times New Roman" w:hAnsi="Calibri" w:cs="Calibri"/>
                <w:sz w:val="16"/>
              </w:rPr>
            </w:pPr>
            <w:hyperlink r:id="rId17" w:tgtFrame="_blank" w:history="1">
              <w:r w:rsidRPr="00C85CF5">
                <w:rPr>
                  <w:rFonts w:ascii="Calibri" w:eastAsia="Times New Roman" w:hAnsi="Calibri" w:cs="Calibri"/>
                  <w:color w:val="0000FF"/>
                  <w:sz w:val="16"/>
                  <w:u w:val="single"/>
                </w:rPr>
                <w:t>4_C_4</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0EB561"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Welcome</w:t>
            </w:r>
          </w:p>
          <w:p w14:paraId="5D513AA1"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minute</w:t>
            </w:r>
          </w:p>
          <w:p w14:paraId="10431E03"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The Importance of Abbott’s Code of Business Conduct</w:t>
            </w:r>
          </w:p>
          <w:p w14:paraId="79E325AA"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minutes</w:t>
            </w:r>
          </w:p>
          <w:p w14:paraId="1A28DD07"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Our Code</w:t>
            </w:r>
          </w:p>
          <w:p w14:paraId="2CB4092C"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18 minutes</w:t>
            </w:r>
          </w:p>
          <w:p w14:paraId="11D0963C"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[4] Your Commitment</w:t>
            </w:r>
          </w:p>
          <w:p w14:paraId="0A202696"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minute</w:t>
            </w:r>
          </w:p>
          <w:p w14:paraId="0E74F11B"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[5] Knowledge Check</w:t>
            </w:r>
          </w:p>
          <w:p w14:paraId="37525D85"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5 minutes</w:t>
            </w:r>
          </w:p>
          <w:p w14:paraId="6DDA8072"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Learning Progress</w:t>
            </w:r>
          </w:p>
          <w:p w14:paraId="727E7A0A" w14:textId="77777777" w:rsidR="00F66488"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This Topic is now available.</w:t>
            </w:r>
          </w:p>
        </w:tc>
        <w:tc>
          <w:tcPr>
            <w:tcW w:w="6000" w:type="dxa"/>
          </w:tcPr>
          <w:p w14:paraId="791CCFBC" w14:textId="77777777" w:rsidR="000515B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[1] Boas-vindas</w:t>
            </w:r>
          </w:p>
          <w:p w14:paraId="615A541C" w14:textId="77777777" w:rsidR="000515B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 minuto</w:t>
            </w:r>
          </w:p>
          <w:p w14:paraId="615996E7" w14:textId="709179DE" w:rsidR="000515B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[2] A importância do Código de Conduta nos Negócios da</w:t>
            </w:r>
            <w:r w:rsidR="003717FA">
              <w:rPr>
                <w:rFonts w:ascii="Calibri" w:eastAsia="Calibri" w:hAnsi="Calibri" w:cs="Calibri"/>
                <w:lang w:val="pt-BR"/>
              </w:rPr>
              <w:t> </w:t>
            </w:r>
            <w:r w:rsidRPr="00C85CF5">
              <w:rPr>
                <w:rFonts w:ascii="Calibri" w:eastAsia="Calibri" w:hAnsi="Calibri" w:cs="Calibri"/>
                <w:lang w:val="pt-BR"/>
              </w:rPr>
              <w:t>Abbott</w:t>
            </w:r>
          </w:p>
          <w:p w14:paraId="44FF08DD" w14:textId="77777777" w:rsidR="000515B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2 minutos</w:t>
            </w:r>
          </w:p>
          <w:p w14:paraId="0703E42D" w14:textId="77777777" w:rsidR="000515B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[3] Nosso Código</w:t>
            </w:r>
          </w:p>
          <w:p w14:paraId="3B553650" w14:textId="77777777" w:rsidR="000515B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18 minutos</w:t>
            </w:r>
          </w:p>
          <w:p w14:paraId="4F117C18" w14:textId="77C973B3" w:rsidR="000515B2" w:rsidRPr="00C85CF5" w:rsidRDefault="00D355BB" w:rsidP="4EF1B27D">
            <w:pPr>
              <w:spacing w:before="100" w:beforeAutospacing="1" w:after="100" w:afterAutospacing="1"/>
              <w:ind w:left="30" w:right="30"/>
              <w:rPr>
                <w:rFonts w:ascii="Calibri" w:eastAsia="Times New Roman" w:hAnsi="Calibri" w:cs="Calibri"/>
                <w:lang w:val="pt-BR"/>
              </w:rPr>
            </w:pPr>
            <w:r w:rsidRPr="683366C3">
              <w:rPr>
                <w:rFonts w:ascii="Calibri" w:eastAsia="Calibri" w:hAnsi="Calibri" w:cs="Calibri"/>
                <w:lang w:val="pt-BR"/>
              </w:rPr>
              <w:t>[4] Seu compromisso</w:t>
            </w:r>
          </w:p>
          <w:p w14:paraId="6CD2872C" w14:textId="77777777" w:rsidR="000515B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 minuto</w:t>
            </w:r>
          </w:p>
          <w:p w14:paraId="639896BF" w14:textId="6C80E1E1" w:rsidR="000515B2" w:rsidRPr="00C85CF5" w:rsidRDefault="00D355BB" w:rsidP="4EF1B27D">
            <w:pPr>
              <w:spacing w:before="100" w:beforeAutospacing="1" w:after="100" w:afterAutospacing="1"/>
              <w:ind w:left="30" w:right="30"/>
              <w:rPr>
                <w:rFonts w:ascii="Calibri" w:eastAsia="Times New Roman" w:hAnsi="Calibri" w:cs="Calibri"/>
                <w:lang w:val="pt-BR"/>
              </w:rPr>
            </w:pPr>
            <w:r w:rsidRPr="14AAD16B">
              <w:rPr>
                <w:rFonts w:ascii="Calibri" w:eastAsia="Calibri" w:hAnsi="Calibri" w:cs="Calibri"/>
                <w:lang w:val="pt-BR"/>
              </w:rPr>
              <w:t>[5] Teste de conhecimentos</w:t>
            </w:r>
          </w:p>
          <w:p w14:paraId="6FDC0FA6" w14:textId="77777777" w:rsidR="000515B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5 minutos</w:t>
            </w:r>
          </w:p>
          <w:p w14:paraId="68515394" w14:textId="1F1415FD" w:rsidR="000515B2" w:rsidRPr="00C85CF5" w:rsidRDefault="00D355BB" w:rsidP="4EF1B27D">
            <w:pPr>
              <w:spacing w:before="100" w:beforeAutospacing="1" w:after="100" w:afterAutospacing="1"/>
              <w:ind w:left="30" w:right="30"/>
              <w:rPr>
                <w:rFonts w:ascii="Calibri" w:eastAsia="Times New Roman" w:hAnsi="Calibri" w:cs="Calibri"/>
                <w:lang w:val="pt-BR"/>
              </w:rPr>
            </w:pPr>
            <w:r w:rsidRPr="14AAD16B">
              <w:rPr>
                <w:rFonts w:ascii="Calibri" w:eastAsia="Calibri" w:hAnsi="Calibri" w:cs="Calibri"/>
                <w:lang w:val="pt-BR"/>
              </w:rPr>
              <w:lastRenderedPageBreak/>
              <w:t>Progresso da aprendizagem</w:t>
            </w:r>
          </w:p>
          <w:p w14:paraId="130053C6" w14:textId="77777777" w:rsidR="00F66488"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Este tópico está disponível agora.</w:t>
            </w:r>
          </w:p>
        </w:tc>
      </w:tr>
      <w:tr w:rsidR="00316532" w:rsidRPr="00C85CF5" w14:paraId="38A767D5" w14:textId="77777777" w:rsidTr="51D65366">
        <w:tc>
          <w:tcPr>
            <w:tcW w:w="1353" w:type="dxa"/>
            <w:shd w:val="clear" w:color="auto" w:fill="C1E4F5" w:themeFill="accent1" w:themeFillTint="33"/>
            <w:tcMar>
              <w:top w:w="120" w:type="dxa"/>
              <w:left w:w="180" w:type="dxa"/>
              <w:bottom w:w="120" w:type="dxa"/>
              <w:right w:w="180" w:type="dxa"/>
            </w:tcMar>
            <w:hideMark/>
          </w:tcPr>
          <w:p w14:paraId="5873BD57" w14:textId="77777777" w:rsidR="00000F84" w:rsidRPr="00C85CF5" w:rsidRDefault="00D355BB" w:rsidP="00000F84">
            <w:pPr>
              <w:spacing w:before="30" w:after="30"/>
              <w:ind w:left="30" w:right="30"/>
              <w:rPr>
                <w:rFonts w:ascii="Calibri" w:eastAsia="Times New Roman" w:hAnsi="Calibri" w:cs="Calibri"/>
                <w:sz w:val="16"/>
              </w:rPr>
            </w:pPr>
            <w:hyperlink r:id="rId18" w:tgtFrame="_blank" w:history="1">
              <w:r w:rsidRPr="00C85CF5">
                <w:rPr>
                  <w:rFonts w:ascii="Calibri" w:eastAsia="Times New Roman" w:hAnsi="Calibri" w:cs="Calibri"/>
                  <w:color w:val="0000FF"/>
                  <w:sz w:val="16"/>
                  <w:u w:val="single"/>
                </w:rPr>
                <w:t>Screen 4</w:t>
              </w:r>
            </w:hyperlink>
            <w:r w:rsidRPr="00C85CF5">
              <w:rPr>
                <w:rFonts w:ascii="Calibri" w:eastAsia="Times New Roman" w:hAnsi="Calibri" w:cs="Calibri"/>
                <w:sz w:val="16"/>
              </w:rPr>
              <w:t xml:space="preserve"> </w:t>
            </w:r>
          </w:p>
          <w:p w14:paraId="6B33A133" w14:textId="77777777" w:rsidR="00000F84" w:rsidRPr="00C85CF5" w:rsidRDefault="00D355BB" w:rsidP="00000F84">
            <w:pPr>
              <w:ind w:left="30" w:right="30"/>
              <w:rPr>
                <w:rFonts w:ascii="Calibri" w:eastAsia="Times New Roman" w:hAnsi="Calibri" w:cs="Calibri"/>
                <w:sz w:val="16"/>
              </w:rPr>
            </w:pPr>
            <w:hyperlink r:id="rId19" w:tgtFrame="_blank" w:history="1">
              <w:r w:rsidRPr="00C85CF5">
                <w:rPr>
                  <w:rFonts w:ascii="Calibri" w:eastAsia="Times New Roman" w:hAnsi="Calibri" w:cs="Calibri"/>
                  <w:color w:val="0000FF"/>
                  <w:sz w:val="16"/>
                  <w:u w:val="single"/>
                </w:rPr>
                <w:t>5_C_5</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BBFF43"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lead with integrity, fairness, and honesty. Everyone. Every day.</w:t>
            </w:r>
          </w:p>
          <w:p w14:paraId="653C902B"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5F73B1DD" w14:textId="057FA7AD" w:rsidR="00000F84" w:rsidRPr="00C85CF5" w:rsidRDefault="00D355BB" w:rsidP="4EF1B27D">
            <w:pPr>
              <w:spacing w:before="100" w:beforeAutospacing="1" w:after="100" w:afterAutospacing="1"/>
              <w:ind w:left="30" w:right="30"/>
              <w:rPr>
                <w:rFonts w:ascii="Calibri" w:eastAsia="Times New Roman" w:hAnsi="Calibri" w:cs="Calibri"/>
                <w:lang w:val="pt-BR"/>
              </w:rPr>
            </w:pPr>
            <w:r w:rsidRPr="4EF1B27D">
              <w:rPr>
                <w:rFonts w:ascii="Calibri" w:eastAsia="Calibri" w:hAnsi="Calibri" w:cs="Calibri"/>
                <w:lang w:val="pt-BR"/>
              </w:rPr>
              <w:t xml:space="preserve">Lideramos com integridade, justiça e honestidade. Todos nós. </w:t>
            </w:r>
            <w:del w:id="7" w:author="Pelosi, Mariana" w:date="2025-12-18T13:37:00Z">
              <w:r w:rsidRPr="4EF1B27D" w:rsidDel="00D355BB">
                <w:rPr>
                  <w:rFonts w:ascii="Calibri" w:eastAsia="Calibri" w:hAnsi="Calibri" w:cs="Calibri"/>
                  <w:lang w:val="pt-BR"/>
                </w:rPr>
                <w:delText>Não importa o dia</w:delText>
              </w:r>
            </w:del>
            <w:ins w:id="8" w:author="Pelosi, Mariana" w:date="2025-12-18T13:37:00Z">
              <w:r w:rsidR="0093360F" w:rsidRPr="4EF1B27D">
                <w:rPr>
                  <w:rFonts w:ascii="Calibri" w:eastAsia="Calibri" w:hAnsi="Calibri" w:cs="Calibri"/>
                  <w:lang w:val="pt-BR"/>
                </w:rPr>
                <w:t>Todos os di</w:t>
              </w:r>
            </w:ins>
            <w:ins w:id="9" w:author="Pelosi, Mariana" w:date="2025-12-18T13:38:00Z">
              <w:r w:rsidR="0093360F" w:rsidRPr="4EF1B27D">
                <w:rPr>
                  <w:rFonts w:ascii="Calibri" w:eastAsia="Calibri" w:hAnsi="Calibri" w:cs="Calibri"/>
                  <w:lang w:val="pt-BR"/>
                </w:rPr>
                <w:t>as</w:t>
              </w:r>
            </w:ins>
            <w:r w:rsidRPr="4EF1B27D">
              <w:rPr>
                <w:rFonts w:ascii="Calibri" w:eastAsia="Calibri" w:hAnsi="Calibri" w:cs="Calibri"/>
                <w:lang w:val="pt-BR"/>
              </w:rPr>
              <w:t>.</w:t>
            </w:r>
          </w:p>
          <w:p w14:paraId="747B48DE" w14:textId="77777777" w:rsidR="00000F84"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Nosso Código de Conduta nos Negócios nos lembra que integridade, justiça e honestidade não são apenas ideais, mas compromissos diários. Embora o Código não possa prever todos os desafios que poderemos enfrentar, ele oferece uma base sólida de valores para nos orientar.</w:t>
            </w:r>
          </w:p>
        </w:tc>
      </w:tr>
      <w:tr w:rsidR="00316532" w:rsidRPr="00C85CF5" w14:paraId="5C2BFF4F" w14:textId="77777777" w:rsidTr="51D65366">
        <w:tc>
          <w:tcPr>
            <w:tcW w:w="1353" w:type="dxa"/>
            <w:shd w:val="clear" w:color="auto" w:fill="C1E4F5" w:themeFill="accent1" w:themeFillTint="33"/>
            <w:tcMar>
              <w:top w:w="120" w:type="dxa"/>
              <w:left w:w="180" w:type="dxa"/>
              <w:bottom w:w="120" w:type="dxa"/>
              <w:right w:w="180" w:type="dxa"/>
            </w:tcMar>
            <w:hideMark/>
          </w:tcPr>
          <w:p w14:paraId="09472189" w14:textId="77777777" w:rsidR="00000F84" w:rsidRPr="00C85CF5" w:rsidRDefault="00D355BB" w:rsidP="00000F84">
            <w:pPr>
              <w:spacing w:before="30" w:after="30"/>
              <w:ind w:left="30" w:right="30"/>
              <w:rPr>
                <w:rFonts w:ascii="Calibri" w:eastAsia="Times New Roman" w:hAnsi="Calibri" w:cs="Calibri"/>
                <w:sz w:val="16"/>
              </w:rPr>
            </w:pPr>
            <w:hyperlink r:id="rId20" w:tgtFrame="_blank" w:history="1">
              <w:r w:rsidRPr="00C85CF5">
                <w:rPr>
                  <w:rFonts w:ascii="Calibri" w:eastAsia="Times New Roman" w:hAnsi="Calibri" w:cs="Calibri"/>
                  <w:color w:val="0000FF"/>
                  <w:sz w:val="16"/>
                  <w:u w:val="single"/>
                </w:rPr>
                <w:t>Screen 5</w:t>
              </w:r>
            </w:hyperlink>
            <w:r w:rsidRPr="00C85CF5">
              <w:rPr>
                <w:rFonts w:ascii="Calibri" w:eastAsia="Times New Roman" w:hAnsi="Calibri" w:cs="Calibri"/>
                <w:sz w:val="16"/>
              </w:rPr>
              <w:t xml:space="preserve"> </w:t>
            </w:r>
          </w:p>
          <w:p w14:paraId="08DE3F5E" w14:textId="77777777" w:rsidR="00000F84" w:rsidRPr="00C85CF5" w:rsidRDefault="00D355BB" w:rsidP="00000F84">
            <w:pPr>
              <w:ind w:left="30" w:right="30"/>
              <w:rPr>
                <w:rFonts w:ascii="Calibri" w:eastAsia="Times New Roman" w:hAnsi="Calibri" w:cs="Calibri"/>
                <w:sz w:val="16"/>
              </w:rPr>
            </w:pPr>
            <w:hyperlink r:id="rId21" w:tgtFrame="_blank" w:history="1">
              <w:r w:rsidRPr="00C85CF5">
                <w:rPr>
                  <w:rFonts w:ascii="Calibri" w:eastAsia="Times New Roman" w:hAnsi="Calibri" w:cs="Calibri"/>
                  <w:color w:val="0000FF"/>
                  <w:sz w:val="16"/>
                  <w:u w:val="single"/>
                </w:rPr>
                <w:t>6_C_6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31AE46"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are committed to the highest standards.</w:t>
            </w:r>
          </w:p>
          <w:p w14:paraId="79F784F3"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27B45018" w14:textId="77777777" w:rsidR="005011CC"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Estamos comprometidos com os mais altos padrões.</w:t>
            </w:r>
          </w:p>
          <w:p w14:paraId="4B717F43" w14:textId="20DE9613" w:rsidR="00000F84"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O Código de Conduta nos Negócios é fundamental para o</w:t>
            </w:r>
            <w:r w:rsidR="003717FA">
              <w:rPr>
                <w:rFonts w:ascii="Calibri" w:eastAsia="Calibri" w:hAnsi="Calibri" w:cs="Calibri"/>
                <w:lang w:val="pt-BR"/>
              </w:rPr>
              <w:t> </w:t>
            </w:r>
            <w:r w:rsidRPr="00C85CF5">
              <w:rPr>
                <w:rFonts w:ascii="Calibri" w:eastAsia="Calibri" w:hAnsi="Calibri" w:cs="Calibri"/>
                <w:lang w:val="pt-BR"/>
              </w:rPr>
              <w:t>sucesso da Abbott, pois define o padrão de como trabalhamos: com integridade, justiça e honestidade. Isso</w:t>
            </w:r>
            <w:r w:rsidR="003717FA">
              <w:rPr>
                <w:rFonts w:ascii="Calibri" w:eastAsia="Calibri" w:hAnsi="Calibri" w:cs="Calibri"/>
                <w:lang w:val="pt-BR"/>
              </w:rPr>
              <w:t> </w:t>
            </w:r>
            <w:r w:rsidRPr="00C85CF5">
              <w:rPr>
                <w:rFonts w:ascii="Calibri" w:eastAsia="Calibri" w:hAnsi="Calibri" w:cs="Calibri"/>
                <w:lang w:val="pt-BR"/>
              </w:rPr>
              <w:t>nos ajuda a tomar decisões éticas, especialmente em</w:t>
            </w:r>
            <w:r w:rsidR="003717FA">
              <w:rPr>
                <w:rFonts w:ascii="Calibri" w:eastAsia="Calibri" w:hAnsi="Calibri" w:cs="Calibri"/>
                <w:lang w:val="pt-BR"/>
              </w:rPr>
              <w:t> </w:t>
            </w:r>
            <w:r w:rsidRPr="00C85CF5">
              <w:rPr>
                <w:rFonts w:ascii="Calibri" w:eastAsia="Calibri" w:hAnsi="Calibri" w:cs="Calibri"/>
                <w:lang w:val="pt-BR"/>
              </w:rPr>
              <w:t>situações complexas, e garante que permaneçamos alinhados com nossos valores. Ao seguir o Código, protegemos nossa reputação, construímos confiança com aqueles a quem servimos e criamos uma cultura no local de trabalho onde fazer a coisa certa é fundamental.</w:t>
            </w:r>
          </w:p>
        </w:tc>
      </w:tr>
      <w:tr w:rsidR="00316532" w:rsidRPr="00C85CF5" w14:paraId="0E344839" w14:textId="77777777" w:rsidTr="51D65366">
        <w:tc>
          <w:tcPr>
            <w:tcW w:w="1353" w:type="dxa"/>
            <w:shd w:val="clear" w:color="auto" w:fill="C1E4F5" w:themeFill="accent1" w:themeFillTint="33"/>
            <w:tcMar>
              <w:top w:w="120" w:type="dxa"/>
              <w:left w:w="180" w:type="dxa"/>
              <w:bottom w:w="120" w:type="dxa"/>
              <w:right w:w="180" w:type="dxa"/>
            </w:tcMar>
            <w:hideMark/>
          </w:tcPr>
          <w:p w14:paraId="1EEE6EF7" w14:textId="77777777" w:rsidR="00000F84" w:rsidRPr="00C85CF5" w:rsidRDefault="00D355BB" w:rsidP="00000F84">
            <w:pPr>
              <w:spacing w:before="30" w:after="30"/>
              <w:ind w:left="30" w:right="30"/>
              <w:rPr>
                <w:rFonts w:ascii="Calibri" w:eastAsia="Times New Roman" w:hAnsi="Calibri" w:cs="Calibri"/>
                <w:sz w:val="16"/>
              </w:rPr>
            </w:pPr>
            <w:hyperlink r:id="rId22" w:tgtFrame="_blank" w:history="1">
              <w:r w:rsidRPr="00C85CF5">
                <w:rPr>
                  <w:rFonts w:ascii="Calibri" w:eastAsia="Times New Roman" w:hAnsi="Calibri" w:cs="Calibri"/>
                  <w:color w:val="0000FF"/>
                  <w:sz w:val="16"/>
                  <w:u w:val="single"/>
                </w:rPr>
                <w:t>Screen 6</w:t>
              </w:r>
            </w:hyperlink>
            <w:r w:rsidRPr="00C85CF5">
              <w:rPr>
                <w:rFonts w:ascii="Calibri" w:eastAsia="Times New Roman" w:hAnsi="Calibri" w:cs="Calibri"/>
                <w:sz w:val="16"/>
              </w:rPr>
              <w:t xml:space="preserve"> </w:t>
            </w:r>
          </w:p>
          <w:p w14:paraId="3C23B779" w14:textId="77777777" w:rsidR="00000F84" w:rsidRPr="00C85CF5" w:rsidRDefault="00D355BB" w:rsidP="00000F84">
            <w:pPr>
              <w:ind w:left="30" w:right="30"/>
              <w:rPr>
                <w:rFonts w:ascii="Calibri" w:eastAsia="Times New Roman" w:hAnsi="Calibri" w:cs="Calibri"/>
                <w:sz w:val="16"/>
              </w:rPr>
            </w:pPr>
            <w:hyperlink r:id="rId23" w:tgtFrame="_blank" w:history="1">
              <w:r w:rsidRPr="00C85CF5">
                <w:rPr>
                  <w:rFonts w:ascii="Calibri" w:eastAsia="Times New Roman" w:hAnsi="Calibri" w:cs="Calibri"/>
                  <w:color w:val="0000FF"/>
                  <w:sz w:val="16"/>
                  <w:u w:val="single"/>
                </w:rPr>
                <w:t>7_C_7</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426A35"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Understanding the Code is everyone’s responsibility.</w:t>
            </w:r>
          </w:p>
          <w:p w14:paraId="2BF15782"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Each of us has a role in applying the Code of Business Conduct to our daily work and decision-making. It’s not </w:t>
            </w:r>
            <w:r w:rsidRPr="00C85CF5">
              <w:rPr>
                <w:rFonts w:ascii="Calibri" w:eastAsia="Times New Roman" w:hAnsi="Calibri" w:cs="Calibri"/>
              </w:rPr>
              <w:lastRenderedPageBreak/>
              <w:t>just a document—it’s a guide that helps us navigate challenges with integrity and confidence.</w:t>
            </w:r>
          </w:p>
          <w:p w14:paraId="64B6F16A"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In the sections ahead, we’ll explore the key principles of the Code and see how they come to life in our everyday actions and choices.</w:t>
            </w:r>
          </w:p>
        </w:tc>
        <w:tc>
          <w:tcPr>
            <w:tcW w:w="6000" w:type="dxa"/>
          </w:tcPr>
          <w:p w14:paraId="59584B85" w14:textId="77777777" w:rsidR="00B6655E"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Compreender o Código é responsabilidade de todos.</w:t>
            </w:r>
          </w:p>
          <w:p w14:paraId="2B560941" w14:textId="4D610D85" w:rsidR="00B6655E"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Cada um de nós tem um papel na aplicação do Código de Conduta nos Negócios ao nosso trabalho diário e à tomada de decisões. Não é apenas um documento, é um guia que </w:t>
            </w:r>
            <w:r w:rsidRPr="00C85CF5">
              <w:rPr>
                <w:rFonts w:ascii="Calibri" w:eastAsia="Calibri" w:hAnsi="Calibri" w:cs="Calibri"/>
                <w:lang w:val="pt-BR"/>
              </w:rPr>
              <w:lastRenderedPageBreak/>
              <w:t>nos ajuda a enfrentar os desafios com integridade e</w:t>
            </w:r>
            <w:r w:rsidR="003717FA">
              <w:rPr>
                <w:rFonts w:ascii="Calibri" w:eastAsia="Calibri" w:hAnsi="Calibri" w:cs="Calibri"/>
                <w:lang w:val="pt-BR"/>
              </w:rPr>
              <w:t> </w:t>
            </w:r>
            <w:r w:rsidRPr="00C85CF5">
              <w:rPr>
                <w:rFonts w:ascii="Calibri" w:eastAsia="Calibri" w:hAnsi="Calibri" w:cs="Calibri"/>
                <w:lang w:val="pt-BR"/>
              </w:rPr>
              <w:t>confiança.</w:t>
            </w:r>
          </w:p>
          <w:p w14:paraId="1EADD796" w14:textId="77777777" w:rsidR="00000F84"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Nas seções a seguir, exploraremos os princípios fundamentais do Código e veremos como eles se concretizam em nossas ações e escolhas diárias.</w:t>
            </w:r>
          </w:p>
        </w:tc>
      </w:tr>
      <w:tr w:rsidR="00316532" w:rsidRPr="00C85CF5" w14:paraId="66C213BE" w14:textId="77777777" w:rsidTr="51D65366">
        <w:tc>
          <w:tcPr>
            <w:tcW w:w="1353" w:type="dxa"/>
            <w:shd w:val="clear" w:color="auto" w:fill="C1E4F5" w:themeFill="accent1" w:themeFillTint="33"/>
            <w:tcMar>
              <w:top w:w="120" w:type="dxa"/>
              <w:left w:w="180" w:type="dxa"/>
              <w:bottom w:w="120" w:type="dxa"/>
              <w:right w:w="180" w:type="dxa"/>
            </w:tcMar>
            <w:hideMark/>
          </w:tcPr>
          <w:p w14:paraId="06C36510" w14:textId="77777777" w:rsidR="00000F84" w:rsidRPr="00C85CF5" w:rsidRDefault="00D355BB" w:rsidP="00000F84">
            <w:pPr>
              <w:spacing w:before="30" w:after="30"/>
              <w:ind w:left="30" w:right="30"/>
              <w:rPr>
                <w:rFonts w:ascii="Calibri" w:eastAsia="Times New Roman" w:hAnsi="Calibri" w:cs="Calibri"/>
                <w:sz w:val="16"/>
              </w:rPr>
            </w:pPr>
            <w:hyperlink r:id="rId24" w:tgtFrame="_blank" w:history="1">
              <w:r w:rsidRPr="00C85CF5">
                <w:rPr>
                  <w:rFonts w:ascii="Calibri" w:eastAsia="Times New Roman" w:hAnsi="Calibri" w:cs="Calibri"/>
                  <w:color w:val="0000FF"/>
                  <w:sz w:val="16"/>
                  <w:u w:val="single"/>
                </w:rPr>
                <w:t>Screen 7</w:t>
              </w:r>
            </w:hyperlink>
            <w:r w:rsidRPr="00C85CF5">
              <w:rPr>
                <w:rFonts w:ascii="Calibri" w:eastAsia="Times New Roman" w:hAnsi="Calibri" w:cs="Calibri"/>
                <w:sz w:val="16"/>
              </w:rPr>
              <w:t xml:space="preserve"> </w:t>
            </w:r>
          </w:p>
          <w:p w14:paraId="1108CCB0" w14:textId="77777777" w:rsidR="00000F84" w:rsidRPr="00C85CF5" w:rsidRDefault="00D355BB" w:rsidP="00000F84">
            <w:pPr>
              <w:ind w:left="30" w:right="30"/>
              <w:rPr>
                <w:rFonts w:ascii="Calibri" w:eastAsia="Times New Roman" w:hAnsi="Calibri" w:cs="Calibri"/>
                <w:sz w:val="16"/>
              </w:rPr>
            </w:pPr>
            <w:hyperlink r:id="rId25" w:tgtFrame="_blank" w:history="1">
              <w:r w:rsidRPr="00C85CF5">
                <w:rPr>
                  <w:rFonts w:ascii="Calibri" w:eastAsia="Times New Roman" w:hAnsi="Calibri" w:cs="Calibri"/>
                  <w:color w:val="0000FF"/>
                  <w:sz w:val="16"/>
                  <w:u w:val="single"/>
                </w:rPr>
                <w:t>8_C_8</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A1466B"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 must view all content before moving forward.</w:t>
            </w:r>
          </w:p>
          <w:p w14:paraId="5B173F7A"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At Abbott, we are committed to improving the health and well-being of the people who rely on our products.</w:t>
            </w:r>
          </w:p>
          <w:p w14:paraId="25EB0589"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It’s a reminder that behind every decision, every innovation, and every action is a purpose—to make lives better.</w:t>
            </w:r>
          </w:p>
          <w:p w14:paraId="444026EB"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Patients and Consumers</w:t>
            </w:r>
          </w:p>
          <w:p w14:paraId="6C21F084"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Healthcare Professionals</w:t>
            </w:r>
          </w:p>
          <w:p w14:paraId="6D14EE6A"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Click each of the icons to learn more.</w:t>
            </w:r>
          </w:p>
        </w:tc>
        <w:tc>
          <w:tcPr>
            <w:tcW w:w="6000" w:type="dxa"/>
          </w:tcPr>
          <w:p w14:paraId="570B3917" w14:textId="77777777" w:rsidR="008079A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Você deve visualizar todo o conteúdo antes de avançar.</w:t>
            </w:r>
          </w:p>
          <w:p w14:paraId="649A0670" w14:textId="77777777" w:rsidR="008079A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Na Abbott, estamos comprometidos em melhorar a saúde e o bem-estar das pessoas que confiam em nossos produtos.</w:t>
            </w:r>
          </w:p>
          <w:p w14:paraId="03F5E3C9" w14:textId="47551635" w:rsidR="008079A2"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É um lembrete de que</w:t>
            </w:r>
            <w:ins w:id="10" w:author="Pelosi, Mariana" w:date="2025-12-18T13:42:00Z">
              <w:r w:rsidR="223C6F6D" w:rsidRPr="0AF3A3EE">
                <w:rPr>
                  <w:rFonts w:ascii="Calibri" w:eastAsia="Calibri" w:hAnsi="Calibri" w:cs="Calibri"/>
                  <w:lang w:val="pt-BR"/>
                </w:rPr>
                <w:t>,</w:t>
              </w:r>
            </w:ins>
            <w:r w:rsidRPr="0AF3A3EE">
              <w:rPr>
                <w:rFonts w:ascii="Calibri" w:eastAsia="Calibri" w:hAnsi="Calibri" w:cs="Calibri"/>
                <w:lang w:val="pt-BR"/>
              </w:rPr>
              <w:t xml:space="preserve"> por trás de cada decisão, cada inovação e cada ação</w:t>
            </w:r>
            <w:ins w:id="11" w:author="Pelosi, Mariana" w:date="2025-12-18T13:42:00Z">
              <w:r w:rsidR="78E01A4B" w:rsidRPr="0AF3A3EE">
                <w:rPr>
                  <w:rFonts w:ascii="Calibri" w:eastAsia="Calibri" w:hAnsi="Calibri" w:cs="Calibri"/>
                  <w:lang w:val="pt-BR"/>
                </w:rPr>
                <w:t>,</w:t>
              </w:r>
            </w:ins>
            <w:r w:rsidRPr="0AF3A3EE">
              <w:rPr>
                <w:rFonts w:ascii="Calibri" w:eastAsia="Calibri" w:hAnsi="Calibri" w:cs="Calibri"/>
                <w:lang w:val="pt-BR"/>
              </w:rPr>
              <w:t xml:space="preserve"> existe um propósito: melhorar a vida das pessoas.</w:t>
            </w:r>
          </w:p>
          <w:p w14:paraId="0B305B7B" w14:textId="77777777" w:rsidR="008079A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Pacientes e clientes</w:t>
            </w:r>
          </w:p>
          <w:p w14:paraId="59323FC5" w14:textId="77777777" w:rsidR="008079A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Profissionais de saúde</w:t>
            </w:r>
          </w:p>
          <w:p w14:paraId="77C54A58" w14:textId="77777777" w:rsidR="00000F84"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Clique em cada um dos ícones para saber mais.</w:t>
            </w:r>
          </w:p>
        </w:tc>
      </w:tr>
      <w:tr w:rsidR="00316532" w:rsidRPr="00C85CF5" w14:paraId="75C06E8C" w14:textId="77777777" w:rsidTr="51D65366">
        <w:tc>
          <w:tcPr>
            <w:tcW w:w="1353" w:type="dxa"/>
            <w:shd w:val="clear" w:color="auto" w:fill="C1E4F5" w:themeFill="accent1" w:themeFillTint="33"/>
            <w:tcMar>
              <w:top w:w="120" w:type="dxa"/>
              <w:left w:w="180" w:type="dxa"/>
              <w:bottom w:w="120" w:type="dxa"/>
              <w:right w:w="180" w:type="dxa"/>
            </w:tcMar>
            <w:hideMark/>
          </w:tcPr>
          <w:p w14:paraId="3E7C50F1" w14:textId="77777777" w:rsidR="00000F84" w:rsidRPr="00C85CF5" w:rsidRDefault="00D355BB" w:rsidP="00000F84">
            <w:pPr>
              <w:spacing w:before="30" w:after="30"/>
              <w:ind w:left="30" w:right="30"/>
              <w:rPr>
                <w:rFonts w:ascii="Calibri" w:eastAsia="Times New Roman" w:hAnsi="Calibri" w:cs="Calibri"/>
                <w:sz w:val="16"/>
              </w:rPr>
            </w:pPr>
            <w:hyperlink r:id="rId26" w:tgtFrame="_blank" w:history="1">
              <w:r w:rsidRPr="00C85CF5">
                <w:rPr>
                  <w:rFonts w:ascii="Calibri" w:eastAsia="Times New Roman" w:hAnsi="Calibri" w:cs="Calibri"/>
                  <w:color w:val="0000FF"/>
                  <w:sz w:val="16"/>
                  <w:u w:val="single"/>
                </w:rPr>
                <w:t>Screen 7</w:t>
              </w:r>
            </w:hyperlink>
            <w:r w:rsidRPr="00C85CF5">
              <w:rPr>
                <w:rFonts w:ascii="Calibri" w:eastAsia="Times New Roman" w:hAnsi="Calibri" w:cs="Calibri"/>
                <w:sz w:val="16"/>
              </w:rPr>
              <w:t xml:space="preserve"> </w:t>
            </w:r>
          </w:p>
          <w:p w14:paraId="4239FD20" w14:textId="77777777" w:rsidR="00000F84" w:rsidRPr="00C85CF5" w:rsidRDefault="00D355BB" w:rsidP="00000F84">
            <w:pPr>
              <w:ind w:left="30" w:right="30"/>
              <w:rPr>
                <w:rFonts w:ascii="Calibri" w:eastAsia="Times New Roman" w:hAnsi="Calibri" w:cs="Calibri"/>
                <w:sz w:val="16"/>
              </w:rPr>
            </w:pPr>
            <w:hyperlink r:id="rId27" w:tgtFrame="_blank" w:history="1">
              <w:r w:rsidRPr="00C85CF5">
                <w:rPr>
                  <w:rFonts w:ascii="Calibri" w:eastAsia="Times New Roman" w:hAnsi="Calibri" w:cs="Calibri"/>
                  <w:color w:val="0000FF"/>
                  <w:sz w:val="16"/>
                  <w:u w:val="single"/>
                </w:rPr>
                <w:t>9_C_8</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B08AB8"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PATIENTS AND CONSUMERS</w:t>
            </w:r>
          </w:p>
          <w:p w14:paraId="20C6835F" w14:textId="77777777" w:rsidR="00000F8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7AAA94C5" w14:textId="77777777" w:rsidR="00E36C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PACIENTES E CLIENTES</w:t>
            </w:r>
          </w:p>
          <w:p w14:paraId="7D1A51C8" w14:textId="05EBE6D3" w:rsidR="00000F84"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Cuidar das pessoas está no centro do que fazemos. Colocamos a saúde e o bem-estar dos pacientes e</w:t>
            </w:r>
            <w:r w:rsidR="003717FA">
              <w:rPr>
                <w:rFonts w:ascii="Calibri" w:eastAsia="Calibri" w:hAnsi="Calibri" w:cs="Calibri"/>
                <w:lang w:val="pt-BR"/>
              </w:rPr>
              <w:t> </w:t>
            </w:r>
            <w:r w:rsidRPr="00C85CF5">
              <w:rPr>
                <w:rFonts w:ascii="Calibri" w:eastAsia="Calibri" w:hAnsi="Calibri" w:cs="Calibri"/>
                <w:lang w:val="pt-BR"/>
              </w:rPr>
              <w:t xml:space="preserve">consumidores em primeiro lugar. Todos os dias, podemos fazer uma diferença significativa, ajudando </w:t>
            </w:r>
            <w:r w:rsidRPr="00C85CF5">
              <w:rPr>
                <w:rFonts w:ascii="Calibri" w:eastAsia="Calibri" w:hAnsi="Calibri" w:cs="Calibri"/>
                <w:lang w:val="pt-BR"/>
              </w:rPr>
              <w:lastRenderedPageBreak/>
              <w:t>as</w:t>
            </w:r>
            <w:r w:rsidR="003717FA">
              <w:rPr>
                <w:rFonts w:ascii="Calibri" w:eastAsia="Calibri" w:hAnsi="Calibri" w:cs="Calibri"/>
                <w:lang w:val="pt-BR"/>
              </w:rPr>
              <w:t> </w:t>
            </w:r>
            <w:r w:rsidRPr="00C85CF5">
              <w:rPr>
                <w:rFonts w:ascii="Calibri" w:eastAsia="Calibri" w:hAnsi="Calibri" w:cs="Calibri"/>
                <w:lang w:val="pt-BR"/>
              </w:rPr>
              <w:t>pessoas a terem uma vida mais saudável e contribuindo para comunidades mais fortes e saudáveis.</w:t>
            </w:r>
          </w:p>
        </w:tc>
      </w:tr>
      <w:tr w:rsidR="00316532" w:rsidRPr="00C85CF5" w14:paraId="4918AB1F" w14:textId="77777777" w:rsidTr="51D65366">
        <w:tc>
          <w:tcPr>
            <w:tcW w:w="1353" w:type="dxa"/>
            <w:shd w:val="clear" w:color="auto" w:fill="C1E4F5" w:themeFill="accent1" w:themeFillTint="33"/>
            <w:tcMar>
              <w:top w:w="120" w:type="dxa"/>
              <w:left w:w="180" w:type="dxa"/>
              <w:bottom w:w="120" w:type="dxa"/>
              <w:right w:w="180" w:type="dxa"/>
            </w:tcMar>
            <w:hideMark/>
          </w:tcPr>
          <w:p w14:paraId="725DEBAA" w14:textId="77777777" w:rsidR="00E36CE0" w:rsidRPr="00C85CF5" w:rsidRDefault="00D355BB" w:rsidP="00E36CE0">
            <w:pPr>
              <w:spacing w:before="30" w:after="30"/>
              <w:ind w:left="30" w:right="30"/>
              <w:rPr>
                <w:rFonts w:ascii="Calibri" w:eastAsia="Times New Roman" w:hAnsi="Calibri" w:cs="Calibri"/>
                <w:sz w:val="16"/>
              </w:rPr>
            </w:pPr>
            <w:hyperlink r:id="rId28" w:tgtFrame="_blank" w:history="1">
              <w:r w:rsidRPr="00C85CF5">
                <w:rPr>
                  <w:rFonts w:ascii="Calibri" w:eastAsia="Times New Roman" w:hAnsi="Calibri" w:cs="Calibri"/>
                  <w:color w:val="0000FF"/>
                  <w:sz w:val="16"/>
                  <w:u w:val="single"/>
                </w:rPr>
                <w:t>Screen 7</w:t>
              </w:r>
            </w:hyperlink>
            <w:r w:rsidRPr="00C85CF5">
              <w:rPr>
                <w:rFonts w:ascii="Calibri" w:eastAsia="Times New Roman" w:hAnsi="Calibri" w:cs="Calibri"/>
                <w:sz w:val="16"/>
              </w:rPr>
              <w:t xml:space="preserve"> </w:t>
            </w:r>
          </w:p>
          <w:p w14:paraId="1826CDE0" w14:textId="77777777" w:rsidR="00E36CE0" w:rsidRPr="00C85CF5" w:rsidRDefault="00D355BB" w:rsidP="00E36CE0">
            <w:pPr>
              <w:ind w:left="30" w:right="30"/>
              <w:rPr>
                <w:rFonts w:ascii="Calibri" w:eastAsia="Times New Roman" w:hAnsi="Calibri" w:cs="Calibri"/>
                <w:sz w:val="16"/>
              </w:rPr>
            </w:pPr>
            <w:hyperlink r:id="rId29" w:tgtFrame="_blank" w:history="1">
              <w:r w:rsidRPr="00C85CF5">
                <w:rPr>
                  <w:rFonts w:ascii="Calibri" w:eastAsia="Times New Roman" w:hAnsi="Calibri" w:cs="Calibri"/>
                  <w:color w:val="0000FF"/>
                  <w:sz w:val="16"/>
                  <w:u w:val="single"/>
                </w:rPr>
                <w:t>10_C_8</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B4BA42"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HEALTHCARE PROFESSIONALS</w:t>
            </w:r>
          </w:p>
          <w:p w14:paraId="675A2C13"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0959B44A"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51663720" w14:textId="77777777" w:rsidR="00E36C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PROFISSIONAIS DE SAÚDE</w:t>
            </w:r>
          </w:p>
          <w:p w14:paraId="595DA1F6" w14:textId="796B2BFE" w:rsidR="00E36C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Trabalhamos com profissionais de saúde para promover uma saúde melhor. Respeitamos o conhecimento e o julgamento independente dos profissionais de saúde, sejam eles médicos, enfermeiros, farmacêuticos, pesquisadores ou funcionários de laboratório. O papel deles em orientar os pacientes para uma saúde melhor é</w:t>
            </w:r>
            <w:r w:rsidR="003717FA">
              <w:rPr>
                <w:rFonts w:ascii="Calibri" w:eastAsia="Calibri" w:hAnsi="Calibri" w:cs="Calibri"/>
                <w:lang w:val="pt-BR"/>
              </w:rPr>
              <w:t> </w:t>
            </w:r>
            <w:r w:rsidRPr="00C85CF5">
              <w:rPr>
                <w:rFonts w:ascii="Calibri" w:eastAsia="Calibri" w:hAnsi="Calibri" w:cs="Calibri"/>
                <w:lang w:val="pt-BR"/>
              </w:rPr>
              <w:t>essencial.</w:t>
            </w:r>
          </w:p>
          <w:p w14:paraId="781B4450" w14:textId="77777777" w:rsidR="00E36C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Na Abbott, estamos comprometidos em apoiá-los com informações precisas e oportunas para que possam tomar as melhores decisões. Trabalhando juntos, podemos alcançar nosso objetivo comum de melhorar a saúde e o bem-estar em todo o mundo.</w:t>
            </w:r>
          </w:p>
        </w:tc>
      </w:tr>
      <w:tr w:rsidR="00316532" w:rsidRPr="00C85CF5" w14:paraId="78CE2E54" w14:textId="77777777" w:rsidTr="51D65366">
        <w:tc>
          <w:tcPr>
            <w:tcW w:w="1353" w:type="dxa"/>
            <w:shd w:val="clear" w:color="auto" w:fill="C1E4F5" w:themeFill="accent1" w:themeFillTint="33"/>
            <w:tcMar>
              <w:top w:w="120" w:type="dxa"/>
              <w:left w:w="180" w:type="dxa"/>
              <w:bottom w:w="120" w:type="dxa"/>
              <w:right w:w="180" w:type="dxa"/>
            </w:tcMar>
            <w:hideMark/>
          </w:tcPr>
          <w:p w14:paraId="52699A0E" w14:textId="77777777" w:rsidR="00E36CE0" w:rsidRPr="00C85CF5" w:rsidRDefault="00D355BB" w:rsidP="00E36CE0">
            <w:pPr>
              <w:spacing w:before="30" w:after="30"/>
              <w:ind w:left="30" w:right="30"/>
              <w:rPr>
                <w:rFonts w:ascii="Calibri" w:eastAsia="Times New Roman" w:hAnsi="Calibri" w:cs="Calibri"/>
                <w:sz w:val="16"/>
              </w:rPr>
            </w:pPr>
            <w:hyperlink r:id="rId30" w:tgtFrame="_blank" w:history="1">
              <w:r w:rsidRPr="00C85CF5">
                <w:rPr>
                  <w:rFonts w:ascii="Calibri" w:eastAsia="Times New Roman" w:hAnsi="Calibri" w:cs="Calibri"/>
                  <w:color w:val="0000FF"/>
                  <w:sz w:val="16"/>
                  <w:u w:val="single"/>
                </w:rPr>
                <w:t>Screen 8</w:t>
              </w:r>
            </w:hyperlink>
            <w:r w:rsidRPr="00C85CF5">
              <w:rPr>
                <w:rFonts w:ascii="Calibri" w:eastAsia="Times New Roman" w:hAnsi="Calibri" w:cs="Calibri"/>
                <w:sz w:val="16"/>
              </w:rPr>
              <w:t xml:space="preserve"> </w:t>
            </w:r>
          </w:p>
          <w:p w14:paraId="3847E41A" w14:textId="77777777" w:rsidR="00E36CE0" w:rsidRPr="00C85CF5" w:rsidRDefault="00D355BB" w:rsidP="00E36CE0">
            <w:pPr>
              <w:ind w:left="30" w:right="30"/>
              <w:rPr>
                <w:rFonts w:ascii="Calibri" w:eastAsia="Times New Roman" w:hAnsi="Calibri" w:cs="Calibri"/>
                <w:sz w:val="16"/>
              </w:rPr>
            </w:pPr>
            <w:hyperlink r:id="rId31" w:tgtFrame="_blank" w:history="1">
              <w:r w:rsidRPr="00C85CF5">
                <w:rPr>
                  <w:rFonts w:ascii="Calibri" w:eastAsia="Times New Roman" w:hAnsi="Calibri" w:cs="Calibri"/>
                  <w:color w:val="0000FF"/>
                  <w:sz w:val="16"/>
                  <w:u w:val="single"/>
                </w:rPr>
                <w:t>11_C_9</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068B31"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 must view all content before moving forward.</w:t>
            </w:r>
          </w:p>
          <w:p w14:paraId="4B16B729"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At Abbott, we are committed to ensuring every product we offer is safe, effective, and worthy of the trust people place in us.</w:t>
            </w:r>
          </w:p>
          <w:p w14:paraId="417D6A00"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03584E22"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We’re also committed to timely identifying, evaluating, and addressing product safety issues, as well as taking actions to prevent counterfeiting, illegal diversion, and theft of our products.</w:t>
            </w:r>
          </w:p>
          <w:p w14:paraId="6DBA1071"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Product Quality</w:t>
            </w:r>
          </w:p>
          <w:p w14:paraId="1615B1B2"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Product Promotion I</w:t>
            </w:r>
          </w:p>
          <w:p w14:paraId="594EA9D7"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Product Promotion II</w:t>
            </w:r>
          </w:p>
          <w:p w14:paraId="39D69571"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Click each of the icons to learn more.</w:t>
            </w:r>
          </w:p>
        </w:tc>
        <w:tc>
          <w:tcPr>
            <w:tcW w:w="6000" w:type="dxa"/>
          </w:tcPr>
          <w:p w14:paraId="782FDEF2" w14:textId="77777777" w:rsidR="005C7B2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Você deve visualizar todo o conteúdo antes de avançar.</w:t>
            </w:r>
          </w:p>
          <w:p w14:paraId="5F88F461" w14:textId="77777777" w:rsidR="005C7B2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Na Abbott, estamos comprometidos em garantir que todos os produtos que oferecemos sejam seguros, eficazes e dignos da confiança que as pessoas depositam em nós.</w:t>
            </w:r>
          </w:p>
          <w:p w14:paraId="241420DB" w14:textId="1615B95B" w:rsidR="005C7B2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Tomamos medidas para garantir que nossos produtos sejam seguros e eficazes, desde a escolha dos materiais certos até a forma como os comercializamos, vendemos </w:t>
            </w:r>
            <w:r w:rsidRPr="00C85CF5">
              <w:rPr>
                <w:rFonts w:ascii="Calibri" w:eastAsia="Calibri" w:hAnsi="Calibri" w:cs="Calibri"/>
                <w:lang w:val="pt-BR"/>
              </w:rPr>
              <w:lastRenderedPageBreak/>
              <w:t>e</w:t>
            </w:r>
            <w:r w:rsidR="003717FA">
              <w:rPr>
                <w:rFonts w:ascii="Calibri" w:eastAsia="Calibri" w:hAnsi="Calibri" w:cs="Calibri"/>
                <w:lang w:val="pt-BR"/>
              </w:rPr>
              <w:t> </w:t>
            </w:r>
            <w:r w:rsidRPr="00C85CF5">
              <w:rPr>
                <w:rFonts w:ascii="Calibri" w:eastAsia="Calibri" w:hAnsi="Calibri" w:cs="Calibri"/>
                <w:lang w:val="pt-BR"/>
              </w:rPr>
              <w:t>entregamos. Em todas as etapas, seguimos altos padrões de qualidade.</w:t>
            </w:r>
          </w:p>
          <w:p w14:paraId="333D2F73" w14:textId="7D0B5C0A" w:rsidR="005C7B2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Também estamos comprometidos em identificar, avaliar e</w:t>
            </w:r>
            <w:r w:rsidR="003717FA">
              <w:rPr>
                <w:rFonts w:ascii="Calibri" w:eastAsia="Calibri" w:hAnsi="Calibri" w:cs="Calibri"/>
                <w:lang w:val="pt-BR"/>
              </w:rPr>
              <w:t> </w:t>
            </w:r>
            <w:r w:rsidRPr="00C85CF5">
              <w:rPr>
                <w:rFonts w:ascii="Calibri" w:eastAsia="Calibri" w:hAnsi="Calibri" w:cs="Calibri"/>
                <w:lang w:val="pt-BR"/>
              </w:rPr>
              <w:t>resolver questões de segurança dos produtos em tempo hábil, bem como tomar medidas para prevenir a</w:t>
            </w:r>
            <w:r w:rsidR="003717FA">
              <w:rPr>
                <w:rFonts w:ascii="Calibri" w:eastAsia="Calibri" w:hAnsi="Calibri" w:cs="Calibri"/>
                <w:lang w:val="pt-BR"/>
              </w:rPr>
              <w:t> </w:t>
            </w:r>
            <w:r w:rsidRPr="00C85CF5">
              <w:rPr>
                <w:rFonts w:ascii="Calibri" w:eastAsia="Calibri" w:hAnsi="Calibri" w:cs="Calibri"/>
                <w:lang w:val="pt-BR"/>
              </w:rPr>
              <w:t>falsificação, o desvio ilegal e o roubo de nossos produtos.</w:t>
            </w:r>
          </w:p>
          <w:p w14:paraId="4D5229F7" w14:textId="77777777" w:rsidR="005C7B2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Qualidade do produto</w:t>
            </w:r>
          </w:p>
          <w:p w14:paraId="6420C4BE" w14:textId="77777777" w:rsidR="00E36C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Promoção do produto I</w:t>
            </w:r>
          </w:p>
          <w:p w14:paraId="582888F6" w14:textId="77777777" w:rsidR="00F81109"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Promoção do produto II</w:t>
            </w:r>
          </w:p>
          <w:p w14:paraId="261B1A56" w14:textId="77777777" w:rsidR="00F81109"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Clique em cada um dos ícones para saber mais.</w:t>
            </w:r>
          </w:p>
        </w:tc>
      </w:tr>
      <w:tr w:rsidR="00316532" w:rsidRPr="00C85CF5" w14:paraId="442C7278" w14:textId="77777777" w:rsidTr="51D65366">
        <w:tc>
          <w:tcPr>
            <w:tcW w:w="1353" w:type="dxa"/>
            <w:shd w:val="clear" w:color="auto" w:fill="C1E4F5" w:themeFill="accent1" w:themeFillTint="33"/>
            <w:tcMar>
              <w:top w:w="120" w:type="dxa"/>
              <w:left w:w="180" w:type="dxa"/>
              <w:bottom w:w="120" w:type="dxa"/>
              <w:right w:w="180" w:type="dxa"/>
            </w:tcMar>
            <w:hideMark/>
          </w:tcPr>
          <w:p w14:paraId="18D44B99" w14:textId="77777777" w:rsidR="00E36CE0" w:rsidRPr="00C85CF5" w:rsidRDefault="00D355BB" w:rsidP="00E36CE0">
            <w:pPr>
              <w:spacing w:before="30" w:after="30"/>
              <w:ind w:left="30" w:right="30"/>
              <w:rPr>
                <w:rFonts w:ascii="Calibri" w:eastAsia="Times New Roman" w:hAnsi="Calibri" w:cs="Calibri"/>
                <w:sz w:val="16"/>
              </w:rPr>
            </w:pPr>
            <w:hyperlink r:id="rId32" w:tgtFrame="_blank" w:history="1">
              <w:r w:rsidRPr="00C85CF5">
                <w:rPr>
                  <w:rFonts w:ascii="Calibri" w:eastAsia="Times New Roman" w:hAnsi="Calibri" w:cs="Calibri"/>
                  <w:color w:val="0000FF"/>
                  <w:sz w:val="16"/>
                  <w:u w:val="single"/>
                </w:rPr>
                <w:t>Screen 8</w:t>
              </w:r>
            </w:hyperlink>
            <w:r w:rsidRPr="00C85CF5">
              <w:rPr>
                <w:rFonts w:ascii="Calibri" w:eastAsia="Times New Roman" w:hAnsi="Calibri" w:cs="Calibri"/>
                <w:sz w:val="16"/>
              </w:rPr>
              <w:t xml:space="preserve"> </w:t>
            </w:r>
          </w:p>
          <w:p w14:paraId="2364E275" w14:textId="77777777" w:rsidR="00E36CE0" w:rsidRPr="00C85CF5" w:rsidRDefault="00D355BB" w:rsidP="00E36CE0">
            <w:pPr>
              <w:ind w:left="30" w:right="30"/>
              <w:rPr>
                <w:rFonts w:ascii="Calibri" w:eastAsia="Times New Roman" w:hAnsi="Calibri" w:cs="Calibri"/>
                <w:sz w:val="16"/>
              </w:rPr>
            </w:pPr>
            <w:hyperlink r:id="rId33" w:tgtFrame="_blank" w:history="1">
              <w:r w:rsidRPr="00C85CF5">
                <w:rPr>
                  <w:rFonts w:ascii="Calibri" w:eastAsia="Times New Roman" w:hAnsi="Calibri" w:cs="Calibri"/>
                  <w:color w:val="0000FF"/>
                  <w:sz w:val="16"/>
                  <w:u w:val="single"/>
                </w:rPr>
                <w:t>12_C_9</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506CFB"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PRODUCT QUALITY</w:t>
            </w:r>
          </w:p>
          <w:p w14:paraId="5871C827"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Safe, effective and trusted. Our products make a difference.</w:t>
            </w:r>
          </w:p>
          <w:p w14:paraId="20185A75"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61530F9F"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We’re committed to timely identifying, assessing, and addressing product safety issues. We ensure healthcare </w:t>
            </w:r>
            <w:r w:rsidRPr="00C85CF5">
              <w:rPr>
                <w:rFonts w:ascii="Calibri" w:eastAsia="Times New Roman" w:hAnsi="Calibri" w:cs="Calibri"/>
              </w:rPr>
              <w:lastRenderedPageBreak/>
              <w:t>professionals and institutions have the information they need to use our products safely and effectively, and we communicate with regulatory or public health agencies in the event of potential safety concerns.</w:t>
            </w:r>
          </w:p>
          <w:p w14:paraId="4A8B2DCA" w14:textId="77777777" w:rsidR="00E36C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58686EDB" w14:textId="77777777" w:rsidR="00723ED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QUALIDADE DO PRODUTO</w:t>
            </w:r>
          </w:p>
          <w:p w14:paraId="3971A48C" w14:textId="47E387F0" w:rsidR="00723ED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Seguro, eficaz e confiável. Nossos produtos fazem a</w:t>
            </w:r>
            <w:r w:rsidR="003717FA">
              <w:rPr>
                <w:rFonts w:ascii="Calibri" w:eastAsia="Calibri" w:hAnsi="Calibri" w:cs="Calibri"/>
                <w:lang w:val="pt-BR"/>
              </w:rPr>
              <w:t> </w:t>
            </w:r>
            <w:r w:rsidRPr="00C85CF5">
              <w:rPr>
                <w:rFonts w:ascii="Calibri" w:eastAsia="Calibri" w:hAnsi="Calibri" w:cs="Calibri"/>
                <w:lang w:val="pt-BR"/>
              </w:rPr>
              <w:t>diferença.</w:t>
            </w:r>
          </w:p>
          <w:p w14:paraId="57C2524B" w14:textId="57CC78C5" w:rsidR="00723ED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Estamos comprometidos com a qualidade em todas as etapas, desde o abastecimento e a produção até a forma como comercializamos, vendemos e entregamos nossos produtos, inclusive por meio de nossos parceiros. Cada</w:t>
            </w:r>
            <w:r w:rsidR="003717FA">
              <w:rPr>
                <w:rFonts w:ascii="Calibri" w:eastAsia="Calibri" w:hAnsi="Calibri" w:cs="Calibri"/>
                <w:lang w:val="pt-BR"/>
              </w:rPr>
              <w:t> </w:t>
            </w:r>
            <w:r w:rsidRPr="00C85CF5">
              <w:rPr>
                <w:rFonts w:ascii="Calibri" w:eastAsia="Calibri" w:hAnsi="Calibri" w:cs="Calibri"/>
                <w:lang w:val="pt-BR"/>
              </w:rPr>
              <w:t>passo é importante, pois as pessoas contam conosco</w:t>
            </w:r>
            <w:r w:rsidR="003717FA">
              <w:rPr>
                <w:rFonts w:ascii="Calibri" w:eastAsia="Calibri" w:hAnsi="Calibri" w:cs="Calibri"/>
                <w:lang w:val="pt-BR"/>
              </w:rPr>
              <w:t> </w:t>
            </w:r>
            <w:r w:rsidRPr="00C85CF5">
              <w:rPr>
                <w:rFonts w:ascii="Calibri" w:eastAsia="Calibri" w:hAnsi="Calibri" w:cs="Calibri"/>
                <w:lang w:val="pt-BR"/>
              </w:rPr>
              <w:t>para garantir sua segurança.</w:t>
            </w:r>
          </w:p>
          <w:p w14:paraId="54DBF35E" w14:textId="3320AEEA" w:rsidR="00723ED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Estamos comprometidos em identificar, avaliar e resolver questões de segurança do produto em tempo hábil. Garantimos que os profissionais e instituições de saúde tenham as informações necessárias para usar nossos produtos com segurança e eficácia, e nos comunicamos com órgãos reguladores ou de saúde pública em caso de</w:t>
            </w:r>
            <w:r w:rsidR="007D2F44">
              <w:rPr>
                <w:rFonts w:ascii="Calibri" w:eastAsia="Calibri" w:hAnsi="Calibri" w:cs="Calibri"/>
                <w:lang w:val="pt-BR"/>
              </w:rPr>
              <w:t> </w:t>
            </w:r>
            <w:r w:rsidRPr="00C85CF5">
              <w:rPr>
                <w:rFonts w:ascii="Calibri" w:eastAsia="Calibri" w:hAnsi="Calibri" w:cs="Calibri"/>
                <w:lang w:val="pt-BR"/>
              </w:rPr>
              <w:t>possíveis preocupações com a segurança.</w:t>
            </w:r>
          </w:p>
          <w:p w14:paraId="15143B1D" w14:textId="2F6FF681" w:rsidR="00E36C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Tomamos medidas para impedir a falsificação, o desvio ilegal e o roubo de nossos produtos. Seguimos as regulamentações comerciais, incluindo regras de controle de exportação e importação, e cumprimos as restrições e</w:t>
            </w:r>
            <w:r w:rsidR="007D2F44">
              <w:rPr>
                <w:rFonts w:ascii="Calibri" w:eastAsia="Calibri" w:hAnsi="Calibri" w:cs="Calibri"/>
                <w:lang w:val="pt-BR"/>
              </w:rPr>
              <w:t> </w:t>
            </w:r>
            <w:r w:rsidRPr="00C85CF5">
              <w:rPr>
                <w:rFonts w:ascii="Calibri" w:eastAsia="Calibri" w:hAnsi="Calibri" w:cs="Calibri"/>
                <w:lang w:val="pt-BR"/>
              </w:rPr>
              <w:t>sanções governamentais para proteger a segurança nacional e a saúde pública.</w:t>
            </w:r>
          </w:p>
        </w:tc>
      </w:tr>
      <w:tr w:rsidR="00316532" w:rsidRPr="00C85CF5" w14:paraId="697BF95F" w14:textId="77777777" w:rsidTr="51D65366">
        <w:tc>
          <w:tcPr>
            <w:tcW w:w="1353" w:type="dxa"/>
            <w:shd w:val="clear" w:color="auto" w:fill="C1E4F5" w:themeFill="accent1" w:themeFillTint="33"/>
            <w:tcMar>
              <w:top w:w="120" w:type="dxa"/>
              <w:left w:w="180" w:type="dxa"/>
              <w:bottom w:w="120" w:type="dxa"/>
              <w:right w:w="180" w:type="dxa"/>
            </w:tcMar>
            <w:hideMark/>
          </w:tcPr>
          <w:p w14:paraId="78304280" w14:textId="77777777" w:rsidR="00277052" w:rsidRPr="00C85CF5" w:rsidRDefault="00D355BB" w:rsidP="00277052">
            <w:pPr>
              <w:spacing w:before="30" w:after="30"/>
              <w:ind w:left="30" w:right="30"/>
              <w:rPr>
                <w:rFonts w:ascii="Calibri" w:eastAsia="Times New Roman" w:hAnsi="Calibri" w:cs="Calibri"/>
                <w:sz w:val="16"/>
              </w:rPr>
            </w:pPr>
            <w:hyperlink r:id="rId34" w:tgtFrame="_blank" w:history="1">
              <w:r w:rsidRPr="00C85CF5">
                <w:rPr>
                  <w:rFonts w:ascii="Calibri" w:eastAsia="Times New Roman" w:hAnsi="Calibri" w:cs="Calibri"/>
                  <w:color w:val="0000FF"/>
                  <w:sz w:val="16"/>
                  <w:u w:val="single"/>
                </w:rPr>
                <w:t>Screen 8</w:t>
              </w:r>
            </w:hyperlink>
            <w:r w:rsidRPr="00C85CF5">
              <w:rPr>
                <w:rFonts w:ascii="Calibri" w:eastAsia="Times New Roman" w:hAnsi="Calibri" w:cs="Calibri"/>
                <w:sz w:val="16"/>
              </w:rPr>
              <w:t xml:space="preserve"> </w:t>
            </w:r>
          </w:p>
          <w:p w14:paraId="6E7431B1" w14:textId="77777777" w:rsidR="00277052" w:rsidRPr="00C85CF5" w:rsidRDefault="00D355BB" w:rsidP="00277052">
            <w:pPr>
              <w:ind w:left="30" w:right="30"/>
              <w:rPr>
                <w:rFonts w:ascii="Calibri" w:eastAsia="Times New Roman" w:hAnsi="Calibri" w:cs="Calibri"/>
                <w:sz w:val="16"/>
              </w:rPr>
            </w:pPr>
            <w:hyperlink r:id="rId35" w:tgtFrame="_blank" w:history="1">
              <w:r w:rsidRPr="00C85CF5">
                <w:rPr>
                  <w:rFonts w:ascii="Calibri" w:eastAsia="Times New Roman" w:hAnsi="Calibri" w:cs="Calibri"/>
                  <w:color w:val="0000FF"/>
                  <w:sz w:val="16"/>
                  <w:u w:val="single"/>
                </w:rPr>
                <w:t>13_C_9</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A3439D" w14:textId="77777777" w:rsidR="00277052"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PRODUCT PROMOTION I</w:t>
            </w:r>
          </w:p>
          <w:p w14:paraId="6465E906" w14:textId="77777777" w:rsidR="00277052"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promote and sell our products with honesty and respect for those who rely on them.</w:t>
            </w:r>
          </w:p>
          <w:p w14:paraId="34A98949" w14:textId="77777777" w:rsidR="00277052"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product communications are truthful, balanced, and aligned with approved labeling, scientific evidence, and medical best practices in the countries where we operate.</w:t>
            </w:r>
          </w:p>
        </w:tc>
        <w:tc>
          <w:tcPr>
            <w:tcW w:w="6000" w:type="dxa"/>
          </w:tcPr>
          <w:p w14:paraId="670483E4" w14:textId="77777777" w:rsidR="0027705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PROMOÇÃO DO PRODUTO I</w:t>
            </w:r>
          </w:p>
          <w:p w14:paraId="3344C1E2" w14:textId="77777777" w:rsidR="0027705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Promovemos e vendemos nossos produtos com honestidade e respeito por aqueles que confiam neles.</w:t>
            </w:r>
          </w:p>
          <w:p w14:paraId="6FCEBED6" w14:textId="2E2167D7" w:rsidR="0027705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Nossas comunicações sobre os produtos são verdadeiras, equilibradas e alinhadas com a rotulagem aprovada, as</w:t>
            </w:r>
            <w:r w:rsidR="007D2F44">
              <w:rPr>
                <w:rFonts w:ascii="Calibri" w:eastAsia="Calibri" w:hAnsi="Calibri" w:cs="Calibri"/>
                <w:lang w:val="pt-BR"/>
              </w:rPr>
              <w:t> </w:t>
            </w:r>
            <w:r w:rsidRPr="00C85CF5">
              <w:rPr>
                <w:rFonts w:ascii="Calibri" w:eastAsia="Calibri" w:hAnsi="Calibri" w:cs="Calibri"/>
                <w:lang w:val="pt-BR"/>
              </w:rPr>
              <w:t>evidências científicas e as melhores práticas médicas nos países onde atuamos.</w:t>
            </w:r>
          </w:p>
        </w:tc>
      </w:tr>
      <w:tr w:rsidR="00316532" w:rsidRPr="00C85CF5" w14:paraId="325531F8" w14:textId="77777777" w:rsidTr="51D65366">
        <w:tc>
          <w:tcPr>
            <w:tcW w:w="1353" w:type="dxa"/>
            <w:shd w:val="clear" w:color="auto" w:fill="C1E4F5" w:themeFill="accent1" w:themeFillTint="33"/>
            <w:tcMar>
              <w:top w:w="120" w:type="dxa"/>
              <w:left w:w="180" w:type="dxa"/>
              <w:bottom w:w="120" w:type="dxa"/>
              <w:right w:w="180" w:type="dxa"/>
            </w:tcMar>
            <w:hideMark/>
          </w:tcPr>
          <w:p w14:paraId="541AA56D" w14:textId="77777777" w:rsidR="00835013" w:rsidRPr="00C85CF5" w:rsidRDefault="00D355BB" w:rsidP="00835013">
            <w:pPr>
              <w:spacing w:before="30" w:after="30"/>
              <w:ind w:left="30" w:right="30"/>
              <w:rPr>
                <w:rFonts w:ascii="Calibri" w:eastAsia="Times New Roman" w:hAnsi="Calibri" w:cs="Calibri"/>
                <w:sz w:val="16"/>
              </w:rPr>
            </w:pPr>
            <w:hyperlink r:id="rId36" w:tgtFrame="_blank" w:history="1">
              <w:r w:rsidRPr="00C85CF5">
                <w:rPr>
                  <w:rFonts w:ascii="Calibri" w:eastAsia="Times New Roman" w:hAnsi="Calibri" w:cs="Calibri"/>
                  <w:color w:val="0000FF"/>
                  <w:sz w:val="16"/>
                  <w:u w:val="single"/>
                </w:rPr>
                <w:t>Screen 8</w:t>
              </w:r>
            </w:hyperlink>
            <w:r w:rsidRPr="00C85CF5">
              <w:rPr>
                <w:rFonts w:ascii="Calibri" w:eastAsia="Times New Roman" w:hAnsi="Calibri" w:cs="Calibri"/>
                <w:sz w:val="16"/>
              </w:rPr>
              <w:t xml:space="preserve"> </w:t>
            </w:r>
          </w:p>
          <w:p w14:paraId="1D49205D" w14:textId="77777777" w:rsidR="00835013" w:rsidRPr="00C85CF5" w:rsidRDefault="00D355BB" w:rsidP="00835013">
            <w:pPr>
              <w:ind w:left="30" w:right="30"/>
              <w:rPr>
                <w:rFonts w:ascii="Calibri" w:eastAsia="Times New Roman" w:hAnsi="Calibri" w:cs="Calibri"/>
                <w:sz w:val="16"/>
              </w:rPr>
            </w:pPr>
            <w:hyperlink r:id="rId37" w:tgtFrame="_blank" w:history="1">
              <w:r w:rsidRPr="00C85CF5">
                <w:rPr>
                  <w:rFonts w:ascii="Calibri" w:eastAsia="Times New Roman" w:hAnsi="Calibri" w:cs="Calibri"/>
                  <w:color w:val="0000FF"/>
                  <w:sz w:val="16"/>
                  <w:u w:val="single"/>
                </w:rPr>
                <w:t>14_C_9</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6B5A7E" w14:textId="77777777" w:rsidR="0083501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PRODUCT PROMOTION II</w:t>
            </w:r>
          </w:p>
          <w:p w14:paraId="467B4AEC" w14:textId="77777777" w:rsidR="0083501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promote our products for their intended and approved uses.</w:t>
            </w:r>
          </w:p>
          <w:p w14:paraId="02F60D97" w14:textId="77777777" w:rsidR="0083501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347402C4" w14:textId="77777777" w:rsidR="0083501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PROMOÇÃO DO PRODUTO II</w:t>
            </w:r>
          </w:p>
          <w:p w14:paraId="619AF9C9" w14:textId="633EB9E6" w:rsidR="0083501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Promovemos nossos produtos para os usos pretendidos e</w:t>
            </w:r>
            <w:r w:rsidR="007D2F44">
              <w:rPr>
                <w:rFonts w:ascii="Calibri" w:eastAsia="Calibri" w:hAnsi="Calibri" w:cs="Calibri"/>
                <w:lang w:val="pt-BR"/>
              </w:rPr>
              <w:t> </w:t>
            </w:r>
            <w:r w:rsidRPr="00C85CF5">
              <w:rPr>
                <w:rFonts w:ascii="Calibri" w:eastAsia="Calibri" w:hAnsi="Calibri" w:cs="Calibri"/>
                <w:lang w:val="pt-BR"/>
              </w:rPr>
              <w:t>aprovados.</w:t>
            </w:r>
          </w:p>
          <w:p w14:paraId="116D8A09" w14:textId="0F5CF7D8" w:rsidR="0083501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Operamos em conformidade com as licenças e aprovações concedidas pelas autoridades sanitárias dos países em que</w:t>
            </w:r>
            <w:r w:rsidR="007D2F44">
              <w:rPr>
                <w:rFonts w:ascii="Calibri" w:eastAsia="Calibri" w:hAnsi="Calibri" w:cs="Calibri"/>
                <w:lang w:val="pt-BR"/>
              </w:rPr>
              <w:t> </w:t>
            </w:r>
            <w:r w:rsidRPr="00C85CF5">
              <w:rPr>
                <w:rFonts w:ascii="Calibri" w:eastAsia="Calibri" w:hAnsi="Calibri" w:cs="Calibri"/>
                <w:lang w:val="pt-BR"/>
              </w:rPr>
              <w:t>atuamos. A promoção, venda e distribuição dos nossos produtos seguem leis comerciais rigorosas e regulamentos específicos de cada país. Por meio de políticas e procedimentos internos rigorosos, garantimos a</w:t>
            </w:r>
            <w:r w:rsidR="007D2F44">
              <w:rPr>
                <w:rFonts w:ascii="Calibri" w:eastAsia="Calibri" w:hAnsi="Calibri" w:cs="Calibri"/>
                <w:lang w:val="pt-BR"/>
              </w:rPr>
              <w:t> </w:t>
            </w:r>
            <w:r w:rsidRPr="00C85CF5">
              <w:rPr>
                <w:rFonts w:ascii="Calibri" w:eastAsia="Calibri" w:hAnsi="Calibri" w:cs="Calibri"/>
                <w:lang w:val="pt-BR"/>
              </w:rPr>
              <w:t>conformidade e mantemos nosso compromisso com práticas comerciais éticas, seguras e responsáveis.</w:t>
            </w:r>
          </w:p>
        </w:tc>
      </w:tr>
      <w:tr w:rsidR="00316532" w:rsidRPr="00C85CF5" w14:paraId="16B76B93" w14:textId="77777777" w:rsidTr="51D65366">
        <w:tc>
          <w:tcPr>
            <w:tcW w:w="1353" w:type="dxa"/>
            <w:shd w:val="clear" w:color="auto" w:fill="C1E4F5" w:themeFill="accent1" w:themeFillTint="33"/>
            <w:tcMar>
              <w:top w:w="120" w:type="dxa"/>
              <w:left w:w="180" w:type="dxa"/>
              <w:bottom w:w="120" w:type="dxa"/>
              <w:right w:w="180" w:type="dxa"/>
            </w:tcMar>
            <w:hideMark/>
          </w:tcPr>
          <w:p w14:paraId="096AC180" w14:textId="77777777" w:rsidR="00BE08E6" w:rsidRPr="00C85CF5" w:rsidRDefault="00D355BB" w:rsidP="00BE08E6">
            <w:pPr>
              <w:spacing w:before="30" w:after="30"/>
              <w:ind w:left="30" w:right="30"/>
              <w:rPr>
                <w:rFonts w:ascii="Calibri" w:eastAsia="Times New Roman" w:hAnsi="Calibri" w:cs="Calibri"/>
                <w:sz w:val="16"/>
              </w:rPr>
            </w:pPr>
            <w:hyperlink r:id="rId38" w:tgtFrame="_blank" w:history="1">
              <w:r w:rsidRPr="00C85CF5">
                <w:rPr>
                  <w:rFonts w:ascii="Calibri" w:eastAsia="Times New Roman" w:hAnsi="Calibri" w:cs="Calibri"/>
                  <w:color w:val="0000FF"/>
                  <w:sz w:val="16"/>
                  <w:u w:val="single"/>
                </w:rPr>
                <w:t>Screen 9</w:t>
              </w:r>
            </w:hyperlink>
            <w:r w:rsidRPr="00C85CF5">
              <w:rPr>
                <w:rFonts w:ascii="Calibri" w:eastAsia="Times New Roman" w:hAnsi="Calibri" w:cs="Calibri"/>
                <w:sz w:val="16"/>
              </w:rPr>
              <w:t xml:space="preserve"> </w:t>
            </w:r>
          </w:p>
          <w:p w14:paraId="5F8E0D23" w14:textId="77777777" w:rsidR="00BE08E6" w:rsidRPr="00C85CF5" w:rsidRDefault="00D355BB" w:rsidP="00BE08E6">
            <w:pPr>
              <w:ind w:left="30" w:right="30"/>
              <w:rPr>
                <w:rFonts w:ascii="Calibri" w:eastAsia="Times New Roman" w:hAnsi="Calibri" w:cs="Calibri"/>
                <w:sz w:val="16"/>
              </w:rPr>
            </w:pPr>
            <w:hyperlink r:id="rId39" w:tgtFrame="_blank" w:history="1">
              <w:r w:rsidRPr="00C85CF5">
                <w:rPr>
                  <w:rFonts w:ascii="Calibri" w:eastAsia="Times New Roman" w:hAnsi="Calibri" w:cs="Calibri"/>
                  <w:color w:val="0000FF"/>
                  <w:sz w:val="16"/>
                  <w:u w:val="single"/>
                </w:rPr>
                <w:t>15_C_10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9AD60C"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 must view all content before moving forward.</w:t>
            </w:r>
          </w:p>
          <w:p w14:paraId="3A127E80"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At Abbott, we are committed to advancing science with integrity and purpose.</w:t>
            </w:r>
          </w:p>
          <w:p w14:paraId="728BBCCE"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pursue innovation, recognizing the importance of anticipating and addressing risks responsibly. We honor the dignity of every study participant and uphold the highest standards of transparency and objectivity in scientific research.</w:t>
            </w:r>
          </w:p>
          <w:p w14:paraId="75D70F89"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Innovation I</w:t>
            </w:r>
          </w:p>
          <w:p w14:paraId="567BFFC4"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Innovation II</w:t>
            </w:r>
          </w:p>
          <w:p w14:paraId="6E0FEBED"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Advancing Science</w:t>
            </w:r>
          </w:p>
          <w:p w14:paraId="73DAC83F"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Click each of the icons to learn more.</w:t>
            </w:r>
          </w:p>
        </w:tc>
        <w:tc>
          <w:tcPr>
            <w:tcW w:w="6000" w:type="dxa"/>
          </w:tcPr>
          <w:p w14:paraId="2B41217C" w14:textId="77777777" w:rsidR="00BE08E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Você deve visualizar todo o conteúdo antes de avançar.</w:t>
            </w:r>
          </w:p>
          <w:p w14:paraId="7CAE4A9D" w14:textId="261BD557" w:rsidR="00BE08E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Na Abbott, estamos comprometidos em promover o</w:t>
            </w:r>
            <w:r w:rsidR="007D2F44">
              <w:rPr>
                <w:rFonts w:ascii="Calibri" w:eastAsia="Calibri" w:hAnsi="Calibri" w:cs="Calibri"/>
                <w:lang w:val="pt-BR"/>
              </w:rPr>
              <w:t> </w:t>
            </w:r>
            <w:r w:rsidRPr="00C85CF5">
              <w:rPr>
                <w:rFonts w:ascii="Calibri" w:eastAsia="Calibri" w:hAnsi="Calibri" w:cs="Calibri"/>
                <w:lang w:val="pt-BR"/>
              </w:rPr>
              <w:t>avanço da ciência com integridade e propósito.</w:t>
            </w:r>
          </w:p>
          <w:p w14:paraId="45716E8F" w14:textId="77777777" w:rsidR="00BE08E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Buscamos a inovação, reconhecendo a importância de antecipar e lidar com os riscos de forma responsável. Respeitamos a dignidade de todos os participantes do estudo e defendemos os mais elevados padrões de transparência e objetividade na pesquisa científica.</w:t>
            </w:r>
          </w:p>
          <w:p w14:paraId="2BAB31CD" w14:textId="77777777" w:rsidR="00BE08E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Inovação I</w:t>
            </w:r>
          </w:p>
          <w:p w14:paraId="61A254BF" w14:textId="77777777" w:rsidR="00BE08E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Inovação II</w:t>
            </w:r>
          </w:p>
          <w:p w14:paraId="2B9A03F9" w14:textId="77777777" w:rsidR="00BE08E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Avanço da ciência</w:t>
            </w:r>
          </w:p>
          <w:p w14:paraId="4E97201A" w14:textId="77777777" w:rsidR="00BE08E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Clique em cada um dos ícones para saber mais.</w:t>
            </w:r>
          </w:p>
        </w:tc>
      </w:tr>
      <w:tr w:rsidR="00316532" w:rsidRPr="00C85CF5" w14:paraId="6EED3149" w14:textId="77777777" w:rsidTr="51D65366">
        <w:tc>
          <w:tcPr>
            <w:tcW w:w="1353" w:type="dxa"/>
            <w:shd w:val="clear" w:color="auto" w:fill="C1E4F5" w:themeFill="accent1" w:themeFillTint="33"/>
            <w:tcMar>
              <w:top w:w="120" w:type="dxa"/>
              <w:left w:w="180" w:type="dxa"/>
              <w:bottom w:w="120" w:type="dxa"/>
              <w:right w:w="180" w:type="dxa"/>
            </w:tcMar>
            <w:hideMark/>
          </w:tcPr>
          <w:p w14:paraId="15A6AFFC" w14:textId="77777777" w:rsidR="00BE08E6" w:rsidRPr="00C85CF5" w:rsidRDefault="00D355BB" w:rsidP="00BE08E6">
            <w:pPr>
              <w:spacing w:before="30" w:after="30"/>
              <w:ind w:left="30" w:right="30"/>
              <w:rPr>
                <w:rFonts w:ascii="Calibri" w:eastAsia="Times New Roman" w:hAnsi="Calibri" w:cs="Calibri"/>
                <w:sz w:val="16"/>
              </w:rPr>
            </w:pPr>
            <w:hyperlink r:id="rId40" w:tgtFrame="_blank" w:history="1">
              <w:r w:rsidRPr="00C85CF5">
                <w:rPr>
                  <w:rFonts w:ascii="Calibri" w:eastAsia="Times New Roman" w:hAnsi="Calibri" w:cs="Calibri"/>
                  <w:color w:val="0000FF"/>
                  <w:sz w:val="16"/>
                  <w:u w:val="single"/>
                </w:rPr>
                <w:t>Screen 9</w:t>
              </w:r>
            </w:hyperlink>
            <w:r w:rsidRPr="00C85CF5">
              <w:rPr>
                <w:rFonts w:ascii="Calibri" w:eastAsia="Times New Roman" w:hAnsi="Calibri" w:cs="Calibri"/>
                <w:sz w:val="16"/>
              </w:rPr>
              <w:t xml:space="preserve"> </w:t>
            </w:r>
          </w:p>
          <w:p w14:paraId="36BA1843" w14:textId="77777777" w:rsidR="00BE08E6" w:rsidRPr="00C85CF5" w:rsidRDefault="00D355BB" w:rsidP="00BE08E6">
            <w:pPr>
              <w:ind w:left="30" w:right="30"/>
              <w:rPr>
                <w:rFonts w:ascii="Calibri" w:eastAsia="Times New Roman" w:hAnsi="Calibri" w:cs="Calibri"/>
                <w:sz w:val="16"/>
              </w:rPr>
            </w:pPr>
            <w:hyperlink r:id="rId41" w:tgtFrame="_blank" w:history="1">
              <w:r w:rsidRPr="00C85CF5">
                <w:rPr>
                  <w:rFonts w:ascii="Calibri" w:eastAsia="Times New Roman" w:hAnsi="Calibri" w:cs="Calibri"/>
                  <w:color w:val="0000FF"/>
                  <w:sz w:val="16"/>
                  <w:u w:val="single"/>
                </w:rPr>
                <w:t>16_C_10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418148"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INNOVATION I</w:t>
            </w:r>
          </w:p>
          <w:p w14:paraId="180970D0"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We create innovative healthcare solutions to help people live healthier lives and improve outcomes around the world.</w:t>
            </w:r>
          </w:p>
          <w:p w14:paraId="3D39A43E"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675EBFB4" w14:textId="77777777" w:rsidR="00106FB1"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INOVAÇÃO I</w:t>
            </w:r>
          </w:p>
          <w:p w14:paraId="38ED4CC9" w14:textId="77777777" w:rsidR="00106FB1"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Criamos soluções inovadoras na área da saúde para ajudar as pessoas a terem uma vida mais saudável e melhorar os resultados em todo o mundo.</w:t>
            </w:r>
          </w:p>
          <w:p w14:paraId="02A7802F" w14:textId="194C5548" w:rsidR="00BE08E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Respondemos às necessidades humanas desenvolvendo tratamentos revolucionários, dispositivos que salvam vidas</w:t>
            </w:r>
            <w:r w:rsidR="00C91EA5">
              <w:rPr>
                <w:rFonts w:ascii="Calibri" w:eastAsia="Calibri" w:hAnsi="Calibri" w:cs="Calibri"/>
                <w:lang w:val="pt-BR"/>
              </w:rPr>
              <w:t> </w:t>
            </w:r>
            <w:r w:rsidRPr="00C85CF5">
              <w:rPr>
                <w:rFonts w:ascii="Calibri" w:eastAsia="Calibri" w:hAnsi="Calibri" w:cs="Calibri"/>
                <w:lang w:val="pt-BR"/>
              </w:rPr>
              <w:t>e produtos inovadores que apoiam a saúde de novas maneiras. Por meio de ciência e tecnologia de ponta, nos</w:t>
            </w:r>
            <w:r w:rsidR="00C91EA5">
              <w:rPr>
                <w:rFonts w:ascii="Calibri" w:eastAsia="Calibri" w:hAnsi="Calibri" w:cs="Calibri"/>
                <w:lang w:val="pt-BR"/>
              </w:rPr>
              <w:t> </w:t>
            </w:r>
            <w:r w:rsidRPr="00C85CF5">
              <w:rPr>
                <w:rFonts w:ascii="Calibri" w:eastAsia="Calibri" w:hAnsi="Calibri" w:cs="Calibri"/>
                <w:lang w:val="pt-BR"/>
              </w:rPr>
              <w:t>esforçamos para melhorar os resultados e capacitar as</w:t>
            </w:r>
            <w:r w:rsidR="00C91EA5">
              <w:rPr>
                <w:rFonts w:ascii="Calibri" w:eastAsia="Calibri" w:hAnsi="Calibri" w:cs="Calibri"/>
                <w:lang w:val="pt-BR"/>
              </w:rPr>
              <w:t> </w:t>
            </w:r>
            <w:r w:rsidRPr="00C85CF5">
              <w:rPr>
                <w:rFonts w:ascii="Calibri" w:eastAsia="Calibri" w:hAnsi="Calibri" w:cs="Calibri"/>
                <w:lang w:val="pt-BR"/>
              </w:rPr>
              <w:t>pessoas a viverem suas vidas plenamente, criando inovações significativas para cada fase da vida.</w:t>
            </w:r>
          </w:p>
        </w:tc>
      </w:tr>
      <w:tr w:rsidR="00316532" w:rsidRPr="00C85CF5" w14:paraId="5B05E09A" w14:textId="77777777" w:rsidTr="51D65366">
        <w:tc>
          <w:tcPr>
            <w:tcW w:w="1353" w:type="dxa"/>
            <w:shd w:val="clear" w:color="auto" w:fill="C1E4F5" w:themeFill="accent1" w:themeFillTint="33"/>
            <w:tcMar>
              <w:top w:w="120" w:type="dxa"/>
              <w:left w:w="180" w:type="dxa"/>
              <w:bottom w:w="120" w:type="dxa"/>
              <w:right w:w="180" w:type="dxa"/>
            </w:tcMar>
            <w:hideMark/>
          </w:tcPr>
          <w:p w14:paraId="1C88AFCA" w14:textId="77777777" w:rsidR="00BE08E6" w:rsidRPr="00C85CF5" w:rsidRDefault="00D355BB" w:rsidP="00BE08E6">
            <w:pPr>
              <w:spacing w:before="30" w:after="30"/>
              <w:ind w:left="30" w:right="30"/>
              <w:rPr>
                <w:rFonts w:ascii="Calibri" w:eastAsia="Times New Roman" w:hAnsi="Calibri" w:cs="Calibri"/>
                <w:sz w:val="16"/>
              </w:rPr>
            </w:pPr>
            <w:hyperlink r:id="rId42" w:tgtFrame="_blank" w:history="1">
              <w:r w:rsidRPr="00C85CF5">
                <w:rPr>
                  <w:rFonts w:ascii="Calibri" w:eastAsia="Times New Roman" w:hAnsi="Calibri" w:cs="Calibri"/>
                  <w:color w:val="0000FF"/>
                  <w:sz w:val="16"/>
                  <w:u w:val="single"/>
                </w:rPr>
                <w:t>Screen 9</w:t>
              </w:r>
            </w:hyperlink>
            <w:r w:rsidRPr="00C85CF5">
              <w:rPr>
                <w:rFonts w:ascii="Calibri" w:eastAsia="Times New Roman" w:hAnsi="Calibri" w:cs="Calibri"/>
                <w:sz w:val="16"/>
              </w:rPr>
              <w:t xml:space="preserve"> </w:t>
            </w:r>
          </w:p>
          <w:p w14:paraId="42CCA2F0" w14:textId="77777777" w:rsidR="00BE08E6" w:rsidRPr="00C85CF5" w:rsidRDefault="00D355BB" w:rsidP="00BE08E6">
            <w:pPr>
              <w:ind w:left="30" w:right="30"/>
              <w:rPr>
                <w:rFonts w:ascii="Calibri" w:eastAsia="Times New Roman" w:hAnsi="Calibri" w:cs="Calibri"/>
                <w:sz w:val="16"/>
              </w:rPr>
            </w:pPr>
            <w:hyperlink r:id="rId43" w:tgtFrame="_blank" w:history="1">
              <w:r w:rsidRPr="00C85CF5">
                <w:rPr>
                  <w:rFonts w:ascii="Calibri" w:eastAsia="Times New Roman" w:hAnsi="Calibri" w:cs="Calibri"/>
                  <w:color w:val="0000FF"/>
                  <w:sz w:val="16"/>
                  <w:u w:val="single"/>
                </w:rPr>
                <w:t>17_C_10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93A0C3"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INNOVATION II</w:t>
            </w:r>
          </w:p>
          <w:p w14:paraId="1D8B2EEF"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cultivate a culture of innovation by exploring new possibilities and plan for contingencies.</w:t>
            </w:r>
          </w:p>
          <w:p w14:paraId="7F945558"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789B1EF4" w14:textId="77777777" w:rsidR="00106FB1"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INOVAÇÃO II</w:t>
            </w:r>
          </w:p>
          <w:p w14:paraId="71FF7EEF" w14:textId="77777777" w:rsidR="00106FB1"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Cultivamos uma cultura de inovação explorando novas possibilidades e planejando contingências.</w:t>
            </w:r>
          </w:p>
          <w:p w14:paraId="71B5803F" w14:textId="0BBC4AFA" w:rsidR="00BE08E6"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Embora o progresso muitas vezes envolv</w:t>
            </w:r>
            <w:del w:id="12" w:author="Pelosi, Mariana" w:date="2025-12-18T13:56:00Z">
              <w:r w:rsidRPr="0AF3A3EE" w:rsidDel="00D355BB">
                <w:rPr>
                  <w:rFonts w:ascii="Calibri" w:eastAsia="Calibri" w:hAnsi="Calibri" w:cs="Calibri"/>
                  <w:lang w:val="pt-BR"/>
                </w:rPr>
                <w:delText>a</w:delText>
              </w:r>
            </w:del>
            <w:ins w:id="13" w:author="Pelosi, Mariana" w:date="2025-12-18T13:56:00Z">
              <w:r w:rsidR="451D3BEF" w:rsidRPr="0AF3A3EE">
                <w:rPr>
                  <w:rFonts w:ascii="Calibri" w:eastAsia="Calibri" w:hAnsi="Calibri" w:cs="Calibri"/>
                  <w:lang w:val="pt-BR"/>
                </w:rPr>
                <w:t>e</w:t>
              </w:r>
            </w:ins>
            <w:r w:rsidRPr="0AF3A3EE">
              <w:rPr>
                <w:rFonts w:ascii="Calibri" w:eastAsia="Calibri" w:hAnsi="Calibri" w:cs="Calibri"/>
                <w:lang w:val="pt-BR"/>
              </w:rPr>
              <w:t xml:space="preserve"> riscos, tomamos medidas ponderadas e responsáveis para antecipar desafios e minimizá-los com antecedência, sempre guiados pelo Código e pelas nossas políticas.</w:t>
            </w:r>
          </w:p>
        </w:tc>
      </w:tr>
      <w:tr w:rsidR="00316532" w:rsidRPr="00C85CF5" w14:paraId="6195E32A" w14:textId="77777777" w:rsidTr="51D65366">
        <w:tc>
          <w:tcPr>
            <w:tcW w:w="1353" w:type="dxa"/>
            <w:shd w:val="clear" w:color="auto" w:fill="C1E4F5" w:themeFill="accent1" w:themeFillTint="33"/>
            <w:tcMar>
              <w:top w:w="120" w:type="dxa"/>
              <w:left w:w="180" w:type="dxa"/>
              <w:bottom w:w="120" w:type="dxa"/>
              <w:right w:w="180" w:type="dxa"/>
            </w:tcMar>
            <w:hideMark/>
          </w:tcPr>
          <w:p w14:paraId="0B866D8F" w14:textId="77777777" w:rsidR="00BE08E6" w:rsidRPr="00C85CF5" w:rsidRDefault="00D355BB" w:rsidP="00BE08E6">
            <w:pPr>
              <w:spacing w:before="30" w:after="30"/>
              <w:ind w:left="30" w:right="30"/>
              <w:rPr>
                <w:rFonts w:ascii="Calibri" w:eastAsia="Times New Roman" w:hAnsi="Calibri" w:cs="Calibri"/>
                <w:sz w:val="16"/>
              </w:rPr>
            </w:pPr>
            <w:hyperlink r:id="rId44" w:tgtFrame="_blank" w:history="1">
              <w:r w:rsidRPr="00C85CF5">
                <w:rPr>
                  <w:rFonts w:ascii="Calibri" w:eastAsia="Times New Roman" w:hAnsi="Calibri" w:cs="Calibri"/>
                  <w:color w:val="0000FF"/>
                  <w:sz w:val="16"/>
                  <w:u w:val="single"/>
                </w:rPr>
                <w:t>Screen 9</w:t>
              </w:r>
            </w:hyperlink>
            <w:r w:rsidRPr="00C85CF5">
              <w:rPr>
                <w:rFonts w:ascii="Calibri" w:eastAsia="Times New Roman" w:hAnsi="Calibri" w:cs="Calibri"/>
                <w:sz w:val="16"/>
              </w:rPr>
              <w:t xml:space="preserve"> </w:t>
            </w:r>
          </w:p>
          <w:p w14:paraId="3F25B2DC" w14:textId="77777777" w:rsidR="00BE08E6" w:rsidRPr="00C85CF5" w:rsidRDefault="00D355BB" w:rsidP="00BE08E6">
            <w:pPr>
              <w:ind w:left="30" w:right="30"/>
              <w:rPr>
                <w:rFonts w:ascii="Calibri" w:eastAsia="Times New Roman" w:hAnsi="Calibri" w:cs="Calibri"/>
                <w:sz w:val="16"/>
              </w:rPr>
            </w:pPr>
            <w:hyperlink r:id="rId45" w:tgtFrame="_blank" w:history="1">
              <w:r w:rsidRPr="00C85CF5">
                <w:rPr>
                  <w:rFonts w:ascii="Calibri" w:eastAsia="Times New Roman" w:hAnsi="Calibri" w:cs="Calibri"/>
                  <w:color w:val="0000FF"/>
                  <w:sz w:val="16"/>
                  <w:u w:val="single"/>
                </w:rPr>
                <w:t>18_C_10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4B6655"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ADVANCING SCIENCE</w:t>
            </w:r>
          </w:p>
          <w:p w14:paraId="7BA19E7F"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conduct research to generate accurate, objective data that drives innovation, improves treatments, and advances healthcare.</w:t>
            </w:r>
          </w:p>
          <w:p w14:paraId="024A6341"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When conducting research, we treat study participants with dignity, protect them from unnecessary risk, and </w:t>
            </w:r>
            <w:r w:rsidRPr="00C85CF5">
              <w:rPr>
                <w:rFonts w:ascii="Calibri" w:eastAsia="Times New Roman" w:hAnsi="Calibri" w:cs="Calibri"/>
              </w:rPr>
              <w:lastRenderedPageBreak/>
              <w:t>ensure they understand the nature and purpose of the research and the associated risks. Obtaining informed consent from study participants is an essential part of our research process.</w:t>
            </w:r>
          </w:p>
          <w:p w14:paraId="7ACE647D"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5AF2123C"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13B27E43" w14:textId="77777777" w:rsidR="009A0BBE"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AVANÇO DA CIÊNCIA</w:t>
            </w:r>
          </w:p>
          <w:p w14:paraId="41A28A7C" w14:textId="66D9ACE9" w:rsidR="009A0BBE"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Realizamos pesquisas para gerar dados precisos e</w:t>
            </w:r>
            <w:r w:rsidR="00C91EA5">
              <w:rPr>
                <w:rFonts w:ascii="Calibri" w:eastAsia="Calibri" w:hAnsi="Calibri" w:cs="Calibri"/>
                <w:lang w:val="pt-BR"/>
              </w:rPr>
              <w:t> </w:t>
            </w:r>
            <w:r w:rsidRPr="00C85CF5">
              <w:rPr>
                <w:rFonts w:ascii="Calibri" w:eastAsia="Calibri" w:hAnsi="Calibri" w:cs="Calibri"/>
                <w:lang w:val="pt-BR"/>
              </w:rPr>
              <w:t>objetivos que impulsionam a inovação, melhoram os</w:t>
            </w:r>
            <w:r w:rsidR="00C91EA5">
              <w:rPr>
                <w:rFonts w:ascii="Calibri" w:eastAsia="Calibri" w:hAnsi="Calibri" w:cs="Calibri"/>
                <w:lang w:val="pt-BR"/>
              </w:rPr>
              <w:t> </w:t>
            </w:r>
            <w:r w:rsidRPr="00C85CF5">
              <w:rPr>
                <w:rFonts w:ascii="Calibri" w:eastAsia="Calibri" w:hAnsi="Calibri" w:cs="Calibri"/>
                <w:lang w:val="pt-BR"/>
              </w:rPr>
              <w:t>tratamentos e promovem o avanço da saúde.</w:t>
            </w:r>
          </w:p>
          <w:p w14:paraId="13A78F17" w14:textId="017BAD79" w:rsidR="009A0BBE"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Ao conduzir pesquisas, tratamos os participantes do estudo com dignidade, os protegemos de riscos </w:t>
            </w:r>
            <w:r w:rsidRPr="00C85CF5">
              <w:rPr>
                <w:rFonts w:ascii="Calibri" w:eastAsia="Calibri" w:hAnsi="Calibri" w:cs="Calibri"/>
                <w:lang w:val="pt-BR"/>
              </w:rPr>
              <w:lastRenderedPageBreak/>
              <w:t>desnecessários e garantimos que compreendam a</w:t>
            </w:r>
            <w:r w:rsidR="00C91EA5">
              <w:rPr>
                <w:rFonts w:ascii="Calibri" w:eastAsia="Calibri" w:hAnsi="Calibri" w:cs="Calibri"/>
                <w:lang w:val="pt-BR"/>
              </w:rPr>
              <w:t> </w:t>
            </w:r>
            <w:r w:rsidRPr="00C85CF5">
              <w:rPr>
                <w:rFonts w:ascii="Calibri" w:eastAsia="Calibri" w:hAnsi="Calibri" w:cs="Calibri"/>
                <w:lang w:val="pt-BR"/>
              </w:rPr>
              <w:t>natureza e o objetivo da pesquisa, bem como os riscos associados. A obtenção do termo de consentimento dos</w:t>
            </w:r>
            <w:r w:rsidR="00C91EA5">
              <w:rPr>
                <w:rFonts w:ascii="Calibri" w:eastAsia="Calibri" w:hAnsi="Calibri" w:cs="Calibri"/>
                <w:lang w:val="pt-BR"/>
              </w:rPr>
              <w:t> </w:t>
            </w:r>
            <w:r w:rsidRPr="00C85CF5">
              <w:rPr>
                <w:rFonts w:ascii="Calibri" w:eastAsia="Calibri" w:hAnsi="Calibri" w:cs="Calibri"/>
                <w:lang w:val="pt-BR"/>
              </w:rPr>
              <w:t>participantes do estudo é parte essencial do nosso processo de pesquisa.</w:t>
            </w:r>
          </w:p>
          <w:p w14:paraId="1E29293E" w14:textId="15A2DFEA" w:rsidR="009A0BBE"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Valorizamos a transparência na pesquisa científica e não procuraremos influenciar indevidamente os resultados. Garantimos a precisão dos dados dos estudos e nos comprometemos a fornecer os resultados das pesquisas relacionadas aos nossos produtos, sejam eles positivos ou</w:t>
            </w:r>
            <w:r w:rsidR="00C91EA5">
              <w:rPr>
                <w:rFonts w:ascii="Calibri" w:eastAsia="Calibri" w:hAnsi="Calibri" w:cs="Calibri"/>
                <w:lang w:val="pt-BR"/>
              </w:rPr>
              <w:t> </w:t>
            </w:r>
            <w:r w:rsidRPr="00C85CF5">
              <w:rPr>
                <w:rFonts w:ascii="Calibri" w:eastAsia="Calibri" w:hAnsi="Calibri" w:cs="Calibri"/>
                <w:lang w:val="pt-BR"/>
              </w:rPr>
              <w:t>negativos, de maneira oportuna e precisa.</w:t>
            </w:r>
          </w:p>
          <w:p w14:paraId="2C1FF8BB" w14:textId="23E2AFC6" w:rsidR="00BE08E6"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Quando realizamos pesquisas para a Abbott ou publicamos em nosso nome, estabelecemos parcerias com</w:t>
            </w:r>
            <w:r w:rsidR="00C91EA5" w:rsidRPr="0AF3A3EE">
              <w:rPr>
                <w:rFonts w:ascii="Calibri" w:eastAsia="Calibri" w:hAnsi="Calibri" w:cs="Calibri"/>
                <w:lang w:val="pt-BR"/>
              </w:rPr>
              <w:t> </w:t>
            </w:r>
            <w:r w:rsidRPr="0AF3A3EE">
              <w:rPr>
                <w:rFonts w:ascii="Calibri" w:eastAsia="Calibri" w:hAnsi="Calibri" w:cs="Calibri"/>
                <w:lang w:val="pt-BR"/>
              </w:rPr>
              <w:t xml:space="preserve">especialistas que possuem sólida formação científica e médica. Esperamos que eles divulguem quaisquer </w:t>
            </w:r>
            <w:ins w:id="14" w:author="Pelosi, Mariana" w:date="2025-12-18T13:58:00Z">
              <w:r w:rsidR="53CEAA16" w:rsidRPr="0AF3A3EE">
                <w:rPr>
                  <w:rFonts w:ascii="Calibri" w:eastAsia="Calibri" w:hAnsi="Calibri" w:cs="Calibri"/>
                  <w:lang w:val="pt-BR"/>
                </w:rPr>
                <w:t>rela</w:t>
              </w:r>
            </w:ins>
            <w:del w:id="15" w:author="Pelosi, Mariana" w:date="2025-12-18T13:58:00Z">
              <w:r w:rsidRPr="0AF3A3EE" w:rsidDel="00D355BB">
                <w:rPr>
                  <w:rFonts w:ascii="Calibri" w:eastAsia="Calibri" w:hAnsi="Calibri" w:cs="Calibri"/>
                  <w:lang w:val="pt-BR"/>
                </w:rPr>
                <w:delText>liga</w:delText>
              </w:r>
            </w:del>
            <w:r w:rsidRPr="0AF3A3EE">
              <w:rPr>
                <w:rFonts w:ascii="Calibri" w:eastAsia="Calibri" w:hAnsi="Calibri" w:cs="Calibri"/>
                <w:lang w:val="pt-BR"/>
              </w:rPr>
              <w:t>ções com a Abbott, incluindo relações financeiras ou</w:t>
            </w:r>
            <w:r w:rsidR="00C91EA5" w:rsidRPr="0AF3A3EE">
              <w:rPr>
                <w:rFonts w:ascii="Calibri" w:eastAsia="Calibri" w:hAnsi="Calibri" w:cs="Calibri"/>
                <w:lang w:val="pt-BR"/>
              </w:rPr>
              <w:t> </w:t>
            </w:r>
            <w:r w:rsidRPr="0AF3A3EE">
              <w:rPr>
                <w:rFonts w:ascii="Calibri" w:eastAsia="Calibri" w:hAnsi="Calibri" w:cs="Calibri"/>
                <w:lang w:val="pt-BR"/>
              </w:rPr>
              <w:t>outras.</w:t>
            </w:r>
          </w:p>
        </w:tc>
      </w:tr>
      <w:tr w:rsidR="00316532" w:rsidRPr="00C85CF5" w14:paraId="605B8D35" w14:textId="77777777" w:rsidTr="51D65366">
        <w:tc>
          <w:tcPr>
            <w:tcW w:w="1353" w:type="dxa"/>
            <w:shd w:val="clear" w:color="auto" w:fill="C1E4F5" w:themeFill="accent1" w:themeFillTint="33"/>
            <w:tcMar>
              <w:top w:w="120" w:type="dxa"/>
              <w:left w:w="180" w:type="dxa"/>
              <w:bottom w:w="120" w:type="dxa"/>
              <w:right w:w="180" w:type="dxa"/>
            </w:tcMar>
            <w:hideMark/>
          </w:tcPr>
          <w:p w14:paraId="4E38BC2A" w14:textId="77777777" w:rsidR="00BE08E6" w:rsidRPr="00C85CF5" w:rsidRDefault="00D355BB" w:rsidP="00BE08E6">
            <w:pPr>
              <w:spacing w:before="30" w:after="30"/>
              <w:ind w:left="30" w:right="30"/>
              <w:rPr>
                <w:rFonts w:ascii="Calibri" w:eastAsia="Times New Roman" w:hAnsi="Calibri" w:cs="Calibri"/>
                <w:sz w:val="16"/>
              </w:rPr>
            </w:pPr>
            <w:hyperlink r:id="rId46" w:tgtFrame="_blank" w:history="1">
              <w:r w:rsidRPr="00C85CF5">
                <w:rPr>
                  <w:rFonts w:ascii="Calibri" w:eastAsia="Times New Roman" w:hAnsi="Calibri" w:cs="Calibri"/>
                  <w:color w:val="0000FF"/>
                  <w:sz w:val="16"/>
                  <w:u w:val="single"/>
                </w:rPr>
                <w:t>Screen 10</w:t>
              </w:r>
            </w:hyperlink>
            <w:r w:rsidRPr="00C85CF5">
              <w:rPr>
                <w:rFonts w:ascii="Calibri" w:eastAsia="Times New Roman" w:hAnsi="Calibri" w:cs="Calibri"/>
                <w:sz w:val="16"/>
              </w:rPr>
              <w:t xml:space="preserve"> </w:t>
            </w:r>
          </w:p>
          <w:p w14:paraId="71978566" w14:textId="77777777" w:rsidR="00BE08E6" w:rsidRPr="00C85CF5" w:rsidRDefault="00D355BB" w:rsidP="00BE08E6">
            <w:pPr>
              <w:ind w:left="30" w:right="30"/>
              <w:rPr>
                <w:rFonts w:ascii="Calibri" w:eastAsia="Times New Roman" w:hAnsi="Calibri" w:cs="Calibri"/>
                <w:sz w:val="16"/>
              </w:rPr>
            </w:pPr>
            <w:hyperlink r:id="rId47" w:tgtFrame="_blank" w:history="1">
              <w:r w:rsidRPr="00C85CF5">
                <w:rPr>
                  <w:rFonts w:ascii="Calibri" w:eastAsia="Times New Roman" w:hAnsi="Calibri" w:cs="Calibri"/>
                  <w:color w:val="0000FF"/>
                  <w:sz w:val="16"/>
                  <w:u w:val="single"/>
                </w:rPr>
                <w:t>19_C_11</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E59AB5"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 must view all content before moving forward.</w:t>
            </w:r>
          </w:p>
          <w:p w14:paraId="6F6CE6F2"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At Abbott, we foster a culture of openness, diversity, and respect—because it drives creativity and innovation.</w:t>
            </w:r>
          </w:p>
          <w:p w14:paraId="3FE4BFE9"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each have a responsibility to live the Code every day: treating others with respect, creating a safe and inclusive workplace, and ensuring equal opportunity for all.</w:t>
            </w:r>
          </w:p>
          <w:p w14:paraId="45A319FF"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We ask questions when things are unclear and speak up when something doesn’t feel right.</w:t>
            </w:r>
          </w:p>
          <w:p w14:paraId="1D292900"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This section reinforces our commitment to equal opportunity and a secure work environment, and reminds us to understand, apply, and uphold the Code in everything we do.</w:t>
            </w:r>
          </w:p>
          <w:p w14:paraId="4F16A4EA"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Collaboration</w:t>
            </w:r>
          </w:p>
          <w:p w14:paraId="32C17C86"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Connection to Each Other</w:t>
            </w:r>
          </w:p>
          <w:p w14:paraId="43D30083"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Reporting Concerns</w:t>
            </w:r>
          </w:p>
          <w:p w14:paraId="10C787A5"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Equal Opportunity</w:t>
            </w:r>
          </w:p>
          <w:p w14:paraId="51AB878D"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Fair Treatment</w:t>
            </w:r>
          </w:p>
          <w:p w14:paraId="3C7C186B"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Work Environment</w:t>
            </w:r>
          </w:p>
          <w:p w14:paraId="7FC1A5CC" w14:textId="77777777" w:rsidR="00BE08E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Click each of the icons to learn more.</w:t>
            </w:r>
          </w:p>
        </w:tc>
        <w:tc>
          <w:tcPr>
            <w:tcW w:w="6000" w:type="dxa"/>
          </w:tcPr>
          <w:p w14:paraId="430276A6" w14:textId="77777777"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Você deve visualizar todo o conteúdo antes de avançar.</w:t>
            </w:r>
          </w:p>
          <w:p w14:paraId="508E9BBD" w14:textId="77777777"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Na Abbott, promovemos uma cultura de abertura, diversidade e respeito, pois isso estimula a criatividade e a inovação.</w:t>
            </w:r>
          </w:p>
          <w:p w14:paraId="09F98EE9" w14:textId="77777777"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Cada um de nós tem a responsabilidade de viver o Código todos os dias: tratando os outros com respeito, criando </w:t>
            </w:r>
            <w:r w:rsidRPr="00C85CF5">
              <w:rPr>
                <w:rFonts w:ascii="Calibri" w:eastAsia="Calibri" w:hAnsi="Calibri" w:cs="Calibri"/>
                <w:lang w:val="pt-BR"/>
              </w:rPr>
              <w:lastRenderedPageBreak/>
              <w:t>um local de trabalho seguro e inclusivo e garantindo oportunidades iguais para todos.</w:t>
            </w:r>
          </w:p>
          <w:p w14:paraId="45EC2DAD" w14:textId="58CBB574"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Fazemos perguntas quando as coisas não estão claras e</w:t>
            </w:r>
            <w:r w:rsidR="00C91EA5">
              <w:rPr>
                <w:rFonts w:ascii="Calibri" w:eastAsia="Calibri" w:hAnsi="Calibri" w:cs="Calibri"/>
                <w:lang w:val="pt-BR"/>
              </w:rPr>
              <w:t> </w:t>
            </w:r>
            <w:r w:rsidRPr="00C85CF5">
              <w:rPr>
                <w:rFonts w:ascii="Calibri" w:eastAsia="Calibri" w:hAnsi="Calibri" w:cs="Calibri"/>
                <w:lang w:val="pt-BR"/>
              </w:rPr>
              <w:t>nos manifestamos quando algo não parece certo.</w:t>
            </w:r>
          </w:p>
          <w:p w14:paraId="10A1260F" w14:textId="77777777"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Esta seção reforça nosso compromisso com a igualdade de oportunidades e um ambiente de trabalho seguro, e nos lembra de compreender, aplicar e defender o Código em tudo o que fazemos.</w:t>
            </w:r>
          </w:p>
          <w:p w14:paraId="113DC99F" w14:textId="77777777"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Colaboração</w:t>
            </w:r>
          </w:p>
          <w:p w14:paraId="0A6C86C5" w14:textId="77777777"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Nossa conexão um com o outro</w:t>
            </w:r>
          </w:p>
          <w:p w14:paraId="007AFB47" w14:textId="77777777"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Relato de preocupações</w:t>
            </w:r>
          </w:p>
          <w:p w14:paraId="09067FC1" w14:textId="77777777"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Igualdade de oportunidades</w:t>
            </w:r>
          </w:p>
          <w:p w14:paraId="595FC1FD" w14:textId="77777777"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Tratamento justo</w:t>
            </w:r>
          </w:p>
          <w:p w14:paraId="49A1F910" w14:textId="77777777" w:rsidR="007502B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Ambiente de trabalho</w:t>
            </w:r>
          </w:p>
          <w:p w14:paraId="65DCBD6B" w14:textId="77777777" w:rsidR="00BE08E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Clique em cada um dos ícones para saber mais.</w:t>
            </w:r>
          </w:p>
        </w:tc>
      </w:tr>
      <w:tr w:rsidR="00316532" w:rsidRPr="00C85CF5" w14:paraId="3243960D" w14:textId="77777777" w:rsidTr="51D65366">
        <w:tc>
          <w:tcPr>
            <w:tcW w:w="1353" w:type="dxa"/>
            <w:shd w:val="clear" w:color="auto" w:fill="C1E4F5" w:themeFill="accent1" w:themeFillTint="33"/>
            <w:tcMar>
              <w:top w:w="120" w:type="dxa"/>
              <w:left w:w="180" w:type="dxa"/>
              <w:bottom w:w="120" w:type="dxa"/>
              <w:right w:w="180" w:type="dxa"/>
            </w:tcMar>
            <w:hideMark/>
          </w:tcPr>
          <w:p w14:paraId="33451434" w14:textId="77777777" w:rsidR="00F47217" w:rsidRPr="00C85CF5" w:rsidRDefault="00D355BB" w:rsidP="00F47217">
            <w:pPr>
              <w:spacing w:before="30" w:after="30"/>
              <w:ind w:left="30" w:right="30"/>
              <w:rPr>
                <w:rFonts w:ascii="Calibri" w:eastAsia="Times New Roman" w:hAnsi="Calibri" w:cs="Calibri"/>
                <w:sz w:val="16"/>
              </w:rPr>
            </w:pPr>
            <w:hyperlink r:id="rId48" w:tgtFrame="_blank" w:history="1">
              <w:r w:rsidRPr="00C85CF5">
                <w:rPr>
                  <w:rFonts w:ascii="Calibri" w:eastAsia="Times New Roman" w:hAnsi="Calibri" w:cs="Calibri"/>
                  <w:color w:val="0000FF"/>
                  <w:sz w:val="16"/>
                  <w:u w:val="single"/>
                </w:rPr>
                <w:t>Screen 10</w:t>
              </w:r>
            </w:hyperlink>
            <w:r w:rsidRPr="00C85CF5">
              <w:rPr>
                <w:rFonts w:ascii="Calibri" w:eastAsia="Times New Roman" w:hAnsi="Calibri" w:cs="Calibri"/>
                <w:sz w:val="16"/>
              </w:rPr>
              <w:t xml:space="preserve"> </w:t>
            </w:r>
          </w:p>
          <w:p w14:paraId="7C24E295" w14:textId="77777777" w:rsidR="00F47217" w:rsidRPr="00C85CF5" w:rsidRDefault="00D355BB" w:rsidP="00F47217">
            <w:pPr>
              <w:ind w:left="30" w:right="30"/>
              <w:rPr>
                <w:rFonts w:ascii="Calibri" w:eastAsia="Times New Roman" w:hAnsi="Calibri" w:cs="Calibri"/>
                <w:sz w:val="16"/>
              </w:rPr>
            </w:pPr>
            <w:hyperlink r:id="rId49" w:tgtFrame="_blank" w:history="1">
              <w:r w:rsidRPr="00C85CF5">
                <w:rPr>
                  <w:rFonts w:ascii="Calibri" w:eastAsia="Times New Roman" w:hAnsi="Calibri" w:cs="Calibri"/>
                  <w:color w:val="0000FF"/>
                  <w:sz w:val="16"/>
                  <w:u w:val="single"/>
                </w:rPr>
                <w:t>20_C_11</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156A36"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COLLABORATION</w:t>
            </w:r>
          </w:p>
          <w:p w14:paraId="06986BAB"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value openness and collaboration because diverse ideas lead to better solutions.</w:t>
            </w:r>
          </w:p>
          <w:p w14:paraId="20672EA1"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We embrace diversity because it fuels creativity, energy, and progress. To make a meaningful impact on global health, we listen to one another, value every voice, and work together with purpose.</w:t>
            </w:r>
          </w:p>
        </w:tc>
        <w:tc>
          <w:tcPr>
            <w:tcW w:w="6000" w:type="dxa"/>
          </w:tcPr>
          <w:p w14:paraId="3174901C" w14:textId="77777777" w:rsidR="00F472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COLABORAÇÃO</w:t>
            </w:r>
          </w:p>
          <w:p w14:paraId="5FC94FCC" w14:textId="77777777" w:rsidR="00F472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Valorizamos a abertura e a colaboração porque ideias diversas levam a melhores soluções.</w:t>
            </w:r>
          </w:p>
          <w:p w14:paraId="490725D7" w14:textId="77777777" w:rsidR="00F472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A gente abraça a diversidade porque ela estimula a criatividade, a energia e o progresso. Para causar um impacto significativo na saúde global, ouvimos uns aos outros, valorizamos cada voz e trabalhamos juntos com um objetivo comum.</w:t>
            </w:r>
          </w:p>
        </w:tc>
      </w:tr>
      <w:tr w:rsidR="00316532" w:rsidRPr="00C85CF5" w14:paraId="4F239923" w14:textId="77777777" w:rsidTr="51D65366">
        <w:tc>
          <w:tcPr>
            <w:tcW w:w="1353" w:type="dxa"/>
            <w:shd w:val="clear" w:color="auto" w:fill="C1E4F5" w:themeFill="accent1" w:themeFillTint="33"/>
            <w:tcMar>
              <w:top w:w="120" w:type="dxa"/>
              <w:left w:w="180" w:type="dxa"/>
              <w:bottom w:w="120" w:type="dxa"/>
              <w:right w:w="180" w:type="dxa"/>
            </w:tcMar>
            <w:hideMark/>
          </w:tcPr>
          <w:p w14:paraId="65E04E9B" w14:textId="77777777" w:rsidR="00F47217" w:rsidRPr="00C85CF5" w:rsidRDefault="00D355BB" w:rsidP="00F47217">
            <w:pPr>
              <w:spacing w:before="30" w:after="30"/>
              <w:ind w:left="30" w:right="30"/>
              <w:rPr>
                <w:rFonts w:ascii="Calibri" w:eastAsia="Times New Roman" w:hAnsi="Calibri" w:cs="Calibri"/>
                <w:sz w:val="16"/>
              </w:rPr>
            </w:pPr>
            <w:hyperlink r:id="rId50" w:tgtFrame="_blank" w:history="1">
              <w:r w:rsidRPr="00C85CF5">
                <w:rPr>
                  <w:rFonts w:ascii="Calibri" w:eastAsia="Times New Roman" w:hAnsi="Calibri" w:cs="Calibri"/>
                  <w:color w:val="0000FF"/>
                  <w:sz w:val="16"/>
                  <w:u w:val="single"/>
                </w:rPr>
                <w:t>Screen 10</w:t>
              </w:r>
            </w:hyperlink>
            <w:r w:rsidRPr="00C85CF5">
              <w:rPr>
                <w:rFonts w:ascii="Calibri" w:eastAsia="Times New Roman" w:hAnsi="Calibri" w:cs="Calibri"/>
                <w:sz w:val="16"/>
              </w:rPr>
              <w:t xml:space="preserve"> </w:t>
            </w:r>
          </w:p>
          <w:p w14:paraId="69348100" w14:textId="77777777" w:rsidR="00F47217" w:rsidRPr="00C85CF5" w:rsidRDefault="00D355BB" w:rsidP="00F47217">
            <w:pPr>
              <w:ind w:left="30" w:right="30"/>
              <w:rPr>
                <w:rFonts w:ascii="Calibri" w:eastAsia="Times New Roman" w:hAnsi="Calibri" w:cs="Calibri"/>
                <w:sz w:val="16"/>
              </w:rPr>
            </w:pPr>
            <w:hyperlink r:id="rId51" w:tgtFrame="_blank" w:history="1">
              <w:r w:rsidRPr="00C85CF5">
                <w:rPr>
                  <w:rFonts w:ascii="Calibri" w:eastAsia="Times New Roman" w:hAnsi="Calibri" w:cs="Calibri"/>
                  <w:color w:val="0000FF"/>
                  <w:sz w:val="16"/>
                  <w:u w:val="single"/>
                </w:rPr>
                <w:t>21_C_11</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45BE09"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CONNECTION TO EACH OTHER</w:t>
            </w:r>
          </w:p>
          <w:p w14:paraId="74981B5C"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all share the responsibility to live Abbott’s values every day.</w:t>
            </w:r>
          </w:p>
          <w:p w14:paraId="0A5E8C31"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By acting ethically, we strengthen our culture. Everyone must understand how the Code applies to their role and work.</w:t>
            </w:r>
          </w:p>
          <w:p w14:paraId="6834D956"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4E82B885" w14:textId="77777777" w:rsidR="004422A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NOSSA CONEXÃO UM COM O OUTRO</w:t>
            </w:r>
          </w:p>
          <w:p w14:paraId="07ED9EF6" w14:textId="77777777" w:rsidR="004422A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Todos nós compartilhamos a responsabilidade de viver os valores da Abbott todos os dias.</w:t>
            </w:r>
          </w:p>
          <w:p w14:paraId="41F7F246" w14:textId="77777777" w:rsidR="004422A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Ao agir de forma ética, fortalecemos nossa cultura. Todos devem compreender como o Código se aplica às suas funções e ao seu trabalho.</w:t>
            </w:r>
          </w:p>
          <w:p w14:paraId="60163607" w14:textId="77777777" w:rsidR="00F472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Os gerentes e supervisores têm uma responsabilidade especial como líderes: eles devem exemplificar nossos valores, promover o comportamento ético e criar um ambiente seguro onde os funcionários se sintam à vontade para fazer perguntas e levantar questões sem medo de retaliação.</w:t>
            </w:r>
          </w:p>
        </w:tc>
      </w:tr>
      <w:tr w:rsidR="00316532" w:rsidRPr="00C85CF5" w14:paraId="30940972" w14:textId="77777777" w:rsidTr="51D65366">
        <w:tc>
          <w:tcPr>
            <w:tcW w:w="1353" w:type="dxa"/>
            <w:shd w:val="clear" w:color="auto" w:fill="C1E4F5" w:themeFill="accent1" w:themeFillTint="33"/>
            <w:tcMar>
              <w:top w:w="120" w:type="dxa"/>
              <w:left w:w="180" w:type="dxa"/>
              <w:bottom w:w="120" w:type="dxa"/>
              <w:right w:w="180" w:type="dxa"/>
            </w:tcMar>
            <w:hideMark/>
          </w:tcPr>
          <w:p w14:paraId="23B6B174" w14:textId="77777777" w:rsidR="00F47217" w:rsidRPr="00C85CF5" w:rsidRDefault="00D355BB" w:rsidP="00F47217">
            <w:pPr>
              <w:spacing w:before="30" w:after="30"/>
              <w:ind w:left="30" w:right="30"/>
              <w:rPr>
                <w:rFonts w:ascii="Calibri" w:eastAsia="Times New Roman" w:hAnsi="Calibri" w:cs="Calibri"/>
                <w:sz w:val="16"/>
              </w:rPr>
            </w:pPr>
            <w:hyperlink r:id="rId52" w:tgtFrame="_blank" w:history="1">
              <w:r w:rsidRPr="00C85CF5">
                <w:rPr>
                  <w:rFonts w:ascii="Calibri" w:eastAsia="Times New Roman" w:hAnsi="Calibri" w:cs="Calibri"/>
                  <w:color w:val="0000FF"/>
                  <w:sz w:val="16"/>
                  <w:u w:val="single"/>
                </w:rPr>
                <w:t>Screen 10</w:t>
              </w:r>
            </w:hyperlink>
            <w:r w:rsidRPr="00C85CF5">
              <w:rPr>
                <w:rFonts w:ascii="Calibri" w:eastAsia="Times New Roman" w:hAnsi="Calibri" w:cs="Calibri"/>
                <w:sz w:val="16"/>
              </w:rPr>
              <w:t xml:space="preserve"> </w:t>
            </w:r>
          </w:p>
          <w:p w14:paraId="32C26B89" w14:textId="77777777" w:rsidR="00F47217" w:rsidRPr="00C85CF5" w:rsidRDefault="00D355BB" w:rsidP="00F47217">
            <w:pPr>
              <w:ind w:left="30" w:right="30"/>
              <w:rPr>
                <w:rFonts w:ascii="Calibri" w:eastAsia="Times New Roman" w:hAnsi="Calibri" w:cs="Calibri"/>
                <w:sz w:val="16"/>
              </w:rPr>
            </w:pPr>
            <w:hyperlink r:id="rId53" w:tgtFrame="_blank" w:history="1">
              <w:r w:rsidRPr="00C85CF5">
                <w:rPr>
                  <w:rFonts w:ascii="Calibri" w:eastAsia="Times New Roman" w:hAnsi="Calibri" w:cs="Calibri"/>
                  <w:color w:val="0000FF"/>
                  <w:sz w:val="16"/>
                  <w:u w:val="single"/>
                </w:rPr>
                <w:t>22_C_11</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A429AE"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REPORTING CONCERNS</w:t>
            </w:r>
          </w:p>
          <w:p w14:paraId="1FDFD9EB"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ask questions when something isn’t clear or doesn’t feel right. We also speak up and report any possible violations of the Code.</w:t>
            </w:r>
          </w:p>
          <w:p w14:paraId="69B7E0D0"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It’s our responsibility to ask questions when direction is unclear and to challenge and report suspected unethical </w:t>
            </w:r>
            <w:r w:rsidRPr="00C85CF5">
              <w:rPr>
                <w:rFonts w:ascii="Calibri" w:eastAsia="Times New Roman" w:hAnsi="Calibri" w:cs="Calibri"/>
              </w:rPr>
              <w:lastRenderedPageBreak/>
              <w:t>business conduct, violations of the Code, or breaches of Abbott’s policies.</w:t>
            </w:r>
          </w:p>
          <w:p w14:paraId="4E38809A"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If you’re unsure about the right choice or action, talk to your manager or contact the Office of Ethics and Compliance.</w:t>
            </w:r>
          </w:p>
          <w:p w14:paraId="68AA6324"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6BAA5C0E"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019A6838"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Corrective actions may include discipline (up to and including termination) or legal action for:</w:t>
            </w:r>
          </w:p>
          <w:p w14:paraId="1B9CEBD0" w14:textId="77777777" w:rsidR="00F47217" w:rsidRPr="00C85CF5" w:rsidRDefault="00D355BB" w:rsidP="00544197">
            <w:pPr>
              <w:numPr>
                <w:ilvl w:val="0"/>
                <w:numId w:val="3"/>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Authorizing or taking part in a violation;</w:t>
            </w:r>
          </w:p>
          <w:p w14:paraId="6E0F3844" w14:textId="77777777" w:rsidR="00F47217" w:rsidRPr="00C85CF5" w:rsidRDefault="00D355BB" w:rsidP="00544197">
            <w:pPr>
              <w:numPr>
                <w:ilvl w:val="0"/>
                <w:numId w:val="3"/>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Refusing to cooperate in an investigation;</w:t>
            </w:r>
          </w:p>
          <w:p w14:paraId="58EE8CC3" w14:textId="77777777" w:rsidR="00F47217" w:rsidRPr="00C85CF5" w:rsidRDefault="00D355BB" w:rsidP="00544197">
            <w:pPr>
              <w:numPr>
                <w:ilvl w:val="0"/>
                <w:numId w:val="3"/>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Failing to report a violation due to poor supervision;</w:t>
            </w:r>
          </w:p>
          <w:p w14:paraId="529B0768" w14:textId="77777777" w:rsidR="00F47217" w:rsidRPr="00C85CF5" w:rsidRDefault="00D355BB" w:rsidP="00544197">
            <w:pPr>
              <w:numPr>
                <w:ilvl w:val="0"/>
                <w:numId w:val="3"/>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Making a false report;</w:t>
            </w:r>
          </w:p>
          <w:p w14:paraId="2077F035" w14:textId="77777777" w:rsidR="00F47217" w:rsidRPr="00C85CF5" w:rsidRDefault="00D355BB" w:rsidP="00544197">
            <w:pPr>
              <w:numPr>
                <w:ilvl w:val="0"/>
                <w:numId w:val="3"/>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lastRenderedPageBreak/>
              <w:t>Retaliating against someone who reported a concern in good faith.</w:t>
            </w:r>
          </w:p>
          <w:p w14:paraId="3446E969"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1F7537EA" w14:textId="7543D9DF" w:rsidR="00310ED1"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lastRenderedPageBreak/>
              <w:t>R</w:t>
            </w:r>
            <w:del w:id="16" w:author="Pelosi, Mariana" w:date="2025-12-18T14:02:00Z">
              <w:r w:rsidRPr="0AF3A3EE" w:rsidDel="00D355BB">
                <w:rPr>
                  <w:rFonts w:ascii="Calibri" w:eastAsia="Calibri" w:hAnsi="Calibri" w:cs="Calibri"/>
                  <w:lang w:val="pt-BR"/>
                </w:rPr>
                <w:delText>ELATO</w:delText>
              </w:r>
            </w:del>
            <w:ins w:id="17" w:author="Pelosi, Mariana" w:date="2025-12-18T14:02:00Z">
              <w:r w:rsidR="7669D769" w:rsidRPr="0AF3A3EE">
                <w:rPr>
                  <w:rFonts w:ascii="Calibri" w:eastAsia="Calibri" w:hAnsi="Calibri" w:cs="Calibri"/>
                  <w:lang w:val="pt-BR"/>
                </w:rPr>
                <w:t>EPORTE</w:t>
              </w:r>
            </w:ins>
            <w:r w:rsidRPr="0AF3A3EE">
              <w:rPr>
                <w:rFonts w:ascii="Calibri" w:eastAsia="Calibri" w:hAnsi="Calibri" w:cs="Calibri"/>
                <w:lang w:val="pt-BR"/>
              </w:rPr>
              <w:t xml:space="preserve"> DE PREOCUPAÇÕES</w:t>
            </w:r>
          </w:p>
          <w:p w14:paraId="6EEECC85" w14:textId="06883470" w:rsidR="00310ED1"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 xml:space="preserve">Fazemos perguntas quando algo não está claro ou não parece certo. Também </w:t>
            </w:r>
            <w:del w:id="18" w:author="Pelosi, Mariana" w:date="2025-12-18T14:02:00Z">
              <w:r w:rsidRPr="0AF3A3EE" w:rsidDel="00D355BB">
                <w:rPr>
                  <w:rFonts w:ascii="Calibri" w:eastAsia="Calibri" w:hAnsi="Calibri" w:cs="Calibri"/>
                  <w:lang w:val="pt-BR"/>
                </w:rPr>
                <w:delText>denunciamos</w:delText>
              </w:r>
            </w:del>
            <w:ins w:id="19" w:author="Pelosi, Mariana" w:date="2025-12-18T14:02:00Z">
              <w:r w:rsidR="54054D7F" w:rsidRPr="0AF3A3EE">
                <w:rPr>
                  <w:rFonts w:ascii="Calibri" w:eastAsia="Calibri" w:hAnsi="Calibri" w:cs="Calibri"/>
                  <w:lang w:val="pt-BR"/>
                </w:rPr>
                <w:t>reportamos</w:t>
              </w:r>
            </w:ins>
            <w:r w:rsidRPr="0AF3A3EE">
              <w:rPr>
                <w:rFonts w:ascii="Calibri" w:eastAsia="Calibri" w:hAnsi="Calibri" w:cs="Calibri"/>
                <w:lang w:val="pt-BR"/>
              </w:rPr>
              <w:t xml:space="preserve"> </w:t>
            </w:r>
            <w:del w:id="20" w:author="Pelosi, Mariana" w:date="2025-12-18T14:03:00Z">
              <w:r w:rsidRPr="0AF3A3EE" w:rsidDel="00D355BB">
                <w:rPr>
                  <w:rFonts w:ascii="Calibri" w:eastAsia="Calibri" w:hAnsi="Calibri" w:cs="Calibri"/>
                  <w:lang w:val="pt-BR"/>
                </w:rPr>
                <w:delText xml:space="preserve">e relatamos </w:delText>
              </w:r>
            </w:del>
            <w:r w:rsidRPr="0AF3A3EE">
              <w:rPr>
                <w:rFonts w:ascii="Calibri" w:eastAsia="Calibri" w:hAnsi="Calibri" w:cs="Calibri"/>
                <w:lang w:val="pt-BR"/>
              </w:rPr>
              <w:t>quaisquer possíveis violações do Código.</w:t>
            </w:r>
          </w:p>
          <w:p w14:paraId="5A28F337" w14:textId="163A2339" w:rsidR="00310ED1"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É nossa responsabilidade fazer perguntas quando a orientação não estiver clara</w:t>
            </w:r>
            <w:ins w:id="21" w:author="Pelosi, Mariana" w:date="2025-12-18T14:05:00Z">
              <w:r w:rsidR="041FFD1C" w:rsidRPr="0AF3A3EE">
                <w:rPr>
                  <w:rFonts w:ascii="Calibri" w:eastAsia="Calibri" w:hAnsi="Calibri" w:cs="Calibri"/>
                  <w:lang w:val="pt-BR"/>
                </w:rPr>
                <w:t>, bem como</w:t>
              </w:r>
            </w:ins>
            <w:del w:id="22" w:author="Pelosi, Mariana" w:date="2025-12-18T14:05:00Z">
              <w:r w:rsidRPr="0AF3A3EE" w:rsidDel="00D355BB">
                <w:rPr>
                  <w:rFonts w:ascii="Calibri" w:eastAsia="Calibri" w:hAnsi="Calibri" w:cs="Calibri"/>
                  <w:lang w:val="pt-BR"/>
                </w:rPr>
                <w:delText xml:space="preserve"> e </w:delText>
              </w:r>
            </w:del>
            <w:r w:rsidRPr="0AF3A3EE">
              <w:rPr>
                <w:rFonts w:ascii="Calibri" w:eastAsia="Calibri" w:hAnsi="Calibri" w:cs="Calibri"/>
                <w:lang w:val="pt-BR"/>
              </w:rPr>
              <w:t xml:space="preserve">questionar e </w:t>
            </w:r>
            <w:del w:id="23" w:author="Pelosi, Mariana" w:date="2025-12-18T14:05:00Z">
              <w:r w:rsidRPr="0AF3A3EE" w:rsidDel="00D355BB">
                <w:rPr>
                  <w:rFonts w:ascii="Calibri" w:eastAsia="Calibri" w:hAnsi="Calibri" w:cs="Calibri"/>
                  <w:lang w:val="pt-BR"/>
                </w:rPr>
                <w:lastRenderedPageBreak/>
                <w:delText>denunciar</w:delText>
              </w:r>
            </w:del>
            <w:ins w:id="24" w:author="Pelosi, Mariana" w:date="2025-12-18T14:05:00Z">
              <w:r w:rsidR="07085649" w:rsidRPr="0AF3A3EE">
                <w:rPr>
                  <w:rFonts w:ascii="Calibri" w:eastAsia="Calibri" w:hAnsi="Calibri" w:cs="Calibri"/>
                  <w:lang w:val="pt-BR"/>
                </w:rPr>
                <w:t>reportar</w:t>
              </w:r>
            </w:ins>
            <w:r w:rsidRPr="0AF3A3EE">
              <w:rPr>
                <w:rFonts w:ascii="Calibri" w:eastAsia="Calibri" w:hAnsi="Calibri" w:cs="Calibri"/>
                <w:lang w:val="pt-BR"/>
              </w:rPr>
              <w:t xml:space="preserve"> suspeitas de conduta </w:t>
            </w:r>
            <w:del w:id="25" w:author="Pelosi, Mariana" w:date="2025-12-18T14:05:00Z">
              <w:r w:rsidRPr="0AF3A3EE" w:rsidDel="00D355BB">
                <w:rPr>
                  <w:rFonts w:ascii="Calibri" w:eastAsia="Calibri" w:hAnsi="Calibri" w:cs="Calibri"/>
                  <w:lang w:val="pt-BR"/>
                </w:rPr>
                <w:delText xml:space="preserve">comercial </w:delText>
              </w:r>
            </w:del>
            <w:r w:rsidRPr="0AF3A3EE">
              <w:rPr>
                <w:rFonts w:ascii="Calibri" w:eastAsia="Calibri" w:hAnsi="Calibri" w:cs="Calibri"/>
                <w:lang w:val="pt-BR"/>
              </w:rPr>
              <w:t xml:space="preserve">antiética, violações do Código </w:t>
            </w:r>
            <w:ins w:id="26" w:author="Pelosi, Mariana" w:date="2025-12-18T14:05:00Z">
              <w:r w:rsidR="49133588" w:rsidRPr="0AF3A3EE">
                <w:rPr>
                  <w:rFonts w:ascii="Calibri" w:eastAsia="Calibri" w:hAnsi="Calibri" w:cs="Calibri"/>
                  <w:lang w:val="pt-BR"/>
                </w:rPr>
                <w:t>e/</w:t>
              </w:r>
            </w:ins>
            <w:r w:rsidRPr="0AF3A3EE">
              <w:rPr>
                <w:rFonts w:ascii="Calibri" w:eastAsia="Calibri" w:hAnsi="Calibri" w:cs="Calibri"/>
                <w:lang w:val="pt-BR"/>
              </w:rPr>
              <w:t>ou violações das políticas da Abbott.</w:t>
            </w:r>
          </w:p>
          <w:p w14:paraId="70076A35" w14:textId="00717BC2" w:rsidR="00310ED1" w:rsidRPr="00C85CF5" w:rsidRDefault="00D355BB" w:rsidP="51D65366">
            <w:pPr>
              <w:spacing w:before="100" w:beforeAutospacing="1" w:after="100" w:afterAutospacing="1"/>
              <w:ind w:left="30" w:right="30"/>
              <w:rPr>
                <w:rFonts w:ascii="Calibri" w:eastAsia="Times New Roman" w:hAnsi="Calibri" w:cs="Calibri"/>
                <w:lang w:val="pt-BR"/>
              </w:rPr>
            </w:pPr>
            <w:r w:rsidRPr="51D65366">
              <w:rPr>
                <w:rFonts w:ascii="Calibri" w:eastAsia="Calibri" w:hAnsi="Calibri" w:cs="Calibri"/>
                <w:lang w:val="pt-BR"/>
              </w:rPr>
              <w:t>Se você não tiver certeza sobre a escolha ou ação correta, converse com seu gerente ou entre em contato com o</w:t>
            </w:r>
            <w:r w:rsidR="00C91EA5" w:rsidRPr="51D65366">
              <w:rPr>
                <w:rFonts w:ascii="Calibri" w:eastAsia="Calibri" w:hAnsi="Calibri" w:cs="Calibri"/>
                <w:lang w:val="pt-BR"/>
              </w:rPr>
              <w:t> </w:t>
            </w:r>
            <w:r w:rsidRPr="51D65366">
              <w:rPr>
                <w:rFonts w:ascii="Calibri" w:eastAsia="Calibri" w:hAnsi="Calibri" w:cs="Calibri"/>
                <w:lang w:val="pt-BR"/>
              </w:rPr>
              <w:t>Escritório de Ética e Conformidade</w:t>
            </w:r>
            <w:ins w:id="27" w:author="Pelosi, Mariana" w:date="2025-12-19T13:42:00Z">
              <w:r w:rsidR="33FDACEE" w:rsidRPr="51D65366">
                <w:rPr>
                  <w:rFonts w:ascii="Calibri" w:eastAsia="Calibri" w:hAnsi="Calibri" w:cs="Calibri"/>
                  <w:lang w:val="pt-BR"/>
                </w:rPr>
                <w:t xml:space="preserve"> (OEC)</w:t>
              </w:r>
            </w:ins>
            <w:r w:rsidRPr="51D65366">
              <w:rPr>
                <w:rFonts w:ascii="Calibri" w:eastAsia="Calibri" w:hAnsi="Calibri" w:cs="Calibri"/>
                <w:lang w:val="pt-BR"/>
              </w:rPr>
              <w:t>.</w:t>
            </w:r>
          </w:p>
          <w:p w14:paraId="67825C4D" w14:textId="3DEE2C18" w:rsidR="00310ED1" w:rsidRPr="00C85CF5" w:rsidRDefault="00D355BB" w:rsidP="51D65366">
            <w:pPr>
              <w:spacing w:before="100" w:beforeAutospacing="1" w:after="100" w:afterAutospacing="1"/>
              <w:ind w:left="30" w:right="30"/>
              <w:rPr>
                <w:rFonts w:ascii="Calibri" w:eastAsia="Times New Roman" w:hAnsi="Calibri" w:cs="Calibri"/>
                <w:lang w:val="pt-BR"/>
              </w:rPr>
            </w:pPr>
            <w:r w:rsidRPr="51D65366">
              <w:rPr>
                <w:rFonts w:ascii="Calibri" w:eastAsia="Calibri" w:hAnsi="Calibri" w:cs="Calibri"/>
                <w:lang w:val="pt-BR"/>
              </w:rPr>
              <w:t>Os gerentes e supervisores devem liderar pelo exemplo e</w:t>
            </w:r>
            <w:r w:rsidR="00C91EA5" w:rsidRPr="51D65366">
              <w:rPr>
                <w:rFonts w:ascii="Calibri" w:eastAsia="Calibri" w:hAnsi="Calibri" w:cs="Calibri"/>
                <w:lang w:val="pt-BR"/>
              </w:rPr>
              <w:t> </w:t>
            </w:r>
            <w:r w:rsidRPr="51D65366">
              <w:rPr>
                <w:rFonts w:ascii="Calibri" w:eastAsia="Calibri" w:hAnsi="Calibri" w:cs="Calibri"/>
                <w:lang w:val="pt-BR"/>
              </w:rPr>
              <w:t>garantir que os funcionários compreendam e sigam o</w:t>
            </w:r>
            <w:r w:rsidR="00C91EA5" w:rsidRPr="51D65366">
              <w:rPr>
                <w:rFonts w:ascii="Calibri" w:eastAsia="Calibri" w:hAnsi="Calibri" w:cs="Calibri"/>
                <w:lang w:val="pt-BR"/>
              </w:rPr>
              <w:t> </w:t>
            </w:r>
            <w:r w:rsidRPr="51D65366">
              <w:rPr>
                <w:rFonts w:ascii="Calibri" w:eastAsia="Calibri" w:hAnsi="Calibri" w:cs="Calibri"/>
                <w:lang w:val="pt-BR"/>
              </w:rPr>
              <w:t xml:space="preserve">Código. Os líderes têm uma responsabilidade maior em comunicar as expectativas da Abbott e devem entrar em contato com o Escritório de Ética e Conformidade </w:t>
            </w:r>
            <w:ins w:id="28" w:author="Pelosi, Mariana" w:date="2025-12-19T13:42:00Z">
              <w:r w:rsidR="777AB464" w:rsidRPr="51D65366">
                <w:rPr>
                  <w:rFonts w:ascii="Calibri" w:eastAsia="Calibri" w:hAnsi="Calibri" w:cs="Calibri"/>
                  <w:lang w:val="pt-BR"/>
                </w:rPr>
                <w:t xml:space="preserve">(OEC) </w:t>
              </w:r>
            </w:ins>
            <w:r w:rsidRPr="51D65366">
              <w:rPr>
                <w:rFonts w:ascii="Calibri" w:eastAsia="Calibri" w:hAnsi="Calibri" w:cs="Calibri"/>
                <w:lang w:val="pt-BR"/>
              </w:rPr>
              <w:t>sobre quaisquer possíveis violações do Código.</w:t>
            </w:r>
          </w:p>
          <w:p w14:paraId="0F1BE94A" w14:textId="7CF7C5A1" w:rsidR="00310ED1" w:rsidRPr="00C85CF5" w:rsidRDefault="00D355BB" w:rsidP="0AF3A3EE">
            <w:pPr>
              <w:spacing w:before="100" w:beforeAutospacing="1" w:after="100" w:afterAutospacing="1"/>
              <w:ind w:left="30" w:right="30"/>
              <w:rPr>
                <w:rFonts w:ascii="Calibri" w:eastAsia="Times New Roman" w:hAnsi="Calibri" w:cs="Calibri"/>
                <w:lang w:val="pt-BR"/>
              </w:rPr>
            </w:pPr>
            <w:r w:rsidRPr="51D65366">
              <w:rPr>
                <w:rFonts w:ascii="Calibri" w:eastAsia="Calibri" w:hAnsi="Calibri" w:cs="Calibri"/>
                <w:lang w:val="pt-BR"/>
              </w:rPr>
              <w:t>Tod</w:t>
            </w:r>
            <w:ins w:id="29" w:author="Pelosi, Mariana" w:date="2025-12-18T14:07:00Z">
              <w:r w:rsidR="3824914F" w:rsidRPr="51D65366">
                <w:rPr>
                  <w:rFonts w:ascii="Calibri" w:eastAsia="Calibri" w:hAnsi="Calibri" w:cs="Calibri"/>
                  <w:lang w:val="pt-BR"/>
                </w:rPr>
                <w:t>o</w:t>
              </w:r>
            </w:ins>
            <w:del w:id="30" w:author="Pelosi, Mariana" w:date="2025-12-18T14:07:00Z">
              <w:r w:rsidRPr="51D65366" w:rsidDel="00D355BB">
                <w:rPr>
                  <w:rFonts w:ascii="Calibri" w:eastAsia="Calibri" w:hAnsi="Calibri" w:cs="Calibri"/>
                  <w:lang w:val="pt-BR"/>
                </w:rPr>
                <w:delText>a</w:delText>
              </w:r>
            </w:del>
            <w:r w:rsidRPr="51D65366">
              <w:rPr>
                <w:rFonts w:ascii="Calibri" w:eastAsia="Calibri" w:hAnsi="Calibri" w:cs="Calibri"/>
                <w:lang w:val="pt-BR"/>
              </w:rPr>
              <w:t xml:space="preserve">s </w:t>
            </w:r>
            <w:del w:id="31" w:author="Pelosi, Mariana" w:date="2025-12-18T14:03:00Z">
              <w:r w:rsidRPr="51D65366" w:rsidDel="00D355BB">
                <w:rPr>
                  <w:rFonts w:ascii="Calibri" w:eastAsia="Calibri" w:hAnsi="Calibri" w:cs="Calibri"/>
                  <w:lang w:val="pt-BR"/>
                </w:rPr>
                <w:delText>as denúncias</w:delText>
              </w:r>
            </w:del>
            <w:ins w:id="32" w:author="Pelosi, Mariana" w:date="2025-12-18T14:03:00Z">
              <w:r w:rsidR="57375A6B" w:rsidRPr="51D65366">
                <w:rPr>
                  <w:rFonts w:ascii="Calibri" w:eastAsia="Calibri" w:hAnsi="Calibri" w:cs="Calibri"/>
                  <w:lang w:val="pt-BR"/>
                </w:rPr>
                <w:t>os reportes</w:t>
              </w:r>
            </w:ins>
            <w:r w:rsidRPr="51D65366">
              <w:rPr>
                <w:rFonts w:ascii="Calibri" w:eastAsia="Calibri" w:hAnsi="Calibri" w:cs="Calibri"/>
                <w:lang w:val="pt-BR"/>
              </w:rPr>
              <w:t xml:space="preserve"> de possíveis violações do Código são levad</w:t>
            </w:r>
            <w:ins w:id="33" w:author="Pelosi, Mariana" w:date="2025-12-18T14:07:00Z">
              <w:r w:rsidR="4DD99400" w:rsidRPr="51D65366">
                <w:rPr>
                  <w:rFonts w:ascii="Calibri" w:eastAsia="Calibri" w:hAnsi="Calibri" w:cs="Calibri"/>
                  <w:lang w:val="pt-BR"/>
                </w:rPr>
                <w:t>o</w:t>
              </w:r>
            </w:ins>
            <w:del w:id="34" w:author="Pelosi, Mariana" w:date="2025-12-18T14:07:00Z">
              <w:r w:rsidRPr="51D65366" w:rsidDel="00D355BB">
                <w:rPr>
                  <w:rFonts w:ascii="Calibri" w:eastAsia="Calibri" w:hAnsi="Calibri" w:cs="Calibri"/>
                  <w:lang w:val="pt-BR"/>
                </w:rPr>
                <w:delText>a</w:delText>
              </w:r>
            </w:del>
            <w:r w:rsidRPr="51D65366">
              <w:rPr>
                <w:rFonts w:ascii="Calibri" w:eastAsia="Calibri" w:hAnsi="Calibri" w:cs="Calibri"/>
                <w:lang w:val="pt-BR"/>
              </w:rPr>
              <w:t>s a sério. O Escritório de Ética e Conformidade</w:t>
            </w:r>
            <w:ins w:id="35" w:author="Pelosi, Mariana" w:date="2025-12-19T13:42:00Z">
              <w:r w:rsidR="097C2B75" w:rsidRPr="51D65366">
                <w:rPr>
                  <w:rFonts w:ascii="Calibri" w:eastAsia="Calibri" w:hAnsi="Calibri" w:cs="Calibri"/>
                  <w:lang w:val="pt-BR"/>
                </w:rPr>
                <w:t xml:space="preserve"> (OEC)</w:t>
              </w:r>
            </w:ins>
            <w:r w:rsidRPr="51D65366">
              <w:rPr>
                <w:rFonts w:ascii="Calibri" w:eastAsia="Calibri" w:hAnsi="Calibri" w:cs="Calibri"/>
                <w:lang w:val="pt-BR"/>
              </w:rPr>
              <w:t xml:space="preserve"> cuidará das etapas de acompanhamento, incluindo investigações e ações corretivas, quando necessário. Você</w:t>
            </w:r>
            <w:r w:rsidR="00C91EA5" w:rsidRPr="51D65366">
              <w:rPr>
                <w:rFonts w:ascii="Calibri" w:eastAsia="Calibri" w:hAnsi="Calibri" w:cs="Calibri"/>
                <w:lang w:val="pt-BR"/>
              </w:rPr>
              <w:t> </w:t>
            </w:r>
            <w:r w:rsidRPr="51D65366">
              <w:rPr>
                <w:rFonts w:ascii="Calibri" w:eastAsia="Calibri" w:hAnsi="Calibri" w:cs="Calibri"/>
                <w:lang w:val="pt-BR"/>
              </w:rPr>
              <w:t>não deve investigar por conta própria. Todos devem cooperar e manter as investigações em sigilo.</w:t>
            </w:r>
          </w:p>
          <w:p w14:paraId="3CD18444" w14:textId="77777777" w:rsidR="00310ED1"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As medidas corretivas podem incluir medidas disciplinares (até e incluindo a rescisão do contrato) ou ações judiciais por:</w:t>
            </w:r>
          </w:p>
          <w:p w14:paraId="4CCBEA03" w14:textId="77777777" w:rsidR="00310ED1" w:rsidRPr="00C85CF5" w:rsidRDefault="00D355BB" w:rsidP="00544197">
            <w:pPr>
              <w:numPr>
                <w:ilvl w:val="0"/>
                <w:numId w:val="3"/>
              </w:numPr>
              <w:spacing w:before="100" w:beforeAutospacing="1" w:after="100" w:afterAutospacing="1"/>
              <w:ind w:left="750" w:right="30"/>
              <w:rPr>
                <w:rFonts w:ascii="Calibri" w:eastAsia="Times New Roman" w:hAnsi="Calibri" w:cs="Calibri"/>
                <w:lang w:val="pt-BR"/>
              </w:rPr>
            </w:pPr>
            <w:r w:rsidRPr="00C85CF5">
              <w:rPr>
                <w:rFonts w:ascii="Calibri" w:eastAsia="Calibri" w:hAnsi="Calibri" w:cs="Calibri"/>
                <w:lang w:val="pt-BR"/>
              </w:rPr>
              <w:t>Autorizar ou participar de uma violação;</w:t>
            </w:r>
          </w:p>
          <w:p w14:paraId="45DD4F9A" w14:textId="0A387E0A" w:rsidR="00310ED1" w:rsidRPr="00C85CF5" w:rsidRDefault="00D355BB" w:rsidP="0AF3A3EE">
            <w:pPr>
              <w:numPr>
                <w:ilvl w:val="0"/>
                <w:numId w:val="3"/>
              </w:numPr>
              <w:spacing w:before="100" w:beforeAutospacing="1" w:after="100" w:afterAutospacing="1"/>
              <w:ind w:left="750" w:right="30"/>
              <w:rPr>
                <w:rFonts w:ascii="Calibri" w:eastAsia="Times New Roman" w:hAnsi="Calibri" w:cs="Calibri"/>
                <w:lang w:val="pt-BR"/>
              </w:rPr>
            </w:pPr>
            <w:r w:rsidRPr="0AF3A3EE">
              <w:rPr>
                <w:rFonts w:ascii="Calibri" w:eastAsia="Calibri" w:hAnsi="Calibri" w:cs="Calibri"/>
                <w:lang w:val="pt-BR"/>
              </w:rPr>
              <w:t>Recusa</w:t>
            </w:r>
            <w:ins w:id="36" w:author="Pelosi, Mariana" w:date="2025-12-18T14:07:00Z">
              <w:r w:rsidR="707665F1" w:rsidRPr="0AF3A3EE">
                <w:rPr>
                  <w:rFonts w:ascii="Calibri" w:eastAsia="Calibri" w:hAnsi="Calibri" w:cs="Calibri"/>
                  <w:lang w:val="pt-BR"/>
                </w:rPr>
                <w:t>r</w:t>
              </w:r>
            </w:ins>
            <w:r w:rsidRPr="0AF3A3EE">
              <w:rPr>
                <w:rFonts w:ascii="Calibri" w:eastAsia="Calibri" w:hAnsi="Calibri" w:cs="Calibri"/>
                <w:lang w:val="pt-BR"/>
              </w:rPr>
              <w:t xml:space="preserve"> </w:t>
            </w:r>
            <w:del w:id="37" w:author="Pelosi, Mariana" w:date="2025-12-18T14:07:00Z">
              <w:r w:rsidRPr="0AF3A3EE" w:rsidDel="00D355BB">
                <w:rPr>
                  <w:rFonts w:ascii="Calibri" w:eastAsia="Calibri" w:hAnsi="Calibri" w:cs="Calibri"/>
                  <w:lang w:val="pt-BR"/>
                </w:rPr>
                <w:delText xml:space="preserve">em </w:delText>
              </w:r>
            </w:del>
            <w:r w:rsidRPr="0AF3A3EE">
              <w:rPr>
                <w:rFonts w:ascii="Calibri" w:eastAsia="Calibri" w:hAnsi="Calibri" w:cs="Calibri"/>
                <w:lang w:val="pt-BR"/>
              </w:rPr>
              <w:t>cooperar com uma investigação;</w:t>
            </w:r>
          </w:p>
          <w:p w14:paraId="5643B0F8" w14:textId="77777777" w:rsidR="00310ED1" w:rsidRPr="00C85CF5" w:rsidRDefault="00D355BB" w:rsidP="00544197">
            <w:pPr>
              <w:numPr>
                <w:ilvl w:val="0"/>
                <w:numId w:val="3"/>
              </w:numPr>
              <w:spacing w:before="100" w:beforeAutospacing="1" w:after="100" w:afterAutospacing="1"/>
              <w:ind w:left="750" w:right="30"/>
              <w:rPr>
                <w:rFonts w:ascii="Calibri" w:eastAsia="Times New Roman" w:hAnsi="Calibri" w:cs="Calibri"/>
                <w:lang w:val="pt-BR"/>
              </w:rPr>
            </w:pPr>
            <w:r w:rsidRPr="00C85CF5">
              <w:rPr>
                <w:rFonts w:ascii="Calibri" w:eastAsia="Calibri" w:hAnsi="Calibri" w:cs="Calibri"/>
                <w:lang w:val="pt-BR"/>
              </w:rPr>
              <w:lastRenderedPageBreak/>
              <w:t>Não comunicar uma violação devido a supervisão deficiente;</w:t>
            </w:r>
          </w:p>
          <w:p w14:paraId="7DE8F4C1" w14:textId="7CBAAC8E" w:rsidR="00310ED1" w:rsidRPr="00C85CF5" w:rsidRDefault="00D355BB" w:rsidP="0AF3A3EE">
            <w:pPr>
              <w:numPr>
                <w:ilvl w:val="0"/>
                <w:numId w:val="3"/>
              </w:numPr>
              <w:spacing w:before="100" w:beforeAutospacing="1" w:after="100" w:afterAutospacing="1"/>
              <w:ind w:left="750" w:right="30"/>
              <w:rPr>
                <w:rFonts w:ascii="Calibri" w:eastAsia="Times New Roman" w:hAnsi="Calibri" w:cs="Calibri"/>
              </w:rPr>
            </w:pPr>
            <w:r w:rsidRPr="0AF3A3EE">
              <w:rPr>
                <w:rFonts w:ascii="Calibri" w:eastAsia="Calibri" w:hAnsi="Calibri" w:cs="Calibri"/>
                <w:lang w:val="pt-BR"/>
              </w:rPr>
              <w:t>Fazer um</w:t>
            </w:r>
            <w:del w:id="38" w:author="Pelosi, Mariana" w:date="2025-12-18T14:04:00Z">
              <w:r w:rsidRPr="0AF3A3EE" w:rsidDel="00D355BB">
                <w:rPr>
                  <w:rFonts w:ascii="Calibri" w:eastAsia="Calibri" w:hAnsi="Calibri" w:cs="Calibri"/>
                  <w:lang w:val="pt-BR"/>
                </w:rPr>
                <w:delText>a</w:delText>
              </w:r>
            </w:del>
            <w:r w:rsidRPr="0AF3A3EE">
              <w:rPr>
                <w:rFonts w:ascii="Calibri" w:eastAsia="Calibri" w:hAnsi="Calibri" w:cs="Calibri"/>
                <w:lang w:val="pt-BR"/>
              </w:rPr>
              <w:t xml:space="preserve"> </w:t>
            </w:r>
            <w:ins w:id="39" w:author="Pelosi, Mariana" w:date="2025-12-18T14:04:00Z">
              <w:r w:rsidR="363B383E" w:rsidRPr="0AF3A3EE">
                <w:rPr>
                  <w:rFonts w:ascii="Calibri" w:eastAsia="Calibri" w:hAnsi="Calibri" w:cs="Calibri"/>
                  <w:lang w:val="pt-BR"/>
                </w:rPr>
                <w:t>reporte</w:t>
              </w:r>
            </w:ins>
            <w:del w:id="40" w:author="Pelosi, Mariana" w:date="2025-12-18T14:04:00Z">
              <w:r w:rsidRPr="0AF3A3EE" w:rsidDel="00D355BB">
                <w:rPr>
                  <w:rFonts w:ascii="Calibri" w:eastAsia="Calibri" w:hAnsi="Calibri" w:cs="Calibri"/>
                  <w:lang w:val="pt-BR"/>
                </w:rPr>
                <w:delText>denúncia</w:delText>
              </w:r>
            </w:del>
            <w:r w:rsidRPr="0AF3A3EE">
              <w:rPr>
                <w:rFonts w:ascii="Calibri" w:eastAsia="Calibri" w:hAnsi="Calibri" w:cs="Calibri"/>
                <w:lang w:val="pt-BR"/>
              </w:rPr>
              <w:t xml:space="preserve"> fals</w:t>
            </w:r>
            <w:ins w:id="41" w:author="Pelosi, Mariana" w:date="2025-12-18T14:04:00Z">
              <w:r w:rsidR="2ED6F84B" w:rsidRPr="0AF3A3EE">
                <w:rPr>
                  <w:rFonts w:ascii="Calibri" w:eastAsia="Calibri" w:hAnsi="Calibri" w:cs="Calibri"/>
                  <w:lang w:val="pt-BR"/>
                </w:rPr>
                <w:t>o</w:t>
              </w:r>
            </w:ins>
            <w:del w:id="42" w:author="Pelosi, Mariana" w:date="2025-12-18T14:04:00Z">
              <w:r w:rsidRPr="0AF3A3EE" w:rsidDel="00D355BB">
                <w:rPr>
                  <w:rFonts w:ascii="Calibri" w:eastAsia="Calibri" w:hAnsi="Calibri" w:cs="Calibri"/>
                  <w:lang w:val="pt-BR"/>
                </w:rPr>
                <w:delText>a</w:delText>
              </w:r>
            </w:del>
            <w:r w:rsidRPr="0AF3A3EE">
              <w:rPr>
                <w:rFonts w:ascii="Calibri" w:eastAsia="Calibri" w:hAnsi="Calibri" w:cs="Calibri"/>
                <w:lang w:val="pt-BR"/>
              </w:rPr>
              <w:t>;</w:t>
            </w:r>
          </w:p>
          <w:p w14:paraId="6D028812" w14:textId="108B40E4" w:rsidR="00310ED1" w:rsidRPr="00C85CF5" w:rsidRDefault="00D355BB" w:rsidP="0AF3A3EE">
            <w:pPr>
              <w:numPr>
                <w:ilvl w:val="0"/>
                <w:numId w:val="3"/>
              </w:numPr>
              <w:spacing w:before="100" w:beforeAutospacing="1" w:after="100" w:afterAutospacing="1"/>
              <w:ind w:left="750" w:right="30"/>
              <w:rPr>
                <w:rFonts w:ascii="Calibri" w:eastAsia="Times New Roman" w:hAnsi="Calibri" w:cs="Calibri"/>
                <w:lang w:val="pt-BR"/>
              </w:rPr>
            </w:pPr>
            <w:r w:rsidRPr="0AF3A3EE">
              <w:rPr>
                <w:rFonts w:ascii="Calibri" w:eastAsia="Calibri" w:hAnsi="Calibri" w:cs="Calibri"/>
                <w:lang w:val="pt-BR"/>
              </w:rPr>
              <w:t xml:space="preserve">Retaliar contra alguém que </w:t>
            </w:r>
            <w:del w:id="43" w:author="Pelosi, Mariana" w:date="2025-12-18T14:06:00Z">
              <w:r w:rsidRPr="0AF3A3EE" w:rsidDel="00D355BB">
                <w:rPr>
                  <w:rFonts w:ascii="Calibri" w:eastAsia="Calibri" w:hAnsi="Calibri" w:cs="Calibri"/>
                  <w:lang w:val="pt-BR"/>
                </w:rPr>
                <w:delText>relatou</w:delText>
              </w:r>
            </w:del>
            <w:ins w:id="44" w:author="Pelosi, Mariana" w:date="2025-12-18T14:06:00Z">
              <w:r w:rsidR="1515F900" w:rsidRPr="0AF3A3EE">
                <w:rPr>
                  <w:rFonts w:ascii="Calibri" w:eastAsia="Calibri" w:hAnsi="Calibri" w:cs="Calibri"/>
                  <w:lang w:val="pt-BR"/>
                </w:rPr>
                <w:t>reportou</w:t>
              </w:r>
            </w:ins>
            <w:r w:rsidRPr="0AF3A3EE">
              <w:rPr>
                <w:rFonts w:ascii="Calibri" w:eastAsia="Calibri" w:hAnsi="Calibri" w:cs="Calibri"/>
                <w:lang w:val="pt-BR"/>
              </w:rPr>
              <w:t xml:space="preserve"> uma preocupação de boa-fé.</w:t>
            </w:r>
          </w:p>
          <w:p w14:paraId="152B1367" w14:textId="59ADBD9C" w:rsidR="00F47217" w:rsidRPr="00C85CF5" w:rsidRDefault="00D355BB" w:rsidP="0AF3A3EE">
            <w:pPr>
              <w:spacing w:before="100" w:beforeAutospacing="1" w:after="100" w:afterAutospacing="1"/>
              <w:ind w:left="30" w:right="30"/>
              <w:rPr>
                <w:rFonts w:ascii="Calibri" w:eastAsia="Times New Roman" w:hAnsi="Calibri" w:cs="Calibri"/>
                <w:lang w:val="pt-BR"/>
              </w:rPr>
            </w:pPr>
            <w:r w:rsidRPr="51D65366">
              <w:rPr>
                <w:rFonts w:ascii="Calibri" w:eastAsia="Calibri" w:hAnsi="Calibri" w:cs="Calibri"/>
                <w:lang w:val="pt-BR"/>
              </w:rPr>
              <w:t xml:space="preserve">A retaliação nunca é aceitável. Se você acredita que ocorreu retaliação, </w:t>
            </w:r>
            <w:del w:id="45" w:author="Pelosi, Mariana" w:date="2025-12-18T14:04:00Z">
              <w:r w:rsidRPr="51D65366" w:rsidDel="00D355BB">
                <w:rPr>
                  <w:rFonts w:ascii="Calibri" w:eastAsia="Calibri" w:hAnsi="Calibri" w:cs="Calibri"/>
                  <w:lang w:val="pt-BR"/>
                </w:rPr>
                <w:delText>denuncie</w:delText>
              </w:r>
            </w:del>
            <w:ins w:id="46" w:author="Pelosi, Mariana" w:date="2025-12-18T14:04:00Z">
              <w:r w:rsidR="3FE2BD48" w:rsidRPr="51D65366">
                <w:rPr>
                  <w:rFonts w:ascii="Calibri" w:eastAsia="Calibri" w:hAnsi="Calibri" w:cs="Calibri"/>
                  <w:lang w:val="pt-BR"/>
                </w:rPr>
                <w:t>reporte</w:t>
              </w:r>
            </w:ins>
            <w:r w:rsidRPr="51D65366">
              <w:rPr>
                <w:rFonts w:ascii="Calibri" w:eastAsia="Calibri" w:hAnsi="Calibri" w:cs="Calibri"/>
                <w:lang w:val="pt-BR"/>
              </w:rPr>
              <w:t xml:space="preserve"> ao Escritório de Ética e</w:t>
            </w:r>
            <w:r w:rsidR="00C91EA5" w:rsidRPr="51D65366">
              <w:rPr>
                <w:rFonts w:ascii="Calibri" w:eastAsia="Calibri" w:hAnsi="Calibri" w:cs="Calibri"/>
                <w:lang w:val="pt-BR"/>
              </w:rPr>
              <w:t> </w:t>
            </w:r>
            <w:r w:rsidRPr="51D65366">
              <w:rPr>
                <w:rFonts w:ascii="Calibri" w:eastAsia="Calibri" w:hAnsi="Calibri" w:cs="Calibri"/>
                <w:lang w:val="pt-BR"/>
              </w:rPr>
              <w:t xml:space="preserve">Conformidade </w:t>
            </w:r>
            <w:ins w:id="47" w:author="Pelosi, Mariana" w:date="2025-12-19T13:58:00Z">
              <w:r w:rsidR="40D5CED0" w:rsidRPr="51D65366">
                <w:rPr>
                  <w:rFonts w:ascii="Calibri" w:eastAsia="Calibri" w:hAnsi="Calibri" w:cs="Calibri"/>
                  <w:lang w:val="pt-BR"/>
                </w:rPr>
                <w:t xml:space="preserve">(OEC) </w:t>
              </w:r>
            </w:ins>
            <w:r w:rsidRPr="51D65366">
              <w:rPr>
                <w:rFonts w:ascii="Calibri" w:eastAsia="Calibri" w:hAnsi="Calibri" w:cs="Calibri"/>
                <w:lang w:val="pt-BR"/>
              </w:rPr>
              <w:t>ou ao Departamento de Recursos Humanos.</w:t>
            </w:r>
          </w:p>
        </w:tc>
      </w:tr>
      <w:tr w:rsidR="00316532" w:rsidRPr="00C85CF5" w14:paraId="39A4E8B1" w14:textId="77777777" w:rsidTr="51D65366">
        <w:tc>
          <w:tcPr>
            <w:tcW w:w="1353" w:type="dxa"/>
            <w:shd w:val="clear" w:color="auto" w:fill="C1E4F5" w:themeFill="accent1" w:themeFillTint="33"/>
            <w:tcMar>
              <w:top w:w="120" w:type="dxa"/>
              <w:left w:w="180" w:type="dxa"/>
              <w:bottom w:w="120" w:type="dxa"/>
              <w:right w:w="180" w:type="dxa"/>
            </w:tcMar>
            <w:hideMark/>
          </w:tcPr>
          <w:p w14:paraId="3A3B28A4" w14:textId="77777777" w:rsidR="00F47217" w:rsidRPr="00C85CF5" w:rsidRDefault="00D355BB" w:rsidP="00F47217">
            <w:pPr>
              <w:spacing w:before="30" w:after="30"/>
              <w:ind w:left="30" w:right="30"/>
              <w:rPr>
                <w:rFonts w:ascii="Calibri" w:eastAsia="Times New Roman" w:hAnsi="Calibri" w:cs="Calibri"/>
                <w:sz w:val="16"/>
              </w:rPr>
            </w:pPr>
            <w:hyperlink r:id="rId54" w:tgtFrame="_blank" w:history="1">
              <w:r w:rsidRPr="00C85CF5">
                <w:rPr>
                  <w:rFonts w:ascii="Calibri" w:eastAsia="Times New Roman" w:hAnsi="Calibri" w:cs="Calibri"/>
                  <w:color w:val="0000FF"/>
                  <w:sz w:val="16"/>
                  <w:u w:val="single"/>
                </w:rPr>
                <w:t>Screen 10</w:t>
              </w:r>
            </w:hyperlink>
            <w:r w:rsidRPr="00C85CF5">
              <w:rPr>
                <w:rFonts w:ascii="Calibri" w:eastAsia="Times New Roman" w:hAnsi="Calibri" w:cs="Calibri"/>
                <w:sz w:val="16"/>
              </w:rPr>
              <w:t xml:space="preserve"> </w:t>
            </w:r>
          </w:p>
          <w:p w14:paraId="0A92E756" w14:textId="77777777" w:rsidR="00F47217" w:rsidRPr="00C85CF5" w:rsidRDefault="00D355BB" w:rsidP="00F47217">
            <w:pPr>
              <w:ind w:left="30" w:right="30"/>
              <w:rPr>
                <w:rFonts w:ascii="Calibri" w:eastAsia="Times New Roman" w:hAnsi="Calibri" w:cs="Calibri"/>
                <w:sz w:val="16"/>
              </w:rPr>
            </w:pPr>
            <w:hyperlink r:id="rId55" w:tgtFrame="_blank" w:history="1">
              <w:r w:rsidRPr="00C85CF5">
                <w:rPr>
                  <w:rFonts w:ascii="Calibri" w:eastAsia="Times New Roman" w:hAnsi="Calibri" w:cs="Calibri"/>
                  <w:color w:val="0000FF"/>
                  <w:sz w:val="16"/>
                  <w:u w:val="single"/>
                </w:rPr>
                <w:t>23_C_11</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C173DB"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EQUAL OPPORTUNITY</w:t>
            </w:r>
          </w:p>
          <w:p w14:paraId="58867971"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provide equal opportunities for all employees.</w:t>
            </w:r>
          </w:p>
          <w:p w14:paraId="39EDB892"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6FCE8EAE"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62449AA7" w14:textId="77777777" w:rsidR="000E3269"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OPORTUNIDADES IGUAIS</w:t>
            </w:r>
          </w:p>
          <w:p w14:paraId="7CEDD2CE" w14:textId="77777777" w:rsidR="000E3269"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Fornecemos oportunidades iguais para todos os funcionários.</w:t>
            </w:r>
          </w:p>
          <w:p w14:paraId="4ABD1661" w14:textId="77777777" w:rsidR="000E3269"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Tomamos decisões de contratação com base nas necessidades da empresa, nas competências, na experiência e no desempenho. Não é tolerada qualquer tipo de discriminação. Cumprimos todas as leis que regem as nossas relações com os funcionários em todo o mundo.</w:t>
            </w:r>
          </w:p>
          <w:p w14:paraId="531076A8" w14:textId="77777777" w:rsidR="00F472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 Abbott proíbe a discriminação com base em raça, cor, religião, idade, sexo, nacionalidade, identidade ou expressão de gênero, orientação sexual, deficiência, estado civil, condição de veterano ou militar, genética, cidadania ou qualquer outra condição protegida por lei.</w:t>
            </w:r>
          </w:p>
        </w:tc>
      </w:tr>
      <w:tr w:rsidR="00316532" w:rsidRPr="00C85CF5" w14:paraId="2F2EFBF2" w14:textId="77777777" w:rsidTr="51D65366">
        <w:tc>
          <w:tcPr>
            <w:tcW w:w="1353" w:type="dxa"/>
            <w:shd w:val="clear" w:color="auto" w:fill="C1E4F5" w:themeFill="accent1" w:themeFillTint="33"/>
            <w:tcMar>
              <w:top w:w="120" w:type="dxa"/>
              <w:left w:w="180" w:type="dxa"/>
              <w:bottom w:w="120" w:type="dxa"/>
              <w:right w:w="180" w:type="dxa"/>
            </w:tcMar>
            <w:hideMark/>
          </w:tcPr>
          <w:p w14:paraId="067FAA17" w14:textId="77777777" w:rsidR="00F47217" w:rsidRPr="00C85CF5" w:rsidRDefault="00D355BB" w:rsidP="00F47217">
            <w:pPr>
              <w:spacing w:before="30" w:after="30"/>
              <w:ind w:left="30" w:right="30"/>
              <w:rPr>
                <w:rFonts w:ascii="Calibri" w:eastAsia="Times New Roman" w:hAnsi="Calibri" w:cs="Calibri"/>
                <w:sz w:val="16"/>
              </w:rPr>
            </w:pPr>
            <w:hyperlink r:id="rId56" w:tgtFrame="_blank" w:history="1">
              <w:r w:rsidRPr="00C85CF5">
                <w:rPr>
                  <w:rFonts w:ascii="Calibri" w:eastAsia="Times New Roman" w:hAnsi="Calibri" w:cs="Calibri"/>
                  <w:color w:val="0000FF"/>
                  <w:sz w:val="16"/>
                  <w:u w:val="single"/>
                </w:rPr>
                <w:t>Screen 10</w:t>
              </w:r>
            </w:hyperlink>
            <w:r w:rsidRPr="00C85CF5">
              <w:rPr>
                <w:rFonts w:ascii="Calibri" w:eastAsia="Times New Roman" w:hAnsi="Calibri" w:cs="Calibri"/>
                <w:sz w:val="16"/>
              </w:rPr>
              <w:t xml:space="preserve"> </w:t>
            </w:r>
          </w:p>
          <w:p w14:paraId="6AACFB63" w14:textId="77777777" w:rsidR="00F47217" w:rsidRPr="00C85CF5" w:rsidRDefault="00D355BB" w:rsidP="00F47217">
            <w:pPr>
              <w:ind w:left="30" w:right="30"/>
              <w:rPr>
                <w:rFonts w:ascii="Calibri" w:eastAsia="Times New Roman" w:hAnsi="Calibri" w:cs="Calibri"/>
                <w:sz w:val="16"/>
              </w:rPr>
            </w:pPr>
            <w:hyperlink r:id="rId57" w:tgtFrame="_blank" w:history="1">
              <w:r w:rsidRPr="00C85CF5">
                <w:rPr>
                  <w:rFonts w:ascii="Calibri" w:eastAsia="Times New Roman" w:hAnsi="Calibri" w:cs="Calibri"/>
                  <w:color w:val="0000FF"/>
                  <w:sz w:val="16"/>
                  <w:u w:val="single"/>
                </w:rPr>
                <w:t>24_C_11</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34E64D"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FAIR TREATMENT</w:t>
            </w:r>
          </w:p>
          <w:p w14:paraId="4D73C993"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We foster a respectful, inclusive, and safe workplace.</w:t>
            </w:r>
          </w:p>
          <w:p w14:paraId="6E08EFAE"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work to ensure everyone feels welcome, supported, and empowered.</w:t>
            </w:r>
          </w:p>
          <w:p w14:paraId="67DFD9E6"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Abbott promotes a healthy, harassment-free environment and values employee input to strengthen diversity and inclusion.</w:t>
            </w:r>
          </w:p>
          <w:p w14:paraId="11B737C8"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3CE3A45C" w14:textId="77777777" w:rsidR="00AC0538"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TRATAMENTO JUSTO</w:t>
            </w:r>
          </w:p>
          <w:p w14:paraId="042539D0" w14:textId="77777777" w:rsidR="00AC0538"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Promovemos um ambiente de trabalho respeitoso, inclusivo e seguro.</w:t>
            </w:r>
          </w:p>
          <w:p w14:paraId="2327929E" w14:textId="77777777" w:rsidR="00AC0538"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Trabalhamos para garantir que todos se sintam bem-vindos, apoiados e empoderados.</w:t>
            </w:r>
          </w:p>
          <w:p w14:paraId="403077C3" w14:textId="77777777" w:rsidR="00AC0538"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 Abbott promove um ambiente saudável e livre de assédio e valoriza a contribuição dos funcionários para fortalecer a diversidade e a inclusão.</w:t>
            </w:r>
          </w:p>
          <w:p w14:paraId="1E6F4ECE" w14:textId="77777777" w:rsidR="00F472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Tratamos todos com respeito e dignidade, construindo confiança por meio da justiça e da honestidade, nunca por meio de manipulação, deturpação ou falta de transparência.</w:t>
            </w:r>
          </w:p>
        </w:tc>
      </w:tr>
      <w:tr w:rsidR="00316532" w:rsidRPr="00C85CF5" w14:paraId="4840C799" w14:textId="77777777" w:rsidTr="51D65366">
        <w:tc>
          <w:tcPr>
            <w:tcW w:w="1353" w:type="dxa"/>
            <w:shd w:val="clear" w:color="auto" w:fill="C1E4F5" w:themeFill="accent1" w:themeFillTint="33"/>
            <w:tcMar>
              <w:top w:w="120" w:type="dxa"/>
              <w:left w:w="180" w:type="dxa"/>
              <w:bottom w:w="120" w:type="dxa"/>
              <w:right w:w="180" w:type="dxa"/>
            </w:tcMar>
            <w:hideMark/>
          </w:tcPr>
          <w:p w14:paraId="388434DA" w14:textId="77777777" w:rsidR="00F47217" w:rsidRPr="00C85CF5" w:rsidRDefault="00D355BB" w:rsidP="00F47217">
            <w:pPr>
              <w:spacing w:before="30" w:after="30"/>
              <w:ind w:left="30" w:right="30"/>
              <w:rPr>
                <w:rFonts w:ascii="Calibri" w:eastAsia="Times New Roman" w:hAnsi="Calibri" w:cs="Calibri"/>
                <w:sz w:val="16"/>
              </w:rPr>
            </w:pPr>
            <w:hyperlink r:id="rId58" w:tgtFrame="_blank" w:history="1">
              <w:r w:rsidRPr="00C85CF5">
                <w:rPr>
                  <w:rFonts w:ascii="Calibri" w:eastAsia="Times New Roman" w:hAnsi="Calibri" w:cs="Calibri"/>
                  <w:color w:val="0000FF"/>
                  <w:sz w:val="16"/>
                  <w:u w:val="single"/>
                </w:rPr>
                <w:t>Screen 10</w:t>
              </w:r>
            </w:hyperlink>
            <w:r w:rsidRPr="00C85CF5">
              <w:rPr>
                <w:rFonts w:ascii="Calibri" w:eastAsia="Times New Roman" w:hAnsi="Calibri" w:cs="Calibri"/>
                <w:sz w:val="16"/>
              </w:rPr>
              <w:t xml:space="preserve"> </w:t>
            </w:r>
          </w:p>
          <w:p w14:paraId="42EC630A" w14:textId="77777777" w:rsidR="00F47217" w:rsidRPr="00C85CF5" w:rsidRDefault="00D355BB" w:rsidP="00F47217">
            <w:pPr>
              <w:ind w:left="30" w:right="30"/>
              <w:rPr>
                <w:rFonts w:ascii="Calibri" w:eastAsia="Times New Roman" w:hAnsi="Calibri" w:cs="Calibri"/>
                <w:sz w:val="16"/>
              </w:rPr>
            </w:pPr>
            <w:hyperlink r:id="rId59" w:tgtFrame="_blank" w:history="1">
              <w:r w:rsidRPr="00C85CF5">
                <w:rPr>
                  <w:rFonts w:ascii="Calibri" w:eastAsia="Times New Roman" w:hAnsi="Calibri" w:cs="Calibri"/>
                  <w:color w:val="0000FF"/>
                  <w:sz w:val="16"/>
                  <w:u w:val="single"/>
                </w:rPr>
                <w:t>25_C_11</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A05A4B"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WORK ENVIRONMENT</w:t>
            </w:r>
          </w:p>
          <w:p w14:paraId="7FB492AF"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prioritize safety and fair working conditions.</w:t>
            </w:r>
          </w:p>
          <w:p w14:paraId="4D6C408E" w14:textId="77777777" w:rsidR="00F472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4CF56C10" w14:textId="77777777" w:rsidR="00D319D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AMBIENTE DE TRABALHO</w:t>
            </w:r>
          </w:p>
          <w:p w14:paraId="7E3F91E7" w14:textId="77777777" w:rsidR="00D319D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Priorizamos a segurança e condições de trabalho justas.</w:t>
            </w:r>
          </w:p>
          <w:p w14:paraId="67CD40EE" w14:textId="77777777" w:rsidR="00F472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Acidentes ou situações inseguras devem ser comunicados imediatamente à gerência. A Abbott também toma medidas para prevenir e proibir práticas trabalhistas ilegais e inadequadas, bem como qualquer forma de tratamento cruel ou desumano em nossas atividades comerciais em todo o mundo.</w:t>
            </w:r>
          </w:p>
        </w:tc>
      </w:tr>
      <w:tr w:rsidR="00316532" w:rsidRPr="00C85CF5" w14:paraId="15218C69" w14:textId="77777777" w:rsidTr="51D65366">
        <w:tc>
          <w:tcPr>
            <w:tcW w:w="1353" w:type="dxa"/>
            <w:shd w:val="clear" w:color="auto" w:fill="C1E4F5" w:themeFill="accent1" w:themeFillTint="33"/>
            <w:tcMar>
              <w:top w:w="120" w:type="dxa"/>
              <w:left w:w="180" w:type="dxa"/>
              <w:bottom w:w="120" w:type="dxa"/>
              <w:right w:w="180" w:type="dxa"/>
            </w:tcMar>
            <w:hideMark/>
          </w:tcPr>
          <w:p w14:paraId="783609F3" w14:textId="77777777" w:rsidR="00B71E05" w:rsidRPr="00C85CF5" w:rsidRDefault="00D355BB" w:rsidP="00B71E05">
            <w:pPr>
              <w:spacing w:before="30" w:after="30"/>
              <w:ind w:left="30" w:right="30"/>
              <w:rPr>
                <w:rFonts w:ascii="Calibri" w:eastAsia="Times New Roman" w:hAnsi="Calibri" w:cs="Calibri"/>
                <w:sz w:val="16"/>
              </w:rPr>
            </w:pPr>
            <w:hyperlink r:id="rId60" w:tgtFrame="_blank" w:history="1">
              <w:r w:rsidRPr="00C85CF5">
                <w:rPr>
                  <w:rFonts w:ascii="Calibri" w:eastAsia="Times New Roman" w:hAnsi="Calibri" w:cs="Calibri"/>
                  <w:color w:val="0000FF"/>
                  <w:sz w:val="16"/>
                  <w:u w:val="single"/>
                </w:rPr>
                <w:t>Screen 11</w:t>
              </w:r>
            </w:hyperlink>
            <w:r w:rsidRPr="00C85CF5">
              <w:rPr>
                <w:rFonts w:ascii="Calibri" w:eastAsia="Times New Roman" w:hAnsi="Calibri" w:cs="Calibri"/>
                <w:sz w:val="16"/>
              </w:rPr>
              <w:t xml:space="preserve"> </w:t>
            </w:r>
          </w:p>
          <w:p w14:paraId="4C28B985" w14:textId="77777777" w:rsidR="00B71E05" w:rsidRPr="00C85CF5" w:rsidRDefault="00D355BB" w:rsidP="00B71E05">
            <w:pPr>
              <w:ind w:left="30" w:right="30"/>
              <w:rPr>
                <w:rFonts w:ascii="Calibri" w:eastAsia="Times New Roman" w:hAnsi="Calibri" w:cs="Calibri"/>
                <w:sz w:val="16"/>
              </w:rPr>
            </w:pPr>
            <w:hyperlink r:id="rId61" w:tgtFrame="_blank" w:history="1">
              <w:r w:rsidRPr="00C85CF5">
                <w:rPr>
                  <w:rFonts w:ascii="Calibri" w:eastAsia="Times New Roman" w:hAnsi="Calibri" w:cs="Calibri"/>
                  <w:color w:val="0000FF"/>
                  <w:sz w:val="16"/>
                  <w:u w:val="single"/>
                </w:rPr>
                <w:t>26_C_12</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62021A" w14:textId="77777777" w:rsidR="00B71E0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 must view all content before moving forward.</w:t>
            </w:r>
          </w:p>
          <w:p w14:paraId="37F770AB" w14:textId="77777777" w:rsidR="00B71E0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At Abbott, we build trust through community, environment, and engagement.</w:t>
            </w:r>
          </w:p>
          <w:p w14:paraId="2AAA2611" w14:textId="77777777" w:rsidR="00B71E0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strive to give back to the communities where we operate and make a positive, lasting impact on people’s lives.</w:t>
            </w:r>
          </w:p>
          <w:p w14:paraId="5C831AC3" w14:textId="77777777" w:rsidR="00B71E0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Abbott works to minimize its environmental footprint by reducing energy use and conserving natural resources.</w:t>
            </w:r>
          </w:p>
          <w:p w14:paraId="2CA69AB6" w14:textId="77777777" w:rsidR="00B71E0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also support appropriate political engagement and encourage community involvement across our global operations.</w:t>
            </w:r>
          </w:p>
          <w:p w14:paraId="0E89F2DD" w14:textId="77777777" w:rsidR="00B71E0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Community Involvement</w:t>
            </w:r>
          </w:p>
          <w:p w14:paraId="5D36CB58" w14:textId="77777777" w:rsidR="00B71E0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Environmental Responsibility</w:t>
            </w:r>
          </w:p>
          <w:p w14:paraId="1A23DE9D" w14:textId="77777777" w:rsidR="00B71E0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Political Contributions</w:t>
            </w:r>
          </w:p>
          <w:p w14:paraId="6D1FF93C" w14:textId="77777777" w:rsidR="00B71E0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Click each of the icons to learn more.</w:t>
            </w:r>
          </w:p>
        </w:tc>
        <w:tc>
          <w:tcPr>
            <w:tcW w:w="6000" w:type="dxa"/>
          </w:tcPr>
          <w:p w14:paraId="7EA96895" w14:textId="77777777" w:rsidR="00B71E0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Você deve visualizar todo o conteúdo antes de avançar.</w:t>
            </w:r>
          </w:p>
          <w:p w14:paraId="441E0AA6" w14:textId="77777777" w:rsidR="00B71E0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Na Abbott, construímos confiança por meio da comunidade, do meio ambiente e do engajamento.</w:t>
            </w:r>
          </w:p>
          <w:p w14:paraId="4F8B5925" w14:textId="77777777" w:rsidR="00B71E0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Nós nos esforçamos para retribuir às comunidades onde atuamos e causar um impacto positivo e duradouro na vida das pessoas.</w:t>
            </w:r>
          </w:p>
          <w:p w14:paraId="2FE7CE4A" w14:textId="77777777" w:rsidR="00B71E0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 Abbott trabalha para minimizar seu impacto ambiental, reduzindo o consumo de energia e conservando os recursos naturais.</w:t>
            </w:r>
          </w:p>
          <w:p w14:paraId="6AE1AB4C" w14:textId="77777777" w:rsidR="00B71E0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Também apoiamos o envolvimento político adequado e incentivamos a participação da comunidade em todas as nossas operações globais.</w:t>
            </w:r>
          </w:p>
          <w:p w14:paraId="6E756836" w14:textId="77777777" w:rsidR="00B71E0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Envolvimento da comunidade</w:t>
            </w:r>
          </w:p>
          <w:p w14:paraId="292BC526" w14:textId="77777777" w:rsidR="00B71E0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Responsabilidade ambiental</w:t>
            </w:r>
          </w:p>
          <w:p w14:paraId="0F36FB14" w14:textId="77777777" w:rsidR="00B71E0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Contribuições políticas</w:t>
            </w:r>
          </w:p>
          <w:p w14:paraId="4B4AF18D" w14:textId="77777777" w:rsidR="00B71E0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Clique em cada um dos ícones para saber mais.</w:t>
            </w:r>
          </w:p>
        </w:tc>
      </w:tr>
      <w:tr w:rsidR="00316532" w:rsidRPr="00C85CF5" w14:paraId="13FECB6F" w14:textId="77777777" w:rsidTr="51D65366">
        <w:tc>
          <w:tcPr>
            <w:tcW w:w="1353" w:type="dxa"/>
            <w:shd w:val="clear" w:color="auto" w:fill="C1E4F5" w:themeFill="accent1" w:themeFillTint="33"/>
            <w:tcMar>
              <w:top w:w="120" w:type="dxa"/>
              <w:left w:w="180" w:type="dxa"/>
              <w:bottom w:w="120" w:type="dxa"/>
              <w:right w:w="180" w:type="dxa"/>
            </w:tcMar>
            <w:hideMark/>
          </w:tcPr>
          <w:p w14:paraId="431457FC" w14:textId="77777777" w:rsidR="00671917" w:rsidRPr="00C85CF5" w:rsidRDefault="00D355BB" w:rsidP="00671917">
            <w:pPr>
              <w:spacing w:before="30" w:after="30"/>
              <w:ind w:left="30" w:right="30"/>
              <w:rPr>
                <w:rFonts w:ascii="Calibri" w:eastAsia="Times New Roman" w:hAnsi="Calibri" w:cs="Calibri"/>
                <w:sz w:val="16"/>
              </w:rPr>
            </w:pPr>
            <w:hyperlink r:id="rId62" w:tgtFrame="_blank" w:history="1">
              <w:r w:rsidRPr="00C85CF5">
                <w:rPr>
                  <w:rFonts w:ascii="Calibri" w:eastAsia="Times New Roman" w:hAnsi="Calibri" w:cs="Calibri"/>
                  <w:color w:val="0000FF"/>
                  <w:sz w:val="16"/>
                  <w:u w:val="single"/>
                </w:rPr>
                <w:t>Screen 11</w:t>
              </w:r>
            </w:hyperlink>
            <w:r w:rsidRPr="00C85CF5">
              <w:rPr>
                <w:rFonts w:ascii="Calibri" w:eastAsia="Times New Roman" w:hAnsi="Calibri" w:cs="Calibri"/>
                <w:sz w:val="16"/>
              </w:rPr>
              <w:t xml:space="preserve"> </w:t>
            </w:r>
          </w:p>
          <w:p w14:paraId="7E802F17" w14:textId="77777777" w:rsidR="00671917" w:rsidRPr="00C85CF5" w:rsidRDefault="00D355BB" w:rsidP="00671917">
            <w:pPr>
              <w:ind w:left="30" w:right="30"/>
              <w:rPr>
                <w:rFonts w:ascii="Calibri" w:eastAsia="Times New Roman" w:hAnsi="Calibri" w:cs="Calibri"/>
                <w:sz w:val="16"/>
              </w:rPr>
            </w:pPr>
            <w:hyperlink r:id="rId63" w:tgtFrame="_blank" w:history="1">
              <w:r w:rsidRPr="00C85CF5">
                <w:rPr>
                  <w:rFonts w:ascii="Calibri" w:eastAsia="Times New Roman" w:hAnsi="Calibri" w:cs="Calibri"/>
                  <w:color w:val="0000FF"/>
                  <w:sz w:val="16"/>
                  <w:u w:val="single"/>
                </w:rPr>
                <w:t>27_C_12</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9B8FAD" w14:textId="77777777" w:rsidR="006719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COMMUNITY INVOLVEMENT</w:t>
            </w:r>
          </w:p>
          <w:p w14:paraId="68E39F4F" w14:textId="77777777" w:rsidR="006719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support community well-being.</w:t>
            </w:r>
          </w:p>
          <w:p w14:paraId="7F639421" w14:textId="77777777" w:rsidR="006719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At Abbott, we support the well-being of communities through our products, our work, and our actions and we have a long history of giving back to the places where we </w:t>
            </w:r>
            <w:r w:rsidRPr="00C85CF5">
              <w:rPr>
                <w:rFonts w:ascii="Calibri" w:eastAsia="Times New Roman" w:hAnsi="Calibri" w:cs="Calibri"/>
              </w:rPr>
              <w:lastRenderedPageBreak/>
              <w:t>live and work, because we believe healthy communities thrive.</w:t>
            </w:r>
          </w:p>
          <w:p w14:paraId="2A36AE8D" w14:textId="77777777" w:rsidR="00671917"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0ED314BE" w14:textId="77777777" w:rsidR="006719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ENVOLVIMENTO DA COMUNIDADE</w:t>
            </w:r>
          </w:p>
          <w:p w14:paraId="52CF755E" w14:textId="77777777" w:rsidR="006719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Apoiamos o bem-estar da comunidade.</w:t>
            </w:r>
          </w:p>
          <w:p w14:paraId="7BD687C3" w14:textId="77777777" w:rsidR="006719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Na Abbott, apoiamos o bem-estar das comunidades por meio de nossos produtos, nosso trabalho e nossas ações, e temos uma longa história de retribuição aos locais onde </w:t>
            </w:r>
            <w:r w:rsidRPr="00C85CF5">
              <w:rPr>
                <w:rFonts w:ascii="Calibri" w:eastAsia="Calibri" w:hAnsi="Calibri" w:cs="Calibri"/>
                <w:lang w:val="pt-BR"/>
              </w:rPr>
              <w:lastRenderedPageBreak/>
              <w:t>vivemos e trabalhamos, pois acreditamos que comunidades saudáveis prosperam.</w:t>
            </w:r>
          </w:p>
          <w:p w14:paraId="70234444" w14:textId="77777777" w:rsidR="00671917"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Por meio de nossas operações, parcerias e apoio a grupos e causas locais, nos esforçamos para causar um impacto positivo e duradouro em todos os lugares onde atuamos.</w:t>
            </w:r>
          </w:p>
        </w:tc>
      </w:tr>
      <w:tr w:rsidR="00316532" w:rsidRPr="00C85CF5" w14:paraId="5780A8C1" w14:textId="77777777" w:rsidTr="51D65366">
        <w:tc>
          <w:tcPr>
            <w:tcW w:w="1353" w:type="dxa"/>
            <w:shd w:val="clear" w:color="auto" w:fill="C1E4F5" w:themeFill="accent1" w:themeFillTint="33"/>
            <w:tcMar>
              <w:top w:w="120" w:type="dxa"/>
              <w:left w:w="180" w:type="dxa"/>
              <w:bottom w:w="120" w:type="dxa"/>
              <w:right w:w="180" w:type="dxa"/>
            </w:tcMar>
            <w:hideMark/>
          </w:tcPr>
          <w:p w14:paraId="30CF1600" w14:textId="77777777" w:rsidR="003E5A36" w:rsidRPr="00C85CF5" w:rsidRDefault="00D355BB" w:rsidP="003E5A36">
            <w:pPr>
              <w:spacing w:before="30" w:after="30"/>
              <w:ind w:left="30" w:right="30"/>
              <w:rPr>
                <w:rFonts w:ascii="Calibri" w:eastAsia="Times New Roman" w:hAnsi="Calibri" w:cs="Calibri"/>
                <w:sz w:val="16"/>
              </w:rPr>
            </w:pPr>
            <w:hyperlink r:id="rId64" w:tgtFrame="_blank" w:history="1">
              <w:r w:rsidRPr="00C85CF5">
                <w:rPr>
                  <w:rFonts w:ascii="Calibri" w:eastAsia="Times New Roman" w:hAnsi="Calibri" w:cs="Calibri"/>
                  <w:color w:val="0000FF"/>
                  <w:sz w:val="16"/>
                  <w:u w:val="single"/>
                </w:rPr>
                <w:t>Screen 11</w:t>
              </w:r>
            </w:hyperlink>
            <w:r w:rsidRPr="00C85CF5">
              <w:rPr>
                <w:rFonts w:ascii="Calibri" w:eastAsia="Times New Roman" w:hAnsi="Calibri" w:cs="Calibri"/>
                <w:sz w:val="16"/>
              </w:rPr>
              <w:t xml:space="preserve"> </w:t>
            </w:r>
          </w:p>
          <w:p w14:paraId="138BCC14" w14:textId="77777777" w:rsidR="003E5A36" w:rsidRPr="00C85CF5" w:rsidRDefault="00D355BB" w:rsidP="003E5A36">
            <w:pPr>
              <w:ind w:left="30" w:right="30"/>
              <w:rPr>
                <w:rFonts w:ascii="Calibri" w:eastAsia="Times New Roman" w:hAnsi="Calibri" w:cs="Calibri"/>
                <w:sz w:val="16"/>
              </w:rPr>
            </w:pPr>
            <w:hyperlink r:id="rId65" w:tgtFrame="_blank" w:history="1">
              <w:r w:rsidRPr="00C85CF5">
                <w:rPr>
                  <w:rFonts w:ascii="Calibri" w:eastAsia="Times New Roman" w:hAnsi="Calibri" w:cs="Calibri"/>
                  <w:color w:val="0000FF"/>
                  <w:sz w:val="16"/>
                  <w:u w:val="single"/>
                </w:rPr>
                <w:t>28_C_12</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20D914" w14:textId="77777777" w:rsidR="003E5A3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ENVIRONMENTAL RESPONSIBILITY</w:t>
            </w:r>
          </w:p>
          <w:p w14:paraId="0834CEDA" w14:textId="77777777" w:rsidR="003E5A3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take part in sustainable development and work to reduce our impact on the environment.</w:t>
            </w:r>
          </w:p>
          <w:p w14:paraId="6CF03AF6" w14:textId="77777777" w:rsidR="003E5A3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work to protect the environment in everything we do—from how we source materials to how we make, ship, and use our products.</w:t>
            </w:r>
          </w:p>
          <w:p w14:paraId="5712F14B" w14:textId="77777777" w:rsidR="003E5A3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0CBFA2E4" w14:textId="77777777" w:rsidR="003E5A3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RESPONSABILIDADE AMBIENTAL</w:t>
            </w:r>
          </w:p>
          <w:p w14:paraId="2ED8B3BC" w14:textId="77777777" w:rsidR="003E5A3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Participamos no desenvolvimento sustentável e trabalhamos para reduzir o nosso impacto no ambiente.</w:t>
            </w:r>
          </w:p>
          <w:p w14:paraId="4A7401E5" w14:textId="77777777" w:rsidR="003E5A3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Trabalhamos para proteger o meio ambiente em tudo o que fazemos, desde a forma como adquirimos os materiais até como fabricamos, enviamos e utilizamos os nossos produtos.</w:t>
            </w:r>
          </w:p>
          <w:p w14:paraId="5F799CC9" w14:textId="77777777" w:rsidR="003E5A3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Tomamos medidas para usar menos energia e menos recursos naturais. Apoiamos projetos de energia limpa no trabalho e nas nossas comunidades. Procuramos maneiras de reduzir o desperdício, reciclar mais e diminuir os riscos ambientais. Também seguimos as leis e regulamentos ambientais aplicáveis às nossas operações.</w:t>
            </w:r>
          </w:p>
        </w:tc>
      </w:tr>
      <w:tr w:rsidR="00316532" w:rsidRPr="00C85CF5" w14:paraId="6557A571" w14:textId="77777777" w:rsidTr="51D65366">
        <w:tc>
          <w:tcPr>
            <w:tcW w:w="1353" w:type="dxa"/>
            <w:shd w:val="clear" w:color="auto" w:fill="C1E4F5" w:themeFill="accent1" w:themeFillTint="33"/>
            <w:tcMar>
              <w:top w:w="120" w:type="dxa"/>
              <w:left w:w="180" w:type="dxa"/>
              <w:bottom w:w="120" w:type="dxa"/>
              <w:right w:w="180" w:type="dxa"/>
            </w:tcMar>
            <w:hideMark/>
          </w:tcPr>
          <w:p w14:paraId="7DD6D6DE" w14:textId="77777777" w:rsidR="00B93BBE" w:rsidRPr="00C85CF5" w:rsidRDefault="00D355BB" w:rsidP="00B93BBE">
            <w:pPr>
              <w:spacing w:before="30" w:after="30"/>
              <w:ind w:left="30" w:right="30"/>
              <w:rPr>
                <w:rFonts w:ascii="Calibri" w:eastAsia="Times New Roman" w:hAnsi="Calibri" w:cs="Calibri"/>
                <w:sz w:val="16"/>
              </w:rPr>
            </w:pPr>
            <w:hyperlink r:id="rId66" w:tgtFrame="_blank" w:history="1">
              <w:r w:rsidRPr="00C85CF5">
                <w:rPr>
                  <w:rFonts w:ascii="Calibri" w:eastAsia="Times New Roman" w:hAnsi="Calibri" w:cs="Calibri"/>
                  <w:color w:val="0000FF"/>
                  <w:sz w:val="16"/>
                  <w:u w:val="single"/>
                </w:rPr>
                <w:t>Screen 11</w:t>
              </w:r>
            </w:hyperlink>
            <w:r w:rsidRPr="00C85CF5">
              <w:rPr>
                <w:rFonts w:ascii="Calibri" w:eastAsia="Times New Roman" w:hAnsi="Calibri" w:cs="Calibri"/>
                <w:sz w:val="16"/>
              </w:rPr>
              <w:t xml:space="preserve"> </w:t>
            </w:r>
          </w:p>
          <w:p w14:paraId="35FDEBEC" w14:textId="77777777" w:rsidR="00B93BBE" w:rsidRPr="00C85CF5" w:rsidRDefault="00D355BB" w:rsidP="00B93BBE">
            <w:pPr>
              <w:ind w:left="30" w:right="30"/>
              <w:rPr>
                <w:rFonts w:ascii="Calibri" w:eastAsia="Times New Roman" w:hAnsi="Calibri" w:cs="Calibri"/>
                <w:sz w:val="16"/>
              </w:rPr>
            </w:pPr>
            <w:hyperlink r:id="rId67" w:tgtFrame="_blank" w:history="1">
              <w:r w:rsidRPr="00C85CF5">
                <w:rPr>
                  <w:rFonts w:ascii="Calibri" w:eastAsia="Times New Roman" w:hAnsi="Calibri" w:cs="Calibri"/>
                  <w:color w:val="0000FF"/>
                  <w:sz w:val="16"/>
                  <w:u w:val="single"/>
                </w:rPr>
                <w:t>29_C_12</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509E83" w14:textId="77777777" w:rsidR="00B93BB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POLITICAL CONTRIBUTIONS</w:t>
            </w:r>
          </w:p>
          <w:p w14:paraId="54DE095D" w14:textId="77777777" w:rsidR="00B93BB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encourage appropriate engagement in the political process and support community involvement.</w:t>
            </w:r>
          </w:p>
          <w:p w14:paraId="651A25B3" w14:textId="77777777" w:rsidR="00B93BB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Abbott supports public policies that align with our mission and values. When appropriate, we may also support political candidates or interest groups.</w:t>
            </w:r>
          </w:p>
          <w:p w14:paraId="372539F7" w14:textId="77777777" w:rsidR="00B93BB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2A2D8ED3" w14:textId="77777777" w:rsidR="00B93BBE"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CONTRIBUIÇÕES POLÍTICAS</w:t>
            </w:r>
          </w:p>
          <w:p w14:paraId="30CD032E" w14:textId="77777777" w:rsidR="00B93BBE"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Incentivamos o envolvimento adequado no processo político e no apoio à participação da comunidade.</w:t>
            </w:r>
          </w:p>
          <w:p w14:paraId="43FFBCF9" w14:textId="77777777" w:rsidR="00B93BBE"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A Abbott apoia políticas públicas que estejam alinhadas com a nossa missão e valores. Quando apropriado, também podemos apoiar candidatos políticos ou grupos de interesse.</w:t>
            </w:r>
          </w:p>
          <w:p w14:paraId="45017E50" w14:textId="2A3E4869" w:rsidR="00B93BBE"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 xml:space="preserve">Como as leis sobre contribuições políticas por parte de empresas são complexas, qualquer uso dos fundos da Abbott — ou contribuições feitas em nome da Abbott — deve ser analisado previamente pelo Departamento </w:t>
            </w:r>
            <w:ins w:id="48" w:author="Pelosi, Mariana" w:date="2025-12-18T14:10:00Z">
              <w:r w:rsidR="64FF3FEF" w:rsidRPr="0AF3A3EE">
                <w:rPr>
                  <w:rFonts w:ascii="Calibri" w:eastAsia="Calibri" w:hAnsi="Calibri" w:cs="Calibri"/>
                  <w:lang w:val="pt-BR"/>
                </w:rPr>
                <w:t>J</w:t>
              </w:r>
            </w:ins>
            <w:del w:id="49" w:author="Pelosi, Mariana" w:date="2025-12-18T14:10:00Z">
              <w:r w:rsidRPr="0AF3A3EE" w:rsidDel="00D355BB">
                <w:rPr>
                  <w:rFonts w:ascii="Calibri" w:eastAsia="Calibri" w:hAnsi="Calibri" w:cs="Calibri"/>
                  <w:lang w:val="pt-BR"/>
                </w:rPr>
                <w:delText>j</w:delText>
              </w:r>
            </w:del>
            <w:r w:rsidRPr="0AF3A3EE">
              <w:rPr>
                <w:rFonts w:ascii="Calibri" w:eastAsia="Calibri" w:hAnsi="Calibri" w:cs="Calibri"/>
                <w:lang w:val="pt-BR"/>
              </w:rPr>
              <w:t>urídico.</w:t>
            </w:r>
          </w:p>
        </w:tc>
      </w:tr>
      <w:tr w:rsidR="00316532" w:rsidRPr="00C85CF5" w14:paraId="6EBF9ABA" w14:textId="77777777" w:rsidTr="51D65366">
        <w:tc>
          <w:tcPr>
            <w:tcW w:w="1353" w:type="dxa"/>
            <w:shd w:val="clear" w:color="auto" w:fill="C1E4F5" w:themeFill="accent1" w:themeFillTint="33"/>
            <w:tcMar>
              <w:top w:w="120" w:type="dxa"/>
              <w:left w:w="180" w:type="dxa"/>
              <w:bottom w:w="120" w:type="dxa"/>
              <w:right w:w="180" w:type="dxa"/>
            </w:tcMar>
            <w:hideMark/>
          </w:tcPr>
          <w:p w14:paraId="6E72CCD8" w14:textId="77777777" w:rsidR="00BB2193" w:rsidRPr="00C85CF5" w:rsidRDefault="00D355BB" w:rsidP="00BB2193">
            <w:pPr>
              <w:spacing w:before="30" w:after="30"/>
              <w:ind w:left="30" w:right="30"/>
              <w:rPr>
                <w:rFonts w:ascii="Calibri" w:eastAsia="Times New Roman" w:hAnsi="Calibri" w:cs="Calibri"/>
                <w:sz w:val="16"/>
              </w:rPr>
            </w:pPr>
            <w:hyperlink r:id="rId68"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452970C8" w14:textId="77777777" w:rsidR="00BB2193" w:rsidRPr="00C85CF5" w:rsidRDefault="00D355BB" w:rsidP="00BB2193">
            <w:pPr>
              <w:ind w:left="30" w:right="30"/>
              <w:rPr>
                <w:rFonts w:ascii="Calibri" w:eastAsia="Times New Roman" w:hAnsi="Calibri" w:cs="Calibri"/>
                <w:sz w:val="16"/>
              </w:rPr>
            </w:pPr>
            <w:hyperlink r:id="rId69" w:tgtFrame="_blank" w:history="1">
              <w:r w:rsidRPr="00C85CF5">
                <w:rPr>
                  <w:rFonts w:ascii="Calibri" w:eastAsia="Times New Roman" w:hAnsi="Calibri" w:cs="Calibri"/>
                  <w:color w:val="0000FF"/>
                  <w:sz w:val="16"/>
                  <w:u w:val="single"/>
                </w:rPr>
                <w:t>30_C_13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D87B4D"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 must view all content before moving forward.</w:t>
            </w:r>
          </w:p>
          <w:p w14:paraId="48FF2039"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At Abbott, we are committed to doing business honestly and keeping our promises in all areas of our work.</w:t>
            </w:r>
          </w:p>
          <w:p w14:paraId="7E841015"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2B69EC9E"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Fair Dealing</w:t>
            </w:r>
          </w:p>
          <w:p w14:paraId="19A72DF6"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Avoiding Conflicts of Interest I</w:t>
            </w:r>
          </w:p>
          <w:p w14:paraId="3D9AF190"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Avoiding Conflicts of Interest I</w:t>
            </w:r>
            <w:r w:rsidR="00380CFE" w:rsidRPr="00C85CF5">
              <w:rPr>
                <w:rFonts w:ascii="Calibri" w:eastAsia="Times New Roman" w:hAnsi="Calibri" w:cs="Calibri"/>
              </w:rPr>
              <w:t>I</w:t>
            </w:r>
          </w:p>
          <w:p w14:paraId="7C31E7D1"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Protection of Abbott Assets &amp; Reputation</w:t>
            </w:r>
          </w:p>
          <w:p w14:paraId="21973A35"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Confidential Information</w:t>
            </w:r>
          </w:p>
          <w:p w14:paraId="41A0D1B4"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Anti-bribery</w:t>
            </w:r>
          </w:p>
          <w:p w14:paraId="5199C70C"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Gifts, Meals &amp; Entertainment</w:t>
            </w:r>
          </w:p>
          <w:p w14:paraId="1375FD57"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Accurate Books and Records</w:t>
            </w:r>
          </w:p>
          <w:p w14:paraId="3084AE40"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Compliance with Laws</w:t>
            </w:r>
          </w:p>
          <w:p w14:paraId="6D1D9734"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Fair Competition</w:t>
            </w:r>
          </w:p>
          <w:p w14:paraId="233E8A72" w14:textId="77777777" w:rsidR="00BB2193"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Click each of the icons to learn more.</w:t>
            </w:r>
          </w:p>
        </w:tc>
        <w:tc>
          <w:tcPr>
            <w:tcW w:w="6000" w:type="dxa"/>
          </w:tcPr>
          <w:p w14:paraId="31520843"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Você deve visualizar todo o conteúdo antes de avançar.</w:t>
            </w:r>
          </w:p>
          <w:p w14:paraId="3313CBCE"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Na Abbott, estamos comprometidos em conduzir nossos negócios com honestidade e cumprir nossas promessas em todas as áreas de nosso trabalho.</w:t>
            </w:r>
          </w:p>
          <w:p w14:paraId="197E7308" w14:textId="34341DB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Colocamos os interesses da Abbott acima dos nossos ao</w:t>
            </w:r>
            <w:r w:rsidR="00C91EA5">
              <w:rPr>
                <w:rFonts w:ascii="Calibri" w:eastAsia="Calibri" w:hAnsi="Calibri" w:cs="Calibri"/>
                <w:lang w:val="pt-BR"/>
              </w:rPr>
              <w:t> </w:t>
            </w:r>
            <w:r w:rsidRPr="00C85CF5">
              <w:rPr>
                <w:rFonts w:ascii="Calibri" w:eastAsia="Calibri" w:hAnsi="Calibri" w:cs="Calibri"/>
                <w:lang w:val="pt-BR"/>
              </w:rPr>
              <w:t>lidar com conflitos de interesses. Protegemos os ativos e a reputação da Abbott, mantemos a segurança das informações confidenciais e respeitamos a privacidade de todos que compartilham informações pessoais conosco.</w:t>
            </w:r>
          </w:p>
          <w:p w14:paraId="230FC18A"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Negociação justa</w:t>
            </w:r>
          </w:p>
          <w:p w14:paraId="2E80977C"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Evitar conflitos de interesses I</w:t>
            </w:r>
          </w:p>
          <w:p w14:paraId="16404D69"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Evitar conflitos de interesses II</w:t>
            </w:r>
          </w:p>
          <w:p w14:paraId="3BE6750F"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Proteção dos ativos e da reputação da Abbott</w:t>
            </w:r>
          </w:p>
          <w:p w14:paraId="132597F8"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Informações confidenciais</w:t>
            </w:r>
          </w:p>
          <w:p w14:paraId="2443BE91"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Antissuborno</w:t>
            </w:r>
          </w:p>
          <w:p w14:paraId="55F2805D"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Presentes, refeições e entretenimento</w:t>
            </w:r>
          </w:p>
          <w:p w14:paraId="533358C2"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Livros e registros precisos</w:t>
            </w:r>
          </w:p>
          <w:p w14:paraId="73E0F6AC" w14:textId="77777777" w:rsidR="00BB2193"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 xml:space="preserve">Conformidade </w:t>
            </w:r>
            <w:del w:id="50" w:author="Pelosi, Mariana" w:date="2025-12-18T14:10:00Z">
              <w:r w:rsidRPr="0AF3A3EE" w:rsidDel="00D355BB">
                <w:rPr>
                  <w:rFonts w:ascii="Calibri" w:eastAsia="Calibri" w:hAnsi="Calibri" w:cs="Calibri"/>
                  <w:lang w:val="pt-BR"/>
                </w:rPr>
                <w:delText xml:space="preserve">para </w:delText>
              </w:r>
            </w:del>
            <w:r w:rsidRPr="0AF3A3EE">
              <w:rPr>
                <w:rFonts w:ascii="Calibri" w:eastAsia="Calibri" w:hAnsi="Calibri" w:cs="Calibri"/>
                <w:lang w:val="pt-BR"/>
              </w:rPr>
              <w:t>com as leis</w:t>
            </w:r>
          </w:p>
          <w:p w14:paraId="1864096A"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Concorrência justa</w:t>
            </w:r>
          </w:p>
          <w:p w14:paraId="50C9F4C2" w14:textId="77777777" w:rsidR="00BB2193"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Clique em cada um dos ícones para saber mais.</w:t>
            </w:r>
          </w:p>
        </w:tc>
      </w:tr>
      <w:tr w:rsidR="00316532" w:rsidRPr="00C85CF5" w14:paraId="42934EA4" w14:textId="77777777" w:rsidTr="51D65366">
        <w:tc>
          <w:tcPr>
            <w:tcW w:w="1353" w:type="dxa"/>
            <w:shd w:val="clear" w:color="auto" w:fill="C1E4F5" w:themeFill="accent1" w:themeFillTint="33"/>
            <w:tcMar>
              <w:top w:w="120" w:type="dxa"/>
              <w:left w:w="180" w:type="dxa"/>
              <w:bottom w:w="120" w:type="dxa"/>
              <w:right w:w="180" w:type="dxa"/>
            </w:tcMar>
            <w:hideMark/>
          </w:tcPr>
          <w:p w14:paraId="479FD31F" w14:textId="77777777" w:rsidR="007A2786" w:rsidRPr="00C85CF5" w:rsidRDefault="00D355BB" w:rsidP="007A2786">
            <w:pPr>
              <w:spacing w:before="30" w:after="30"/>
              <w:ind w:left="30" w:right="30"/>
              <w:rPr>
                <w:rFonts w:ascii="Calibri" w:eastAsia="Times New Roman" w:hAnsi="Calibri" w:cs="Calibri"/>
                <w:sz w:val="16"/>
              </w:rPr>
            </w:pPr>
            <w:hyperlink r:id="rId70"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59732859" w14:textId="77777777" w:rsidR="007A2786" w:rsidRPr="00C85CF5" w:rsidRDefault="00D355BB" w:rsidP="007A2786">
            <w:pPr>
              <w:ind w:left="30" w:right="30"/>
              <w:rPr>
                <w:rFonts w:ascii="Calibri" w:eastAsia="Times New Roman" w:hAnsi="Calibri" w:cs="Calibri"/>
                <w:sz w:val="16"/>
              </w:rPr>
            </w:pPr>
            <w:hyperlink r:id="rId71" w:tgtFrame="_blank" w:history="1">
              <w:r w:rsidRPr="00C85CF5">
                <w:rPr>
                  <w:rFonts w:ascii="Calibri" w:eastAsia="Times New Roman" w:hAnsi="Calibri" w:cs="Calibri"/>
                  <w:color w:val="0000FF"/>
                  <w:sz w:val="16"/>
                  <w:u w:val="single"/>
                </w:rPr>
                <w:t>31_C_13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DFC13D" w14:textId="77777777" w:rsidR="007A278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FAIR DEALING</w:t>
            </w:r>
          </w:p>
          <w:p w14:paraId="70051201" w14:textId="77777777" w:rsidR="007A278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conduct business with integrity and follow through on our commitments in every aspect of our work.</w:t>
            </w:r>
          </w:p>
          <w:p w14:paraId="0D90B032" w14:textId="77777777" w:rsidR="007A2786"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02C41D26" w14:textId="77777777" w:rsidR="007A278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NEGOCIAÇÃO JUSTA</w:t>
            </w:r>
          </w:p>
          <w:p w14:paraId="389EEA03" w14:textId="0AB7A261" w:rsidR="007A278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Conduzimos nossos negócios com integridade e cumprimos nossos compromissos em todos os aspectos do</w:t>
            </w:r>
            <w:r w:rsidR="00C91EA5">
              <w:rPr>
                <w:rFonts w:ascii="Calibri" w:eastAsia="Calibri" w:hAnsi="Calibri" w:cs="Calibri"/>
                <w:lang w:val="pt-BR"/>
              </w:rPr>
              <w:t> </w:t>
            </w:r>
            <w:r w:rsidRPr="00C85CF5">
              <w:rPr>
                <w:rFonts w:ascii="Calibri" w:eastAsia="Calibri" w:hAnsi="Calibri" w:cs="Calibri"/>
                <w:lang w:val="pt-BR"/>
              </w:rPr>
              <w:t>nosso trabalho.</w:t>
            </w:r>
          </w:p>
          <w:p w14:paraId="43843934" w14:textId="77777777" w:rsidR="007A2786"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Cada um de nós é responsável pelo seu trabalho e pelas decisões que toma no desempenho das suas funções. Em todas as interações profissionais — seja com colegas de trabalho, clientes, fornecedores, profissionais de saúde, concorrentes ou outros — devemos ser justos e honestos sobre como a Abbott conduz seus negócios.</w:t>
            </w:r>
          </w:p>
        </w:tc>
      </w:tr>
      <w:tr w:rsidR="00316532" w:rsidRPr="00C85CF5" w14:paraId="3C8EF6A0" w14:textId="77777777" w:rsidTr="51D65366">
        <w:tc>
          <w:tcPr>
            <w:tcW w:w="1353" w:type="dxa"/>
            <w:shd w:val="clear" w:color="auto" w:fill="C1E4F5" w:themeFill="accent1" w:themeFillTint="33"/>
            <w:tcMar>
              <w:top w:w="120" w:type="dxa"/>
              <w:left w:w="180" w:type="dxa"/>
              <w:bottom w:w="120" w:type="dxa"/>
              <w:right w:w="180" w:type="dxa"/>
            </w:tcMar>
            <w:hideMark/>
          </w:tcPr>
          <w:p w14:paraId="283CBFBF" w14:textId="77777777" w:rsidR="00EA2282" w:rsidRPr="00C85CF5" w:rsidRDefault="00D355BB" w:rsidP="00EA2282">
            <w:pPr>
              <w:spacing w:before="30" w:after="30"/>
              <w:ind w:left="30" w:right="30"/>
              <w:rPr>
                <w:rFonts w:ascii="Calibri" w:eastAsia="Times New Roman" w:hAnsi="Calibri" w:cs="Calibri"/>
                <w:sz w:val="16"/>
              </w:rPr>
            </w:pPr>
            <w:hyperlink r:id="rId72"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3D94D7E1" w14:textId="77777777" w:rsidR="00EA2282" w:rsidRPr="00C85CF5" w:rsidRDefault="00D355BB" w:rsidP="00EA2282">
            <w:pPr>
              <w:ind w:left="30" w:right="30"/>
              <w:rPr>
                <w:rFonts w:ascii="Calibri" w:eastAsia="Times New Roman" w:hAnsi="Calibri" w:cs="Calibri"/>
                <w:sz w:val="16"/>
              </w:rPr>
            </w:pPr>
            <w:hyperlink r:id="rId73" w:tgtFrame="_blank" w:history="1">
              <w:r w:rsidRPr="00C85CF5">
                <w:rPr>
                  <w:rFonts w:ascii="Calibri" w:eastAsia="Times New Roman" w:hAnsi="Calibri" w:cs="Calibri"/>
                  <w:color w:val="0000FF"/>
                  <w:sz w:val="16"/>
                  <w:u w:val="single"/>
                </w:rPr>
                <w:t>32_C_13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2AB63F" w14:textId="77777777" w:rsidR="00EA2282"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AVOIDING CONFLICTS OF INTEREST I</w:t>
            </w:r>
          </w:p>
          <w:p w14:paraId="0B9E4AC2" w14:textId="77777777" w:rsidR="00EA2282"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identify and address conflicts of interest before moving forward.</w:t>
            </w:r>
          </w:p>
          <w:p w14:paraId="52A6ACF9" w14:textId="77777777" w:rsidR="00EA2282"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5F46A4A5" w14:textId="77777777" w:rsidR="00EA228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EVITAR CONFLITOS DE INTERESSES I</w:t>
            </w:r>
          </w:p>
          <w:p w14:paraId="34274621" w14:textId="5CCB18F9" w:rsidR="00EA2282"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Identificamos e resolvemos conflitos de interesse antes de</w:t>
            </w:r>
            <w:r w:rsidR="00C91EA5">
              <w:rPr>
                <w:rFonts w:ascii="Calibri" w:eastAsia="Calibri" w:hAnsi="Calibri" w:cs="Calibri"/>
                <w:lang w:val="pt-BR"/>
              </w:rPr>
              <w:t> </w:t>
            </w:r>
            <w:r w:rsidRPr="00C85CF5">
              <w:rPr>
                <w:rFonts w:ascii="Calibri" w:eastAsia="Calibri" w:hAnsi="Calibri" w:cs="Calibri"/>
                <w:lang w:val="pt-BR"/>
              </w:rPr>
              <w:t>prosseguir.</w:t>
            </w:r>
          </w:p>
          <w:p w14:paraId="61BA20F3" w14:textId="77777777" w:rsidR="00EA2282"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Um conflito de interesses ocorre quando interesses pessoais interferem, ou parecem interferir, no que é melhor para a Abbott. As decisões comerciais devem basear-se nas necessidades da Abbott, e não em ganhos pessoais ou nos interesses de familiares ou amigos. Espera-se que usemos o bom senso e evitemos situações que possam levar a um conflito real ou aparente. Se relacionamentos pessoais, interesses ou atividades externas afetarem sua capacidade de agir de maneira justa e eficaz — ou puderem beneficiar você ou um membro da sua família —</w:t>
            </w:r>
            <w:del w:id="51" w:author="Pelosi, Mariana" w:date="2025-12-18T14:11:00Z">
              <w:r w:rsidRPr="0AF3A3EE" w:rsidDel="00D355BB">
                <w:rPr>
                  <w:rFonts w:ascii="Calibri" w:eastAsia="Calibri" w:hAnsi="Calibri" w:cs="Calibri"/>
                  <w:lang w:val="pt-BR"/>
                </w:rPr>
                <w:delText>,</w:delText>
              </w:r>
            </w:del>
            <w:r w:rsidRPr="0AF3A3EE">
              <w:rPr>
                <w:rFonts w:ascii="Calibri" w:eastAsia="Calibri" w:hAnsi="Calibri" w:cs="Calibri"/>
                <w:lang w:val="pt-BR"/>
              </w:rPr>
              <w:t xml:space="preserve"> você deve divulgar o potencial conflito e se afastar da situação, seguindo as diretrizes da Abbott.</w:t>
            </w:r>
          </w:p>
        </w:tc>
      </w:tr>
      <w:tr w:rsidR="00316532" w:rsidRPr="00C85CF5" w14:paraId="4231D0C0" w14:textId="77777777" w:rsidTr="51D65366">
        <w:tc>
          <w:tcPr>
            <w:tcW w:w="1353" w:type="dxa"/>
            <w:shd w:val="clear" w:color="auto" w:fill="C1E4F5" w:themeFill="accent1" w:themeFillTint="33"/>
            <w:tcMar>
              <w:top w:w="120" w:type="dxa"/>
              <w:left w:w="180" w:type="dxa"/>
              <w:bottom w:w="120" w:type="dxa"/>
              <w:right w:w="180" w:type="dxa"/>
            </w:tcMar>
            <w:hideMark/>
          </w:tcPr>
          <w:p w14:paraId="539824A0" w14:textId="77777777" w:rsidR="00795145" w:rsidRPr="00C85CF5" w:rsidRDefault="00D355BB" w:rsidP="00795145">
            <w:pPr>
              <w:spacing w:before="30" w:after="30"/>
              <w:ind w:left="30" w:right="30"/>
              <w:rPr>
                <w:rFonts w:ascii="Calibri" w:eastAsia="Times New Roman" w:hAnsi="Calibri" w:cs="Calibri"/>
                <w:sz w:val="16"/>
              </w:rPr>
            </w:pPr>
            <w:hyperlink r:id="rId74"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0EC1F96D" w14:textId="77777777" w:rsidR="00795145" w:rsidRPr="00C85CF5" w:rsidRDefault="00D355BB" w:rsidP="00795145">
            <w:pPr>
              <w:ind w:left="30" w:right="30"/>
              <w:rPr>
                <w:rFonts w:ascii="Calibri" w:eastAsia="Times New Roman" w:hAnsi="Calibri" w:cs="Calibri"/>
                <w:sz w:val="16"/>
              </w:rPr>
            </w:pPr>
            <w:hyperlink r:id="rId75" w:tgtFrame="_blank" w:history="1">
              <w:r w:rsidRPr="00C85CF5">
                <w:rPr>
                  <w:rFonts w:ascii="Calibri" w:eastAsia="Times New Roman" w:hAnsi="Calibri" w:cs="Calibri"/>
                  <w:color w:val="0000FF"/>
                  <w:sz w:val="16"/>
                  <w:u w:val="single"/>
                </w:rPr>
                <w:t>33_C_13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8A8245" w14:textId="77777777" w:rsidR="0079514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AVOIDING CONFLICTS OF INTEREST II</w:t>
            </w:r>
          </w:p>
          <w:p w14:paraId="56B46955" w14:textId="77777777" w:rsidR="0079514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put Abbott’s interests first when making work-related decisions.</w:t>
            </w:r>
          </w:p>
          <w:p w14:paraId="6239BAAB" w14:textId="77777777" w:rsidR="0079514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5BBB1553" w14:textId="77777777" w:rsidR="0079514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EVITAR CONFLITOS DE INTERESSES II</w:t>
            </w:r>
          </w:p>
          <w:p w14:paraId="332DFDE0" w14:textId="77777777" w:rsidR="0079514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Colocamos os interesses da Abbott em primeiro lugar ao tomar decisões relacionadas ao trabalho.</w:t>
            </w:r>
          </w:p>
          <w:p w14:paraId="0671435C" w14:textId="77777777" w:rsidR="0079514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Isso significa priorizar os objetivos da empresa em detrimento dos objetivos de uma equipe, grupo ou indivíduo específico. Quaisquer oportunidades ou recursos aos quais tenhamos acesso por meio de nossas funções na Abbott devem ser usados em benefício da empresa, e não para ganho pessoal. Não devemos competir com a Abbott nem ajudar outros a fazê-lo. Quando surgirem </w:t>
            </w:r>
            <w:r w:rsidRPr="00C85CF5">
              <w:rPr>
                <w:rFonts w:ascii="Calibri" w:eastAsia="Calibri" w:hAnsi="Calibri" w:cs="Calibri"/>
                <w:lang w:val="pt-BR"/>
              </w:rPr>
              <w:lastRenderedPageBreak/>
              <w:t>oportunidades, nosso foco deve ser promover os interesses da Abbott.</w:t>
            </w:r>
          </w:p>
        </w:tc>
      </w:tr>
      <w:tr w:rsidR="00316532" w:rsidRPr="00C85CF5" w14:paraId="2CCBB098" w14:textId="77777777" w:rsidTr="51D65366">
        <w:tc>
          <w:tcPr>
            <w:tcW w:w="1353" w:type="dxa"/>
            <w:shd w:val="clear" w:color="auto" w:fill="C1E4F5" w:themeFill="accent1" w:themeFillTint="33"/>
            <w:tcMar>
              <w:top w:w="120" w:type="dxa"/>
              <w:left w:w="180" w:type="dxa"/>
              <w:bottom w:w="120" w:type="dxa"/>
              <w:right w:w="180" w:type="dxa"/>
            </w:tcMar>
            <w:hideMark/>
          </w:tcPr>
          <w:p w14:paraId="0C2235A9" w14:textId="77777777" w:rsidR="004150A0" w:rsidRPr="00C85CF5" w:rsidRDefault="00D355BB" w:rsidP="004150A0">
            <w:pPr>
              <w:spacing w:before="30" w:after="30"/>
              <w:ind w:left="30" w:right="30"/>
              <w:rPr>
                <w:rFonts w:ascii="Calibri" w:eastAsia="Times New Roman" w:hAnsi="Calibri" w:cs="Calibri"/>
                <w:sz w:val="16"/>
              </w:rPr>
            </w:pPr>
            <w:hyperlink r:id="rId76"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17715B0E" w14:textId="77777777" w:rsidR="004150A0" w:rsidRPr="00C85CF5" w:rsidRDefault="00D355BB" w:rsidP="004150A0">
            <w:pPr>
              <w:ind w:left="30" w:right="30"/>
              <w:rPr>
                <w:rFonts w:ascii="Calibri" w:eastAsia="Times New Roman" w:hAnsi="Calibri" w:cs="Calibri"/>
                <w:sz w:val="16"/>
              </w:rPr>
            </w:pPr>
            <w:hyperlink r:id="rId77" w:tgtFrame="_blank" w:history="1">
              <w:r w:rsidRPr="00C85CF5">
                <w:rPr>
                  <w:rFonts w:ascii="Calibri" w:eastAsia="Times New Roman" w:hAnsi="Calibri" w:cs="Calibri"/>
                  <w:color w:val="0000FF"/>
                  <w:sz w:val="16"/>
                  <w:u w:val="single"/>
                </w:rPr>
                <w:t>34_C_13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BEE693" w14:textId="77777777" w:rsidR="004150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PROTECTION OF ABBOTT ASSETS &amp; REPUTATION</w:t>
            </w:r>
          </w:p>
          <w:p w14:paraId="20A081FA" w14:textId="77777777" w:rsidR="004150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are caretakers of our company.</w:t>
            </w:r>
          </w:p>
          <w:p w14:paraId="48A70EF0" w14:textId="77777777" w:rsidR="004150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4BF4F317" w14:textId="77777777" w:rsidR="004150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should always use good judgment to make sure these resources are used properly, efficiently, and with care—avoiding loss, theft, misuse, or waste.</w:t>
            </w:r>
          </w:p>
          <w:p w14:paraId="0F1E9466" w14:textId="77777777" w:rsidR="004150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Abbott’s reputation is one of our most valuable assets—and we all play a role in protecting it.</w:t>
            </w:r>
          </w:p>
          <w:p w14:paraId="232FB4C5" w14:textId="77777777" w:rsidR="004150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7836A761" w14:textId="77777777" w:rsidR="004150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When interacting externally, we should consider whether we might be seen as representing Abbott and how our words or actions could impact its reputation. </w:t>
            </w:r>
            <w:r w:rsidRPr="00C85CF5">
              <w:rPr>
                <w:rFonts w:ascii="Calibri" w:eastAsia="Times New Roman" w:hAnsi="Calibri" w:cs="Calibri"/>
              </w:rPr>
              <w:lastRenderedPageBreak/>
              <w:t>This is especially important on social media, where posts can spread quickly and widely—a careless comment or post can cause real harm.</w:t>
            </w:r>
          </w:p>
        </w:tc>
        <w:tc>
          <w:tcPr>
            <w:tcW w:w="6000" w:type="dxa"/>
          </w:tcPr>
          <w:p w14:paraId="63C02ED2" w14:textId="77777777" w:rsidR="004150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PROTEÇÃO DOS ATIVOS E DA REPUTAÇÃO DA ABBOTT</w:t>
            </w:r>
          </w:p>
          <w:p w14:paraId="5ED10E6C" w14:textId="77777777" w:rsidR="004150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Somos os guardiões da nossa empresa.</w:t>
            </w:r>
          </w:p>
          <w:p w14:paraId="152320CD" w14:textId="77777777" w:rsidR="004150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Todos nós compartilhamos a responsabilidade de proteger e usar os ativos da Abbott com sabedoria. Isso inclui tudo, desde itens físicos, como veículos e computadores, até informações valiosas, como propriedade intelectual, segredos comerciais e conhecimento especializado.</w:t>
            </w:r>
          </w:p>
          <w:p w14:paraId="7FAE0A99" w14:textId="77777777" w:rsidR="004150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Devemos sempre usar o bom senso para garantir que esses recursos sejam usados de forma adequada, eficiente e cuidadosa, evitando perdas, roubos, uso indevido ou desperdício.</w:t>
            </w:r>
          </w:p>
          <w:p w14:paraId="52D97D47" w14:textId="3117E291" w:rsidR="004150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 reputação da Abbott é um dos nossos ativos mais valiosos, e todos nós temos um papel a desempenhar na</w:t>
            </w:r>
            <w:r w:rsidR="00C91EA5">
              <w:rPr>
                <w:rFonts w:ascii="Calibri" w:eastAsia="Calibri" w:hAnsi="Calibri" w:cs="Calibri"/>
                <w:lang w:val="pt-BR"/>
              </w:rPr>
              <w:t> </w:t>
            </w:r>
            <w:r w:rsidRPr="00C85CF5">
              <w:rPr>
                <w:rFonts w:ascii="Calibri" w:eastAsia="Calibri" w:hAnsi="Calibri" w:cs="Calibri"/>
                <w:lang w:val="pt-BR"/>
              </w:rPr>
              <w:t>sua proteção.</w:t>
            </w:r>
          </w:p>
          <w:p w14:paraId="7CA7E3A2" w14:textId="77777777" w:rsidR="004150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Cada um de nós é responsável pela forma como representamos a Abbott, especialmente em ambientes públicos e online, onde tudo o que compartilhamos, seja em conversas, e-mails ou redes sociais, pode refletir na empresa. É importante comunicar-se de forma ponderada, usar o bom senso e proteger as informações confidenciais da Abbott.</w:t>
            </w:r>
          </w:p>
          <w:p w14:paraId="4FD4ABB2" w14:textId="63291C4C" w:rsidR="004150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Ao interagir externamente, devemos considerar se podemos ser vistos como representantes da Abbott e como nossas palavras ou ações podem afetar sua reputação. Isso é especialmente importante nas redes sociais, onde as publicações podem se espalhar rápida e</w:t>
            </w:r>
            <w:r w:rsidR="00C91EA5">
              <w:rPr>
                <w:rFonts w:ascii="Calibri" w:eastAsia="Calibri" w:hAnsi="Calibri" w:cs="Calibri"/>
                <w:lang w:val="pt-BR"/>
              </w:rPr>
              <w:t> </w:t>
            </w:r>
            <w:r w:rsidRPr="00C85CF5">
              <w:rPr>
                <w:rFonts w:ascii="Calibri" w:eastAsia="Calibri" w:hAnsi="Calibri" w:cs="Calibri"/>
                <w:lang w:val="pt-BR"/>
              </w:rPr>
              <w:t>amplamente, um comentário ou postagem descuidada pode causar danos reais.</w:t>
            </w:r>
          </w:p>
        </w:tc>
      </w:tr>
      <w:tr w:rsidR="00316532" w:rsidRPr="00C85CF5" w14:paraId="2876DD47" w14:textId="77777777" w:rsidTr="51D65366">
        <w:tc>
          <w:tcPr>
            <w:tcW w:w="1353" w:type="dxa"/>
            <w:shd w:val="clear" w:color="auto" w:fill="C1E4F5" w:themeFill="accent1" w:themeFillTint="33"/>
            <w:tcMar>
              <w:top w:w="120" w:type="dxa"/>
              <w:left w:w="180" w:type="dxa"/>
              <w:bottom w:w="120" w:type="dxa"/>
              <w:right w:w="180" w:type="dxa"/>
            </w:tcMar>
            <w:hideMark/>
          </w:tcPr>
          <w:p w14:paraId="1D428466" w14:textId="77777777" w:rsidR="007C042D" w:rsidRPr="00C85CF5" w:rsidRDefault="00D355BB" w:rsidP="007C042D">
            <w:pPr>
              <w:spacing w:before="30" w:after="30"/>
              <w:ind w:left="30" w:right="30"/>
              <w:rPr>
                <w:rFonts w:ascii="Calibri" w:eastAsia="Times New Roman" w:hAnsi="Calibri" w:cs="Calibri"/>
                <w:sz w:val="16"/>
              </w:rPr>
            </w:pPr>
            <w:hyperlink r:id="rId78"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1BDDF3FB" w14:textId="77777777" w:rsidR="007C042D" w:rsidRPr="00C85CF5" w:rsidRDefault="00D355BB" w:rsidP="007C042D">
            <w:pPr>
              <w:ind w:left="30" w:right="30"/>
              <w:rPr>
                <w:rFonts w:ascii="Calibri" w:eastAsia="Times New Roman" w:hAnsi="Calibri" w:cs="Calibri"/>
                <w:sz w:val="16"/>
              </w:rPr>
            </w:pPr>
            <w:hyperlink r:id="rId79" w:tgtFrame="_blank" w:history="1">
              <w:r w:rsidRPr="00C85CF5">
                <w:rPr>
                  <w:rFonts w:ascii="Calibri" w:eastAsia="Times New Roman" w:hAnsi="Calibri" w:cs="Calibri"/>
                  <w:color w:val="0000FF"/>
                  <w:sz w:val="16"/>
                  <w:u w:val="single"/>
                </w:rPr>
                <w:t>35_C_13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E59D21" w14:textId="77777777" w:rsidR="007C042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CONFIDENTIAL INFORMATION</w:t>
            </w:r>
          </w:p>
          <w:p w14:paraId="7FC9D69F" w14:textId="77777777" w:rsidR="007C042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are committed to respecting and protecting all confidential information, including personal data.</w:t>
            </w:r>
          </w:p>
          <w:p w14:paraId="7D3B9795" w14:textId="77777777" w:rsidR="007C042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723318DA" w14:textId="77777777" w:rsidR="007C042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must protect confidential information and prevent unauthorized use or sharing—even after our time with Abbott ends.</w:t>
            </w:r>
          </w:p>
          <w:p w14:paraId="2D4D486D" w14:textId="77777777" w:rsidR="007C042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08E0405D" w14:textId="77777777" w:rsidR="007C042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We also safeguard personal data entrusted to us by colleagues, healthcare professionals, and customers. </w:t>
            </w:r>
            <w:r w:rsidRPr="00C85CF5">
              <w:rPr>
                <w:rFonts w:ascii="Calibri" w:eastAsia="Times New Roman" w:hAnsi="Calibri" w:cs="Calibri"/>
              </w:rPr>
              <w:lastRenderedPageBreak/>
              <w:t>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1E11DD32" w14:textId="77777777" w:rsidR="007C042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INFORMAÇÕES CONFIDENCIAIS</w:t>
            </w:r>
          </w:p>
          <w:p w14:paraId="2E5F7D7D" w14:textId="77777777" w:rsidR="007C042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Estamos comprometidos em respeitar e proteger todas as informações confidenciais, incluindo dados pessoais.</w:t>
            </w:r>
          </w:p>
          <w:p w14:paraId="205DF256" w14:textId="27E4104F" w:rsidR="007C042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As informações confidenciais são um dos ativos mais valiosos da Abbott. Inclui detalhes não públicos, como pesquisas, segredos comerciais, planos de negócios, preços, contratos, resultados financeiros e outros dados que poderiam beneficiar os concorrentes ou prejudicar a</w:t>
            </w:r>
            <w:r w:rsidR="00C91EA5">
              <w:rPr>
                <w:rFonts w:ascii="Calibri" w:eastAsia="Calibri" w:hAnsi="Calibri" w:cs="Calibri"/>
                <w:lang w:val="pt-BR"/>
              </w:rPr>
              <w:t> </w:t>
            </w:r>
            <w:r w:rsidRPr="00C85CF5">
              <w:rPr>
                <w:rFonts w:ascii="Calibri" w:eastAsia="Calibri" w:hAnsi="Calibri" w:cs="Calibri"/>
                <w:lang w:val="pt-BR"/>
              </w:rPr>
              <w:t>Abbott se fossem divulgados.</w:t>
            </w:r>
          </w:p>
          <w:p w14:paraId="4F26A37C" w14:textId="77777777" w:rsidR="007C042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Devemos proteger as informações confidenciais e impedir o uso ou compartilhamento não autorizado, mesmo após o término de nossa relação com a Abbott.</w:t>
            </w:r>
          </w:p>
          <w:p w14:paraId="185AA883" w14:textId="63432EA0" w:rsidR="007C042D"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Na Abbott, também respeitamos a propriedade intelectual de terceiros e evitamos o uso indevido de suas informações confidenciais. O uso indevido de informações não públicas, como</w:t>
            </w:r>
            <w:ins w:id="52" w:author="Pelosi, Mariana" w:date="2025-12-18T14:14:00Z">
              <w:r w:rsidR="34BCA746" w:rsidRPr="0AF3A3EE">
                <w:rPr>
                  <w:rFonts w:ascii="Calibri" w:eastAsia="Calibri" w:hAnsi="Calibri" w:cs="Calibri"/>
                  <w:lang w:val="pt-BR"/>
                </w:rPr>
                <w:t xml:space="preserve"> por exemplo</w:t>
              </w:r>
            </w:ins>
            <w:r w:rsidRPr="0AF3A3EE">
              <w:rPr>
                <w:rFonts w:ascii="Calibri" w:eastAsia="Calibri" w:hAnsi="Calibri" w:cs="Calibri"/>
                <w:lang w:val="pt-BR"/>
              </w:rPr>
              <w:t xml:space="preserve"> para negociação com informações privilegiadas, é ilegal e antiético.</w:t>
            </w:r>
          </w:p>
          <w:p w14:paraId="68FF629C" w14:textId="3CF7D861" w:rsidR="007C042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Também protegemos os dados pessoais que nos são confiados por colegas, profissionais de saúde e clientes. Quando coletamos e usamos informações pessoais, fazemos isso de forma responsável, com o devido consentimento, e nunca as vendemos ou obtemos de</w:t>
            </w:r>
            <w:r w:rsidR="00C91EA5">
              <w:rPr>
                <w:rFonts w:ascii="Calibri" w:eastAsia="Calibri" w:hAnsi="Calibri" w:cs="Calibri"/>
                <w:lang w:val="pt-BR"/>
              </w:rPr>
              <w:t> </w:t>
            </w:r>
            <w:r w:rsidRPr="00C85CF5">
              <w:rPr>
                <w:rFonts w:ascii="Calibri" w:eastAsia="Calibri" w:hAnsi="Calibri" w:cs="Calibri"/>
                <w:lang w:val="pt-BR"/>
              </w:rPr>
              <w:t>fontes não autorizadas. Muitos locais têm leis de privacidade rigorosas, e estamos comprometidos em compreendê-las e cumpri-las, especialmente no que diz respeito às categorias mais sensíveis de informações pessoais.</w:t>
            </w:r>
          </w:p>
        </w:tc>
      </w:tr>
      <w:tr w:rsidR="00316532" w:rsidRPr="00C85CF5" w14:paraId="09E178F5" w14:textId="77777777" w:rsidTr="51D65366">
        <w:tc>
          <w:tcPr>
            <w:tcW w:w="1353" w:type="dxa"/>
            <w:shd w:val="clear" w:color="auto" w:fill="C1E4F5" w:themeFill="accent1" w:themeFillTint="33"/>
            <w:tcMar>
              <w:top w:w="120" w:type="dxa"/>
              <w:left w:w="180" w:type="dxa"/>
              <w:bottom w:w="120" w:type="dxa"/>
              <w:right w:w="180" w:type="dxa"/>
            </w:tcMar>
            <w:hideMark/>
          </w:tcPr>
          <w:p w14:paraId="7313C821" w14:textId="77777777" w:rsidR="007317E0" w:rsidRPr="00C85CF5" w:rsidRDefault="00D355BB" w:rsidP="007317E0">
            <w:pPr>
              <w:spacing w:before="30" w:after="30"/>
              <w:ind w:left="30" w:right="30"/>
              <w:rPr>
                <w:rFonts w:ascii="Calibri" w:eastAsia="Times New Roman" w:hAnsi="Calibri" w:cs="Calibri"/>
                <w:sz w:val="16"/>
              </w:rPr>
            </w:pPr>
            <w:hyperlink r:id="rId80"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58F183F0" w14:textId="77777777" w:rsidR="007317E0" w:rsidRPr="00C85CF5" w:rsidRDefault="00D355BB" w:rsidP="007317E0">
            <w:pPr>
              <w:ind w:left="30" w:right="30"/>
              <w:rPr>
                <w:rFonts w:ascii="Calibri" w:eastAsia="Times New Roman" w:hAnsi="Calibri" w:cs="Calibri"/>
                <w:sz w:val="16"/>
              </w:rPr>
            </w:pPr>
            <w:hyperlink r:id="rId81" w:tgtFrame="_blank" w:history="1">
              <w:r w:rsidRPr="00C85CF5">
                <w:rPr>
                  <w:rFonts w:ascii="Calibri" w:eastAsia="Times New Roman" w:hAnsi="Calibri" w:cs="Calibri"/>
                  <w:color w:val="0000FF"/>
                  <w:sz w:val="16"/>
                  <w:u w:val="single"/>
                </w:rPr>
                <w:t>36_C_13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5F6208" w14:textId="77777777" w:rsidR="007317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ANTI-BRIBERY</w:t>
            </w:r>
          </w:p>
          <w:p w14:paraId="1A40B090" w14:textId="77777777" w:rsidR="007317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actively oppose fraud, bribery, and corruption. We get business the right way.</w:t>
            </w:r>
          </w:p>
          <w:p w14:paraId="3EC24E1E" w14:textId="77777777" w:rsidR="007317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3F3BAB84" w14:textId="77777777" w:rsidR="007317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6F2FBFE4" w14:textId="77777777" w:rsidR="007317E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15E17EF9" w14:textId="77777777" w:rsidR="007317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ANTISSUBORNO</w:t>
            </w:r>
          </w:p>
          <w:p w14:paraId="06D0D4BA" w14:textId="77777777" w:rsidR="007317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Somos totalmente contra a fraude, suborno e corrupção. Fazemos negócios do jeito certo.</w:t>
            </w:r>
          </w:p>
          <w:p w14:paraId="147D94E0" w14:textId="6308A48A" w:rsidR="007317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Como indivíduos, esperamos que os profissionais de saúde tomem decisões com base no que é melhor para os pacientes, sem serem influenciados por incentivos das</w:t>
            </w:r>
            <w:r w:rsidR="00C91EA5">
              <w:rPr>
                <w:rFonts w:ascii="Calibri" w:eastAsia="Calibri" w:hAnsi="Calibri" w:cs="Calibri"/>
                <w:lang w:val="pt-BR"/>
              </w:rPr>
              <w:t> </w:t>
            </w:r>
            <w:r w:rsidRPr="00C85CF5">
              <w:rPr>
                <w:rFonts w:ascii="Calibri" w:eastAsia="Calibri" w:hAnsi="Calibri" w:cs="Calibri"/>
                <w:lang w:val="pt-BR"/>
              </w:rPr>
              <w:t>empresas. Da mesma forma, esperamos que os funcionários do governo ajam no interesse público, livres</w:t>
            </w:r>
            <w:r w:rsidR="00C91EA5">
              <w:rPr>
                <w:rFonts w:ascii="Calibri" w:eastAsia="Calibri" w:hAnsi="Calibri" w:cs="Calibri"/>
                <w:lang w:val="pt-BR"/>
              </w:rPr>
              <w:t> </w:t>
            </w:r>
            <w:r w:rsidRPr="00C85CF5">
              <w:rPr>
                <w:rFonts w:ascii="Calibri" w:eastAsia="Calibri" w:hAnsi="Calibri" w:cs="Calibri"/>
                <w:lang w:val="pt-BR"/>
              </w:rPr>
              <w:t>da pressão das empresas.</w:t>
            </w:r>
          </w:p>
          <w:p w14:paraId="30C51CC8" w14:textId="77777777" w:rsidR="007317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Na Abbott, informamos os profissionais de saúde sobre os nossos produtos, mas não interferimos no seu julgamento independente. Nunca é permitido oferecer qualquer coisa de valor a profissionais de saúde (como médicos, farmacêuticos, enfermeiros, pesquisadores ou funcionários de laboratório), funcionários públicos ou </w:t>
            </w:r>
            <w:r w:rsidRPr="00C85CF5">
              <w:rPr>
                <w:rFonts w:ascii="Calibri" w:eastAsia="Calibri" w:hAnsi="Calibri" w:cs="Calibri"/>
                <w:lang w:val="pt-BR"/>
              </w:rPr>
              <w:lastRenderedPageBreak/>
              <w:t>outras pessoas para obter negócios ou recompensar relações passadas.</w:t>
            </w:r>
          </w:p>
          <w:p w14:paraId="14EE0278" w14:textId="722F6FA1" w:rsidR="007317E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Seguimos as leis anticorrupção e antissuborno em todo o</w:t>
            </w:r>
            <w:r w:rsidR="00C91EA5">
              <w:rPr>
                <w:rFonts w:ascii="Calibri" w:eastAsia="Calibri" w:hAnsi="Calibri" w:cs="Calibri"/>
                <w:lang w:val="pt-BR"/>
              </w:rPr>
              <w:t> </w:t>
            </w:r>
            <w:r w:rsidRPr="00C85CF5">
              <w:rPr>
                <w:rFonts w:ascii="Calibri" w:eastAsia="Calibri" w:hAnsi="Calibri" w:cs="Calibri"/>
                <w:lang w:val="pt-BR"/>
              </w:rPr>
              <w:t>mundo, incluindo a Lei dos Estados Unidos sobre Práticas de Corrupção no Exterior. Todos na Abbott devem gerenciar cuidadosamente as relações com prestadores de serviços, como distribuidores, consultores e palestrantes, realizando a devida diligência, pagando o valor justo de mercado e documentando adequadamente os pagamentos para garantir a conformidade com as leis e os padrões da empresa.</w:t>
            </w:r>
          </w:p>
        </w:tc>
      </w:tr>
      <w:tr w:rsidR="00316532" w:rsidRPr="00C85CF5" w14:paraId="4B231124" w14:textId="77777777" w:rsidTr="51D65366">
        <w:tc>
          <w:tcPr>
            <w:tcW w:w="1353" w:type="dxa"/>
            <w:shd w:val="clear" w:color="auto" w:fill="C1E4F5" w:themeFill="accent1" w:themeFillTint="33"/>
            <w:tcMar>
              <w:top w:w="120" w:type="dxa"/>
              <w:left w:w="180" w:type="dxa"/>
              <w:bottom w:w="120" w:type="dxa"/>
              <w:right w:w="180" w:type="dxa"/>
            </w:tcMar>
            <w:hideMark/>
          </w:tcPr>
          <w:p w14:paraId="29EA0DCC" w14:textId="77777777" w:rsidR="00870B35" w:rsidRPr="00C85CF5" w:rsidRDefault="00D355BB" w:rsidP="00870B35">
            <w:pPr>
              <w:spacing w:before="30" w:after="30"/>
              <w:ind w:left="30" w:right="30"/>
              <w:rPr>
                <w:rFonts w:ascii="Calibri" w:eastAsia="Times New Roman" w:hAnsi="Calibri" w:cs="Calibri"/>
                <w:sz w:val="16"/>
              </w:rPr>
            </w:pPr>
            <w:hyperlink r:id="rId82"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132006D5" w14:textId="77777777" w:rsidR="00870B35" w:rsidRPr="00C85CF5" w:rsidRDefault="00D355BB" w:rsidP="00870B35">
            <w:pPr>
              <w:ind w:left="30" w:right="30"/>
              <w:rPr>
                <w:rFonts w:ascii="Calibri" w:eastAsia="Times New Roman" w:hAnsi="Calibri" w:cs="Calibri"/>
                <w:sz w:val="16"/>
              </w:rPr>
            </w:pPr>
            <w:hyperlink r:id="rId83" w:tgtFrame="_blank" w:history="1">
              <w:r w:rsidRPr="00C85CF5">
                <w:rPr>
                  <w:rFonts w:ascii="Calibri" w:eastAsia="Times New Roman" w:hAnsi="Calibri" w:cs="Calibri"/>
                  <w:color w:val="0000FF"/>
                  <w:sz w:val="16"/>
                  <w:u w:val="single"/>
                </w:rPr>
                <w:t>37_C_13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B2C3F0" w14:textId="77777777" w:rsidR="00870B3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GIFTS, MEALS &amp; ENTERTAINMENT</w:t>
            </w:r>
          </w:p>
          <w:p w14:paraId="3B13AE9F" w14:textId="77777777" w:rsidR="00870B3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do not offer or provide anything of value to gain a business advantage, directly or indirectly, in line with anti-bribery principles.</w:t>
            </w:r>
          </w:p>
          <w:p w14:paraId="7D1EDAD5" w14:textId="77777777" w:rsidR="00870B3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23BE0BC0" w14:textId="77777777" w:rsidR="00870B3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PRESENTES, REFEIÇÕES E ENTRETENIMENTO</w:t>
            </w:r>
          </w:p>
          <w:p w14:paraId="4CD58DA8" w14:textId="6CC76972" w:rsidR="00870B35"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 xml:space="preserve">Não oferecemos </w:t>
            </w:r>
            <w:ins w:id="53" w:author="Pelosi, Mariana" w:date="2025-12-18T14:16:00Z">
              <w:r w:rsidR="39E06341" w:rsidRPr="0AF3A3EE">
                <w:rPr>
                  <w:rFonts w:ascii="Calibri" w:eastAsia="Calibri" w:hAnsi="Calibri" w:cs="Calibri"/>
                  <w:lang w:val="pt-BR"/>
                </w:rPr>
                <w:t xml:space="preserve">e </w:t>
              </w:r>
            </w:ins>
            <w:del w:id="54" w:author="Pelosi, Mariana" w:date="2025-12-18T14:16:00Z">
              <w:r w:rsidRPr="0AF3A3EE" w:rsidDel="00D355BB">
                <w:rPr>
                  <w:rFonts w:ascii="Calibri" w:eastAsia="Calibri" w:hAnsi="Calibri" w:cs="Calibri"/>
                  <w:lang w:val="pt-BR"/>
                </w:rPr>
                <w:delText>nem</w:delText>
              </w:r>
            </w:del>
            <w:ins w:id="55" w:author="Pelosi, Mariana" w:date="2025-12-18T14:16:00Z">
              <w:r w:rsidR="424B9356" w:rsidRPr="0AF3A3EE">
                <w:rPr>
                  <w:rFonts w:ascii="Calibri" w:eastAsia="Calibri" w:hAnsi="Calibri" w:cs="Calibri"/>
                  <w:lang w:val="pt-BR"/>
                </w:rPr>
                <w:t>tampouco</w:t>
              </w:r>
            </w:ins>
            <w:r w:rsidRPr="0AF3A3EE">
              <w:rPr>
                <w:rFonts w:ascii="Calibri" w:eastAsia="Calibri" w:hAnsi="Calibri" w:cs="Calibri"/>
                <w:lang w:val="pt-BR"/>
              </w:rPr>
              <w:t xml:space="preserve"> fornecemos nada de valor para obter vantagens comerciais, direta ou indiretamente, em</w:t>
            </w:r>
            <w:r w:rsidR="00C91EA5" w:rsidRPr="0AF3A3EE">
              <w:rPr>
                <w:rFonts w:ascii="Calibri" w:eastAsia="Calibri" w:hAnsi="Calibri" w:cs="Calibri"/>
                <w:lang w:val="pt-BR"/>
              </w:rPr>
              <w:t> </w:t>
            </w:r>
            <w:r w:rsidRPr="0AF3A3EE">
              <w:rPr>
                <w:rFonts w:ascii="Calibri" w:eastAsia="Calibri" w:hAnsi="Calibri" w:cs="Calibri"/>
                <w:lang w:val="pt-BR"/>
              </w:rPr>
              <w:t>conformidade com os princípios anticorrupção.</w:t>
            </w:r>
          </w:p>
          <w:p w14:paraId="37A835C1" w14:textId="1F7B04FF" w:rsidR="00870B35"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 xml:space="preserve">Para evitar influências indevidas nas decisões comerciais, estabelecemos limites relativos a presentes, refeições e entretenimento. As políticas da Abbott ajudam a garantir que </w:t>
            </w:r>
            <w:del w:id="56" w:author="Pelosi, Mariana" w:date="2025-12-18T14:16:00Z">
              <w:r w:rsidRPr="0AF3A3EE" w:rsidDel="00D355BB">
                <w:rPr>
                  <w:rFonts w:ascii="Calibri" w:eastAsia="Calibri" w:hAnsi="Calibri" w:cs="Calibri"/>
                  <w:lang w:val="pt-BR"/>
                </w:rPr>
                <w:delText>lembretes</w:delText>
              </w:r>
            </w:del>
            <w:ins w:id="57" w:author="Pelosi, Mariana" w:date="2025-12-18T14:16:00Z">
              <w:r w:rsidR="0D7FF891" w:rsidRPr="0AF3A3EE">
                <w:rPr>
                  <w:rFonts w:ascii="Calibri" w:eastAsia="Calibri" w:hAnsi="Calibri" w:cs="Calibri"/>
                  <w:lang w:val="pt-BR"/>
                </w:rPr>
                <w:t>brindes</w:t>
              </w:r>
            </w:ins>
            <w:r w:rsidRPr="0AF3A3EE">
              <w:rPr>
                <w:rFonts w:ascii="Calibri" w:eastAsia="Calibri" w:hAnsi="Calibri" w:cs="Calibri"/>
                <w:lang w:val="pt-BR"/>
              </w:rPr>
              <w:t xml:space="preserve"> da marca, cortesias culturais, hospitalidade e outros benefícios nunca interfiram no julgamento profissional.</w:t>
            </w:r>
          </w:p>
        </w:tc>
      </w:tr>
      <w:tr w:rsidR="00316532" w:rsidRPr="00C85CF5" w14:paraId="27FCE3C4" w14:textId="77777777" w:rsidTr="51D65366">
        <w:tc>
          <w:tcPr>
            <w:tcW w:w="1353" w:type="dxa"/>
            <w:shd w:val="clear" w:color="auto" w:fill="C1E4F5" w:themeFill="accent1" w:themeFillTint="33"/>
            <w:tcMar>
              <w:top w:w="120" w:type="dxa"/>
              <w:left w:w="180" w:type="dxa"/>
              <w:bottom w:w="120" w:type="dxa"/>
              <w:right w:w="180" w:type="dxa"/>
            </w:tcMar>
            <w:hideMark/>
          </w:tcPr>
          <w:p w14:paraId="1B557EBA" w14:textId="77777777" w:rsidR="00B44AA0" w:rsidRPr="00C85CF5" w:rsidRDefault="00D355BB" w:rsidP="00B44AA0">
            <w:pPr>
              <w:spacing w:before="30" w:after="30"/>
              <w:ind w:left="30" w:right="30"/>
              <w:rPr>
                <w:rFonts w:ascii="Calibri" w:eastAsia="Times New Roman" w:hAnsi="Calibri" w:cs="Calibri"/>
                <w:sz w:val="16"/>
              </w:rPr>
            </w:pPr>
            <w:hyperlink r:id="rId84"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39EB6795" w14:textId="77777777" w:rsidR="00B44AA0" w:rsidRPr="00C85CF5" w:rsidRDefault="00D355BB" w:rsidP="00B44AA0">
            <w:pPr>
              <w:ind w:left="30" w:right="30"/>
              <w:rPr>
                <w:rFonts w:ascii="Calibri" w:eastAsia="Times New Roman" w:hAnsi="Calibri" w:cs="Calibri"/>
                <w:sz w:val="16"/>
              </w:rPr>
            </w:pPr>
            <w:hyperlink r:id="rId85" w:tgtFrame="_blank" w:history="1">
              <w:r w:rsidRPr="00C85CF5">
                <w:rPr>
                  <w:rFonts w:ascii="Calibri" w:eastAsia="Times New Roman" w:hAnsi="Calibri" w:cs="Calibri"/>
                  <w:color w:val="0000FF"/>
                  <w:sz w:val="16"/>
                  <w:u w:val="single"/>
                </w:rPr>
                <w:t>38_C_13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F199F2" w14:textId="77777777" w:rsidR="00B44A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ACCURATE BOOKS &amp; RECORDS</w:t>
            </w:r>
          </w:p>
          <w:p w14:paraId="4DAB9215" w14:textId="77777777" w:rsidR="00B44A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We measure achievements accurately.</w:t>
            </w:r>
          </w:p>
          <w:p w14:paraId="4A10202C" w14:textId="77777777" w:rsidR="00B44A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67AF0B14" w14:textId="77777777" w:rsidR="00B44AA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4148E8F7" w14:textId="77777777" w:rsidR="00B44A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LIVROS E REGISTROS PRECISOS</w:t>
            </w:r>
          </w:p>
          <w:p w14:paraId="251E1862" w14:textId="77777777" w:rsidR="00B44A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Medimos conquistas com precisão.</w:t>
            </w:r>
          </w:p>
          <w:p w14:paraId="0E9A3A7A" w14:textId="77777777" w:rsidR="00B44A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Os registros e declarações públicas da Abbott devem refletir com precisão nossas ações, com contexto suficiente para mostrar a verdadeira natureza do nosso trabalho. Os registros financeiros devem seguir as normas contábeis, as leis e as políticas internas da Abbott.</w:t>
            </w:r>
          </w:p>
          <w:p w14:paraId="4DC209C0" w14:textId="77777777" w:rsidR="00B44AA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Ao informar preços, pagamentos ou itens de valor, especialmente a profissionais de saúde, devemos garantir que as informações sejam completas e precisas. Muitos governos exigem essa transparência para proteger os fundos públicos. A Abbott está comprometida em fornecer dados confiáveis para que governos, seguradoras e outras partes interessadas possam tomar decisões informadas.</w:t>
            </w:r>
          </w:p>
        </w:tc>
      </w:tr>
      <w:tr w:rsidR="00316532" w:rsidRPr="00C85CF5" w14:paraId="5B2E63AF" w14:textId="77777777" w:rsidTr="51D65366">
        <w:tc>
          <w:tcPr>
            <w:tcW w:w="1353" w:type="dxa"/>
            <w:shd w:val="clear" w:color="auto" w:fill="C1E4F5" w:themeFill="accent1" w:themeFillTint="33"/>
            <w:tcMar>
              <w:top w:w="120" w:type="dxa"/>
              <w:left w:w="180" w:type="dxa"/>
              <w:bottom w:w="120" w:type="dxa"/>
              <w:right w:w="180" w:type="dxa"/>
            </w:tcMar>
            <w:hideMark/>
          </w:tcPr>
          <w:p w14:paraId="2BBAA7F4" w14:textId="77777777" w:rsidR="008A1495" w:rsidRPr="00C85CF5" w:rsidRDefault="00D355BB" w:rsidP="008A1495">
            <w:pPr>
              <w:spacing w:before="30" w:after="30"/>
              <w:ind w:left="30" w:right="30"/>
              <w:rPr>
                <w:rFonts w:ascii="Calibri" w:eastAsia="Times New Roman" w:hAnsi="Calibri" w:cs="Calibri"/>
                <w:sz w:val="16"/>
              </w:rPr>
            </w:pPr>
            <w:hyperlink r:id="rId86"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32C9F5A3" w14:textId="77777777" w:rsidR="008A1495" w:rsidRPr="00C85CF5" w:rsidRDefault="00D355BB" w:rsidP="008A1495">
            <w:pPr>
              <w:ind w:left="30" w:right="30"/>
              <w:rPr>
                <w:rFonts w:ascii="Calibri" w:eastAsia="Times New Roman" w:hAnsi="Calibri" w:cs="Calibri"/>
                <w:sz w:val="16"/>
              </w:rPr>
            </w:pPr>
            <w:hyperlink r:id="rId87" w:tgtFrame="_blank" w:history="1">
              <w:r w:rsidRPr="00C85CF5">
                <w:rPr>
                  <w:rFonts w:ascii="Calibri" w:eastAsia="Times New Roman" w:hAnsi="Calibri" w:cs="Calibri"/>
                  <w:color w:val="0000FF"/>
                  <w:sz w:val="16"/>
                  <w:u w:val="single"/>
                </w:rPr>
                <w:t>39_C_13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E13853" w14:textId="77777777" w:rsidR="008A149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COMPLIANCE WITH LAWS</w:t>
            </w:r>
          </w:p>
          <w:p w14:paraId="433A6DEB" w14:textId="77777777" w:rsidR="008A149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follow all laws, regulations and Abbott requirements that apply to our work.</w:t>
            </w:r>
          </w:p>
          <w:p w14:paraId="339798D4" w14:textId="77777777" w:rsidR="008A149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59CEC94B" w14:textId="77777777" w:rsidR="008A149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As a global company, we must also be aware that laws from one country may apply to work done in another. When in doubt, seek guidance from the Legal Division or the Office of Ethics and Compliance.</w:t>
            </w:r>
          </w:p>
        </w:tc>
        <w:tc>
          <w:tcPr>
            <w:tcW w:w="6000" w:type="dxa"/>
          </w:tcPr>
          <w:p w14:paraId="6D0D18A3" w14:textId="77777777" w:rsidR="008A149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CONFORMIDADE COM AS LEIS</w:t>
            </w:r>
          </w:p>
          <w:p w14:paraId="2A770F9D" w14:textId="77777777" w:rsidR="008A149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Cumprimos todas as leis, regulamentos e requisitos da Abbott aplicáveis ao nosso trabalho.</w:t>
            </w:r>
          </w:p>
          <w:p w14:paraId="349ED12E" w14:textId="20884300" w:rsidR="008A1495"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Todos os funcionários da Abbott devem cumprir todas as</w:t>
            </w:r>
            <w:r w:rsidR="00C91EA5">
              <w:rPr>
                <w:rFonts w:ascii="Calibri" w:eastAsia="Calibri" w:hAnsi="Calibri" w:cs="Calibri"/>
                <w:lang w:val="pt-BR"/>
              </w:rPr>
              <w:t> </w:t>
            </w:r>
            <w:r w:rsidRPr="00C85CF5">
              <w:rPr>
                <w:rFonts w:ascii="Calibri" w:eastAsia="Calibri" w:hAnsi="Calibri" w:cs="Calibri"/>
                <w:lang w:val="pt-BR"/>
              </w:rPr>
              <w:t>leis aplicáveis, bem como as políticas, procedimentos e</w:t>
            </w:r>
            <w:r w:rsidR="00C91EA5">
              <w:rPr>
                <w:rFonts w:ascii="Calibri" w:eastAsia="Calibri" w:hAnsi="Calibri" w:cs="Calibri"/>
                <w:lang w:val="pt-BR"/>
              </w:rPr>
              <w:t> </w:t>
            </w:r>
            <w:r w:rsidRPr="00C85CF5">
              <w:rPr>
                <w:rFonts w:ascii="Calibri" w:eastAsia="Calibri" w:hAnsi="Calibri" w:cs="Calibri"/>
                <w:lang w:val="pt-BR"/>
              </w:rPr>
              <w:t>o Código da Abbott. Esta é uma condição básica de emprego. As políticas da Abbott abrangem áreas importantes, como conformidade com normas de saúde, qualidade, finanças, comércio, segurança e muito mais, ajudando-nos a cumprir os requisitos legais e a evitar a</w:t>
            </w:r>
            <w:r w:rsidR="00C91EA5">
              <w:rPr>
                <w:rFonts w:ascii="Calibri" w:eastAsia="Calibri" w:hAnsi="Calibri" w:cs="Calibri"/>
                <w:lang w:val="pt-BR"/>
              </w:rPr>
              <w:t> </w:t>
            </w:r>
            <w:r w:rsidRPr="00C85CF5">
              <w:rPr>
                <w:rFonts w:ascii="Calibri" w:eastAsia="Calibri" w:hAnsi="Calibri" w:cs="Calibri"/>
                <w:lang w:val="pt-BR"/>
              </w:rPr>
              <w:t>não conformidade.</w:t>
            </w:r>
          </w:p>
          <w:p w14:paraId="4BCB8EB4" w14:textId="05B31CA6" w:rsidR="008A1495" w:rsidRPr="00C85CF5" w:rsidRDefault="00D355BB" w:rsidP="0AF3A3EE">
            <w:pPr>
              <w:spacing w:before="100" w:beforeAutospacing="1" w:after="100" w:afterAutospacing="1"/>
              <w:ind w:left="30" w:right="30"/>
              <w:rPr>
                <w:rFonts w:ascii="Calibri" w:eastAsia="Times New Roman" w:hAnsi="Calibri" w:cs="Calibri"/>
                <w:lang w:val="pt-BR"/>
              </w:rPr>
            </w:pPr>
            <w:r w:rsidRPr="51D65366">
              <w:rPr>
                <w:rFonts w:ascii="Calibri" w:eastAsia="Calibri" w:hAnsi="Calibri" w:cs="Calibri"/>
                <w:lang w:val="pt-BR"/>
              </w:rPr>
              <w:lastRenderedPageBreak/>
              <w:t>Como empresa global, também devemos estar cientes de</w:t>
            </w:r>
            <w:r w:rsidR="00C91EA5" w:rsidRPr="51D65366">
              <w:rPr>
                <w:rFonts w:ascii="Calibri" w:eastAsia="Calibri" w:hAnsi="Calibri" w:cs="Calibri"/>
                <w:lang w:val="pt-BR"/>
              </w:rPr>
              <w:t> </w:t>
            </w:r>
            <w:r w:rsidRPr="51D65366">
              <w:rPr>
                <w:rFonts w:ascii="Calibri" w:eastAsia="Calibri" w:hAnsi="Calibri" w:cs="Calibri"/>
                <w:lang w:val="pt-BR"/>
              </w:rPr>
              <w:t xml:space="preserve">que as leis de um país podem se aplicar ao trabalho realizado em outro. Em caso de dúvida, procure orientação do Departamento </w:t>
            </w:r>
            <w:ins w:id="58" w:author="Pelosi, Mariana" w:date="2025-12-18T14:17:00Z">
              <w:r w:rsidR="3183D906" w:rsidRPr="51D65366">
                <w:rPr>
                  <w:rFonts w:ascii="Calibri" w:eastAsia="Calibri" w:hAnsi="Calibri" w:cs="Calibri"/>
                  <w:lang w:val="pt-BR"/>
                </w:rPr>
                <w:t>J</w:t>
              </w:r>
            </w:ins>
            <w:del w:id="59" w:author="Pelosi, Mariana" w:date="2025-12-18T14:17:00Z">
              <w:r w:rsidRPr="51D65366" w:rsidDel="00D355BB">
                <w:rPr>
                  <w:rFonts w:ascii="Calibri" w:eastAsia="Calibri" w:hAnsi="Calibri" w:cs="Calibri"/>
                  <w:lang w:val="pt-BR"/>
                </w:rPr>
                <w:delText>j</w:delText>
              </w:r>
            </w:del>
            <w:r w:rsidRPr="51D65366">
              <w:rPr>
                <w:rFonts w:ascii="Calibri" w:eastAsia="Calibri" w:hAnsi="Calibri" w:cs="Calibri"/>
                <w:lang w:val="pt-BR"/>
              </w:rPr>
              <w:t>urídico ou do Escritório de</w:t>
            </w:r>
            <w:r w:rsidR="00C91EA5" w:rsidRPr="51D65366">
              <w:rPr>
                <w:rFonts w:ascii="Calibri" w:eastAsia="Calibri" w:hAnsi="Calibri" w:cs="Calibri"/>
                <w:lang w:val="pt-BR"/>
              </w:rPr>
              <w:t> </w:t>
            </w:r>
            <w:r w:rsidRPr="51D65366">
              <w:rPr>
                <w:rFonts w:ascii="Calibri" w:eastAsia="Calibri" w:hAnsi="Calibri" w:cs="Calibri"/>
                <w:lang w:val="pt-BR"/>
              </w:rPr>
              <w:t>Ética e Conformidade</w:t>
            </w:r>
            <w:ins w:id="60" w:author="Pelosi, Mariana" w:date="2025-12-19T14:00:00Z">
              <w:r w:rsidR="5A8EA8AA" w:rsidRPr="51D65366">
                <w:rPr>
                  <w:rFonts w:ascii="Calibri" w:eastAsia="Calibri" w:hAnsi="Calibri" w:cs="Calibri"/>
                  <w:lang w:val="pt-BR"/>
                </w:rPr>
                <w:t xml:space="preserve"> (OEC)</w:t>
              </w:r>
            </w:ins>
            <w:r w:rsidRPr="51D65366">
              <w:rPr>
                <w:rFonts w:ascii="Calibri" w:eastAsia="Calibri" w:hAnsi="Calibri" w:cs="Calibri"/>
                <w:lang w:val="pt-BR"/>
              </w:rPr>
              <w:t>.</w:t>
            </w:r>
          </w:p>
        </w:tc>
      </w:tr>
      <w:tr w:rsidR="00316532" w:rsidRPr="00C85CF5" w14:paraId="08685513" w14:textId="77777777" w:rsidTr="51D65366">
        <w:tc>
          <w:tcPr>
            <w:tcW w:w="1353" w:type="dxa"/>
            <w:shd w:val="clear" w:color="auto" w:fill="C1E4F5" w:themeFill="accent1" w:themeFillTint="33"/>
            <w:tcMar>
              <w:top w:w="120" w:type="dxa"/>
              <w:left w:w="180" w:type="dxa"/>
              <w:bottom w:w="120" w:type="dxa"/>
              <w:right w:w="180" w:type="dxa"/>
            </w:tcMar>
            <w:hideMark/>
          </w:tcPr>
          <w:p w14:paraId="1DB317AE" w14:textId="77777777" w:rsidR="0044511A" w:rsidRPr="00C85CF5" w:rsidRDefault="00D355BB" w:rsidP="0044511A">
            <w:pPr>
              <w:spacing w:before="30" w:after="30"/>
              <w:ind w:left="30" w:right="30"/>
              <w:rPr>
                <w:rFonts w:ascii="Calibri" w:eastAsia="Times New Roman" w:hAnsi="Calibri" w:cs="Calibri"/>
                <w:sz w:val="16"/>
              </w:rPr>
            </w:pPr>
            <w:hyperlink r:id="rId88"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7AA01F49" w14:textId="77777777" w:rsidR="0044511A" w:rsidRPr="00C85CF5" w:rsidRDefault="00D355BB" w:rsidP="0044511A">
            <w:pPr>
              <w:ind w:left="30" w:right="30"/>
              <w:rPr>
                <w:rFonts w:ascii="Calibri" w:eastAsia="Times New Roman" w:hAnsi="Calibri" w:cs="Calibri"/>
                <w:sz w:val="16"/>
              </w:rPr>
            </w:pPr>
            <w:hyperlink r:id="rId89" w:tgtFrame="_blank" w:history="1">
              <w:r w:rsidRPr="00C85CF5">
                <w:rPr>
                  <w:rFonts w:ascii="Calibri" w:eastAsia="Times New Roman" w:hAnsi="Calibri" w:cs="Calibri"/>
                  <w:color w:val="0000FF"/>
                  <w:sz w:val="16"/>
                  <w:u w:val="single"/>
                </w:rPr>
                <w:t>40_C_13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DD32BF" w14:textId="77777777" w:rsidR="0044511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FAIR COMPETITION</w:t>
            </w:r>
          </w:p>
          <w:p w14:paraId="1FF0B3B6" w14:textId="77777777" w:rsidR="0044511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ensure that any interactions that we have with competitors are appropriate.</w:t>
            </w:r>
          </w:p>
          <w:p w14:paraId="702B1D5D" w14:textId="77777777" w:rsidR="0044511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4112673B" w14:textId="77777777" w:rsidR="0044511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7A0F1261" w14:textId="77777777" w:rsidR="0044511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CONCORRÊNCIA JUSTA</w:t>
            </w:r>
          </w:p>
          <w:p w14:paraId="2F410C2D" w14:textId="14AEDA10" w:rsidR="0044511A" w:rsidRPr="00C85CF5" w:rsidRDefault="00D355BB" w:rsidP="0AF3A3EE">
            <w:pPr>
              <w:spacing w:before="100" w:beforeAutospacing="1" w:after="100" w:afterAutospacing="1"/>
              <w:ind w:left="30" w:right="30"/>
              <w:rPr>
                <w:rFonts w:ascii="Calibri" w:eastAsia="Times New Roman" w:hAnsi="Calibri" w:cs="Calibri"/>
                <w:lang w:val="pt-BR"/>
              </w:rPr>
            </w:pPr>
            <w:del w:id="61" w:author="Pelosi, Mariana" w:date="2025-12-18T14:18:00Z">
              <w:r w:rsidRPr="51D65366" w:rsidDel="00D355BB">
                <w:rPr>
                  <w:rFonts w:ascii="Calibri" w:eastAsia="Calibri" w:hAnsi="Calibri" w:cs="Calibri"/>
                  <w:lang w:val="pt-BR"/>
                </w:rPr>
                <w:delText>Temos de a</w:delText>
              </w:r>
            </w:del>
            <w:ins w:id="62" w:author="Pelosi, Mariana" w:date="2025-12-18T14:18:00Z">
              <w:r w:rsidR="0D57D2C9" w:rsidRPr="51D65366">
                <w:rPr>
                  <w:rFonts w:ascii="Calibri" w:eastAsia="Calibri" w:hAnsi="Calibri" w:cs="Calibri"/>
                  <w:lang w:val="pt-BR"/>
                </w:rPr>
                <w:t>A</w:t>
              </w:r>
            </w:ins>
            <w:del w:id="63" w:author="Pelosi, Mariana" w:date="2025-12-19T13:51:00Z">
              <w:r w:rsidRPr="51D65366" w:rsidDel="00D355BB">
                <w:rPr>
                  <w:rFonts w:ascii="Calibri" w:eastAsia="Calibri" w:hAnsi="Calibri" w:cs="Calibri"/>
                  <w:lang w:val="pt-BR"/>
                </w:rPr>
                <w:delText xml:space="preserve">ssegurar </w:delText>
              </w:r>
            </w:del>
            <w:ins w:id="64" w:author="Pelosi, Mariana" w:date="2025-12-19T13:51:00Z">
              <w:r w:rsidR="3FCBEE11" w:rsidRPr="51D65366">
                <w:rPr>
                  <w:rFonts w:ascii="Calibri" w:eastAsia="Calibri" w:hAnsi="Calibri" w:cs="Calibri"/>
                  <w:lang w:val="pt-BR"/>
                </w:rPr>
                <w:t xml:space="preserve">Garantimos </w:t>
              </w:r>
            </w:ins>
            <w:r w:rsidRPr="51D65366">
              <w:rPr>
                <w:rFonts w:ascii="Calibri" w:eastAsia="Calibri" w:hAnsi="Calibri" w:cs="Calibri"/>
                <w:lang w:val="pt-BR"/>
              </w:rPr>
              <w:t xml:space="preserve">que todas as interações que temos com </w:t>
            </w:r>
            <w:del w:id="65" w:author="Pelosi, Mariana" w:date="2025-12-19T13:51:00Z">
              <w:r w:rsidRPr="51D65366" w:rsidDel="00D355BB">
                <w:rPr>
                  <w:rFonts w:ascii="Calibri" w:eastAsia="Calibri" w:hAnsi="Calibri" w:cs="Calibri"/>
                  <w:lang w:val="pt-BR"/>
                </w:rPr>
                <w:delText xml:space="preserve">os </w:delText>
              </w:r>
            </w:del>
            <w:r w:rsidRPr="51D65366">
              <w:rPr>
                <w:rFonts w:ascii="Calibri" w:eastAsia="Calibri" w:hAnsi="Calibri" w:cs="Calibri"/>
                <w:lang w:val="pt-BR"/>
              </w:rPr>
              <w:t>concorrentes sejam adequadas.</w:t>
            </w:r>
          </w:p>
          <w:p w14:paraId="6D7CD46A" w14:textId="77777777" w:rsidR="0044511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Na Abbott, estamos comprometidos em seguir as leis de concorrência em todos os locais onde atuamos. Essas leis proíbem acordos ou ações que desestimulem práticas comerciais justas, especialmente em relação a preços, condições de venda e interações com concorrentes.</w:t>
            </w:r>
          </w:p>
          <w:p w14:paraId="68EDDDF1" w14:textId="0664D546" w:rsidR="0044511A" w:rsidRPr="00C85CF5" w:rsidRDefault="00D355BB" w:rsidP="0AF3A3EE">
            <w:pPr>
              <w:spacing w:beforeAutospacing="1" w:afterAutospacing="1" w:line="259" w:lineRule="auto"/>
              <w:ind w:left="30" w:right="30"/>
              <w:rPr>
                <w:rFonts w:ascii="Calibri" w:eastAsia="Times New Roman" w:hAnsi="Calibri" w:cs="Calibri"/>
                <w:lang w:val="pt-BR"/>
              </w:rPr>
            </w:pPr>
            <w:r w:rsidRPr="51D65366">
              <w:rPr>
                <w:rFonts w:ascii="Calibri" w:eastAsia="Calibri" w:hAnsi="Calibri" w:cs="Calibri"/>
                <w:lang w:val="pt-BR"/>
              </w:rPr>
              <w:t xml:space="preserve">Evite discutir assuntos </w:t>
            </w:r>
            <w:del w:id="66" w:author="Pelosi, Mariana" w:date="2025-12-18T14:18:00Z">
              <w:r w:rsidRPr="51D65366" w:rsidDel="00D355BB">
                <w:rPr>
                  <w:rFonts w:ascii="Calibri" w:eastAsia="Calibri" w:hAnsi="Calibri" w:cs="Calibri"/>
                  <w:lang w:val="pt-BR"/>
                </w:rPr>
                <w:delText>delicados</w:delText>
              </w:r>
            </w:del>
            <w:ins w:id="67" w:author="Pelosi, Mariana" w:date="2025-12-18T14:18:00Z">
              <w:r w:rsidR="015A6069" w:rsidRPr="51D65366">
                <w:rPr>
                  <w:rFonts w:ascii="Calibri" w:eastAsia="Calibri" w:hAnsi="Calibri" w:cs="Calibri"/>
                  <w:lang w:val="pt-BR"/>
                </w:rPr>
                <w:t>sensíveis</w:t>
              </w:r>
            </w:ins>
            <w:r w:rsidRPr="51D65366">
              <w:rPr>
                <w:rFonts w:ascii="Calibri" w:eastAsia="Calibri" w:hAnsi="Calibri" w:cs="Calibri"/>
                <w:lang w:val="pt-BR"/>
              </w:rPr>
              <w:t xml:space="preserve"> — como preços, custos ou planos de negócios — com concorrentes e entre em contato com o Departamento Jurídico ou </w:t>
            </w:r>
            <w:ins w:id="68" w:author="Pelosi, Mariana" w:date="2025-12-18T14:18:00Z">
              <w:r w:rsidR="11FC4F04" w:rsidRPr="51D65366">
                <w:rPr>
                  <w:rFonts w:ascii="Calibri" w:eastAsia="Calibri" w:hAnsi="Calibri" w:cs="Calibri"/>
                  <w:lang w:val="pt-BR"/>
                </w:rPr>
                <w:t xml:space="preserve">com </w:t>
              </w:r>
            </w:ins>
            <w:r w:rsidRPr="51D65366">
              <w:rPr>
                <w:rFonts w:ascii="Calibri" w:eastAsia="Calibri" w:hAnsi="Calibri" w:cs="Calibri"/>
                <w:lang w:val="pt-BR"/>
              </w:rPr>
              <w:t xml:space="preserve">o Escritório de Ética e Conformidade </w:t>
            </w:r>
            <w:ins w:id="69" w:author="Pelosi, Mariana" w:date="2025-12-19T13:51:00Z">
              <w:r w:rsidR="226816C0" w:rsidRPr="51D65366">
                <w:rPr>
                  <w:rFonts w:ascii="Calibri" w:eastAsia="Calibri" w:hAnsi="Calibri" w:cs="Calibri"/>
                  <w:lang w:val="pt-BR"/>
                </w:rPr>
                <w:t xml:space="preserve">(OEC) </w:t>
              </w:r>
            </w:ins>
            <w:r w:rsidRPr="51D65366">
              <w:rPr>
                <w:rFonts w:ascii="Calibri" w:eastAsia="Calibri" w:hAnsi="Calibri" w:cs="Calibri"/>
                <w:lang w:val="pt-BR"/>
              </w:rPr>
              <w:t>se tiver dúvidas ou se deparar com alguma situação inadequada. Como as leis de concorrência são complexas e as violações podem acarretar penalidades graves, também devemos gerenciar cuidadosamente as relações com terceiros para garantir a conformidade e</w:t>
            </w:r>
            <w:r w:rsidR="00C91EA5" w:rsidRPr="51D65366">
              <w:rPr>
                <w:rFonts w:ascii="Calibri" w:eastAsia="Calibri" w:hAnsi="Calibri" w:cs="Calibri"/>
                <w:lang w:val="pt-BR"/>
              </w:rPr>
              <w:t> </w:t>
            </w:r>
            <w:r w:rsidRPr="51D65366">
              <w:rPr>
                <w:rFonts w:ascii="Calibri" w:eastAsia="Calibri" w:hAnsi="Calibri" w:cs="Calibri"/>
                <w:lang w:val="pt-BR"/>
              </w:rPr>
              <w:t>evitar até mesmo a aparência de comportamento anticompetitivo.</w:t>
            </w:r>
          </w:p>
        </w:tc>
      </w:tr>
      <w:tr w:rsidR="00316532" w:rsidRPr="00C85CF5" w14:paraId="19CC029C" w14:textId="77777777" w:rsidTr="51D65366">
        <w:tc>
          <w:tcPr>
            <w:tcW w:w="1353" w:type="dxa"/>
            <w:shd w:val="clear" w:color="auto" w:fill="C1E4F5" w:themeFill="accent1" w:themeFillTint="33"/>
            <w:tcMar>
              <w:top w:w="120" w:type="dxa"/>
              <w:left w:w="180" w:type="dxa"/>
              <w:bottom w:w="120" w:type="dxa"/>
              <w:right w:w="180" w:type="dxa"/>
            </w:tcMar>
            <w:hideMark/>
          </w:tcPr>
          <w:p w14:paraId="25946A4F" w14:textId="77777777" w:rsidR="000B1959" w:rsidRPr="00C85CF5" w:rsidRDefault="00D355BB" w:rsidP="000B1959">
            <w:pPr>
              <w:spacing w:before="30" w:after="30"/>
              <w:ind w:left="30" w:right="30"/>
              <w:rPr>
                <w:rFonts w:ascii="Calibri" w:eastAsia="Times New Roman" w:hAnsi="Calibri" w:cs="Calibri"/>
                <w:sz w:val="16"/>
              </w:rPr>
            </w:pPr>
            <w:hyperlink r:id="rId90" w:tgtFrame="_blank" w:history="1">
              <w:r w:rsidRPr="00C85CF5">
                <w:rPr>
                  <w:rFonts w:ascii="Calibri" w:eastAsia="Times New Roman" w:hAnsi="Calibri" w:cs="Calibri"/>
                  <w:color w:val="0000FF"/>
                  <w:sz w:val="16"/>
                  <w:u w:val="single"/>
                </w:rPr>
                <w:t>Screen 13</w:t>
              </w:r>
            </w:hyperlink>
            <w:r w:rsidRPr="00C85CF5">
              <w:rPr>
                <w:rFonts w:ascii="Calibri" w:eastAsia="Times New Roman" w:hAnsi="Calibri" w:cs="Calibri"/>
                <w:sz w:val="16"/>
              </w:rPr>
              <w:t xml:space="preserve"> </w:t>
            </w:r>
          </w:p>
          <w:p w14:paraId="49BF1936" w14:textId="77777777" w:rsidR="000B1959" w:rsidRPr="00C85CF5" w:rsidRDefault="00D355BB" w:rsidP="000B1959">
            <w:pPr>
              <w:ind w:left="30" w:right="30"/>
              <w:rPr>
                <w:rFonts w:ascii="Calibri" w:eastAsia="Times New Roman" w:hAnsi="Calibri" w:cs="Calibri"/>
                <w:sz w:val="16"/>
              </w:rPr>
            </w:pPr>
            <w:hyperlink r:id="rId91" w:tgtFrame="_blank" w:history="1">
              <w:r w:rsidRPr="00C85CF5">
                <w:rPr>
                  <w:rFonts w:ascii="Calibri" w:eastAsia="Times New Roman" w:hAnsi="Calibri" w:cs="Calibri"/>
                  <w:color w:val="0000FF"/>
                  <w:sz w:val="16"/>
                  <w:u w:val="single"/>
                </w:rPr>
                <w:t>41_C_14</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371584" w14:textId="77777777" w:rsidR="000B1959"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Before you leave this course, take a moment to confirm that you understand your responsibilities related to Abbott’s Code of Business Conduct.</w:t>
            </w:r>
          </w:p>
          <w:p w14:paraId="33414E2F" w14:textId="77777777" w:rsidR="000B1959"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 confirm that I understand my responsibilities regarding Abbott’s Code of Business Conduct and know where to locate and review applicable Policies and Procedures.</w:t>
            </w:r>
          </w:p>
          <w:p w14:paraId="6B6123C2" w14:textId="77777777" w:rsidR="000B1959"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Confirm</w:t>
            </w:r>
          </w:p>
        </w:tc>
        <w:tc>
          <w:tcPr>
            <w:tcW w:w="6000" w:type="dxa"/>
          </w:tcPr>
          <w:p w14:paraId="08A5BCA5" w14:textId="31F2B56E" w:rsidR="000B1959"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Antes de concluir este curso, reserve um momento para confirmar que compreende suas responsabilidades relacionadas ao Código de Conduta nos Negócios da</w:t>
            </w:r>
            <w:r w:rsidR="00C91EA5">
              <w:rPr>
                <w:rFonts w:ascii="Calibri" w:eastAsia="Calibri" w:hAnsi="Calibri" w:cs="Calibri"/>
                <w:lang w:val="pt-BR"/>
              </w:rPr>
              <w:t> </w:t>
            </w:r>
            <w:r w:rsidRPr="00C85CF5">
              <w:rPr>
                <w:rFonts w:ascii="Calibri" w:eastAsia="Calibri" w:hAnsi="Calibri" w:cs="Calibri"/>
                <w:lang w:val="pt-BR"/>
              </w:rPr>
              <w:t>Abbott.</w:t>
            </w:r>
          </w:p>
          <w:p w14:paraId="5942C076" w14:textId="3FD0DD18" w:rsidR="000B1959"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Confirmo que compreendo minhas responsabilidades em relação ao Código de Conduta nos Negócios da Abbott e</w:t>
            </w:r>
            <w:r w:rsidR="00C91EA5">
              <w:rPr>
                <w:rFonts w:ascii="Calibri" w:eastAsia="Calibri" w:hAnsi="Calibri" w:cs="Calibri"/>
                <w:lang w:val="pt-BR"/>
              </w:rPr>
              <w:t> </w:t>
            </w:r>
            <w:r w:rsidRPr="00C85CF5">
              <w:rPr>
                <w:rFonts w:ascii="Calibri" w:eastAsia="Calibri" w:hAnsi="Calibri" w:cs="Calibri"/>
                <w:lang w:val="pt-BR"/>
              </w:rPr>
              <w:t>sei onde localizar e revisar as Políticas e Procedimentos aplicáveis.</w:t>
            </w:r>
          </w:p>
          <w:p w14:paraId="70DE4362" w14:textId="77777777" w:rsidR="000B1959"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Confirme</w:t>
            </w:r>
          </w:p>
        </w:tc>
      </w:tr>
      <w:tr w:rsidR="00316532" w:rsidRPr="00C85CF5" w14:paraId="626D3AC3" w14:textId="77777777" w:rsidTr="51D65366">
        <w:tc>
          <w:tcPr>
            <w:tcW w:w="1353" w:type="dxa"/>
            <w:shd w:val="clear" w:color="auto" w:fill="C1E4F5" w:themeFill="accent1" w:themeFillTint="33"/>
            <w:tcMar>
              <w:top w:w="120" w:type="dxa"/>
              <w:left w:w="180" w:type="dxa"/>
              <w:bottom w:w="120" w:type="dxa"/>
              <w:right w:w="180" w:type="dxa"/>
            </w:tcMar>
            <w:hideMark/>
          </w:tcPr>
          <w:p w14:paraId="428CE5D3" w14:textId="77777777" w:rsidR="000B1959" w:rsidRPr="00C85CF5" w:rsidRDefault="00D355BB" w:rsidP="000B1959">
            <w:pPr>
              <w:spacing w:before="30" w:after="30"/>
              <w:ind w:left="30" w:right="30"/>
              <w:rPr>
                <w:rFonts w:ascii="Calibri" w:eastAsia="Times New Roman" w:hAnsi="Calibri" w:cs="Calibri"/>
                <w:sz w:val="16"/>
              </w:rPr>
            </w:pPr>
            <w:hyperlink r:id="rId92" w:tgtFrame="_blank" w:history="1">
              <w:r w:rsidRPr="00C85CF5">
                <w:rPr>
                  <w:rFonts w:ascii="Calibri" w:eastAsia="Times New Roman" w:hAnsi="Calibri" w:cs="Calibri"/>
                  <w:color w:val="0000FF"/>
                  <w:sz w:val="16"/>
                  <w:u w:val="single"/>
                </w:rPr>
                <w:t>Screen 14</w:t>
              </w:r>
            </w:hyperlink>
            <w:r w:rsidRPr="00C85CF5">
              <w:rPr>
                <w:rFonts w:ascii="Calibri" w:eastAsia="Times New Roman" w:hAnsi="Calibri" w:cs="Calibri"/>
                <w:sz w:val="16"/>
              </w:rPr>
              <w:t xml:space="preserve"> </w:t>
            </w:r>
          </w:p>
          <w:p w14:paraId="3259B09C" w14:textId="77777777" w:rsidR="000B1959" w:rsidRPr="00C85CF5" w:rsidRDefault="00D355BB" w:rsidP="000B1959">
            <w:pPr>
              <w:ind w:left="30" w:right="30"/>
              <w:rPr>
                <w:rFonts w:ascii="Calibri" w:eastAsia="Times New Roman" w:hAnsi="Calibri" w:cs="Calibri"/>
                <w:sz w:val="16"/>
              </w:rPr>
            </w:pPr>
            <w:hyperlink r:id="rId93" w:tgtFrame="_blank" w:history="1">
              <w:r w:rsidRPr="00C85CF5">
                <w:rPr>
                  <w:rFonts w:ascii="Calibri" w:eastAsia="Times New Roman" w:hAnsi="Calibri" w:cs="Calibri"/>
                  <w:color w:val="0000FF"/>
                  <w:sz w:val="16"/>
                  <w:u w:val="single"/>
                </w:rPr>
                <w:t>42_C_15</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D92C29" w14:textId="77777777" w:rsidR="000B1959"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The Knowledge Check that follows consists of 10 questions. You must score 80% or higher to successfully complete this course.</w:t>
            </w:r>
          </w:p>
          <w:p w14:paraId="677FF26A" w14:textId="77777777" w:rsidR="00022AA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WHEN YOU ARE READY, CLICK THE KNOWLEDGE CHECK BUTTON.</w:t>
            </w:r>
          </w:p>
        </w:tc>
        <w:tc>
          <w:tcPr>
            <w:tcW w:w="6000" w:type="dxa"/>
          </w:tcPr>
          <w:p w14:paraId="3283BE53" w14:textId="77777777" w:rsidR="009E242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O Teste de conhecimentos a seguir contém 10 perguntas. Você precisa acertar 80% ou mais para concluir este curso com sucesso.</w:t>
            </w:r>
          </w:p>
          <w:p w14:paraId="03294CA0" w14:textId="77777777" w:rsidR="000B1959"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QUANDO QUISER, CLIQUE NO BOTÃO TESTE DE CONHECIMENTOS.</w:t>
            </w:r>
          </w:p>
        </w:tc>
      </w:tr>
      <w:tr w:rsidR="00316532" w:rsidRPr="00C85CF5" w14:paraId="54B17F4B" w14:textId="77777777" w:rsidTr="51D65366">
        <w:tc>
          <w:tcPr>
            <w:tcW w:w="1353" w:type="dxa"/>
            <w:shd w:val="clear" w:color="auto" w:fill="C1E4F5" w:themeFill="accent1" w:themeFillTint="33"/>
            <w:tcMar>
              <w:top w:w="120" w:type="dxa"/>
              <w:left w:w="180" w:type="dxa"/>
              <w:bottom w:w="120" w:type="dxa"/>
              <w:right w:w="180" w:type="dxa"/>
            </w:tcMar>
            <w:hideMark/>
          </w:tcPr>
          <w:p w14:paraId="1374443B" w14:textId="77777777" w:rsidR="00FD6DAC" w:rsidRPr="00C85CF5" w:rsidRDefault="00D355BB" w:rsidP="00FD6DAC">
            <w:pPr>
              <w:spacing w:before="30" w:after="30"/>
              <w:ind w:left="30" w:right="30"/>
              <w:rPr>
                <w:rFonts w:ascii="Calibri" w:eastAsia="Times New Roman" w:hAnsi="Calibri" w:cs="Calibri"/>
                <w:sz w:val="16"/>
              </w:rPr>
            </w:pPr>
            <w:hyperlink r:id="rId94"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6E6A3970" w14:textId="77777777" w:rsidR="00FD6DAC" w:rsidRPr="00C85CF5" w:rsidRDefault="00D355BB" w:rsidP="00FD6DAC">
            <w:pPr>
              <w:ind w:left="30" w:right="30"/>
              <w:rPr>
                <w:rFonts w:ascii="Calibri" w:eastAsia="Times New Roman" w:hAnsi="Calibri" w:cs="Calibri"/>
                <w:sz w:val="16"/>
              </w:rPr>
            </w:pPr>
            <w:hyperlink r:id="rId95" w:tgtFrame="_blank" w:history="1">
              <w:r w:rsidRPr="00C85CF5">
                <w:rPr>
                  <w:rFonts w:ascii="Calibri" w:eastAsia="Times New Roman" w:hAnsi="Calibri" w:cs="Calibri"/>
                  <w:color w:val="0000FF"/>
                  <w:sz w:val="16"/>
                  <w:u w:val="single"/>
                </w:rPr>
                <w:t>43_C_16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2A6BC1" w14:textId="77777777" w:rsidR="00FD6DAC"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Why is the Code of Business Conduct important?</w:t>
            </w:r>
          </w:p>
        </w:tc>
        <w:tc>
          <w:tcPr>
            <w:tcW w:w="6000" w:type="dxa"/>
          </w:tcPr>
          <w:p w14:paraId="0274C4E0" w14:textId="146D14C2" w:rsidR="00FD6DAC"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 Por que o Código de Conduta nos Negócios é</w:t>
            </w:r>
            <w:r w:rsidR="00C91EA5">
              <w:rPr>
                <w:rFonts w:ascii="Calibri" w:eastAsia="Calibri" w:hAnsi="Calibri" w:cs="Calibri"/>
                <w:lang w:val="pt-BR"/>
              </w:rPr>
              <w:t> </w:t>
            </w:r>
            <w:r w:rsidRPr="00C85CF5">
              <w:rPr>
                <w:rFonts w:ascii="Calibri" w:eastAsia="Calibri" w:hAnsi="Calibri" w:cs="Calibri"/>
                <w:lang w:val="pt-BR"/>
              </w:rPr>
              <w:t>importante?</w:t>
            </w:r>
          </w:p>
        </w:tc>
      </w:tr>
      <w:tr w:rsidR="00316532" w:rsidRPr="00C85CF5" w14:paraId="5F739707" w14:textId="77777777" w:rsidTr="51D65366">
        <w:tc>
          <w:tcPr>
            <w:tcW w:w="1353" w:type="dxa"/>
            <w:shd w:val="clear" w:color="auto" w:fill="C1E4F5" w:themeFill="accent1" w:themeFillTint="33"/>
            <w:tcMar>
              <w:top w:w="120" w:type="dxa"/>
              <w:left w:w="180" w:type="dxa"/>
              <w:bottom w:w="120" w:type="dxa"/>
              <w:right w:w="180" w:type="dxa"/>
            </w:tcMar>
            <w:hideMark/>
          </w:tcPr>
          <w:p w14:paraId="386D49C0" w14:textId="77777777" w:rsidR="00FD6DAC" w:rsidRPr="00C85CF5" w:rsidRDefault="00D355BB" w:rsidP="00FD6DAC">
            <w:pPr>
              <w:spacing w:before="30" w:after="30"/>
              <w:ind w:left="30" w:right="30"/>
              <w:rPr>
                <w:rFonts w:ascii="Calibri" w:eastAsia="Times New Roman" w:hAnsi="Calibri" w:cs="Calibri"/>
                <w:sz w:val="16"/>
              </w:rPr>
            </w:pPr>
            <w:hyperlink r:id="rId96"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53B30BA3" w14:textId="77777777" w:rsidR="00FD6DAC" w:rsidRPr="00C85CF5" w:rsidRDefault="00D355BB" w:rsidP="00FD6DAC">
            <w:pPr>
              <w:ind w:left="30" w:right="30"/>
              <w:rPr>
                <w:rFonts w:ascii="Calibri" w:eastAsia="Times New Roman" w:hAnsi="Calibri" w:cs="Calibri"/>
                <w:sz w:val="16"/>
              </w:rPr>
            </w:pPr>
            <w:hyperlink r:id="rId97" w:tgtFrame="_blank" w:history="1">
              <w:r w:rsidRPr="00C85CF5">
                <w:rPr>
                  <w:rFonts w:ascii="Calibri" w:eastAsia="Times New Roman" w:hAnsi="Calibri" w:cs="Calibri"/>
                  <w:color w:val="0000FF"/>
                  <w:sz w:val="16"/>
                  <w:u w:val="single"/>
                </w:rPr>
                <w:t>44_C_16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D25198" w14:textId="77777777" w:rsidR="00FD6DAC"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It provides specific advice for every situation we may face in our work.</w:t>
            </w:r>
          </w:p>
        </w:tc>
        <w:tc>
          <w:tcPr>
            <w:tcW w:w="6000" w:type="dxa"/>
          </w:tcPr>
          <w:p w14:paraId="1D9104D8" w14:textId="77777777" w:rsidR="00FD6DAC"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 Ele fornece orientações específicas para cada situação que podemos enfrentar em nosso trabalho.</w:t>
            </w:r>
          </w:p>
        </w:tc>
      </w:tr>
      <w:tr w:rsidR="00316532" w:rsidRPr="00C85CF5" w14:paraId="73A3025E" w14:textId="77777777" w:rsidTr="51D65366">
        <w:tc>
          <w:tcPr>
            <w:tcW w:w="1353" w:type="dxa"/>
            <w:shd w:val="clear" w:color="auto" w:fill="C1E4F5" w:themeFill="accent1" w:themeFillTint="33"/>
            <w:tcMar>
              <w:top w:w="120" w:type="dxa"/>
              <w:left w:w="180" w:type="dxa"/>
              <w:bottom w:w="120" w:type="dxa"/>
              <w:right w:w="180" w:type="dxa"/>
            </w:tcMar>
            <w:hideMark/>
          </w:tcPr>
          <w:p w14:paraId="7075C919" w14:textId="77777777" w:rsidR="00FD6DAC" w:rsidRPr="00C85CF5" w:rsidRDefault="00D355BB" w:rsidP="00FD6DAC">
            <w:pPr>
              <w:spacing w:before="30" w:after="30"/>
              <w:ind w:left="30" w:right="30"/>
              <w:rPr>
                <w:rFonts w:ascii="Calibri" w:eastAsia="Times New Roman" w:hAnsi="Calibri" w:cs="Calibri"/>
                <w:sz w:val="16"/>
              </w:rPr>
            </w:pPr>
            <w:hyperlink r:id="rId98"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71B0B0F3" w14:textId="77777777" w:rsidR="00FD6DAC" w:rsidRPr="00C85CF5" w:rsidRDefault="00D355BB" w:rsidP="00FD6DAC">
            <w:pPr>
              <w:ind w:left="30" w:right="30"/>
              <w:rPr>
                <w:rFonts w:ascii="Calibri" w:eastAsia="Times New Roman" w:hAnsi="Calibri" w:cs="Calibri"/>
                <w:sz w:val="16"/>
              </w:rPr>
            </w:pPr>
            <w:hyperlink r:id="rId99" w:tgtFrame="_blank" w:history="1">
              <w:r w:rsidRPr="00C85CF5">
                <w:rPr>
                  <w:rFonts w:ascii="Calibri" w:eastAsia="Times New Roman" w:hAnsi="Calibri" w:cs="Calibri"/>
                  <w:color w:val="0000FF"/>
                  <w:sz w:val="16"/>
                  <w:u w:val="single"/>
                </w:rPr>
                <w:t>45_C_16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28157A2" w14:textId="77777777" w:rsidR="00FD6DAC"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It provides a clear set of principles and values on which to base decisions when the best course of action is not immediately clear.</w:t>
            </w:r>
          </w:p>
          <w:p w14:paraId="570BB758" w14:textId="77777777" w:rsidR="00FD6DAC"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Next</w:t>
            </w:r>
          </w:p>
        </w:tc>
        <w:tc>
          <w:tcPr>
            <w:tcW w:w="6000" w:type="dxa"/>
          </w:tcPr>
          <w:p w14:paraId="77858E78" w14:textId="77777777" w:rsidR="00FD6DAC"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[2] Ele fornece um conjunto claro de princípios e valores nos quais basear as decisões quando o melhor curso de ação não é imediatamente claro.</w:t>
            </w:r>
          </w:p>
          <w:p w14:paraId="59B79A30" w14:textId="77777777" w:rsidR="00FD6DAC"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Próximo</w:t>
            </w:r>
          </w:p>
        </w:tc>
      </w:tr>
      <w:tr w:rsidR="00316532" w:rsidRPr="00C85CF5" w14:paraId="4D2F2D6B" w14:textId="77777777" w:rsidTr="51D65366">
        <w:tc>
          <w:tcPr>
            <w:tcW w:w="1353" w:type="dxa"/>
            <w:shd w:val="clear" w:color="auto" w:fill="C1E4F5" w:themeFill="accent1" w:themeFillTint="33"/>
            <w:tcMar>
              <w:top w:w="120" w:type="dxa"/>
              <w:left w:w="180" w:type="dxa"/>
              <w:bottom w:w="120" w:type="dxa"/>
              <w:right w:w="180" w:type="dxa"/>
            </w:tcMar>
            <w:hideMark/>
          </w:tcPr>
          <w:p w14:paraId="4F9ED5AC" w14:textId="77777777" w:rsidR="002117DA" w:rsidRPr="00C85CF5" w:rsidRDefault="00D355BB" w:rsidP="002117DA">
            <w:pPr>
              <w:spacing w:before="30" w:after="30"/>
              <w:ind w:left="30" w:right="30"/>
              <w:rPr>
                <w:rFonts w:ascii="Calibri" w:eastAsia="Times New Roman" w:hAnsi="Calibri" w:cs="Calibri"/>
                <w:sz w:val="16"/>
              </w:rPr>
            </w:pPr>
            <w:r w:rsidRPr="00C85CF5">
              <w:rPr>
                <w:rFonts w:ascii="Calibri" w:eastAsia="Times New Roman" w:hAnsi="Calibri" w:cs="Calibri"/>
                <w:sz w:val="16"/>
              </w:rPr>
              <w:lastRenderedPageBreak/>
              <w:t>Screen 15</w:t>
            </w:r>
          </w:p>
          <w:p w14:paraId="1B77F556" w14:textId="77777777" w:rsidR="002117DA" w:rsidRPr="00C85CF5" w:rsidRDefault="00D355BB" w:rsidP="002117DA">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1: Feedback</w:t>
            </w:r>
          </w:p>
          <w:p w14:paraId="640BB384" w14:textId="77777777" w:rsidR="002117DA" w:rsidRPr="00C85CF5" w:rsidRDefault="00D355BB" w:rsidP="002117DA">
            <w:pPr>
              <w:ind w:left="30" w:right="30"/>
              <w:rPr>
                <w:rFonts w:ascii="Calibri" w:eastAsia="Times New Roman" w:hAnsi="Calibri" w:cs="Calibri"/>
                <w:sz w:val="16"/>
              </w:rPr>
            </w:pPr>
            <w:r w:rsidRPr="00C85CF5">
              <w:rPr>
                <w:rFonts w:ascii="Calibri" w:eastAsia="Times New Roman" w:hAnsi="Calibri" w:cs="Calibri"/>
                <w:sz w:val="16"/>
              </w:rPr>
              <w:t>46_C_16</w:t>
            </w:r>
          </w:p>
        </w:tc>
        <w:tc>
          <w:tcPr>
            <w:tcW w:w="6000" w:type="dxa"/>
            <w:tcMar>
              <w:top w:w="120" w:type="dxa"/>
              <w:left w:w="180" w:type="dxa"/>
              <w:bottom w:w="120" w:type="dxa"/>
              <w:right w:w="180" w:type="dxa"/>
            </w:tcMar>
            <w:hideMark/>
          </w:tcPr>
          <w:p w14:paraId="2FF2AF89" w14:textId="77777777" w:rsidR="002117D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0C44F9C8" w14:textId="2CEA45F3" w:rsidR="002117D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O Código de Conduta nos Negócios nos fornece um conjunto claro de princípios e valores nos quais basear nossas decisões quando o melhor curso de ação não é</w:t>
            </w:r>
            <w:r w:rsidR="00C91EA5">
              <w:rPr>
                <w:rFonts w:ascii="Calibri" w:eastAsia="Calibri" w:hAnsi="Calibri" w:cs="Calibri"/>
                <w:lang w:val="pt-BR"/>
              </w:rPr>
              <w:t> </w:t>
            </w:r>
            <w:r w:rsidRPr="00C85CF5">
              <w:rPr>
                <w:rFonts w:ascii="Calibri" w:eastAsia="Calibri" w:hAnsi="Calibri" w:cs="Calibri"/>
                <w:lang w:val="pt-BR"/>
              </w:rPr>
              <w:t>imediatamente claro.</w:t>
            </w:r>
          </w:p>
        </w:tc>
      </w:tr>
      <w:tr w:rsidR="00316532" w:rsidRPr="00C85CF5" w14:paraId="76F17622" w14:textId="77777777" w:rsidTr="51D65366">
        <w:tc>
          <w:tcPr>
            <w:tcW w:w="1353" w:type="dxa"/>
            <w:shd w:val="clear" w:color="auto" w:fill="C1E4F5" w:themeFill="accent1" w:themeFillTint="33"/>
            <w:tcMar>
              <w:top w:w="120" w:type="dxa"/>
              <w:left w:w="180" w:type="dxa"/>
              <w:bottom w:w="120" w:type="dxa"/>
              <w:right w:w="180" w:type="dxa"/>
            </w:tcMar>
            <w:hideMark/>
          </w:tcPr>
          <w:p w14:paraId="25EE51D1" w14:textId="77777777" w:rsidR="002117DA" w:rsidRPr="00C85CF5" w:rsidRDefault="00D355BB" w:rsidP="002117DA">
            <w:pPr>
              <w:spacing w:before="30" w:after="30"/>
              <w:ind w:left="30" w:right="30"/>
              <w:rPr>
                <w:rFonts w:ascii="Calibri" w:eastAsia="Times New Roman" w:hAnsi="Calibri" w:cs="Calibri"/>
                <w:sz w:val="16"/>
              </w:rPr>
            </w:pPr>
            <w:hyperlink r:id="rId100"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42C580A3" w14:textId="77777777" w:rsidR="002117DA" w:rsidRPr="00C85CF5" w:rsidRDefault="00D355BB" w:rsidP="002117DA">
            <w:pPr>
              <w:ind w:left="30" w:right="30"/>
              <w:rPr>
                <w:rFonts w:ascii="Calibri" w:eastAsia="Times New Roman" w:hAnsi="Calibri" w:cs="Calibri"/>
                <w:sz w:val="16"/>
              </w:rPr>
            </w:pPr>
            <w:hyperlink r:id="rId101" w:tgtFrame="_blank" w:history="1">
              <w:r w:rsidRPr="00C85CF5">
                <w:rPr>
                  <w:rFonts w:ascii="Calibri" w:eastAsia="Times New Roman" w:hAnsi="Calibri" w:cs="Calibri"/>
                  <w:color w:val="0000FF"/>
                  <w:sz w:val="16"/>
                  <w:u w:val="single"/>
                </w:rPr>
                <w:t>47_C_16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E4D285" w14:textId="77777777" w:rsidR="002117D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[2] Which of the following is </w:t>
            </w:r>
            <w:r w:rsidRPr="00C85CF5">
              <w:rPr>
                <w:rFonts w:ascii="Calibri" w:eastAsia="Times New Roman" w:hAnsi="Calibri" w:cs="Calibri"/>
                <w:u w:val="single"/>
              </w:rPr>
              <w:t>never</w:t>
            </w:r>
            <w:r w:rsidRPr="00C85CF5">
              <w:rPr>
                <w:rFonts w:ascii="Calibri" w:eastAsia="Times New Roman" w:hAnsi="Calibri" w:cs="Calibri"/>
              </w:rPr>
              <w:t xml:space="preserve"> an appropriate business transaction?</w:t>
            </w:r>
          </w:p>
        </w:tc>
        <w:tc>
          <w:tcPr>
            <w:tcW w:w="6000" w:type="dxa"/>
          </w:tcPr>
          <w:p w14:paraId="3E6D01F9" w14:textId="77777777" w:rsidR="002117D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[2] Qual das seguintes opções </w:t>
            </w:r>
            <w:r w:rsidRPr="00C85CF5">
              <w:rPr>
                <w:rFonts w:ascii="Calibri" w:eastAsia="Calibri" w:hAnsi="Calibri" w:cs="Calibri"/>
                <w:u w:val="single"/>
                <w:lang w:val="pt-BR"/>
              </w:rPr>
              <w:t>nunca</w:t>
            </w:r>
            <w:r w:rsidRPr="00C85CF5">
              <w:rPr>
                <w:rFonts w:ascii="Calibri" w:eastAsia="Calibri" w:hAnsi="Calibri" w:cs="Calibri"/>
                <w:lang w:val="pt-BR"/>
              </w:rPr>
              <w:t xml:space="preserve"> é uma transação comercial adequada?</w:t>
            </w:r>
          </w:p>
        </w:tc>
      </w:tr>
      <w:tr w:rsidR="00316532" w:rsidRPr="00C85CF5" w14:paraId="5BCC7D11" w14:textId="77777777" w:rsidTr="51D65366">
        <w:tc>
          <w:tcPr>
            <w:tcW w:w="1353" w:type="dxa"/>
            <w:shd w:val="clear" w:color="auto" w:fill="C1E4F5" w:themeFill="accent1" w:themeFillTint="33"/>
            <w:tcMar>
              <w:top w:w="120" w:type="dxa"/>
              <w:left w:w="180" w:type="dxa"/>
              <w:bottom w:w="120" w:type="dxa"/>
              <w:right w:w="180" w:type="dxa"/>
            </w:tcMar>
            <w:hideMark/>
          </w:tcPr>
          <w:p w14:paraId="284DFDE6" w14:textId="77777777" w:rsidR="002117DA" w:rsidRPr="00C85CF5" w:rsidRDefault="00D355BB" w:rsidP="002117DA">
            <w:pPr>
              <w:spacing w:before="30" w:after="30"/>
              <w:ind w:left="30" w:right="30"/>
              <w:rPr>
                <w:rFonts w:ascii="Calibri" w:eastAsia="Times New Roman" w:hAnsi="Calibri" w:cs="Calibri"/>
                <w:sz w:val="16"/>
              </w:rPr>
            </w:pPr>
            <w:hyperlink r:id="rId102"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53122AA8" w14:textId="77777777" w:rsidR="002117DA" w:rsidRPr="00C85CF5" w:rsidRDefault="00D355BB" w:rsidP="002117DA">
            <w:pPr>
              <w:ind w:left="30" w:right="30"/>
              <w:rPr>
                <w:rFonts w:ascii="Calibri" w:eastAsia="Times New Roman" w:hAnsi="Calibri" w:cs="Calibri"/>
                <w:sz w:val="16"/>
              </w:rPr>
            </w:pPr>
            <w:hyperlink r:id="rId103" w:tgtFrame="_blank" w:history="1">
              <w:r w:rsidRPr="00C85CF5">
                <w:rPr>
                  <w:rFonts w:ascii="Calibri" w:eastAsia="Times New Roman" w:hAnsi="Calibri" w:cs="Calibri"/>
                  <w:color w:val="0000FF"/>
                  <w:sz w:val="16"/>
                  <w:u w:val="single"/>
                </w:rPr>
                <w:t>48_C_16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FB6185" w14:textId="77777777" w:rsidR="002117D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Hiring an HCP to speak about a particular disease area due to their skills and expertise.</w:t>
            </w:r>
          </w:p>
        </w:tc>
        <w:tc>
          <w:tcPr>
            <w:tcW w:w="6000" w:type="dxa"/>
          </w:tcPr>
          <w:p w14:paraId="18D91A23" w14:textId="6938E49F" w:rsidR="002117DA"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 xml:space="preserve">[1] Contratar um HCP para falar sobre uma área de doença em particular devido às suas habilidades e </w:t>
            </w:r>
            <w:del w:id="70" w:author="Pelosi, Mariana" w:date="2025-12-18T14:19:00Z">
              <w:r w:rsidRPr="0AF3A3EE" w:rsidDel="00D355BB">
                <w:rPr>
                  <w:rFonts w:ascii="Calibri" w:eastAsia="Calibri" w:hAnsi="Calibri" w:cs="Calibri"/>
                  <w:lang w:val="pt-BR"/>
                </w:rPr>
                <w:delText>perícia</w:delText>
              </w:r>
            </w:del>
            <w:ins w:id="71" w:author="Pelosi, Mariana" w:date="2025-12-18T14:19:00Z">
              <w:r w:rsidR="7371283D" w:rsidRPr="0AF3A3EE">
                <w:rPr>
                  <w:rFonts w:ascii="Calibri" w:eastAsia="Calibri" w:hAnsi="Calibri" w:cs="Calibri"/>
                  <w:lang w:val="pt-BR"/>
                </w:rPr>
                <w:t>conhecimento</w:t>
              </w:r>
            </w:ins>
            <w:r w:rsidRPr="0AF3A3EE">
              <w:rPr>
                <w:rFonts w:ascii="Calibri" w:eastAsia="Calibri" w:hAnsi="Calibri" w:cs="Calibri"/>
                <w:lang w:val="pt-BR"/>
              </w:rPr>
              <w:t>.</w:t>
            </w:r>
          </w:p>
        </w:tc>
      </w:tr>
      <w:tr w:rsidR="00316532" w:rsidRPr="00C85CF5" w14:paraId="62157761" w14:textId="77777777" w:rsidTr="51D65366">
        <w:tc>
          <w:tcPr>
            <w:tcW w:w="1353" w:type="dxa"/>
            <w:shd w:val="clear" w:color="auto" w:fill="C1E4F5" w:themeFill="accent1" w:themeFillTint="33"/>
            <w:tcMar>
              <w:top w:w="120" w:type="dxa"/>
              <w:left w:w="180" w:type="dxa"/>
              <w:bottom w:w="120" w:type="dxa"/>
              <w:right w:w="180" w:type="dxa"/>
            </w:tcMar>
            <w:hideMark/>
          </w:tcPr>
          <w:p w14:paraId="4EE6D289" w14:textId="77777777" w:rsidR="002117DA" w:rsidRPr="00C85CF5" w:rsidRDefault="00D355BB" w:rsidP="002117DA">
            <w:pPr>
              <w:spacing w:before="30" w:after="30"/>
              <w:ind w:left="30" w:right="30"/>
              <w:rPr>
                <w:rFonts w:ascii="Calibri" w:eastAsia="Times New Roman" w:hAnsi="Calibri" w:cs="Calibri"/>
                <w:sz w:val="16"/>
              </w:rPr>
            </w:pPr>
            <w:hyperlink r:id="rId104"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0827B80D" w14:textId="77777777" w:rsidR="002117DA" w:rsidRPr="00C85CF5" w:rsidRDefault="00D355BB" w:rsidP="002117DA">
            <w:pPr>
              <w:ind w:left="30" w:right="30"/>
              <w:rPr>
                <w:rFonts w:ascii="Calibri" w:eastAsia="Times New Roman" w:hAnsi="Calibri" w:cs="Calibri"/>
                <w:sz w:val="16"/>
              </w:rPr>
            </w:pPr>
            <w:hyperlink r:id="rId105" w:tgtFrame="_blank" w:history="1">
              <w:r w:rsidRPr="00C85CF5">
                <w:rPr>
                  <w:rFonts w:ascii="Calibri" w:eastAsia="Times New Roman" w:hAnsi="Calibri" w:cs="Calibri"/>
                  <w:color w:val="0000FF"/>
                  <w:sz w:val="16"/>
                  <w:u w:val="single"/>
                </w:rPr>
                <w:t>49_C_16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CC7BDF" w14:textId="77777777" w:rsidR="002117D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Providing a reasonable meal to attendees of an Abbott-sponsored educational program.</w:t>
            </w:r>
          </w:p>
        </w:tc>
        <w:tc>
          <w:tcPr>
            <w:tcW w:w="6000" w:type="dxa"/>
          </w:tcPr>
          <w:p w14:paraId="1DB92036" w14:textId="77777777" w:rsidR="002117D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[2] Fornecer uma refeição razoável para alunos de um programa educacional patrocinado pela Abbott.</w:t>
            </w:r>
          </w:p>
        </w:tc>
      </w:tr>
      <w:tr w:rsidR="00316532" w:rsidRPr="00C85CF5" w14:paraId="17EF00C6" w14:textId="77777777" w:rsidTr="51D65366">
        <w:tc>
          <w:tcPr>
            <w:tcW w:w="1353" w:type="dxa"/>
            <w:shd w:val="clear" w:color="auto" w:fill="C1E4F5" w:themeFill="accent1" w:themeFillTint="33"/>
            <w:tcMar>
              <w:top w:w="120" w:type="dxa"/>
              <w:left w:w="180" w:type="dxa"/>
              <w:bottom w:w="120" w:type="dxa"/>
              <w:right w:w="180" w:type="dxa"/>
            </w:tcMar>
            <w:hideMark/>
          </w:tcPr>
          <w:p w14:paraId="6C91B42E" w14:textId="77777777" w:rsidR="002117DA" w:rsidRPr="00C85CF5" w:rsidRDefault="00D355BB" w:rsidP="002117DA">
            <w:pPr>
              <w:spacing w:before="30" w:after="30"/>
              <w:ind w:left="30" w:right="30"/>
              <w:rPr>
                <w:rFonts w:ascii="Calibri" w:eastAsia="Times New Roman" w:hAnsi="Calibri" w:cs="Calibri"/>
                <w:sz w:val="16"/>
              </w:rPr>
            </w:pPr>
            <w:hyperlink r:id="rId106"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2CBA30CA" w14:textId="77777777" w:rsidR="002117DA" w:rsidRPr="00C85CF5" w:rsidRDefault="00D355BB" w:rsidP="002117DA">
            <w:pPr>
              <w:ind w:left="30" w:right="30"/>
              <w:rPr>
                <w:rFonts w:ascii="Calibri" w:eastAsia="Times New Roman" w:hAnsi="Calibri" w:cs="Calibri"/>
                <w:sz w:val="16"/>
              </w:rPr>
            </w:pPr>
            <w:hyperlink r:id="rId107" w:tgtFrame="_blank" w:history="1">
              <w:r w:rsidRPr="00C85CF5">
                <w:rPr>
                  <w:rFonts w:ascii="Calibri" w:eastAsia="Times New Roman" w:hAnsi="Calibri" w:cs="Calibri"/>
                  <w:color w:val="0000FF"/>
                  <w:sz w:val="16"/>
                  <w:u w:val="single"/>
                </w:rPr>
                <w:t>50_C_16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EE7465" w14:textId="77777777" w:rsidR="002117D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Arranging a charitable contribution for a local organization.</w:t>
            </w:r>
          </w:p>
        </w:tc>
        <w:tc>
          <w:tcPr>
            <w:tcW w:w="6000" w:type="dxa"/>
          </w:tcPr>
          <w:p w14:paraId="3FF43DAE" w14:textId="77777777" w:rsidR="002117D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[3] Preparar uma contribuição de caridade para uma organização local.</w:t>
            </w:r>
          </w:p>
        </w:tc>
      </w:tr>
      <w:tr w:rsidR="00316532" w:rsidRPr="00C85CF5" w14:paraId="2CE83CC0" w14:textId="77777777" w:rsidTr="51D65366">
        <w:tc>
          <w:tcPr>
            <w:tcW w:w="1353" w:type="dxa"/>
            <w:shd w:val="clear" w:color="auto" w:fill="C1E4F5" w:themeFill="accent1" w:themeFillTint="33"/>
            <w:tcMar>
              <w:top w:w="120" w:type="dxa"/>
              <w:left w:w="180" w:type="dxa"/>
              <w:bottom w:w="120" w:type="dxa"/>
              <w:right w:w="180" w:type="dxa"/>
            </w:tcMar>
            <w:hideMark/>
          </w:tcPr>
          <w:p w14:paraId="46FD671F" w14:textId="77777777" w:rsidR="002117DA" w:rsidRPr="00C85CF5" w:rsidRDefault="00D355BB" w:rsidP="002117DA">
            <w:pPr>
              <w:spacing w:before="30" w:after="30"/>
              <w:ind w:left="30" w:right="30"/>
              <w:rPr>
                <w:rFonts w:ascii="Calibri" w:eastAsia="Times New Roman" w:hAnsi="Calibri" w:cs="Calibri"/>
                <w:sz w:val="16"/>
              </w:rPr>
            </w:pPr>
            <w:hyperlink r:id="rId108"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0269FD23" w14:textId="77777777" w:rsidR="002117DA" w:rsidRPr="00C85CF5" w:rsidRDefault="00D355BB" w:rsidP="002117DA">
            <w:pPr>
              <w:ind w:left="30" w:right="30"/>
              <w:rPr>
                <w:rFonts w:ascii="Calibri" w:eastAsia="Times New Roman" w:hAnsi="Calibri" w:cs="Calibri"/>
                <w:sz w:val="16"/>
              </w:rPr>
            </w:pPr>
            <w:hyperlink r:id="rId109" w:tgtFrame="_blank" w:history="1">
              <w:r w:rsidRPr="00C85CF5">
                <w:rPr>
                  <w:rFonts w:ascii="Calibri" w:eastAsia="Times New Roman" w:hAnsi="Calibri" w:cs="Calibri"/>
                  <w:color w:val="0000FF"/>
                  <w:sz w:val="16"/>
                  <w:u w:val="single"/>
                </w:rPr>
                <w:t>51_C_16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20D845" w14:textId="77777777" w:rsidR="002117D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[4] Hiring an HCP to conduct an educational program to thank them for using Abbott products.</w:t>
            </w:r>
          </w:p>
          <w:p w14:paraId="02159D86" w14:textId="77777777" w:rsidR="002117D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Next</w:t>
            </w:r>
          </w:p>
        </w:tc>
        <w:tc>
          <w:tcPr>
            <w:tcW w:w="6000" w:type="dxa"/>
          </w:tcPr>
          <w:p w14:paraId="1248C89E" w14:textId="7BC2E1AD" w:rsidR="002117D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[4] Contratar um HCP para coordenar um programa educacional em agradecimento ao uso dos produtos da</w:t>
            </w:r>
            <w:r w:rsidR="00C91EA5">
              <w:rPr>
                <w:rFonts w:ascii="Calibri" w:eastAsia="Calibri" w:hAnsi="Calibri" w:cs="Calibri"/>
                <w:lang w:val="pt-BR"/>
              </w:rPr>
              <w:t> </w:t>
            </w:r>
            <w:r w:rsidRPr="00C85CF5">
              <w:rPr>
                <w:rFonts w:ascii="Calibri" w:eastAsia="Calibri" w:hAnsi="Calibri" w:cs="Calibri"/>
                <w:lang w:val="pt-BR"/>
              </w:rPr>
              <w:t>Abbott.</w:t>
            </w:r>
          </w:p>
          <w:p w14:paraId="0D450BF4" w14:textId="77777777" w:rsidR="002117D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Próximo</w:t>
            </w:r>
          </w:p>
        </w:tc>
      </w:tr>
      <w:tr w:rsidR="00316532" w:rsidRPr="00C85CF5" w14:paraId="2DBC290C" w14:textId="77777777" w:rsidTr="51D65366">
        <w:tc>
          <w:tcPr>
            <w:tcW w:w="1353" w:type="dxa"/>
            <w:shd w:val="clear" w:color="auto" w:fill="C1E4F5" w:themeFill="accent1" w:themeFillTint="33"/>
            <w:tcMar>
              <w:top w:w="120" w:type="dxa"/>
              <w:left w:w="180" w:type="dxa"/>
              <w:bottom w:w="120" w:type="dxa"/>
              <w:right w:w="180" w:type="dxa"/>
            </w:tcMar>
            <w:hideMark/>
          </w:tcPr>
          <w:p w14:paraId="646F5290" w14:textId="77777777" w:rsidR="00603700" w:rsidRPr="00C85CF5" w:rsidRDefault="00D355BB" w:rsidP="00603700">
            <w:pPr>
              <w:spacing w:before="30" w:after="30"/>
              <w:ind w:left="30" w:right="30"/>
              <w:rPr>
                <w:rFonts w:ascii="Calibri" w:eastAsia="Times New Roman" w:hAnsi="Calibri" w:cs="Calibri"/>
                <w:sz w:val="16"/>
              </w:rPr>
            </w:pPr>
            <w:r w:rsidRPr="00C85CF5">
              <w:rPr>
                <w:rFonts w:ascii="Calibri" w:eastAsia="Times New Roman" w:hAnsi="Calibri" w:cs="Calibri"/>
                <w:sz w:val="16"/>
              </w:rPr>
              <w:t>Screen 15</w:t>
            </w:r>
          </w:p>
          <w:p w14:paraId="1DBF3CB9" w14:textId="77777777" w:rsidR="00603700" w:rsidRPr="00C85CF5" w:rsidRDefault="00D355BB" w:rsidP="00603700">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2: Feedback</w:t>
            </w:r>
          </w:p>
          <w:p w14:paraId="4C8959F3" w14:textId="77777777" w:rsidR="00603700" w:rsidRPr="00C85CF5" w:rsidRDefault="00D355BB" w:rsidP="00603700">
            <w:pPr>
              <w:ind w:left="30" w:right="30"/>
              <w:rPr>
                <w:rFonts w:ascii="Calibri" w:eastAsia="Times New Roman" w:hAnsi="Calibri" w:cs="Calibri"/>
                <w:sz w:val="16"/>
              </w:rPr>
            </w:pPr>
            <w:r w:rsidRPr="00C85CF5">
              <w:rPr>
                <w:rFonts w:ascii="Calibri" w:eastAsia="Times New Roman" w:hAnsi="Calibri" w:cs="Calibri"/>
                <w:sz w:val="16"/>
              </w:rPr>
              <w:t>52_C_16</w:t>
            </w:r>
          </w:p>
        </w:tc>
        <w:tc>
          <w:tcPr>
            <w:tcW w:w="6000" w:type="dxa"/>
            <w:tcMar>
              <w:top w:w="120" w:type="dxa"/>
              <w:left w:w="180" w:type="dxa"/>
              <w:bottom w:w="120" w:type="dxa"/>
              <w:right w:w="180" w:type="dxa"/>
            </w:tcMar>
            <w:hideMark/>
          </w:tcPr>
          <w:p w14:paraId="4C4CA9D3"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341BE8BB" w14:textId="5133B9E3" w:rsidR="00603700"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 xml:space="preserve">Contratar um HCP para coordenar um programa educacional devido às suas habilidades e </w:t>
            </w:r>
            <w:del w:id="72" w:author="Pelosi, Mariana" w:date="2025-12-18T14:20:00Z">
              <w:r w:rsidRPr="0AF3A3EE" w:rsidDel="00D355BB">
                <w:rPr>
                  <w:rFonts w:ascii="Calibri" w:eastAsia="Calibri" w:hAnsi="Calibri" w:cs="Calibri"/>
                  <w:lang w:val="pt-BR"/>
                </w:rPr>
                <w:delText>perícia</w:delText>
              </w:r>
            </w:del>
            <w:ins w:id="73" w:author="Pelosi, Mariana" w:date="2025-12-18T14:20:00Z">
              <w:r w:rsidR="57B4FACD" w:rsidRPr="0AF3A3EE">
                <w:rPr>
                  <w:rFonts w:ascii="Calibri" w:eastAsia="Calibri" w:hAnsi="Calibri" w:cs="Calibri"/>
                  <w:lang w:val="pt-BR"/>
                </w:rPr>
                <w:t>conhecimento</w:t>
              </w:r>
            </w:ins>
            <w:r w:rsidRPr="0AF3A3EE">
              <w:rPr>
                <w:rFonts w:ascii="Calibri" w:eastAsia="Calibri" w:hAnsi="Calibri" w:cs="Calibri"/>
                <w:lang w:val="pt-BR"/>
              </w:rPr>
              <w:t xml:space="preserve"> é</w:t>
            </w:r>
            <w:r w:rsidR="00C91EA5" w:rsidRPr="0AF3A3EE">
              <w:rPr>
                <w:rFonts w:ascii="Calibri" w:eastAsia="Calibri" w:hAnsi="Calibri" w:cs="Calibri"/>
                <w:lang w:val="pt-BR"/>
              </w:rPr>
              <w:t> </w:t>
            </w:r>
            <w:r w:rsidRPr="0AF3A3EE">
              <w:rPr>
                <w:rFonts w:ascii="Calibri" w:eastAsia="Calibri" w:hAnsi="Calibri" w:cs="Calibri"/>
                <w:lang w:val="pt-BR"/>
              </w:rPr>
              <w:t>permitido, no entanto, contratar um HCP em agradecimento por usar produtos da Abbott é inadequado porque isso pode ser interpretado como suborno.</w:t>
            </w:r>
          </w:p>
        </w:tc>
      </w:tr>
      <w:tr w:rsidR="00316532" w:rsidRPr="00C85CF5" w14:paraId="7F20A0B8" w14:textId="77777777" w:rsidTr="51D65366">
        <w:tc>
          <w:tcPr>
            <w:tcW w:w="1353" w:type="dxa"/>
            <w:shd w:val="clear" w:color="auto" w:fill="C1E4F5" w:themeFill="accent1" w:themeFillTint="33"/>
            <w:tcMar>
              <w:top w:w="120" w:type="dxa"/>
              <w:left w:w="180" w:type="dxa"/>
              <w:bottom w:w="120" w:type="dxa"/>
              <w:right w:w="180" w:type="dxa"/>
            </w:tcMar>
            <w:hideMark/>
          </w:tcPr>
          <w:p w14:paraId="267F8668" w14:textId="77777777" w:rsidR="00603700" w:rsidRPr="00C85CF5" w:rsidRDefault="00D355BB" w:rsidP="00603700">
            <w:pPr>
              <w:spacing w:before="30" w:after="30"/>
              <w:ind w:left="30" w:right="30"/>
              <w:rPr>
                <w:rFonts w:ascii="Calibri" w:eastAsia="Times New Roman" w:hAnsi="Calibri" w:cs="Calibri"/>
                <w:sz w:val="16"/>
              </w:rPr>
            </w:pPr>
            <w:hyperlink r:id="rId110"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0553FD7B" w14:textId="77777777" w:rsidR="00603700" w:rsidRPr="00C85CF5" w:rsidRDefault="00D355BB" w:rsidP="00603700">
            <w:pPr>
              <w:ind w:left="30" w:right="30"/>
              <w:rPr>
                <w:rFonts w:ascii="Calibri" w:eastAsia="Times New Roman" w:hAnsi="Calibri" w:cs="Calibri"/>
                <w:sz w:val="16"/>
              </w:rPr>
            </w:pPr>
            <w:hyperlink r:id="rId111" w:tgtFrame="_blank" w:history="1">
              <w:r w:rsidRPr="00C85CF5">
                <w:rPr>
                  <w:rFonts w:ascii="Calibri" w:eastAsia="Times New Roman" w:hAnsi="Calibri" w:cs="Calibri"/>
                  <w:color w:val="0000FF"/>
                  <w:sz w:val="16"/>
                  <w:u w:val="single"/>
                </w:rPr>
                <w:t>53_C_16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3005EB"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The consequences for individuals involved in bribery and corruption can include:</w:t>
            </w:r>
          </w:p>
        </w:tc>
        <w:tc>
          <w:tcPr>
            <w:tcW w:w="6000" w:type="dxa"/>
          </w:tcPr>
          <w:p w14:paraId="075FBE9F" w14:textId="77777777" w:rsidR="0060370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[3] As consequências para pessoas físicas envolvidas em suborno e corrupção podem incluir:</w:t>
            </w:r>
          </w:p>
        </w:tc>
      </w:tr>
      <w:tr w:rsidR="00316532" w:rsidRPr="00C85CF5" w14:paraId="1EA753A4" w14:textId="77777777" w:rsidTr="51D65366">
        <w:tc>
          <w:tcPr>
            <w:tcW w:w="1353" w:type="dxa"/>
            <w:shd w:val="clear" w:color="auto" w:fill="C1E4F5" w:themeFill="accent1" w:themeFillTint="33"/>
            <w:tcMar>
              <w:top w:w="120" w:type="dxa"/>
              <w:left w:w="180" w:type="dxa"/>
              <w:bottom w:w="120" w:type="dxa"/>
              <w:right w:w="180" w:type="dxa"/>
            </w:tcMar>
            <w:hideMark/>
          </w:tcPr>
          <w:p w14:paraId="21C2A434" w14:textId="77777777" w:rsidR="00603700" w:rsidRPr="00C85CF5" w:rsidRDefault="00D355BB" w:rsidP="00603700">
            <w:pPr>
              <w:spacing w:before="30" w:after="30"/>
              <w:ind w:left="30" w:right="30"/>
              <w:rPr>
                <w:rFonts w:ascii="Calibri" w:eastAsia="Times New Roman" w:hAnsi="Calibri" w:cs="Calibri"/>
                <w:sz w:val="16"/>
              </w:rPr>
            </w:pPr>
            <w:hyperlink r:id="rId112"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432222B3" w14:textId="77777777" w:rsidR="00603700" w:rsidRPr="00C85CF5" w:rsidRDefault="00D355BB" w:rsidP="00603700">
            <w:pPr>
              <w:ind w:left="30" w:right="30"/>
              <w:rPr>
                <w:rFonts w:ascii="Calibri" w:eastAsia="Times New Roman" w:hAnsi="Calibri" w:cs="Calibri"/>
                <w:sz w:val="16"/>
              </w:rPr>
            </w:pPr>
            <w:hyperlink r:id="rId113" w:tgtFrame="_blank" w:history="1">
              <w:r w:rsidRPr="00C85CF5">
                <w:rPr>
                  <w:rFonts w:ascii="Calibri" w:eastAsia="Times New Roman" w:hAnsi="Calibri" w:cs="Calibri"/>
                  <w:color w:val="0000FF"/>
                  <w:sz w:val="16"/>
                  <w:u w:val="single"/>
                </w:rPr>
                <w:t>54_C_16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9A15A1"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Reputational damage.</w:t>
            </w:r>
          </w:p>
        </w:tc>
        <w:tc>
          <w:tcPr>
            <w:tcW w:w="6000" w:type="dxa"/>
          </w:tcPr>
          <w:p w14:paraId="253C8AD8"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[1] Dano à reputação.</w:t>
            </w:r>
          </w:p>
        </w:tc>
      </w:tr>
      <w:tr w:rsidR="00316532" w:rsidRPr="00C85CF5" w14:paraId="69C15177" w14:textId="77777777" w:rsidTr="51D65366">
        <w:tc>
          <w:tcPr>
            <w:tcW w:w="1353" w:type="dxa"/>
            <w:shd w:val="clear" w:color="auto" w:fill="C1E4F5" w:themeFill="accent1" w:themeFillTint="33"/>
            <w:tcMar>
              <w:top w:w="120" w:type="dxa"/>
              <w:left w:w="180" w:type="dxa"/>
              <w:bottom w:w="120" w:type="dxa"/>
              <w:right w:w="180" w:type="dxa"/>
            </w:tcMar>
            <w:hideMark/>
          </w:tcPr>
          <w:p w14:paraId="144085E2" w14:textId="77777777" w:rsidR="00603700" w:rsidRPr="00C85CF5" w:rsidRDefault="00D355BB" w:rsidP="00603700">
            <w:pPr>
              <w:spacing w:before="30" w:after="30"/>
              <w:ind w:left="30" w:right="30"/>
              <w:rPr>
                <w:rFonts w:ascii="Calibri" w:eastAsia="Times New Roman" w:hAnsi="Calibri" w:cs="Calibri"/>
                <w:sz w:val="16"/>
              </w:rPr>
            </w:pPr>
            <w:hyperlink r:id="rId114"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0A5CF7A3" w14:textId="77777777" w:rsidR="00603700" w:rsidRPr="00C85CF5" w:rsidRDefault="00D355BB" w:rsidP="00603700">
            <w:pPr>
              <w:ind w:left="30" w:right="30"/>
              <w:rPr>
                <w:rFonts w:ascii="Calibri" w:eastAsia="Times New Roman" w:hAnsi="Calibri" w:cs="Calibri"/>
                <w:sz w:val="16"/>
              </w:rPr>
            </w:pPr>
            <w:hyperlink r:id="rId115" w:tgtFrame="_blank" w:history="1">
              <w:r w:rsidRPr="00C85CF5">
                <w:rPr>
                  <w:rFonts w:ascii="Calibri" w:eastAsia="Times New Roman" w:hAnsi="Calibri" w:cs="Calibri"/>
                  <w:color w:val="0000FF"/>
                  <w:sz w:val="16"/>
                  <w:u w:val="single"/>
                </w:rPr>
                <w:t>55_C_16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94D519"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Fines and penalties.</w:t>
            </w:r>
          </w:p>
        </w:tc>
        <w:tc>
          <w:tcPr>
            <w:tcW w:w="6000" w:type="dxa"/>
          </w:tcPr>
          <w:p w14:paraId="07BFF25B"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[2] Multas e penalidades.</w:t>
            </w:r>
          </w:p>
        </w:tc>
      </w:tr>
      <w:tr w:rsidR="00316532" w:rsidRPr="00C85CF5" w14:paraId="410E60B1" w14:textId="77777777" w:rsidTr="51D65366">
        <w:tc>
          <w:tcPr>
            <w:tcW w:w="1353" w:type="dxa"/>
            <w:shd w:val="clear" w:color="auto" w:fill="C1E4F5" w:themeFill="accent1" w:themeFillTint="33"/>
            <w:tcMar>
              <w:top w:w="120" w:type="dxa"/>
              <w:left w:w="180" w:type="dxa"/>
              <w:bottom w:w="120" w:type="dxa"/>
              <w:right w:w="180" w:type="dxa"/>
            </w:tcMar>
            <w:hideMark/>
          </w:tcPr>
          <w:p w14:paraId="385F3C37" w14:textId="77777777" w:rsidR="00603700" w:rsidRPr="00C85CF5" w:rsidRDefault="00D355BB" w:rsidP="00603700">
            <w:pPr>
              <w:spacing w:before="30" w:after="30"/>
              <w:ind w:left="30" w:right="30"/>
              <w:rPr>
                <w:rFonts w:ascii="Calibri" w:eastAsia="Times New Roman" w:hAnsi="Calibri" w:cs="Calibri"/>
                <w:sz w:val="16"/>
              </w:rPr>
            </w:pPr>
            <w:hyperlink r:id="rId116"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3895D8BB" w14:textId="77777777" w:rsidR="00603700" w:rsidRPr="00C85CF5" w:rsidRDefault="00D355BB" w:rsidP="00603700">
            <w:pPr>
              <w:ind w:left="30" w:right="30"/>
              <w:rPr>
                <w:rFonts w:ascii="Calibri" w:eastAsia="Times New Roman" w:hAnsi="Calibri" w:cs="Calibri"/>
                <w:sz w:val="16"/>
              </w:rPr>
            </w:pPr>
            <w:hyperlink r:id="rId117" w:tgtFrame="_blank" w:history="1">
              <w:r w:rsidRPr="00C85CF5">
                <w:rPr>
                  <w:rFonts w:ascii="Calibri" w:eastAsia="Times New Roman" w:hAnsi="Calibri" w:cs="Calibri"/>
                  <w:color w:val="0000FF"/>
                  <w:sz w:val="16"/>
                  <w:u w:val="single"/>
                </w:rPr>
                <w:t>56_C_16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A85419"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Termination of employment.</w:t>
            </w:r>
          </w:p>
        </w:tc>
        <w:tc>
          <w:tcPr>
            <w:tcW w:w="6000" w:type="dxa"/>
          </w:tcPr>
          <w:p w14:paraId="3FAF3EF0"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[3] Demissão.</w:t>
            </w:r>
          </w:p>
        </w:tc>
      </w:tr>
      <w:tr w:rsidR="00316532" w:rsidRPr="00C85CF5" w14:paraId="08D5616B" w14:textId="77777777" w:rsidTr="51D65366">
        <w:tc>
          <w:tcPr>
            <w:tcW w:w="1353" w:type="dxa"/>
            <w:shd w:val="clear" w:color="auto" w:fill="C1E4F5" w:themeFill="accent1" w:themeFillTint="33"/>
            <w:tcMar>
              <w:top w:w="120" w:type="dxa"/>
              <w:left w:w="180" w:type="dxa"/>
              <w:bottom w:w="120" w:type="dxa"/>
              <w:right w:w="180" w:type="dxa"/>
            </w:tcMar>
            <w:hideMark/>
          </w:tcPr>
          <w:p w14:paraId="5FA04888" w14:textId="77777777" w:rsidR="00603700" w:rsidRPr="00C85CF5" w:rsidRDefault="00D355BB" w:rsidP="00603700">
            <w:pPr>
              <w:spacing w:before="30" w:after="30"/>
              <w:ind w:left="30" w:right="30"/>
              <w:rPr>
                <w:rFonts w:ascii="Calibri" w:eastAsia="Times New Roman" w:hAnsi="Calibri" w:cs="Calibri"/>
                <w:sz w:val="16"/>
              </w:rPr>
            </w:pPr>
            <w:hyperlink r:id="rId118"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230B6844" w14:textId="77777777" w:rsidR="00603700" w:rsidRPr="00C85CF5" w:rsidRDefault="00D355BB" w:rsidP="00603700">
            <w:pPr>
              <w:ind w:left="30" w:right="30"/>
              <w:rPr>
                <w:rFonts w:ascii="Calibri" w:eastAsia="Times New Roman" w:hAnsi="Calibri" w:cs="Calibri"/>
                <w:sz w:val="16"/>
              </w:rPr>
            </w:pPr>
            <w:hyperlink r:id="rId119" w:tgtFrame="_blank" w:history="1">
              <w:r w:rsidRPr="00C85CF5">
                <w:rPr>
                  <w:rFonts w:ascii="Calibri" w:eastAsia="Times New Roman" w:hAnsi="Calibri" w:cs="Calibri"/>
                  <w:color w:val="0000FF"/>
                  <w:sz w:val="16"/>
                  <w:u w:val="single"/>
                </w:rPr>
                <w:t>57_C_16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ABD0E6"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[4] Prison time.</w:t>
            </w:r>
          </w:p>
        </w:tc>
        <w:tc>
          <w:tcPr>
            <w:tcW w:w="6000" w:type="dxa"/>
          </w:tcPr>
          <w:p w14:paraId="6579B303" w14:textId="5F643DA9" w:rsidR="00603700" w:rsidRPr="00C85CF5" w:rsidRDefault="00D355BB" w:rsidP="0AF3A3EE">
            <w:pPr>
              <w:spacing w:before="100" w:beforeAutospacing="1" w:after="100" w:afterAutospacing="1"/>
              <w:ind w:left="30" w:right="30"/>
              <w:rPr>
                <w:rFonts w:ascii="Calibri" w:eastAsia="Times New Roman" w:hAnsi="Calibri" w:cs="Calibri"/>
              </w:rPr>
            </w:pPr>
            <w:r w:rsidRPr="0AF3A3EE">
              <w:rPr>
                <w:rFonts w:ascii="Calibri" w:eastAsia="Calibri" w:hAnsi="Calibri" w:cs="Calibri"/>
                <w:lang w:val="pt-BR"/>
              </w:rPr>
              <w:t xml:space="preserve">[4] </w:t>
            </w:r>
            <w:del w:id="74" w:author="Pelosi, Mariana" w:date="2025-12-18T14:20:00Z">
              <w:r w:rsidRPr="0AF3A3EE" w:rsidDel="00D355BB">
                <w:rPr>
                  <w:rFonts w:ascii="Calibri" w:eastAsia="Calibri" w:hAnsi="Calibri" w:cs="Calibri"/>
                  <w:lang w:val="pt-BR"/>
                </w:rPr>
                <w:delText>Pena de p</w:delText>
              </w:r>
            </w:del>
            <w:ins w:id="75" w:author="Pelosi, Mariana" w:date="2025-12-18T14:20:00Z">
              <w:r w:rsidR="2AA94E46" w:rsidRPr="0AF3A3EE">
                <w:rPr>
                  <w:rFonts w:ascii="Calibri" w:eastAsia="Calibri" w:hAnsi="Calibri" w:cs="Calibri"/>
                  <w:lang w:val="pt-BR"/>
                </w:rPr>
                <w:t>P</w:t>
              </w:r>
            </w:ins>
            <w:r w:rsidRPr="0AF3A3EE">
              <w:rPr>
                <w:rFonts w:ascii="Calibri" w:eastAsia="Calibri" w:hAnsi="Calibri" w:cs="Calibri"/>
                <w:lang w:val="pt-BR"/>
              </w:rPr>
              <w:t>risão.</w:t>
            </w:r>
          </w:p>
        </w:tc>
      </w:tr>
      <w:tr w:rsidR="00316532" w:rsidRPr="00C85CF5" w14:paraId="4AFCEF75" w14:textId="77777777" w:rsidTr="51D65366">
        <w:tc>
          <w:tcPr>
            <w:tcW w:w="1353" w:type="dxa"/>
            <w:shd w:val="clear" w:color="auto" w:fill="C1E4F5" w:themeFill="accent1" w:themeFillTint="33"/>
            <w:tcMar>
              <w:top w:w="120" w:type="dxa"/>
              <w:left w:w="180" w:type="dxa"/>
              <w:bottom w:w="120" w:type="dxa"/>
              <w:right w:w="180" w:type="dxa"/>
            </w:tcMar>
            <w:hideMark/>
          </w:tcPr>
          <w:p w14:paraId="7D070BDA" w14:textId="77777777" w:rsidR="00603700" w:rsidRPr="00C85CF5" w:rsidRDefault="00D355BB" w:rsidP="00603700">
            <w:pPr>
              <w:spacing w:before="30" w:after="30"/>
              <w:ind w:left="30" w:right="30"/>
              <w:rPr>
                <w:rFonts w:ascii="Calibri" w:eastAsia="Times New Roman" w:hAnsi="Calibri" w:cs="Calibri"/>
                <w:sz w:val="16"/>
              </w:rPr>
            </w:pPr>
            <w:hyperlink r:id="rId120"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125E9D10" w14:textId="77777777" w:rsidR="00603700" w:rsidRPr="00C85CF5" w:rsidRDefault="00D355BB" w:rsidP="00603700">
            <w:pPr>
              <w:ind w:left="30" w:right="30"/>
              <w:rPr>
                <w:rFonts w:ascii="Calibri" w:eastAsia="Times New Roman" w:hAnsi="Calibri" w:cs="Calibri"/>
                <w:sz w:val="16"/>
              </w:rPr>
            </w:pPr>
            <w:hyperlink r:id="rId121" w:tgtFrame="_blank" w:history="1">
              <w:r w:rsidRPr="00C85CF5">
                <w:rPr>
                  <w:rFonts w:ascii="Calibri" w:eastAsia="Times New Roman" w:hAnsi="Calibri" w:cs="Calibri"/>
                  <w:color w:val="0000FF"/>
                  <w:sz w:val="16"/>
                  <w:u w:val="single"/>
                </w:rPr>
                <w:t>58_C_16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BC33D2"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[5] All of the above.</w:t>
            </w:r>
          </w:p>
          <w:p w14:paraId="191CE44C" w14:textId="77777777" w:rsidR="0060370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Next</w:t>
            </w:r>
          </w:p>
        </w:tc>
        <w:tc>
          <w:tcPr>
            <w:tcW w:w="6000" w:type="dxa"/>
          </w:tcPr>
          <w:p w14:paraId="046EE565" w14:textId="77777777" w:rsidR="0060370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[5] Todas as opções anteriores.</w:t>
            </w:r>
          </w:p>
          <w:p w14:paraId="2D63067F" w14:textId="77777777" w:rsidR="00603700"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Próximo</w:t>
            </w:r>
          </w:p>
        </w:tc>
      </w:tr>
      <w:tr w:rsidR="00316532" w:rsidRPr="00C85CF5" w14:paraId="7738F49F" w14:textId="77777777" w:rsidTr="51D65366">
        <w:tc>
          <w:tcPr>
            <w:tcW w:w="1353" w:type="dxa"/>
            <w:shd w:val="clear" w:color="auto" w:fill="C1E4F5" w:themeFill="accent1" w:themeFillTint="33"/>
            <w:tcMar>
              <w:top w:w="120" w:type="dxa"/>
              <w:left w:w="180" w:type="dxa"/>
              <w:bottom w:w="120" w:type="dxa"/>
              <w:right w:w="180" w:type="dxa"/>
            </w:tcMar>
            <w:hideMark/>
          </w:tcPr>
          <w:p w14:paraId="647B339E" w14:textId="77777777" w:rsidR="0094318D" w:rsidRPr="00C85CF5" w:rsidRDefault="00D355BB" w:rsidP="0094318D">
            <w:pPr>
              <w:spacing w:before="30" w:after="30"/>
              <w:ind w:left="30" w:right="30"/>
              <w:rPr>
                <w:rFonts w:ascii="Calibri" w:eastAsia="Times New Roman" w:hAnsi="Calibri" w:cs="Calibri"/>
                <w:sz w:val="16"/>
              </w:rPr>
            </w:pPr>
            <w:r w:rsidRPr="00C85CF5">
              <w:rPr>
                <w:rFonts w:ascii="Calibri" w:eastAsia="Times New Roman" w:hAnsi="Calibri" w:cs="Calibri"/>
                <w:sz w:val="16"/>
              </w:rPr>
              <w:t>Screen 15</w:t>
            </w:r>
          </w:p>
          <w:p w14:paraId="6578259D" w14:textId="77777777" w:rsidR="0094318D" w:rsidRPr="00C85CF5" w:rsidRDefault="00D355BB" w:rsidP="0094318D">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3: Feedback</w:t>
            </w:r>
          </w:p>
          <w:p w14:paraId="4D47E37B" w14:textId="77777777" w:rsidR="0094318D" w:rsidRPr="00C85CF5" w:rsidRDefault="00D355BB" w:rsidP="0094318D">
            <w:pPr>
              <w:ind w:left="30" w:right="30"/>
              <w:rPr>
                <w:rFonts w:ascii="Calibri" w:eastAsia="Times New Roman" w:hAnsi="Calibri" w:cs="Calibri"/>
                <w:sz w:val="16"/>
              </w:rPr>
            </w:pPr>
            <w:r w:rsidRPr="00C85CF5">
              <w:rPr>
                <w:rFonts w:ascii="Calibri" w:eastAsia="Times New Roman" w:hAnsi="Calibri" w:cs="Calibri"/>
                <w:sz w:val="16"/>
              </w:rPr>
              <w:t>59_C_16</w:t>
            </w:r>
          </w:p>
        </w:tc>
        <w:tc>
          <w:tcPr>
            <w:tcW w:w="6000" w:type="dxa"/>
            <w:tcMar>
              <w:top w:w="120" w:type="dxa"/>
              <w:left w:w="180" w:type="dxa"/>
              <w:bottom w:w="120" w:type="dxa"/>
              <w:right w:w="180" w:type="dxa"/>
            </w:tcMar>
            <w:hideMark/>
          </w:tcPr>
          <w:p w14:paraId="59EED1A7"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39EDEA0E" w14:textId="7002DA57" w:rsidR="0094318D"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 xml:space="preserve">As consequências para pessoas físicas envolvidas em suborno e corrupção podem incluir dano à reputação, multas e penalidades, demissão e até mesmo </w:t>
            </w:r>
            <w:del w:id="76" w:author="Pelosi, Mariana" w:date="2025-12-18T14:20:00Z">
              <w:r w:rsidRPr="0AF3A3EE" w:rsidDel="00D355BB">
                <w:rPr>
                  <w:rFonts w:ascii="Calibri" w:eastAsia="Calibri" w:hAnsi="Calibri" w:cs="Calibri"/>
                  <w:lang w:val="pt-BR"/>
                </w:rPr>
                <w:delText>pena de</w:delText>
              </w:r>
              <w:r w:rsidRPr="0AF3A3EE" w:rsidDel="00C91EA5">
                <w:rPr>
                  <w:rFonts w:ascii="Calibri" w:eastAsia="Calibri" w:hAnsi="Calibri" w:cs="Calibri"/>
                  <w:lang w:val="pt-BR"/>
                </w:rPr>
                <w:delText> </w:delText>
              </w:r>
            </w:del>
            <w:r w:rsidRPr="0AF3A3EE">
              <w:rPr>
                <w:rFonts w:ascii="Calibri" w:eastAsia="Calibri" w:hAnsi="Calibri" w:cs="Calibri"/>
                <w:lang w:val="pt-BR"/>
              </w:rPr>
              <w:t>prisão.</w:t>
            </w:r>
          </w:p>
        </w:tc>
      </w:tr>
      <w:tr w:rsidR="00316532" w:rsidRPr="00C85CF5" w14:paraId="1C0A5532" w14:textId="77777777" w:rsidTr="51D65366">
        <w:tc>
          <w:tcPr>
            <w:tcW w:w="1353" w:type="dxa"/>
            <w:shd w:val="clear" w:color="auto" w:fill="C1E4F5" w:themeFill="accent1" w:themeFillTint="33"/>
            <w:tcMar>
              <w:top w:w="120" w:type="dxa"/>
              <w:left w:w="180" w:type="dxa"/>
              <w:bottom w:w="120" w:type="dxa"/>
              <w:right w:w="180" w:type="dxa"/>
            </w:tcMar>
            <w:hideMark/>
          </w:tcPr>
          <w:p w14:paraId="5F0D7A49" w14:textId="77777777" w:rsidR="0094318D" w:rsidRPr="00C85CF5" w:rsidRDefault="00D355BB" w:rsidP="0094318D">
            <w:pPr>
              <w:spacing w:before="30" w:after="30"/>
              <w:ind w:left="30" w:right="30"/>
              <w:rPr>
                <w:rFonts w:ascii="Calibri" w:eastAsia="Times New Roman" w:hAnsi="Calibri" w:cs="Calibri"/>
                <w:sz w:val="16"/>
              </w:rPr>
            </w:pPr>
            <w:hyperlink r:id="rId122"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23192C8C" w14:textId="77777777" w:rsidR="0094318D" w:rsidRPr="00C85CF5" w:rsidRDefault="00D355BB" w:rsidP="0094318D">
            <w:pPr>
              <w:ind w:left="30" w:right="30"/>
              <w:rPr>
                <w:rFonts w:ascii="Calibri" w:eastAsia="Times New Roman" w:hAnsi="Calibri" w:cs="Calibri"/>
                <w:sz w:val="16"/>
              </w:rPr>
            </w:pPr>
            <w:hyperlink r:id="rId123" w:tgtFrame="_blank" w:history="1">
              <w:r w:rsidRPr="00C85CF5">
                <w:rPr>
                  <w:rFonts w:ascii="Calibri" w:eastAsia="Times New Roman" w:hAnsi="Calibri" w:cs="Calibri"/>
                  <w:color w:val="0000FF"/>
                  <w:sz w:val="16"/>
                  <w:u w:val="single"/>
                </w:rPr>
                <w:t>60_C_16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CEAB29"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6E89157D" w14:textId="38F726CF" w:rsidR="0094318D" w:rsidRPr="00C85CF5" w:rsidRDefault="00D355BB" w:rsidP="0AF3A3EE">
            <w:pPr>
              <w:spacing w:before="100" w:beforeAutospacing="1" w:after="100" w:afterAutospacing="1"/>
              <w:ind w:left="30" w:right="30"/>
              <w:rPr>
                <w:rFonts w:ascii="Calibri" w:eastAsia="Times New Roman" w:hAnsi="Calibri" w:cs="Calibri"/>
              </w:rPr>
            </w:pPr>
            <w:r w:rsidRPr="0AF3A3EE">
              <w:rPr>
                <w:rFonts w:ascii="Calibri" w:eastAsia="Calibri" w:hAnsi="Calibri" w:cs="Calibri"/>
                <w:lang w:val="pt-BR"/>
              </w:rPr>
              <w:t>[4] Um</w:t>
            </w:r>
            <w:ins w:id="77" w:author="Pelosi, Mariana" w:date="2025-12-18T14:20:00Z">
              <w:r w:rsidR="5B599511" w:rsidRPr="0AF3A3EE">
                <w:rPr>
                  <w:rFonts w:ascii="Calibri" w:eastAsia="Calibri" w:hAnsi="Calibri" w:cs="Calibri"/>
                  <w:lang w:val="pt-BR"/>
                </w:rPr>
                <w:t>a</w:t>
              </w:r>
            </w:ins>
            <w:r w:rsidRPr="0AF3A3EE">
              <w:rPr>
                <w:rFonts w:ascii="Calibri" w:eastAsia="Calibri" w:hAnsi="Calibri" w:cs="Calibri"/>
                <w:lang w:val="pt-BR"/>
              </w:rPr>
              <w:t xml:space="preserve"> representante comercial também é proprietári</w:t>
            </w:r>
            <w:del w:id="78" w:author="Pelosi, Mariana" w:date="2025-12-18T14:20:00Z">
              <w:r w:rsidRPr="0AF3A3EE" w:rsidDel="00D355BB">
                <w:rPr>
                  <w:rFonts w:ascii="Calibri" w:eastAsia="Calibri" w:hAnsi="Calibri" w:cs="Calibri"/>
                  <w:lang w:val="pt-BR"/>
                </w:rPr>
                <w:delText>o</w:delText>
              </w:r>
            </w:del>
            <w:ins w:id="79" w:author="Pelosi, Mariana" w:date="2025-12-18T14:20:00Z">
              <w:r w:rsidR="5428FDB6" w:rsidRPr="0AF3A3EE">
                <w:rPr>
                  <w:rFonts w:ascii="Calibri" w:eastAsia="Calibri" w:hAnsi="Calibri" w:cs="Calibri"/>
                  <w:lang w:val="pt-BR"/>
                </w:rPr>
                <w:t>a</w:t>
              </w:r>
            </w:ins>
            <w:r w:rsidRPr="0AF3A3EE">
              <w:rPr>
                <w:rFonts w:ascii="Calibri" w:eastAsia="Calibri" w:hAnsi="Calibri" w:cs="Calibri"/>
                <w:lang w:val="pt-BR"/>
              </w:rPr>
              <w:t xml:space="preserve"> de</w:t>
            </w:r>
            <w:r w:rsidR="00C91EA5" w:rsidRPr="0AF3A3EE">
              <w:rPr>
                <w:rFonts w:ascii="Calibri" w:eastAsia="Calibri" w:hAnsi="Calibri" w:cs="Calibri"/>
                <w:lang w:val="pt-BR"/>
              </w:rPr>
              <w:t> </w:t>
            </w:r>
            <w:r w:rsidRPr="0AF3A3EE">
              <w:rPr>
                <w:rFonts w:ascii="Calibri" w:eastAsia="Calibri" w:hAnsi="Calibri" w:cs="Calibri"/>
                <w:lang w:val="pt-BR"/>
              </w:rPr>
              <w:t>uma pequena joalh</w:t>
            </w:r>
            <w:del w:id="80" w:author="Pelosi, Mariana" w:date="2025-12-18T14:20:00Z">
              <w:r w:rsidRPr="0AF3A3EE" w:rsidDel="00D355BB">
                <w:rPr>
                  <w:rFonts w:ascii="Calibri" w:eastAsia="Calibri" w:hAnsi="Calibri" w:cs="Calibri"/>
                  <w:lang w:val="pt-BR"/>
                </w:rPr>
                <w:delText>a</w:delText>
              </w:r>
            </w:del>
            <w:ins w:id="81" w:author="Pelosi, Mariana" w:date="2025-12-18T14:20:00Z">
              <w:r w:rsidR="5E413E06" w:rsidRPr="0AF3A3EE">
                <w:rPr>
                  <w:rFonts w:ascii="Calibri" w:eastAsia="Calibri" w:hAnsi="Calibri" w:cs="Calibri"/>
                  <w:lang w:val="pt-BR"/>
                </w:rPr>
                <w:t>e</w:t>
              </w:r>
            </w:ins>
            <w:r w:rsidRPr="0AF3A3EE">
              <w:rPr>
                <w:rFonts w:ascii="Calibri" w:eastAsia="Calibri" w:hAnsi="Calibri" w:cs="Calibri"/>
                <w:lang w:val="pt-BR"/>
              </w:rPr>
              <w:t xml:space="preserve">ria. Ela </w:t>
            </w:r>
            <w:del w:id="82" w:author="Pelosi, Mariana" w:date="2025-12-18T14:21:00Z">
              <w:r w:rsidRPr="0AF3A3EE" w:rsidDel="00D355BB">
                <w:rPr>
                  <w:rFonts w:ascii="Calibri" w:eastAsia="Calibri" w:hAnsi="Calibri" w:cs="Calibri"/>
                  <w:lang w:val="pt-BR"/>
                </w:rPr>
                <w:delText>crê</w:delText>
              </w:r>
            </w:del>
            <w:ins w:id="83" w:author="Pelosi, Mariana" w:date="2025-12-18T14:21:00Z">
              <w:r w:rsidR="3FAF4931" w:rsidRPr="0AF3A3EE">
                <w:rPr>
                  <w:rFonts w:ascii="Calibri" w:eastAsia="Calibri" w:hAnsi="Calibri" w:cs="Calibri"/>
                  <w:lang w:val="pt-BR"/>
                </w:rPr>
                <w:t>entende</w:t>
              </w:r>
            </w:ins>
            <w:r w:rsidRPr="0AF3A3EE">
              <w:rPr>
                <w:rFonts w:ascii="Calibri" w:eastAsia="Calibri" w:hAnsi="Calibri" w:cs="Calibri"/>
                <w:lang w:val="pt-BR"/>
              </w:rPr>
              <w:t xml:space="preserve"> que seria bom fornecer pequenos presentes da sua loja aos </w:t>
            </w:r>
            <w:del w:id="84" w:author="Pelosi, Mariana" w:date="2025-12-18T14:21:00Z">
              <w:r w:rsidRPr="0AF3A3EE" w:rsidDel="00D355BB">
                <w:rPr>
                  <w:rFonts w:ascii="Calibri" w:eastAsia="Calibri" w:hAnsi="Calibri" w:cs="Calibri"/>
                  <w:lang w:val="pt-BR"/>
                </w:rPr>
                <w:delText xml:space="preserve">HCPs </w:delText>
              </w:r>
            </w:del>
            <w:ins w:id="85" w:author="Pelosi, Mariana" w:date="2025-12-18T14:21:00Z">
              <w:r w:rsidR="70F8BCB4" w:rsidRPr="0AF3A3EE">
                <w:rPr>
                  <w:rFonts w:ascii="Calibri" w:eastAsia="Calibri" w:hAnsi="Calibri" w:cs="Calibri"/>
                  <w:lang w:val="pt-BR"/>
                </w:rPr>
                <w:t xml:space="preserve">profissionais de saúde </w:t>
              </w:r>
            </w:ins>
            <w:r w:rsidRPr="0AF3A3EE">
              <w:rPr>
                <w:rFonts w:ascii="Calibri" w:eastAsia="Calibri" w:hAnsi="Calibri" w:cs="Calibri"/>
                <w:lang w:val="pt-BR"/>
              </w:rPr>
              <w:t>que não têm prescrito produtos da Abbott recentemente. Isso está certo?</w:t>
            </w:r>
          </w:p>
        </w:tc>
      </w:tr>
      <w:tr w:rsidR="00316532" w:rsidRPr="00C85CF5" w14:paraId="3F211E9D" w14:textId="77777777" w:rsidTr="51D65366">
        <w:tc>
          <w:tcPr>
            <w:tcW w:w="1353" w:type="dxa"/>
            <w:shd w:val="clear" w:color="auto" w:fill="C1E4F5" w:themeFill="accent1" w:themeFillTint="33"/>
            <w:tcMar>
              <w:top w:w="120" w:type="dxa"/>
              <w:left w:w="180" w:type="dxa"/>
              <w:bottom w:w="120" w:type="dxa"/>
              <w:right w:w="180" w:type="dxa"/>
            </w:tcMar>
            <w:hideMark/>
          </w:tcPr>
          <w:p w14:paraId="53733182" w14:textId="77777777" w:rsidR="0094318D" w:rsidRPr="00C85CF5" w:rsidRDefault="00D355BB" w:rsidP="0094318D">
            <w:pPr>
              <w:spacing w:before="30" w:after="30"/>
              <w:ind w:left="30" w:right="30"/>
              <w:rPr>
                <w:rFonts w:ascii="Calibri" w:eastAsia="Times New Roman" w:hAnsi="Calibri" w:cs="Calibri"/>
                <w:sz w:val="16"/>
              </w:rPr>
            </w:pPr>
            <w:hyperlink r:id="rId124"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053F39F9" w14:textId="77777777" w:rsidR="0094318D" w:rsidRPr="00C85CF5" w:rsidRDefault="00D355BB" w:rsidP="0094318D">
            <w:pPr>
              <w:ind w:left="30" w:right="30"/>
              <w:rPr>
                <w:rFonts w:ascii="Calibri" w:eastAsia="Times New Roman" w:hAnsi="Calibri" w:cs="Calibri"/>
                <w:sz w:val="16"/>
              </w:rPr>
            </w:pPr>
            <w:hyperlink r:id="rId125" w:tgtFrame="_blank" w:history="1">
              <w:r w:rsidRPr="00C85CF5">
                <w:rPr>
                  <w:rFonts w:ascii="Calibri" w:eastAsia="Times New Roman" w:hAnsi="Calibri" w:cs="Calibri"/>
                  <w:color w:val="0000FF"/>
                  <w:sz w:val="16"/>
                  <w:u w:val="single"/>
                </w:rPr>
                <w:t>61_C_16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9FAE97"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Yes</w:t>
            </w:r>
          </w:p>
        </w:tc>
        <w:tc>
          <w:tcPr>
            <w:tcW w:w="6000" w:type="dxa"/>
          </w:tcPr>
          <w:p w14:paraId="39F9CC58"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[1] Sim</w:t>
            </w:r>
          </w:p>
        </w:tc>
      </w:tr>
      <w:tr w:rsidR="00316532" w:rsidRPr="00C85CF5" w14:paraId="31932723" w14:textId="77777777" w:rsidTr="51D65366">
        <w:tc>
          <w:tcPr>
            <w:tcW w:w="1353" w:type="dxa"/>
            <w:shd w:val="clear" w:color="auto" w:fill="C1E4F5" w:themeFill="accent1" w:themeFillTint="33"/>
            <w:tcMar>
              <w:top w:w="120" w:type="dxa"/>
              <w:left w:w="180" w:type="dxa"/>
              <w:bottom w:w="120" w:type="dxa"/>
              <w:right w:w="180" w:type="dxa"/>
            </w:tcMar>
            <w:hideMark/>
          </w:tcPr>
          <w:p w14:paraId="74A05449" w14:textId="77777777" w:rsidR="0094318D" w:rsidRPr="00C85CF5" w:rsidRDefault="00D355BB" w:rsidP="0094318D">
            <w:pPr>
              <w:spacing w:before="30" w:after="30"/>
              <w:ind w:left="30" w:right="30"/>
              <w:rPr>
                <w:rFonts w:ascii="Calibri" w:eastAsia="Times New Roman" w:hAnsi="Calibri" w:cs="Calibri"/>
                <w:sz w:val="16"/>
              </w:rPr>
            </w:pPr>
            <w:hyperlink r:id="rId126"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45CE59E6" w14:textId="77777777" w:rsidR="0094318D" w:rsidRPr="00C85CF5" w:rsidRDefault="00D355BB" w:rsidP="0094318D">
            <w:pPr>
              <w:ind w:left="30" w:right="30"/>
              <w:rPr>
                <w:rFonts w:ascii="Calibri" w:eastAsia="Times New Roman" w:hAnsi="Calibri" w:cs="Calibri"/>
                <w:sz w:val="16"/>
              </w:rPr>
            </w:pPr>
            <w:hyperlink r:id="rId127" w:tgtFrame="_blank" w:history="1">
              <w:r w:rsidRPr="00C85CF5">
                <w:rPr>
                  <w:rFonts w:ascii="Calibri" w:eastAsia="Times New Roman" w:hAnsi="Calibri" w:cs="Calibri"/>
                  <w:color w:val="0000FF"/>
                  <w:sz w:val="16"/>
                  <w:u w:val="single"/>
                </w:rPr>
                <w:t>62_C_16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5B9D41"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No</w:t>
            </w:r>
          </w:p>
          <w:p w14:paraId="0DAC9225"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Next</w:t>
            </w:r>
          </w:p>
        </w:tc>
        <w:tc>
          <w:tcPr>
            <w:tcW w:w="6000" w:type="dxa"/>
          </w:tcPr>
          <w:p w14:paraId="306F4C84"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[2] Não</w:t>
            </w:r>
          </w:p>
          <w:p w14:paraId="38D72AD6"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Próximo</w:t>
            </w:r>
          </w:p>
        </w:tc>
      </w:tr>
      <w:tr w:rsidR="00316532" w:rsidRPr="00C85CF5" w14:paraId="2CF84EB8" w14:textId="77777777" w:rsidTr="51D65366">
        <w:tc>
          <w:tcPr>
            <w:tcW w:w="1353" w:type="dxa"/>
            <w:shd w:val="clear" w:color="auto" w:fill="C1E4F5" w:themeFill="accent1" w:themeFillTint="33"/>
            <w:tcMar>
              <w:top w:w="120" w:type="dxa"/>
              <w:left w:w="180" w:type="dxa"/>
              <w:bottom w:w="120" w:type="dxa"/>
              <w:right w:w="180" w:type="dxa"/>
            </w:tcMar>
            <w:hideMark/>
          </w:tcPr>
          <w:p w14:paraId="755149EB" w14:textId="77777777" w:rsidR="0094318D" w:rsidRPr="00C85CF5" w:rsidRDefault="00D355BB" w:rsidP="0094318D">
            <w:pPr>
              <w:spacing w:before="30" w:after="30"/>
              <w:ind w:left="30" w:right="30"/>
              <w:rPr>
                <w:rFonts w:ascii="Calibri" w:eastAsia="Times New Roman" w:hAnsi="Calibri" w:cs="Calibri"/>
                <w:sz w:val="16"/>
              </w:rPr>
            </w:pPr>
            <w:r w:rsidRPr="00C85CF5">
              <w:rPr>
                <w:rFonts w:ascii="Calibri" w:eastAsia="Times New Roman" w:hAnsi="Calibri" w:cs="Calibri"/>
                <w:sz w:val="16"/>
              </w:rPr>
              <w:t>Screen 15</w:t>
            </w:r>
          </w:p>
          <w:p w14:paraId="4A8DC544" w14:textId="77777777" w:rsidR="0094318D" w:rsidRPr="00C85CF5" w:rsidRDefault="00D355BB" w:rsidP="0094318D">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4: Feedback</w:t>
            </w:r>
          </w:p>
          <w:p w14:paraId="3BD59626" w14:textId="77777777" w:rsidR="0094318D" w:rsidRPr="00C85CF5" w:rsidRDefault="00D355BB" w:rsidP="0094318D">
            <w:pPr>
              <w:ind w:left="30" w:right="30"/>
              <w:rPr>
                <w:rFonts w:ascii="Calibri" w:eastAsia="Times New Roman" w:hAnsi="Calibri" w:cs="Calibri"/>
                <w:sz w:val="16"/>
              </w:rPr>
            </w:pPr>
            <w:r w:rsidRPr="00C85CF5">
              <w:rPr>
                <w:rFonts w:ascii="Calibri" w:eastAsia="Times New Roman" w:hAnsi="Calibri" w:cs="Calibri"/>
                <w:sz w:val="16"/>
              </w:rPr>
              <w:t>63_C_16</w:t>
            </w:r>
          </w:p>
        </w:tc>
        <w:tc>
          <w:tcPr>
            <w:tcW w:w="6000" w:type="dxa"/>
            <w:tcMar>
              <w:top w:w="120" w:type="dxa"/>
              <w:left w:w="180" w:type="dxa"/>
              <w:bottom w:w="120" w:type="dxa"/>
              <w:right w:w="180" w:type="dxa"/>
            </w:tcMar>
            <w:hideMark/>
          </w:tcPr>
          <w:p w14:paraId="0BEDFE7C"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444883E2" w14:textId="7DADE74A" w:rsidR="0094318D" w:rsidRPr="00C85CF5" w:rsidRDefault="00D355BB" w:rsidP="0AF3A3EE">
            <w:pPr>
              <w:spacing w:before="100" w:beforeAutospacing="1" w:after="100" w:afterAutospacing="1"/>
              <w:ind w:left="30" w:right="30"/>
              <w:rPr>
                <w:rFonts w:ascii="Calibri" w:eastAsia="Times New Roman" w:hAnsi="Calibri" w:cs="Calibri"/>
                <w:lang w:val="pt-BR"/>
              </w:rPr>
            </w:pPr>
            <w:r w:rsidRPr="0AF3A3EE">
              <w:rPr>
                <w:rFonts w:ascii="Calibri" w:eastAsia="Calibri" w:hAnsi="Calibri" w:cs="Calibri"/>
                <w:lang w:val="pt-BR"/>
              </w:rPr>
              <w:t>A política da Abbott proíbe presentes a profissionais de</w:t>
            </w:r>
            <w:r w:rsidR="00C91EA5" w:rsidRPr="0AF3A3EE">
              <w:rPr>
                <w:rFonts w:ascii="Calibri" w:eastAsia="Calibri" w:hAnsi="Calibri" w:cs="Calibri"/>
                <w:lang w:val="pt-BR"/>
              </w:rPr>
              <w:t> </w:t>
            </w:r>
            <w:r w:rsidRPr="0AF3A3EE">
              <w:rPr>
                <w:rFonts w:ascii="Calibri" w:eastAsia="Calibri" w:hAnsi="Calibri" w:cs="Calibri"/>
                <w:lang w:val="pt-BR"/>
              </w:rPr>
              <w:t xml:space="preserve">saúde, pois </w:t>
            </w:r>
            <w:ins w:id="86" w:author="Pelosi, Mariana" w:date="2025-12-18T14:21:00Z">
              <w:r w:rsidR="4D0768DD" w:rsidRPr="0AF3A3EE">
                <w:rPr>
                  <w:rFonts w:ascii="Calibri" w:eastAsia="Calibri" w:hAnsi="Calibri" w:cs="Calibri"/>
                  <w:lang w:val="pt-BR"/>
                </w:rPr>
                <w:t>a</w:t>
              </w:r>
            </w:ins>
            <w:del w:id="87" w:author="Pelosi, Mariana" w:date="2025-12-18T14:21:00Z">
              <w:r w:rsidRPr="0AF3A3EE" w:rsidDel="00D355BB">
                <w:rPr>
                  <w:rFonts w:ascii="Calibri" w:eastAsia="Calibri" w:hAnsi="Calibri" w:cs="Calibri"/>
                  <w:lang w:val="pt-BR"/>
                </w:rPr>
                <w:delText>o</w:delText>
              </w:r>
            </w:del>
            <w:r w:rsidRPr="0AF3A3EE">
              <w:rPr>
                <w:rFonts w:ascii="Calibri" w:eastAsia="Calibri" w:hAnsi="Calibri" w:cs="Calibri"/>
                <w:lang w:val="pt-BR"/>
              </w:rPr>
              <w:t xml:space="preserve"> representante de vendas atua como representante da Abbott. Os presentes são proibidos, mesmo que ela os esteja pagando. O fornecimento de</w:t>
            </w:r>
            <w:r w:rsidR="00C91EA5" w:rsidRPr="0AF3A3EE">
              <w:rPr>
                <w:rFonts w:ascii="Calibri" w:eastAsia="Calibri" w:hAnsi="Calibri" w:cs="Calibri"/>
                <w:lang w:val="pt-BR"/>
              </w:rPr>
              <w:t> </w:t>
            </w:r>
            <w:r w:rsidRPr="0AF3A3EE">
              <w:rPr>
                <w:rFonts w:ascii="Calibri" w:eastAsia="Calibri" w:hAnsi="Calibri" w:cs="Calibri"/>
                <w:lang w:val="pt-BR"/>
              </w:rPr>
              <w:t>presentes também pode ser visto como um suborno para negócios futuros.</w:t>
            </w:r>
          </w:p>
        </w:tc>
      </w:tr>
      <w:tr w:rsidR="00316532" w:rsidRPr="00C85CF5" w14:paraId="58D13D66" w14:textId="77777777" w:rsidTr="51D65366">
        <w:tc>
          <w:tcPr>
            <w:tcW w:w="1353" w:type="dxa"/>
            <w:shd w:val="clear" w:color="auto" w:fill="C1E4F5" w:themeFill="accent1" w:themeFillTint="33"/>
            <w:tcMar>
              <w:top w:w="120" w:type="dxa"/>
              <w:left w:w="180" w:type="dxa"/>
              <w:bottom w:w="120" w:type="dxa"/>
              <w:right w:w="180" w:type="dxa"/>
            </w:tcMar>
            <w:hideMark/>
          </w:tcPr>
          <w:p w14:paraId="4CF0A59C" w14:textId="77777777" w:rsidR="0094318D" w:rsidRPr="00C85CF5" w:rsidRDefault="00D355BB" w:rsidP="0094318D">
            <w:pPr>
              <w:spacing w:before="30" w:after="30"/>
              <w:ind w:left="30" w:right="30"/>
              <w:rPr>
                <w:rFonts w:ascii="Calibri" w:eastAsia="Times New Roman" w:hAnsi="Calibri" w:cs="Calibri"/>
                <w:sz w:val="16"/>
              </w:rPr>
            </w:pPr>
            <w:hyperlink r:id="rId128"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470E376D" w14:textId="77777777" w:rsidR="0094318D" w:rsidRPr="00C85CF5" w:rsidRDefault="00D355BB" w:rsidP="0094318D">
            <w:pPr>
              <w:ind w:left="30" w:right="30"/>
              <w:rPr>
                <w:rFonts w:ascii="Calibri" w:eastAsia="Times New Roman" w:hAnsi="Calibri" w:cs="Calibri"/>
                <w:sz w:val="16"/>
              </w:rPr>
            </w:pPr>
            <w:hyperlink r:id="rId129" w:tgtFrame="_blank" w:history="1">
              <w:r w:rsidRPr="00C85CF5">
                <w:rPr>
                  <w:rFonts w:ascii="Calibri" w:eastAsia="Times New Roman" w:hAnsi="Calibri" w:cs="Calibri"/>
                  <w:color w:val="0000FF"/>
                  <w:sz w:val="16"/>
                  <w:u w:val="single"/>
                </w:rPr>
                <w:t>64_C_16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711DB4"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198D3259"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[5] Um gerente de vendas recebe uma ligação de um contato de uma empresa concorrente. O concorrente afirma que uma equipe de vendas terceirizada contratada pela Abbott em um novo mercado ofereceria refeições luxuosas aos clientes que escolhem os produtos da Abbott em vez dos concorrentes. Qual é a ação apropriada?</w:t>
            </w:r>
          </w:p>
        </w:tc>
      </w:tr>
      <w:tr w:rsidR="00316532" w:rsidRPr="00C85CF5" w14:paraId="202ECD8F" w14:textId="77777777" w:rsidTr="51D65366">
        <w:tc>
          <w:tcPr>
            <w:tcW w:w="1353" w:type="dxa"/>
            <w:shd w:val="clear" w:color="auto" w:fill="C1E4F5" w:themeFill="accent1" w:themeFillTint="33"/>
            <w:tcMar>
              <w:top w:w="120" w:type="dxa"/>
              <w:left w:w="180" w:type="dxa"/>
              <w:bottom w:w="120" w:type="dxa"/>
              <w:right w:w="180" w:type="dxa"/>
            </w:tcMar>
            <w:hideMark/>
          </w:tcPr>
          <w:p w14:paraId="6E2D4D51" w14:textId="77777777" w:rsidR="0094318D" w:rsidRPr="00C85CF5" w:rsidRDefault="00D355BB" w:rsidP="0094318D">
            <w:pPr>
              <w:spacing w:before="30" w:after="30"/>
              <w:ind w:left="30" w:right="30"/>
              <w:rPr>
                <w:rFonts w:ascii="Calibri" w:eastAsia="Times New Roman" w:hAnsi="Calibri" w:cs="Calibri"/>
                <w:sz w:val="16"/>
              </w:rPr>
            </w:pPr>
            <w:hyperlink r:id="rId130"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5AFBFF68" w14:textId="77777777" w:rsidR="0094318D" w:rsidRPr="00C85CF5" w:rsidRDefault="00D355BB" w:rsidP="0094318D">
            <w:pPr>
              <w:ind w:left="30" w:right="30"/>
              <w:rPr>
                <w:rFonts w:ascii="Calibri" w:eastAsia="Times New Roman" w:hAnsi="Calibri" w:cs="Calibri"/>
                <w:sz w:val="16"/>
              </w:rPr>
            </w:pPr>
            <w:hyperlink r:id="rId131" w:tgtFrame="_blank" w:history="1">
              <w:r w:rsidRPr="00C85CF5">
                <w:rPr>
                  <w:rFonts w:ascii="Calibri" w:eastAsia="Times New Roman" w:hAnsi="Calibri" w:cs="Calibri"/>
                  <w:color w:val="0000FF"/>
                  <w:sz w:val="16"/>
                  <w:u w:val="single"/>
                </w:rPr>
                <w:t>65_C_16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8210AD"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Do nothing, since the information came from a competitor.</w:t>
            </w:r>
          </w:p>
        </w:tc>
        <w:tc>
          <w:tcPr>
            <w:tcW w:w="6000" w:type="dxa"/>
          </w:tcPr>
          <w:p w14:paraId="68C672CB" w14:textId="77777777" w:rsidR="0094318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 Não fazer nada, uma vez que a informação veio de um concorrente.</w:t>
            </w:r>
          </w:p>
        </w:tc>
      </w:tr>
      <w:tr w:rsidR="00316532" w:rsidRPr="00C85CF5" w14:paraId="7F433572" w14:textId="77777777" w:rsidTr="51D65366">
        <w:tc>
          <w:tcPr>
            <w:tcW w:w="1353" w:type="dxa"/>
            <w:shd w:val="clear" w:color="auto" w:fill="C1E4F5" w:themeFill="accent1" w:themeFillTint="33"/>
            <w:tcMar>
              <w:top w:w="120" w:type="dxa"/>
              <w:left w:w="180" w:type="dxa"/>
              <w:bottom w:w="120" w:type="dxa"/>
              <w:right w:w="180" w:type="dxa"/>
            </w:tcMar>
            <w:hideMark/>
          </w:tcPr>
          <w:p w14:paraId="3E90AB6F" w14:textId="77777777" w:rsidR="0094318D" w:rsidRPr="00C85CF5" w:rsidRDefault="00D355BB" w:rsidP="0094318D">
            <w:pPr>
              <w:spacing w:before="30" w:after="30"/>
              <w:ind w:left="30" w:right="30"/>
              <w:rPr>
                <w:rFonts w:ascii="Calibri" w:eastAsia="Times New Roman" w:hAnsi="Calibri" w:cs="Calibri"/>
                <w:sz w:val="16"/>
              </w:rPr>
            </w:pPr>
            <w:hyperlink r:id="rId132"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4F0D9BE9" w14:textId="77777777" w:rsidR="0094318D" w:rsidRPr="00C85CF5" w:rsidRDefault="00D355BB" w:rsidP="0094318D">
            <w:pPr>
              <w:ind w:left="30" w:right="30"/>
              <w:rPr>
                <w:rFonts w:ascii="Calibri" w:eastAsia="Times New Roman" w:hAnsi="Calibri" w:cs="Calibri"/>
                <w:sz w:val="16"/>
              </w:rPr>
            </w:pPr>
            <w:hyperlink r:id="rId133" w:tgtFrame="_blank" w:history="1">
              <w:r w:rsidRPr="00C85CF5">
                <w:rPr>
                  <w:rFonts w:ascii="Calibri" w:eastAsia="Times New Roman" w:hAnsi="Calibri" w:cs="Calibri"/>
                  <w:color w:val="0000FF"/>
                  <w:sz w:val="16"/>
                  <w:u w:val="single"/>
                </w:rPr>
                <w:t>66_C_16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232AA3"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Do nothing, because lavish meals are common in that market.</w:t>
            </w:r>
          </w:p>
        </w:tc>
        <w:tc>
          <w:tcPr>
            <w:tcW w:w="6000" w:type="dxa"/>
          </w:tcPr>
          <w:p w14:paraId="582785C2" w14:textId="77777777" w:rsidR="0094318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[2] Não faça nada, pois refeições luxuosas são comuns nesse mercado.</w:t>
            </w:r>
          </w:p>
        </w:tc>
      </w:tr>
      <w:tr w:rsidR="00316532" w:rsidRPr="00C85CF5" w14:paraId="1F0C1406" w14:textId="77777777" w:rsidTr="51D65366">
        <w:tc>
          <w:tcPr>
            <w:tcW w:w="1353" w:type="dxa"/>
            <w:shd w:val="clear" w:color="auto" w:fill="C1E4F5" w:themeFill="accent1" w:themeFillTint="33"/>
            <w:tcMar>
              <w:top w:w="120" w:type="dxa"/>
              <w:left w:w="180" w:type="dxa"/>
              <w:bottom w:w="120" w:type="dxa"/>
              <w:right w:w="180" w:type="dxa"/>
            </w:tcMar>
            <w:hideMark/>
          </w:tcPr>
          <w:p w14:paraId="50664BAD" w14:textId="77777777" w:rsidR="0094318D" w:rsidRPr="00C85CF5" w:rsidRDefault="00D355BB" w:rsidP="0094318D">
            <w:pPr>
              <w:spacing w:before="30" w:after="30"/>
              <w:ind w:left="30" w:right="30"/>
              <w:rPr>
                <w:rFonts w:ascii="Calibri" w:eastAsia="Times New Roman" w:hAnsi="Calibri" w:cs="Calibri"/>
                <w:sz w:val="16"/>
              </w:rPr>
            </w:pPr>
            <w:hyperlink r:id="rId134"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7F721006" w14:textId="77777777" w:rsidR="0094318D" w:rsidRPr="00C85CF5" w:rsidRDefault="00D355BB" w:rsidP="0094318D">
            <w:pPr>
              <w:ind w:left="30" w:right="30"/>
              <w:rPr>
                <w:rFonts w:ascii="Calibri" w:eastAsia="Times New Roman" w:hAnsi="Calibri" w:cs="Calibri"/>
                <w:sz w:val="16"/>
              </w:rPr>
            </w:pPr>
            <w:hyperlink r:id="rId135" w:tgtFrame="_blank" w:history="1">
              <w:r w:rsidRPr="00C85CF5">
                <w:rPr>
                  <w:rFonts w:ascii="Calibri" w:eastAsia="Times New Roman" w:hAnsi="Calibri" w:cs="Calibri"/>
                  <w:color w:val="0000FF"/>
                  <w:sz w:val="16"/>
                  <w:u w:val="single"/>
                </w:rPr>
                <w:t>67_C_16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DDB0C3"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Report the matter immediately to the Office of Ethics and Compliance (OEC).</w:t>
            </w:r>
          </w:p>
        </w:tc>
        <w:tc>
          <w:tcPr>
            <w:tcW w:w="6000" w:type="dxa"/>
          </w:tcPr>
          <w:p w14:paraId="34D308F9" w14:textId="0EF6B19F" w:rsidR="0094318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[3] Comunique imediatamente o assunto ao Escritório de</w:t>
            </w:r>
            <w:r w:rsidR="00C91EA5">
              <w:rPr>
                <w:rFonts w:ascii="Calibri" w:eastAsia="Calibri" w:hAnsi="Calibri" w:cs="Calibri"/>
                <w:lang w:val="pt-BR"/>
              </w:rPr>
              <w:t> </w:t>
            </w:r>
            <w:r w:rsidRPr="00C85CF5">
              <w:rPr>
                <w:rFonts w:ascii="Calibri" w:eastAsia="Calibri" w:hAnsi="Calibri" w:cs="Calibri"/>
                <w:lang w:val="pt-BR"/>
              </w:rPr>
              <w:t>Ética e Conformidade (OEC).</w:t>
            </w:r>
          </w:p>
        </w:tc>
      </w:tr>
      <w:tr w:rsidR="00316532" w:rsidRPr="00C85CF5" w14:paraId="2FFE8ABE" w14:textId="77777777" w:rsidTr="51D65366">
        <w:tc>
          <w:tcPr>
            <w:tcW w:w="1353" w:type="dxa"/>
            <w:shd w:val="clear" w:color="auto" w:fill="C1E4F5" w:themeFill="accent1" w:themeFillTint="33"/>
            <w:tcMar>
              <w:top w:w="120" w:type="dxa"/>
              <w:left w:w="180" w:type="dxa"/>
              <w:bottom w:w="120" w:type="dxa"/>
              <w:right w:w="180" w:type="dxa"/>
            </w:tcMar>
            <w:hideMark/>
          </w:tcPr>
          <w:p w14:paraId="2D68DC4F" w14:textId="77777777" w:rsidR="0094318D" w:rsidRPr="00C85CF5" w:rsidRDefault="00D355BB" w:rsidP="0094318D">
            <w:pPr>
              <w:spacing w:before="30" w:after="30"/>
              <w:ind w:left="30" w:right="30"/>
              <w:rPr>
                <w:rFonts w:ascii="Calibri" w:eastAsia="Times New Roman" w:hAnsi="Calibri" w:cs="Calibri"/>
                <w:sz w:val="16"/>
              </w:rPr>
            </w:pPr>
            <w:hyperlink r:id="rId136"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2AD88A08" w14:textId="77777777" w:rsidR="0094318D" w:rsidRPr="00C85CF5" w:rsidRDefault="00D355BB" w:rsidP="0094318D">
            <w:pPr>
              <w:ind w:left="30" w:right="30"/>
              <w:rPr>
                <w:rFonts w:ascii="Calibri" w:eastAsia="Times New Roman" w:hAnsi="Calibri" w:cs="Calibri"/>
                <w:sz w:val="16"/>
              </w:rPr>
            </w:pPr>
            <w:hyperlink r:id="rId137" w:tgtFrame="_blank" w:history="1">
              <w:r w:rsidRPr="00C85CF5">
                <w:rPr>
                  <w:rFonts w:ascii="Calibri" w:eastAsia="Times New Roman" w:hAnsi="Calibri" w:cs="Calibri"/>
                  <w:color w:val="0000FF"/>
                  <w:sz w:val="16"/>
                  <w:u w:val="single"/>
                </w:rPr>
                <w:t>68_C_16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342BBF"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[4] Research alternative distributors in case the claim is true.</w:t>
            </w:r>
          </w:p>
          <w:p w14:paraId="7C7F2C3A"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Next</w:t>
            </w:r>
          </w:p>
        </w:tc>
        <w:tc>
          <w:tcPr>
            <w:tcW w:w="6000" w:type="dxa"/>
          </w:tcPr>
          <w:p w14:paraId="35D0B837" w14:textId="77777777" w:rsidR="0094318D"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[4] Pesquise distribuidores alternativos, caso a alegação seja verdadeira.</w:t>
            </w:r>
          </w:p>
          <w:p w14:paraId="2337D54C" w14:textId="77777777" w:rsidR="0094318D"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lastRenderedPageBreak/>
              <w:t>Próximo</w:t>
            </w:r>
          </w:p>
        </w:tc>
      </w:tr>
      <w:tr w:rsidR="00316532" w:rsidRPr="00C85CF5" w14:paraId="3FDB88DB" w14:textId="77777777" w:rsidTr="51D65366">
        <w:tc>
          <w:tcPr>
            <w:tcW w:w="1353" w:type="dxa"/>
            <w:shd w:val="clear" w:color="auto" w:fill="C1E4F5" w:themeFill="accent1" w:themeFillTint="33"/>
            <w:tcMar>
              <w:top w:w="120" w:type="dxa"/>
              <w:left w:w="180" w:type="dxa"/>
              <w:bottom w:w="120" w:type="dxa"/>
              <w:right w:w="180" w:type="dxa"/>
            </w:tcMar>
            <w:hideMark/>
          </w:tcPr>
          <w:p w14:paraId="531D7576" w14:textId="77777777" w:rsidR="00807D7F" w:rsidRPr="00C85CF5" w:rsidRDefault="00D355BB" w:rsidP="00807D7F">
            <w:pPr>
              <w:spacing w:before="30" w:after="30"/>
              <w:ind w:left="30" w:right="30"/>
              <w:rPr>
                <w:rFonts w:ascii="Calibri" w:eastAsia="Times New Roman" w:hAnsi="Calibri" w:cs="Calibri"/>
                <w:sz w:val="16"/>
              </w:rPr>
            </w:pPr>
            <w:r w:rsidRPr="00C85CF5">
              <w:rPr>
                <w:rFonts w:ascii="Calibri" w:eastAsia="Times New Roman" w:hAnsi="Calibri" w:cs="Calibri"/>
                <w:sz w:val="16"/>
              </w:rPr>
              <w:lastRenderedPageBreak/>
              <w:t>Screen 15</w:t>
            </w:r>
          </w:p>
          <w:p w14:paraId="2C3012ED" w14:textId="77777777" w:rsidR="00807D7F" w:rsidRPr="00C85CF5" w:rsidRDefault="00D355BB" w:rsidP="00807D7F">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5: Feedback</w:t>
            </w:r>
          </w:p>
          <w:p w14:paraId="4B52C685" w14:textId="77777777" w:rsidR="00807D7F" w:rsidRPr="00C85CF5" w:rsidRDefault="00D355BB" w:rsidP="00807D7F">
            <w:pPr>
              <w:ind w:left="30" w:right="30"/>
              <w:rPr>
                <w:rFonts w:ascii="Calibri" w:eastAsia="Times New Roman" w:hAnsi="Calibri" w:cs="Calibri"/>
                <w:sz w:val="16"/>
              </w:rPr>
            </w:pPr>
            <w:r w:rsidRPr="00C85CF5">
              <w:rPr>
                <w:rFonts w:ascii="Calibri" w:eastAsia="Times New Roman" w:hAnsi="Calibri" w:cs="Calibri"/>
                <w:sz w:val="16"/>
              </w:rPr>
              <w:t>69_C_16</w:t>
            </w:r>
          </w:p>
        </w:tc>
        <w:tc>
          <w:tcPr>
            <w:tcW w:w="6000" w:type="dxa"/>
            <w:tcMar>
              <w:top w:w="120" w:type="dxa"/>
              <w:left w:w="180" w:type="dxa"/>
              <w:bottom w:w="120" w:type="dxa"/>
              <w:right w:w="180" w:type="dxa"/>
            </w:tcMar>
            <w:hideMark/>
          </w:tcPr>
          <w:p w14:paraId="4196AD8A" w14:textId="77777777" w:rsidR="00807D7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4C8C5D13" w14:textId="77777777" w:rsidR="00807D7F"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Você deve comunicar imediatamente a alegação ao Escritório de Ética e Conformidade (OEC) para que ela possa ser devidamente investigada, mesmo que a informação tenha sido fornecida por um concorrente.</w:t>
            </w:r>
          </w:p>
        </w:tc>
      </w:tr>
      <w:tr w:rsidR="00316532" w:rsidRPr="00C85CF5" w14:paraId="72247BBC" w14:textId="77777777" w:rsidTr="51D65366">
        <w:tc>
          <w:tcPr>
            <w:tcW w:w="1353" w:type="dxa"/>
            <w:shd w:val="clear" w:color="auto" w:fill="C1E4F5" w:themeFill="accent1" w:themeFillTint="33"/>
            <w:tcMar>
              <w:top w:w="120" w:type="dxa"/>
              <w:left w:w="180" w:type="dxa"/>
              <w:bottom w:w="120" w:type="dxa"/>
              <w:right w:w="180" w:type="dxa"/>
            </w:tcMar>
            <w:hideMark/>
          </w:tcPr>
          <w:p w14:paraId="641E0310" w14:textId="77777777" w:rsidR="00807D7F" w:rsidRPr="00C85CF5" w:rsidRDefault="00D355BB" w:rsidP="00807D7F">
            <w:pPr>
              <w:spacing w:before="30" w:after="30"/>
              <w:ind w:left="30" w:right="30"/>
              <w:rPr>
                <w:rFonts w:ascii="Calibri" w:eastAsia="Times New Roman" w:hAnsi="Calibri" w:cs="Calibri"/>
                <w:sz w:val="16"/>
              </w:rPr>
            </w:pPr>
            <w:hyperlink r:id="rId138"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6E685DEB" w14:textId="77777777" w:rsidR="00807D7F" w:rsidRPr="00C85CF5" w:rsidRDefault="00D355BB" w:rsidP="00807D7F">
            <w:pPr>
              <w:ind w:left="30" w:right="30"/>
              <w:rPr>
                <w:rFonts w:ascii="Calibri" w:eastAsia="Times New Roman" w:hAnsi="Calibri" w:cs="Calibri"/>
                <w:sz w:val="16"/>
              </w:rPr>
            </w:pPr>
            <w:hyperlink r:id="rId139" w:tgtFrame="_blank" w:history="1">
              <w:r w:rsidRPr="00C85CF5">
                <w:rPr>
                  <w:rFonts w:ascii="Calibri" w:eastAsia="Times New Roman" w:hAnsi="Calibri" w:cs="Calibri"/>
                  <w:color w:val="0000FF"/>
                  <w:sz w:val="16"/>
                  <w:u w:val="single"/>
                </w:rPr>
                <w:t>70_C_16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E7E9CC" w14:textId="77777777" w:rsidR="00807D7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40010077" w14:textId="77777777" w:rsidR="00807D7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What is the appropriate action?</w:t>
            </w:r>
          </w:p>
        </w:tc>
        <w:tc>
          <w:tcPr>
            <w:tcW w:w="6000" w:type="dxa"/>
          </w:tcPr>
          <w:p w14:paraId="017BA868" w14:textId="7A98AFA4" w:rsidR="00807D7F" w:rsidRPr="00C85CF5" w:rsidRDefault="00D355BB" w:rsidP="7863DB48">
            <w:pPr>
              <w:spacing w:beforeAutospacing="1" w:afterAutospacing="1" w:line="259" w:lineRule="auto"/>
              <w:ind w:left="30" w:right="30"/>
              <w:rPr>
                <w:rFonts w:ascii="Calibri" w:eastAsia="Times New Roman" w:hAnsi="Calibri" w:cs="Calibri"/>
                <w:lang w:val="pt-BR"/>
              </w:rPr>
            </w:pPr>
            <w:r w:rsidRPr="7863DB48">
              <w:rPr>
                <w:rFonts w:ascii="Calibri" w:eastAsia="Calibri" w:hAnsi="Calibri" w:cs="Calibri"/>
                <w:lang w:val="pt-BR"/>
              </w:rPr>
              <w:t xml:space="preserve">[6] Uma agência de viagens está organizando viagens para profissionais de saúde (HCPs) que prestam serviços de </w:t>
            </w:r>
            <w:del w:id="88" w:author="Pelosi, Mariana" w:date="2025-12-18T16:09:00Z">
              <w:r w:rsidRPr="7863DB48" w:rsidDel="00D355BB">
                <w:rPr>
                  <w:rFonts w:ascii="Calibri" w:eastAsia="Calibri" w:hAnsi="Calibri" w:cs="Calibri"/>
                  <w:lang w:val="pt-BR"/>
                </w:rPr>
                <w:delText>supervisão</w:delText>
              </w:r>
            </w:del>
            <w:ins w:id="89" w:author="Pelosi, Mariana" w:date="2025-12-18T16:09:00Z">
              <w:r w:rsidR="691335A4" w:rsidRPr="7863DB48">
                <w:rPr>
                  <w:rFonts w:ascii="Calibri" w:eastAsia="Calibri" w:hAnsi="Calibri" w:cs="Calibri"/>
                  <w:lang w:val="pt-BR"/>
                </w:rPr>
                <w:t>pro</w:t>
              </w:r>
            </w:ins>
            <w:ins w:id="90" w:author="Pelosi, Mariana" w:date="2025-12-18T16:10:00Z">
              <w:r w:rsidR="691335A4" w:rsidRPr="7863DB48">
                <w:rPr>
                  <w:rFonts w:ascii="Calibri" w:eastAsia="Calibri" w:hAnsi="Calibri" w:cs="Calibri"/>
                  <w:lang w:val="pt-BR"/>
                </w:rPr>
                <w:t>ctoria</w:t>
              </w:r>
            </w:ins>
            <w:r w:rsidRPr="7863DB48">
              <w:rPr>
                <w:rFonts w:ascii="Calibri" w:eastAsia="Calibri" w:hAnsi="Calibri" w:cs="Calibri"/>
                <w:lang w:val="pt-BR"/>
              </w:rPr>
              <w:t xml:space="preserve"> para a Abbott. Ao analisar os recibos enviados, foram encontradas discrepâncias: o total não corresponde ao pedido de reembolso e alguns recibos não contêm detalhes importantes, como as datas da viagem.</w:t>
            </w:r>
          </w:p>
          <w:p w14:paraId="7FF842B8" w14:textId="77777777" w:rsidR="00807D7F"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Qual é a ação apropriada?</w:t>
            </w:r>
          </w:p>
        </w:tc>
      </w:tr>
      <w:tr w:rsidR="00316532" w:rsidRPr="00C85CF5" w14:paraId="64FD42A5" w14:textId="77777777" w:rsidTr="51D65366">
        <w:tc>
          <w:tcPr>
            <w:tcW w:w="1353" w:type="dxa"/>
            <w:shd w:val="clear" w:color="auto" w:fill="C1E4F5" w:themeFill="accent1" w:themeFillTint="33"/>
            <w:tcMar>
              <w:top w:w="120" w:type="dxa"/>
              <w:left w:w="180" w:type="dxa"/>
              <w:bottom w:w="120" w:type="dxa"/>
              <w:right w:w="180" w:type="dxa"/>
            </w:tcMar>
            <w:hideMark/>
          </w:tcPr>
          <w:p w14:paraId="7CABE071" w14:textId="77777777" w:rsidR="00807D7F" w:rsidRPr="00C85CF5" w:rsidRDefault="00D355BB" w:rsidP="00807D7F">
            <w:pPr>
              <w:spacing w:before="30" w:after="30"/>
              <w:ind w:left="30" w:right="30"/>
              <w:rPr>
                <w:rFonts w:ascii="Calibri" w:eastAsia="Times New Roman" w:hAnsi="Calibri" w:cs="Calibri"/>
                <w:sz w:val="16"/>
              </w:rPr>
            </w:pPr>
            <w:hyperlink r:id="rId140"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68CE46B6" w14:textId="77777777" w:rsidR="00807D7F" w:rsidRPr="00C85CF5" w:rsidRDefault="00D355BB" w:rsidP="00807D7F">
            <w:pPr>
              <w:ind w:left="30" w:right="30"/>
              <w:rPr>
                <w:rFonts w:ascii="Calibri" w:eastAsia="Times New Roman" w:hAnsi="Calibri" w:cs="Calibri"/>
                <w:sz w:val="16"/>
              </w:rPr>
            </w:pPr>
            <w:hyperlink r:id="rId141" w:tgtFrame="_blank" w:history="1">
              <w:r w:rsidRPr="00C85CF5">
                <w:rPr>
                  <w:rFonts w:ascii="Calibri" w:eastAsia="Times New Roman" w:hAnsi="Calibri" w:cs="Calibri"/>
                  <w:color w:val="0000FF"/>
                  <w:sz w:val="16"/>
                  <w:u w:val="single"/>
                </w:rPr>
                <w:t>71_C_16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7B911A" w14:textId="77777777" w:rsidR="00807D7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Inform the travel agency that Abbott cannot process payment without complete and accurate documentation.</w:t>
            </w:r>
          </w:p>
        </w:tc>
        <w:tc>
          <w:tcPr>
            <w:tcW w:w="6000" w:type="dxa"/>
          </w:tcPr>
          <w:p w14:paraId="3B7A7C3F" w14:textId="51EB6388" w:rsidR="00807D7F"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 Informe à agência de viagens que a Abbott não pode processar o pagamento sem a documentação completa e</w:t>
            </w:r>
            <w:r w:rsidR="00C91EA5">
              <w:rPr>
                <w:rFonts w:ascii="Calibri" w:eastAsia="Calibri" w:hAnsi="Calibri" w:cs="Calibri"/>
                <w:lang w:val="pt-BR"/>
              </w:rPr>
              <w:t> </w:t>
            </w:r>
            <w:r w:rsidRPr="00C85CF5">
              <w:rPr>
                <w:rFonts w:ascii="Calibri" w:eastAsia="Calibri" w:hAnsi="Calibri" w:cs="Calibri"/>
                <w:lang w:val="pt-BR"/>
              </w:rPr>
              <w:t>precisa.</w:t>
            </w:r>
          </w:p>
        </w:tc>
      </w:tr>
      <w:tr w:rsidR="00316532" w:rsidRPr="00C85CF5" w14:paraId="48F3CC59" w14:textId="77777777" w:rsidTr="51D65366">
        <w:tc>
          <w:tcPr>
            <w:tcW w:w="1353" w:type="dxa"/>
            <w:shd w:val="clear" w:color="auto" w:fill="C1E4F5" w:themeFill="accent1" w:themeFillTint="33"/>
            <w:tcMar>
              <w:top w:w="120" w:type="dxa"/>
              <w:left w:w="180" w:type="dxa"/>
              <w:bottom w:w="120" w:type="dxa"/>
              <w:right w:w="180" w:type="dxa"/>
            </w:tcMar>
            <w:hideMark/>
          </w:tcPr>
          <w:p w14:paraId="62F291E6" w14:textId="77777777" w:rsidR="00807D7F" w:rsidRPr="00C85CF5" w:rsidRDefault="00D355BB" w:rsidP="00807D7F">
            <w:pPr>
              <w:spacing w:before="30" w:after="30"/>
              <w:ind w:left="30" w:right="30"/>
              <w:rPr>
                <w:rFonts w:ascii="Calibri" w:eastAsia="Times New Roman" w:hAnsi="Calibri" w:cs="Calibri"/>
                <w:sz w:val="16"/>
              </w:rPr>
            </w:pPr>
            <w:hyperlink r:id="rId142"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0ED41C38" w14:textId="77777777" w:rsidR="00807D7F" w:rsidRPr="00C85CF5" w:rsidRDefault="00D355BB" w:rsidP="00807D7F">
            <w:pPr>
              <w:ind w:left="30" w:right="30"/>
              <w:rPr>
                <w:rFonts w:ascii="Calibri" w:eastAsia="Times New Roman" w:hAnsi="Calibri" w:cs="Calibri"/>
                <w:sz w:val="16"/>
              </w:rPr>
            </w:pPr>
            <w:hyperlink r:id="rId143" w:tgtFrame="_blank" w:history="1">
              <w:r w:rsidRPr="00C85CF5">
                <w:rPr>
                  <w:rFonts w:ascii="Calibri" w:eastAsia="Times New Roman" w:hAnsi="Calibri" w:cs="Calibri"/>
                  <w:color w:val="0000FF"/>
                  <w:sz w:val="16"/>
                  <w:u w:val="single"/>
                </w:rPr>
                <w:t>72_C_16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4B46E3" w14:textId="77777777" w:rsidR="00807D7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Process the receipts since only some information is missing.</w:t>
            </w:r>
          </w:p>
        </w:tc>
        <w:tc>
          <w:tcPr>
            <w:tcW w:w="6000" w:type="dxa"/>
          </w:tcPr>
          <w:p w14:paraId="34EB7BA9" w14:textId="77777777" w:rsidR="00807D7F"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[2] Processe os recibos, pois apenas algumas informações estão faltando.</w:t>
            </w:r>
          </w:p>
        </w:tc>
      </w:tr>
      <w:tr w:rsidR="00316532" w:rsidRPr="00C85CF5" w14:paraId="74F38062" w14:textId="77777777" w:rsidTr="51D65366">
        <w:tc>
          <w:tcPr>
            <w:tcW w:w="1353" w:type="dxa"/>
            <w:shd w:val="clear" w:color="auto" w:fill="C1E4F5" w:themeFill="accent1" w:themeFillTint="33"/>
            <w:tcMar>
              <w:top w:w="120" w:type="dxa"/>
              <w:left w:w="180" w:type="dxa"/>
              <w:bottom w:w="120" w:type="dxa"/>
              <w:right w:w="180" w:type="dxa"/>
            </w:tcMar>
            <w:hideMark/>
          </w:tcPr>
          <w:p w14:paraId="4BF356E3" w14:textId="77777777" w:rsidR="00807D7F" w:rsidRPr="00C85CF5" w:rsidRDefault="00D355BB" w:rsidP="00807D7F">
            <w:pPr>
              <w:spacing w:before="30" w:after="30"/>
              <w:ind w:left="30" w:right="30"/>
              <w:rPr>
                <w:rFonts w:ascii="Calibri" w:eastAsia="Times New Roman" w:hAnsi="Calibri" w:cs="Calibri"/>
                <w:sz w:val="16"/>
              </w:rPr>
            </w:pPr>
            <w:hyperlink r:id="rId144"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51591329" w14:textId="77777777" w:rsidR="00807D7F" w:rsidRPr="00C85CF5" w:rsidRDefault="00D355BB" w:rsidP="00807D7F">
            <w:pPr>
              <w:ind w:left="30" w:right="30"/>
              <w:rPr>
                <w:rFonts w:ascii="Calibri" w:eastAsia="Times New Roman" w:hAnsi="Calibri" w:cs="Calibri"/>
                <w:sz w:val="16"/>
              </w:rPr>
            </w:pPr>
            <w:hyperlink r:id="rId145" w:tgtFrame="_blank" w:history="1">
              <w:r w:rsidRPr="00C85CF5">
                <w:rPr>
                  <w:rFonts w:ascii="Calibri" w:eastAsia="Times New Roman" w:hAnsi="Calibri" w:cs="Calibri"/>
                  <w:color w:val="0000FF"/>
                  <w:sz w:val="16"/>
                  <w:u w:val="single"/>
                </w:rPr>
                <w:t>73_C_16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40FDC9" w14:textId="77777777" w:rsidR="00807D7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Advise the agency to be more accurate next time.</w:t>
            </w:r>
          </w:p>
        </w:tc>
        <w:tc>
          <w:tcPr>
            <w:tcW w:w="6000" w:type="dxa"/>
          </w:tcPr>
          <w:p w14:paraId="1554E575" w14:textId="77777777" w:rsidR="00807D7F"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[3] Aconselhe a agência a ser mais precisa da próxima vez.</w:t>
            </w:r>
          </w:p>
        </w:tc>
      </w:tr>
      <w:tr w:rsidR="00316532" w:rsidRPr="00C85CF5" w14:paraId="7A4BC90F" w14:textId="77777777" w:rsidTr="51D65366">
        <w:tc>
          <w:tcPr>
            <w:tcW w:w="1353" w:type="dxa"/>
            <w:shd w:val="clear" w:color="auto" w:fill="C1E4F5" w:themeFill="accent1" w:themeFillTint="33"/>
            <w:tcMar>
              <w:top w:w="120" w:type="dxa"/>
              <w:left w:w="180" w:type="dxa"/>
              <w:bottom w:w="120" w:type="dxa"/>
              <w:right w:w="180" w:type="dxa"/>
            </w:tcMar>
            <w:hideMark/>
          </w:tcPr>
          <w:p w14:paraId="3C91295C" w14:textId="77777777" w:rsidR="00807D7F" w:rsidRPr="00C85CF5" w:rsidRDefault="00D355BB" w:rsidP="00807D7F">
            <w:pPr>
              <w:spacing w:before="30" w:after="30"/>
              <w:ind w:left="30" w:right="30"/>
              <w:rPr>
                <w:rFonts w:ascii="Calibri" w:eastAsia="Times New Roman" w:hAnsi="Calibri" w:cs="Calibri"/>
                <w:sz w:val="16"/>
              </w:rPr>
            </w:pPr>
            <w:hyperlink r:id="rId146"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27EC8EB5" w14:textId="77777777" w:rsidR="00807D7F" w:rsidRPr="00C85CF5" w:rsidRDefault="00D355BB" w:rsidP="00807D7F">
            <w:pPr>
              <w:ind w:left="30" w:right="30"/>
              <w:rPr>
                <w:rFonts w:ascii="Calibri" w:eastAsia="Times New Roman" w:hAnsi="Calibri" w:cs="Calibri"/>
                <w:sz w:val="16"/>
              </w:rPr>
            </w:pPr>
            <w:hyperlink r:id="rId147" w:tgtFrame="_blank" w:history="1">
              <w:r w:rsidRPr="00C85CF5">
                <w:rPr>
                  <w:rFonts w:ascii="Calibri" w:eastAsia="Times New Roman" w:hAnsi="Calibri" w:cs="Calibri"/>
                  <w:color w:val="0000FF"/>
                  <w:sz w:val="16"/>
                  <w:u w:val="single"/>
                </w:rPr>
                <w:t>74_C_16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2B78E4" w14:textId="77777777" w:rsidR="00807D7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[4] Do nothing, since the agency is new.</w:t>
            </w:r>
          </w:p>
          <w:p w14:paraId="53C99313" w14:textId="77777777" w:rsidR="00807D7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Next</w:t>
            </w:r>
          </w:p>
        </w:tc>
        <w:tc>
          <w:tcPr>
            <w:tcW w:w="6000" w:type="dxa"/>
          </w:tcPr>
          <w:p w14:paraId="771C2E58" w14:textId="77777777" w:rsidR="00807D7F"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[4] Não faça nada, uma vez que a agência é nova.</w:t>
            </w:r>
          </w:p>
          <w:p w14:paraId="0F2ADC22" w14:textId="77777777" w:rsidR="00807D7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Próximo</w:t>
            </w:r>
          </w:p>
        </w:tc>
      </w:tr>
      <w:tr w:rsidR="00316532" w:rsidRPr="00C85CF5" w14:paraId="285CDF7A" w14:textId="77777777" w:rsidTr="51D65366">
        <w:tc>
          <w:tcPr>
            <w:tcW w:w="1353" w:type="dxa"/>
            <w:shd w:val="clear" w:color="auto" w:fill="C1E4F5" w:themeFill="accent1" w:themeFillTint="33"/>
            <w:tcMar>
              <w:top w:w="120" w:type="dxa"/>
              <w:left w:w="180" w:type="dxa"/>
              <w:bottom w:w="120" w:type="dxa"/>
              <w:right w:w="180" w:type="dxa"/>
            </w:tcMar>
            <w:hideMark/>
          </w:tcPr>
          <w:p w14:paraId="486D33F1" w14:textId="77777777" w:rsidR="00E90AF1" w:rsidRPr="00C85CF5" w:rsidRDefault="00D355BB" w:rsidP="00E90AF1">
            <w:pPr>
              <w:spacing w:before="30" w:after="30"/>
              <w:ind w:left="30" w:right="30"/>
              <w:rPr>
                <w:rFonts w:ascii="Calibri" w:eastAsia="Times New Roman" w:hAnsi="Calibri" w:cs="Calibri"/>
                <w:sz w:val="16"/>
              </w:rPr>
            </w:pPr>
            <w:r w:rsidRPr="00C85CF5">
              <w:rPr>
                <w:rFonts w:ascii="Calibri" w:eastAsia="Times New Roman" w:hAnsi="Calibri" w:cs="Calibri"/>
                <w:sz w:val="16"/>
              </w:rPr>
              <w:lastRenderedPageBreak/>
              <w:t>Screen 15</w:t>
            </w:r>
          </w:p>
          <w:p w14:paraId="206E892F" w14:textId="77777777" w:rsidR="00E90AF1" w:rsidRPr="00C85CF5" w:rsidRDefault="00D355BB" w:rsidP="00E90AF1">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6: Feedback</w:t>
            </w:r>
          </w:p>
          <w:p w14:paraId="4B918160" w14:textId="77777777" w:rsidR="00E90AF1" w:rsidRPr="00C85CF5" w:rsidRDefault="00D355BB" w:rsidP="00E90AF1">
            <w:pPr>
              <w:ind w:left="30" w:right="30"/>
              <w:rPr>
                <w:rFonts w:ascii="Calibri" w:eastAsia="Times New Roman" w:hAnsi="Calibri" w:cs="Calibri"/>
                <w:sz w:val="16"/>
              </w:rPr>
            </w:pPr>
            <w:r w:rsidRPr="00C85CF5">
              <w:rPr>
                <w:rFonts w:ascii="Calibri" w:eastAsia="Times New Roman" w:hAnsi="Calibri" w:cs="Calibri"/>
                <w:sz w:val="16"/>
              </w:rPr>
              <w:t>75_C_16</w:t>
            </w:r>
          </w:p>
        </w:tc>
        <w:tc>
          <w:tcPr>
            <w:tcW w:w="6000" w:type="dxa"/>
            <w:tcMar>
              <w:top w:w="120" w:type="dxa"/>
              <w:left w:w="180" w:type="dxa"/>
              <w:bottom w:w="120" w:type="dxa"/>
              <w:right w:w="180" w:type="dxa"/>
            </w:tcMar>
            <w:hideMark/>
          </w:tcPr>
          <w:p w14:paraId="281D2DA6" w14:textId="77777777" w:rsidR="00E90AF1"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026CF0C1" w14:textId="5EE5A37E" w:rsidR="00E90AF1"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O registro contábil da Abbott deve refletir de maneira completa e exata todas as transações. Portanto, é</w:t>
            </w:r>
            <w:r w:rsidR="00C91EA5">
              <w:rPr>
                <w:rFonts w:ascii="Calibri" w:eastAsia="Calibri" w:hAnsi="Calibri" w:cs="Calibri"/>
                <w:lang w:val="pt-BR"/>
              </w:rPr>
              <w:t> </w:t>
            </w:r>
            <w:r w:rsidRPr="00C85CF5">
              <w:rPr>
                <w:rFonts w:ascii="Calibri" w:eastAsia="Calibri" w:hAnsi="Calibri" w:cs="Calibri"/>
                <w:lang w:val="pt-BR"/>
              </w:rPr>
              <w:t>essencial que terceiros que realizem serviços para a</w:t>
            </w:r>
            <w:r w:rsidR="00C91EA5">
              <w:rPr>
                <w:rFonts w:ascii="Calibri" w:eastAsia="Calibri" w:hAnsi="Calibri" w:cs="Calibri"/>
                <w:lang w:val="pt-BR"/>
              </w:rPr>
              <w:t> </w:t>
            </w:r>
            <w:r w:rsidRPr="00C85CF5">
              <w:rPr>
                <w:rFonts w:ascii="Calibri" w:eastAsia="Calibri" w:hAnsi="Calibri" w:cs="Calibri"/>
                <w:lang w:val="pt-BR"/>
              </w:rPr>
              <w:t>Abbott forneçam a documentação completa que reflita com precisão os verdadeiros objetivos e detalhes das transações.</w:t>
            </w:r>
          </w:p>
        </w:tc>
      </w:tr>
      <w:tr w:rsidR="00316532" w:rsidRPr="00C85CF5" w14:paraId="3C909E36" w14:textId="77777777" w:rsidTr="51D65366">
        <w:tc>
          <w:tcPr>
            <w:tcW w:w="1353" w:type="dxa"/>
            <w:shd w:val="clear" w:color="auto" w:fill="C1E4F5" w:themeFill="accent1" w:themeFillTint="33"/>
            <w:tcMar>
              <w:top w:w="120" w:type="dxa"/>
              <w:left w:w="180" w:type="dxa"/>
              <w:bottom w:w="120" w:type="dxa"/>
              <w:right w:w="180" w:type="dxa"/>
            </w:tcMar>
            <w:hideMark/>
          </w:tcPr>
          <w:p w14:paraId="0DF60A1E" w14:textId="77777777" w:rsidR="00E90AF1" w:rsidRPr="00C85CF5" w:rsidRDefault="00D355BB" w:rsidP="00E90AF1">
            <w:pPr>
              <w:spacing w:before="30" w:after="30"/>
              <w:ind w:left="30" w:right="30"/>
              <w:rPr>
                <w:rFonts w:ascii="Calibri" w:eastAsia="Times New Roman" w:hAnsi="Calibri" w:cs="Calibri"/>
                <w:sz w:val="16"/>
              </w:rPr>
            </w:pPr>
            <w:hyperlink r:id="rId148"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32EECD42" w14:textId="77777777" w:rsidR="00E90AF1" w:rsidRPr="00C85CF5" w:rsidRDefault="00D355BB" w:rsidP="00E90AF1">
            <w:pPr>
              <w:ind w:left="30" w:right="30"/>
              <w:rPr>
                <w:rFonts w:ascii="Calibri" w:eastAsia="Times New Roman" w:hAnsi="Calibri" w:cs="Calibri"/>
                <w:sz w:val="16"/>
              </w:rPr>
            </w:pPr>
            <w:hyperlink r:id="rId149" w:tgtFrame="_blank" w:history="1">
              <w:r w:rsidRPr="00C85CF5">
                <w:rPr>
                  <w:rFonts w:ascii="Calibri" w:eastAsia="Times New Roman" w:hAnsi="Calibri" w:cs="Calibri"/>
                  <w:color w:val="0000FF"/>
                  <w:sz w:val="16"/>
                  <w:u w:val="single"/>
                </w:rPr>
                <w:t>76_C_16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4524D6" w14:textId="77777777" w:rsidR="00E90AF1"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0DA2E0A4" w14:textId="5710C02D" w:rsidR="00E90AF1"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[7] Você está trabalhando em uma afiliada na qual é</w:t>
            </w:r>
            <w:r w:rsidR="00C91EA5">
              <w:rPr>
                <w:rFonts w:ascii="Calibri" w:eastAsia="Calibri" w:hAnsi="Calibri" w:cs="Calibri"/>
                <w:lang w:val="pt-BR"/>
              </w:rPr>
              <w:t> </w:t>
            </w:r>
            <w:r w:rsidRPr="00C85CF5">
              <w:rPr>
                <w:rFonts w:ascii="Calibri" w:eastAsia="Calibri" w:hAnsi="Calibri" w:cs="Calibri"/>
                <w:lang w:val="pt-BR"/>
              </w:rPr>
              <w:t>permitido patrocinar HCPs para participarem de congressos educacionais. Você está no processo de seleção de HCPs para participação em um congresso científico. O critério que você usa para seleção inclui: (1) se o assunto do congresso está dentro da área de especialização do HCP; (2) se a Abbott patrocinou o HCP no ano anterior; e (3) se o HCP tem a probabilidade de recomendar produtos da Abbott ou usar dispositivos da Abbott depois de participar do evento. Esses critérios são apropriados?</w:t>
            </w:r>
          </w:p>
        </w:tc>
      </w:tr>
      <w:tr w:rsidR="00316532" w:rsidRPr="00C85CF5" w14:paraId="64560E01" w14:textId="77777777" w:rsidTr="51D65366">
        <w:tc>
          <w:tcPr>
            <w:tcW w:w="1353" w:type="dxa"/>
            <w:shd w:val="clear" w:color="auto" w:fill="C1E4F5" w:themeFill="accent1" w:themeFillTint="33"/>
            <w:tcMar>
              <w:top w:w="120" w:type="dxa"/>
              <w:left w:w="180" w:type="dxa"/>
              <w:bottom w:w="120" w:type="dxa"/>
              <w:right w:w="180" w:type="dxa"/>
            </w:tcMar>
            <w:hideMark/>
          </w:tcPr>
          <w:p w14:paraId="13126505" w14:textId="77777777" w:rsidR="00E90AF1" w:rsidRPr="00C85CF5" w:rsidRDefault="00D355BB" w:rsidP="00E90AF1">
            <w:pPr>
              <w:spacing w:before="30" w:after="30"/>
              <w:ind w:left="30" w:right="30"/>
              <w:rPr>
                <w:rFonts w:ascii="Calibri" w:eastAsia="Times New Roman" w:hAnsi="Calibri" w:cs="Calibri"/>
                <w:sz w:val="16"/>
              </w:rPr>
            </w:pPr>
            <w:hyperlink r:id="rId150"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43BA3DC5" w14:textId="77777777" w:rsidR="00E90AF1" w:rsidRPr="00C85CF5" w:rsidRDefault="00D355BB" w:rsidP="00E90AF1">
            <w:pPr>
              <w:ind w:left="30" w:right="30"/>
              <w:rPr>
                <w:rFonts w:ascii="Calibri" w:eastAsia="Times New Roman" w:hAnsi="Calibri" w:cs="Calibri"/>
                <w:sz w:val="16"/>
              </w:rPr>
            </w:pPr>
            <w:hyperlink r:id="rId151" w:tgtFrame="_blank" w:history="1">
              <w:r w:rsidRPr="00C85CF5">
                <w:rPr>
                  <w:rFonts w:ascii="Calibri" w:eastAsia="Times New Roman" w:hAnsi="Calibri" w:cs="Calibri"/>
                  <w:color w:val="0000FF"/>
                  <w:sz w:val="16"/>
                  <w:u w:val="single"/>
                </w:rPr>
                <w:t>77_C_16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E076F2" w14:textId="77777777" w:rsidR="00E90AF1"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70400D95" w14:textId="2263C20C" w:rsidR="00E90AF1" w:rsidRPr="00C85CF5" w:rsidRDefault="00D355BB" w:rsidP="7863DB48">
            <w:pPr>
              <w:spacing w:before="100" w:beforeAutospacing="1" w:after="100" w:afterAutospacing="1"/>
              <w:ind w:left="30" w:right="30"/>
              <w:rPr>
                <w:rFonts w:ascii="Calibri" w:eastAsia="Times New Roman" w:hAnsi="Calibri" w:cs="Calibri"/>
                <w:lang w:val="pt-BR"/>
              </w:rPr>
            </w:pPr>
            <w:r w:rsidRPr="7863DB48">
              <w:rPr>
                <w:rFonts w:ascii="Calibri" w:eastAsia="Calibri" w:hAnsi="Calibri" w:cs="Calibri"/>
                <w:lang w:val="pt-BR"/>
              </w:rPr>
              <w:t>[1] Sim. Os dois primeiros critérios fundamentais que devem ser sempre atendidos ao patrocinar indivíduos são</w:t>
            </w:r>
            <w:r w:rsidR="00C91EA5" w:rsidRPr="7863DB48">
              <w:rPr>
                <w:rFonts w:ascii="Calibri" w:eastAsia="Calibri" w:hAnsi="Calibri" w:cs="Calibri"/>
                <w:lang w:val="pt-BR"/>
              </w:rPr>
              <w:t> </w:t>
            </w:r>
            <w:r w:rsidRPr="7863DB48">
              <w:rPr>
                <w:rFonts w:ascii="Calibri" w:eastAsia="Calibri" w:hAnsi="Calibri" w:cs="Calibri"/>
                <w:lang w:val="pt-BR"/>
              </w:rPr>
              <w:t xml:space="preserve">que o patrocínio: a) seja relevante para a área de especialização do </w:t>
            </w:r>
            <w:del w:id="91" w:author="Pelosi, Mariana" w:date="2025-12-18T16:10:00Z">
              <w:r w:rsidRPr="7863DB48" w:rsidDel="00D355BB">
                <w:rPr>
                  <w:rFonts w:ascii="Calibri" w:eastAsia="Calibri" w:hAnsi="Calibri" w:cs="Calibri"/>
                  <w:lang w:val="pt-BR"/>
                </w:rPr>
                <w:delText>P</w:delText>
              </w:r>
            </w:del>
            <w:ins w:id="92" w:author="Pelosi, Mariana" w:date="2025-12-18T16:10:00Z">
              <w:r w:rsidR="23081A19" w:rsidRPr="7863DB48">
                <w:rPr>
                  <w:rFonts w:ascii="Calibri" w:eastAsia="Calibri" w:hAnsi="Calibri" w:cs="Calibri"/>
                  <w:lang w:val="pt-BR"/>
                </w:rPr>
                <w:t>p</w:t>
              </w:r>
            </w:ins>
            <w:r w:rsidRPr="7863DB48">
              <w:rPr>
                <w:rFonts w:ascii="Calibri" w:eastAsia="Calibri" w:hAnsi="Calibri" w:cs="Calibri"/>
                <w:lang w:val="pt-BR"/>
              </w:rPr>
              <w:t xml:space="preserve">rofissional de </w:t>
            </w:r>
            <w:del w:id="93" w:author="Pelosi, Mariana" w:date="2025-12-18T16:10:00Z">
              <w:r w:rsidRPr="7863DB48" w:rsidDel="00D355BB">
                <w:rPr>
                  <w:rFonts w:ascii="Calibri" w:eastAsia="Calibri" w:hAnsi="Calibri" w:cs="Calibri"/>
                  <w:lang w:val="pt-BR"/>
                </w:rPr>
                <w:delText>S</w:delText>
              </w:r>
            </w:del>
            <w:ins w:id="94" w:author="Pelosi, Mariana" w:date="2025-12-18T16:10:00Z">
              <w:r w:rsidR="4307D19C" w:rsidRPr="7863DB48">
                <w:rPr>
                  <w:rFonts w:ascii="Calibri" w:eastAsia="Calibri" w:hAnsi="Calibri" w:cs="Calibri"/>
                  <w:lang w:val="pt-BR"/>
                </w:rPr>
                <w:t>s</w:t>
              </w:r>
            </w:ins>
            <w:r w:rsidRPr="7863DB48">
              <w:rPr>
                <w:rFonts w:ascii="Calibri" w:eastAsia="Calibri" w:hAnsi="Calibri" w:cs="Calibri"/>
                <w:lang w:val="pt-BR"/>
              </w:rPr>
              <w:t>aúde e b) não esteja sendo usado como prêmio ou forma de indução com propósitos comerciais. O fato de se certificar que a Abbott não patrocinou o HCP no ano anterior ajuda a assegurar o</w:t>
            </w:r>
            <w:r w:rsidR="00C91EA5" w:rsidRPr="7863DB48">
              <w:rPr>
                <w:rFonts w:ascii="Calibri" w:eastAsia="Calibri" w:hAnsi="Calibri" w:cs="Calibri"/>
                <w:lang w:val="pt-BR"/>
              </w:rPr>
              <w:t> </w:t>
            </w:r>
            <w:r w:rsidRPr="7863DB48">
              <w:rPr>
                <w:rFonts w:ascii="Calibri" w:eastAsia="Calibri" w:hAnsi="Calibri" w:cs="Calibri"/>
                <w:lang w:val="pt-BR"/>
              </w:rPr>
              <w:t>segundo.</w:t>
            </w:r>
          </w:p>
        </w:tc>
      </w:tr>
      <w:tr w:rsidR="00316532" w:rsidRPr="00C85CF5" w14:paraId="232F12DB" w14:textId="77777777" w:rsidTr="51D65366">
        <w:tc>
          <w:tcPr>
            <w:tcW w:w="1353" w:type="dxa"/>
            <w:shd w:val="clear" w:color="auto" w:fill="C1E4F5" w:themeFill="accent1" w:themeFillTint="33"/>
            <w:tcMar>
              <w:top w:w="120" w:type="dxa"/>
              <w:left w:w="180" w:type="dxa"/>
              <w:bottom w:w="120" w:type="dxa"/>
              <w:right w:w="180" w:type="dxa"/>
            </w:tcMar>
            <w:hideMark/>
          </w:tcPr>
          <w:p w14:paraId="54642663" w14:textId="77777777" w:rsidR="00E90AF1" w:rsidRPr="00C85CF5" w:rsidRDefault="00D355BB" w:rsidP="00E90AF1">
            <w:pPr>
              <w:spacing w:before="30" w:after="30"/>
              <w:ind w:left="30" w:right="30"/>
              <w:rPr>
                <w:rFonts w:ascii="Calibri" w:eastAsia="Times New Roman" w:hAnsi="Calibri" w:cs="Calibri"/>
                <w:sz w:val="16"/>
              </w:rPr>
            </w:pPr>
            <w:hyperlink r:id="rId152"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21217EA1" w14:textId="77777777" w:rsidR="00E90AF1" w:rsidRPr="00C85CF5" w:rsidRDefault="00D355BB" w:rsidP="00E90AF1">
            <w:pPr>
              <w:ind w:left="30" w:right="30"/>
              <w:rPr>
                <w:rFonts w:ascii="Calibri" w:eastAsia="Times New Roman" w:hAnsi="Calibri" w:cs="Calibri"/>
                <w:sz w:val="16"/>
              </w:rPr>
            </w:pPr>
            <w:hyperlink r:id="rId153" w:tgtFrame="_blank" w:history="1">
              <w:r w:rsidRPr="00C85CF5">
                <w:rPr>
                  <w:rFonts w:ascii="Calibri" w:eastAsia="Times New Roman" w:hAnsi="Calibri" w:cs="Calibri"/>
                  <w:color w:val="0000FF"/>
                  <w:sz w:val="16"/>
                  <w:u w:val="single"/>
                </w:rPr>
                <w:t>78_C_16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03B816" w14:textId="77777777" w:rsidR="00E90AF1"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[2] Yes. As long as the reason for sponsoring the HCP is not to influence or reward the individual, you are able to </w:t>
            </w:r>
            <w:r w:rsidRPr="00C85CF5">
              <w:rPr>
                <w:rFonts w:ascii="Calibri" w:eastAsia="Times New Roman" w:hAnsi="Calibri" w:cs="Calibri"/>
              </w:rPr>
              <w:lastRenderedPageBreak/>
              <w:t>consider the return on your investment – whether or not the individual will continue to prescribe Abbott products.</w:t>
            </w:r>
          </w:p>
        </w:tc>
        <w:tc>
          <w:tcPr>
            <w:tcW w:w="6000" w:type="dxa"/>
          </w:tcPr>
          <w:p w14:paraId="32B9F66A" w14:textId="12A84646" w:rsidR="00E90AF1"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[2] Sim. Contanto que a razão para patrocinar o HCP não</w:t>
            </w:r>
            <w:r w:rsidR="00C91EA5">
              <w:rPr>
                <w:rFonts w:ascii="Calibri" w:eastAsia="Calibri" w:hAnsi="Calibri" w:cs="Calibri"/>
                <w:lang w:val="pt-BR"/>
              </w:rPr>
              <w:t> </w:t>
            </w:r>
            <w:r w:rsidRPr="00C85CF5">
              <w:rPr>
                <w:rFonts w:ascii="Calibri" w:eastAsia="Calibri" w:hAnsi="Calibri" w:cs="Calibri"/>
                <w:lang w:val="pt-BR"/>
              </w:rPr>
              <w:t xml:space="preserve">seja influenciar ou recompensar o indivíduo, </w:t>
            </w:r>
            <w:r w:rsidRPr="00C85CF5">
              <w:rPr>
                <w:rFonts w:ascii="Calibri" w:eastAsia="Calibri" w:hAnsi="Calibri" w:cs="Calibri"/>
                <w:lang w:val="pt-BR"/>
              </w:rPr>
              <w:lastRenderedPageBreak/>
              <w:t>você</w:t>
            </w:r>
            <w:r w:rsidR="00C91EA5">
              <w:rPr>
                <w:rFonts w:ascii="Calibri" w:eastAsia="Calibri" w:hAnsi="Calibri" w:cs="Calibri"/>
                <w:lang w:val="pt-BR"/>
              </w:rPr>
              <w:t> </w:t>
            </w:r>
            <w:r w:rsidRPr="00C85CF5">
              <w:rPr>
                <w:rFonts w:ascii="Calibri" w:eastAsia="Calibri" w:hAnsi="Calibri" w:cs="Calibri"/>
                <w:lang w:val="pt-BR"/>
              </w:rPr>
              <w:t>pode considerar o retorno do seu investimento, independentemente de o indivíduo continuar ou não prescrevendo os produtos da Abbott.</w:t>
            </w:r>
          </w:p>
        </w:tc>
      </w:tr>
      <w:tr w:rsidR="00316532" w:rsidRPr="00C85CF5" w14:paraId="40DC92D5" w14:textId="77777777" w:rsidTr="51D65366">
        <w:tc>
          <w:tcPr>
            <w:tcW w:w="1353" w:type="dxa"/>
            <w:shd w:val="clear" w:color="auto" w:fill="C1E4F5" w:themeFill="accent1" w:themeFillTint="33"/>
            <w:tcMar>
              <w:top w:w="120" w:type="dxa"/>
              <w:left w:w="180" w:type="dxa"/>
              <w:bottom w:w="120" w:type="dxa"/>
              <w:right w:w="180" w:type="dxa"/>
            </w:tcMar>
            <w:hideMark/>
          </w:tcPr>
          <w:p w14:paraId="5FF326EF" w14:textId="77777777" w:rsidR="00E90AF1" w:rsidRPr="00C85CF5" w:rsidRDefault="00D355BB" w:rsidP="00E90AF1">
            <w:pPr>
              <w:spacing w:before="30" w:after="30"/>
              <w:ind w:left="30" w:right="30"/>
              <w:rPr>
                <w:rFonts w:ascii="Calibri" w:eastAsia="Times New Roman" w:hAnsi="Calibri" w:cs="Calibri"/>
                <w:sz w:val="16"/>
              </w:rPr>
            </w:pPr>
            <w:hyperlink r:id="rId154"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0E2994B1" w14:textId="77777777" w:rsidR="00E90AF1" w:rsidRPr="00C85CF5" w:rsidRDefault="00D355BB" w:rsidP="00E90AF1">
            <w:pPr>
              <w:ind w:left="30" w:right="30"/>
              <w:rPr>
                <w:rFonts w:ascii="Calibri" w:eastAsia="Times New Roman" w:hAnsi="Calibri" w:cs="Calibri"/>
                <w:sz w:val="16"/>
              </w:rPr>
            </w:pPr>
            <w:hyperlink r:id="rId155" w:tgtFrame="_blank" w:history="1">
              <w:r w:rsidRPr="00C85CF5">
                <w:rPr>
                  <w:rFonts w:ascii="Calibri" w:eastAsia="Times New Roman" w:hAnsi="Calibri" w:cs="Calibri"/>
                  <w:color w:val="0000FF"/>
                  <w:sz w:val="16"/>
                  <w:u w:val="single"/>
                </w:rPr>
                <w:t>79_C_16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39F30F" w14:textId="77777777" w:rsidR="00E90AF1"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062E7F76" w14:textId="77777777" w:rsidR="00E90AF1"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[3] Não. As decisões de patrocínio não podem se basear no fato de que o profissional de saúde provavelmente recomendará produtos da Abbott ou utilizará dispositivos da Abbott após participar de um evento patrocinado.</w:t>
            </w:r>
          </w:p>
        </w:tc>
      </w:tr>
      <w:tr w:rsidR="00316532" w:rsidRPr="00C85CF5" w14:paraId="4432DBC9" w14:textId="77777777" w:rsidTr="51D65366">
        <w:tc>
          <w:tcPr>
            <w:tcW w:w="1353" w:type="dxa"/>
            <w:shd w:val="clear" w:color="auto" w:fill="C1E4F5" w:themeFill="accent1" w:themeFillTint="33"/>
            <w:tcMar>
              <w:top w:w="120" w:type="dxa"/>
              <w:left w:w="180" w:type="dxa"/>
              <w:bottom w:w="120" w:type="dxa"/>
              <w:right w:w="180" w:type="dxa"/>
            </w:tcMar>
            <w:hideMark/>
          </w:tcPr>
          <w:p w14:paraId="68F9BB5C" w14:textId="77777777" w:rsidR="00E90AF1" w:rsidRPr="00C85CF5" w:rsidRDefault="00D355BB" w:rsidP="00E90AF1">
            <w:pPr>
              <w:spacing w:before="30" w:after="30"/>
              <w:ind w:left="30" w:right="30"/>
              <w:rPr>
                <w:rFonts w:ascii="Calibri" w:eastAsia="Times New Roman" w:hAnsi="Calibri" w:cs="Calibri"/>
                <w:sz w:val="16"/>
              </w:rPr>
            </w:pPr>
            <w:hyperlink r:id="rId156"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4F95AB49" w14:textId="77777777" w:rsidR="00E90AF1" w:rsidRPr="00C85CF5" w:rsidRDefault="00D355BB" w:rsidP="00E90AF1">
            <w:pPr>
              <w:ind w:left="30" w:right="30"/>
              <w:rPr>
                <w:rFonts w:ascii="Calibri" w:eastAsia="Times New Roman" w:hAnsi="Calibri" w:cs="Calibri"/>
                <w:sz w:val="16"/>
              </w:rPr>
            </w:pPr>
            <w:hyperlink r:id="rId157" w:tgtFrame="_blank" w:history="1">
              <w:r w:rsidRPr="00C85CF5">
                <w:rPr>
                  <w:rFonts w:ascii="Calibri" w:eastAsia="Times New Roman" w:hAnsi="Calibri" w:cs="Calibri"/>
                  <w:color w:val="0000FF"/>
                  <w:sz w:val="16"/>
                  <w:u w:val="single"/>
                </w:rPr>
                <w:t>80_C_16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D8FAD1" w14:textId="77777777" w:rsidR="00E90AF1"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[4] Yes. As long as at least one of the criteria is appropriate, the presence of additional inappropriate criteria is not relevant.</w:t>
            </w:r>
          </w:p>
          <w:p w14:paraId="0E1B01F7" w14:textId="77777777" w:rsidR="00E90AF1"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Next</w:t>
            </w:r>
          </w:p>
        </w:tc>
        <w:tc>
          <w:tcPr>
            <w:tcW w:w="6000" w:type="dxa"/>
          </w:tcPr>
          <w:p w14:paraId="3D2712A2" w14:textId="77777777" w:rsidR="00E90AF1"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[4] Sim. Desde que pelo menos um dos critérios seja adequado, a presença de critérios inadequados adicionais não é relevante.</w:t>
            </w:r>
          </w:p>
          <w:p w14:paraId="1F02A9A5" w14:textId="77777777" w:rsidR="00E90AF1"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Próximo</w:t>
            </w:r>
          </w:p>
        </w:tc>
      </w:tr>
      <w:tr w:rsidR="00316532" w:rsidRPr="00C85CF5" w14:paraId="5517B826" w14:textId="77777777" w:rsidTr="51D65366">
        <w:tc>
          <w:tcPr>
            <w:tcW w:w="1353" w:type="dxa"/>
            <w:shd w:val="clear" w:color="auto" w:fill="C1E4F5" w:themeFill="accent1" w:themeFillTint="33"/>
            <w:tcMar>
              <w:top w:w="120" w:type="dxa"/>
              <w:left w:w="180" w:type="dxa"/>
              <w:bottom w:w="120" w:type="dxa"/>
              <w:right w:w="180" w:type="dxa"/>
            </w:tcMar>
            <w:hideMark/>
          </w:tcPr>
          <w:p w14:paraId="6E267460" w14:textId="77777777" w:rsidR="00BD044A" w:rsidRPr="00C85CF5" w:rsidRDefault="00D355BB" w:rsidP="00BD044A">
            <w:pPr>
              <w:spacing w:before="30" w:after="30"/>
              <w:ind w:left="30" w:right="30"/>
              <w:rPr>
                <w:rFonts w:ascii="Calibri" w:eastAsia="Times New Roman" w:hAnsi="Calibri" w:cs="Calibri"/>
                <w:sz w:val="16"/>
              </w:rPr>
            </w:pPr>
            <w:r w:rsidRPr="00C85CF5">
              <w:rPr>
                <w:rFonts w:ascii="Calibri" w:eastAsia="Times New Roman" w:hAnsi="Calibri" w:cs="Calibri"/>
                <w:sz w:val="16"/>
              </w:rPr>
              <w:t>Screen 15</w:t>
            </w:r>
          </w:p>
          <w:p w14:paraId="544B7638" w14:textId="77777777" w:rsidR="00BD044A" w:rsidRPr="00C85CF5" w:rsidRDefault="00D355BB" w:rsidP="00BD044A">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7: Feedback</w:t>
            </w:r>
          </w:p>
          <w:p w14:paraId="6E03192F" w14:textId="77777777" w:rsidR="00BD044A" w:rsidRPr="00C85CF5" w:rsidRDefault="00D355BB" w:rsidP="00BD044A">
            <w:pPr>
              <w:ind w:left="30" w:right="30"/>
              <w:rPr>
                <w:rFonts w:ascii="Calibri" w:eastAsia="Times New Roman" w:hAnsi="Calibri" w:cs="Calibri"/>
                <w:sz w:val="16"/>
              </w:rPr>
            </w:pPr>
            <w:r w:rsidRPr="00C85CF5">
              <w:rPr>
                <w:rFonts w:ascii="Calibri" w:eastAsia="Times New Roman" w:hAnsi="Calibri" w:cs="Calibri"/>
                <w:sz w:val="16"/>
              </w:rPr>
              <w:t>81_C_16</w:t>
            </w:r>
          </w:p>
        </w:tc>
        <w:tc>
          <w:tcPr>
            <w:tcW w:w="6000" w:type="dxa"/>
            <w:tcMar>
              <w:top w:w="120" w:type="dxa"/>
              <w:left w:w="180" w:type="dxa"/>
              <w:bottom w:w="120" w:type="dxa"/>
              <w:right w:w="180" w:type="dxa"/>
            </w:tcMar>
            <w:hideMark/>
          </w:tcPr>
          <w:p w14:paraId="07EA0DEC" w14:textId="77777777" w:rsidR="00BD044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3924D54D" w14:textId="01074AC2" w:rsidR="00BD044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As decisões de patrocínio nunca devem ser tomadas como uma recompensa pelo uso prévio, nem como forma de indução para maior utilização dos nossos produtos ou dispositivos no futuro. Tenha em mente que os patrocínios são proibidos em muitas jurisdições. Sempre consulte os</w:t>
            </w:r>
            <w:r w:rsidR="00C91EA5">
              <w:rPr>
                <w:rFonts w:ascii="Calibri" w:eastAsia="Calibri" w:hAnsi="Calibri" w:cs="Calibri"/>
                <w:lang w:val="pt-BR"/>
              </w:rPr>
              <w:t> </w:t>
            </w:r>
            <w:r w:rsidRPr="00C85CF5">
              <w:rPr>
                <w:rFonts w:ascii="Calibri" w:eastAsia="Calibri" w:hAnsi="Calibri" w:cs="Calibri"/>
                <w:lang w:val="pt-BR"/>
              </w:rPr>
              <w:t>procedimentos da sua afiliada antes de fornecer um patrocínio.</w:t>
            </w:r>
          </w:p>
        </w:tc>
      </w:tr>
      <w:tr w:rsidR="00316532" w:rsidRPr="00C85CF5" w14:paraId="55465A77" w14:textId="77777777" w:rsidTr="51D65366">
        <w:tc>
          <w:tcPr>
            <w:tcW w:w="1353" w:type="dxa"/>
            <w:shd w:val="clear" w:color="auto" w:fill="C1E4F5" w:themeFill="accent1" w:themeFillTint="33"/>
            <w:tcMar>
              <w:top w:w="120" w:type="dxa"/>
              <w:left w:w="180" w:type="dxa"/>
              <w:bottom w:w="120" w:type="dxa"/>
              <w:right w:w="180" w:type="dxa"/>
            </w:tcMar>
            <w:hideMark/>
          </w:tcPr>
          <w:p w14:paraId="0A006718" w14:textId="77777777" w:rsidR="00BD044A" w:rsidRPr="00C85CF5" w:rsidRDefault="00D355BB" w:rsidP="00BD044A">
            <w:pPr>
              <w:spacing w:before="30" w:after="30"/>
              <w:ind w:left="30" w:right="30"/>
              <w:rPr>
                <w:rFonts w:ascii="Calibri" w:eastAsia="Times New Roman" w:hAnsi="Calibri" w:cs="Calibri"/>
                <w:sz w:val="16"/>
              </w:rPr>
            </w:pPr>
            <w:hyperlink r:id="rId158"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4C7FBCAA" w14:textId="77777777" w:rsidR="00BD044A" w:rsidRPr="00C85CF5" w:rsidRDefault="00D355BB" w:rsidP="00BD044A">
            <w:pPr>
              <w:ind w:left="30" w:right="30"/>
              <w:rPr>
                <w:rFonts w:ascii="Calibri" w:eastAsia="Times New Roman" w:hAnsi="Calibri" w:cs="Calibri"/>
                <w:sz w:val="16"/>
              </w:rPr>
            </w:pPr>
            <w:hyperlink r:id="rId159" w:tgtFrame="_blank" w:history="1">
              <w:r w:rsidRPr="00C85CF5">
                <w:rPr>
                  <w:rFonts w:ascii="Calibri" w:eastAsia="Times New Roman" w:hAnsi="Calibri" w:cs="Calibri"/>
                  <w:color w:val="0000FF"/>
                  <w:sz w:val="16"/>
                  <w:u w:val="single"/>
                </w:rPr>
                <w:t>82_C_16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75A165" w14:textId="77777777" w:rsidR="00BD044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4ABD7F26" w14:textId="77777777" w:rsidR="00BD044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What is the appropriate action?</w:t>
            </w:r>
          </w:p>
        </w:tc>
        <w:tc>
          <w:tcPr>
            <w:tcW w:w="6000" w:type="dxa"/>
          </w:tcPr>
          <w:p w14:paraId="62C3BE60" w14:textId="36D1425E" w:rsidR="00BD044A" w:rsidRPr="00C85CF5" w:rsidRDefault="00D355BB" w:rsidP="7863DB48">
            <w:pPr>
              <w:spacing w:before="100" w:beforeAutospacing="1" w:after="100" w:afterAutospacing="1"/>
              <w:ind w:left="30" w:right="30"/>
              <w:rPr>
                <w:rFonts w:ascii="Calibri" w:eastAsia="Times New Roman" w:hAnsi="Calibri" w:cs="Calibri"/>
                <w:lang w:val="pt-BR"/>
              </w:rPr>
            </w:pPr>
            <w:r w:rsidRPr="51D65366">
              <w:rPr>
                <w:rFonts w:ascii="Calibri" w:eastAsia="Calibri" w:hAnsi="Calibri" w:cs="Calibri"/>
                <w:lang w:val="pt-BR"/>
              </w:rPr>
              <w:t xml:space="preserve">[8] Um representante comercial da Abbott </w:t>
            </w:r>
            <w:del w:id="95" w:author="Pelosi, Mariana" w:date="2025-12-18T16:11:00Z">
              <w:r w:rsidRPr="51D65366" w:rsidDel="00D355BB">
                <w:rPr>
                  <w:rFonts w:ascii="Calibri" w:eastAsia="Calibri" w:hAnsi="Calibri" w:cs="Calibri"/>
                  <w:lang w:val="pt-BR"/>
                </w:rPr>
                <w:delText>dá</w:delText>
              </w:r>
            </w:del>
            <w:ins w:id="96" w:author="Pelosi, Mariana" w:date="2025-12-19T13:53:00Z">
              <w:r w:rsidR="187874A5" w:rsidRPr="51D65366">
                <w:rPr>
                  <w:rFonts w:ascii="Calibri" w:eastAsia="Calibri" w:hAnsi="Calibri" w:cs="Calibri"/>
                  <w:lang w:val="pt-BR"/>
                </w:rPr>
                <w:t>orienta</w:t>
              </w:r>
            </w:ins>
            <w:r w:rsidRPr="51D65366">
              <w:rPr>
                <w:rFonts w:ascii="Calibri" w:eastAsia="Calibri" w:hAnsi="Calibri" w:cs="Calibri"/>
                <w:lang w:val="pt-BR"/>
              </w:rPr>
              <w:t xml:space="preserve"> </w:t>
            </w:r>
            <w:del w:id="97" w:author="Pelosi, Mariana" w:date="2025-12-18T16:11:00Z">
              <w:r w:rsidRPr="51D65366" w:rsidDel="00D355BB">
                <w:rPr>
                  <w:rFonts w:ascii="Calibri" w:eastAsia="Calibri" w:hAnsi="Calibri" w:cs="Calibri"/>
                  <w:lang w:val="pt-BR"/>
                </w:rPr>
                <w:delText xml:space="preserve">formação </w:delText>
              </w:r>
            </w:del>
            <w:del w:id="98" w:author="Pelosi, Mariana" w:date="2025-12-19T13:53:00Z">
              <w:r w:rsidRPr="51D65366" w:rsidDel="00D355BB">
                <w:rPr>
                  <w:rFonts w:ascii="Calibri" w:eastAsia="Calibri" w:hAnsi="Calibri" w:cs="Calibri"/>
                  <w:lang w:val="pt-BR"/>
                </w:rPr>
                <w:delText>a</w:delText>
              </w:r>
            </w:del>
            <w:r w:rsidR="00C91EA5" w:rsidRPr="51D65366">
              <w:rPr>
                <w:rFonts w:ascii="Calibri" w:eastAsia="Calibri" w:hAnsi="Calibri" w:cs="Calibri"/>
                <w:lang w:val="pt-BR"/>
              </w:rPr>
              <w:t> </w:t>
            </w:r>
            <w:r w:rsidRPr="51D65366">
              <w:rPr>
                <w:rFonts w:ascii="Calibri" w:eastAsia="Calibri" w:hAnsi="Calibri" w:cs="Calibri"/>
                <w:lang w:val="pt-BR"/>
              </w:rPr>
              <w:t>um profissional de saúde (HCP) sobre um produto. Após</w:t>
            </w:r>
            <w:r w:rsidR="00C91EA5" w:rsidRPr="51D65366">
              <w:rPr>
                <w:rFonts w:ascii="Calibri" w:eastAsia="Calibri" w:hAnsi="Calibri" w:cs="Calibri"/>
                <w:lang w:val="pt-BR"/>
              </w:rPr>
              <w:t> </w:t>
            </w:r>
            <w:r w:rsidRPr="51D65366">
              <w:rPr>
                <w:rFonts w:ascii="Calibri" w:eastAsia="Calibri" w:hAnsi="Calibri" w:cs="Calibri"/>
                <w:lang w:val="pt-BR"/>
              </w:rPr>
              <w:t>a discussão, o profissional de saúde compartilha que</w:t>
            </w:r>
            <w:r w:rsidR="00C91EA5" w:rsidRPr="51D65366">
              <w:rPr>
                <w:rFonts w:ascii="Calibri" w:eastAsia="Calibri" w:hAnsi="Calibri" w:cs="Calibri"/>
                <w:lang w:val="pt-BR"/>
              </w:rPr>
              <w:t> </w:t>
            </w:r>
            <w:r w:rsidRPr="51D65366">
              <w:rPr>
                <w:rFonts w:ascii="Calibri" w:eastAsia="Calibri" w:hAnsi="Calibri" w:cs="Calibri"/>
                <w:lang w:val="pt-BR"/>
              </w:rPr>
              <w:t>um concorrente ofereceu um novo iPad em troca de</w:t>
            </w:r>
            <w:r w:rsidR="00C91EA5" w:rsidRPr="51D65366">
              <w:rPr>
                <w:rFonts w:ascii="Calibri" w:eastAsia="Calibri" w:hAnsi="Calibri" w:cs="Calibri"/>
                <w:lang w:val="pt-BR"/>
              </w:rPr>
              <w:t> </w:t>
            </w:r>
            <w:r w:rsidRPr="51D65366">
              <w:rPr>
                <w:rFonts w:ascii="Calibri" w:eastAsia="Calibri" w:hAnsi="Calibri" w:cs="Calibri"/>
                <w:lang w:val="pt-BR"/>
              </w:rPr>
              <w:t>ajuda para aumentar suas vendas.</w:t>
            </w:r>
          </w:p>
          <w:p w14:paraId="0A6B6675" w14:textId="77777777" w:rsidR="00BD044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Qual é a ação apropriada?</w:t>
            </w:r>
          </w:p>
        </w:tc>
      </w:tr>
      <w:tr w:rsidR="00316532" w:rsidRPr="00C85CF5" w14:paraId="293E45DF" w14:textId="77777777" w:rsidTr="51D65366">
        <w:tc>
          <w:tcPr>
            <w:tcW w:w="1353" w:type="dxa"/>
            <w:shd w:val="clear" w:color="auto" w:fill="C1E4F5" w:themeFill="accent1" w:themeFillTint="33"/>
            <w:tcMar>
              <w:top w:w="120" w:type="dxa"/>
              <w:left w:w="180" w:type="dxa"/>
              <w:bottom w:w="120" w:type="dxa"/>
              <w:right w:w="180" w:type="dxa"/>
            </w:tcMar>
            <w:hideMark/>
          </w:tcPr>
          <w:p w14:paraId="07095768" w14:textId="77777777" w:rsidR="00BD044A" w:rsidRPr="00C85CF5" w:rsidRDefault="00D355BB" w:rsidP="00BD044A">
            <w:pPr>
              <w:spacing w:before="30" w:after="30"/>
              <w:ind w:left="30" w:right="30"/>
              <w:rPr>
                <w:rFonts w:ascii="Calibri" w:eastAsia="Times New Roman" w:hAnsi="Calibri" w:cs="Calibri"/>
                <w:sz w:val="16"/>
              </w:rPr>
            </w:pPr>
            <w:hyperlink r:id="rId160"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0C6AF1E6" w14:textId="77777777" w:rsidR="00BD044A" w:rsidRPr="00C85CF5" w:rsidRDefault="00D355BB" w:rsidP="00BD044A">
            <w:pPr>
              <w:ind w:left="30" w:right="30"/>
              <w:rPr>
                <w:rFonts w:ascii="Calibri" w:eastAsia="Times New Roman" w:hAnsi="Calibri" w:cs="Calibri"/>
                <w:sz w:val="16"/>
              </w:rPr>
            </w:pPr>
            <w:hyperlink r:id="rId161" w:tgtFrame="_blank" w:history="1">
              <w:r w:rsidRPr="00C85CF5">
                <w:rPr>
                  <w:rFonts w:ascii="Calibri" w:eastAsia="Times New Roman" w:hAnsi="Calibri" w:cs="Calibri"/>
                  <w:color w:val="0000FF"/>
                  <w:sz w:val="16"/>
                  <w:u w:val="single"/>
                </w:rPr>
                <w:t>83_C_16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CEB21C" w14:textId="77777777" w:rsidR="00BD044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Offer the same incentive to remain competitive.</w:t>
            </w:r>
          </w:p>
        </w:tc>
        <w:tc>
          <w:tcPr>
            <w:tcW w:w="6000" w:type="dxa"/>
          </w:tcPr>
          <w:p w14:paraId="7D93C6CB" w14:textId="77777777" w:rsidR="00BD044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 Ofereça o mesmo incentivo para se manter competitivo.</w:t>
            </w:r>
          </w:p>
        </w:tc>
      </w:tr>
      <w:tr w:rsidR="00316532" w:rsidRPr="00C85CF5" w14:paraId="67E07B69" w14:textId="77777777" w:rsidTr="51D65366">
        <w:tc>
          <w:tcPr>
            <w:tcW w:w="1353" w:type="dxa"/>
            <w:shd w:val="clear" w:color="auto" w:fill="C1E4F5" w:themeFill="accent1" w:themeFillTint="33"/>
            <w:tcMar>
              <w:top w:w="120" w:type="dxa"/>
              <w:left w:w="180" w:type="dxa"/>
              <w:bottom w:w="120" w:type="dxa"/>
              <w:right w:w="180" w:type="dxa"/>
            </w:tcMar>
            <w:hideMark/>
          </w:tcPr>
          <w:p w14:paraId="550B33AF" w14:textId="77777777" w:rsidR="00BD044A" w:rsidRPr="00C85CF5" w:rsidRDefault="00D355BB" w:rsidP="00BD044A">
            <w:pPr>
              <w:spacing w:before="30" w:after="30"/>
              <w:ind w:left="30" w:right="30"/>
              <w:rPr>
                <w:rFonts w:ascii="Calibri" w:eastAsia="Times New Roman" w:hAnsi="Calibri" w:cs="Calibri"/>
                <w:sz w:val="16"/>
              </w:rPr>
            </w:pPr>
            <w:hyperlink r:id="rId162"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29CA98D7" w14:textId="77777777" w:rsidR="00BD044A" w:rsidRPr="00C85CF5" w:rsidRDefault="00D355BB" w:rsidP="00BD044A">
            <w:pPr>
              <w:ind w:left="30" w:right="30"/>
              <w:rPr>
                <w:rFonts w:ascii="Calibri" w:eastAsia="Times New Roman" w:hAnsi="Calibri" w:cs="Calibri"/>
                <w:sz w:val="16"/>
              </w:rPr>
            </w:pPr>
            <w:hyperlink r:id="rId163" w:tgtFrame="_blank" w:history="1">
              <w:r w:rsidRPr="00C85CF5">
                <w:rPr>
                  <w:rFonts w:ascii="Calibri" w:eastAsia="Times New Roman" w:hAnsi="Calibri" w:cs="Calibri"/>
                  <w:color w:val="0000FF"/>
                  <w:sz w:val="16"/>
                  <w:u w:val="single"/>
                </w:rPr>
                <w:t>84_C_16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5648E5" w14:textId="77777777" w:rsidR="00BD044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Decline the iPad offer but suggest an expensive dinner to continue the conversation.</w:t>
            </w:r>
          </w:p>
        </w:tc>
        <w:tc>
          <w:tcPr>
            <w:tcW w:w="6000" w:type="dxa"/>
          </w:tcPr>
          <w:p w14:paraId="75375C65" w14:textId="4DCCBA6F" w:rsidR="00BD044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[2] Recuse a oferta do iPad, mas sugira um jantar caro para</w:t>
            </w:r>
            <w:r w:rsidR="00C91EA5">
              <w:rPr>
                <w:rFonts w:ascii="Calibri" w:eastAsia="Calibri" w:hAnsi="Calibri" w:cs="Calibri"/>
                <w:lang w:val="pt-BR"/>
              </w:rPr>
              <w:t> </w:t>
            </w:r>
            <w:r w:rsidRPr="00C85CF5">
              <w:rPr>
                <w:rFonts w:ascii="Calibri" w:eastAsia="Calibri" w:hAnsi="Calibri" w:cs="Calibri"/>
                <w:lang w:val="pt-BR"/>
              </w:rPr>
              <w:t>continuar a conversa.</w:t>
            </w:r>
          </w:p>
        </w:tc>
      </w:tr>
      <w:tr w:rsidR="00316532" w:rsidRPr="00C85CF5" w14:paraId="349B4EB4" w14:textId="77777777" w:rsidTr="51D65366">
        <w:tc>
          <w:tcPr>
            <w:tcW w:w="1353" w:type="dxa"/>
            <w:shd w:val="clear" w:color="auto" w:fill="C1E4F5" w:themeFill="accent1" w:themeFillTint="33"/>
            <w:tcMar>
              <w:top w:w="120" w:type="dxa"/>
              <w:left w:w="180" w:type="dxa"/>
              <w:bottom w:w="120" w:type="dxa"/>
              <w:right w:w="180" w:type="dxa"/>
            </w:tcMar>
            <w:hideMark/>
          </w:tcPr>
          <w:p w14:paraId="29EB5A91" w14:textId="77777777" w:rsidR="00BD044A" w:rsidRPr="00C85CF5" w:rsidRDefault="00D355BB" w:rsidP="00BD044A">
            <w:pPr>
              <w:spacing w:before="30" w:after="30"/>
              <w:ind w:left="30" w:right="30"/>
              <w:rPr>
                <w:rFonts w:ascii="Calibri" w:eastAsia="Times New Roman" w:hAnsi="Calibri" w:cs="Calibri"/>
                <w:sz w:val="16"/>
              </w:rPr>
            </w:pPr>
            <w:hyperlink r:id="rId164"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44FE23F9" w14:textId="77777777" w:rsidR="00BD044A" w:rsidRPr="00C85CF5" w:rsidRDefault="00D355BB" w:rsidP="00BD044A">
            <w:pPr>
              <w:ind w:left="30" w:right="30"/>
              <w:rPr>
                <w:rFonts w:ascii="Calibri" w:eastAsia="Times New Roman" w:hAnsi="Calibri" w:cs="Calibri"/>
                <w:sz w:val="16"/>
              </w:rPr>
            </w:pPr>
            <w:hyperlink r:id="rId165" w:tgtFrame="_blank" w:history="1">
              <w:r w:rsidRPr="00C85CF5">
                <w:rPr>
                  <w:rFonts w:ascii="Calibri" w:eastAsia="Times New Roman" w:hAnsi="Calibri" w:cs="Calibri"/>
                  <w:color w:val="0000FF"/>
                  <w:sz w:val="16"/>
                  <w:u w:val="single"/>
                </w:rPr>
                <w:t>85_C_16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B6E33E" w14:textId="77777777" w:rsidR="00BD044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5738AEEB" w14:textId="77777777" w:rsidR="00BD044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[3] Explique que a Abbott conduz seus negócios da maneira correta e não pode oferecer nada de valor que possa influenciar indevidamente a tomada de decisões. Em seguida, comunique imediatamente a situação ao Escritório de Ética e Conformidade (OEC).</w:t>
            </w:r>
          </w:p>
        </w:tc>
      </w:tr>
      <w:tr w:rsidR="00316532" w:rsidRPr="00C85CF5" w14:paraId="28C63B39" w14:textId="77777777" w:rsidTr="51D65366">
        <w:tc>
          <w:tcPr>
            <w:tcW w:w="1353" w:type="dxa"/>
            <w:shd w:val="clear" w:color="auto" w:fill="C1E4F5" w:themeFill="accent1" w:themeFillTint="33"/>
            <w:tcMar>
              <w:top w:w="120" w:type="dxa"/>
              <w:left w:w="180" w:type="dxa"/>
              <w:bottom w:w="120" w:type="dxa"/>
              <w:right w:w="180" w:type="dxa"/>
            </w:tcMar>
            <w:hideMark/>
          </w:tcPr>
          <w:p w14:paraId="4527275B" w14:textId="77777777" w:rsidR="00BD044A" w:rsidRPr="00C85CF5" w:rsidRDefault="00D355BB" w:rsidP="00BD044A">
            <w:pPr>
              <w:spacing w:before="30" w:after="30"/>
              <w:ind w:left="30" w:right="30"/>
              <w:rPr>
                <w:rFonts w:ascii="Calibri" w:eastAsia="Times New Roman" w:hAnsi="Calibri" w:cs="Calibri"/>
                <w:sz w:val="16"/>
              </w:rPr>
            </w:pPr>
            <w:hyperlink r:id="rId166"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0A1DB158" w14:textId="77777777" w:rsidR="00BD044A" w:rsidRPr="00C85CF5" w:rsidRDefault="00D355BB" w:rsidP="00BD044A">
            <w:pPr>
              <w:ind w:left="30" w:right="30"/>
              <w:rPr>
                <w:rFonts w:ascii="Calibri" w:eastAsia="Times New Roman" w:hAnsi="Calibri" w:cs="Calibri"/>
                <w:sz w:val="16"/>
              </w:rPr>
            </w:pPr>
            <w:hyperlink r:id="rId167" w:tgtFrame="_blank" w:history="1">
              <w:r w:rsidRPr="00C85CF5">
                <w:rPr>
                  <w:rFonts w:ascii="Calibri" w:eastAsia="Times New Roman" w:hAnsi="Calibri" w:cs="Calibri"/>
                  <w:color w:val="0000FF"/>
                  <w:sz w:val="16"/>
                  <w:u w:val="single"/>
                </w:rPr>
                <w:t>86_C_16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2923EF" w14:textId="77777777" w:rsidR="00BD044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[4] Thank the HCP for the information and promise you will think about it.</w:t>
            </w:r>
          </w:p>
          <w:p w14:paraId="35544CAF" w14:textId="77777777" w:rsidR="00BD044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Next</w:t>
            </w:r>
          </w:p>
        </w:tc>
        <w:tc>
          <w:tcPr>
            <w:tcW w:w="6000" w:type="dxa"/>
          </w:tcPr>
          <w:p w14:paraId="7E0EACA3" w14:textId="77777777" w:rsidR="00BD044A" w:rsidRPr="00C85CF5"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[4] Agradeça ao HCP pela informação e prometa que pensará sobre o assunto.</w:t>
            </w:r>
          </w:p>
          <w:p w14:paraId="1401EBF8" w14:textId="77777777" w:rsidR="00BD044A"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Próximo</w:t>
            </w:r>
          </w:p>
        </w:tc>
      </w:tr>
      <w:tr w:rsidR="00316532" w:rsidRPr="00C85CF5" w14:paraId="3D56E381" w14:textId="77777777" w:rsidTr="51D65366">
        <w:tc>
          <w:tcPr>
            <w:tcW w:w="1353" w:type="dxa"/>
            <w:shd w:val="clear" w:color="auto" w:fill="C1E4F5" w:themeFill="accent1" w:themeFillTint="33"/>
            <w:tcMar>
              <w:top w:w="120" w:type="dxa"/>
              <w:left w:w="180" w:type="dxa"/>
              <w:bottom w:w="120" w:type="dxa"/>
              <w:right w:w="180" w:type="dxa"/>
            </w:tcMar>
            <w:hideMark/>
          </w:tcPr>
          <w:p w14:paraId="57DAC10A" w14:textId="77777777" w:rsidR="00E5633E" w:rsidRPr="00C85CF5" w:rsidRDefault="00D355BB" w:rsidP="00E5633E">
            <w:pPr>
              <w:spacing w:before="30" w:after="30"/>
              <w:ind w:left="30" w:right="30"/>
              <w:rPr>
                <w:rFonts w:ascii="Calibri" w:eastAsia="Times New Roman" w:hAnsi="Calibri" w:cs="Calibri"/>
                <w:sz w:val="16"/>
              </w:rPr>
            </w:pPr>
            <w:r w:rsidRPr="00C85CF5">
              <w:rPr>
                <w:rFonts w:ascii="Calibri" w:eastAsia="Times New Roman" w:hAnsi="Calibri" w:cs="Calibri"/>
                <w:sz w:val="16"/>
              </w:rPr>
              <w:t>Screen 15</w:t>
            </w:r>
          </w:p>
          <w:p w14:paraId="7E2C7379" w14:textId="77777777" w:rsidR="00E5633E" w:rsidRPr="00C85CF5" w:rsidRDefault="00D355BB" w:rsidP="00E5633E">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8: Feedback</w:t>
            </w:r>
          </w:p>
          <w:p w14:paraId="0A56D6CE" w14:textId="77777777" w:rsidR="00E5633E" w:rsidRPr="00C85CF5" w:rsidRDefault="00D355BB" w:rsidP="00E5633E">
            <w:pPr>
              <w:ind w:left="30" w:right="30"/>
              <w:rPr>
                <w:rFonts w:ascii="Calibri" w:eastAsia="Times New Roman" w:hAnsi="Calibri" w:cs="Calibri"/>
                <w:sz w:val="16"/>
              </w:rPr>
            </w:pPr>
            <w:r w:rsidRPr="00C85CF5">
              <w:rPr>
                <w:rFonts w:ascii="Calibri" w:eastAsia="Times New Roman" w:hAnsi="Calibri" w:cs="Calibri"/>
                <w:sz w:val="16"/>
              </w:rPr>
              <w:t>87_C_16</w:t>
            </w:r>
          </w:p>
        </w:tc>
        <w:tc>
          <w:tcPr>
            <w:tcW w:w="6000" w:type="dxa"/>
            <w:tcMar>
              <w:top w:w="120" w:type="dxa"/>
              <w:left w:w="180" w:type="dxa"/>
              <w:bottom w:w="120" w:type="dxa"/>
              <w:right w:w="180" w:type="dxa"/>
            </w:tcMar>
            <w:hideMark/>
          </w:tcPr>
          <w:p w14:paraId="407B5B67" w14:textId="77777777" w:rsidR="00E5633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576E4B98" w14:textId="4D760D22" w:rsidR="00E5633E" w:rsidRPr="00C85CF5" w:rsidRDefault="00D355BB" w:rsidP="7863DB48">
            <w:pPr>
              <w:spacing w:before="100" w:beforeAutospacing="1" w:after="100" w:afterAutospacing="1"/>
              <w:ind w:left="30" w:right="30"/>
              <w:rPr>
                <w:rFonts w:ascii="Calibri" w:eastAsia="Times New Roman" w:hAnsi="Calibri" w:cs="Calibri"/>
                <w:lang w:val="pt-BR"/>
              </w:rPr>
            </w:pPr>
            <w:r w:rsidRPr="51D65366">
              <w:rPr>
                <w:rFonts w:ascii="Calibri" w:eastAsia="Calibri" w:hAnsi="Calibri" w:cs="Calibri"/>
                <w:lang w:val="pt-BR"/>
              </w:rPr>
              <w:t>Você nunca deve oferecer, prometer, dar ou receber algo de valor para obter uma vantagem comercial indevida ou para fechar ou manter negócios. Independentemente do que os concorrentes fazem, você deve cumprir as leis aplicáveis e a política da Abbott, incluindo os requisitos da</w:t>
            </w:r>
            <w:r w:rsidR="00C91EA5" w:rsidRPr="51D65366">
              <w:rPr>
                <w:rFonts w:ascii="Calibri" w:eastAsia="Calibri" w:hAnsi="Calibri" w:cs="Calibri"/>
                <w:lang w:val="pt-BR"/>
              </w:rPr>
              <w:t> </w:t>
            </w:r>
            <w:r w:rsidRPr="51D65366">
              <w:rPr>
                <w:rFonts w:ascii="Calibri" w:eastAsia="Calibri" w:hAnsi="Calibri" w:cs="Calibri"/>
                <w:lang w:val="pt-BR"/>
              </w:rPr>
              <w:t>Política Global Anticorrupção da Abbott (GLB-ANTI-CORRUPTION). Em caso de dúvida, sempre consulte o</w:t>
            </w:r>
            <w:r w:rsidR="00C91EA5" w:rsidRPr="51D65366">
              <w:rPr>
                <w:rFonts w:ascii="Calibri" w:eastAsia="Calibri" w:hAnsi="Calibri" w:cs="Calibri"/>
                <w:lang w:val="pt-BR"/>
              </w:rPr>
              <w:t> </w:t>
            </w:r>
            <w:r w:rsidRPr="51D65366">
              <w:rPr>
                <w:rFonts w:ascii="Calibri" w:eastAsia="Calibri" w:hAnsi="Calibri" w:cs="Calibri"/>
                <w:lang w:val="pt-BR"/>
              </w:rPr>
              <w:t xml:space="preserve">Departamento Jurídico ou </w:t>
            </w:r>
            <w:del w:id="99" w:author="Pelosi, Mariana" w:date="2025-12-18T16:12:00Z">
              <w:r w:rsidRPr="51D65366" w:rsidDel="00D355BB">
                <w:rPr>
                  <w:rFonts w:ascii="Calibri" w:eastAsia="Calibri" w:hAnsi="Calibri" w:cs="Calibri"/>
                  <w:lang w:val="pt-BR"/>
                </w:rPr>
                <w:delText xml:space="preserve">o </w:delText>
              </w:r>
            </w:del>
            <w:ins w:id="100" w:author="Pelosi, Mariana" w:date="2025-12-19T13:53:00Z">
              <w:r w:rsidR="067D2EE9" w:rsidRPr="51D65366">
                <w:rPr>
                  <w:rFonts w:ascii="Calibri" w:eastAsia="Calibri" w:hAnsi="Calibri" w:cs="Calibri"/>
                  <w:lang w:val="pt-BR"/>
                </w:rPr>
                <w:t>o Esc</w:t>
              </w:r>
            </w:ins>
            <w:ins w:id="101" w:author="Pelosi, Mariana" w:date="2025-12-19T13:54:00Z">
              <w:r w:rsidR="067D2EE9" w:rsidRPr="51D65366">
                <w:rPr>
                  <w:rFonts w:ascii="Calibri" w:eastAsia="Calibri" w:hAnsi="Calibri" w:cs="Calibri"/>
                  <w:lang w:val="pt-BR"/>
                </w:rPr>
                <w:t>ritório de Ética e Conformidade (</w:t>
              </w:r>
            </w:ins>
            <w:r w:rsidRPr="51D65366">
              <w:rPr>
                <w:rFonts w:ascii="Calibri" w:eastAsia="Calibri" w:hAnsi="Calibri" w:cs="Calibri"/>
                <w:lang w:val="pt-BR"/>
              </w:rPr>
              <w:t>OEC</w:t>
            </w:r>
            <w:ins w:id="102" w:author="Pelosi, Mariana" w:date="2025-12-19T13:54:00Z">
              <w:r w:rsidR="1DBBEC7D" w:rsidRPr="51D65366">
                <w:rPr>
                  <w:rFonts w:ascii="Calibri" w:eastAsia="Calibri" w:hAnsi="Calibri" w:cs="Calibri"/>
                  <w:lang w:val="pt-BR"/>
                </w:rPr>
                <w:t>)</w:t>
              </w:r>
            </w:ins>
            <w:r w:rsidRPr="51D65366">
              <w:rPr>
                <w:rFonts w:ascii="Calibri" w:eastAsia="Calibri" w:hAnsi="Calibri" w:cs="Calibri"/>
                <w:lang w:val="pt-BR"/>
              </w:rPr>
              <w:t>.</w:t>
            </w:r>
          </w:p>
        </w:tc>
      </w:tr>
      <w:tr w:rsidR="00316532" w:rsidRPr="003350BD" w14:paraId="0EE66C97" w14:textId="77777777" w:rsidTr="51D65366">
        <w:tc>
          <w:tcPr>
            <w:tcW w:w="1353" w:type="dxa"/>
            <w:shd w:val="clear" w:color="auto" w:fill="C1E4F5" w:themeFill="accent1" w:themeFillTint="33"/>
            <w:tcMar>
              <w:top w:w="120" w:type="dxa"/>
              <w:left w:w="180" w:type="dxa"/>
              <w:bottom w:w="120" w:type="dxa"/>
              <w:right w:w="180" w:type="dxa"/>
            </w:tcMar>
            <w:hideMark/>
          </w:tcPr>
          <w:p w14:paraId="4962AB2C" w14:textId="77777777" w:rsidR="00E5633E" w:rsidRPr="00C85CF5" w:rsidRDefault="00D355BB" w:rsidP="00E5633E">
            <w:pPr>
              <w:spacing w:before="30" w:after="30"/>
              <w:ind w:left="30" w:right="30"/>
              <w:rPr>
                <w:rFonts w:ascii="Calibri" w:eastAsia="Times New Roman" w:hAnsi="Calibri" w:cs="Calibri"/>
                <w:sz w:val="16"/>
              </w:rPr>
            </w:pPr>
            <w:hyperlink r:id="rId168"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694D929F" w14:textId="77777777" w:rsidR="00E5633E" w:rsidRPr="00C85CF5" w:rsidRDefault="00D355BB" w:rsidP="00E5633E">
            <w:pPr>
              <w:ind w:left="30" w:right="30"/>
              <w:rPr>
                <w:rFonts w:ascii="Calibri" w:eastAsia="Times New Roman" w:hAnsi="Calibri" w:cs="Calibri"/>
                <w:sz w:val="16"/>
              </w:rPr>
            </w:pPr>
            <w:hyperlink r:id="rId169" w:tgtFrame="_blank" w:history="1">
              <w:r w:rsidRPr="00C85CF5">
                <w:rPr>
                  <w:rFonts w:ascii="Calibri" w:eastAsia="Times New Roman" w:hAnsi="Calibri" w:cs="Calibri"/>
                  <w:color w:val="0000FF"/>
                  <w:sz w:val="16"/>
                  <w:u w:val="single"/>
                </w:rPr>
                <w:t>88_C_16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FEBD38" w14:textId="77777777" w:rsidR="00E5633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[9] Which of the following are examples of items of value that must not be given to win business?</w:t>
            </w:r>
          </w:p>
        </w:tc>
        <w:tc>
          <w:tcPr>
            <w:tcW w:w="6000" w:type="dxa"/>
          </w:tcPr>
          <w:p w14:paraId="4AADF6EB" w14:textId="0A4732A5" w:rsidR="00E5633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[9] Quais dos seguintes são exemplos de itens de valor que</w:t>
            </w:r>
            <w:r w:rsidR="00C91EA5">
              <w:rPr>
                <w:rFonts w:ascii="Calibri" w:eastAsia="Calibri" w:hAnsi="Calibri" w:cs="Calibri"/>
                <w:lang w:val="pt-BR"/>
              </w:rPr>
              <w:t> </w:t>
            </w:r>
            <w:r w:rsidRPr="00C85CF5">
              <w:rPr>
                <w:rFonts w:ascii="Calibri" w:eastAsia="Calibri" w:hAnsi="Calibri" w:cs="Calibri"/>
                <w:lang w:val="pt-BR"/>
              </w:rPr>
              <w:t>não devem ser concedidos para fazer negócios?</w:t>
            </w:r>
          </w:p>
        </w:tc>
      </w:tr>
      <w:tr w:rsidR="00316532" w:rsidRPr="003350BD" w14:paraId="49156C45" w14:textId="77777777" w:rsidTr="51D65366">
        <w:tc>
          <w:tcPr>
            <w:tcW w:w="1353" w:type="dxa"/>
            <w:shd w:val="clear" w:color="auto" w:fill="C1E4F5" w:themeFill="accent1" w:themeFillTint="33"/>
            <w:tcMar>
              <w:top w:w="120" w:type="dxa"/>
              <w:left w:w="180" w:type="dxa"/>
              <w:bottom w:w="120" w:type="dxa"/>
              <w:right w:w="180" w:type="dxa"/>
            </w:tcMar>
            <w:hideMark/>
          </w:tcPr>
          <w:p w14:paraId="38E0A0D1" w14:textId="77777777" w:rsidR="00E5633E" w:rsidRPr="00C85CF5" w:rsidRDefault="00D355BB" w:rsidP="00E5633E">
            <w:pPr>
              <w:spacing w:before="30" w:after="30"/>
              <w:ind w:left="30" w:right="30"/>
              <w:rPr>
                <w:rFonts w:ascii="Calibri" w:eastAsia="Times New Roman" w:hAnsi="Calibri" w:cs="Calibri"/>
                <w:sz w:val="16"/>
              </w:rPr>
            </w:pPr>
            <w:hyperlink r:id="rId170"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1C86421A" w14:textId="77777777" w:rsidR="00E5633E" w:rsidRPr="00C85CF5" w:rsidRDefault="00D355BB" w:rsidP="00E5633E">
            <w:pPr>
              <w:ind w:left="30" w:right="30"/>
              <w:rPr>
                <w:rFonts w:ascii="Calibri" w:eastAsia="Times New Roman" w:hAnsi="Calibri" w:cs="Calibri"/>
                <w:sz w:val="16"/>
              </w:rPr>
            </w:pPr>
            <w:hyperlink r:id="rId171" w:tgtFrame="_blank" w:history="1">
              <w:r w:rsidRPr="00C85CF5">
                <w:rPr>
                  <w:rFonts w:ascii="Calibri" w:eastAsia="Times New Roman" w:hAnsi="Calibri" w:cs="Calibri"/>
                  <w:color w:val="0000FF"/>
                  <w:sz w:val="16"/>
                  <w:u w:val="single"/>
                </w:rPr>
                <w:t>89_C_16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A2A08E" w14:textId="77777777" w:rsidR="00E5633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Trips to HCPs and their families to visit spas, casinos or other venues known for entertainment.</w:t>
            </w:r>
          </w:p>
        </w:tc>
        <w:tc>
          <w:tcPr>
            <w:tcW w:w="6000" w:type="dxa"/>
          </w:tcPr>
          <w:p w14:paraId="2AF661DF" w14:textId="77777777" w:rsidR="00E5633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 Viagens para HCPs e suas famílias para visitar spas, cassinos ou outros locais conhecidos pelo entretenimento.</w:t>
            </w:r>
          </w:p>
        </w:tc>
      </w:tr>
      <w:tr w:rsidR="00316532" w:rsidRPr="003350BD" w14:paraId="7AC1FEC4" w14:textId="77777777" w:rsidTr="51D65366">
        <w:tc>
          <w:tcPr>
            <w:tcW w:w="1353" w:type="dxa"/>
            <w:shd w:val="clear" w:color="auto" w:fill="C1E4F5" w:themeFill="accent1" w:themeFillTint="33"/>
            <w:tcMar>
              <w:top w:w="120" w:type="dxa"/>
              <w:left w:w="180" w:type="dxa"/>
              <w:bottom w:w="120" w:type="dxa"/>
              <w:right w:w="180" w:type="dxa"/>
            </w:tcMar>
            <w:hideMark/>
          </w:tcPr>
          <w:p w14:paraId="55E77F1D" w14:textId="77777777" w:rsidR="00E5633E" w:rsidRPr="00C85CF5" w:rsidRDefault="00D355BB" w:rsidP="00E5633E">
            <w:pPr>
              <w:spacing w:before="30" w:after="30"/>
              <w:ind w:left="30" w:right="30"/>
              <w:rPr>
                <w:rFonts w:ascii="Calibri" w:eastAsia="Times New Roman" w:hAnsi="Calibri" w:cs="Calibri"/>
                <w:sz w:val="16"/>
              </w:rPr>
            </w:pPr>
            <w:hyperlink r:id="rId172"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2D045287" w14:textId="77777777" w:rsidR="00E5633E" w:rsidRPr="00C85CF5" w:rsidRDefault="00D355BB" w:rsidP="00E5633E">
            <w:pPr>
              <w:ind w:left="30" w:right="30"/>
              <w:rPr>
                <w:rFonts w:ascii="Calibri" w:eastAsia="Times New Roman" w:hAnsi="Calibri" w:cs="Calibri"/>
                <w:sz w:val="16"/>
              </w:rPr>
            </w:pPr>
            <w:hyperlink r:id="rId173" w:tgtFrame="_blank" w:history="1">
              <w:r w:rsidRPr="00C85CF5">
                <w:rPr>
                  <w:rFonts w:ascii="Calibri" w:eastAsia="Times New Roman" w:hAnsi="Calibri" w:cs="Calibri"/>
                  <w:color w:val="0000FF"/>
                  <w:sz w:val="16"/>
                  <w:u w:val="single"/>
                </w:rPr>
                <w:t>90_C_16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DEDA77" w14:textId="77777777" w:rsidR="00E5633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Grants for future research or educational projects.</w:t>
            </w:r>
          </w:p>
        </w:tc>
        <w:tc>
          <w:tcPr>
            <w:tcW w:w="6000" w:type="dxa"/>
          </w:tcPr>
          <w:p w14:paraId="156FBD68" w14:textId="77777777" w:rsidR="00E5633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[2] Ajuda de custos por pesquisas ou programas educacionais futuros.</w:t>
            </w:r>
          </w:p>
        </w:tc>
      </w:tr>
      <w:tr w:rsidR="00316532" w:rsidRPr="003350BD" w14:paraId="07F61394" w14:textId="77777777" w:rsidTr="51D65366">
        <w:tc>
          <w:tcPr>
            <w:tcW w:w="1353" w:type="dxa"/>
            <w:shd w:val="clear" w:color="auto" w:fill="C1E4F5" w:themeFill="accent1" w:themeFillTint="33"/>
            <w:tcMar>
              <w:top w:w="120" w:type="dxa"/>
              <w:left w:w="180" w:type="dxa"/>
              <w:bottom w:w="120" w:type="dxa"/>
              <w:right w:w="180" w:type="dxa"/>
            </w:tcMar>
            <w:hideMark/>
          </w:tcPr>
          <w:p w14:paraId="7F57AA0C" w14:textId="77777777" w:rsidR="00E5633E" w:rsidRPr="00C85CF5" w:rsidRDefault="00D355BB" w:rsidP="00E5633E">
            <w:pPr>
              <w:spacing w:before="30" w:after="30"/>
              <w:ind w:left="30" w:right="30"/>
              <w:rPr>
                <w:rFonts w:ascii="Calibri" w:eastAsia="Times New Roman" w:hAnsi="Calibri" w:cs="Calibri"/>
                <w:sz w:val="16"/>
              </w:rPr>
            </w:pPr>
            <w:hyperlink r:id="rId174"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61239082" w14:textId="77777777" w:rsidR="00E5633E" w:rsidRPr="00C85CF5" w:rsidRDefault="00D355BB" w:rsidP="00E5633E">
            <w:pPr>
              <w:ind w:left="30" w:right="30"/>
              <w:rPr>
                <w:rFonts w:ascii="Calibri" w:eastAsia="Times New Roman" w:hAnsi="Calibri" w:cs="Calibri"/>
                <w:sz w:val="16"/>
              </w:rPr>
            </w:pPr>
            <w:hyperlink r:id="rId175" w:tgtFrame="_blank" w:history="1">
              <w:r w:rsidRPr="00C85CF5">
                <w:rPr>
                  <w:rFonts w:ascii="Calibri" w:eastAsia="Times New Roman" w:hAnsi="Calibri" w:cs="Calibri"/>
                  <w:color w:val="0000FF"/>
                  <w:sz w:val="16"/>
                  <w:u w:val="single"/>
                </w:rPr>
                <w:t>91_C_16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6BB8B3" w14:textId="77777777" w:rsidR="00E5633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Donations to government officials’ favorite charities.</w:t>
            </w:r>
          </w:p>
        </w:tc>
        <w:tc>
          <w:tcPr>
            <w:tcW w:w="6000" w:type="dxa"/>
          </w:tcPr>
          <w:p w14:paraId="3B996CF7" w14:textId="77777777" w:rsidR="00E5633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[3] Doações para as instituições de caridade favoritas de funcionários públicos.</w:t>
            </w:r>
          </w:p>
        </w:tc>
      </w:tr>
      <w:tr w:rsidR="00316532" w:rsidRPr="003350BD" w14:paraId="291E4A89" w14:textId="77777777" w:rsidTr="51D65366">
        <w:tc>
          <w:tcPr>
            <w:tcW w:w="1353" w:type="dxa"/>
            <w:shd w:val="clear" w:color="auto" w:fill="C1E4F5" w:themeFill="accent1" w:themeFillTint="33"/>
            <w:tcMar>
              <w:top w:w="120" w:type="dxa"/>
              <w:left w:w="180" w:type="dxa"/>
              <w:bottom w:w="120" w:type="dxa"/>
              <w:right w:w="180" w:type="dxa"/>
            </w:tcMar>
            <w:hideMark/>
          </w:tcPr>
          <w:p w14:paraId="0659D210" w14:textId="77777777" w:rsidR="00E5633E" w:rsidRPr="00C85CF5" w:rsidRDefault="00D355BB" w:rsidP="00E5633E">
            <w:pPr>
              <w:spacing w:before="30" w:after="30"/>
              <w:ind w:left="30" w:right="30"/>
              <w:rPr>
                <w:rFonts w:ascii="Calibri" w:eastAsia="Times New Roman" w:hAnsi="Calibri" w:cs="Calibri"/>
                <w:sz w:val="16"/>
              </w:rPr>
            </w:pPr>
            <w:hyperlink r:id="rId176"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3EDC5341" w14:textId="77777777" w:rsidR="00E5633E" w:rsidRPr="00C85CF5" w:rsidRDefault="00D355BB" w:rsidP="00E5633E">
            <w:pPr>
              <w:ind w:left="30" w:right="30"/>
              <w:rPr>
                <w:rFonts w:ascii="Calibri" w:eastAsia="Times New Roman" w:hAnsi="Calibri" w:cs="Calibri"/>
                <w:sz w:val="16"/>
              </w:rPr>
            </w:pPr>
            <w:hyperlink r:id="rId177" w:tgtFrame="_blank" w:history="1">
              <w:r w:rsidRPr="00C85CF5">
                <w:rPr>
                  <w:rFonts w:ascii="Calibri" w:eastAsia="Times New Roman" w:hAnsi="Calibri" w:cs="Calibri"/>
                  <w:color w:val="0000FF"/>
                  <w:sz w:val="16"/>
                  <w:u w:val="single"/>
                </w:rPr>
                <w:t>92_C_16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72BB3B" w14:textId="77777777" w:rsidR="00E5633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[4] All of the above.</w:t>
            </w:r>
          </w:p>
          <w:p w14:paraId="3D859F60" w14:textId="77777777" w:rsidR="00E5633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Next</w:t>
            </w:r>
          </w:p>
        </w:tc>
        <w:tc>
          <w:tcPr>
            <w:tcW w:w="6000" w:type="dxa"/>
          </w:tcPr>
          <w:p w14:paraId="4A3FF0A7" w14:textId="77777777" w:rsidR="00E5633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[4] Todas as opções anteriores.</w:t>
            </w:r>
          </w:p>
          <w:p w14:paraId="12001B26" w14:textId="77777777" w:rsidR="00E5633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Próximo</w:t>
            </w:r>
          </w:p>
        </w:tc>
      </w:tr>
      <w:tr w:rsidR="00316532" w:rsidRPr="003350BD" w14:paraId="0EBB913B" w14:textId="77777777" w:rsidTr="51D65366">
        <w:tc>
          <w:tcPr>
            <w:tcW w:w="1353" w:type="dxa"/>
            <w:shd w:val="clear" w:color="auto" w:fill="C1E4F5" w:themeFill="accent1" w:themeFillTint="33"/>
            <w:tcMar>
              <w:top w:w="120" w:type="dxa"/>
              <w:left w:w="180" w:type="dxa"/>
              <w:bottom w:w="120" w:type="dxa"/>
              <w:right w:w="180" w:type="dxa"/>
            </w:tcMar>
            <w:hideMark/>
          </w:tcPr>
          <w:p w14:paraId="0A1E396C" w14:textId="77777777" w:rsidR="001C3170" w:rsidRPr="00C85CF5" w:rsidRDefault="00D355BB" w:rsidP="001C3170">
            <w:pPr>
              <w:spacing w:before="30" w:after="30"/>
              <w:ind w:left="30" w:right="30"/>
              <w:rPr>
                <w:rFonts w:ascii="Calibri" w:eastAsia="Times New Roman" w:hAnsi="Calibri" w:cs="Calibri"/>
                <w:sz w:val="16"/>
              </w:rPr>
            </w:pPr>
            <w:r w:rsidRPr="00C85CF5">
              <w:rPr>
                <w:rFonts w:ascii="Calibri" w:eastAsia="Times New Roman" w:hAnsi="Calibri" w:cs="Calibri"/>
                <w:sz w:val="16"/>
              </w:rPr>
              <w:t>Screen 15</w:t>
            </w:r>
          </w:p>
          <w:p w14:paraId="448D9AEF" w14:textId="77777777" w:rsidR="001C3170" w:rsidRPr="00C85CF5" w:rsidRDefault="00D355BB" w:rsidP="001C3170">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9: Feedback</w:t>
            </w:r>
          </w:p>
          <w:p w14:paraId="077D8D3B" w14:textId="77777777" w:rsidR="001C3170" w:rsidRPr="00C85CF5" w:rsidRDefault="00D355BB" w:rsidP="001C3170">
            <w:pPr>
              <w:ind w:left="30" w:right="30"/>
              <w:rPr>
                <w:rFonts w:ascii="Calibri" w:eastAsia="Times New Roman" w:hAnsi="Calibri" w:cs="Calibri"/>
                <w:sz w:val="16"/>
              </w:rPr>
            </w:pPr>
            <w:r w:rsidRPr="00C85CF5">
              <w:rPr>
                <w:rFonts w:ascii="Calibri" w:eastAsia="Times New Roman" w:hAnsi="Calibri" w:cs="Calibri"/>
                <w:sz w:val="16"/>
              </w:rPr>
              <w:t>93_C_16</w:t>
            </w:r>
          </w:p>
        </w:tc>
        <w:tc>
          <w:tcPr>
            <w:tcW w:w="6000" w:type="dxa"/>
            <w:tcMar>
              <w:top w:w="120" w:type="dxa"/>
              <w:left w:w="180" w:type="dxa"/>
              <w:bottom w:w="120" w:type="dxa"/>
              <w:right w:w="180" w:type="dxa"/>
            </w:tcMar>
            <w:hideMark/>
          </w:tcPr>
          <w:p w14:paraId="769FD211" w14:textId="77777777" w:rsidR="001C317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6C4ADADF" w14:textId="66F89442" w:rsidR="001C317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As normas da Abbott sobre suborno e corrupção, encontrados na Política Global Anticorrupção (GLB-ANTI-CORRUPTION), são consistentes com o nosso compromisso de fazer negócios com honestidade, justiça e</w:t>
            </w:r>
            <w:r w:rsidR="00597872">
              <w:rPr>
                <w:rFonts w:ascii="Calibri" w:eastAsia="Calibri" w:hAnsi="Calibri" w:cs="Calibri"/>
                <w:lang w:val="pt-BR"/>
              </w:rPr>
              <w:t> </w:t>
            </w:r>
            <w:r w:rsidRPr="00C85CF5">
              <w:rPr>
                <w:rFonts w:ascii="Calibri" w:eastAsia="Calibri" w:hAnsi="Calibri" w:cs="Calibri"/>
                <w:lang w:val="pt-BR"/>
              </w:rPr>
              <w:t>integridade. Isso significa que oferecer ou dar algo de valor para fechar negócios nunca é permitido.</w:t>
            </w:r>
          </w:p>
        </w:tc>
      </w:tr>
      <w:tr w:rsidR="00316532" w:rsidRPr="00C85CF5" w14:paraId="6199EB42" w14:textId="77777777" w:rsidTr="51D65366">
        <w:tc>
          <w:tcPr>
            <w:tcW w:w="1353" w:type="dxa"/>
            <w:shd w:val="clear" w:color="auto" w:fill="C1E4F5" w:themeFill="accent1" w:themeFillTint="33"/>
            <w:tcMar>
              <w:top w:w="120" w:type="dxa"/>
              <w:left w:w="180" w:type="dxa"/>
              <w:bottom w:w="120" w:type="dxa"/>
              <w:right w:w="180" w:type="dxa"/>
            </w:tcMar>
            <w:hideMark/>
          </w:tcPr>
          <w:p w14:paraId="4CBF2D6B" w14:textId="77777777" w:rsidR="001C3170" w:rsidRPr="00C85CF5" w:rsidRDefault="00D355BB" w:rsidP="001C3170">
            <w:pPr>
              <w:spacing w:before="30" w:after="30"/>
              <w:ind w:left="30" w:right="30"/>
              <w:rPr>
                <w:rFonts w:ascii="Calibri" w:eastAsia="Times New Roman" w:hAnsi="Calibri" w:cs="Calibri"/>
                <w:sz w:val="16"/>
              </w:rPr>
            </w:pPr>
            <w:hyperlink r:id="rId178"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5D3E496C" w14:textId="77777777" w:rsidR="001C3170" w:rsidRPr="00C85CF5" w:rsidRDefault="00D355BB" w:rsidP="001C3170">
            <w:pPr>
              <w:ind w:left="30" w:right="30"/>
              <w:rPr>
                <w:rFonts w:ascii="Calibri" w:eastAsia="Times New Roman" w:hAnsi="Calibri" w:cs="Calibri"/>
                <w:sz w:val="16"/>
              </w:rPr>
            </w:pPr>
            <w:hyperlink r:id="rId179" w:tgtFrame="_blank" w:history="1">
              <w:r w:rsidRPr="00C85CF5">
                <w:rPr>
                  <w:rFonts w:ascii="Calibri" w:eastAsia="Times New Roman" w:hAnsi="Calibri" w:cs="Calibri"/>
                  <w:color w:val="0000FF"/>
                  <w:sz w:val="16"/>
                  <w:u w:val="single"/>
                </w:rPr>
                <w:t>94_C_16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938F20" w14:textId="77777777" w:rsidR="001C317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6CE67EC3" w14:textId="77777777" w:rsidR="001C317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[10] Um profissional de saúde que é um importante líder de opinião pergunta se você poderia providenciar algum apoio para um programa educacional do qual ele gostaria de participar em troca de oportunidades comerciais adicionais para a Abbott. Qual opção é a mais adequada?</w:t>
            </w:r>
          </w:p>
        </w:tc>
      </w:tr>
      <w:tr w:rsidR="00316532" w:rsidRPr="003350BD" w14:paraId="51E1DE20" w14:textId="77777777" w:rsidTr="51D65366">
        <w:tc>
          <w:tcPr>
            <w:tcW w:w="1353" w:type="dxa"/>
            <w:shd w:val="clear" w:color="auto" w:fill="C1E4F5" w:themeFill="accent1" w:themeFillTint="33"/>
            <w:tcMar>
              <w:top w:w="120" w:type="dxa"/>
              <w:left w:w="180" w:type="dxa"/>
              <w:bottom w:w="120" w:type="dxa"/>
              <w:right w:w="180" w:type="dxa"/>
            </w:tcMar>
            <w:hideMark/>
          </w:tcPr>
          <w:p w14:paraId="68E33CE2" w14:textId="77777777" w:rsidR="001C3170" w:rsidRPr="00C85CF5" w:rsidRDefault="00D355BB" w:rsidP="001C3170">
            <w:pPr>
              <w:spacing w:before="30" w:after="30"/>
              <w:ind w:left="30" w:right="30"/>
              <w:rPr>
                <w:rFonts w:ascii="Calibri" w:eastAsia="Times New Roman" w:hAnsi="Calibri" w:cs="Calibri"/>
                <w:sz w:val="16"/>
              </w:rPr>
            </w:pPr>
            <w:hyperlink r:id="rId180"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70A3983E" w14:textId="77777777" w:rsidR="001C3170" w:rsidRPr="00C85CF5" w:rsidRDefault="00D355BB" w:rsidP="001C3170">
            <w:pPr>
              <w:ind w:left="30" w:right="30"/>
              <w:rPr>
                <w:rFonts w:ascii="Calibri" w:eastAsia="Times New Roman" w:hAnsi="Calibri" w:cs="Calibri"/>
                <w:sz w:val="16"/>
              </w:rPr>
            </w:pPr>
            <w:hyperlink r:id="rId181" w:tgtFrame="_blank" w:history="1">
              <w:r w:rsidRPr="00C85CF5">
                <w:rPr>
                  <w:rFonts w:ascii="Calibri" w:eastAsia="Times New Roman" w:hAnsi="Calibri" w:cs="Calibri"/>
                  <w:color w:val="0000FF"/>
                  <w:sz w:val="16"/>
                  <w:u w:val="single"/>
                </w:rPr>
                <w:t>95_C_16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14832D" w14:textId="77777777" w:rsidR="001C317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Firmly reject the request on the basis that it violates Abbott’s Anti-corruption Policy.</w:t>
            </w:r>
          </w:p>
        </w:tc>
        <w:tc>
          <w:tcPr>
            <w:tcW w:w="6000" w:type="dxa"/>
          </w:tcPr>
          <w:p w14:paraId="60F92A8A" w14:textId="77777777" w:rsidR="001C317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 Rejeitar a solicitação de forma firme, já que viola a Política Anticorrupção da Abbott.</w:t>
            </w:r>
          </w:p>
        </w:tc>
      </w:tr>
      <w:tr w:rsidR="00316532" w:rsidRPr="003350BD" w14:paraId="0F691A5C" w14:textId="77777777" w:rsidTr="51D65366">
        <w:tc>
          <w:tcPr>
            <w:tcW w:w="1353" w:type="dxa"/>
            <w:shd w:val="clear" w:color="auto" w:fill="C1E4F5" w:themeFill="accent1" w:themeFillTint="33"/>
            <w:tcMar>
              <w:top w:w="120" w:type="dxa"/>
              <w:left w:w="180" w:type="dxa"/>
              <w:bottom w:w="120" w:type="dxa"/>
              <w:right w:w="180" w:type="dxa"/>
            </w:tcMar>
            <w:hideMark/>
          </w:tcPr>
          <w:p w14:paraId="61136457" w14:textId="77777777" w:rsidR="001C3170" w:rsidRPr="00C85CF5" w:rsidRDefault="00D355BB" w:rsidP="001C3170">
            <w:pPr>
              <w:spacing w:before="30" w:after="30"/>
              <w:ind w:left="30" w:right="30"/>
              <w:rPr>
                <w:rFonts w:ascii="Calibri" w:eastAsia="Times New Roman" w:hAnsi="Calibri" w:cs="Calibri"/>
                <w:sz w:val="16"/>
              </w:rPr>
            </w:pPr>
            <w:hyperlink r:id="rId182"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3FFD3AF7" w14:textId="77777777" w:rsidR="001C3170" w:rsidRPr="00C85CF5" w:rsidRDefault="00D355BB" w:rsidP="001C3170">
            <w:pPr>
              <w:ind w:left="30" w:right="30"/>
              <w:rPr>
                <w:rFonts w:ascii="Calibri" w:eastAsia="Times New Roman" w:hAnsi="Calibri" w:cs="Calibri"/>
                <w:sz w:val="16"/>
              </w:rPr>
            </w:pPr>
            <w:hyperlink r:id="rId183" w:tgtFrame="_blank" w:history="1">
              <w:r w:rsidRPr="00C85CF5">
                <w:rPr>
                  <w:rFonts w:ascii="Calibri" w:eastAsia="Times New Roman" w:hAnsi="Calibri" w:cs="Calibri"/>
                  <w:color w:val="0000FF"/>
                  <w:sz w:val="16"/>
                  <w:u w:val="single"/>
                </w:rPr>
                <w:t>96_C_16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CBFC01" w14:textId="77777777" w:rsidR="001C317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[2] Tell the HCP that you will ask your manager.</w:t>
            </w:r>
          </w:p>
        </w:tc>
        <w:tc>
          <w:tcPr>
            <w:tcW w:w="6000" w:type="dxa"/>
          </w:tcPr>
          <w:p w14:paraId="5C8FB03E" w14:textId="77777777" w:rsidR="001C317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[2] Dizer ao HCP que você perguntará ao seu gerente.</w:t>
            </w:r>
          </w:p>
        </w:tc>
      </w:tr>
      <w:tr w:rsidR="00316532" w:rsidRPr="003350BD" w14:paraId="60C3039E" w14:textId="77777777" w:rsidTr="51D65366">
        <w:tc>
          <w:tcPr>
            <w:tcW w:w="1353" w:type="dxa"/>
            <w:shd w:val="clear" w:color="auto" w:fill="C1E4F5" w:themeFill="accent1" w:themeFillTint="33"/>
            <w:tcMar>
              <w:top w:w="120" w:type="dxa"/>
              <w:left w:w="180" w:type="dxa"/>
              <w:bottom w:w="120" w:type="dxa"/>
              <w:right w:w="180" w:type="dxa"/>
            </w:tcMar>
            <w:hideMark/>
          </w:tcPr>
          <w:p w14:paraId="4E24FB1C" w14:textId="77777777" w:rsidR="001C3170" w:rsidRPr="00C85CF5" w:rsidRDefault="00D355BB" w:rsidP="001C3170">
            <w:pPr>
              <w:spacing w:before="30" w:after="30"/>
              <w:ind w:left="30" w:right="30"/>
              <w:rPr>
                <w:rFonts w:ascii="Calibri" w:eastAsia="Times New Roman" w:hAnsi="Calibri" w:cs="Calibri"/>
                <w:sz w:val="16"/>
              </w:rPr>
            </w:pPr>
            <w:hyperlink r:id="rId184"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7BC24A25" w14:textId="77777777" w:rsidR="001C3170" w:rsidRPr="00C85CF5" w:rsidRDefault="00D355BB" w:rsidP="001C3170">
            <w:pPr>
              <w:ind w:left="30" w:right="30"/>
              <w:rPr>
                <w:rFonts w:ascii="Calibri" w:eastAsia="Times New Roman" w:hAnsi="Calibri" w:cs="Calibri"/>
                <w:sz w:val="16"/>
              </w:rPr>
            </w:pPr>
            <w:hyperlink r:id="rId185" w:tgtFrame="_blank" w:history="1">
              <w:r w:rsidRPr="00C85CF5">
                <w:rPr>
                  <w:rFonts w:ascii="Calibri" w:eastAsia="Times New Roman" w:hAnsi="Calibri" w:cs="Calibri"/>
                  <w:color w:val="0000FF"/>
                  <w:sz w:val="16"/>
                  <w:u w:val="single"/>
                </w:rPr>
                <w:t>97_C_16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A359A3" w14:textId="77777777" w:rsidR="001C317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Agree to the request, as the HCP is a key opinion leader with a lot of influence.</w:t>
            </w:r>
          </w:p>
        </w:tc>
        <w:tc>
          <w:tcPr>
            <w:tcW w:w="6000" w:type="dxa"/>
          </w:tcPr>
          <w:p w14:paraId="00B2A726" w14:textId="77777777" w:rsidR="001C317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[3] Concordar com a solicitação, já que o profissional de saúde é um líder de opinião fundamental com muita influência.</w:t>
            </w:r>
          </w:p>
        </w:tc>
      </w:tr>
      <w:tr w:rsidR="00316532" w:rsidRPr="003350BD" w14:paraId="5FBB8FFE" w14:textId="77777777" w:rsidTr="51D65366">
        <w:tc>
          <w:tcPr>
            <w:tcW w:w="1353" w:type="dxa"/>
            <w:shd w:val="clear" w:color="auto" w:fill="C1E4F5" w:themeFill="accent1" w:themeFillTint="33"/>
            <w:tcMar>
              <w:top w:w="120" w:type="dxa"/>
              <w:left w:w="180" w:type="dxa"/>
              <w:bottom w:w="120" w:type="dxa"/>
              <w:right w:w="180" w:type="dxa"/>
            </w:tcMar>
            <w:hideMark/>
          </w:tcPr>
          <w:p w14:paraId="346EA1B0" w14:textId="77777777" w:rsidR="001C3170" w:rsidRPr="00C85CF5" w:rsidRDefault="00D355BB" w:rsidP="001C3170">
            <w:pPr>
              <w:spacing w:before="30" w:after="30"/>
              <w:ind w:left="30" w:right="30"/>
              <w:rPr>
                <w:rFonts w:ascii="Calibri" w:eastAsia="Times New Roman" w:hAnsi="Calibri" w:cs="Calibri"/>
                <w:sz w:val="16"/>
              </w:rPr>
            </w:pPr>
            <w:hyperlink r:id="rId186" w:tgtFrame="_blank" w:history="1">
              <w:r w:rsidRPr="00C85CF5">
                <w:rPr>
                  <w:rFonts w:ascii="Calibri" w:eastAsia="Times New Roman" w:hAnsi="Calibri" w:cs="Calibri"/>
                  <w:color w:val="0000FF"/>
                  <w:sz w:val="16"/>
                  <w:u w:val="single"/>
                </w:rPr>
                <w:t>Screen 15</w:t>
              </w:r>
            </w:hyperlink>
            <w:r w:rsidRPr="00C85CF5">
              <w:rPr>
                <w:rFonts w:ascii="Calibri" w:eastAsia="Times New Roman" w:hAnsi="Calibri" w:cs="Calibri"/>
                <w:sz w:val="16"/>
              </w:rPr>
              <w:t xml:space="preserve"> </w:t>
            </w:r>
          </w:p>
          <w:p w14:paraId="133DA15A" w14:textId="77777777" w:rsidR="001C3170" w:rsidRPr="00C85CF5" w:rsidRDefault="00D355BB" w:rsidP="001C3170">
            <w:pPr>
              <w:ind w:left="30" w:right="30"/>
              <w:rPr>
                <w:rFonts w:ascii="Calibri" w:eastAsia="Times New Roman" w:hAnsi="Calibri" w:cs="Calibri"/>
                <w:sz w:val="16"/>
              </w:rPr>
            </w:pPr>
            <w:hyperlink r:id="rId187" w:tgtFrame="_blank" w:history="1">
              <w:r w:rsidRPr="00C85CF5">
                <w:rPr>
                  <w:rFonts w:ascii="Calibri" w:eastAsia="Times New Roman" w:hAnsi="Calibri" w:cs="Calibri"/>
                  <w:color w:val="0000FF"/>
                  <w:sz w:val="16"/>
                  <w:u w:val="single"/>
                </w:rPr>
                <w:t>98_C_16</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63A6F4" w14:textId="77777777" w:rsidR="001C317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[4] None of the above.</w:t>
            </w:r>
          </w:p>
          <w:p w14:paraId="1008AD65" w14:textId="77777777" w:rsidR="001C317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Submit</w:t>
            </w:r>
          </w:p>
        </w:tc>
        <w:tc>
          <w:tcPr>
            <w:tcW w:w="6000" w:type="dxa"/>
          </w:tcPr>
          <w:p w14:paraId="37F0AB7F" w14:textId="77777777" w:rsidR="001C317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[4] Nenhuma das opções acima.</w:t>
            </w:r>
          </w:p>
          <w:p w14:paraId="26EFFCA2" w14:textId="77777777" w:rsidR="001C317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Enviar</w:t>
            </w:r>
          </w:p>
        </w:tc>
      </w:tr>
      <w:tr w:rsidR="00316532" w:rsidRPr="003350BD" w14:paraId="21603A60" w14:textId="77777777" w:rsidTr="51D65366">
        <w:tc>
          <w:tcPr>
            <w:tcW w:w="1353" w:type="dxa"/>
            <w:shd w:val="clear" w:color="auto" w:fill="C1E4F5" w:themeFill="accent1" w:themeFillTint="33"/>
            <w:tcMar>
              <w:top w:w="120" w:type="dxa"/>
              <w:left w:w="180" w:type="dxa"/>
              <w:bottom w:w="120" w:type="dxa"/>
              <w:right w:w="180" w:type="dxa"/>
            </w:tcMar>
            <w:hideMark/>
          </w:tcPr>
          <w:p w14:paraId="398FE581" w14:textId="77777777" w:rsidR="00A551B5" w:rsidRPr="00C85CF5" w:rsidRDefault="00D355BB" w:rsidP="00A551B5">
            <w:pPr>
              <w:spacing w:before="30" w:after="30"/>
              <w:ind w:left="30" w:right="30"/>
              <w:rPr>
                <w:rFonts w:ascii="Calibri" w:eastAsia="Times New Roman" w:hAnsi="Calibri" w:cs="Calibri"/>
                <w:sz w:val="16"/>
              </w:rPr>
            </w:pPr>
            <w:r w:rsidRPr="00C85CF5">
              <w:rPr>
                <w:rFonts w:ascii="Calibri" w:eastAsia="Times New Roman" w:hAnsi="Calibri" w:cs="Calibri"/>
                <w:sz w:val="16"/>
              </w:rPr>
              <w:t>Screen 15</w:t>
            </w:r>
          </w:p>
          <w:p w14:paraId="606464B9" w14:textId="77777777" w:rsidR="00A551B5" w:rsidRPr="00C85CF5" w:rsidRDefault="00D355BB" w:rsidP="00A551B5">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10: Feedback</w:t>
            </w:r>
          </w:p>
          <w:p w14:paraId="0678E567" w14:textId="77777777" w:rsidR="00A551B5" w:rsidRPr="00C85CF5" w:rsidRDefault="00D355BB" w:rsidP="00A551B5">
            <w:pPr>
              <w:ind w:left="30" w:right="30"/>
              <w:rPr>
                <w:rFonts w:ascii="Calibri" w:eastAsia="Times New Roman" w:hAnsi="Calibri" w:cs="Calibri"/>
                <w:sz w:val="16"/>
              </w:rPr>
            </w:pPr>
            <w:r w:rsidRPr="00C85CF5">
              <w:rPr>
                <w:rFonts w:ascii="Calibri" w:eastAsia="Times New Roman" w:hAnsi="Calibri" w:cs="Calibri"/>
                <w:sz w:val="16"/>
              </w:rPr>
              <w:t>99_C_16</w:t>
            </w:r>
          </w:p>
        </w:tc>
        <w:tc>
          <w:tcPr>
            <w:tcW w:w="6000" w:type="dxa"/>
            <w:tcMar>
              <w:top w:w="120" w:type="dxa"/>
              <w:left w:w="180" w:type="dxa"/>
              <w:bottom w:w="120" w:type="dxa"/>
              <w:right w:w="180" w:type="dxa"/>
            </w:tcMar>
            <w:hideMark/>
          </w:tcPr>
          <w:p w14:paraId="67054BE0" w14:textId="77777777" w:rsidR="00A551B5"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 do not offer or provide anything of value to gain a business advantage, directly or indirectly, in line with anti-bribery principles.</w:t>
            </w:r>
          </w:p>
        </w:tc>
        <w:tc>
          <w:tcPr>
            <w:tcW w:w="6000" w:type="dxa"/>
          </w:tcPr>
          <w:p w14:paraId="513CB7B3" w14:textId="1F291480" w:rsidR="00A551B5"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Não oferecemos nem fornecemos nada de valor para obter vantagens comerciais, direta ou indiretamente, em</w:t>
            </w:r>
            <w:r w:rsidR="00597872">
              <w:rPr>
                <w:rFonts w:ascii="Calibri" w:eastAsia="Calibri" w:hAnsi="Calibri" w:cs="Calibri"/>
                <w:lang w:val="pt-BR"/>
              </w:rPr>
              <w:t> </w:t>
            </w:r>
            <w:r w:rsidRPr="00C85CF5">
              <w:rPr>
                <w:rFonts w:ascii="Calibri" w:eastAsia="Calibri" w:hAnsi="Calibri" w:cs="Calibri"/>
                <w:lang w:val="pt-BR"/>
              </w:rPr>
              <w:t>conformidade com os princípios anticorrupção.</w:t>
            </w:r>
          </w:p>
        </w:tc>
      </w:tr>
      <w:tr w:rsidR="00316532" w:rsidRPr="003350BD" w14:paraId="08AB30C8" w14:textId="77777777" w:rsidTr="51D65366">
        <w:tc>
          <w:tcPr>
            <w:tcW w:w="1353" w:type="dxa"/>
            <w:shd w:val="clear" w:color="auto" w:fill="C1E4F5" w:themeFill="accent1" w:themeFillTint="33"/>
            <w:tcMar>
              <w:top w:w="120" w:type="dxa"/>
              <w:left w:w="180" w:type="dxa"/>
              <w:bottom w:w="120" w:type="dxa"/>
              <w:right w:w="180" w:type="dxa"/>
            </w:tcMar>
            <w:hideMark/>
          </w:tcPr>
          <w:p w14:paraId="03AC4161" w14:textId="77777777" w:rsidR="003C2A50" w:rsidRPr="00C85CF5" w:rsidRDefault="00D355BB" w:rsidP="003C2A50">
            <w:pPr>
              <w:spacing w:before="30" w:after="30"/>
              <w:ind w:left="30" w:right="30"/>
              <w:rPr>
                <w:rFonts w:ascii="Calibri" w:eastAsia="Times New Roman" w:hAnsi="Calibri" w:cs="Calibri"/>
                <w:sz w:val="16"/>
              </w:rPr>
            </w:pPr>
            <w:hyperlink r:id="rId188" w:tgtFrame="_blank" w:history="1">
              <w:r w:rsidRPr="00C85CF5">
                <w:rPr>
                  <w:rFonts w:ascii="Calibri" w:eastAsia="Times New Roman" w:hAnsi="Calibri" w:cs="Calibri"/>
                  <w:color w:val="0000FF"/>
                  <w:sz w:val="16"/>
                  <w:u w:val="single"/>
                </w:rPr>
                <w:t>Screen 16</w:t>
              </w:r>
            </w:hyperlink>
            <w:r w:rsidRPr="00C85CF5">
              <w:rPr>
                <w:rFonts w:ascii="Calibri" w:eastAsia="Times New Roman" w:hAnsi="Calibri" w:cs="Calibri"/>
                <w:sz w:val="16"/>
              </w:rPr>
              <w:t xml:space="preserve"> </w:t>
            </w:r>
          </w:p>
          <w:p w14:paraId="0254EB2D" w14:textId="77777777" w:rsidR="003C2A50" w:rsidRPr="00C85CF5" w:rsidRDefault="00D355BB" w:rsidP="003C2A50">
            <w:pPr>
              <w:ind w:left="30" w:right="30"/>
              <w:rPr>
                <w:rFonts w:ascii="Calibri" w:eastAsia="Times New Roman" w:hAnsi="Calibri" w:cs="Calibri"/>
                <w:sz w:val="16"/>
              </w:rPr>
            </w:pPr>
            <w:hyperlink r:id="rId189" w:tgtFrame="_blank" w:history="1">
              <w:r w:rsidRPr="00C85CF5">
                <w:rPr>
                  <w:rFonts w:ascii="Calibri" w:eastAsia="Times New Roman" w:hAnsi="Calibri" w:cs="Calibri"/>
                  <w:color w:val="0000FF"/>
                  <w:sz w:val="16"/>
                  <w:u w:val="single"/>
                </w:rPr>
                <w:t>100_C_17</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CED506"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No results are available, as you have not completed the Knowledge Check.</w:t>
            </w:r>
          </w:p>
          <w:p w14:paraId="2FCEF916"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Congratulations! You have successfully passed the Knowledge Check.</w:t>
            </w:r>
          </w:p>
          <w:p w14:paraId="32368A6C"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Please review your results below by clicking on each question.</w:t>
            </w:r>
          </w:p>
          <w:p w14:paraId="71692B5F"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Once you’re done, click the forward arrow to take a short survey.</w:t>
            </w:r>
          </w:p>
          <w:p w14:paraId="6AB1C90E"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Sorry, you did not pass the Knowledge Check. Take a few minutes to review your results below by clicking on each question.</w:t>
            </w:r>
          </w:p>
          <w:p w14:paraId="417B0D81"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When you are done, click the Retake button.</w:t>
            </w:r>
          </w:p>
        </w:tc>
        <w:tc>
          <w:tcPr>
            <w:tcW w:w="6000" w:type="dxa"/>
          </w:tcPr>
          <w:p w14:paraId="28C1EB86" w14:textId="77777777" w:rsidR="003C2A5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Nenhum resultado estará disponível até que você conclua o Teste de Conhecimentos.</w:t>
            </w:r>
          </w:p>
          <w:p w14:paraId="32754F78" w14:textId="77777777" w:rsidR="003C2A5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Parabéns! Você passou com sucesso no Teste de conhecimentos.</w:t>
            </w:r>
          </w:p>
          <w:p w14:paraId="597675A0" w14:textId="77777777" w:rsidR="003C2A5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Analise os resultados abaixo, clicando em cada pergunta.</w:t>
            </w:r>
          </w:p>
          <w:p w14:paraId="308B5C75" w14:textId="77777777" w:rsidR="003C2A5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Quando terminar, clique na seta para frente para responder a uma breve pesquisa.</w:t>
            </w:r>
          </w:p>
          <w:p w14:paraId="6D66CC78" w14:textId="77777777" w:rsidR="003C2A5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Sinto muito, você não passou no Teste de conhecimentos. Dedique alguns minutos para analisar seus resultados abaixo, clicando em cada pergunta.</w:t>
            </w:r>
          </w:p>
          <w:p w14:paraId="1BBEFAE0" w14:textId="77777777" w:rsidR="003C2A5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Quando quiser, clique no botão Refazer.</w:t>
            </w:r>
          </w:p>
        </w:tc>
      </w:tr>
      <w:tr w:rsidR="00316532" w:rsidRPr="003350BD" w14:paraId="21E68B40" w14:textId="77777777" w:rsidTr="51D65366">
        <w:tc>
          <w:tcPr>
            <w:tcW w:w="1353" w:type="dxa"/>
            <w:shd w:val="clear" w:color="auto" w:fill="C1E4F5" w:themeFill="accent1" w:themeFillTint="33"/>
            <w:tcMar>
              <w:top w:w="120" w:type="dxa"/>
              <w:left w:w="180" w:type="dxa"/>
              <w:bottom w:w="120" w:type="dxa"/>
              <w:right w:w="180" w:type="dxa"/>
            </w:tcMar>
            <w:hideMark/>
          </w:tcPr>
          <w:p w14:paraId="2A7B0E1F" w14:textId="77777777" w:rsidR="003C2A50" w:rsidRPr="00C85CF5" w:rsidRDefault="00D355BB" w:rsidP="003C2A50">
            <w:pPr>
              <w:spacing w:before="30" w:after="30"/>
              <w:ind w:left="30" w:right="30"/>
              <w:rPr>
                <w:rFonts w:ascii="Calibri" w:eastAsia="Times New Roman" w:hAnsi="Calibri" w:cs="Calibri"/>
                <w:sz w:val="16"/>
              </w:rPr>
            </w:pPr>
            <w:hyperlink r:id="rId190" w:tgtFrame="_blank" w:history="1">
              <w:r w:rsidRPr="00C85CF5">
                <w:rPr>
                  <w:rFonts w:ascii="Calibri" w:eastAsia="Times New Roman" w:hAnsi="Calibri" w:cs="Calibri"/>
                  <w:color w:val="0000FF"/>
                  <w:sz w:val="16"/>
                  <w:u w:val="single"/>
                </w:rPr>
                <w:t>Screen 17</w:t>
              </w:r>
            </w:hyperlink>
            <w:r w:rsidRPr="00C85CF5">
              <w:rPr>
                <w:rFonts w:ascii="Calibri" w:eastAsia="Times New Roman" w:hAnsi="Calibri" w:cs="Calibri"/>
                <w:sz w:val="16"/>
              </w:rPr>
              <w:t xml:space="preserve"> </w:t>
            </w:r>
          </w:p>
          <w:p w14:paraId="4DD98E35" w14:textId="77777777" w:rsidR="003C2A50" w:rsidRPr="00C85CF5" w:rsidRDefault="00D355BB" w:rsidP="003C2A50">
            <w:pPr>
              <w:ind w:left="30" w:right="30"/>
              <w:rPr>
                <w:rFonts w:ascii="Calibri" w:eastAsia="Times New Roman" w:hAnsi="Calibri" w:cs="Calibri"/>
                <w:sz w:val="16"/>
              </w:rPr>
            </w:pPr>
            <w:hyperlink r:id="rId191" w:tgtFrame="_blank" w:history="1">
              <w:r w:rsidRPr="00C85CF5">
                <w:rPr>
                  <w:rFonts w:ascii="Calibri" w:eastAsia="Times New Roman" w:hAnsi="Calibri" w:cs="Calibri"/>
                  <w:color w:val="0000FF"/>
                  <w:sz w:val="16"/>
                  <w:u w:val="single"/>
                </w:rPr>
                <w:t>104_C_199</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316404"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[3] As a result of this session, I have a better understanding of Abbott's Code of Business Conduct.</w:t>
            </w:r>
          </w:p>
          <w:p w14:paraId="37D6C259"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Strongly Disagree</w:t>
            </w:r>
          </w:p>
          <w:p w14:paraId="44EAA274"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Disagree</w:t>
            </w:r>
          </w:p>
          <w:p w14:paraId="786718F9"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Neutral</w:t>
            </w:r>
          </w:p>
          <w:p w14:paraId="26360AAF"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Agree</w:t>
            </w:r>
          </w:p>
          <w:p w14:paraId="0244A9BB" w14:textId="77777777" w:rsidR="003C2A50"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Strongly Agree</w:t>
            </w:r>
          </w:p>
        </w:tc>
        <w:tc>
          <w:tcPr>
            <w:tcW w:w="6000" w:type="dxa"/>
          </w:tcPr>
          <w:p w14:paraId="1F30095B" w14:textId="6C0BAD22" w:rsidR="006F1CE1"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[3] Como resultado desta sessão, compreendo melhor o</w:t>
            </w:r>
            <w:r w:rsidR="00597872">
              <w:rPr>
                <w:rFonts w:ascii="Calibri" w:eastAsia="Calibri" w:hAnsi="Calibri" w:cs="Calibri"/>
                <w:lang w:val="pt-BR"/>
              </w:rPr>
              <w:t> </w:t>
            </w:r>
            <w:r w:rsidRPr="00C85CF5">
              <w:rPr>
                <w:rFonts w:ascii="Calibri" w:eastAsia="Calibri" w:hAnsi="Calibri" w:cs="Calibri"/>
                <w:lang w:val="pt-BR"/>
              </w:rPr>
              <w:t>Código de Conduta nos Negócios da Abbott.</w:t>
            </w:r>
          </w:p>
          <w:p w14:paraId="10E3B82A" w14:textId="77777777" w:rsidR="006F1CE1"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Discordo plenamente</w:t>
            </w:r>
          </w:p>
          <w:p w14:paraId="0B1CCE0C" w14:textId="77777777" w:rsidR="006F1CE1"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Discordo</w:t>
            </w:r>
          </w:p>
          <w:p w14:paraId="6B194AF8" w14:textId="77777777" w:rsidR="006F1CE1"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Neutro</w:t>
            </w:r>
          </w:p>
          <w:p w14:paraId="445DF72B" w14:textId="77777777" w:rsidR="006F1CE1"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Concordo</w:t>
            </w:r>
          </w:p>
          <w:p w14:paraId="63DFF5D3" w14:textId="77777777" w:rsidR="003C2A50"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Concordo plenamente</w:t>
            </w:r>
          </w:p>
        </w:tc>
      </w:tr>
      <w:tr w:rsidR="00316532" w:rsidRPr="00C85CF5" w14:paraId="1942E77B" w14:textId="77777777" w:rsidTr="51D65366">
        <w:tc>
          <w:tcPr>
            <w:tcW w:w="1353" w:type="dxa"/>
            <w:shd w:val="clear" w:color="auto" w:fill="C1E4F5" w:themeFill="accent1" w:themeFillTint="33"/>
            <w:tcMar>
              <w:top w:w="120" w:type="dxa"/>
              <w:left w:w="180" w:type="dxa"/>
              <w:bottom w:w="120" w:type="dxa"/>
              <w:right w:w="180" w:type="dxa"/>
            </w:tcMar>
            <w:hideMark/>
          </w:tcPr>
          <w:p w14:paraId="2478E9CC" w14:textId="77777777" w:rsidR="00764DBF" w:rsidRPr="00C85CF5" w:rsidRDefault="00D355BB" w:rsidP="00764DBF">
            <w:pPr>
              <w:spacing w:before="30" w:after="30"/>
              <w:ind w:left="30" w:right="30"/>
              <w:rPr>
                <w:rFonts w:ascii="Calibri" w:eastAsia="Times New Roman" w:hAnsi="Calibri" w:cs="Calibri"/>
                <w:sz w:val="16"/>
              </w:rPr>
            </w:pPr>
            <w:hyperlink r:id="rId192" w:tgtFrame="_blank" w:history="1">
              <w:r w:rsidRPr="00C85CF5">
                <w:rPr>
                  <w:rFonts w:ascii="Calibri" w:eastAsia="Times New Roman" w:hAnsi="Calibri" w:cs="Calibri"/>
                  <w:color w:val="0000FF"/>
                  <w:sz w:val="16"/>
                  <w:u w:val="single"/>
                </w:rPr>
                <w:t>Screen 18</w:t>
              </w:r>
            </w:hyperlink>
            <w:r w:rsidRPr="00C85CF5">
              <w:rPr>
                <w:rFonts w:ascii="Calibri" w:eastAsia="Times New Roman" w:hAnsi="Calibri" w:cs="Calibri"/>
                <w:sz w:val="16"/>
              </w:rPr>
              <w:t xml:space="preserve"> </w:t>
            </w:r>
          </w:p>
          <w:p w14:paraId="4DADFEE4" w14:textId="77777777" w:rsidR="00764DBF" w:rsidRPr="00C85CF5" w:rsidRDefault="00D355BB" w:rsidP="00764DBF">
            <w:pPr>
              <w:ind w:left="30" w:right="30"/>
              <w:rPr>
                <w:rFonts w:ascii="Calibri" w:eastAsia="Times New Roman" w:hAnsi="Calibri" w:cs="Calibri"/>
                <w:sz w:val="16"/>
              </w:rPr>
            </w:pPr>
            <w:hyperlink r:id="rId193" w:tgtFrame="_blank" w:history="1">
              <w:r w:rsidRPr="00C85CF5">
                <w:rPr>
                  <w:rFonts w:ascii="Calibri" w:eastAsia="Times New Roman" w:hAnsi="Calibri" w:cs="Calibri"/>
                  <w:color w:val="0000FF"/>
                  <w:sz w:val="16"/>
                  <w:u w:val="single"/>
                </w:rPr>
                <w:t>107_C_200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184B1E"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Where to go for Support</w:t>
            </w:r>
          </w:p>
        </w:tc>
        <w:tc>
          <w:tcPr>
            <w:tcW w:w="6000" w:type="dxa"/>
          </w:tcPr>
          <w:p w14:paraId="6A069304"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Onde procurar apoio</w:t>
            </w:r>
          </w:p>
        </w:tc>
      </w:tr>
      <w:tr w:rsidR="00316532" w:rsidRPr="003350BD" w14:paraId="51101D06" w14:textId="77777777" w:rsidTr="51D65366">
        <w:tc>
          <w:tcPr>
            <w:tcW w:w="1353" w:type="dxa"/>
            <w:shd w:val="clear" w:color="auto" w:fill="C1E4F5" w:themeFill="accent1" w:themeFillTint="33"/>
            <w:tcMar>
              <w:top w:w="120" w:type="dxa"/>
              <w:left w:w="180" w:type="dxa"/>
              <w:bottom w:w="120" w:type="dxa"/>
              <w:right w:w="180" w:type="dxa"/>
            </w:tcMar>
            <w:hideMark/>
          </w:tcPr>
          <w:p w14:paraId="36B72A28" w14:textId="77777777" w:rsidR="00764DBF" w:rsidRPr="00C85CF5" w:rsidRDefault="00D355BB" w:rsidP="00764DBF">
            <w:pPr>
              <w:spacing w:before="30" w:after="30"/>
              <w:ind w:left="30" w:right="30"/>
              <w:rPr>
                <w:rFonts w:ascii="Calibri" w:eastAsia="Times New Roman" w:hAnsi="Calibri" w:cs="Calibri"/>
                <w:sz w:val="16"/>
              </w:rPr>
            </w:pPr>
            <w:hyperlink r:id="rId194" w:tgtFrame="_blank" w:history="1">
              <w:r w:rsidRPr="00C85CF5">
                <w:rPr>
                  <w:rFonts w:ascii="Calibri" w:eastAsia="Times New Roman" w:hAnsi="Calibri" w:cs="Calibri"/>
                  <w:color w:val="0000FF"/>
                  <w:sz w:val="16"/>
                  <w:u w:val="single"/>
                </w:rPr>
                <w:t>Screen 18</w:t>
              </w:r>
            </w:hyperlink>
            <w:r w:rsidRPr="00C85CF5">
              <w:rPr>
                <w:rFonts w:ascii="Calibri" w:eastAsia="Times New Roman" w:hAnsi="Calibri" w:cs="Calibri"/>
                <w:sz w:val="16"/>
              </w:rPr>
              <w:t xml:space="preserve"> </w:t>
            </w:r>
          </w:p>
          <w:p w14:paraId="2BD91D85" w14:textId="77777777" w:rsidR="00764DBF" w:rsidRPr="00C85CF5" w:rsidRDefault="00D355BB" w:rsidP="00764DBF">
            <w:pPr>
              <w:ind w:left="30" w:right="30"/>
              <w:rPr>
                <w:rFonts w:ascii="Calibri" w:eastAsia="Times New Roman" w:hAnsi="Calibri" w:cs="Calibri"/>
                <w:sz w:val="16"/>
              </w:rPr>
            </w:pPr>
            <w:hyperlink r:id="rId195" w:tgtFrame="_blank" w:history="1">
              <w:r w:rsidRPr="00C85CF5">
                <w:rPr>
                  <w:rFonts w:ascii="Calibri" w:eastAsia="Times New Roman" w:hAnsi="Calibri" w:cs="Calibri"/>
                  <w:color w:val="0000FF"/>
                  <w:sz w:val="16"/>
                  <w:u w:val="single"/>
                </w:rPr>
                <w:t>108_C_200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4E3AC1"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Manager</w:t>
            </w:r>
          </w:p>
          <w:p w14:paraId="2B30C3E0"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If you have questions about your interactions with those outside of Abbott, the best place to start is with your manager</w:t>
            </w:r>
          </w:p>
        </w:tc>
        <w:tc>
          <w:tcPr>
            <w:tcW w:w="6000" w:type="dxa"/>
          </w:tcPr>
          <w:p w14:paraId="08D71FFA"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Gerente</w:t>
            </w:r>
          </w:p>
          <w:p w14:paraId="3FF264C1" w14:textId="57CF7FBD" w:rsidR="00764DBF" w:rsidRPr="003350BD" w:rsidRDefault="00D355BB" w:rsidP="51D65366">
            <w:pPr>
              <w:spacing w:before="100" w:beforeAutospacing="1" w:after="100" w:afterAutospacing="1"/>
              <w:ind w:left="30" w:right="30"/>
              <w:rPr>
                <w:rFonts w:ascii="Calibri" w:eastAsia="Times New Roman" w:hAnsi="Calibri" w:cs="Calibri"/>
                <w:lang w:val="pt-BR"/>
              </w:rPr>
            </w:pPr>
            <w:r w:rsidRPr="51D65366">
              <w:rPr>
                <w:rFonts w:ascii="Calibri" w:eastAsia="Calibri" w:hAnsi="Calibri" w:cs="Calibri"/>
                <w:lang w:val="pt-BR"/>
              </w:rPr>
              <w:t>Se você tiver dúvidas sobre suas interações com pessoas de fora da Abbott, o melhor lugar para começar a tirá-las é</w:t>
            </w:r>
            <w:r w:rsidR="00597872" w:rsidRPr="51D65366">
              <w:rPr>
                <w:rFonts w:ascii="Calibri" w:eastAsia="Calibri" w:hAnsi="Calibri" w:cs="Calibri"/>
                <w:lang w:val="pt-BR"/>
              </w:rPr>
              <w:t> </w:t>
            </w:r>
            <w:r w:rsidRPr="51D65366">
              <w:rPr>
                <w:rFonts w:ascii="Calibri" w:eastAsia="Calibri" w:hAnsi="Calibri" w:cs="Calibri"/>
                <w:lang w:val="pt-BR"/>
              </w:rPr>
              <w:t>com o seu gestor</w:t>
            </w:r>
            <w:ins w:id="103" w:author="Pelosi, Mariana" w:date="2025-12-19T13:54:00Z">
              <w:r w:rsidR="4220D6C2" w:rsidRPr="51D65366">
                <w:rPr>
                  <w:rFonts w:ascii="Calibri" w:eastAsia="Calibri" w:hAnsi="Calibri" w:cs="Calibri"/>
                  <w:lang w:val="pt-BR"/>
                </w:rPr>
                <w:t>.</w:t>
              </w:r>
            </w:ins>
          </w:p>
        </w:tc>
      </w:tr>
      <w:tr w:rsidR="00316532" w:rsidRPr="003350BD" w14:paraId="728970D1" w14:textId="77777777" w:rsidTr="51D65366">
        <w:tc>
          <w:tcPr>
            <w:tcW w:w="1353" w:type="dxa"/>
            <w:shd w:val="clear" w:color="auto" w:fill="C1E4F5" w:themeFill="accent1" w:themeFillTint="33"/>
            <w:tcMar>
              <w:top w:w="120" w:type="dxa"/>
              <w:left w:w="180" w:type="dxa"/>
              <w:bottom w:w="120" w:type="dxa"/>
              <w:right w:w="180" w:type="dxa"/>
            </w:tcMar>
            <w:hideMark/>
          </w:tcPr>
          <w:p w14:paraId="72365202" w14:textId="77777777" w:rsidR="00764DBF" w:rsidRPr="00C85CF5" w:rsidRDefault="00D355BB" w:rsidP="00764DBF">
            <w:pPr>
              <w:spacing w:before="30" w:after="30"/>
              <w:ind w:left="30" w:right="30"/>
              <w:rPr>
                <w:rFonts w:ascii="Calibri" w:eastAsia="Times New Roman" w:hAnsi="Calibri" w:cs="Calibri"/>
                <w:sz w:val="16"/>
              </w:rPr>
            </w:pPr>
            <w:hyperlink r:id="rId196" w:tgtFrame="_blank" w:history="1">
              <w:r w:rsidRPr="00C85CF5">
                <w:rPr>
                  <w:rFonts w:ascii="Calibri" w:eastAsia="Times New Roman" w:hAnsi="Calibri" w:cs="Calibri"/>
                  <w:color w:val="0000FF"/>
                  <w:sz w:val="16"/>
                  <w:u w:val="single"/>
                </w:rPr>
                <w:t>Screen 18</w:t>
              </w:r>
            </w:hyperlink>
            <w:r w:rsidRPr="00C85CF5">
              <w:rPr>
                <w:rFonts w:ascii="Calibri" w:eastAsia="Times New Roman" w:hAnsi="Calibri" w:cs="Calibri"/>
                <w:sz w:val="16"/>
              </w:rPr>
              <w:t xml:space="preserve"> </w:t>
            </w:r>
          </w:p>
          <w:p w14:paraId="28F506F9" w14:textId="77777777" w:rsidR="00764DBF" w:rsidRPr="00C85CF5" w:rsidRDefault="00D355BB" w:rsidP="00764DBF">
            <w:pPr>
              <w:ind w:left="30" w:right="30"/>
              <w:rPr>
                <w:rFonts w:ascii="Calibri" w:eastAsia="Times New Roman" w:hAnsi="Calibri" w:cs="Calibri"/>
                <w:sz w:val="16"/>
              </w:rPr>
            </w:pPr>
            <w:hyperlink r:id="rId197" w:tgtFrame="_blank" w:history="1">
              <w:r w:rsidRPr="00C85CF5">
                <w:rPr>
                  <w:rFonts w:ascii="Calibri" w:eastAsia="Times New Roman" w:hAnsi="Calibri" w:cs="Calibri"/>
                  <w:color w:val="0000FF"/>
                  <w:sz w:val="16"/>
                  <w:u w:val="single"/>
                </w:rPr>
                <w:t>109_C_200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1935D4"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Written Standards</w:t>
            </w:r>
          </w:p>
          <w:p w14:paraId="7132E8C5" w14:textId="77777777" w:rsidR="00764DBF" w:rsidRPr="00C85CF5" w:rsidRDefault="00D355BB" w:rsidP="00544197">
            <w:pPr>
              <w:numPr>
                <w:ilvl w:val="0"/>
                <w:numId w:val="4"/>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 xml:space="preserve">For our company’s fundamental set of expectations about interactions with others, consult our </w:t>
            </w:r>
            <w:hyperlink r:id="rId198" w:tgtFrame="_blank" w:history="1">
              <w:r w:rsidRPr="00C85CF5">
                <w:rPr>
                  <w:rFonts w:ascii="Calibri" w:eastAsia="Times New Roman" w:hAnsi="Calibri" w:cs="Calibri"/>
                  <w:color w:val="0000FF"/>
                  <w:u w:val="single"/>
                </w:rPr>
                <w:t>Code of Business Conduct</w:t>
              </w:r>
            </w:hyperlink>
            <w:r w:rsidRPr="00C85CF5">
              <w:rPr>
                <w:rFonts w:ascii="Calibri" w:eastAsia="Times New Roman" w:hAnsi="Calibri" w:cs="Calibri"/>
              </w:rPr>
              <w:t>.</w:t>
            </w:r>
          </w:p>
          <w:p w14:paraId="4918B6D7" w14:textId="77777777" w:rsidR="00764DBF" w:rsidRPr="00C85CF5" w:rsidRDefault="00D355BB" w:rsidP="00544197">
            <w:pPr>
              <w:numPr>
                <w:ilvl w:val="0"/>
                <w:numId w:val="4"/>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lastRenderedPageBreak/>
              <w:t xml:space="preserve">For our corporate policies and procedures applicable companywide, visit the </w:t>
            </w:r>
            <w:hyperlink r:id="rId199" w:tgtFrame="_blank" w:history="1">
              <w:r w:rsidRPr="00C85CF5">
                <w:rPr>
                  <w:rFonts w:ascii="Calibri" w:eastAsia="Times New Roman" w:hAnsi="Calibri" w:cs="Calibri"/>
                  <w:color w:val="0000FF"/>
                  <w:u w:val="single"/>
                </w:rPr>
                <w:t>Global Policy Portal.</w:t>
              </w:r>
            </w:hyperlink>
          </w:p>
        </w:tc>
        <w:tc>
          <w:tcPr>
            <w:tcW w:w="6000" w:type="dxa"/>
          </w:tcPr>
          <w:p w14:paraId="542B37E3"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lastRenderedPageBreak/>
              <w:t>Normas escritas</w:t>
            </w:r>
          </w:p>
          <w:p w14:paraId="190BDAE1" w14:textId="77777777" w:rsidR="00AF4AEE" w:rsidRPr="003350BD" w:rsidRDefault="00D355BB" w:rsidP="00544197">
            <w:pPr>
              <w:numPr>
                <w:ilvl w:val="0"/>
                <w:numId w:val="4"/>
              </w:numPr>
              <w:spacing w:before="100" w:beforeAutospacing="1" w:after="100" w:afterAutospacing="1"/>
              <w:ind w:left="750" w:right="30"/>
              <w:rPr>
                <w:rFonts w:ascii="Calibri" w:eastAsia="Times New Roman" w:hAnsi="Calibri" w:cs="Calibri"/>
                <w:lang w:val="pt-BR"/>
              </w:rPr>
            </w:pPr>
            <w:r w:rsidRPr="00C85CF5">
              <w:rPr>
                <w:rFonts w:ascii="Calibri" w:eastAsia="Calibri" w:hAnsi="Calibri" w:cs="Calibri"/>
                <w:lang w:val="pt-BR"/>
              </w:rPr>
              <w:t xml:space="preserve">Para obter o conjunto fundamental de expectativas da nossa empresa sobre interações com outras pessoas, consulte o nosso </w:t>
            </w:r>
            <w:hyperlink r:id="rId200" w:tgtFrame="_blank" w:history="1">
              <w:r w:rsidRPr="00C85CF5">
                <w:rPr>
                  <w:rFonts w:ascii="Calibri" w:eastAsia="Calibri" w:hAnsi="Calibri" w:cs="Calibri"/>
                  <w:color w:val="0000FF"/>
                  <w:u w:val="single"/>
                  <w:lang w:val="pt-BR"/>
                </w:rPr>
                <w:t>Código de Conduta nos Negócios</w:t>
              </w:r>
            </w:hyperlink>
            <w:r w:rsidRPr="00C85CF5">
              <w:rPr>
                <w:rFonts w:ascii="Calibri" w:eastAsia="Calibri" w:hAnsi="Calibri" w:cs="Calibri"/>
                <w:lang w:val="pt-BR"/>
              </w:rPr>
              <w:t>.</w:t>
            </w:r>
          </w:p>
          <w:p w14:paraId="76D8B44A" w14:textId="77777777" w:rsidR="00764DBF" w:rsidRPr="003350BD" w:rsidRDefault="00D355BB" w:rsidP="00544197">
            <w:pPr>
              <w:numPr>
                <w:ilvl w:val="0"/>
                <w:numId w:val="4"/>
              </w:numPr>
              <w:spacing w:before="100" w:beforeAutospacing="1" w:after="100" w:afterAutospacing="1"/>
              <w:ind w:left="750" w:right="30"/>
              <w:rPr>
                <w:rFonts w:ascii="Calibri" w:eastAsia="Times New Roman" w:hAnsi="Calibri" w:cs="Calibri"/>
                <w:lang w:val="pt-BR"/>
              </w:rPr>
            </w:pPr>
            <w:r w:rsidRPr="00C85CF5">
              <w:rPr>
                <w:rFonts w:ascii="Calibri" w:eastAsia="Calibri" w:hAnsi="Calibri" w:cs="Calibri"/>
                <w:lang w:val="pt-BR"/>
              </w:rPr>
              <w:lastRenderedPageBreak/>
              <w:t xml:space="preserve">Para conhecer nossas políticas e procedimentos corporativos aplicáveis em toda a empresa, acesse o </w:t>
            </w:r>
            <w:hyperlink r:id="rId201" w:tgtFrame="_blank" w:history="1">
              <w:r w:rsidRPr="00C85CF5">
                <w:rPr>
                  <w:rFonts w:ascii="Calibri" w:eastAsia="Calibri" w:hAnsi="Calibri" w:cs="Calibri"/>
                  <w:color w:val="0000FF"/>
                  <w:u w:val="single"/>
                  <w:lang w:val="pt-BR"/>
                </w:rPr>
                <w:t>Portal de Políticas Globais</w:t>
              </w:r>
            </w:hyperlink>
            <w:r w:rsidRPr="00C85CF5">
              <w:rPr>
                <w:rFonts w:ascii="Calibri" w:eastAsia="Calibri" w:hAnsi="Calibri" w:cs="Calibri"/>
                <w:lang w:val="pt-BR"/>
              </w:rPr>
              <w:t>.</w:t>
            </w:r>
          </w:p>
        </w:tc>
      </w:tr>
      <w:tr w:rsidR="00316532" w:rsidRPr="003350BD" w14:paraId="246D2821" w14:textId="77777777" w:rsidTr="51D65366">
        <w:tc>
          <w:tcPr>
            <w:tcW w:w="1353" w:type="dxa"/>
            <w:shd w:val="clear" w:color="auto" w:fill="C1E4F5" w:themeFill="accent1" w:themeFillTint="33"/>
            <w:tcMar>
              <w:top w:w="120" w:type="dxa"/>
              <w:left w:w="180" w:type="dxa"/>
              <w:bottom w:w="120" w:type="dxa"/>
              <w:right w:w="180" w:type="dxa"/>
            </w:tcMar>
            <w:hideMark/>
          </w:tcPr>
          <w:p w14:paraId="1DB9FE89" w14:textId="77777777" w:rsidR="00764DBF" w:rsidRPr="00C85CF5" w:rsidRDefault="00D355BB" w:rsidP="00764DBF">
            <w:pPr>
              <w:spacing w:before="30" w:after="30"/>
              <w:ind w:left="30" w:right="30"/>
              <w:rPr>
                <w:rFonts w:ascii="Calibri" w:eastAsia="Times New Roman" w:hAnsi="Calibri" w:cs="Calibri"/>
                <w:sz w:val="16"/>
              </w:rPr>
            </w:pPr>
            <w:hyperlink r:id="rId202" w:tgtFrame="_blank" w:history="1">
              <w:r w:rsidRPr="00C85CF5">
                <w:rPr>
                  <w:rFonts w:ascii="Calibri" w:eastAsia="Times New Roman" w:hAnsi="Calibri" w:cs="Calibri"/>
                  <w:color w:val="0000FF"/>
                  <w:sz w:val="16"/>
                  <w:u w:val="single"/>
                </w:rPr>
                <w:t>Screen 18</w:t>
              </w:r>
            </w:hyperlink>
            <w:r w:rsidRPr="00C85CF5">
              <w:rPr>
                <w:rFonts w:ascii="Calibri" w:eastAsia="Times New Roman" w:hAnsi="Calibri" w:cs="Calibri"/>
                <w:sz w:val="16"/>
              </w:rPr>
              <w:t xml:space="preserve"> </w:t>
            </w:r>
          </w:p>
          <w:p w14:paraId="036683F2" w14:textId="77777777" w:rsidR="00764DBF" w:rsidRPr="00C85CF5" w:rsidRDefault="00D355BB" w:rsidP="00764DBF">
            <w:pPr>
              <w:ind w:left="30" w:right="30"/>
              <w:rPr>
                <w:rFonts w:ascii="Calibri" w:eastAsia="Times New Roman" w:hAnsi="Calibri" w:cs="Calibri"/>
                <w:sz w:val="16"/>
              </w:rPr>
            </w:pPr>
            <w:hyperlink r:id="rId203" w:tgtFrame="_blank" w:history="1">
              <w:r w:rsidRPr="00C85CF5">
                <w:rPr>
                  <w:rFonts w:ascii="Calibri" w:eastAsia="Times New Roman" w:hAnsi="Calibri" w:cs="Calibri"/>
                  <w:color w:val="0000FF"/>
                  <w:sz w:val="16"/>
                  <w:u w:val="single"/>
                </w:rPr>
                <w:t>110_C_200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E09AE8"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Office of Ethics and Compliance (OEC)</w:t>
            </w:r>
          </w:p>
          <w:p w14:paraId="59A36E67"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The OEC is a global resource available to address your questions or concerns about our company’s values and standards of conduct.</w:t>
            </w:r>
          </w:p>
          <w:p w14:paraId="6DCF4121" w14:textId="77777777" w:rsidR="00764DBF" w:rsidRPr="00C85CF5" w:rsidRDefault="00D355BB" w:rsidP="00544197">
            <w:pPr>
              <w:numPr>
                <w:ilvl w:val="0"/>
                <w:numId w:val="5"/>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 xml:space="preserve">Visit the </w:t>
            </w:r>
            <w:hyperlink r:id="rId204" w:tgtFrame="_blank" w:history="1">
              <w:r w:rsidRPr="00C85CF5">
                <w:rPr>
                  <w:rFonts w:ascii="Calibri" w:eastAsia="Times New Roman" w:hAnsi="Calibri" w:cs="Calibri"/>
                  <w:color w:val="0000FF"/>
                  <w:u w:val="single"/>
                </w:rPr>
                <w:t>OEC webpage</w:t>
              </w:r>
            </w:hyperlink>
            <w:r w:rsidRPr="00C85CF5">
              <w:rPr>
                <w:rFonts w:ascii="Calibri" w:eastAsia="Times New Roman" w:hAnsi="Calibri" w:cs="Calibri"/>
              </w:rPr>
              <w:t xml:space="preserve"> on Abbott World.</w:t>
            </w:r>
          </w:p>
          <w:p w14:paraId="4302756A" w14:textId="77777777" w:rsidR="00764DBF" w:rsidRPr="00C85CF5" w:rsidRDefault="00D355BB" w:rsidP="00544197">
            <w:pPr>
              <w:numPr>
                <w:ilvl w:val="0"/>
                <w:numId w:val="5"/>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5" w:tgtFrame="_blank" w:history="1">
              <w:r w:rsidRPr="00C85CF5">
                <w:rPr>
                  <w:rFonts w:ascii="Calibri" w:eastAsia="Times New Roman" w:hAnsi="Calibri" w:cs="Calibri"/>
                  <w:color w:val="0000FF"/>
                  <w:u w:val="single"/>
                </w:rPr>
                <w:t>investigations@abbott.com</w:t>
              </w:r>
            </w:hyperlink>
            <w:r w:rsidRPr="00C85CF5">
              <w:rPr>
                <w:rFonts w:ascii="Calibri" w:eastAsia="Times New Roman" w:hAnsi="Calibri" w:cs="Calibri"/>
              </w:rPr>
              <w:t xml:space="preserve">) or Legal, or call our multilingual </w:t>
            </w:r>
            <w:hyperlink r:id="rId206" w:tgtFrame="_blank" w:history="1">
              <w:r w:rsidRPr="00C85CF5">
                <w:rPr>
                  <w:rFonts w:ascii="Calibri" w:eastAsia="Times New Roman" w:hAnsi="Calibri" w:cs="Calibri"/>
                  <w:color w:val="0000FF"/>
                  <w:u w:val="single"/>
                </w:rPr>
                <w:t>SpeakUp</w:t>
              </w:r>
            </w:hyperlink>
            <w:r w:rsidRPr="00C85CF5">
              <w:rPr>
                <w:rFonts w:ascii="Calibri" w:eastAsia="Times New Roman" w:hAnsi="Calibri" w:cs="Calibri"/>
              </w:rPr>
              <w:t xml:space="preserve"> available globally 24/7.</w:t>
            </w:r>
          </w:p>
          <w:p w14:paraId="505F4909" w14:textId="77777777" w:rsidR="00764DBF" w:rsidRPr="00C85CF5" w:rsidRDefault="00D355BB" w:rsidP="00544197">
            <w:pPr>
              <w:numPr>
                <w:ilvl w:val="0"/>
                <w:numId w:val="5"/>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 xml:space="preserve">iComply – Visit </w:t>
            </w:r>
            <w:hyperlink r:id="rId207" w:tgtFrame="_blank" w:history="1">
              <w:r w:rsidRPr="00C85CF5">
                <w:rPr>
                  <w:rFonts w:ascii="Calibri" w:eastAsia="Times New Roman" w:hAnsi="Calibri" w:cs="Calibri"/>
                  <w:color w:val="0000FF"/>
                  <w:u w:val="single"/>
                </w:rPr>
                <w:t>iComply</w:t>
              </w:r>
            </w:hyperlink>
            <w:r w:rsidRPr="00C85CF5">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7281BCD4"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Escritório de Ética e Conformidade (OEC)</w:t>
            </w:r>
          </w:p>
          <w:p w14:paraId="7635F3B1" w14:textId="77777777" w:rsidR="00764DBF" w:rsidRPr="003350BD" w:rsidRDefault="00D355BB" w:rsidP="7863DB48">
            <w:pPr>
              <w:spacing w:before="100" w:beforeAutospacing="1" w:after="100" w:afterAutospacing="1"/>
              <w:ind w:left="30" w:right="30"/>
              <w:rPr>
                <w:rFonts w:ascii="Calibri" w:eastAsia="Times New Roman" w:hAnsi="Calibri" w:cs="Calibri"/>
                <w:lang w:val="pt-BR"/>
              </w:rPr>
            </w:pPr>
            <w:del w:id="104" w:author="Pelosi, Mariana" w:date="2025-12-18T16:13:00Z">
              <w:r w:rsidRPr="7863DB48" w:rsidDel="00D355BB">
                <w:rPr>
                  <w:rFonts w:ascii="Calibri" w:eastAsia="Calibri" w:hAnsi="Calibri" w:cs="Calibri"/>
                  <w:lang w:val="pt-BR"/>
                </w:rPr>
                <w:delText xml:space="preserve">O </w:delText>
              </w:r>
            </w:del>
            <w:r w:rsidRPr="7863DB48">
              <w:rPr>
                <w:rFonts w:ascii="Calibri" w:eastAsia="Calibri" w:hAnsi="Calibri" w:cs="Calibri"/>
                <w:lang w:val="pt-BR"/>
              </w:rPr>
              <w:t>OEC é um recurso global disponível para resolver as suas dúvidas ou preocupações sobre valores e padrões de conduta da nossa empresa.</w:t>
            </w:r>
          </w:p>
          <w:p w14:paraId="0ED2D60C" w14:textId="77777777" w:rsidR="00764DBF" w:rsidRPr="003350BD" w:rsidRDefault="00D355BB" w:rsidP="00544197">
            <w:pPr>
              <w:numPr>
                <w:ilvl w:val="0"/>
                <w:numId w:val="5"/>
              </w:numPr>
              <w:spacing w:before="100" w:beforeAutospacing="1" w:after="100" w:afterAutospacing="1"/>
              <w:ind w:left="750" w:right="30"/>
              <w:rPr>
                <w:rFonts w:ascii="Calibri" w:eastAsia="Times New Roman" w:hAnsi="Calibri" w:cs="Calibri"/>
                <w:lang w:val="pt-BR"/>
              </w:rPr>
            </w:pPr>
            <w:r w:rsidRPr="00C85CF5">
              <w:rPr>
                <w:rFonts w:ascii="Calibri" w:eastAsia="Calibri" w:hAnsi="Calibri" w:cs="Calibri"/>
                <w:lang w:val="pt-BR"/>
              </w:rPr>
              <w:t xml:space="preserve">Visite a </w:t>
            </w:r>
            <w:hyperlink r:id="rId208" w:tgtFrame="_blank" w:history="1">
              <w:r w:rsidRPr="00C85CF5">
                <w:rPr>
                  <w:rFonts w:ascii="Calibri" w:eastAsia="Calibri" w:hAnsi="Calibri" w:cs="Calibri"/>
                  <w:color w:val="0000FF"/>
                  <w:u w:val="single"/>
                  <w:lang w:val="pt-BR"/>
                </w:rPr>
                <w:t>página da OEC</w:t>
              </w:r>
            </w:hyperlink>
            <w:r w:rsidRPr="00C85CF5">
              <w:rPr>
                <w:rFonts w:ascii="Calibri" w:eastAsia="Calibri" w:hAnsi="Calibri" w:cs="Calibri"/>
                <w:lang w:val="pt-BR"/>
              </w:rPr>
              <w:t xml:space="preserve"> no Abbott World.</w:t>
            </w:r>
          </w:p>
          <w:p w14:paraId="496A50DE" w14:textId="2AA48196" w:rsidR="006E5FE6" w:rsidRPr="003350BD" w:rsidRDefault="00D355BB" w:rsidP="7863DB48">
            <w:pPr>
              <w:numPr>
                <w:ilvl w:val="0"/>
                <w:numId w:val="5"/>
              </w:numPr>
              <w:spacing w:before="100" w:beforeAutospacing="1" w:after="100" w:afterAutospacing="1"/>
              <w:ind w:left="750" w:right="30"/>
              <w:rPr>
                <w:rFonts w:ascii="Calibri" w:eastAsia="Times New Roman" w:hAnsi="Calibri" w:cs="Calibri"/>
                <w:lang w:val="pt-BR"/>
              </w:rPr>
            </w:pPr>
            <w:r w:rsidRPr="7863DB48">
              <w:rPr>
                <w:rFonts w:ascii="Calibri" w:eastAsia="Calibri" w:hAnsi="Calibri" w:cs="Calibri"/>
                <w:lang w:val="pt-BR"/>
              </w:rPr>
              <w:t xml:space="preserve">Se você tiver alguma preocupação sobre atividades de negócios corruptas, seja dentro da empresa ou nas suas negociações com clientes ou terceiros, você pode </w:t>
            </w:r>
            <w:del w:id="105" w:author="Pelosi, Mariana" w:date="2025-12-18T16:14:00Z">
              <w:r w:rsidRPr="7863DB48" w:rsidDel="00D355BB">
                <w:rPr>
                  <w:rFonts w:ascii="Calibri" w:eastAsia="Calibri" w:hAnsi="Calibri" w:cs="Calibri"/>
                  <w:lang w:val="pt-BR"/>
                </w:rPr>
                <w:delText>comunicar</w:delText>
              </w:r>
            </w:del>
            <w:ins w:id="106" w:author="Pelosi, Mariana" w:date="2025-12-18T16:14:00Z">
              <w:r w:rsidR="7295CCB3" w:rsidRPr="7863DB48">
                <w:rPr>
                  <w:rFonts w:ascii="Calibri" w:eastAsia="Calibri" w:hAnsi="Calibri" w:cs="Calibri"/>
                  <w:lang w:val="pt-BR"/>
                </w:rPr>
                <w:t>reportar</w:t>
              </w:r>
            </w:ins>
            <w:r w:rsidRPr="7863DB48">
              <w:rPr>
                <w:rFonts w:ascii="Calibri" w:eastAsia="Calibri" w:hAnsi="Calibri" w:cs="Calibri"/>
                <w:lang w:val="pt-BR"/>
              </w:rPr>
              <w:t xml:space="preserve"> as suas preocupações </w:t>
            </w:r>
            <w:del w:id="107" w:author="Pelosi, Mariana" w:date="2025-12-18T16:14:00Z">
              <w:r w:rsidRPr="7863DB48" w:rsidDel="00D355BB">
                <w:rPr>
                  <w:rFonts w:ascii="Calibri" w:eastAsia="Calibri" w:hAnsi="Calibri" w:cs="Calibri"/>
                  <w:lang w:val="pt-BR"/>
                </w:rPr>
                <w:delText>ao</w:delText>
              </w:r>
            </w:del>
            <w:ins w:id="108" w:author="Pelosi, Mariana" w:date="2025-12-18T16:14:00Z">
              <w:r w:rsidR="79F9CFF2" w:rsidRPr="7863DB48">
                <w:rPr>
                  <w:rFonts w:ascii="Calibri" w:eastAsia="Calibri" w:hAnsi="Calibri" w:cs="Calibri"/>
                  <w:lang w:val="pt-BR"/>
                </w:rPr>
                <w:t>à</w:t>
              </w:r>
            </w:ins>
            <w:r w:rsidRPr="7863DB48">
              <w:rPr>
                <w:rFonts w:ascii="Calibri" w:eastAsia="Calibri" w:hAnsi="Calibri" w:cs="Calibri"/>
                <w:lang w:val="pt-BR"/>
              </w:rPr>
              <w:t xml:space="preserve"> OEC (</w:t>
            </w:r>
            <w:hyperlink r:id="rId209">
              <w:r w:rsidRPr="7863DB48">
                <w:rPr>
                  <w:rFonts w:ascii="Calibri" w:eastAsia="Calibri" w:hAnsi="Calibri" w:cs="Calibri"/>
                  <w:color w:val="0000FF"/>
                  <w:u w:val="single"/>
                  <w:lang w:val="pt-BR"/>
                </w:rPr>
                <w:t>investigations@abbott.com</w:t>
              </w:r>
            </w:hyperlink>
            <w:r w:rsidRPr="7863DB48">
              <w:rPr>
                <w:rFonts w:ascii="Calibri" w:eastAsia="Calibri" w:hAnsi="Calibri" w:cs="Calibri"/>
                <w:lang w:val="pt-BR"/>
              </w:rPr>
              <w:t xml:space="preserve">) ou ao Departamento Jurídico, ou ligar para a nossa </w:t>
            </w:r>
            <w:hyperlink r:id="rId210">
              <w:r w:rsidRPr="7863DB48">
                <w:rPr>
                  <w:rFonts w:ascii="Calibri" w:eastAsia="Calibri" w:hAnsi="Calibri" w:cs="Calibri"/>
                  <w:color w:val="0000FF"/>
                  <w:u w:val="single"/>
                  <w:lang w:val="pt-BR"/>
                </w:rPr>
                <w:t>Linha direta</w:t>
              </w:r>
            </w:hyperlink>
            <w:r w:rsidRPr="7863DB48">
              <w:rPr>
                <w:rFonts w:ascii="Calibri" w:eastAsia="Calibri" w:hAnsi="Calibri" w:cs="Calibri"/>
                <w:lang w:val="pt-BR"/>
              </w:rPr>
              <w:t xml:space="preserve"> multilíngue disponível globalmente 24 horas por dia, 7 dias por semana.</w:t>
            </w:r>
          </w:p>
          <w:p w14:paraId="0EAD2B92" w14:textId="77777777" w:rsidR="00764DBF" w:rsidRPr="003350BD" w:rsidRDefault="00D355BB" w:rsidP="00544197">
            <w:pPr>
              <w:numPr>
                <w:ilvl w:val="0"/>
                <w:numId w:val="5"/>
              </w:numPr>
              <w:spacing w:before="100" w:beforeAutospacing="1" w:after="100" w:afterAutospacing="1"/>
              <w:ind w:left="750" w:right="30"/>
              <w:rPr>
                <w:rFonts w:ascii="Calibri" w:eastAsia="Times New Roman" w:hAnsi="Calibri" w:cs="Calibri"/>
                <w:lang w:val="pt-BR"/>
              </w:rPr>
            </w:pPr>
            <w:r w:rsidRPr="00C85CF5">
              <w:rPr>
                <w:rFonts w:ascii="Calibri" w:eastAsia="Calibri" w:hAnsi="Calibri" w:cs="Calibri"/>
                <w:lang w:val="pt-BR"/>
              </w:rPr>
              <w:t xml:space="preserve">iComply – Visite o </w:t>
            </w:r>
            <w:hyperlink r:id="rId211" w:tgtFrame="_blank" w:history="1">
              <w:r w:rsidRPr="00C85CF5">
                <w:rPr>
                  <w:rFonts w:ascii="Calibri" w:eastAsia="Calibri" w:hAnsi="Calibri" w:cs="Calibri"/>
                  <w:color w:val="0000FF"/>
                  <w:u w:val="single"/>
                  <w:lang w:val="pt-BR"/>
                </w:rPr>
                <w:t>iComply</w:t>
              </w:r>
            </w:hyperlink>
            <w:r w:rsidRPr="00C85CF5">
              <w:rPr>
                <w:rFonts w:ascii="Calibri" w:eastAsia="Calibri" w:hAnsi="Calibri" w:cs="Calibri"/>
                <w:lang w:val="pt-BR"/>
              </w:rPr>
              <w:t xml:space="preserve"> para acessar aplicativos e recursos relacionados à conformidade e voltados para interações com profissionais de saúde, organizações de saúde e terceiros.</w:t>
            </w:r>
          </w:p>
        </w:tc>
      </w:tr>
      <w:tr w:rsidR="00316532" w:rsidRPr="003350BD" w14:paraId="5E8236A9" w14:textId="77777777" w:rsidTr="51D65366">
        <w:tc>
          <w:tcPr>
            <w:tcW w:w="1353" w:type="dxa"/>
            <w:shd w:val="clear" w:color="auto" w:fill="C1E4F5" w:themeFill="accent1" w:themeFillTint="33"/>
            <w:tcMar>
              <w:top w:w="120" w:type="dxa"/>
              <w:left w:w="180" w:type="dxa"/>
              <w:bottom w:w="120" w:type="dxa"/>
              <w:right w:w="180" w:type="dxa"/>
            </w:tcMar>
            <w:hideMark/>
          </w:tcPr>
          <w:p w14:paraId="0AA93449" w14:textId="77777777" w:rsidR="00764DBF" w:rsidRPr="00C85CF5" w:rsidRDefault="00D355BB" w:rsidP="00764DBF">
            <w:pPr>
              <w:spacing w:before="30" w:after="30"/>
              <w:ind w:left="30" w:right="30"/>
              <w:rPr>
                <w:rFonts w:ascii="Calibri" w:eastAsia="Times New Roman" w:hAnsi="Calibri" w:cs="Calibri"/>
                <w:sz w:val="16"/>
              </w:rPr>
            </w:pPr>
            <w:hyperlink r:id="rId212" w:tgtFrame="_blank" w:history="1">
              <w:r w:rsidRPr="00C85CF5">
                <w:rPr>
                  <w:rFonts w:ascii="Calibri" w:eastAsia="Times New Roman" w:hAnsi="Calibri" w:cs="Calibri"/>
                  <w:color w:val="0000FF"/>
                  <w:sz w:val="16"/>
                  <w:u w:val="single"/>
                </w:rPr>
                <w:t>Screen 18</w:t>
              </w:r>
            </w:hyperlink>
            <w:r w:rsidRPr="00C85CF5">
              <w:rPr>
                <w:rFonts w:ascii="Calibri" w:eastAsia="Times New Roman" w:hAnsi="Calibri" w:cs="Calibri"/>
                <w:sz w:val="16"/>
              </w:rPr>
              <w:t xml:space="preserve"> </w:t>
            </w:r>
          </w:p>
          <w:p w14:paraId="18479423" w14:textId="77777777" w:rsidR="00764DBF" w:rsidRPr="00C85CF5" w:rsidRDefault="00D355BB" w:rsidP="00764DBF">
            <w:pPr>
              <w:ind w:left="30" w:right="30"/>
              <w:rPr>
                <w:rFonts w:ascii="Calibri" w:eastAsia="Times New Roman" w:hAnsi="Calibri" w:cs="Calibri"/>
                <w:sz w:val="16"/>
              </w:rPr>
            </w:pPr>
            <w:hyperlink r:id="rId213" w:tgtFrame="_blank" w:history="1">
              <w:r w:rsidRPr="00C85CF5">
                <w:rPr>
                  <w:rFonts w:ascii="Calibri" w:eastAsia="Times New Roman" w:hAnsi="Calibri" w:cs="Calibri"/>
                  <w:color w:val="0000FF"/>
                  <w:sz w:val="16"/>
                  <w:u w:val="single"/>
                </w:rPr>
                <w:t>111_C_200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0ABE5C"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Human Resources</w:t>
            </w:r>
          </w:p>
          <w:p w14:paraId="70359960"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 xml:space="preserve">For employee-related issues, such as concerns involving management and/or other employees, contact your local </w:t>
            </w:r>
            <w:hyperlink r:id="rId214" w:tgtFrame="_blank" w:history="1">
              <w:r w:rsidRPr="00C85CF5">
                <w:rPr>
                  <w:rFonts w:ascii="Calibri" w:eastAsia="Times New Roman" w:hAnsi="Calibri" w:cs="Calibri"/>
                  <w:color w:val="0000FF"/>
                  <w:u w:val="single"/>
                </w:rPr>
                <w:t>Human Resources representative</w:t>
              </w:r>
            </w:hyperlink>
            <w:r w:rsidRPr="00C85CF5">
              <w:rPr>
                <w:rFonts w:ascii="Calibri" w:eastAsia="Times New Roman" w:hAnsi="Calibri" w:cs="Calibri"/>
              </w:rPr>
              <w:t>.</w:t>
            </w:r>
          </w:p>
        </w:tc>
        <w:tc>
          <w:tcPr>
            <w:tcW w:w="6000" w:type="dxa"/>
          </w:tcPr>
          <w:p w14:paraId="5349DC6E"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Recursos Humanos</w:t>
            </w:r>
          </w:p>
          <w:p w14:paraId="539A38CF"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 xml:space="preserve">Para dúvidas relacionadas a funcionários, tais como preocupações que envolvam a gerência e/ou outros funcionários, entre em contato com o seu representante local de </w:t>
            </w:r>
            <w:hyperlink r:id="rId215" w:tgtFrame="_blank" w:history="1">
              <w:r w:rsidRPr="00C85CF5">
                <w:rPr>
                  <w:rFonts w:ascii="Calibri" w:eastAsia="Calibri" w:hAnsi="Calibri" w:cs="Calibri"/>
                  <w:color w:val="0000FF"/>
                  <w:u w:val="single"/>
                  <w:lang w:val="pt-BR"/>
                </w:rPr>
                <w:t>Recursos Humanos</w:t>
              </w:r>
            </w:hyperlink>
            <w:r w:rsidRPr="00C85CF5">
              <w:rPr>
                <w:rFonts w:ascii="Calibri" w:eastAsia="Calibri" w:hAnsi="Calibri" w:cs="Calibri"/>
                <w:lang w:val="pt-BR"/>
              </w:rPr>
              <w:t>.</w:t>
            </w:r>
          </w:p>
        </w:tc>
      </w:tr>
      <w:tr w:rsidR="00316532" w:rsidRPr="003350BD" w14:paraId="50042655" w14:textId="77777777" w:rsidTr="51D65366">
        <w:tc>
          <w:tcPr>
            <w:tcW w:w="1353" w:type="dxa"/>
            <w:shd w:val="clear" w:color="auto" w:fill="C1E4F5" w:themeFill="accent1" w:themeFillTint="33"/>
            <w:tcMar>
              <w:top w:w="120" w:type="dxa"/>
              <w:left w:w="180" w:type="dxa"/>
              <w:bottom w:w="120" w:type="dxa"/>
              <w:right w:w="180" w:type="dxa"/>
            </w:tcMar>
            <w:hideMark/>
          </w:tcPr>
          <w:p w14:paraId="4477ECF4" w14:textId="77777777" w:rsidR="00764DBF" w:rsidRPr="00C85CF5" w:rsidRDefault="00D355BB" w:rsidP="00764DBF">
            <w:pPr>
              <w:spacing w:before="30" w:after="30"/>
              <w:ind w:left="30" w:right="30"/>
              <w:rPr>
                <w:rFonts w:ascii="Calibri" w:eastAsia="Times New Roman" w:hAnsi="Calibri" w:cs="Calibri"/>
                <w:sz w:val="16"/>
              </w:rPr>
            </w:pPr>
            <w:hyperlink r:id="rId216" w:tgtFrame="_blank" w:history="1">
              <w:r w:rsidRPr="00C85CF5">
                <w:rPr>
                  <w:rFonts w:ascii="Calibri" w:eastAsia="Times New Roman" w:hAnsi="Calibri" w:cs="Calibri"/>
                  <w:color w:val="0000FF"/>
                  <w:sz w:val="16"/>
                  <w:u w:val="single"/>
                </w:rPr>
                <w:t>Screen 18</w:t>
              </w:r>
            </w:hyperlink>
            <w:r w:rsidRPr="00C85CF5">
              <w:rPr>
                <w:rFonts w:ascii="Calibri" w:eastAsia="Times New Roman" w:hAnsi="Calibri" w:cs="Calibri"/>
                <w:sz w:val="16"/>
              </w:rPr>
              <w:t xml:space="preserve"> </w:t>
            </w:r>
          </w:p>
          <w:p w14:paraId="47CA1446" w14:textId="77777777" w:rsidR="00764DBF" w:rsidRPr="00C85CF5" w:rsidRDefault="00D355BB" w:rsidP="00764DBF">
            <w:pPr>
              <w:ind w:left="30" w:right="30"/>
              <w:rPr>
                <w:rFonts w:ascii="Calibri" w:eastAsia="Times New Roman" w:hAnsi="Calibri" w:cs="Calibri"/>
                <w:sz w:val="16"/>
              </w:rPr>
            </w:pPr>
            <w:hyperlink r:id="rId217" w:tgtFrame="_blank" w:history="1">
              <w:r w:rsidRPr="00C85CF5">
                <w:rPr>
                  <w:rFonts w:ascii="Calibri" w:eastAsia="Times New Roman" w:hAnsi="Calibri" w:cs="Calibri"/>
                  <w:color w:val="0000FF"/>
                  <w:sz w:val="16"/>
                  <w:u w:val="single"/>
                </w:rPr>
                <w:t>112_C_200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788DC8"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Legal Division</w:t>
            </w:r>
          </w:p>
          <w:p w14:paraId="61E40F04"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Contact the Legal Division with questions or concerns about legal implications of bribery and corruption.</w:t>
            </w:r>
          </w:p>
          <w:p w14:paraId="0520F2BC" w14:textId="77777777" w:rsidR="00764DBF" w:rsidRPr="00C85CF5" w:rsidRDefault="00D355BB" w:rsidP="00544197">
            <w:pPr>
              <w:numPr>
                <w:ilvl w:val="0"/>
                <w:numId w:val="6"/>
              </w:numPr>
              <w:spacing w:before="100" w:beforeAutospacing="1" w:after="100" w:afterAutospacing="1"/>
              <w:ind w:left="750" w:right="30"/>
              <w:rPr>
                <w:rFonts w:ascii="Calibri" w:eastAsia="Times New Roman" w:hAnsi="Calibri" w:cs="Calibri"/>
              </w:rPr>
            </w:pPr>
            <w:r w:rsidRPr="00C85CF5">
              <w:rPr>
                <w:rFonts w:ascii="Calibri" w:eastAsia="Times New Roman" w:hAnsi="Calibri" w:cs="Calibri"/>
              </w:rPr>
              <w:t>Click here to access the Legal home page on Abbott World.</w:t>
            </w:r>
          </w:p>
        </w:tc>
        <w:tc>
          <w:tcPr>
            <w:tcW w:w="6000" w:type="dxa"/>
          </w:tcPr>
          <w:p w14:paraId="5C0CC773"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Departamento Jurídico</w:t>
            </w:r>
          </w:p>
          <w:p w14:paraId="714C669C"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Entre em contato com o Departamento Jurídico para dúvidas ou preocupações sobre as implicações jurídicas de suborno e corrupção.</w:t>
            </w:r>
          </w:p>
          <w:p w14:paraId="1B0954BA" w14:textId="77777777" w:rsidR="00764DBF" w:rsidRPr="003350BD" w:rsidRDefault="00D355BB" w:rsidP="00544197">
            <w:pPr>
              <w:numPr>
                <w:ilvl w:val="0"/>
                <w:numId w:val="6"/>
              </w:numPr>
              <w:spacing w:before="100" w:beforeAutospacing="1" w:after="100" w:afterAutospacing="1"/>
              <w:ind w:left="750" w:right="30"/>
              <w:rPr>
                <w:rFonts w:ascii="Calibri" w:eastAsia="Times New Roman" w:hAnsi="Calibri" w:cs="Calibri"/>
                <w:lang w:val="pt-BR"/>
              </w:rPr>
            </w:pPr>
            <w:r w:rsidRPr="00C85CF5">
              <w:rPr>
                <w:rFonts w:ascii="Calibri" w:eastAsia="Calibri" w:hAnsi="Calibri" w:cs="Calibri"/>
                <w:lang w:val="pt-BR"/>
              </w:rPr>
              <w:t>Clique aqui para acessar a página inicial do Departamento Jurídico em Abbott World.</w:t>
            </w:r>
          </w:p>
        </w:tc>
      </w:tr>
      <w:tr w:rsidR="00316532" w:rsidRPr="003350BD" w14:paraId="465828FE" w14:textId="77777777" w:rsidTr="51D65366">
        <w:tc>
          <w:tcPr>
            <w:tcW w:w="1353" w:type="dxa"/>
            <w:shd w:val="clear" w:color="auto" w:fill="C1E4F5" w:themeFill="accent1" w:themeFillTint="33"/>
            <w:tcMar>
              <w:top w:w="120" w:type="dxa"/>
              <w:left w:w="180" w:type="dxa"/>
              <w:bottom w:w="120" w:type="dxa"/>
              <w:right w:w="180" w:type="dxa"/>
            </w:tcMar>
            <w:hideMark/>
          </w:tcPr>
          <w:p w14:paraId="4A3F5EA6" w14:textId="77777777" w:rsidR="00764DBF" w:rsidRPr="00C85CF5" w:rsidRDefault="00D355BB" w:rsidP="00764DBF">
            <w:pPr>
              <w:spacing w:before="30" w:after="30"/>
              <w:ind w:left="30" w:right="30"/>
              <w:rPr>
                <w:rFonts w:ascii="Calibri" w:eastAsia="Times New Roman" w:hAnsi="Calibri" w:cs="Calibri"/>
                <w:sz w:val="16"/>
              </w:rPr>
            </w:pPr>
            <w:hyperlink r:id="rId218" w:tgtFrame="_blank" w:history="1">
              <w:r w:rsidRPr="00C85CF5">
                <w:rPr>
                  <w:rFonts w:ascii="Calibri" w:eastAsia="Times New Roman" w:hAnsi="Calibri" w:cs="Calibri"/>
                  <w:color w:val="0000FF"/>
                  <w:sz w:val="16"/>
                  <w:u w:val="single"/>
                </w:rPr>
                <w:t>Screen 18</w:t>
              </w:r>
            </w:hyperlink>
            <w:r w:rsidRPr="00C85CF5">
              <w:rPr>
                <w:rFonts w:ascii="Calibri" w:eastAsia="Times New Roman" w:hAnsi="Calibri" w:cs="Calibri"/>
                <w:sz w:val="16"/>
              </w:rPr>
              <w:t xml:space="preserve"> </w:t>
            </w:r>
          </w:p>
          <w:p w14:paraId="7C1EE2FD" w14:textId="77777777" w:rsidR="00764DBF" w:rsidRPr="00C85CF5" w:rsidRDefault="00D355BB" w:rsidP="00764DBF">
            <w:pPr>
              <w:ind w:left="30" w:right="30"/>
              <w:rPr>
                <w:rFonts w:ascii="Calibri" w:eastAsia="Times New Roman" w:hAnsi="Calibri" w:cs="Calibri"/>
                <w:sz w:val="16"/>
              </w:rPr>
            </w:pPr>
            <w:hyperlink r:id="rId219" w:tgtFrame="_blank" w:history="1">
              <w:r w:rsidRPr="00C85CF5">
                <w:rPr>
                  <w:rFonts w:ascii="Calibri" w:eastAsia="Times New Roman" w:hAnsi="Calibri" w:cs="Calibri"/>
                  <w:color w:val="0000FF"/>
                  <w:sz w:val="16"/>
                  <w:u w:val="single"/>
                </w:rPr>
                <w:t>113_C_200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F6F833"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OTHER RESOURCES</w:t>
            </w:r>
          </w:p>
          <w:p w14:paraId="689C92C5"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There are many other resources available to you:</w:t>
            </w:r>
          </w:p>
          <w:p w14:paraId="59B76C07"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Finance – If your question is about accounting or finance, contact your local Finance department.</w:t>
            </w:r>
          </w:p>
          <w:p w14:paraId="6CB827ED"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Corporate Audit – If you have specific concerns regarding accounting, internal accounting controls, or auditing matters, promptly report them to Corporate Audit or the OEC.</w:t>
            </w:r>
          </w:p>
          <w:p w14:paraId="6FE091B3"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lastRenderedPageBreak/>
              <w:t>Abbott Quality and Regulatory – If you have questions about the quality and safety of our products, contact your local Quality or Regulatory department.</w:t>
            </w:r>
          </w:p>
          <w:p w14:paraId="154281BB"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Global Environment, Health, and Safety – Contact a Global Environment, Health, and Safety representative if you have questions about a physical site and potential dangers.</w:t>
            </w:r>
          </w:p>
          <w:p w14:paraId="3377A698"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Global Procurement – If you have questions about supplier relations, contact Global Procurement.</w:t>
            </w:r>
          </w:p>
        </w:tc>
        <w:tc>
          <w:tcPr>
            <w:tcW w:w="6000" w:type="dxa"/>
          </w:tcPr>
          <w:p w14:paraId="103EEFE3"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lastRenderedPageBreak/>
              <w:t>OUTROS RECURSOS</w:t>
            </w:r>
          </w:p>
          <w:p w14:paraId="598582B2"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Há muitos outros recursos disponíveis para você:</w:t>
            </w:r>
          </w:p>
          <w:p w14:paraId="71F3DF72"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Finanças – Se sua questão é sobre contabilidade ou finanças, contate o seu departamento financeiro local.</w:t>
            </w:r>
          </w:p>
          <w:p w14:paraId="33D01120" w14:textId="1552527B" w:rsidR="00764DBF" w:rsidRPr="003350BD" w:rsidRDefault="00D355BB" w:rsidP="51D65366">
            <w:pPr>
              <w:spacing w:before="100" w:beforeAutospacing="1" w:after="100" w:afterAutospacing="1"/>
              <w:ind w:left="30" w:right="30"/>
              <w:rPr>
                <w:rFonts w:ascii="Calibri" w:eastAsia="Times New Roman" w:hAnsi="Calibri" w:cs="Calibri"/>
                <w:lang w:val="pt-BR"/>
              </w:rPr>
            </w:pPr>
            <w:r w:rsidRPr="51D65366">
              <w:rPr>
                <w:rFonts w:ascii="Calibri" w:eastAsia="Calibri" w:hAnsi="Calibri" w:cs="Calibri"/>
                <w:lang w:val="pt-BR"/>
              </w:rPr>
              <w:t xml:space="preserve">Auditoria corporativa – Se tiver preocupações específicas relativas à contabilidade, controles contábeis internos ou assuntos de auditoria, comunique-as imediatamente à auditoria corporativa ou ao </w:t>
            </w:r>
            <w:ins w:id="109" w:author="Pelosi, Mariana" w:date="2025-12-19T13:54:00Z">
              <w:r w:rsidR="5C93A266" w:rsidRPr="51D65366">
                <w:rPr>
                  <w:rFonts w:ascii="Calibri" w:eastAsia="Calibri" w:hAnsi="Calibri" w:cs="Calibri"/>
                  <w:lang w:val="pt-BR"/>
                </w:rPr>
                <w:t>Escritório de Ética e Conformidade (</w:t>
              </w:r>
            </w:ins>
            <w:r w:rsidRPr="51D65366">
              <w:rPr>
                <w:rFonts w:ascii="Calibri" w:eastAsia="Calibri" w:hAnsi="Calibri" w:cs="Calibri"/>
                <w:lang w:val="pt-BR"/>
              </w:rPr>
              <w:t>OEC</w:t>
            </w:r>
            <w:ins w:id="110" w:author="Pelosi, Mariana" w:date="2025-12-19T13:54:00Z">
              <w:r w:rsidR="7E5C8E35" w:rsidRPr="51D65366">
                <w:rPr>
                  <w:rFonts w:ascii="Calibri" w:eastAsia="Calibri" w:hAnsi="Calibri" w:cs="Calibri"/>
                  <w:lang w:val="pt-BR"/>
                </w:rPr>
                <w:t>)</w:t>
              </w:r>
            </w:ins>
            <w:r w:rsidRPr="51D65366">
              <w:rPr>
                <w:rFonts w:ascii="Calibri" w:eastAsia="Calibri" w:hAnsi="Calibri" w:cs="Calibri"/>
                <w:lang w:val="pt-BR"/>
              </w:rPr>
              <w:t>.</w:t>
            </w:r>
          </w:p>
          <w:p w14:paraId="502DC414"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Qualidade e assuntos regulatórios da Abbott — Se tiver dúvidas sobre a qualidade e segurança dos nossos </w:t>
            </w:r>
            <w:r w:rsidRPr="00C85CF5">
              <w:rPr>
                <w:rFonts w:ascii="Calibri" w:eastAsia="Calibri" w:hAnsi="Calibri" w:cs="Calibri"/>
                <w:lang w:val="pt-BR"/>
              </w:rPr>
              <w:lastRenderedPageBreak/>
              <w:t>produtos, contate o departamento de Qualidade ou Assuntos regulatórios local.</w:t>
            </w:r>
          </w:p>
          <w:p w14:paraId="06C809BD" w14:textId="46065A5C"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Meio ambiente, saúde e segurança global - Contate o</w:t>
            </w:r>
            <w:r w:rsidR="00597872">
              <w:rPr>
                <w:rFonts w:ascii="Calibri" w:eastAsia="Calibri" w:hAnsi="Calibri" w:cs="Calibri"/>
                <w:lang w:val="pt-BR"/>
              </w:rPr>
              <w:t> </w:t>
            </w:r>
            <w:r w:rsidRPr="00C85CF5">
              <w:rPr>
                <w:rFonts w:ascii="Calibri" w:eastAsia="Calibri" w:hAnsi="Calibri" w:cs="Calibri"/>
                <w:lang w:val="pt-BR"/>
              </w:rPr>
              <w:t>representante de meio ambiente, saúde e segurança global se tiver dúvidas sobre um local físico e possíveis riscos.</w:t>
            </w:r>
          </w:p>
          <w:p w14:paraId="432A3C4D"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Compras Globais – Se tiver dúvidas sobre relações com fornecedores, fale com Compras Globais.</w:t>
            </w:r>
          </w:p>
        </w:tc>
      </w:tr>
      <w:tr w:rsidR="00316532" w:rsidRPr="003350BD" w14:paraId="5E5F7DF9" w14:textId="77777777" w:rsidTr="51D65366">
        <w:tc>
          <w:tcPr>
            <w:tcW w:w="1353" w:type="dxa"/>
            <w:shd w:val="clear" w:color="auto" w:fill="C1E4F5" w:themeFill="accent1" w:themeFillTint="33"/>
            <w:tcMar>
              <w:top w:w="120" w:type="dxa"/>
              <w:left w:w="180" w:type="dxa"/>
              <w:bottom w:w="120" w:type="dxa"/>
              <w:right w:w="180" w:type="dxa"/>
            </w:tcMar>
            <w:hideMark/>
          </w:tcPr>
          <w:p w14:paraId="3F297C01" w14:textId="77777777" w:rsidR="00764DBF" w:rsidRPr="00C85CF5" w:rsidRDefault="00D355BB" w:rsidP="00764DBF">
            <w:pPr>
              <w:spacing w:before="30" w:after="30"/>
              <w:ind w:left="30" w:right="30"/>
              <w:rPr>
                <w:rFonts w:ascii="Calibri" w:eastAsia="Times New Roman" w:hAnsi="Calibri" w:cs="Calibri"/>
                <w:sz w:val="16"/>
              </w:rPr>
            </w:pPr>
            <w:hyperlink r:id="rId220" w:tgtFrame="_blank" w:history="1">
              <w:r w:rsidRPr="00C85CF5">
                <w:rPr>
                  <w:rFonts w:ascii="Calibri" w:eastAsia="Times New Roman" w:hAnsi="Calibri" w:cs="Calibri"/>
                  <w:color w:val="0000FF"/>
                  <w:sz w:val="16"/>
                  <w:u w:val="single"/>
                </w:rPr>
                <w:t>Screen 18</w:t>
              </w:r>
            </w:hyperlink>
            <w:r w:rsidRPr="00C85CF5">
              <w:rPr>
                <w:rFonts w:ascii="Calibri" w:eastAsia="Times New Roman" w:hAnsi="Calibri" w:cs="Calibri"/>
                <w:sz w:val="16"/>
              </w:rPr>
              <w:t xml:space="preserve"> </w:t>
            </w:r>
          </w:p>
          <w:p w14:paraId="35870323" w14:textId="77777777" w:rsidR="00764DBF" w:rsidRPr="00C85CF5" w:rsidRDefault="00D355BB" w:rsidP="00764DBF">
            <w:pPr>
              <w:ind w:left="30" w:right="30"/>
              <w:rPr>
                <w:rFonts w:ascii="Calibri" w:eastAsia="Times New Roman" w:hAnsi="Calibri" w:cs="Calibri"/>
                <w:sz w:val="16"/>
              </w:rPr>
            </w:pPr>
            <w:hyperlink r:id="rId221" w:tgtFrame="_blank" w:history="1">
              <w:r w:rsidRPr="00C85CF5">
                <w:rPr>
                  <w:rFonts w:ascii="Calibri" w:eastAsia="Times New Roman" w:hAnsi="Calibri" w:cs="Calibri"/>
                  <w:color w:val="0000FF"/>
                  <w:sz w:val="16"/>
                  <w:u w:val="single"/>
                </w:rPr>
                <w:t>114_C_200</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902837"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Course Resources</w:t>
            </w:r>
          </w:p>
          <w:p w14:paraId="106378EF" w14:textId="77777777"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Transcript</w:t>
            </w:r>
          </w:p>
          <w:p w14:paraId="53233015" w14:textId="0F08B0BA" w:rsidR="00764DBF"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Click </w:t>
            </w:r>
            <w:hyperlink r:id="rId222" w:tgtFrame="_blank" w:history="1">
              <w:r w:rsidRPr="00C85CF5">
                <w:rPr>
                  <w:rFonts w:ascii="Calibri" w:eastAsia="Times New Roman" w:hAnsi="Calibri" w:cs="Calibri"/>
                  <w:color w:val="0000FF"/>
                  <w:u w:val="single"/>
                </w:rPr>
                <w:t>here</w:t>
              </w:r>
            </w:hyperlink>
            <w:r w:rsidRPr="00C85CF5">
              <w:rPr>
                <w:rFonts w:ascii="Calibri" w:eastAsia="Times New Roman" w:hAnsi="Calibri" w:cs="Calibri"/>
              </w:rPr>
              <w:t xml:space="preserve"> for a full transcript of the course</w:t>
            </w:r>
          </w:p>
        </w:tc>
        <w:tc>
          <w:tcPr>
            <w:tcW w:w="6000" w:type="dxa"/>
          </w:tcPr>
          <w:p w14:paraId="07F86582"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Recursos do curso</w:t>
            </w:r>
          </w:p>
          <w:p w14:paraId="5F5AD177" w14:textId="77777777"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Transcrição</w:t>
            </w:r>
          </w:p>
          <w:p w14:paraId="3A22A6A3" w14:textId="4426DD68" w:rsidR="00764DBF"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Clique </w:t>
            </w:r>
            <w:hyperlink r:id="rId223" w:tgtFrame="_blank" w:history="1">
              <w:r w:rsidRPr="00C85CF5">
                <w:rPr>
                  <w:rFonts w:ascii="Calibri" w:eastAsia="Calibri" w:hAnsi="Calibri" w:cs="Calibri"/>
                  <w:color w:val="0000FF"/>
                  <w:u w:val="single"/>
                  <w:lang w:val="pt-BR"/>
                </w:rPr>
                <w:t>aqui</w:t>
              </w:r>
            </w:hyperlink>
            <w:r w:rsidRPr="00C85CF5">
              <w:rPr>
                <w:rFonts w:ascii="Calibri" w:eastAsia="Calibri" w:hAnsi="Calibri" w:cs="Calibri"/>
                <w:lang w:val="pt-BR"/>
              </w:rPr>
              <w:t xml:space="preserve"> para acessar a transcrição completa do curso</w:t>
            </w:r>
          </w:p>
        </w:tc>
      </w:tr>
      <w:tr w:rsidR="00316532" w:rsidRPr="00C85CF5" w14:paraId="2092837B" w14:textId="77777777" w:rsidTr="51D65366">
        <w:tc>
          <w:tcPr>
            <w:tcW w:w="1353" w:type="dxa"/>
            <w:shd w:val="clear" w:color="auto" w:fill="C1E4F5" w:themeFill="accent1" w:themeFillTint="33"/>
            <w:tcMar>
              <w:top w:w="120" w:type="dxa"/>
              <w:left w:w="180" w:type="dxa"/>
              <w:bottom w:w="120" w:type="dxa"/>
              <w:right w:w="180" w:type="dxa"/>
            </w:tcMar>
            <w:hideMark/>
          </w:tcPr>
          <w:p w14:paraId="1070B398"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115_toc_1</w:t>
            </w:r>
          </w:p>
        </w:tc>
        <w:tc>
          <w:tcPr>
            <w:tcW w:w="6000" w:type="dxa"/>
            <w:tcMar>
              <w:top w:w="120" w:type="dxa"/>
              <w:left w:w="180" w:type="dxa"/>
              <w:bottom w:w="120" w:type="dxa"/>
              <w:right w:w="180" w:type="dxa"/>
            </w:tcMar>
            <w:hideMark/>
          </w:tcPr>
          <w:p w14:paraId="4EA6848B"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Welcome</w:t>
            </w:r>
          </w:p>
        </w:tc>
        <w:tc>
          <w:tcPr>
            <w:tcW w:w="6000" w:type="dxa"/>
          </w:tcPr>
          <w:p w14:paraId="6537966B"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Boas-vindas</w:t>
            </w:r>
          </w:p>
        </w:tc>
      </w:tr>
      <w:tr w:rsidR="00316532" w:rsidRPr="003350BD" w14:paraId="2204D880" w14:textId="77777777" w:rsidTr="51D65366">
        <w:tc>
          <w:tcPr>
            <w:tcW w:w="1353" w:type="dxa"/>
            <w:shd w:val="clear" w:color="auto" w:fill="C1E4F5" w:themeFill="accent1" w:themeFillTint="33"/>
            <w:tcMar>
              <w:top w:w="120" w:type="dxa"/>
              <w:left w:w="180" w:type="dxa"/>
              <w:bottom w:w="120" w:type="dxa"/>
              <w:right w:w="180" w:type="dxa"/>
            </w:tcMar>
            <w:hideMark/>
          </w:tcPr>
          <w:p w14:paraId="2FCABBC8"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116_toc_2</w:t>
            </w:r>
          </w:p>
        </w:tc>
        <w:tc>
          <w:tcPr>
            <w:tcW w:w="6000" w:type="dxa"/>
            <w:tcMar>
              <w:top w:w="120" w:type="dxa"/>
              <w:left w:w="180" w:type="dxa"/>
              <w:bottom w:w="120" w:type="dxa"/>
              <w:right w:w="180" w:type="dxa"/>
            </w:tcMar>
            <w:hideMark/>
          </w:tcPr>
          <w:p w14:paraId="0F92C70B"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Code of Business Conduct</w:t>
            </w:r>
          </w:p>
        </w:tc>
        <w:tc>
          <w:tcPr>
            <w:tcW w:w="6000" w:type="dxa"/>
          </w:tcPr>
          <w:p w14:paraId="0CEAAD3E" w14:textId="77777777" w:rsidR="00315D6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Código de Conduta nos Negócios</w:t>
            </w:r>
          </w:p>
        </w:tc>
      </w:tr>
      <w:tr w:rsidR="00316532" w:rsidRPr="00C85CF5" w14:paraId="3D59A914" w14:textId="77777777" w:rsidTr="51D65366">
        <w:tc>
          <w:tcPr>
            <w:tcW w:w="1353" w:type="dxa"/>
            <w:shd w:val="clear" w:color="auto" w:fill="C1E4F5" w:themeFill="accent1" w:themeFillTint="33"/>
            <w:tcMar>
              <w:top w:w="120" w:type="dxa"/>
              <w:left w:w="180" w:type="dxa"/>
              <w:bottom w:w="120" w:type="dxa"/>
              <w:right w:w="180" w:type="dxa"/>
            </w:tcMar>
            <w:hideMark/>
          </w:tcPr>
          <w:p w14:paraId="2EF26A16"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117_toc_3</w:t>
            </w:r>
          </w:p>
        </w:tc>
        <w:tc>
          <w:tcPr>
            <w:tcW w:w="6000" w:type="dxa"/>
            <w:tcMar>
              <w:top w:w="120" w:type="dxa"/>
              <w:left w:w="180" w:type="dxa"/>
              <w:bottom w:w="120" w:type="dxa"/>
              <w:right w:w="180" w:type="dxa"/>
            </w:tcMar>
            <w:hideMark/>
          </w:tcPr>
          <w:p w14:paraId="24DCA1B0"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Philosophy</w:t>
            </w:r>
          </w:p>
        </w:tc>
        <w:tc>
          <w:tcPr>
            <w:tcW w:w="6000" w:type="dxa"/>
          </w:tcPr>
          <w:p w14:paraId="3F33B2A8"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Nossa filosofia</w:t>
            </w:r>
          </w:p>
        </w:tc>
      </w:tr>
      <w:tr w:rsidR="00316532" w:rsidRPr="00C85CF5" w14:paraId="0EBFEF62" w14:textId="77777777" w:rsidTr="51D65366">
        <w:tc>
          <w:tcPr>
            <w:tcW w:w="1353" w:type="dxa"/>
            <w:shd w:val="clear" w:color="auto" w:fill="C1E4F5" w:themeFill="accent1" w:themeFillTint="33"/>
            <w:tcMar>
              <w:top w:w="120" w:type="dxa"/>
              <w:left w:w="180" w:type="dxa"/>
              <w:bottom w:w="120" w:type="dxa"/>
              <w:right w:w="180" w:type="dxa"/>
            </w:tcMar>
            <w:hideMark/>
          </w:tcPr>
          <w:p w14:paraId="33B83A22"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118_toc_4</w:t>
            </w:r>
          </w:p>
        </w:tc>
        <w:tc>
          <w:tcPr>
            <w:tcW w:w="6000" w:type="dxa"/>
            <w:tcMar>
              <w:top w:w="120" w:type="dxa"/>
              <w:left w:w="180" w:type="dxa"/>
              <w:bottom w:w="120" w:type="dxa"/>
              <w:right w:w="180" w:type="dxa"/>
            </w:tcMar>
            <w:hideMark/>
          </w:tcPr>
          <w:p w14:paraId="3D9B0A56"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Objectives</w:t>
            </w:r>
          </w:p>
        </w:tc>
        <w:tc>
          <w:tcPr>
            <w:tcW w:w="6000" w:type="dxa"/>
          </w:tcPr>
          <w:p w14:paraId="7FE852DD"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Objetivos</w:t>
            </w:r>
          </w:p>
        </w:tc>
      </w:tr>
      <w:tr w:rsidR="00316532" w:rsidRPr="00C85CF5" w14:paraId="4CCADDA4" w14:textId="77777777" w:rsidTr="51D65366">
        <w:tc>
          <w:tcPr>
            <w:tcW w:w="1353" w:type="dxa"/>
            <w:shd w:val="clear" w:color="auto" w:fill="C1E4F5" w:themeFill="accent1" w:themeFillTint="33"/>
            <w:tcMar>
              <w:top w:w="120" w:type="dxa"/>
              <w:left w:w="180" w:type="dxa"/>
              <w:bottom w:w="120" w:type="dxa"/>
              <w:right w:w="180" w:type="dxa"/>
            </w:tcMar>
            <w:hideMark/>
          </w:tcPr>
          <w:p w14:paraId="744F4942"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119_toc_5</w:t>
            </w:r>
          </w:p>
        </w:tc>
        <w:tc>
          <w:tcPr>
            <w:tcW w:w="6000" w:type="dxa"/>
            <w:tcMar>
              <w:top w:w="120" w:type="dxa"/>
              <w:left w:w="180" w:type="dxa"/>
              <w:bottom w:w="120" w:type="dxa"/>
              <w:right w:w="180" w:type="dxa"/>
            </w:tcMar>
            <w:hideMark/>
          </w:tcPr>
          <w:p w14:paraId="20BA4DD5"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Table of Contents</w:t>
            </w:r>
          </w:p>
        </w:tc>
        <w:tc>
          <w:tcPr>
            <w:tcW w:w="6000" w:type="dxa"/>
          </w:tcPr>
          <w:p w14:paraId="2648AABD"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Sumário</w:t>
            </w:r>
          </w:p>
        </w:tc>
      </w:tr>
      <w:tr w:rsidR="00316532" w:rsidRPr="003350BD" w14:paraId="34993B40" w14:textId="77777777" w:rsidTr="51D65366">
        <w:tc>
          <w:tcPr>
            <w:tcW w:w="1353" w:type="dxa"/>
            <w:shd w:val="clear" w:color="auto" w:fill="C1E4F5" w:themeFill="accent1" w:themeFillTint="33"/>
            <w:tcMar>
              <w:top w:w="120" w:type="dxa"/>
              <w:left w:w="180" w:type="dxa"/>
              <w:bottom w:w="120" w:type="dxa"/>
              <w:right w:w="180" w:type="dxa"/>
            </w:tcMar>
            <w:hideMark/>
          </w:tcPr>
          <w:p w14:paraId="1DA5B346"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120_toc_6</w:t>
            </w:r>
          </w:p>
        </w:tc>
        <w:tc>
          <w:tcPr>
            <w:tcW w:w="6000" w:type="dxa"/>
            <w:tcMar>
              <w:top w:w="120" w:type="dxa"/>
              <w:left w:w="180" w:type="dxa"/>
              <w:bottom w:w="120" w:type="dxa"/>
              <w:right w:w="180" w:type="dxa"/>
            </w:tcMar>
            <w:hideMark/>
          </w:tcPr>
          <w:p w14:paraId="78DB3DF9"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The Importance of Abbott’s Code of Business Conduct </w:t>
            </w:r>
          </w:p>
        </w:tc>
        <w:tc>
          <w:tcPr>
            <w:tcW w:w="6000" w:type="dxa"/>
          </w:tcPr>
          <w:p w14:paraId="0DE5667B" w14:textId="77777777" w:rsidR="00315D6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 xml:space="preserve">A importância do Código de Conduta nos Negócios da Abbott </w:t>
            </w:r>
          </w:p>
        </w:tc>
      </w:tr>
      <w:tr w:rsidR="00316532" w:rsidRPr="00C85CF5" w14:paraId="7A6481A6" w14:textId="77777777" w:rsidTr="51D65366">
        <w:tc>
          <w:tcPr>
            <w:tcW w:w="1353" w:type="dxa"/>
            <w:shd w:val="clear" w:color="auto" w:fill="C1E4F5" w:themeFill="accent1" w:themeFillTint="33"/>
            <w:tcMar>
              <w:top w:w="120" w:type="dxa"/>
              <w:left w:w="180" w:type="dxa"/>
              <w:bottom w:w="120" w:type="dxa"/>
              <w:right w:w="180" w:type="dxa"/>
            </w:tcMar>
            <w:hideMark/>
          </w:tcPr>
          <w:p w14:paraId="7582D36C"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lastRenderedPageBreak/>
              <w:t>121_toc_7</w:t>
            </w:r>
          </w:p>
        </w:tc>
        <w:tc>
          <w:tcPr>
            <w:tcW w:w="6000" w:type="dxa"/>
            <w:tcMar>
              <w:top w:w="120" w:type="dxa"/>
              <w:left w:w="180" w:type="dxa"/>
              <w:bottom w:w="120" w:type="dxa"/>
              <w:right w:w="180" w:type="dxa"/>
            </w:tcMar>
            <w:hideMark/>
          </w:tcPr>
          <w:p w14:paraId="36F5D9E2"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Everyday Commitments</w:t>
            </w:r>
          </w:p>
        </w:tc>
        <w:tc>
          <w:tcPr>
            <w:tcW w:w="6000" w:type="dxa"/>
          </w:tcPr>
          <w:p w14:paraId="10B4927D"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Nossos compromissos diários</w:t>
            </w:r>
          </w:p>
        </w:tc>
      </w:tr>
      <w:tr w:rsidR="00316532" w:rsidRPr="003350BD" w14:paraId="44AA0CF5" w14:textId="77777777" w:rsidTr="51D65366">
        <w:tc>
          <w:tcPr>
            <w:tcW w:w="1353" w:type="dxa"/>
            <w:shd w:val="clear" w:color="auto" w:fill="C1E4F5" w:themeFill="accent1" w:themeFillTint="33"/>
            <w:tcMar>
              <w:top w:w="120" w:type="dxa"/>
              <w:left w:w="180" w:type="dxa"/>
              <w:bottom w:w="120" w:type="dxa"/>
              <w:right w:w="180" w:type="dxa"/>
            </w:tcMar>
            <w:hideMark/>
          </w:tcPr>
          <w:p w14:paraId="7CCEBF01"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122_toc_8</w:t>
            </w:r>
          </w:p>
        </w:tc>
        <w:tc>
          <w:tcPr>
            <w:tcW w:w="6000" w:type="dxa"/>
            <w:tcMar>
              <w:top w:w="120" w:type="dxa"/>
              <w:left w:w="180" w:type="dxa"/>
              <w:bottom w:w="120" w:type="dxa"/>
              <w:right w:w="180" w:type="dxa"/>
            </w:tcMar>
            <w:hideMark/>
          </w:tcPr>
          <w:p w14:paraId="22827364"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The Importance of the Code to Our Business</w:t>
            </w:r>
          </w:p>
        </w:tc>
        <w:tc>
          <w:tcPr>
            <w:tcW w:w="6000" w:type="dxa"/>
          </w:tcPr>
          <w:p w14:paraId="019177B5" w14:textId="77777777" w:rsidR="00315D6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 importância do código para o nosso negócio</w:t>
            </w:r>
          </w:p>
        </w:tc>
      </w:tr>
      <w:tr w:rsidR="00316532" w:rsidRPr="00C85CF5" w14:paraId="7F2AA5DC" w14:textId="77777777" w:rsidTr="51D65366">
        <w:tc>
          <w:tcPr>
            <w:tcW w:w="1353" w:type="dxa"/>
            <w:shd w:val="clear" w:color="auto" w:fill="C1E4F5" w:themeFill="accent1" w:themeFillTint="33"/>
            <w:tcMar>
              <w:top w:w="120" w:type="dxa"/>
              <w:left w:w="180" w:type="dxa"/>
              <w:bottom w:w="120" w:type="dxa"/>
              <w:right w:w="180" w:type="dxa"/>
            </w:tcMar>
            <w:hideMark/>
          </w:tcPr>
          <w:p w14:paraId="4ABFE14E"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123_toc_9</w:t>
            </w:r>
          </w:p>
        </w:tc>
        <w:tc>
          <w:tcPr>
            <w:tcW w:w="6000" w:type="dxa"/>
            <w:tcMar>
              <w:top w:w="120" w:type="dxa"/>
              <w:left w:w="180" w:type="dxa"/>
              <w:bottom w:w="120" w:type="dxa"/>
              <w:right w:w="180" w:type="dxa"/>
            </w:tcMar>
            <w:hideMark/>
          </w:tcPr>
          <w:p w14:paraId="3E334B85"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Code</w:t>
            </w:r>
          </w:p>
        </w:tc>
        <w:tc>
          <w:tcPr>
            <w:tcW w:w="6000" w:type="dxa"/>
          </w:tcPr>
          <w:p w14:paraId="50E51385"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Nosso Código de Conduta</w:t>
            </w:r>
          </w:p>
        </w:tc>
      </w:tr>
      <w:tr w:rsidR="00316532" w:rsidRPr="00C85CF5" w14:paraId="7E4AE860" w14:textId="77777777" w:rsidTr="51D65366">
        <w:tc>
          <w:tcPr>
            <w:tcW w:w="1353" w:type="dxa"/>
            <w:shd w:val="clear" w:color="auto" w:fill="C1E4F5" w:themeFill="accent1" w:themeFillTint="33"/>
            <w:tcMar>
              <w:top w:w="120" w:type="dxa"/>
              <w:left w:w="180" w:type="dxa"/>
              <w:bottom w:w="120" w:type="dxa"/>
              <w:right w:w="180" w:type="dxa"/>
            </w:tcMar>
            <w:hideMark/>
          </w:tcPr>
          <w:p w14:paraId="2229F33E"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124_toc_10</w:t>
            </w:r>
          </w:p>
        </w:tc>
        <w:tc>
          <w:tcPr>
            <w:tcW w:w="6000" w:type="dxa"/>
            <w:tcMar>
              <w:top w:w="120" w:type="dxa"/>
              <w:left w:w="180" w:type="dxa"/>
              <w:bottom w:w="120" w:type="dxa"/>
              <w:right w:w="180" w:type="dxa"/>
            </w:tcMar>
            <w:hideMark/>
          </w:tcPr>
          <w:p w14:paraId="3E6550FD"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Overview</w:t>
            </w:r>
          </w:p>
        </w:tc>
        <w:tc>
          <w:tcPr>
            <w:tcW w:w="6000" w:type="dxa"/>
          </w:tcPr>
          <w:p w14:paraId="4FE0CDFB"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Visão geral</w:t>
            </w:r>
          </w:p>
        </w:tc>
      </w:tr>
      <w:tr w:rsidR="00316532" w:rsidRPr="00C85CF5" w14:paraId="51BEDDF5" w14:textId="77777777" w:rsidTr="51D65366">
        <w:tc>
          <w:tcPr>
            <w:tcW w:w="1353" w:type="dxa"/>
            <w:shd w:val="clear" w:color="auto" w:fill="C1E4F5" w:themeFill="accent1" w:themeFillTint="33"/>
            <w:tcMar>
              <w:top w:w="120" w:type="dxa"/>
              <w:left w:w="180" w:type="dxa"/>
              <w:bottom w:w="120" w:type="dxa"/>
              <w:right w:w="180" w:type="dxa"/>
            </w:tcMar>
            <w:hideMark/>
          </w:tcPr>
          <w:p w14:paraId="1AC1B50C"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125_toc_11</w:t>
            </w:r>
          </w:p>
        </w:tc>
        <w:tc>
          <w:tcPr>
            <w:tcW w:w="6000" w:type="dxa"/>
            <w:tcMar>
              <w:top w:w="120" w:type="dxa"/>
              <w:left w:w="180" w:type="dxa"/>
              <w:bottom w:w="120" w:type="dxa"/>
              <w:right w:w="180" w:type="dxa"/>
            </w:tcMar>
            <w:hideMark/>
          </w:tcPr>
          <w:p w14:paraId="144B3EBD"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Customers</w:t>
            </w:r>
          </w:p>
        </w:tc>
        <w:tc>
          <w:tcPr>
            <w:tcW w:w="6000" w:type="dxa"/>
          </w:tcPr>
          <w:p w14:paraId="25B2A709"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Nossos clientes</w:t>
            </w:r>
          </w:p>
        </w:tc>
      </w:tr>
      <w:tr w:rsidR="00316532" w:rsidRPr="00C85CF5" w14:paraId="0CC338D3" w14:textId="77777777" w:rsidTr="51D65366">
        <w:tc>
          <w:tcPr>
            <w:tcW w:w="1353" w:type="dxa"/>
            <w:shd w:val="clear" w:color="auto" w:fill="C1E4F5" w:themeFill="accent1" w:themeFillTint="33"/>
            <w:tcMar>
              <w:top w:w="120" w:type="dxa"/>
              <w:left w:w="180" w:type="dxa"/>
              <w:bottom w:w="120" w:type="dxa"/>
              <w:right w:w="180" w:type="dxa"/>
            </w:tcMar>
            <w:hideMark/>
          </w:tcPr>
          <w:p w14:paraId="2255EA1B"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126_toc_12</w:t>
            </w:r>
          </w:p>
        </w:tc>
        <w:tc>
          <w:tcPr>
            <w:tcW w:w="6000" w:type="dxa"/>
            <w:tcMar>
              <w:top w:w="120" w:type="dxa"/>
              <w:left w:w="180" w:type="dxa"/>
              <w:bottom w:w="120" w:type="dxa"/>
              <w:right w:w="180" w:type="dxa"/>
            </w:tcMar>
            <w:hideMark/>
          </w:tcPr>
          <w:p w14:paraId="5502C913"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Products</w:t>
            </w:r>
          </w:p>
        </w:tc>
        <w:tc>
          <w:tcPr>
            <w:tcW w:w="6000" w:type="dxa"/>
          </w:tcPr>
          <w:p w14:paraId="66E8D1BD"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Nossos produtos</w:t>
            </w:r>
          </w:p>
        </w:tc>
      </w:tr>
      <w:tr w:rsidR="00316532" w:rsidRPr="00C85CF5" w14:paraId="4D7E4896" w14:textId="77777777" w:rsidTr="51D65366">
        <w:tc>
          <w:tcPr>
            <w:tcW w:w="1353" w:type="dxa"/>
            <w:shd w:val="clear" w:color="auto" w:fill="C1E4F5" w:themeFill="accent1" w:themeFillTint="33"/>
            <w:tcMar>
              <w:top w:w="120" w:type="dxa"/>
              <w:left w:w="180" w:type="dxa"/>
              <w:bottom w:w="120" w:type="dxa"/>
              <w:right w:w="180" w:type="dxa"/>
            </w:tcMar>
            <w:hideMark/>
          </w:tcPr>
          <w:p w14:paraId="38679F1D"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127_toc_13</w:t>
            </w:r>
          </w:p>
        </w:tc>
        <w:tc>
          <w:tcPr>
            <w:tcW w:w="6000" w:type="dxa"/>
            <w:tcMar>
              <w:top w:w="120" w:type="dxa"/>
              <w:left w:w="180" w:type="dxa"/>
              <w:bottom w:w="120" w:type="dxa"/>
              <w:right w:w="180" w:type="dxa"/>
            </w:tcMar>
            <w:hideMark/>
          </w:tcPr>
          <w:p w14:paraId="7A4FF8AB"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Advancing Science</w:t>
            </w:r>
          </w:p>
        </w:tc>
        <w:tc>
          <w:tcPr>
            <w:tcW w:w="6000" w:type="dxa"/>
          </w:tcPr>
          <w:p w14:paraId="6903AFDB"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Avanço da ciência</w:t>
            </w:r>
          </w:p>
        </w:tc>
      </w:tr>
      <w:tr w:rsidR="00316532" w:rsidRPr="00C85CF5" w14:paraId="44B2BFA7" w14:textId="77777777" w:rsidTr="51D65366">
        <w:tc>
          <w:tcPr>
            <w:tcW w:w="1353" w:type="dxa"/>
            <w:shd w:val="clear" w:color="auto" w:fill="C1E4F5" w:themeFill="accent1" w:themeFillTint="33"/>
            <w:tcMar>
              <w:top w:w="120" w:type="dxa"/>
              <w:left w:w="180" w:type="dxa"/>
              <w:bottom w:w="120" w:type="dxa"/>
              <w:right w:w="180" w:type="dxa"/>
            </w:tcMar>
            <w:hideMark/>
          </w:tcPr>
          <w:p w14:paraId="00B38F24"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128_toc_14</w:t>
            </w:r>
          </w:p>
        </w:tc>
        <w:tc>
          <w:tcPr>
            <w:tcW w:w="6000" w:type="dxa"/>
            <w:tcMar>
              <w:top w:w="120" w:type="dxa"/>
              <w:left w:w="180" w:type="dxa"/>
              <w:bottom w:w="120" w:type="dxa"/>
              <w:right w:w="180" w:type="dxa"/>
            </w:tcMar>
            <w:hideMark/>
          </w:tcPr>
          <w:p w14:paraId="03871A18"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People</w:t>
            </w:r>
          </w:p>
        </w:tc>
        <w:tc>
          <w:tcPr>
            <w:tcW w:w="6000" w:type="dxa"/>
          </w:tcPr>
          <w:p w14:paraId="7100BF2B"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Nossos colaboradores</w:t>
            </w:r>
          </w:p>
        </w:tc>
      </w:tr>
      <w:tr w:rsidR="00316532" w:rsidRPr="00C85CF5" w14:paraId="0141661A" w14:textId="77777777" w:rsidTr="51D65366">
        <w:tc>
          <w:tcPr>
            <w:tcW w:w="1353" w:type="dxa"/>
            <w:shd w:val="clear" w:color="auto" w:fill="C1E4F5" w:themeFill="accent1" w:themeFillTint="33"/>
            <w:tcMar>
              <w:top w:w="120" w:type="dxa"/>
              <w:left w:w="180" w:type="dxa"/>
              <w:bottom w:w="120" w:type="dxa"/>
              <w:right w:w="180" w:type="dxa"/>
            </w:tcMar>
            <w:hideMark/>
          </w:tcPr>
          <w:p w14:paraId="186F3AF8"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129_toc_15</w:t>
            </w:r>
          </w:p>
        </w:tc>
        <w:tc>
          <w:tcPr>
            <w:tcW w:w="6000" w:type="dxa"/>
            <w:tcMar>
              <w:top w:w="120" w:type="dxa"/>
              <w:left w:w="180" w:type="dxa"/>
              <w:bottom w:w="120" w:type="dxa"/>
              <w:right w:w="180" w:type="dxa"/>
            </w:tcMar>
            <w:hideMark/>
          </w:tcPr>
          <w:p w14:paraId="7E35F2A3"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Our Communities</w:t>
            </w:r>
          </w:p>
        </w:tc>
        <w:tc>
          <w:tcPr>
            <w:tcW w:w="6000" w:type="dxa"/>
          </w:tcPr>
          <w:p w14:paraId="76AA6068"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Nossas comunidades</w:t>
            </w:r>
          </w:p>
        </w:tc>
      </w:tr>
      <w:tr w:rsidR="00316532" w:rsidRPr="00C85CF5" w14:paraId="628FC79F" w14:textId="77777777" w:rsidTr="51D65366">
        <w:tc>
          <w:tcPr>
            <w:tcW w:w="1353" w:type="dxa"/>
            <w:shd w:val="clear" w:color="auto" w:fill="C1E4F5" w:themeFill="accent1" w:themeFillTint="33"/>
            <w:tcMar>
              <w:top w:w="120" w:type="dxa"/>
              <w:left w:w="180" w:type="dxa"/>
              <w:bottom w:w="120" w:type="dxa"/>
              <w:right w:w="180" w:type="dxa"/>
            </w:tcMar>
            <w:hideMark/>
          </w:tcPr>
          <w:p w14:paraId="44F6B1B6"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130_toc_16</w:t>
            </w:r>
          </w:p>
        </w:tc>
        <w:tc>
          <w:tcPr>
            <w:tcW w:w="6000" w:type="dxa"/>
            <w:tcMar>
              <w:top w:w="120" w:type="dxa"/>
              <w:left w:w="180" w:type="dxa"/>
              <w:bottom w:w="120" w:type="dxa"/>
              <w:right w:w="180" w:type="dxa"/>
            </w:tcMar>
            <w:hideMark/>
          </w:tcPr>
          <w:p w14:paraId="470C6AC9"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How we Operate</w:t>
            </w:r>
          </w:p>
        </w:tc>
        <w:tc>
          <w:tcPr>
            <w:tcW w:w="6000" w:type="dxa"/>
          </w:tcPr>
          <w:p w14:paraId="426973E4"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Como operamos</w:t>
            </w:r>
          </w:p>
        </w:tc>
      </w:tr>
      <w:tr w:rsidR="00316532" w:rsidRPr="00C85CF5" w14:paraId="5F9DF487" w14:textId="77777777" w:rsidTr="51D65366">
        <w:tc>
          <w:tcPr>
            <w:tcW w:w="1353" w:type="dxa"/>
            <w:shd w:val="clear" w:color="auto" w:fill="C1E4F5" w:themeFill="accent1" w:themeFillTint="33"/>
            <w:tcMar>
              <w:top w:w="120" w:type="dxa"/>
              <w:left w:w="180" w:type="dxa"/>
              <w:bottom w:w="120" w:type="dxa"/>
              <w:right w:w="180" w:type="dxa"/>
            </w:tcMar>
            <w:hideMark/>
          </w:tcPr>
          <w:p w14:paraId="40E9F7C7"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131_toc_17</w:t>
            </w:r>
          </w:p>
        </w:tc>
        <w:tc>
          <w:tcPr>
            <w:tcW w:w="6000" w:type="dxa"/>
            <w:tcMar>
              <w:top w:w="120" w:type="dxa"/>
              <w:left w:w="180" w:type="dxa"/>
              <w:bottom w:w="120" w:type="dxa"/>
              <w:right w:w="180" w:type="dxa"/>
            </w:tcMar>
            <w:hideMark/>
          </w:tcPr>
          <w:p w14:paraId="6AD35F0A"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Your Commitment </w:t>
            </w:r>
          </w:p>
        </w:tc>
        <w:tc>
          <w:tcPr>
            <w:tcW w:w="6000" w:type="dxa"/>
          </w:tcPr>
          <w:p w14:paraId="49F1E2FE"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 xml:space="preserve">Seu compromisso </w:t>
            </w:r>
          </w:p>
        </w:tc>
      </w:tr>
      <w:tr w:rsidR="00316532" w:rsidRPr="00C85CF5" w14:paraId="2B6E58A0" w14:textId="77777777" w:rsidTr="51D65366">
        <w:tc>
          <w:tcPr>
            <w:tcW w:w="1353" w:type="dxa"/>
            <w:shd w:val="clear" w:color="auto" w:fill="C1E4F5" w:themeFill="accent1" w:themeFillTint="33"/>
            <w:tcMar>
              <w:top w:w="120" w:type="dxa"/>
              <w:left w:w="180" w:type="dxa"/>
              <w:bottom w:w="120" w:type="dxa"/>
              <w:right w:w="180" w:type="dxa"/>
            </w:tcMar>
            <w:hideMark/>
          </w:tcPr>
          <w:p w14:paraId="49BAB91B"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132_toc_18</w:t>
            </w:r>
          </w:p>
        </w:tc>
        <w:tc>
          <w:tcPr>
            <w:tcW w:w="6000" w:type="dxa"/>
            <w:tcMar>
              <w:top w:w="120" w:type="dxa"/>
              <w:left w:w="180" w:type="dxa"/>
              <w:bottom w:w="120" w:type="dxa"/>
              <w:right w:w="180" w:type="dxa"/>
            </w:tcMar>
            <w:hideMark/>
          </w:tcPr>
          <w:p w14:paraId="1B5C2763"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Your Commitment</w:t>
            </w:r>
          </w:p>
        </w:tc>
        <w:tc>
          <w:tcPr>
            <w:tcW w:w="6000" w:type="dxa"/>
          </w:tcPr>
          <w:p w14:paraId="395FCDFE"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Seu compromisso</w:t>
            </w:r>
          </w:p>
        </w:tc>
      </w:tr>
      <w:tr w:rsidR="00316532" w:rsidRPr="00C85CF5" w14:paraId="097E1CB8" w14:textId="77777777" w:rsidTr="51D65366">
        <w:tc>
          <w:tcPr>
            <w:tcW w:w="1353" w:type="dxa"/>
            <w:shd w:val="clear" w:color="auto" w:fill="C1E4F5" w:themeFill="accent1" w:themeFillTint="33"/>
            <w:tcMar>
              <w:top w:w="120" w:type="dxa"/>
              <w:left w:w="180" w:type="dxa"/>
              <w:bottom w:w="120" w:type="dxa"/>
              <w:right w:w="180" w:type="dxa"/>
            </w:tcMar>
            <w:hideMark/>
          </w:tcPr>
          <w:p w14:paraId="434AB350"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133_toc_19</w:t>
            </w:r>
          </w:p>
        </w:tc>
        <w:tc>
          <w:tcPr>
            <w:tcW w:w="6000" w:type="dxa"/>
            <w:tcMar>
              <w:top w:w="120" w:type="dxa"/>
              <w:left w:w="180" w:type="dxa"/>
              <w:bottom w:w="120" w:type="dxa"/>
              <w:right w:w="180" w:type="dxa"/>
            </w:tcMar>
            <w:hideMark/>
          </w:tcPr>
          <w:p w14:paraId="23CDDEF4"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Knowledge Check</w:t>
            </w:r>
          </w:p>
        </w:tc>
        <w:tc>
          <w:tcPr>
            <w:tcW w:w="6000" w:type="dxa"/>
          </w:tcPr>
          <w:p w14:paraId="2BEEF6C8"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Teste de conhecimentos</w:t>
            </w:r>
          </w:p>
        </w:tc>
      </w:tr>
      <w:tr w:rsidR="00316532" w:rsidRPr="00C85CF5" w14:paraId="075EE5F8" w14:textId="77777777" w:rsidTr="51D65366">
        <w:tc>
          <w:tcPr>
            <w:tcW w:w="1353" w:type="dxa"/>
            <w:shd w:val="clear" w:color="auto" w:fill="C1E4F5" w:themeFill="accent1" w:themeFillTint="33"/>
            <w:tcMar>
              <w:top w:w="120" w:type="dxa"/>
              <w:left w:w="180" w:type="dxa"/>
              <w:bottom w:w="120" w:type="dxa"/>
              <w:right w:w="180" w:type="dxa"/>
            </w:tcMar>
            <w:hideMark/>
          </w:tcPr>
          <w:p w14:paraId="46206BF3"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134_toc_20</w:t>
            </w:r>
          </w:p>
        </w:tc>
        <w:tc>
          <w:tcPr>
            <w:tcW w:w="6000" w:type="dxa"/>
            <w:tcMar>
              <w:top w:w="120" w:type="dxa"/>
              <w:left w:w="180" w:type="dxa"/>
              <w:bottom w:w="120" w:type="dxa"/>
              <w:right w:w="180" w:type="dxa"/>
            </w:tcMar>
            <w:hideMark/>
          </w:tcPr>
          <w:p w14:paraId="64DA3074"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Introduction</w:t>
            </w:r>
          </w:p>
        </w:tc>
        <w:tc>
          <w:tcPr>
            <w:tcW w:w="6000" w:type="dxa"/>
          </w:tcPr>
          <w:p w14:paraId="2181B08D"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Introdução</w:t>
            </w:r>
          </w:p>
        </w:tc>
      </w:tr>
      <w:tr w:rsidR="00316532" w:rsidRPr="00C85CF5" w14:paraId="7CAC71AA" w14:textId="77777777" w:rsidTr="51D65366">
        <w:tc>
          <w:tcPr>
            <w:tcW w:w="1353" w:type="dxa"/>
            <w:shd w:val="clear" w:color="auto" w:fill="C1E4F5" w:themeFill="accent1" w:themeFillTint="33"/>
            <w:tcMar>
              <w:top w:w="120" w:type="dxa"/>
              <w:left w:w="180" w:type="dxa"/>
              <w:bottom w:w="120" w:type="dxa"/>
              <w:right w:w="180" w:type="dxa"/>
            </w:tcMar>
            <w:hideMark/>
          </w:tcPr>
          <w:p w14:paraId="5EA91F47"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135_toc_21</w:t>
            </w:r>
          </w:p>
        </w:tc>
        <w:tc>
          <w:tcPr>
            <w:tcW w:w="6000" w:type="dxa"/>
            <w:tcMar>
              <w:top w:w="120" w:type="dxa"/>
              <w:left w:w="180" w:type="dxa"/>
              <w:bottom w:w="120" w:type="dxa"/>
              <w:right w:w="180" w:type="dxa"/>
            </w:tcMar>
            <w:hideMark/>
          </w:tcPr>
          <w:p w14:paraId="1921CBE0"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Assessment</w:t>
            </w:r>
          </w:p>
        </w:tc>
        <w:tc>
          <w:tcPr>
            <w:tcW w:w="6000" w:type="dxa"/>
          </w:tcPr>
          <w:p w14:paraId="40970520"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Avaliação</w:t>
            </w:r>
          </w:p>
        </w:tc>
      </w:tr>
      <w:tr w:rsidR="00316532" w:rsidRPr="00C85CF5" w14:paraId="3384C2E3" w14:textId="77777777" w:rsidTr="51D65366">
        <w:tc>
          <w:tcPr>
            <w:tcW w:w="1353" w:type="dxa"/>
            <w:shd w:val="clear" w:color="auto" w:fill="C1E4F5" w:themeFill="accent1" w:themeFillTint="33"/>
            <w:tcMar>
              <w:top w:w="120" w:type="dxa"/>
              <w:left w:w="180" w:type="dxa"/>
              <w:bottom w:w="120" w:type="dxa"/>
              <w:right w:w="180" w:type="dxa"/>
            </w:tcMar>
            <w:hideMark/>
          </w:tcPr>
          <w:p w14:paraId="7E918D2D"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136_toc_22</w:t>
            </w:r>
          </w:p>
        </w:tc>
        <w:tc>
          <w:tcPr>
            <w:tcW w:w="6000" w:type="dxa"/>
            <w:tcMar>
              <w:top w:w="120" w:type="dxa"/>
              <w:left w:w="180" w:type="dxa"/>
              <w:bottom w:w="120" w:type="dxa"/>
              <w:right w:w="180" w:type="dxa"/>
            </w:tcMar>
            <w:hideMark/>
          </w:tcPr>
          <w:p w14:paraId="30E1F275"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Feedback</w:t>
            </w:r>
          </w:p>
        </w:tc>
        <w:tc>
          <w:tcPr>
            <w:tcW w:w="6000" w:type="dxa"/>
          </w:tcPr>
          <w:p w14:paraId="671F36C3"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Feedback</w:t>
            </w:r>
          </w:p>
        </w:tc>
      </w:tr>
      <w:tr w:rsidR="00316532" w:rsidRPr="00C85CF5" w14:paraId="1A2AFD6C" w14:textId="77777777" w:rsidTr="51D65366">
        <w:tc>
          <w:tcPr>
            <w:tcW w:w="1353" w:type="dxa"/>
            <w:shd w:val="clear" w:color="auto" w:fill="C1E4F5" w:themeFill="accent1" w:themeFillTint="33"/>
            <w:tcMar>
              <w:top w:w="120" w:type="dxa"/>
              <w:left w:w="180" w:type="dxa"/>
              <w:bottom w:w="120" w:type="dxa"/>
              <w:right w:w="180" w:type="dxa"/>
            </w:tcMar>
            <w:hideMark/>
          </w:tcPr>
          <w:p w14:paraId="07355576"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lastRenderedPageBreak/>
              <w:t>137_toc_23</w:t>
            </w:r>
          </w:p>
        </w:tc>
        <w:tc>
          <w:tcPr>
            <w:tcW w:w="6000" w:type="dxa"/>
            <w:tcMar>
              <w:top w:w="120" w:type="dxa"/>
              <w:left w:w="180" w:type="dxa"/>
              <w:bottom w:w="120" w:type="dxa"/>
              <w:right w:w="180" w:type="dxa"/>
            </w:tcMar>
            <w:hideMark/>
          </w:tcPr>
          <w:p w14:paraId="241C3EED"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Survey</w:t>
            </w:r>
          </w:p>
        </w:tc>
        <w:tc>
          <w:tcPr>
            <w:tcW w:w="6000" w:type="dxa"/>
          </w:tcPr>
          <w:p w14:paraId="6AA6C045"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Pesquisa</w:t>
            </w:r>
          </w:p>
        </w:tc>
      </w:tr>
      <w:tr w:rsidR="00316532" w:rsidRPr="00C85CF5" w14:paraId="683CD2B9" w14:textId="77777777" w:rsidTr="51D65366">
        <w:tc>
          <w:tcPr>
            <w:tcW w:w="1353" w:type="dxa"/>
            <w:shd w:val="clear" w:color="auto" w:fill="C1E4F5" w:themeFill="accent1" w:themeFillTint="33"/>
            <w:tcMar>
              <w:top w:w="120" w:type="dxa"/>
              <w:left w:w="180" w:type="dxa"/>
              <w:bottom w:w="120" w:type="dxa"/>
              <w:right w:w="180" w:type="dxa"/>
            </w:tcMar>
            <w:hideMark/>
          </w:tcPr>
          <w:p w14:paraId="7E48D05A"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4A6E0EC5"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7B3981FD"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 xml:space="preserve">O curso não consegue entrar em contato com o sistema de gestão de aprendizagem (LMS). Clique em “OK” para continuar e revisar o curso. Observação: a Certificação do Curso poderá não estar disponível. Clique em “Cancelar” para sair </w:t>
            </w:r>
          </w:p>
        </w:tc>
      </w:tr>
      <w:tr w:rsidR="00316532" w:rsidRPr="003350BD" w14:paraId="622A9A96" w14:textId="77777777" w:rsidTr="51D65366">
        <w:tc>
          <w:tcPr>
            <w:tcW w:w="1353" w:type="dxa"/>
            <w:shd w:val="clear" w:color="auto" w:fill="C1E4F5" w:themeFill="accent1" w:themeFillTint="33"/>
            <w:tcMar>
              <w:top w:w="120" w:type="dxa"/>
              <w:left w:w="180" w:type="dxa"/>
              <w:bottom w:w="120" w:type="dxa"/>
              <w:right w:w="180" w:type="dxa"/>
            </w:tcMar>
            <w:hideMark/>
          </w:tcPr>
          <w:p w14:paraId="006D0151"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70D8286F"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All questions remain unanswered</w:t>
            </w:r>
          </w:p>
        </w:tc>
        <w:tc>
          <w:tcPr>
            <w:tcW w:w="6000" w:type="dxa"/>
          </w:tcPr>
          <w:p w14:paraId="2F942A61" w14:textId="77777777" w:rsidR="00315D6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Todas as perguntas continuam sem resposta</w:t>
            </w:r>
          </w:p>
        </w:tc>
      </w:tr>
      <w:tr w:rsidR="00316532" w:rsidRPr="00C85CF5" w14:paraId="5A1A585E" w14:textId="77777777" w:rsidTr="51D65366">
        <w:tc>
          <w:tcPr>
            <w:tcW w:w="1353" w:type="dxa"/>
            <w:shd w:val="clear" w:color="auto" w:fill="C1E4F5" w:themeFill="accent1" w:themeFillTint="33"/>
            <w:tcMar>
              <w:top w:w="120" w:type="dxa"/>
              <w:left w:w="180" w:type="dxa"/>
              <w:bottom w:w="120" w:type="dxa"/>
              <w:right w:w="180" w:type="dxa"/>
            </w:tcMar>
            <w:hideMark/>
          </w:tcPr>
          <w:p w14:paraId="1779540C"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249A04E3"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Questions</w:t>
            </w:r>
          </w:p>
        </w:tc>
        <w:tc>
          <w:tcPr>
            <w:tcW w:w="6000" w:type="dxa"/>
          </w:tcPr>
          <w:p w14:paraId="43BA389B"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Perguntas</w:t>
            </w:r>
          </w:p>
        </w:tc>
      </w:tr>
      <w:tr w:rsidR="00316532" w:rsidRPr="00C85CF5" w14:paraId="234BCA4F" w14:textId="77777777" w:rsidTr="51D65366">
        <w:tc>
          <w:tcPr>
            <w:tcW w:w="1353" w:type="dxa"/>
            <w:shd w:val="clear" w:color="auto" w:fill="C1E4F5" w:themeFill="accent1" w:themeFillTint="33"/>
            <w:tcMar>
              <w:top w:w="120" w:type="dxa"/>
              <w:left w:w="180" w:type="dxa"/>
              <w:bottom w:w="120" w:type="dxa"/>
              <w:right w:w="180" w:type="dxa"/>
            </w:tcMar>
            <w:hideMark/>
          </w:tcPr>
          <w:p w14:paraId="3FBCE19E"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4C285193"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Question</w:t>
            </w:r>
          </w:p>
        </w:tc>
        <w:tc>
          <w:tcPr>
            <w:tcW w:w="6000" w:type="dxa"/>
          </w:tcPr>
          <w:p w14:paraId="41CE52D0"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Pergunta</w:t>
            </w:r>
          </w:p>
        </w:tc>
      </w:tr>
      <w:tr w:rsidR="00316532" w:rsidRPr="00C85CF5" w14:paraId="7751DDB1" w14:textId="77777777" w:rsidTr="51D65366">
        <w:tc>
          <w:tcPr>
            <w:tcW w:w="1353" w:type="dxa"/>
            <w:shd w:val="clear" w:color="auto" w:fill="C1E4F5" w:themeFill="accent1" w:themeFillTint="33"/>
            <w:tcMar>
              <w:top w:w="120" w:type="dxa"/>
              <w:left w:w="180" w:type="dxa"/>
              <w:bottom w:w="120" w:type="dxa"/>
              <w:right w:w="180" w:type="dxa"/>
            </w:tcMar>
            <w:hideMark/>
          </w:tcPr>
          <w:p w14:paraId="2D9CFCE3"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7A9E4F2D"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not answered</w:t>
            </w:r>
          </w:p>
        </w:tc>
        <w:tc>
          <w:tcPr>
            <w:tcW w:w="6000" w:type="dxa"/>
          </w:tcPr>
          <w:p w14:paraId="265072D3"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não respondida</w:t>
            </w:r>
          </w:p>
        </w:tc>
      </w:tr>
      <w:tr w:rsidR="00316532" w:rsidRPr="00C85CF5" w14:paraId="0F65E5BC" w14:textId="77777777" w:rsidTr="51D65366">
        <w:tc>
          <w:tcPr>
            <w:tcW w:w="1353" w:type="dxa"/>
            <w:shd w:val="clear" w:color="auto" w:fill="C1E4F5" w:themeFill="accent1" w:themeFillTint="33"/>
            <w:tcMar>
              <w:top w:w="120" w:type="dxa"/>
              <w:left w:w="180" w:type="dxa"/>
              <w:bottom w:w="120" w:type="dxa"/>
              <w:right w:w="180" w:type="dxa"/>
            </w:tcMar>
            <w:hideMark/>
          </w:tcPr>
          <w:p w14:paraId="1AB2D5BA"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59BDEEF3"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That's correct!</w:t>
            </w:r>
          </w:p>
        </w:tc>
        <w:tc>
          <w:tcPr>
            <w:tcW w:w="6000" w:type="dxa"/>
          </w:tcPr>
          <w:p w14:paraId="6684CAD3"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Correto!</w:t>
            </w:r>
          </w:p>
        </w:tc>
      </w:tr>
      <w:tr w:rsidR="00316532" w:rsidRPr="00C85CF5" w14:paraId="6E6292E9" w14:textId="77777777" w:rsidTr="51D65366">
        <w:tc>
          <w:tcPr>
            <w:tcW w:w="1353" w:type="dxa"/>
            <w:shd w:val="clear" w:color="auto" w:fill="C1E4F5" w:themeFill="accent1" w:themeFillTint="33"/>
            <w:tcMar>
              <w:top w:w="120" w:type="dxa"/>
              <w:left w:w="180" w:type="dxa"/>
              <w:bottom w:w="120" w:type="dxa"/>
              <w:right w:w="180" w:type="dxa"/>
            </w:tcMar>
            <w:hideMark/>
          </w:tcPr>
          <w:p w14:paraId="532B120C"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36602B67"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That's not correct!</w:t>
            </w:r>
          </w:p>
        </w:tc>
        <w:tc>
          <w:tcPr>
            <w:tcW w:w="6000" w:type="dxa"/>
          </w:tcPr>
          <w:p w14:paraId="226DEE7A"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Incorreto!</w:t>
            </w:r>
          </w:p>
        </w:tc>
      </w:tr>
      <w:tr w:rsidR="00316532" w:rsidRPr="00C85CF5" w14:paraId="0BB0237F" w14:textId="77777777" w:rsidTr="51D65366">
        <w:tc>
          <w:tcPr>
            <w:tcW w:w="1353" w:type="dxa"/>
            <w:shd w:val="clear" w:color="auto" w:fill="C1E4F5" w:themeFill="accent1" w:themeFillTint="33"/>
            <w:tcMar>
              <w:top w:w="120" w:type="dxa"/>
              <w:left w:w="180" w:type="dxa"/>
              <w:bottom w:w="120" w:type="dxa"/>
              <w:right w:w="180" w:type="dxa"/>
            </w:tcMar>
            <w:hideMark/>
          </w:tcPr>
          <w:p w14:paraId="56AAF79E"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77EA55B7"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Feedback: </w:t>
            </w:r>
          </w:p>
        </w:tc>
        <w:tc>
          <w:tcPr>
            <w:tcW w:w="6000" w:type="dxa"/>
          </w:tcPr>
          <w:p w14:paraId="73E74E34"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 xml:space="preserve">Feedback: </w:t>
            </w:r>
          </w:p>
        </w:tc>
      </w:tr>
      <w:tr w:rsidR="00316532" w:rsidRPr="003350BD" w14:paraId="4EDCF71E" w14:textId="77777777" w:rsidTr="51D65366">
        <w:tc>
          <w:tcPr>
            <w:tcW w:w="1353" w:type="dxa"/>
            <w:shd w:val="clear" w:color="auto" w:fill="C1E4F5" w:themeFill="accent1" w:themeFillTint="33"/>
            <w:tcMar>
              <w:top w:w="120" w:type="dxa"/>
              <w:left w:w="180" w:type="dxa"/>
              <w:bottom w:w="120" w:type="dxa"/>
              <w:right w:w="180" w:type="dxa"/>
            </w:tcMar>
            <w:hideMark/>
          </w:tcPr>
          <w:p w14:paraId="7F4E6353"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7D455D16"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Code of Business Conduct</w:t>
            </w:r>
          </w:p>
        </w:tc>
        <w:tc>
          <w:tcPr>
            <w:tcW w:w="6000" w:type="dxa"/>
          </w:tcPr>
          <w:p w14:paraId="69111199" w14:textId="77777777" w:rsidR="00315D6E"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Código de Conduta nos Negócios</w:t>
            </w:r>
          </w:p>
        </w:tc>
      </w:tr>
      <w:tr w:rsidR="00316532" w:rsidRPr="00C85CF5" w14:paraId="3B2D9827" w14:textId="77777777" w:rsidTr="51D65366">
        <w:tc>
          <w:tcPr>
            <w:tcW w:w="1353" w:type="dxa"/>
            <w:shd w:val="clear" w:color="auto" w:fill="C1E4F5" w:themeFill="accent1" w:themeFillTint="33"/>
            <w:tcMar>
              <w:top w:w="120" w:type="dxa"/>
              <w:left w:w="180" w:type="dxa"/>
              <w:bottom w:w="120" w:type="dxa"/>
              <w:right w:w="180" w:type="dxa"/>
            </w:tcMar>
            <w:hideMark/>
          </w:tcPr>
          <w:p w14:paraId="0E012041"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5C3F15BC"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Knowledge Check</w:t>
            </w:r>
          </w:p>
        </w:tc>
        <w:tc>
          <w:tcPr>
            <w:tcW w:w="6000" w:type="dxa"/>
          </w:tcPr>
          <w:p w14:paraId="7B31A901"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Teste de conhecimentos</w:t>
            </w:r>
          </w:p>
        </w:tc>
      </w:tr>
      <w:tr w:rsidR="00316532" w:rsidRPr="00C85CF5" w14:paraId="73243D45" w14:textId="77777777" w:rsidTr="51D65366">
        <w:tc>
          <w:tcPr>
            <w:tcW w:w="1353" w:type="dxa"/>
            <w:shd w:val="clear" w:color="auto" w:fill="C1E4F5" w:themeFill="accent1" w:themeFillTint="33"/>
            <w:tcMar>
              <w:top w:w="120" w:type="dxa"/>
              <w:left w:w="180" w:type="dxa"/>
              <w:bottom w:w="120" w:type="dxa"/>
              <w:right w:w="180" w:type="dxa"/>
            </w:tcMar>
            <w:hideMark/>
          </w:tcPr>
          <w:p w14:paraId="5F32F5B2"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41088C39"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Submit</w:t>
            </w:r>
          </w:p>
        </w:tc>
        <w:tc>
          <w:tcPr>
            <w:tcW w:w="6000" w:type="dxa"/>
          </w:tcPr>
          <w:p w14:paraId="7FF84962"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Enviar</w:t>
            </w:r>
          </w:p>
        </w:tc>
      </w:tr>
      <w:tr w:rsidR="00316532" w:rsidRPr="00C85CF5" w14:paraId="5E27C777" w14:textId="77777777" w:rsidTr="51D65366">
        <w:tc>
          <w:tcPr>
            <w:tcW w:w="1353" w:type="dxa"/>
            <w:shd w:val="clear" w:color="auto" w:fill="C1E4F5" w:themeFill="accent1" w:themeFillTint="33"/>
            <w:tcMar>
              <w:top w:w="120" w:type="dxa"/>
              <w:left w:w="180" w:type="dxa"/>
              <w:bottom w:w="120" w:type="dxa"/>
              <w:right w:w="180" w:type="dxa"/>
            </w:tcMar>
            <w:hideMark/>
          </w:tcPr>
          <w:p w14:paraId="504F65E5" w14:textId="77777777" w:rsidR="00315D6E" w:rsidRPr="00C85CF5" w:rsidRDefault="00D355BB" w:rsidP="00315D6E">
            <w:pPr>
              <w:spacing w:before="30" w:after="30"/>
              <w:ind w:left="30" w:right="30"/>
              <w:rPr>
                <w:rFonts w:ascii="Calibri" w:eastAsia="Times New Roman" w:hAnsi="Calibri" w:cs="Calibri"/>
                <w:sz w:val="16"/>
              </w:rPr>
            </w:pPr>
            <w:r w:rsidRPr="00C85CF5">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1104D657"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Retake</w:t>
            </w:r>
          </w:p>
        </w:tc>
        <w:tc>
          <w:tcPr>
            <w:tcW w:w="6000" w:type="dxa"/>
          </w:tcPr>
          <w:p w14:paraId="019F7A69" w14:textId="77777777" w:rsidR="00315D6E"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Refazer</w:t>
            </w:r>
          </w:p>
        </w:tc>
      </w:tr>
      <w:tr w:rsidR="00316532" w:rsidRPr="00597872" w14:paraId="5627428F" w14:textId="77777777" w:rsidTr="51D65366">
        <w:tc>
          <w:tcPr>
            <w:tcW w:w="1353" w:type="dxa"/>
            <w:shd w:val="clear" w:color="auto" w:fill="C1E4F5" w:themeFill="accent1" w:themeFillTint="33"/>
            <w:tcMar>
              <w:top w:w="120" w:type="dxa"/>
              <w:left w:w="180" w:type="dxa"/>
              <w:bottom w:w="120" w:type="dxa"/>
              <w:right w:w="180" w:type="dxa"/>
            </w:tcMar>
            <w:hideMark/>
          </w:tcPr>
          <w:p w14:paraId="371BF859" w14:textId="77777777" w:rsidR="005B5C04" w:rsidRPr="00C85CF5" w:rsidRDefault="00D355BB" w:rsidP="005B5C04">
            <w:pPr>
              <w:spacing w:before="30" w:after="30"/>
              <w:ind w:left="30" w:right="30"/>
              <w:rPr>
                <w:rFonts w:ascii="Calibri" w:eastAsia="Times New Roman" w:hAnsi="Calibri" w:cs="Calibri"/>
                <w:sz w:val="16"/>
              </w:rPr>
            </w:pPr>
            <w:r w:rsidRPr="00C85CF5">
              <w:rPr>
                <w:rFonts w:ascii="Calibri" w:eastAsia="Times New Roman" w:hAnsi="Calibri" w:cs="Calibri"/>
                <w:sz w:val="16"/>
              </w:rPr>
              <w:lastRenderedPageBreak/>
              <w:t>150_string_13</w:t>
            </w:r>
          </w:p>
        </w:tc>
        <w:tc>
          <w:tcPr>
            <w:tcW w:w="6000" w:type="dxa"/>
            <w:tcMar>
              <w:top w:w="120" w:type="dxa"/>
              <w:left w:w="180" w:type="dxa"/>
              <w:bottom w:w="120" w:type="dxa"/>
              <w:right w:w="180" w:type="dxa"/>
            </w:tcMar>
            <w:hideMark/>
          </w:tcPr>
          <w:p w14:paraId="471344A6"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Course Description: Our Code of Business Conduct is a critically important document that describes our company’s expectations of every employee as we 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493D77BC" w14:textId="6AEDC73D" w:rsidR="005B5C04" w:rsidRPr="00597872"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Descrição do curso: Nosso Código de Conduta nos Negócios é um documento extremamente importante que descreve as expectativas da nossa empresa em relação a cada funcionário, uma vez que representamos a Abbott em nosso trabalho diário. Fornece uma base para as nossas responsabilidades e comportamentos, ajudando a</w:t>
            </w:r>
            <w:r w:rsidR="00597872">
              <w:rPr>
                <w:rFonts w:ascii="Calibri" w:eastAsia="Calibri" w:hAnsi="Calibri" w:cs="Calibri"/>
                <w:lang w:val="pt-BR"/>
              </w:rPr>
              <w:t> </w:t>
            </w:r>
            <w:r w:rsidRPr="00C85CF5">
              <w:rPr>
                <w:rFonts w:ascii="Calibri" w:eastAsia="Calibri" w:hAnsi="Calibri" w:cs="Calibri"/>
                <w:lang w:val="pt-BR"/>
              </w:rPr>
              <w:t>optar pelas melhores escolhas para a Abbott, para nós mesmos e para as muitas pessoas que servimos. Este curso oferece uma visão geral de alto nível do Código, descreve as expectativas da nossa empresa e suas obrigações, além de fornecer conselhos práticos sobre o que fazer quando é</w:t>
            </w:r>
            <w:r w:rsidR="00597872">
              <w:rPr>
                <w:rFonts w:ascii="Calibri" w:eastAsia="Calibri" w:hAnsi="Calibri" w:cs="Calibri"/>
                <w:lang w:val="pt-BR"/>
              </w:rPr>
              <w:t> </w:t>
            </w:r>
            <w:r w:rsidRPr="00C85CF5">
              <w:rPr>
                <w:rFonts w:ascii="Calibri" w:eastAsia="Calibri" w:hAnsi="Calibri" w:cs="Calibri"/>
                <w:lang w:val="pt-BR"/>
              </w:rPr>
              <w:t>difícil determinar o melhor caminho a seguir. O curso leva de 35 a 45 minutos para ser concluído.</w:t>
            </w:r>
          </w:p>
        </w:tc>
      </w:tr>
      <w:tr w:rsidR="00316532" w:rsidRPr="00C85CF5" w14:paraId="3D658D5C" w14:textId="77777777" w:rsidTr="51D65366">
        <w:tc>
          <w:tcPr>
            <w:tcW w:w="1353" w:type="dxa"/>
            <w:shd w:val="clear" w:color="auto" w:fill="C1E4F5" w:themeFill="accent1" w:themeFillTint="33"/>
            <w:tcMar>
              <w:top w:w="120" w:type="dxa"/>
              <w:left w:w="180" w:type="dxa"/>
              <w:bottom w:w="120" w:type="dxa"/>
              <w:right w:w="180" w:type="dxa"/>
            </w:tcMar>
            <w:hideMark/>
          </w:tcPr>
          <w:p w14:paraId="3B314AEE" w14:textId="77777777" w:rsidR="005B5C04" w:rsidRPr="00C85CF5" w:rsidRDefault="00D355BB" w:rsidP="005B5C04">
            <w:pPr>
              <w:spacing w:before="30" w:after="30"/>
              <w:ind w:left="30" w:right="30"/>
              <w:rPr>
                <w:rFonts w:ascii="Calibri" w:eastAsia="Times New Roman" w:hAnsi="Calibri" w:cs="Calibri"/>
                <w:sz w:val="16"/>
              </w:rPr>
            </w:pPr>
            <w:r w:rsidRPr="00C85CF5">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6D146446"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Menu</w:t>
            </w:r>
          </w:p>
        </w:tc>
        <w:tc>
          <w:tcPr>
            <w:tcW w:w="6000" w:type="dxa"/>
          </w:tcPr>
          <w:p w14:paraId="4257CD23"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Menu</w:t>
            </w:r>
          </w:p>
        </w:tc>
      </w:tr>
      <w:tr w:rsidR="00316532" w:rsidRPr="00C85CF5" w14:paraId="736408D5" w14:textId="77777777" w:rsidTr="51D65366">
        <w:tc>
          <w:tcPr>
            <w:tcW w:w="1353" w:type="dxa"/>
            <w:shd w:val="clear" w:color="auto" w:fill="C1E4F5" w:themeFill="accent1" w:themeFillTint="33"/>
            <w:tcMar>
              <w:top w:w="120" w:type="dxa"/>
              <w:left w:w="180" w:type="dxa"/>
              <w:bottom w:w="120" w:type="dxa"/>
              <w:right w:w="180" w:type="dxa"/>
            </w:tcMar>
            <w:hideMark/>
          </w:tcPr>
          <w:p w14:paraId="7BECCD7F" w14:textId="77777777" w:rsidR="005B5C04" w:rsidRPr="00C85CF5" w:rsidRDefault="00D355BB" w:rsidP="005B5C04">
            <w:pPr>
              <w:spacing w:before="30" w:after="30"/>
              <w:ind w:left="30" w:right="30"/>
              <w:rPr>
                <w:rFonts w:ascii="Calibri" w:eastAsia="Times New Roman" w:hAnsi="Calibri" w:cs="Calibri"/>
                <w:sz w:val="16"/>
              </w:rPr>
            </w:pPr>
            <w:r w:rsidRPr="00C85CF5">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4694817D"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Resources</w:t>
            </w:r>
          </w:p>
        </w:tc>
        <w:tc>
          <w:tcPr>
            <w:tcW w:w="6000" w:type="dxa"/>
          </w:tcPr>
          <w:p w14:paraId="4A387818"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Recursos</w:t>
            </w:r>
          </w:p>
        </w:tc>
      </w:tr>
      <w:tr w:rsidR="00316532" w:rsidRPr="00C85CF5" w14:paraId="6C7386D8" w14:textId="77777777" w:rsidTr="51D65366">
        <w:tc>
          <w:tcPr>
            <w:tcW w:w="1353" w:type="dxa"/>
            <w:shd w:val="clear" w:color="auto" w:fill="C1E4F5" w:themeFill="accent1" w:themeFillTint="33"/>
            <w:tcMar>
              <w:top w:w="120" w:type="dxa"/>
              <w:left w:w="180" w:type="dxa"/>
              <w:bottom w:w="120" w:type="dxa"/>
              <w:right w:w="180" w:type="dxa"/>
            </w:tcMar>
            <w:hideMark/>
          </w:tcPr>
          <w:p w14:paraId="5FB3C498" w14:textId="77777777" w:rsidR="005B5C04" w:rsidRPr="00C85CF5" w:rsidRDefault="00D355BB" w:rsidP="005B5C04">
            <w:pPr>
              <w:spacing w:before="30" w:after="30"/>
              <w:ind w:left="30" w:right="30"/>
              <w:rPr>
                <w:rFonts w:ascii="Calibri" w:eastAsia="Times New Roman" w:hAnsi="Calibri" w:cs="Calibri"/>
                <w:sz w:val="16"/>
              </w:rPr>
            </w:pPr>
            <w:r w:rsidRPr="00C85CF5">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0E89E6BF"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Reference Material</w:t>
            </w:r>
          </w:p>
        </w:tc>
        <w:tc>
          <w:tcPr>
            <w:tcW w:w="6000" w:type="dxa"/>
          </w:tcPr>
          <w:p w14:paraId="5B65D399"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Material de referência</w:t>
            </w:r>
          </w:p>
        </w:tc>
      </w:tr>
      <w:tr w:rsidR="00316532" w:rsidRPr="00C85CF5" w14:paraId="30512B2A" w14:textId="77777777" w:rsidTr="51D65366">
        <w:tc>
          <w:tcPr>
            <w:tcW w:w="1353" w:type="dxa"/>
            <w:shd w:val="clear" w:color="auto" w:fill="C1E4F5" w:themeFill="accent1" w:themeFillTint="33"/>
            <w:tcMar>
              <w:top w:w="120" w:type="dxa"/>
              <w:left w:w="180" w:type="dxa"/>
              <w:bottom w:w="120" w:type="dxa"/>
              <w:right w:w="180" w:type="dxa"/>
            </w:tcMar>
            <w:hideMark/>
          </w:tcPr>
          <w:p w14:paraId="27090CBF" w14:textId="77777777" w:rsidR="005B5C04" w:rsidRPr="00C85CF5" w:rsidRDefault="00D355BB" w:rsidP="005B5C04">
            <w:pPr>
              <w:spacing w:before="30" w:after="30"/>
              <w:ind w:left="30" w:right="30"/>
              <w:rPr>
                <w:rFonts w:ascii="Calibri" w:eastAsia="Times New Roman" w:hAnsi="Calibri" w:cs="Calibri"/>
                <w:sz w:val="16"/>
              </w:rPr>
            </w:pPr>
            <w:r w:rsidRPr="00C85CF5">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213AD407"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Audio</w:t>
            </w:r>
          </w:p>
        </w:tc>
        <w:tc>
          <w:tcPr>
            <w:tcW w:w="6000" w:type="dxa"/>
          </w:tcPr>
          <w:p w14:paraId="68E4E5CF"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Áudio</w:t>
            </w:r>
          </w:p>
        </w:tc>
      </w:tr>
      <w:tr w:rsidR="00316532" w:rsidRPr="00C85CF5" w14:paraId="05A6F871" w14:textId="77777777" w:rsidTr="51D65366">
        <w:tc>
          <w:tcPr>
            <w:tcW w:w="1353" w:type="dxa"/>
            <w:shd w:val="clear" w:color="auto" w:fill="C1E4F5" w:themeFill="accent1" w:themeFillTint="33"/>
            <w:tcMar>
              <w:top w:w="120" w:type="dxa"/>
              <w:left w:w="180" w:type="dxa"/>
              <w:bottom w:w="120" w:type="dxa"/>
              <w:right w:w="180" w:type="dxa"/>
            </w:tcMar>
            <w:hideMark/>
          </w:tcPr>
          <w:p w14:paraId="34F1B27D" w14:textId="77777777" w:rsidR="005B5C04" w:rsidRPr="00C85CF5" w:rsidRDefault="00D355BB" w:rsidP="005B5C04">
            <w:pPr>
              <w:spacing w:before="30" w:after="30"/>
              <w:ind w:left="30" w:right="30"/>
              <w:rPr>
                <w:rFonts w:ascii="Calibri" w:eastAsia="Times New Roman" w:hAnsi="Calibri" w:cs="Calibri"/>
                <w:sz w:val="16"/>
              </w:rPr>
            </w:pPr>
            <w:r w:rsidRPr="00C85CF5">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37594325"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Exit</w:t>
            </w:r>
          </w:p>
        </w:tc>
        <w:tc>
          <w:tcPr>
            <w:tcW w:w="6000" w:type="dxa"/>
          </w:tcPr>
          <w:p w14:paraId="7671C532"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Sair</w:t>
            </w:r>
          </w:p>
        </w:tc>
      </w:tr>
      <w:tr w:rsidR="00316532" w:rsidRPr="00C85CF5" w14:paraId="76B18DBA" w14:textId="77777777" w:rsidTr="51D65366">
        <w:tc>
          <w:tcPr>
            <w:tcW w:w="1353" w:type="dxa"/>
            <w:shd w:val="clear" w:color="auto" w:fill="C1E4F5" w:themeFill="accent1" w:themeFillTint="33"/>
            <w:tcMar>
              <w:top w:w="120" w:type="dxa"/>
              <w:left w:w="180" w:type="dxa"/>
              <w:bottom w:w="120" w:type="dxa"/>
              <w:right w:w="180" w:type="dxa"/>
            </w:tcMar>
            <w:hideMark/>
          </w:tcPr>
          <w:p w14:paraId="7195C277" w14:textId="77777777" w:rsidR="005B5C04" w:rsidRPr="00C85CF5" w:rsidRDefault="00D355BB" w:rsidP="005B5C04">
            <w:pPr>
              <w:spacing w:before="30" w:after="30"/>
              <w:ind w:left="30" w:right="30"/>
              <w:rPr>
                <w:rFonts w:ascii="Calibri" w:eastAsia="Times New Roman" w:hAnsi="Calibri" w:cs="Calibri"/>
                <w:sz w:val="16"/>
              </w:rPr>
            </w:pPr>
            <w:r w:rsidRPr="00C85CF5">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19525102"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Close</w:t>
            </w:r>
          </w:p>
        </w:tc>
        <w:tc>
          <w:tcPr>
            <w:tcW w:w="6000" w:type="dxa"/>
          </w:tcPr>
          <w:p w14:paraId="05FA8449"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Fechar</w:t>
            </w:r>
          </w:p>
        </w:tc>
      </w:tr>
      <w:tr w:rsidR="00316532" w:rsidRPr="00C85CF5" w14:paraId="450C2739" w14:textId="77777777" w:rsidTr="51D65366">
        <w:tc>
          <w:tcPr>
            <w:tcW w:w="1353" w:type="dxa"/>
            <w:shd w:val="clear" w:color="auto" w:fill="C1E4F5" w:themeFill="accent1" w:themeFillTint="33"/>
            <w:tcMar>
              <w:top w:w="120" w:type="dxa"/>
              <w:left w:w="180" w:type="dxa"/>
              <w:bottom w:w="120" w:type="dxa"/>
              <w:right w:w="180" w:type="dxa"/>
            </w:tcMar>
            <w:hideMark/>
          </w:tcPr>
          <w:p w14:paraId="14971507" w14:textId="77777777" w:rsidR="005B5C04" w:rsidRPr="00C85CF5" w:rsidRDefault="00D355BB" w:rsidP="005B5C04">
            <w:pPr>
              <w:spacing w:before="30" w:after="30"/>
              <w:ind w:left="30" w:right="30"/>
              <w:rPr>
                <w:rFonts w:ascii="Calibri" w:eastAsia="Times New Roman" w:hAnsi="Calibri" w:cs="Calibri"/>
                <w:sz w:val="16"/>
              </w:rPr>
            </w:pPr>
            <w:r w:rsidRPr="00C85CF5">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030E7C26"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Comment</w:t>
            </w:r>
            <w:r w:rsidR="00F5122E" w:rsidRPr="00C85CF5">
              <w:rPr>
                <w:rFonts w:ascii="Calibri" w:eastAsia="Times New Roman" w:hAnsi="Calibri" w:cs="Calibri"/>
              </w:rPr>
              <w:t>…</w:t>
            </w:r>
          </w:p>
        </w:tc>
        <w:tc>
          <w:tcPr>
            <w:tcW w:w="6000" w:type="dxa"/>
          </w:tcPr>
          <w:p w14:paraId="5DBD5FAC"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Comentário</w:t>
            </w:r>
          </w:p>
        </w:tc>
      </w:tr>
      <w:tr w:rsidR="00316532" w:rsidRPr="003350BD" w14:paraId="0A8377E6" w14:textId="77777777" w:rsidTr="51D65366">
        <w:tc>
          <w:tcPr>
            <w:tcW w:w="1353" w:type="dxa"/>
            <w:shd w:val="clear" w:color="auto" w:fill="C1E4F5" w:themeFill="accent1" w:themeFillTint="33"/>
            <w:tcMar>
              <w:top w:w="120" w:type="dxa"/>
              <w:left w:w="180" w:type="dxa"/>
              <w:bottom w:w="120" w:type="dxa"/>
              <w:right w:w="180" w:type="dxa"/>
            </w:tcMar>
          </w:tcPr>
          <w:p w14:paraId="7E498919" w14:textId="77777777" w:rsidR="005B5C04" w:rsidRPr="00C85CF5" w:rsidRDefault="00D355BB" w:rsidP="005B5C04">
            <w:pPr>
              <w:spacing w:before="30" w:after="30"/>
              <w:ind w:left="30" w:right="30"/>
              <w:rPr>
                <w:rFonts w:ascii="Calibri" w:eastAsia="Times New Roman" w:hAnsi="Calibri" w:cs="Calibri"/>
                <w:sz w:val="16"/>
              </w:rPr>
            </w:pPr>
            <w:r w:rsidRPr="00C85CF5">
              <w:rPr>
                <w:rFonts w:ascii="Calibri" w:eastAsia="Times New Roman" w:hAnsi="Calibri" w:cs="Calibri"/>
                <w:sz w:val="16"/>
              </w:rPr>
              <w:t>FB_01</w:t>
            </w:r>
          </w:p>
        </w:tc>
        <w:tc>
          <w:tcPr>
            <w:tcW w:w="6000" w:type="dxa"/>
            <w:tcMar>
              <w:top w:w="120" w:type="dxa"/>
              <w:left w:w="180" w:type="dxa"/>
              <w:bottom w:w="120" w:type="dxa"/>
              <w:right w:w="180" w:type="dxa"/>
            </w:tcMar>
          </w:tcPr>
          <w:p w14:paraId="661D8AA7" w14:textId="77777777" w:rsidR="005B5C04" w:rsidRPr="00C85CF5" w:rsidRDefault="00D355BB" w:rsidP="00544197">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 must view all content before moving forward.</w:t>
            </w:r>
          </w:p>
        </w:tc>
        <w:tc>
          <w:tcPr>
            <w:tcW w:w="6000" w:type="dxa"/>
          </w:tcPr>
          <w:p w14:paraId="165D0B34" w14:textId="77777777" w:rsidR="005B5C04" w:rsidRPr="003350BD" w:rsidRDefault="00D355BB" w:rsidP="00544197">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Você deve visualizar todo o conteúdo antes de avançar.</w:t>
            </w:r>
          </w:p>
        </w:tc>
      </w:tr>
    </w:tbl>
    <w:p w14:paraId="709B7A42" w14:textId="77777777" w:rsidR="00840375" w:rsidRPr="003350BD" w:rsidRDefault="00840375">
      <w:pPr>
        <w:rPr>
          <w:lang w:val="pt-BR"/>
        </w:rPr>
      </w:pPr>
    </w:p>
    <w:p w14:paraId="17AE2FAA" w14:textId="77777777" w:rsidR="002C1E64" w:rsidRPr="003350BD" w:rsidRDefault="002C1E64">
      <w:pPr>
        <w:rPr>
          <w:rFonts w:eastAsia="Times New Roman"/>
          <w:lang w:val="pt-BR"/>
        </w:rPr>
      </w:pPr>
    </w:p>
    <w:p w14:paraId="10673FA3" w14:textId="77777777" w:rsidR="00F44929" w:rsidRPr="003350BD" w:rsidRDefault="00F44929">
      <w:pPr>
        <w:rPr>
          <w:rFonts w:eastAsia="Times New Roman"/>
          <w:lang w:val="pt-BR"/>
        </w:rPr>
      </w:pPr>
    </w:p>
    <w:p w14:paraId="64011080" w14:textId="77777777" w:rsidR="003E2E74" w:rsidRPr="003350BD" w:rsidRDefault="00D355BB">
      <w:pPr>
        <w:rPr>
          <w:rFonts w:ascii="Calibri Light" w:hAnsi="Calibri Light" w:cs="Calibri Light"/>
          <w:smallCaps/>
          <w:color w:val="0F243E"/>
          <w:sz w:val="48"/>
          <w:szCs w:val="48"/>
          <w:lang w:val="pt-BR"/>
        </w:rPr>
      </w:pPr>
      <w:r w:rsidRPr="003350BD">
        <w:rPr>
          <w:rFonts w:ascii="Calibri Light" w:hAnsi="Calibri Light" w:cs="Calibri Light"/>
          <w:smallCaps/>
          <w:color w:val="0F243E"/>
          <w:sz w:val="48"/>
          <w:szCs w:val="48"/>
          <w:lang w:val="pt-BR"/>
        </w:rPr>
        <w:br w:type="page"/>
      </w:r>
    </w:p>
    <w:p w14:paraId="17E2F8DC" w14:textId="77777777" w:rsidR="00F44929" w:rsidRPr="00C85CF5" w:rsidRDefault="00D355BB" w:rsidP="00F44929">
      <w:pPr>
        <w:ind w:left="-1134"/>
        <w:rPr>
          <w:rFonts w:ascii="Calibri Light" w:hAnsi="Calibri Light" w:cs="Calibri Light"/>
          <w:smallCaps/>
          <w:color w:val="0F243E"/>
          <w:sz w:val="72"/>
          <w:szCs w:val="72"/>
        </w:rPr>
      </w:pPr>
      <w:r w:rsidRPr="003350BD">
        <w:rPr>
          <w:rFonts w:ascii="Calibri Light" w:hAnsi="Calibri Light" w:cs="Calibri Light"/>
          <w:smallCaps/>
          <w:color w:val="0F243E"/>
          <w:sz w:val="48"/>
          <w:szCs w:val="48"/>
          <w:lang w:val="pt-BR"/>
        </w:rPr>
        <w:lastRenderedPageBreak/>
        <w:t xml:space="preserve">         </w:t>
      </w:r>
      <w:r w:rsidRPr="00C85CF5">
        <w:rPr>
          <w:rFonts w:ascii="Calibri Light" w:hAnsi="Calibri Light" w:cs="Calibri Light"/>
          <w:smallCaps/>
          <w:color w:val="0F243E"/>
          <w:sz w:val="72"/>
          <w:szCs w:val="72"/>
        </w:rPr>
        <w:t xml:space="preserve">Interactions with Competitors </w:t>
      </w:r>
    </w:p>
    <w:p w14:paraId="7971DB26" w14:textId="77777777" w:rsidR="00F44929" w:rsidRPr="00C85CF5" w:rsidRDefault="00F44929">
      <w:pPr>
        <w:rPr>
          <w:rFonts w:eastAsia="Times New Roman"/>
        </w:rPr>
      </w:pPr>
    </w:p>
    <w:p w14:paraId="1FF128BC" w14:textId="77777777" w:rsidR="00F44929" w:rsidRPr="00C85CF5" w:rsidRDefault="00F44929">
      <w:pPr>
        <w:rPr>
          <w:rFonts w:eastAsia="Times New Roman"/>
        </w:rPr>
      </w:pPr>
    </w:p>
    <w:p w14:paraId="01B46561" w14:textId="77777777" w:rsidR="00F44929" w:rsidRPr="00C85CF5"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316532" w:rsidRPr="00C85CF5" w14:paraId="3575045E" w14:textId="77777777" w:rsidTr="51D65366">
        <w:tc>
          <w:tcPr>
            <w:tcW w:w="1353" w:type="dxa"/>
            <w:shd w:val="clear" w:color="auto" w:fill="F1A983" w:themeFill="accent2" w:themeFillTint="99"/>
            <w:tcMar>
              <w:top w:w="120" w:type="dxa"/>
              <w:left w:w="180" w:type="dxa"/>
              <w:bottom w:w="120" w:type="dxa"/>
              <w:right w:w="180" w:type="dxa"/>
            </w:tcMar>
          </w:tcPr>
          <w:p w14:paraId="00A1ECBF" w14:textId="77777777" w:rsidR="009E03B7" w:rsidRPr="00C85CF5" w:rsidRDefault="00D355BB" w:rsidP="000A2928">
            <w:pPr>
              <w:spacing w:before="30" w:after="30"/>
              <w:ind w:left="30" w:right="30"/>
              <w:rPr>
                <w:rFonts w:eastAsia="Times New Roman"/>
              </w:rPr>
            </w:pPr>
            <w:r w:rsidRPr="00C85CF5">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5F03F8D6" w14:textId="77777777" w:rsidR="009E03B7"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Source</w:t>
            </w:r>
          </w:p>
        </w:tc>
        <w:tc>
          <w:tcPr>
            <w:tcW w:w="6000" w:type="dxa"/>
            <w:shd w:val="clear" w:color="auto" w:fill="F1A983" w:themeFill="accent2" w:themeFillTint="99"/>
            <w:vAlign w:val="center"/>
          </w:tcPr>
          <w:p w14:paraId="366E02FA" w14:textId="77777777" w:rsidR="009E03B7"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Target</w:t>
            </w:r>
          </w:p>
        </w:tc>
      </w:tr>
      <w:tr w:rsidR="00316532" w:rsidRPr="003350BD" w14:paraId="34DAFB66" w14:textId="77777777" w:rsidTr="51D65366">
        <w:tc>
          <w:tcPr>
            <w:tcW w:w="1353" w:type="dxa"/>
            <w:shd w:val="clear" w:color="auto" w:fill="C1E4F5" w:themeFill="accent1" w:themeFillTint="33"/>
            <w:tcMar>
              <w:top w:w="120" w:type="dxa"/>
              <w:left w:w="180" w:type="dxa"/>
              <w:bottom w:w="120" w:type="dxa"/>
              <w:right w:w="180" w:type="dxa"/>
            </w:tcMar>
            <w:hideMark/>
          </w:tcPr>
          <w:p w14:paraId="653551EE" w14:textId="77777777" w:rsidR="000B4F03" w:rsidRPr="00C85CF5" w:rsidRDefault="00D355BB" w:rsidP="000B4F03">
            <w:pPr>
              <w:spacing w:before="30" w:after="30"/>
              <w:ind w:left="30" w:right="30"/>
              <w:rPr>
                <w:rFonts w:ascii="Calibri" w:eastAsia="Times New Roman" w:hAnsi="Calibri" w:cs="Calibri"/>
                <w:sz w:val="16"/>
              </w:rPr>
            </w:pPr>
            <w:hyperlink r:id="rId224" w:tgtFrame="_blank" w:history="1">
              <w:r w:rsidRPr="00C85CF5">
                <w:rPr>
                  <w:rFonts w:ascii="Calibri" w:eastAsia="Times New Roman" w:hAnsi="Calibri" w:cs="Calibri"/>
                  <w:color w:val="0000FF"/>
                  <w:sz w:val="16"/>
                  <w:u w:val="single"/>
                </w:rPr>
                <w:t>Screen 1</w:t>
              </w:r>
            </w:hyperlink>
            <w:r w:rsidRPr="00C85CF5">
              <w:rPr>
                <w:rFonts w:ascii="Calibri" w:eastAsia="Times New Roman" w:hAnsi="Calibri" w:cs="Calibri"/>
                <w:sz w:val="16"/>
              </w:rPr>
              <w:t xml:space="preserve"> </w:t>
            </w:r>
          </w:p>
          <w:p w14:paraId="4994F1C0" w14:textId="77777777" w:rsidR="000B4F03" w:rsidRPr="00C85CF5" w:rsidRDefault="00D355BB" w:rsidP="000B4F03">
            <w:pPr>
              <w:ind w:left="30" w:right="30"/>
              <w:rPr>
                <w:rFonts w:ascii="Calibri" w:eastAsia="Times New Roman" w:hAnsi="Calibri" w:cs="Calibri"/>
                <w:sz w:val="16"/>
              </w:rPr>
            </w:pPr>
            <w:hyperlink r:id="rId225" w:tgtFrame="_blank" w:history="1">
              <w:r w:rsidRPr="00C85CF5">
                <w:rPr>
                  <w:rFonts w:ascii="Calibri" w:eastAsia="Times New Roman" w:hAnsi="Calibri" w:cs="Calibri"/>
                  <w:color w:val="0000FF"/>
                  <w:sz w:val="16"/>
                  <w:u w:val="single"/>
                </w:rPr>
                <w:t>2_C_2</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0B27DE"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310556AD" w14:textId="13328562" w:rsidR="000B4F03" w:rsidRPr="003350BD" w:rsidRDefault="00D355BB" w:rsidP="7863DB48">
            <w:pPr>
              <w:spacing w:before="100" w:beforeAutospacing="1" w:after="100" w:afterAutospacing="1"/>
              <w:ind w:left="30" w:right="30"/>
              <w:rPr>
                <w:rFonts w:ascii="Calibri" w:eastAsia="Times New Roman" w:hAnsi="Calibri" w:cs="Calibri"/>
                <w:lang w:val="pt-BR"/>
              </w:rPr>
            </w:pPr>
            <w:r w:rsidRPr="51D65366">
              <w:rPr>
                <w:rFonts w:ascii="Calibri" w:eastAsia="Calibri" w:hAnsi="Calibri" w:cs="Calibri"/>
                <w:lang w:val="pt-BR"/>
              </w:rPr>
              <w:t xml:space="preserve">A concorrência </w:t>
            </w:r>
            <w:del w:id="111" w:author="Pelosi, Mariana" w:date="2025-12-18T16:16:00Z">
              <w:r w:rsidRPr="51D65366" w:rsidDel="00D355BB">
                <w:rPr>
                  <w:rFonts w:ascii="Calibri" w:eastAsia="Calibri" w:hAnsi="Calibri" w:cs="Calibri"/>
                  <w:lang w:val="pt-BR"/>
                </w:rPr>
                <w:delText>leal</w:delText>
              </w:r>
            </w:del>
            <w:ins w:id="112" w:author="Pelosi, Mariana" w:date="2025-12-18T16:16:00Z">
              <w:r w:rsidR="6E990788" w:rsidRPr="51D65366">
                <w:rPr>
                  <w:rFonts w:ascii="Calibri" w:eastAsia="Calibri" w:hAnsi="Calibri" w:cs="Calibri"/>
                  <w:lang w:val="pt-BR"/>
                </w:rPr>
                <w:t>justa</w:t>
              </w:r>
            </w:ins>
            <w:r w:rsidRPr="51D65366">
              <w:rPr>
                <w:rFonts w:ascii="Calibri" w:eastAsia="Calibri" w:hAnsi="Calibri" w:cs="Calibri"/>
                <w:lang w:val="pt-BR"/>
              </w:rPr>
              <w:t xml:space="preserve"> beneficia a todos, desde as</w:t>
            </w:r>
            <w:ins w:id="113" w:author="Pelosi, Mariana" w:date="2025-12-18T16:16:00Z">
              <w:r w:rsidR="3E807F0E" w:rsidRPr="51D65366">
                <w:rPr>
                  <w:rFonts w:ascii="Calibri" w:eastAsia="Calibri" w:hAnsi="Calibri" w:cs="Calibri"/>
                  <w:lang w:val="pt-BR"/>
                </w:rPr>
                <w:t xml:space="preserve"> </w:t>
              </w:r>
            </w:ins>
            <w:del w:id="114" w:author="Pelosi, Mariana" w:date="2025-12-18T16:15:00Z">
              <w:r w:rsidRPr="51D65366" w:rsidDel="00D355BB">
                <w:rPr>
                  <w:rFonts w:ascii="Calibri" w:eastAsia="Calibri" w:hAnsi="Calibri" w:cs="Calibri"/>
                  <w:lang w:val="pt-BR"/>
                </w:rPr>
                <w:delText xml:space="preserve"> </w:delText>
              </w:r>
            </w:del>
            <w:r w:rsidRPr="51D65366">
              <w:rPr>
                <w:rFonts w:ascii="Calibri" w:eastAsia="Calibri" w:hAnsi="Calibri" w:cs="Calibri"/>
                <w:lang w:val="pt-BR"/>
              </w:rPr>
              <w:t>empresas a</w:t>
            </w:r>
            <w:ins w:id="115" w:author="Pelosi, Mariana" w:date="2025-12-18T16:16:00Z">
              <w:r w:rsidR="17BD0311" w:rsidRPr="51D65366">
                <w:rPr>
                  <w:rFonts w:ascii="Calibri" w:eastAsia="Calibri" w:hAnsi="Calibri" w:cs="Calibri"/>
                  <w:lang w:val="pt-BR"/>
                </w:rPr>
                <w:t xml:space="preserve">té </w:t>
              </w:r>
            </w:ins>
            <w:r w:rsidRPr="51D65366">
              <w:rPr>
                <w:rFonts w:ascii="Calibri" w:eastAsia="Calibri" w:hAnsi="Calibri" w:cs="Calibri"/>
                <w:lang w:val="pt-BR"/>
              </w:rPr>
              <w:t xml:space="preserve">os consumidores e </w:t>
            </w:r>
            <w:del w:id="116" w:author="Pelosi, Mariana" w:date="2025-12-18T16:17:00Z">
              <w:r w:rsidRPr="51D65366" w:rsidDel="00D355BB">
                <w:rPr>
                  <w:rFonts w:ascii="Calibri" w:eastAsia="Calibri" w:hAnsi="Calibri" w:cs="Calibri"/>
                  <w:lang w:val="pt-BR"/>
                </w:rPr>
                <w:delText>à</w:delText>
              </w:r>
            </w:del>
            <w:ins w:id="117" w:author="Pelosi, Mariana" w:date="2025-12-18T16:17:00Z">
              <w:r w:rsidR="7B3AA6FE" w:rsidRPr="51D65366">
                <w:rPr>
                  <w:rFonts w:ascii="Calibri" w:eastAsia="Calibri" w:hAnsi="Calibri" w:cs="Calibri"/>
                  <w:lang w:val="pt-BR"/>
                </w:rPr>
                <w:t>a</w:t>
              </w:r>
            </w:ins>
            <w:r w:rsidRPr="51D65366">
              <w:rPr>
                <w:rFonts w:ascii="Calibri" w:eastAsia="Calibri" w:hAnsi="Calibri" w:cs="Calibri"/>
                <w:lang w:val="pt-BR"/>
              </w:rPr>
              <w:t xml:space="preserve"> economia </w:t>
            </w:r>
            <w:del w:id="118" w:author="Pelosi, Mariana" w:date="2025-12-18T16:17:00Z">
              <w:r w:rsidRPr="51D65366" w:rsidDel="00D355BB">
                <w:rPr>
                  <w:rFonts w:ascii="Calibri" w:eastAsia="Calibri" w:hAnsi="Calibri" w:cs="Calibri"/>
                  <w:lang w:val="pt-BR"/>
                </w:rPr>
                <w:delText>em geral</w:delText>
              </w:r>
            </w:del>
            <w:ins w:id="119" w:author="Pelosi, Mariana" w:date="2025-12-18T16:17:00Z">
              <w:r w:rsidR="1870F62B" w:rsidRPr="51D65366">
                <w:rPr>
                  <w:rFonts w:ascii="Calibri" w:eastAsia="Calibri" w:hAnsi="Calibri" w:cs="Calibri"/>
                  <w:lang w:val="pt-BR"/>
                </w:rPr>
                <w:t>como um todo</w:t>
              </w:r>
            </w:ins>
            <w:r w:rsidRPr="51D65366">
              <w:rPr>
                <w:rFonts w:ascii="Calibri" w:eastAsia="Calibri" w:hAnsi="Calibri" w:cs="Calibri"/>
                <w:lang w:val="pt-BR"/>
              </w:rPr>
              <w:t xml:space="preserve">. A concorrência </w:t>
            </w:r>
            <w:del w:id="120" w:author="Pelosi, Mariana" w:date="2025-12-19T13:55:00Z">
              <w:r w:rsidRPr="51D65366" w:rsidDel="00D355BB">
                <w:rPr>
                  <w:rFonts w:ascii="Calibri" w:eastAsia="Calibri" w:hAnsi="Calibri" w:cs="Calibri"/>
                  <w:lang w:val="pt-BR"/>
                </w:rPr>
                <w:delText>leal</w:delText>
              </w:r>
            </w:del>
            <w:ins w:id="121" w:author="Pelosi, Mariana" w:date="2025-12-19T13:55:00Z">
              <w:r w:rsidR="5E31134B" w:rsidRPr="51D65366">
                <w:rPr>
                  <w:rFonts w:ascii="Calibri" w:eastAsia="Calibri" w:hAnsi="Calibri" w:cs="Calibri"/>
                  <w:lang w:val="pt-BR"/>
                </w:rPr>
                <w:t>justa</w:t>
              </w:r>
            </w:ins>
            <w:r w:rsidRPr="51D65366">
              <w:rPr>
                <w:rFonts w:ascii="Calibri" w:eastAsia="Calibri" w:hAnsi="Calibri" w:cs="Calibri"/>
                <w:lang w:val="pt-BR"/>
              </w:rPr>
              <w:t xml:space="preserve"> resulta em mercados dinâmicos, levando a um aumento da produtividade e a um melhor valor para os consumidores.</w:t>
            </w:r>
          </w:p>
        </w:tc>
      </w:tr>
      <w:tr w:rsidR="00316532" w:rsidRPr="003350BD" w14:paraId="71A8239E" w14:textId="77777777" w:rsidTr="51D65366">
        <w:tc>
          <w:tcPr>
            <w:tcW w:w="1353" w:type="dxa"/>
            <w:shd w:val="clear" w:color="auto" w:fill="C1E4F5" w:themeFill="accent1" w:themeFillTint="33"/>
            <w:tcMar>
              <w:top w:w="120" w:type="dxa"/>
              <w:left w:w="180" w:type="dxa"/>
              <w:bottom w:w="120" w:type="dxa"/>
              <w:right w:w="180" w:type="dxa"/>
            </w:tcMar>
            <w:hideMark/>
          </w:tcPr>
          <w:p w14:paraId="4FEB35A5" w14:textId="77777777" w:rsidR="000B4F03" w:rsidRPr="00C85CF5" w:rsidRDefault="00D355BB" w:rsidP="000B4F03">
            <w:pPr>
              <w:spacing w:before="30" w:after="30"/>
              <w:ind w:left="30" w:right="30"/>
              <w:rPr>
                <w:rFonts w:ascii="Calibri" w:eastAsia="Times New Roman" w:hAnsi="Calibri" w:cs="Calibri"/>
                <w:sz w:val="16"/>
              </w:rPr>
            </w:pPr>
            <w:hyperlink r:id="rId226" w:tgtFrame="_blank" w:history="1">
              <w:r w:rsidRPr="00C85CF5">
                <w:rPr>
                  <w:rFonts w:ascii="Calibri" w:eastAsia="Times New Roman" w:hAnsi="Calibri" w:cs="Calibri"/>
                  <w:color w:val="0000FF"/>
                  <w:sz w:val="16"/>
                  <w:u w:val="single"/>
                </w:rPr>
                <w:t>Screen 10</w:t>
              </w:r>
            </w:hyperlink>
            <w:r w:rsidRPr="00C85CF5">
              <w:rPr>
                <w:rFonts w:ascii="Calibri" w:eastAsia="Times New Roman" w:hAnsi="Calibri" w:cs="Calibri"/>
                <w:sz w:val="16"/>
              </w:rPr>
              <w:t xml:space="preserve"> </w:t>
            </w:r>
          </w:p>
          <w:p w14:paraId="0D75E09F" w14:textId="77777777" w:rsidR="000B4F03" w:rsidRPr="00C85CF5" w:rsidRDefault="00D355BB" w:rsidP="000B4F03">
            <w:pPr>
              <w:ind w:left="30" w:right="30"/>
              <w:rPr>
                <w:rFonts w:ascii="Calibri" w:eastAsia="Times New Roman" w:hAnsi="Calibri" w:cs="Calibri"/>
                <w:sz w:val="16"/>
              </w:rPr>
            </w:pPr>
            <w:hyperlink r:id="rId227" w:tgtFrame="_blank" w:history="1">
              <w:r w:rsidRPr="00C85CF5">
                <w:rPr>
                  <w:rFonts w:ascii="Calibri" w:eastAsia="Times New Roman" w:hAnsi="Calibri" w:cs="Calibri"/>
                  <w:color w:val="0000FF"/>
                  <w:sz w:val="16"/>
                  <w:u w:val="single"/>
                </w:rPr>
                <w:t>17_C_11</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36F9E4"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An Abbott distributor can be considered a competitor if we are submitting separate bids in connection with a tender.</w:t>
            </w:r>
          </w:p>
        </w:tc>
        <w:tc>
          <w:tcPr>
            <w:tcW w:w="6000" w:type="dxa"/>
          </w:tcPr>
          <w:p w14:paraId="1E1DA0A2" w14:textId="77777777" w:rsidR="000B4F03" w:rsidRPr="003350BD" w:rsidRDefault="00D355BB" w:rsidP="00597872">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Um distribuidor da Abbott pode ser considerado um concorrente se estivermos apresentando propostas separadas em relação a uma licitação.</w:t>
            </w:r>
          </w:p>
        </w:tc>
      </w:tr>
      <w:tr w:rsidR="00316532" w:rsidRPr="003350BD" w14:paraId="5A8B0D93" w14:textId="77777777" w:rsidTr="51D65366">
        <w:tc>
          <w:tcPr>
            <w:tcW w:w="1353" w:type="dxa"/>
            <w:shd w:val="clear" w:color="auto" w:fill="C1E4F5" w:themeFill="accent1" w:themeFillTint="33"/>
            <w:tcMar>
              <w:top w:w="120" w:type="dxa"/>
              <w:left w:w="180" w:type="dxa"/>
              <w:bottom w:w="120" w:type="dxa"/>
              <w:right w:w="180" w:type="dxa"/>
            </w:tcMar>
            <w:hideMark/>
          </w:tcPr>
          <w:p w14:paraId="5A6B4A26" w14:textId="77777777" w:rsidR="000B4F03" w:rsidRPr="00C85CF5" w:rsidRDefault="00D355BB" w:rsidP="000B4F03">
            <w:pPr>
              <w:spacing w:before="30" w:after="30"/>
              <w:ind w:left="30" w:right="30"/>
              <w:rPr>
                <w:rFonts w:ascii="Calibri" w:eastAsia="Times New Roman" w:hAnsi="Calibri" w:cs="Calibri"/>
                <w:sz w:val="16"/>
              </w:rPr>
            </w:pPr>
            <w:hyperlink r:id="rId228" w:tgtFrame="_blank" w:history="1">
              <w:r w:rsidRPr="00C85CF5">
                <w:rPr>
                  <w:rFonts w:ascii="Calibri" w:eastAsia="Times New Roman" w:hAnsi="Calibri" w:cs="Calibri"/>
                  <w:color w:val="0000FF"/>
                  <w:sz w:val="16"/>
                  <w:u w:val="single"/>
                </w:rPr>
                <w:t>Screen 10</w:t>
              </w:r>
            </w:hyperlink>
            <w:r w:rsidRPr="00C85CF5">
              <w:rPr>
                <w:rFonts w:ascii="Calibri" w:eastAsia="Times New Roman" w:hAnsi="Calibri" w:cs="Calibri"/>
                <w:sz w:val="16"/>
              </w:rPr>
              <w:t xml:space="preserve"> </w:t>
            </w:r>
          </w:p>
          <w:p w14:paraId="6108876B" w14:textId="77777777" w:rsidR="000B4F03" w:rsidRPr="00C85CF5" w:rsidRDefault="00D355BB" w:rsidP="000B4F03">
            <w:pPr>
              <w:ind w:left="30" w:right="30"/>
              <w:rPr>
                <w:rFonts w:ascii="Calibri" w:eastAsia="Times New Roman" w:hAnsi="Calibri" w:cs="Calibri"/>
                <w:sz w:val="16"/>
              </w:rPr>
            </w:pPr>
            <w:hyperlink r:id="rId229" w:tgtFrame="_blank" w:history="1">
              <w:r w:rsidRPr="00C85CF5">
                <w:rPr>
                  <w:rFonts w:ascii="Calibri" w:eastAsia="Times New Roman" w:hAnsi="Calibri" w:cs="Calibri"/>
                  <w:color w:val="0000FF"/>
                  <w:sz w:val="16"/>
                  <w:u w:val="single"/>
                </w:rPr>
                <w:t>18_C_11</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3FF821"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741EBECF" w14:textId="77777777" w:rsidR="000B4F03" w:rsidRPr="003350BD" w:rsidRDefault="00D355BB" w:rsidP="00597872">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Se alguém começar a falar desses assuntos, aja imediatamente. Encerre sua participação na reunião e solicite que suas objeções sejam registradas na ata da reunião. Faça sua saída de maneira veemente e enfática, para que as pessoas se lembrem de que você saiu da discussão proibida.</w:t>
            </w:r>
          </w:p>
        </w:tc>
      </w:tr>
      <w:tr w:rsidR="00316532" w:rsidRPr="00C85CF5" w14:paraId="670CBBA5" w14:textId="77777777" w:rsidTr="51D65366">
        <w:tc>
          <w:tcPr>
            <w:tcW w:w="1353" w:type="dxa"/>
            <w:shd w:val="clear" w:color="auto" w:fill="C1E4F5" w:themeFill="accent1" w:themeFillTint="33"/>
            <w:tcMar>
              <w:top w:w="120" w:type="dxa"/>
              <w:left w:w="180" w:type="dxa"/>
              <w:bottom w:w="120" w:type="dxa"/>
              <w:right w:w="180" w:type="dxa"/>
            </w:tcMar>
            <w:hideMark/>
          </w:tcPr>
          <w:p w14:paraId="23949C57" w14:textId="77777777" w:rsidR="000B4F03" w:rsidRPr="00C85CF5" w:rsidRDefault="00D355BB" w:rsidP="000B4F03">
            <w:pPr>
              <w:spacing w:before="30" w:after="30"/>
              <w:ind w:left="30" w:right="30"/>
              <w:rPr>
                <w:rFonts w:ascii="Calibri" w:eastAsia="Times New Roman" w:hAnsi="Calibri" w:cs="Calibri"/>
                <w:sz w:val="16"/>
              </w:rPr>
            </w:pPr>
            <w:hyperlink r:id="rId230" w:tgtFrame="_blank" w:history="1">
              <w:r w:rsidRPr="00C85CF5">
                <w:rPr>
                  <w:rFonts w:ascii="Calibri" w:eastAsia="Times New Roman" w:hAnsi="Calibri" w:cs="Calibri"/>
                  <w:color w:val="0000FF"/>
                  <w:sz w:val="16"/>
                  <w:u w:val="single"/>
                </w:rPr>
                <w:t>Screen 11</w:t>
              </w:r>
            </w:hyperlink>
            <w:r w:rsidRPr="00C85CF5">
              <w:rPr>
                <w:rFonts w:ascii="Calibri" w:eastAsia="Times New Roman" w:hAnsi="Calibri" w:cs="Calibri"/>
                <w:sz w:val="16"/>
              </w:rPr>
              <w:t xml:space="preserve"> </w:t>
            </w:r>
          </w:p>
          <w:p w14:paraId="173E8A94" w14:textId="77777777" w:rsidR="000B4F03" w:rsidRPr="00C85CF5" w:rsidRDefault="00D355BB" w:rsidP="000B4F03">
            <w:pPr>
              <w:ind w:left="30" w:right="30"/>
              <w:rPr>
                <w:rFonts w:ascii="Calibri" w:eastAsia="Times New Roman" w:hAnsi="Calibri" w:cs="Calibri"/>
                <w:sz w:val="16"/>
              </w:rPr>
            </w:pPr>
            <w:hyperlink r:id="rId231" w:tgtFrame="_blank" w:history="1">
              <w:r w:rsidRPr="00C85CF5">
                <w:rPr>
                  <w:rFonts w:ascii="Calibri" w:eastAsia="Times New Roman" w:hAnsi="Calibri" w:cs="Calibri"/>
                  <w:color w:val="0000FF"/>
                  <w:sz w:val="16"/>
                  <w:u w:val="single"/>
                </w:rPr>
                <w:t>22_C_12</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57027E"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00C85CF5">
              <w:rPr>
                <w:rFonts w:ascii="Calibri" w:eastAsia="Times New Roman" w:hAnsi="Calibri" w:cs="Calibri"/>
              </w:rPr>
              <w:lastRenderedPageBreak/>
              <w:t>bid, you reach out to a counterpart at Medtronic to find out whether they are bidding. Is this okay?</w:t>
            </w:r>
          </w:p>
        </w:tc>
        <w:tc>
          <w:tcPr>
            <w:tcW w:w="6000" w:type="dxa"/>
          </w:tcPr>
          <w:p w14:paraId="0607747E"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lastRenderedPageBreak/>
              <w:t xml:space="preserve">Você é o gerente de vendas regional responsável pela Abbott Vascular na Turquia. Você está considerando enviar uma licitação para fornecer produto a um grande hospital público na sua área. Antes de investir muito tempo na elaboração da proposta, você contata um colega </w:t>
            </w:r>
            <w:r w:rsidRPr="00C85CF5">
              <w:rPr>
                <w:rFonts w:ascii="Calibri" w:eastAsia="Calibri" w:hAnsi="Calibri" w:cs="Calibri"/>
                <w:lang w:val="pt-BR"/>
              </w:rPr>
              <w:lastRenderedPageBreak/>
              <w:t>da Medtronic para descobrir se ele participará da licitação. Isso está certo?</w:t>
            </w:r>
          </w:p>
        </w:tc>
      </w:tr>
      <w:tr w:rsidR="00316532" w:rsidRPr="00C85CF5" w14:paraId="40BD3C27" w14:textId="77777777" w:rsidTr="51D65366">
        <w:tc>
          <w:tcPr>
            <w:tcW w:w="1353" w:type="dxa"/>
            <w:shd w:val="clear" w:color="auto" w:fill="C1E4F5" w:themeFill="accent1" w:themeFillTint="33"/>
            <w:tcMar>
              <w:top w:w="120" w:type="dxa"/>
              <w:left w:w="180" w:type="dxa"/>
              <w:bottom w:w="120" w:type="dxa"/>
              <w:right w:w="180" w:type="dxa"/>
            </w:tcMar>
            <w:hideMark/>
          </w:tcPr>
          <w:p w14:paraId="6E8799C8" w14:textId="77777777" w:rsidR="000B4F03" w:rsidRPr="00C85CF5" w:rsidRDefault="00D355BB" w:rsidP="000B4F03">
            <w:pPr>
              <w:spacing w:before="30" w:after="30"/>
              <w:ind w:left="30" w:right="30"/>
              <w:rPr>
                <w:rFonts w:ascii="Calibri" w:eastAsia="Times New Roman" w:hAnsi="Calibri" w:cs="Calibri"/>
                <w:sz w:val="16"/>
              </w:rPr>
            </w:pPr>
            <w:hyperlink r:id="rId232" w:tgtFrame="_blank" w:history="1">
              <w:r w:rsidRPr="00C85CF5">
                <w:rPr>
                  <w:rFonts w:ascii="Calibri" w:eastAsia="Times New Roman" w:hAnsi="Calibri" w:cs="Calibri"/>
                  <w:color w:val="0000FF"/>
                  <w:sz w:val="16"/>
                  <w:u w:val="single"/>
                </w:rPr>
                <w:t>Screen 12</w:t>
              </w:r>
            </w:hyperlink>
            <w:r w:rsidRPr="00C85CF5">
              <w:rPr>
                <w:rFonts w:ascii="Calibri" w:eastAsia="Times New Roman" w:hAnsi="Calibri" w:cs="Calibri"/>
                <w:sz w:val="16"/>
              </w:rPr>
              <w:t xml:space="preserve"> </w:t>
            </w:r>
          </w:p>
          <w:p w14:paraId="63237CA0" w14:textId="77777777" w:rsidR="000B4F03" w:rsidRPr="00C85CF5" w:rsidRDefault="00D355BB" w:rsidP="000B4F03">
            <w:pPr>
              <w:ind w:left="30" w:right="30"/>
              <w:rPr>
                <w:rFonts w:ascii="Calibri" w:eastAsia="Times New Roman" w:hAnsi="Calibri" w:cs="Calibri"/>
                <w:sz w:val="16"/>
              </w:rPr>
            </w:pPr>
            <w:hyperlink r:id="rId233" w:tgtFrame="_blank" w:history="1">
              <w:r w:rsidRPr="00C85CF5">
                <w:rPr>
                  <w:rFonts w:ascii="Calibri" w:eastAsia="Times New Roman" w:hAnsi="Calibri" w:cs="Calibri"/>
                  <w:color w:val="0000FF"/>
                  <w:sz w:val="16"/>
                  <w:u w:val="single"/>
                </w:rPr>
                <w:t>25_C_13</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70E069"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7C5E179F" w14:textId="326553C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Calibri" w:hAnsi="Calibri" w:cs="Calibri"/>
                <w:lang w:val="pt-BR"/>
              </w:rPr>
              <w:t>Você é Diretor de vendas regionais da divisão Abbott Rapid Diagnostics na África Oriental. Durante uma reunião com um distribuidor local, que distribui equipamentos de</w:t>
            </w:r>
            <w:r w:rsidR="00597872">
              <w:rPr>
                <w:rFonts w:ascii="Calibri" w:eastAsia="Calibri" w:hAnsi="Calibri" w:cs="Calibri"/>
                <w:lang w:val="pt-BR"/>
              </w:rPr>
              <w:t> </w:t>
            </w:r>
            <w:r w:rsidRPr="00C85CF5">
              <w:rPr>
                <w:rFonts w:ascii="Calibri" w:eastAsia="Calibri" w:hAnsi="Calibri" w:cs="Calibri"/>
                <w:lang w:val="pt-BR"/>
              </w:rPr>
              <w:t>teste de diagnóstico rápido para a Abbott e para um grande concorrente, o distribuidor lhe entrega uma lista de clientes e diz que você deveria concentrar neles suas iniciativas de marketing do setor. Ele explica que entregou ao seu concorrente uma lista mais ou menos do mesmo tamanho, mas com clientes diferentes, para que as iniciativas de marketing das duas empresas não se sobreponham. Uma vez que o distribuidor é o responsável pela venda final dos produtos da empresa, você concorda em limitar seus esforços de marketing aos clientes que estão na lista. Isso está certo?</w:t>
            </w:r>
          </w:p>
        </w:tc>
      </w:tr>
      <w:tr w:rsidR="00316532" w:rsidRPr="003350BD" w14:paraId="2B4EE34A" w14:textId="77777777" w:rsidTr="51D65366">
        <w:tc>
          <w:tcPr>
            <w:tcW w:w="1353" w:type="dxa"/>
            <w:shd w:val="clear" w:color="auto" w:fill="C1E4F5" w:themeFill="accent1" w:themeFillTint="33"/>
            <w:tcMar>
              <w:top w:w="120" w:type="dxa"/>
              <w:left w:w="180" w:type="dxa"/>
              <w:bottom w:w="120" w:type="dxa"/>
              <w:right w:w="180" w:type="dxa"/>
            </w:tcMar>
            <w:hideMark/>
          </w:tcPr>
          <w:p w14:paraId="36B974B7" w14:textId="77777777" w:rsidR="000B4F03" w:rsidRPr="00C85CF5" w:rsidRDefault="00D355BB" w:rsidP="000B4F03">
            <w:pPr>
              <w:spacing w:before="30" w:after="30"/>
              <w:ind w:left="30" w:right="30"/>
              <w:rPr>
                <w:rFonts w:ascii="Calibri" w:eastAsia="Times New Roman" w:hAnsi="Calibri" w:cs="Calibri"/>
                <w:sz w:val="16"/>
              </w:rPr>
            </w:pPr>
            <w:hyperlink r:id="rId234" w:tgtFrame="_blank" w:history="1">
              <w:r w:rsidRPr="00C85CF5">
                <w:rPr>
                  <w:rFonts w:ascii="Calibri" w:eastAsia="Times New Roman" w:hAnsi="Calibri" w:cs="Calibri"/>
                  <w:color w:val="0000FF"/>
                  <w:sz w:val="16"/>
                  <w:u w:val="single"/>
                </w:rPr>
                <w:t>Screen 17</w:t>
              </w:r>
            </w:hyperlink>
            <w:r w:rsidRPr="00C85CF5">
              <w:rPr>
                <w:rFonts w:ascii="Calibri" w:eastAsia="Times New Roman" w:hAnsi="Calibri" w:cs="Calibri"/>
                <w:sz w:val="16"/>
              </w:rPr>
              <w:t xml:space="preserve"> </w:t>
            </w:r>
          </w:p>
          <w:p w14:paraId="03BF7470" w14:textId="77777777" w:rsidR="000B4F03" w:rsidRPr="00C85CF5" w:rsidRDefault="00D355BB" w:rsidP="000B4F03">
            <w:pPr>
              <w:ind w:left="30" w:right="30"/>
              <w:rPr>
                <w:rFonts w:ascii="Calibri" w:eastAsia="Times New Roman" w:hAnsi="Calibri" w:cs="Calibri"/>
                <w:sz w:val="16"/>
              </w:rPr>
            </w:pPr>
            <w:hyperlink r:id="rId235" w:tgtFrame="_blank" w:history="1">
              <w:r w:rsidRPr="00C85CF5">
                <w:rPr>
                  <w:rFonts w:ascii="Calibri" w:eastAsia="Times New Roman" w:hAnsi="Calibri" w:cs="Calibri"/>
                  <w:color w:val="0000FF"/>
                  <w:sz w:val="16"/>
                  <w:u w:val="single"/>
                </w:rPr>
                <w:t>37_C_18</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E2AC00"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2CED687F"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2ACEAA94" w14:textId="72ADEC42" w:rsidR="000B4F03" w:rsidRPr="003350BD" w:rsidRDefault="00D355BB" w:rsidP="00597872">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Como a conduta anticoncorrencial geralmente resulta no</w:t>
            </w:r>
            <w:r w:rsidR="00597872">
              <w:rPr>
                <w:rFonts w:ascii="Calibri" w:eastAsia="Calibri" w:hAnsi="Calibri" w:cs="Calibri"/>
                <w:lang w:val="pt-BR"/>
              </w:rPr>
              <w:t> </w:t>
            </w:r>
            <w:r w:rsidRPr="00C85CF5">
              <w:rPr>
                <w:rFonts w:ascii="Calibri" w:eastAsia="Calibri" w:hAnsi="Calibri" w:cs="Calibri"/>
                <w:lang w:val="pt-BR"/>
              </w:rPr>
              <w:t>aumento de preços ou na diminuição da variedade oferecida aos consumidores, a empresa que comete esses crimes arrisca danificar gravemente sua reputação aos olhos de seus clientes.</w:t>
            </w:r>
          </w:p>
          <w:p w14:paraId="5572AC75" w14:textId="17916355" w:rsidR="000B4F03" w:rsidRPr="003350BD" w:rsidRDefault="00D355BB" w:rsidP="00597872">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Além das penalidades civis/criminais e dos danos à reputação, uma das consequências é a possibilidade de ser</w:t>
            </w:r>
            <w:r w:rsidR="00597872">
              <w:rPr>
                <w:rFonts w:ascii="Calibri" w:eastAsia="Calibri" w:hAnsi="Calibri" w:cs="Calibri"/>
                <w:lang w:val="pt-BR"/>
              </w:rPr>
              <w:t> </w:t>
            </w:r>
            <w:r w:rsidRPr="00C85CF5">
              <w:rPr>
                <w:rFonts w:ascii="Calibri" w:eastAsia="Calibri" w:hAnsi="Calibri" w:cs="Calibri"/>
                <w:lang w:val="pt-BR"/>
              </w:rPr>
              <w:t>impedido de participar de futuras licitações ou outros processos de concorrência.</w:t>
            </w:r>
          </w:p>
        </w:tc>
      </w:tr>
      <w:tr w:rsidR="00316532" w:rsidRPr="003350BD" w14:paraId="02D5AC4D" w14:textId="77777777" w:rsidTr="51D65366">
        <w:tc>
          <w:tcPr>
            <w:tcW w:w="1353" w:type="dxa"/>
            <w:shd w:val="clear" w:color="auto" w:fill="C1E4F5" w:themeFill="accent1" w:themeFillTint="33"/>
            <w:tcMar>
              <w:top w:w="120" w:type="dxa"/>
              <w:left w:w="180" w:type="dxa"/>
              <w:bottom w:w="120" w:type="dxa"/>
              <w:right w:w="180" w:type="dxa"/>
            </w:tcMar>
            <w:hideMark/>
          </w:tcPr>
          <w:p w14:paraId="0C725F1C" w14:textId="77777777" w:rsidR="000B4F03" w:rsidRPr="00C85CF5" w:rsidRDefault="00D355BB" w:rsidP="000B4F03">
            <w:pPr>
              <w:spacing w:before="30" w:after="30"/>
              <w:ind w:left="30" w:right="30"/>
              <w:rPr>
                <w:rFonts w:ascii="Calibri" w:eastAsia="Times New Roman" w:hAnsi="Calibri" w:cs="Calibri"/>
                <w:sz w:val="16"/>
              </w:rPr>
            </w:pPr>
            <w:hyperlink r:id="rId236" w:tgtFrame="_blank" w:history="1">
              <w:r w:rsidRPr="00C85CF5">
                <w:rPr>
                  <w:rFonts w:ascii="Calibri" w:eastAsia="Times New Roman" w:hAnsi="Calibri" w:cs="Calibri"/>
                  <w:color w:val="0000FF"/>
                  <w:sz w:val="16"/>
                  <w:u w:val="single"/>
                </w:rPr>
                <w:t>Screen 21</w:t>
              </w:r>
            </w:hyperlink>
            <w:r w:rsidRPr="00C85CF5">
              <w:rPr>
                <w:rFonts w:ascii="Calibri" w:eastAsia="Times New Roman" w:hAnsi="Calibri" w:cs="Calibri"/>
                <w:sz w:val="16"/>
              </w:rPr>
              <w:t xml:space="preserve"> </w:t>
            </w:r>
          </w:p>
          <w:p w14:paraId="1AB764C1" w14:textId="77777777" w:rsidR="000B4F03" w:rsidRPr="00C85CF5" w:rsidRDefault="00D355BB" w:rsidP="000B4F03">
            <w:pPr>
              <w:ind w:left="30" w:right="30"/>
              <w:rPr>
                <w:rFonts w:ascii="Calibri" w:eastAsia="Times New Roman" w:hAnsi="Calibri" w:cs="Calibri"/>
                <w:sz w:val="16"/>
              </w:rPr>
            </w:pPr>
            <w:hyperlink r:id="rId237" w:tgtFrame="_blank" w:history="1">
              <w:r w:rsidRPr="00C85CF5">
                <w:rPr>
                  <w:rFonts w:ascii="Calibri" w:eastAsia="Times New Roman" w:hAnsi="Calibri" w:cs="Calibri"/>
                  <w:color w:val="0000FF"/>
                  <w:sz w:val="16"/>
                  <w:u w:val="single"/>
                </w:rPr>
                <w:t>42_C_22</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A100B5"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23A4C2E6" w14:textId="59A00927" w:rsidR="000B4F03" w:rsidRPr="003350BD" w:rsidRDefault="00D355BB" w:rsidP="00597872">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Em muitos países, controlar os preços dos distribuidores é</w:t>
            </w:r>
            <w:r w:rsidR="00597872">
              <w:rPr>
                <w:rFonts w:ascii="Calibri" w:eastAsia="Calibri" w:hAnsi="Calibri" w:cs="Calibri"/>
                <w:lang w:val="pt-BR"/>
              </w:rPr>
              <w:t> </w:t>
            </w:r>
            <w:r w:rsidRPr="00C85CF5">
              <w:rPr>
                <w:rFonts w:ascii="Calibri" w:eastAsia="Calibri" w:hAnsi="Calibri" w:cs="Calibri"/>
                <w:lang w:val="pt-BR"/>
              </w:rPr>
              <w:t>uma violação da lei da concorrência. Entre em contato com a equipe jurídica local para obter orientação.</w:t>
            </w:r>
          </w:p>
        </w:tc>
      </w:tr>
      <w:tr w:rsidR="00316532" w:rsidRPr="003350BD" w14:paraId="42F7F3D8" w14:textId="77777777" w:rsidTr="51D65366">
        <w:tc>
          <w:tcPr>
            <w:tcW w:w="1353" w:type="dxa"/>
            <w:shd w:val="clear" w:color="auto" w:fill="C1E4F5" w:themeFill="accent1" w:themeFillTint="33"/>
            <w:tcMar>
              <w:top w:w="120" w:type="dxa"/>
              <w:left w:w="180" w:type="dxa"/>
              <w:bottom w:w="120" w:type="dxa"/>
              <w:right w:w="180" w:type="dxa"/>
            </w:tcMar>
            <w:hideMark/>
          </w:tcPr>
          <w:p w14:paraId="5A3FC908" w14:textId="77777777" w:rsidR="000B4F03" w:rsidRPr="00C85CF5" w:rsidRDefault="00D355BB" w:rsidP="000B4F03">
            <w:pPr>
              <w:spacing w:before="30" w:after="30"/>
              <w:ind w:left="30" w:right="30"/>
              <w:rPr>
                <w:rFonts w:ascii="Calibri" w:eastAsia="Times New Roman" w:hAnsi="Calibri" w:cs="Calibri"/>
                <w:sz w:val="16"/>
              </w:rPr>
            </w:pPr>
            <w:hyperlink r:id="rId238" w:tgtFrame="_blank" w:history="1">
              <w:r w:rsidRPr="00C85CF5">
                <w:rPr>
                  <w:rFonts w:ascii="Calibri" w:eastAsia="Times New Roman" w:hAnsi="Calibri" w:cs="Calibri"/>
                  <w:color w:val="0000FF"/>
                  <w:sz w:val="16"/>
                  <w:u w:val="single"/>
                </w:rPr>
                <w:t>Screen 21</w:t>
              </w:r>
            </w:hyperlink>
            <w:r w:rsidRPr="00C85CF5">
              <w:rPr>
                <w:rFonts w:ascii="Calibri" w:eastAsia="Times New Roman" w:hAnsi="Calibri" w:cs="Calibri"/>
                <w:sz w:val="16"/>
              </w:rPr>
              <w:t xml:space="preserve"> </w:t>
            </w:r>
          </w:p>
          <w:p w14:paraId="5C10278D" w14:textId="77777777" w:rsidR="000B4F03" w:rsidRPr="00C85CF5" w:rsidRDefault="00D355BB" w:rsidP="000B4F03">
            <w:pPr>
              <w:ind w:left="30" w:right="30"/>
              <w:rPr>
                <w:rFonts w:ascii="Calibri" w:eastAsia="Times New Roman" w:hAnsi="Calibri" w:cs="Calibri"/>
                <w:sz w:val="16"/>
              </w:rPr>
            </w:pPr>
            <w:hyperlink r:id="rId239" w:tgtFrame="_blank" w:history="1">
              <w:r w:rsidRPr="00C85CF5">
                <w:rPr>
                  <w:rFonts w:ascii="Calibri" w:eastAsia="Times New Roman" w:hAnsi="Calibri" w:cs="Calibri"/>
                  <w:color w:val="0000FF"/>
                  <w:sz w:val="16"/>
                  <w:u w:val="single"/>
                </w:rPr>
                <w:t>44_C_22</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CA2F6D"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518A5551" w14:textId="77777777" w:rsidR="000B4F03" w:rsidRPr="003350BD" w:rsidRDefault="00D355BB" w:rsidP="00597872">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Qualquer discussão entre concorrentes sobre o mercado ou a divisão de clientes, produtos ou recursos, conhecida como alocação de clientes, pode ser considerada uma colaboração ilegal e deve ser evitada. Esses diálogos não precisam necessariamente resultar em um acordo formal com um concorrente para serem considerados conduta anticoncorrencial.</w:t>
            </w:r>
          </w:p>
        </w:tc>
      </w:tr>
      <w:tr w:rsidR="00316532" w:rsidRPr="003350BD" w14:paraId="2D51EF04" w14:textId="77777777" w:rsidTr="51D65366">
        <w:tc>
          <w:tcPr>
            <w:tcW w:w="1353" w:type="dxa"/>
            <w:shd w:val="clear" w:color="auto" w:fill="C1E4F5" w:themeFill="accent1" w:themeFillTint="33"/>
            <w:tcMar>
              <w:top w:w="120" w:type="dxa"/>
              <w:left w:w="180" w:type="dxa"/>
              <w:bottom w:w="120" w:type="dxa"/>
              <w:right w:w="180" w:type="dxa"/>
            </w:tcMar>
            <w:hideMark/>
          </w:tcPr>
          <w:p w14:paraId="3D528321" w14:textId="77777777" w:rsidR="000B4F03" w:rsidRPr="00C85CF5" w:rsidRDefault="00D355BB" w:rsidP="000B4F03">
            <w:pPr>
              <w:spacing w:before="30" w:after="30"/>
              <w:ind w:left="30" w:right="30"/>
              <w:rPr>
                <w:rFonts w:ascii="Calibri" w:eastAsia="Times New Roman" w:hAnsi="Calibri" w:cs="Calibri"/>
                <w:sz w:val="16"/>
              </w:rPr>
            </w:pPr>
            <w:hyperlink r:id="rId240" w:tgtFrame="_blank" w:history="1">
              <w:r w:rsidRPr="00C85CF5">
                <w:rPr>
                  <w:rFonts w:ascii="Calibri" w:eastAsia="Times New Roman" w:hAnsi="Calibri" w:cs="Calibri"/>
                  <w:color w:val="0000FF"/>
                  <w:sz w:val="16"/>
                  <w:u w:val="single"/>
                </w:rPr>
                <w:t>Screen 21</w:t>
              </w:r>
            </w:hyperlink>
            <w:r w:rsidRPr="00C85CF5">
              <w:rPr>
                <w:rFonts w:ascii="Calibri" w:eastAsia="Times New Roman" w:hAnsi="Calibri" w:cs="Calibri"/>
                <w:sz w:val="16"/>
              </w:rPr>
              <w:t xml:space="preserve"> </w:t>
            </w:r>
          </w:p>
          <w:p w14:paraId="217D64C7" w14:textId="77777777" w:rsidR="000B4F03" w:rsidRPr="00C85CF5" w:rsidRDefault="00D355BB" w:rsidP="000B4F03">
            <w:pPr>
              <w:ind w:left="30" w:right="30"/>
              <w:rPr>
                <w:rFonts w:ascii="Calibri" w:eastAsia="Times New Roman" w:hAnsi="Calibri" w:cs="Calibri"/>
                <w:sz w:val="16"/>
              </w:rPr>
            </w:pPr>
            <w:hyperlink r:id="rId241" w:tgtFrame="_blank" w:history="1">
              <w:r w:rsidRPr="00C85CF5">
                <w:rPr>
                  <w:rFonts w:ascii="Calibri" w:eastAsia="Times New Roman" w:hAnsi="Calibri" w:cs="Calibri"/>
                  <w:color w:val="0000FF"/>
                  <w:sz w:val="16"/>
                  <w:u w:val="single"/>
                </w:rPr>
                <w:t>45_C_22</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8FED53"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46906A7C" w14:textId="77777777" w:rsidR="000B4F03" w:rsidRPr="003350BD" w:rsidRDefault="00D355BB" w:rsidP="00597872">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Qualquer conversa entre empresas sobre boicote de terceiros, como fornecedores, distribuidores e varejistas, pode ser considerada colaboração ilegal e deve ser evitada. Essas conversas não precisam resultar em um acordo formal para serem consideradas anticompetitivas.</w:t>
            </w:r>
          </w:p>
        </w:tc>
      </w:tr>
      <w:tr w:rsidR="00316532" w:rsidRPr="003350BD" w14:paraId="4A6C227F" w14:textId="77777777" w:rsidTr="51D65366">
        <w:tc>
          <w:tcPr>
            <w:tcW w:w="1353" w:type="dxa"/>
            <w:shd w:val="clear" w:color="auto" w:fill="C1E4F5" w:themeFill="accent1" w:themeFillTint="33"/>
            <w:tcMar>
              <w:top w:w="120" w:type="dxa"/>
              <w:left w:w="180" w:type="dxa"/>
              <w:bottom w:w="120" w:type="dxa"/>
              <w:right w:w="180" w:type="dxa"/>
            </w:tcMar>
            <w:hideMark/>
          </w:tcPr>
          <w:p w14:paraId="3B4B295F" w14:textId="77777777" w:rsidR="000B4F03" w:rsidRPr="00C85CF5" w:rsidRDefault="00D355BB" w:rsidP="000B4F03">
            <w:pPr>
              <w:spacing w:before="30" w:after="30"/>
              <w:ind w:left="30" w:right="30"/>
              <w:rPr>
                <w:rFonts w:ascii="Calibri" w:eastAsia="Times New Roman" w:hAnsi="Calibri" w:cs="Calibri"/>
                <w:sz w:val="16"/>
              </w:rPr>
            </w:pPr>
            <w:hyperlink r:id="rId242" w:tgtFrame="_blank" w:history="1">
              <w:r w:rsidRPr="00C85CF5">
                <w:rPr>
                  <w:rFonts w:ascii="Calibri" w:eastAsia="Times New Roman" w:hAnsi="Calibri" w:cs="Calibri"/>
                  <w:color w:val="0000FF"/>
                  <w:sz w:val="16"/>
                  <w:u w:val="single"/>
                </w:rPr>
                <w:t>Screen 26</w:t>
              </w:r>
            </w:hyperlink>
            <w:r w:rsidRPr="00C85CF5">
              <w:rPr>
                <w:rFonts w:ascii="Calibri" w:eastAsia="Times New Roman" w:hAnsi="Calibri" w:cs="Calibri"/>
                <w:sz w:val="16"/>
              </w:rPr>
              <w:t xml:space="preserve"> </w:t>
            </w:r>
          </w:p>
          <w:p w14:paraId="4D7EEED6" w14:textId="77777777" w:rsidR="000B4F03" w:rsidRPr="00C85CF5" w:rsidRDefault="00D355BB" w:rsidP="000B4F03">
            <w:pPr>
              <w:ind w:left="30" w:right="30"/>
              <w:rPr>
                <w:rFonts w:ascii="Calibri" w:eastAsia="Times New Roman" w:hAnsi="Calibri" w:cs="Calibri"/>
                <w:sz w:val="16"/>
              </w:rPr>
            </w:pPr>
            <w:hyperlink r:id="rId243" w:tgtFrame="_blank" w:history="1">
              <w:r w:rsidRPr="00C85CF5">
                <w:rPr>
                  <w:rFonts w:ascii="Calibri" w:eastAsia="Times New Roman" w:hAnsi="Calibri" w:cs="Calibri"/>
                  <w:color w:val="0000FF"/>
                  <w:sz w:val="16"/>
                  <w:u w:val="single"/>
                </w:rPr>
                <w:t>55_C_27</w:t>
              </w:r>
            </w:hyperlink>
            <w:r w:rsidRPr="00C85CF5">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9D72F8"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485044CC" w14:textId="77777777" w:rsidR="000B4F03" w:rsidRPr="003350BD" w:rsidRDefault="00D355BB" w:rsidP="00597872">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[1] Você é responsável pela fabricação de reagentes nos EUA. Durante uma conferência, você e alguns de seus colegas de outras empresas têm discussões “extraoficiais” sobre um de seus fornecedores. Embora não tenha havido um acordo formal, vários colegas indicam que não trabalharão mais com um determinado fornecedor, pois ele praticamente tem poder de monopólio e está usando sua posição dominante para elevar os preços. Sua participação na discussão poderia ser considerada uma conduta anticoncorrencial?</w:t>
            </w:r>
          </w:p>
        </w:tc>
      </w:tr>
      <w:tr w:rsidR="00316532" w:rsidRPr="003350BD" w14:paraId="605AFC19" w14:textId="77777777" w:rsidTr="51D65366">
        <w:tc>
          <w:tcPr>
            <w:tcW w:w="1353" w:type="dxa"/>
            <w:shd w:val="clear" w:color="auto" w:fill="C1E4F5" w:themeFill="accent1" w:themeFillTint="33"/>
            <w:tcMar>
              <w:top w:w="120" w:type="dxa"/>
              <w:left w:w="180" w:type="dxa"/>
              <w:bottom w:w="120" w:type="dxa"/>
              <w:right w:w="180" w:type="dxa"/>
            </w:tcMar>
            <w:hideMark/>
          </w:tcPr>
          <w:p w14:paraId="31743A8E" w14:textId="77777777" w:rsidR="000B4F03" w:rsidRPr="00C85CF5" w:rsidRDefault="00D355BB" w:rsidP="000B4F03">
            <w:pPr>
              <w:spacing w:before="30" w:after="30"/>
              <w:ind w:left="30" w:right="30"/>
              <w:rPr>
                <w:rFonts w:ascii="Calibri" w:eastAsia="Times New Roman" w:hAnsi="Calibri" w:cs="Calibri"/>
                <w:sz w:val="16"/>
              </w:rPr>
            </w:pPr>
            <w:r w:rsidRPr="00C85CF5">
              <w:rPr>
                <w:rFonts w:ascii="Calibri" w:eastAsia="Times New Roman" w:hAnsi="Calibri" w:cs="Calibri"/>
                <w:sz w:val="16"/>
              </w:rPr>
              <w:lastRenderedPageBreak/>
              <w:t>Screen 26</w:t>
            </w:r>
          </w:p>
          <w:p w14:paraId="52F719F3" w14:textId="77777777" w:rsidR="000B4F03" w:rsidRPr="00C85CF5" w:rsidRDefault="00D355BB" w:rsidP="000B4F03">
            <w:pPr>
              <w:spacing w:before="100" w:beforeAutospacing="1" w:after="100" w:afterAutospacing="1"/>
              <w:ind w:left="30" w:right="30"/>
              <w:rPr>
                <w:rFonts w:ascii="Calibri" w:eastAsia="Times New Roman" w:hAnsi="Calibri" w:cs="Calibri"/>
                <w:sz w:val="16"/>
              </w:rPr>
            </w:pPr>
            <w:r w:rsidRPr="00C85CF5">
              <w:rPr>
                <w:rFonts w:ascii="Calibri" w:eastAsia="Times New Roman" w:hAnsi="Calibri" w:cs="Calibri"/>
                <w:sz w:val="16"/>
              </w:rPr>
              <w:t>Question 1: Feedback</w:t>
            </w:r>
          </w:p>
          <w:p w14:paraId="6CAB5A3D" w14:textId="77777777" w:rsidR="000B4F03" w:rsidRPr="00C85CF5" w:rsidRDefault="00D355BB" w:rsidP="000B4F03">
            <w:pPr>
              <w:ind w:left="30" w:right="30"/>
              <w:rPr>
                <w:rFonts w:ascii="Calibri" w:eastAsia="Times New Roman" w:hAnsi="Calibri" w:cs="Calibri"/>
                <w:sz w:val="16"/>
              </w:rPr>
            </w:pPr>
            <w:r w:rsidRPr="00C85CF5">
              <w:rPr>
                <w:rFonts w:ascii="Calibri" w:eastAsia="Times New Roman" w:hAnsi="Calibri" w:cs="Calibri"/>
                <w:sz w:val="16"/>
              </w:rPr>
              <w:t>60_C_27</w:t>
            </w:r>
          </w:p>
        </w:tc>
        <w:tc>
          <w:tcPr>
            <w:tcW w:w="6000" w:type="dxa"/>
            <w:tcMar>
              <w:top w:w="120" w:type="dxa"/>
              <w:left w:w="180" w:type="dxa"/>
              <w:bottom w:w="120" w:type="dxa"/>
              <w:right w:w="180" w:type="dxa"/>
            </w:tcMar>
            <w:hideMark/>
          </w:tcPr>
          <w:p w14:paraId="04B1C3A2" w14:textId="77777777" w:rsidR="000B4F03" w:rsidRPr="00C85CF5" w:rsidRDefault="00D355BB" w:rsidP="00597872">
            <w:pPr>
              <w:spacing w:before="100" w:beforeAutospacing="1" w:after="100" w:afterAutospacing="1"/>
              <w:ind w:left="30" w:right="30"/>
              <w:rPr>
                <w:rFonts w:ascii="Calibri" w:eastAsia="Times New Roman" w:hAnsi="Calibri" w:cs="Calibri"/>
              </w:rPr>
            </w:pPr>
            <w:r w:rsidRPr="00C85CF5">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32AADFDD" w14:textId="77777777" w:rsidR="000B4F03" w:rsidRPr="003350BD" w:rsidRDefault="00D355BB" w:rsidP="00597872">
            <w:pPr>
              <w:spacing w:before="100" w:beforeAutospacing="1" w:after="100" w:afterAutospacing="1"/>
              <w:ind w:left="30" w:right="30"/>
              <w:rPr>
                <w:rFonts w:ascii="Calibri" w:eastAsia="Times New Roman" w:hAnsi="Calibri" w:cs="Calibri"/>
                <w:lang w:val="pt-BR"/>
              </w:rPr>
            </w:pPr>
            <w:r w:rsidRPr="00C85CF5">
              <w:rPr>
                <w:rFonts w:ascii="Calibri" w:eastAsia="Calibri" w:hAnsi="Calibri" w:cs="Calibri"/>
                <w:lang w:val="pt-BR"/>
              </w:rPr>
              <w:t>Qualquer conversa entre empresas sobre boicote de terceiros, como fornecedores, distribuidores ou varejistas, pode ser considerada anticoncorrencial pelas autoridades governamentais.</w:t>
            </w:r>
          </w:p>
        </w:tc>
      </w:tr>
    </w:tbl>
    <w:p w14:paraId="1D862A9E" w14:textId="77777777" w:rsidR="00F44929" w:rsidRPr="003350BD" w:rsidRDefault="00F44929">
      <w:pPr>
        <w:rPr>
          <w:rFonts w:eastAsia="Times New Roman"/>
          <w:lang w:val="pt-BR"/>
        </w:rPr>
      </w:pPr>
    </w:p>
    <w:sectPr w:rsidR="00F44929" w:rsidRPr="003350BD" w:rsidSect="002C1E64">
      <w:headerReference w:type="default" r:id="rId24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7E09D" w14:textId="77777777" w:rsidR="00D355BB" w:rsidRDefault="00D355BB">
      <w:r>
        <w:separator/>
      </w:r>
    </w:p>
  </w:endnote>
  <w:endnote w:type="continuationSeparator" w:id="0">
    <w:p w14:paraId="5A11BF8E" w14:textId="77777777" w:rsidR="00D355BB" w:rsidRDefault="00D35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35768" w14:textId="77777777" w:rsidR="00D355BB" w:rsidRDefault="00D355BB">
      <w:r>
        <w:separator/>
      </w:r>
    </w:p>
  </w:footnote>
  <w:footnote w:type="continuationSeparator" w:id="0">
    <w:p w14:paraId="26FD6264" w14:textId="77777777" w:rsidR="00D355BB" w:rsidRDefault="00D35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FCDB" w14:textId="77777777" w:rsidR="002C1E64" w:rsidRDefault="00D355BB">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48AC6878">
      <w:start w:val="1"/>
      <w:numFmt w:val="bullet"/>
      <w:lvlText w:val=""/>
      <w:lvlJc w:val="left"/>
      <w:pPr>
        <w:ind w:left="1440" w:hanging="360"/>
      </w:pPr>
      <w:rPr>
        <w:rFonts w:ascii="Symbol" w:hAnsi="Symbol" w:hint="default"/>
      </w:rPr>
    </w:lvl>
    <w:lvl w:ilvl="1" w:tplc="1BD410D2" w:tentative="1">
      <w:start w:val="1"/>
      <w:numFmt w:val="bullet"/>
      <w:lvlText w:val="o"/>
      <w:lvlJc w:val="left"/>
      <w:pPr>
        <w:ind w:left="2160" w:hanging="360"/>
      </w:pPr>
      <w:rPr>
        <w:rFonts w:ascii="Courier New" w:hAnsi="Courier New" w:cs="Courier New" w:hint="default"/>
      </w:rPr>
    </w:lvl>
    <w:lvl w:ilvl="2" w:tplc="CCEC29B4" w:tentative="1">
      <w:start w:val="1"/>
      <w:numFmt w:val="bullet"/>
      <w:lvlText w:val=""/>
      <w:lvlJc w:val="left"/>
      <w:pPr>
        <w:ind w:left="2880" w:hanging="360"/>
      </w:pPr>
      <w:rPr>
        <w:rFonts w:ascii="Wingdings" w:hAnsi="Wingdings" w:hint="default"/>
      </w:rPr>
    </w:lvl>
    <w:lvl w:ilvl="3" w:tplc="5134C9C0" w:tentative="1">
      <w:start w:val="1"/>
      <w:numFmt w:val="bullet"/>
      <w:lvlText w:val=""/>
      <w:lvlJc w:val="left"/>
      <w:pPr>
        <w:ind w:left="3600" w:hanging="360"/>
      </w:pPr>
      <w:rPr>
        <w:rFonts w:ascii="Symbol" w:hAnsi="Symbol" w:hint="default"/>
      </w:rPr>
    </w:lvl>
    <w:lvl w:ilvl="4" w:tplc="5DFC1EEA" w:tentative="1">
      <w:start w:val="1"/>
      <w:numFmt w:val="bullet"/>
      <w:lvlText w:val="o"/>
      <w:lvlJc w:val="left"/>
      <w:pPr>
        <w:ind w:left="4320" w:hanging="360"/>
      </w:pPr>
      <w:rPr>
        <w:rFonts w:ascii="Courier New" w:hAnsi="Courier New" w:cs="Courier New" w:hint="default"/>
      </w:rPr>
    </w:lvl>
    <w:lvl w:ilvl="5" w:tplc="7F5A2322" w:tentative="1">
      <w:start w:val="1"/>
      <w:numFmt w:val="bullet"/>
      <w:lvlText w:val=""/>
      <w:lvlJc w:val="left"/>
      <w:pPr>
        <w:ind w:left="5040" w:hanging="360"/>
      </w:pPr>
      <w:rPr>
        <w:rFonts w:ascii="Wingdings" w:hAnsi="Wingdings" w:hint="default"/>
      </w:rPr>
    </w:lvl>
    <w:lvl w:ilvl="6" w:tplc="1472C138" w:tentative="1">
      <w:start w:val="1"/>
      <w:numFmt w:val="bullet"/>
      <w:lvlText w:val=""/>
      <w:lvlJc w:val="left"/>
      <w:pPr>
        <w:ind w:left="5760" w:hanging="360"/>
      </w:pPr>
      <w:rPr>
        <w:rFonts w:ascii="Symbol" w:hAnsi="Symbol" w:hint="default"/>
      </w:rPr>
    </w:lvl>
    <w:lvl w:ilvl="7" w:tplc="FF24D522" w:tentative="1">
      <w:start w:val="1"/>
      <w:numFmt w:val="bullet"/>
      <w:lvlText w:val="o"/>
      <w:lvlJc w:val="left"/>
      <w:pPr>
        <w:ind w:left="6480" w:hanging="360"/>
      </w:pPr>
      <w:rPr>
        <w:rFonts w:ascii="Courier New" w:hAnsi="Courier New" w:cs="Courier New" w:hint="default"/>
      </w:rPr>
    </w:lvl>
    <w:lvl w:ilvl="8" w:tplc="0660EB82"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652893">
    <w:abstractNumId w:val="3"/>
  </w:num>
  <w:num w:numId="2" w16cid:durableId="1138570720">
    <w:abstractNumId w:val="1"/>
  </w:num>
  <w:num w:numId="3" w16cid:durableId="1419910702">
    <w:abstractNumId w:val="2"/>
  </w:num>
  <w:num w:numId="4" w16cid:durableId="2044018754">
    <w:abstractNumId w:val="0"/>
  </w:num>
  <w:num w:numId="5" w16cid:durableId="467018850">
    <w:abstractNumId w:val="5"/>
  </w:num>
  <w:num w:numId="6" w16cid:durableId="153566547">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losi, Mariana">
    <w15:presenceInfo w15:providerId="AD" w15:userId="S::mariana.pelosi@abbott.com::3cffc81a-7281-4cdb-acd1-826e5e3a42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trackRevisions/>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515B2"/>
    <w:rsid w:val="000701A9"/>
    <w:rsid w:val="0009367D"/>
    <w:rsid w:val="000A2928"/>
    <w:rsid w:val="000B1959"/>
    <w:rsid w:val="000B2E73"/>
    <w:rsid w:val="000B4F03"/>
    <w:rsid w:val="000E3269"/>
    <w:rsid w:val="00106FB1"/>
    <w:rsid w:val="001A529A"/>
    <w:rsid w:val="001C3170"/>
    <w:rsid w:val="0020674E"/>
    <w:rsid w:val="002117DA"/>
    <w:rsid w:val="00221C80"/>
    <w:rsid w:val="00222B72"/>
    <w:rsid w:val="002303E1"/>
    <w:rsid w:val="00247243"/>
    <w:rsid w:val="00257449"/>
    <w:rsid w:val="00277052"/>
    <w:rsid w:val="00287EE9"/>
    <w:rsid w:val="00294ABE"/>
    <w:rsid w:val="002975F2"/>
    <w:rsid w:val="002C1E64"/>
    <w:rsid w:val="002F3A10"/>
    <w:rsid w:val="00310ED1"/>
    <w:rsid w:val="00314236"/>
    <w:rsid w:val="00315D6E"/>
    <w:rsid w:val="00316532"/>
    <w:rsid w:val="003350BD"/>
    <w:rsid w:val="00367398"/>
    <w:rsid w:val="00370E9A"/>
    <w:rsid w:val="003717FA"/>
    <w:rsid w:val="00375C32"/>
    <w:rsid w:val="00380CFE"/>
    <w:rsid w:val="0039511E"/>
    <w:rsid w:val="003B736E"/>
    <w:rsid w:val="003C2A50"/>
    <w:rsid w:val="003C4FB1"/>
    <w:rsid w:val="003E2E74"/>
    <w:rsid w:val="003E5A36"/>
    <w:rsid w:val="003F23F2"/>
    <w:rsid w:val="003F2466"/>
    <w:rsid w:val="004150A0"/>
    <w:rsid w:val="00424E66"/>
    <w:rsid w:val="004422A3"/>
    <w:rsid w:val="0044511A"/>
    <w:rsid w:val="00472365"/>
    <w:rsid w:val="00487775"/>
    <w:rsid w:val="004A6088"/>
    <w:rsid w:val="004D60B2"/>
    <w:rsid w:val="005011CC"/>
    <w:rsid w:val="0051618B"/>
    <w:rsid w:val="00536276"/>
    <w:rsid w:val="00544197"/>
    <w:rsid w:val="00585268"/>
    <w:rsid w:val="0059265E"/>
    <w:rsid w:val="00597872"/>
    <w:rsid w:val="00597F68"/>
    <w:rsid w:val="005B5C04"/>
    <w:rsid w:val="005C43A0"/>
    <w:rsid w:val="005C6739"/>
    <w:rsid w:val="005C7B27"/>
    <w:rsid w:val="005D1A4D"/>
    <w:rsid w:val="005F1E76"/>
    <w:rsid w:val="00603700"/>
    <w:rsid w:val="006205BB"/>
    <w:rsid w:val="0065371E"/>
    <w:rsid w:val="0065570F"/>
    <w:rsid w:val="00657165"/>
    <w:rsid w:val="00666511"/>
    <w:rsid w:val="00671917"/>
    <w:rsid w:val="006C1B96"/>
    <w:rsid w:val="006E5FE6"/>
    <w:rsid w:val="006F1CE1"/>
    <w:rsid w:val="00704439"/>
    <w:rsid w:val="007137BE"/>
    <w:rsid w:val="00723EDD"/>
    <w:rsid w:val="0072497F"/>
    <w:rsid w:val="007317E0"/>
    <w:rsid w:val="007502B3"/>
    <w:rsid w:val="00764DBF"/>
    <w:rsid w:val="0077641B"/>
    <w:rsid w:val="00786C94"/>
    <w:rsid w:val="007920A2"/>
    <w:rsid w:val="00795145"/>
    <w:rsid w:val="007A2786"/>
    <w:rsid w:val="007C042D"/>
    <w:rsid w:val="007D2F44"/>
    <w:rsid w:val="007F3317"/>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59BB"/>
    <w:rsid w:val="009217BB"/>
    <w:rsid w:val="0093360F"/>
    <w:rsid w:val="0093665F"/>
    <w:rsid w:val="0094318D"/>
    <w:rsid w:val="00961732"/>
    <w:rsid w:val="009674C0"/>
    <w:rsid w:val="00981542"/>
    <w:rsid w:val="00996A4E"/>
    <w:rsid w:val="009A0BBE"/>
    <w:rsid w:val="009A46D3"/>
    <w:rsid w:val="009D7F9A"/>
    <w:rsid w:val="009E03B7"/>
    <w:rsid w:val="009E2420"/>
    <w:rsid w:val="009F7999"/>
    <w:rsid w:val="00A30FE8"/>
    <w:rsid w:val="00A44307"/>
    <w:rsid w:val="00A551B5"/>
    <w:rsid w:val="00A944EC"/>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1674D"/>
    <w:rsid w:val="00C3746E"/>
    <w:rsid w:val="00C70688"/>
    <w:rsid w:val="00C711EA"/>
    <w:rsid w:val="00C74B1F"/>
    <w:rsid w:val="00C85CF5"/>
    <w:rsid w:val="00C91EA5"/>
    <w:rsid w:val="00CB03A3"/>
    <w:rsid w:val="00CE6F32"/>
    <w:rsid w:val="00CF5288"/>
    <w:rsid w:val="00D13615"/>
    <w:rsid w:val="00D21F04"/>
    <w:rsid w:val="00D24002"/>
    <w:rsid w:val="00D319D3"/>
    <w:rsid w:val="00D355BB"/>
    <w:rsid w:val="00D54E89"/>
    <w:rsid w:val="00DD7E91"/>
    <w:rsid w:val="00DE5484"/>
    <w:rsid w:val="00DF2A44"/>
    <w:rsid w:val="00E2699E"/>
    <w:rsid w:val="00E36CE0"/>
    <w:rsid w:val="00E5633E"/>
    <w:rsid w:val="00E575CE"/>
    <w:rsid w:val="00E72CDE"/>
    <w:rsid w:val="00E8257A"/>
    <w:rsid w:val="00E8613C"/>
    <w:rsid w:val="00E866EF"/>
    <w:rsid w:val="00E90AF1"/>
    <w:rsid w:val="00E979A6"/>
    <w:rsid w:val="00EA2282"/>
    <w:rsid w:val="00EA3E42"/>
    <w:rsid w:val="00EE2E1E"/>
    <w:rsid w:val="00EE66DE"/>
    <w:rsid w:val="00EF55B7"/>
    <w:rsid w:val="00F20B1E"/>
    <w:rsid w:val="00F44929"/>
    <w:rsid w:val="00F47217"/>
    <w:rsid w:val="00F5122E"/>
    <w:rsid w:val="00F540EF"/>
    <w:rsid w:val="00F63DFF"/>
    <w:rsid w:val="00F66488"/>
    <w:rsid w:val="00F81109"/>
    <w:rsid w:val="00F9341F"/>
    <w:rsid w:val="00FA3DF9"/>
    <w:rsid w:val="00FD6DAC"/>
    <w:rsid w:val="015A6069"/>
    <w:rsid w:val="041FFD1C"/>
    <w:rsid w:val="04E65D6D"/>
    <w:rsid w:val="05DABD64"/>
    <w:rsid w:val="067D2EE9"/>
    <w:rsid w:val="07085649"/>
    <w:rsid w:val="097C2B75"/>
    <w:rsid w:val="09940B91"/>
    <w:rsid w:val="0AF3A3EE"/>
    <w:rsid w:val="0D57D2C9"/>
    <w:rsid w:val="0D7FF891"/>
    <w:rsid w:val="0F36385F"/>
    <w:rsid w:val="11FC4F04"/>
    <w:rsid w:val="13620BB8"/>
    <w:rsid w:val="149FBFAF"/>
    <w:rsid w:val="14AAD16B"/>
    <w:rsid w:val="1515F900"/>
    <w:rsid w:val="17BD0311"/>
    <w:rsid w:val="1870F62B"/>
    <w:rsid w:val="187874A5"/>
    <w:rsid w:val="19BD660B"/>
    <w:rsid w:val="1C85A776"/>
    <w:rsid w:val="1DBBEC7D"/>
    <w:rsid w:val="1EC7632B"/>
    <w:rsid w:val="1FFF5EAB"/>
    <w:rsid w:val="201B1DBD"/>
    <w:rsid w:val="223C6F6D"/>
    <w:rsid w:val="226816C0"/>
    <w:rsid w:val="23081A19"/>
    <w:rsid w:val="2521D997"/>
    <w:rsid w:val="25AA0743"/>
    <w:rsid w:val="2AA94E46"/>
    <w:rsid w:val="2C066412"/>
    <w:rsid w:val="2C9BD640"/>
    <w:rsid w:val="2ED6F84B"/>
    <w:rsid w:val="3183D906"/>
    <w:rsid w:val="33174E55"/>
    <w:rsid w:val="33FDACEE"/>
    <w:rsid w:val="345185B2"/>
    <w:rsid w:val="34950B28"/>
    <w:rsid w:val="34BCA746"/>
    <w:rsid w:val="363B383E"/>
    <w:rsid w:val="3824914F"/>
    <w:rsid w:val="38751559"/>
    <w:rsid w:val="39E06341"/>
    <w:rsid w:val="3CB5F845"/>
    <w:rsid w:val="3E807F0E"/>
    <w:rsid w:val="3FAF4931"/>
    <w:rsid w:val="3FCBEE11"/>
    <w:rsid w:val="3FE2BD48"/>
    <w:rsid w:val="40D5CED0"/>
    <w:rsid w:val="4220D6C2"/>
    <w:rsid w:val="424B9356"/>
    <w:rsid w:val="42803569"/>
    <w:rsid w:val="4307D19C"/>
    <w:rsid w:val="4328F6C4"/>
    <w:rsid w:val="451D3BEF"/>
    <w:rsid w:val="47219347"/>
    <w:rsid w:val="49133588"/>
    <w:rsid w:val="4AF83F78"/>
    <w:rsid w:val="4B2A5CF7"/>
    <w:rsid w:val="4D0768DD"/>
    <w:rsid w:val="4D9F7330"/>
    <w:rsid w:val="4DD99400"/>
    <w:rsid w:val="4DECF638"/>
    <w:rsid w:val="4EF1B27D"/>
    <w:rsid w:val="4F3D3B1A"/>
    <w:rsid w:val="51B78A47"/>
    <w:rsid w:val="51D65366"/>
    <w:rsid w:val="525A1E1E"/>
    <w:rsid w:val="52EF2957"/>
    <w:rsid w:val="53CEAA16"/>
    <w:rsid w:val="54054D7F"/>
    <w:rsid w:val="5428FDB6"/>
    <w:rsid w:val="56322E8D"/>
    <w:rsid w:val="56B72F16"/>
    <w:rsid w:val="57375A6B"/>
    <w:rsid w:val="57B4FACD"/>
    <w:rsid w:val="588A33E9"/>
    <w:rsid w:val="5A8EA8AA"/>
    <w:rsid w:val="5B599511"/>
    <w:rsid w:val="5B9E4768"/>
    <w:rsid w:val="5C0EBC0E"/>
    <w:rsid w:val="5C93A266"/>
    <w:rsid w:val="5DE96DD2"/>
    <w:rsid w:val="5E31134B"/>
    <w:rsid w:val="5E413E06"/>
    <w:rsid w:val="64FF3FEF"/>
    <w:rsid w:val="65FEA8D2"/>
    <w:rsid w:val="683366C3"/>
    <w:rsid w:val="6843FFD7"/>
    <w:rsid w:val="691335A4"/>
    <w:rsid w:val="6AAA98F9"/>
    <w:rsid w:val="6B8178C2"/>
    <w:rsid w:val="6CB9E394"/>
    <w:rsid w:val="6E990788"/>
    <w:rsid w:val="6F3A9E26"/>
    <w:rsid w:val="6F52E03D"/>
    <w:rsid w:val="707665F1"/>
    <w:rsid w:val="70F8BCB4"/>
    <w:rsid w:val="723B43F7"/>
    <w:rsid w:val="7295CCB3"/>
    <w:rsid w:val="7371283D"/>
    <w:rsid w:val="7669D769"/>
    <w:rsid w:val="76BC9312"/>
    <w:rsid w:val="76C269AD"/>
    <w:rsid w:val="775BCC53"/>
    <w:rsid w:val="777AB464"/>
    <w:rsid w:val="7863DB48"/>
    <w:rsid w:val="78E01A4B"/>
    <w:rsid w:val="79F9CFF2"/>
    <w:rsid w:val="7B3AA6FE"/>
    <w:rsid w:val="7E5C8E35"/>
    <w:rsid w:val="7F2800F3"/>
    <w:rsid w:val="7F4560A8"/>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70B4D"/>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paragraph" w:styleId="Revision">
    <w:name w:val="Revision"/>
    <w:hidden/>
    <w:uiPriority w:val="99"/>
    <w:semiHidden/>
    <w:rsid w:val="0053627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mailto:investigations@abbott.com" TargetMode="External"/><Relationship Id="rId226" Type="http://schemas.openxmlformats.org/officeDocument/2006/relationships/hyperlink" Target="http:/rusnakassociates.com/content/AbbottCompete/courses/EN-US/course/index.html?showScreen=17_C_11" TargetMode="External"/><Relationship Id="rId247" Type="http://schemas.openxmlformats.org/officeDocument/2006/relationships/theme" Target="theme/theme1.xm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BCCourse/courses/EN-US/course/index.html?showScreen=112_C_200" TargetMode="External"/><Relationship Id="rId237" Type="http://schemas.openxmlformats.org/officeDocument/2006/relationships/hyperlink" Target="http:/rusnakassociates.com/content/AbbottCompete/courses/EN-US/course/index.html?showScreen=42_C_22" TargetMode="Externa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s://secure.ethicspoint.com/domain/media/en/gui/40393/index.html" TargetMode="External"/><Relationship Id="rId227" Type="http://schemas.openxmlformats.org/officeDocument/2006/relationships/hyperlink" Target="http:/rusnakassociates.com/content/AbbottCompete/courses/EN-US/course/index.html?showScreen=17_C_11" TargetMode="Externa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BCCourse/courses/EN-US/course/index.html?showScreen=112_C_200" TargetMode="External"/><Relationship Id="rId6" Type="http://schemas.openxmlformats.org/officeDocument/2006/relationships/settings" Target="settings.xml"/><Relationship Id="rId238" Type="http://schemas.openxmlformats.org/officeDocument/2006/relationships/hyperlink" Target="http:/rusnakassociates.com/content/AbbottCompete/courses/EN-US/course/index.html?showScreen=44_C_22" TargetMode="Externa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s://icomply.abbott.com/Default.aspx" TargetMode="External"/><Relationship Id="rId228" Type="http://schemas.openxmlformats.org/officeDocument/2006/relationships/hyperlink" Target="http:/rusnakassociates.com/content/AbbottCompete/courses/EN-US/course/index.html?showScreen=18_C_11"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BCCourse/courses/EN-US/course/index.html?showScreen=113_C_200" TargetMode="External"/><Relationship Id="rId239" Type="http://schemas.openxmlformats.org/officeDocument/2006/relationships/hyperlink" Target="http:/rusnakassociates.com/content/AbbottCompete/courses/EN-US/course/index.html?showScreen=44_C_22" TargetMode="Externa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9" Type="http://schemas.openxmlformats.org/officeDocument/2006/relationships/hyperlink" Target="http:/rusnakassociates.com/content/AbbottCompete/courses/EN-US/course/index.html?showScreen=18_C_11" TargetMode="External"/><Relationship Id="rId240" Type="http://schemas.openxmlformats.org/officeDocument/2006/relationships/hyperlink" Target="http:/rusnakassociates.com/content/AbbottCompete/courses/EN-US/course/index.html?showScreen=45_C_22" TargetMode="Externa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BCCourse/courses/EN-US/course/index.html?showScreen=113_C_200" TargetMode="External"/><Relationship Id="rId230" Type="http://schemas.openxmlformats.org/officeDocument/2006/relationships/hyperlink" Target="http:/rusnakassociates.com/content/AbbottCompete/courses/EN-US/course/index.html?showScreen=22_C_12"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mailto:investigations@abbott.com" TargetMode="External"/><Relationship Id="rId220" Type="http://schemas.openxmlformats.org/officeDocument/2006/relationships/hyperlink" Target="http:/rusnakassociates.com/content/AbbottCOBCCourse/courses/EN-US/course/index.html?showScreen=114_C_200" TargetMode="External"/><Relationship Id="rId241" Type="http://schemas.openxmlformats.org/officeDocument/2006/relationships/hyperlink" Target="http:/rusnakassociates.com/content/AbbottCompete/courses/EN-US/course/index.html?showScreen=45_C_22"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s://secure.ethicspoint.com/domain/media/en/gui/40393/index.html" TargetMode="External"/><Relationship Id="rId215" Type="http://schemas.openxmlformats.org/officeDocument/2006/relationships/hyperlink" Target="https://abbott.sharepoint.com/sites/myhr" TargetMode="External"/><Relationship Id="rId236" Type="http://schemas.openxmlformats.org/officeDocument/2006/relationships/hyperlink" Target="http:/rusnakassociates.com/content/AbbottCompete/courses/EN-US/course/index.html?showScreen=42_C_22" TargetMode="Externa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22_C_1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www.abbott.com/investors/governance/code-of-business-conduct.html"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BCCourse/courses/EN-US/course/index.html?showScreen=114_C_200" TargetMode="External"/><Relationship Id="rId242" Type="http://schemas.openxmlformats.org/officeDocument/2006/relationships/hyperlink" Target="http:/rusnakassociates.com/content/AbbottCompete/courses/EN-US/course/index.html?showScreen=55_C_27"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s://icomply.abbott.com/Default.aspx" TargetMode="External"/><Relationship Id="rId232" Type="http://schemas.openxmlformats.org/officeDocument/2006/relationships/hyperlink" Target="http:/rusnakassociates.com/content/AbbottCompete/courses/EN-US/course/index.html?showScreen=25_C_13"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s://icomply.abbott.com/Apps/DocumentLibrary/" TargetMode="External"/><Relationship Id="rId222" Type="http://schemas.openxmlformats.org/officeDocument/2006/relationships/hyperlink" Target="https://rusnakassociates.com/content/AbbottCOBCCourse/courses/EN-US/course/reference/Transcript.pdf" TargetMode="External"/><Relationship Id="rId243" Type="http://schemas.openxmlformats.org/officeDocument/2006/relationships/hyperlink" Target="http:/rusnakassociates.com/content/AbbottCompete/courses/EN-US/course/index.html?showScreen=55_C_27"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1_C_200" TargetMode="External"/><Relationship Id="rId233" Type="http://schemas.openxmlformats.org/officeDocument/2006/relationships/hyperlink" Target="http:/rusnakassociates.com/content/AbbottCompete/courses/EN-US/course/index.html?showScreen=25_C_13"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rusnakassociates.com/content/AbbottCOBCCourse/courses/EN-US/course/index.html?showScreen=110_C_200" TargetMode="External"/><Relationship Id="rId223" Type="http://schemas.openxmlformats.org/officeDocument/2006/relationships/hyperlink" Target="https://rusnakassociates.com/content/AbbottCOBCCourse/courses/EN-US/course/reference/Transcript.pdf" TargetMode="External"/><Relationship Id="rId244" Type="http://schemas.openxmlformats.org/officeDocument/2006/relationships/header" Target="header1.xm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1_C_200" TargetMode="External"/><Relationship Id="rId234" Type="http://schemas.openxmlformats.org/officeDocument/2006/relationships/hyperlink" Target="http:/rusnakassociates.com/content/AbbottCompete/courses/EN-US/course/index.html?showScreen=37_C_18"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http:/rusnakassociates.com/content/AbbottCOBCCourse/courses/EN-US/course/index.html?showScreen=110_C_200"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_C_2" TargetMode="External"/><Relationship Id="rId245" Type="http://schemas.openxmlformats.org/officeDocument/2006/relationships/fontTable" Target="fontTable.xm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s://abbott.sharepoint.com/sites/myhr" TargetMode="External"/><Relationship Id="rId235" Type="http://schemas.openxmlformats.org/officeDocument/2006/relationships/hyperlink" Target="http:/rusnakassociates.com/content/AbbottCompete/courses/EN-US/course/index.html?showScreen=37_C_18"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5" Type="http://schemas.openxmlformats.org/officeDocument/2006/relationships/hyperlink" Target="http:/rusnakassociates.com/content/AbbottCompete/courses/EN-US/course/index.html?showScreen=2_C_2" TargetMode="External"/><Relationship Id="rId246" Type="http://schemas.microsoft.com/office/2011/relationships/people" Target="people.xm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A3B95E45-EAE6-4B79-B2CD-CA1D6F6F04DB}"/>
</file>

<file path=customXml/itemProps2.xml><?xml version="1.0" encoding="utf-8"?>
<ds:datastoreItem xmlns:ds="http://schemas.openxmlformats.org/officeDocument/2006/customXml" ds:itemID="{7B2689C3-9FDA-4A3E-B4F4-BEA12640B97B}">
  <ds:schemaRefs>
    <ds:schemaRef ds:uri="http://schemas.microsoft.com/sharepoint/v3/contenttype/forms"/>
  </ds:schemaRefs>
</ds:datastoreItem>
</file>

<file path=customXml/itemProps3.xml><?xml version="1.0" encoding="utf-8"?>
<ds:datastoreItem xmlns:ds="http://schemas.openxmlformats.org/officeDocument/2006/customXml" ds:itemID="{F91D0718-3D76-4924-9683-239A82C01280}">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18101</Words>
  <Characters>97748</Characters>
  <Application>Microsoft Office Word</Application>
  <DocSecurity>0</DocSecurity>
  <Lines>814</Lines>
  <Paragraphs>231</Paragraphs>
  <ScaleCrop>false</ScaleCrop>
  <Company/>
  <LinksUpToDate>false</LinksUpToDate>
  <CharactersWithSpaces>115618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Pelosi, Mariana</cp:lastModifiedBy>
  <cp:revision>2</cp:revision>
  <dcterms:created xsi:type="dcterms:W3CDTF">2025-12-19T14:02:00Z</dcterms:created>
  <dcterms:modified xsi:type="dcterms:W3CDTF">2025-12-19T14:02:00Z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