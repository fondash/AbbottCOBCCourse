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CFE49" w14:textId="77777777" w:rsidR="0071772A" w:rsidRDefault="002072B8" w:rsidP="00840375">
      <w:pPr>
        <w:rPr>
          <w:ins w:id="0" w:author="Zidane, Sandra" w:date="2026-01-02T14:18:00Z" w16du:dateUtc="2026-01-02T13:18:00Z"/>
        </w:rPr>
      </w:pPr>
      <w:r w:rsidRPr="005A2F98">
        <w:rPr>
          <w:noProof/>
          <w:lang w:val="en-US"/>
        </w:rPr>
        <mc:AlternateContent>
          <mc:Choice Requires="wps">
            <w:drawing>
              <wp:anchor distT="0" distB="0" distL="114300" distR="114300" simplePos="0" relativeHeight="251658240" behindDoc="1" locked="0" layoutInCell="1" allowOverlap="1" wp14:anchorId="45CAF1D9" wp14:editId="15ACE455">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73686C02" w14:textId="0737844A" w:rsidR="00840375" w:rsidRPr="0049284F" w:rsidRDefault="005A2F98" w:rsidP="005F1E76">
                                <w:pPr>
                                  <w:pStyle w:val="Sansinterligne"/>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49284F">
                                  <w:rPr>
                                    <w:rFonts w:asciiTheme="majorHAnsi" w:eastAsiaTheme="majorEastAsia" w:hAnsiTheme="majorHAnsi" w:cstheme="majorBidi"/>
                                    <w:color w:val="595959" w:themeColor="text1" w:themeTint="A6"/>
                                    <w:sz w:val="72"/>
                                    <w:szCs w:val="72"/>
                                  </w:rPr>
                                  <w:t xml:space="preserve">1. Code of Business Conduct  </w:t>
                                </w:r>
                                <w:r w:rsidR="0049284F">
                                  <w:rPr>
                                    <w:rFonts w:asciiTheme="majorHAnsi" w:eastAsiaTheme="majorEastAsia" w:hAnsiTheme="majorHAnsi" w:cstheme="majorBidi"/>
                                    <w:color w:val="595959" w:themeColor="text1" w:themeTint="A6"/>
                                    <w:sz w:val="72"/>
                                    <w:szCs w:val="72"/>
                                  </w:rPr>
                                  <w:t xml:space="preserve"> </w:t>
                                </w:r>
                                <w:r w:rsidRPr="0049284F">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08046D22" w14:textId="77777777" w:rsidR="00840375" w:rsidRPr="0049284F" w:rsidRDefault="005A2F98" w:rsidP="00840375">
                                <w:pPr>
                                  <w:pStyle w:val="Sansinterligne"/>
                                  <w:spacing w:before="240"/>
                                  <w:rPr>
                                    <w:caps/>
                                    <w:color w:val="0E2841" w:themeColor="text2"/>
                                    <w:sz w:val="36"/>
                                    <w:szCs w:val="36"/>
                                  </w:rPr>
                                </w:pPr>
                                <w:r w:rsidRPr="0049284F">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45CAF1D9"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73686C02" w14:textId="0737844A" w:rsidR="00840375" w:rsidRPr="0049284F" w:rsidRDefault="005A2F98" w:rsidP="005F1E76">
                          <w:pPr>
                            <w:pStyle w:val="Sansinterligne"/>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49284F">
                            <w:rPr>
                              <w:rFonts w:asciiTheme="majorHAnsi" w:eastAsiaTheme="majorEastAsia" w:hAnsiTheme="majorHAnsi" w:cstheme="majorBidi"/>
                              <w:color w:val="595959" w:themeColor="text1" w:themeTint="A6"/>
                              <w:sz w:val="72"/>
                              <w:szCs w:val="72"/>
                            </w:rPr>
                            <w:t xml:space="preserve">1. Code of Business Conduct  </w:t>
                          </w:r>
                          <w:r w:rsidR="0049284F">
                            <w:rPr>
                              <w:rFonts w:asciiTheme="majorHAnsi" w:eastAsiaTheme="majorEastAsia" w:hAnsiTheme="majorHAnsi" w:cstheme="majorBidi"/>
                              <w:color w:val="595959" w:themeColor="text1" w:themeTint="A6"/>
                              <w:sz w:val="72"/>
                              <w:szCs w:val="72"/>
                            </w:rPr>
                            <w:t xml:space="preserve"> </w:t>
                          </w:r>
                          <w:r w:rsidRPr="0049284F">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08046D22" w14:textId="77777777" w:rsidR="00840375" w:rsidRPr="0049284F" w:rsidRDefault="005A2F98" w:rsidP="00840375">
                          <w:pPr>
                            <w:pStyle w:val="Sansinterligne"/>
                            <w:spacing w:before="240"/>
                            <w:rPr>
                              <w:caps/>
                              <w:color w:val="0E2841" w:themeColor="text2"/>
                              <w:sz w:val="36"/>
                              <w:szCs w:val="36"/>
                            </w:rPr>
                          </w:pPr>
                          <w:r w:rsidRPr="0049284F">
                            <w:rPr>
                              <w:caps/>
                              <w:color w:val="0E2841" w:themeColor="text2"/>
                              <w:sz w:val="36"/>
                              <w:szCs w:val="36"/>
                            </w:rPr>
                            <w:t>Translation table 2025</w:t>
                          </w:r>
                        </w:p>
                      </w:sdtContent>
                    </w:sdt>
                  </w:txbxContent>
                </v:textbox>
              </v:shape>
            </w:pict>
          </mc:Fallback>
        </mc:AlternateContent>
      </w:r>
      <w:r w:rsidRPr="005A2F98">
        <w:br w:type="page"/>
      </w:r>
    </w:p>
    <w:p w14:paraId="392F474D" w14:textId="7D4ED20B" w:rsidR="00840375" w:rsidRPr="005A2F98" w:rsidRDefault="002072B8" w:rsidP="00840375">
      <w:pPr>
        <w:rPr>
          <w:rStyle w:val="tw4winExternal"/>
          <w:rFonts w:ascii="Calibri" w:hAnsi="Calibri" w:cs="Calibri"/>
          <w:color w:val="000000" w:themeColor="text1"/>
          <w:sz w:val="36"/>
          <w:szCs w:val="36"/>
          <w:lang w:val="en-US"/>
        </w:rPr>
      </w:pPr>
      <w:r w:rsidRPr="005A2F98">
        <w:rPr>
          <w:rStyle w:val="tw4winExternal"/>
          <w:rFonts w:ascii="Calibri" w:hAnsi="Calibri" w:cs="Calibri"/>
          <w:b/>
          <w:color w:val="000000" w:themeColor="text1"/>
          <w:sz w:val="36"/>
          <w:szCs w:val="36"/>
          <w:lang w:val="en-US"/>
        </w:rPr>
        <w:lastRenderedPageBreak/>
        <w:t>INSTRUCTIONS:</w:t>
      </w:r>
    </w:p>
    <w:p w14:paraId="65CF2631" w14:textId="77777777" w:rsidR="00840375" w:rsidRPr="005A2F98"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56F9221B" w14:textId="77777777" w:rsidR="00840375" w:rsidRPr="005A2F98" w:rsidRDefault="002072B8"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5A2F98">
        <w:rPr>
          <w:rStyle w:val="tw4winExternal"/>
          <w:rFonts w:ascii="Calibri" w:hAnsi="Calibri" w:cs="Calibri"/>
          <w:b/>
          <w:color w:val="000000" w:themeColor="text1"/>
          <w:lang w:val="en-US"/>
        </w:rPr>
        <w:t xml:space="preserve">1) </w:t>
      </w:r>
      <w:r w:rsidRPr="005A2F98">
        <w:rPr>
          <w:rStyle w:val="tw4winExternal"/>
          <w:rFonts w:ascii="Calibri" w:hAnsi="Calibri" w:cs="Calibri"/>
          <w:color w:val="000000" w:themeColor="text1"/>
          <w:lang w:val="en-US"/>
        </w:rPr>
        <w:t>Please edit the translation in the TARGET column directly.</w:t>
      </w:r>
    </w:p>
    <w:p w14:paraId="2E9E4CC3" w14:textId="77777777" w:rsidR="00840375" w:rsidRPr="005A2F98" w:rsidRDefault="002072B8"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5A2F98">
        <w:rPr>
          <w:rStyle w:val="tw4winExternal"/>
          <w:rFonts w:ascii="Calibri" w:hAnsi="Calibri" w:cs="Calibri"/>
          <w:b/>
          <w:color w:val="000000" w:themeColor="text1"/>
          <w:lang w:val="en-US"/>
        </w:rPr>
        <w:t xml:space="preserve">2) </w:t>
      </w:r>
      <w:r w:rsidRPr="005A2F98">
        <w:rPr>
          <w:rStyle w:val="tw4winExternal"/>
          <w:rFonts w:ascii="Calibri" w:hAnsi="Calibri" w:cs="Calibri"/>
          <w:color w:val="000000" w:themeColor="text1"/>
          <w:lang w:val="en-US"/>
        </w:rPr>
        <w:t>To comment on a segment, simply create a new MS-Word comment.</w:t>
      </w:r>
    </w:p>
    <w:p w14:paraId="09F39E59" w14:textId="77777777" w:rsidR="00840375" w:rsidRPr="005A2F98" w:rsidRDefault="002072B8"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5A2F98">
        <w:rPr>
          <w:rStyle w:val="tw4winExternal"/>
          <w:rFonts w:ascii="Calibri" w:hAnsi="Calibri" w:cs="Calibri"/>
          <w:b/>
          <w:color w:val="000000" w:themeColor="text1"/>
          <w:lang w:val="en-US"/>
        </w:rPr>
        <w:t xml:space="preserve">3) </w:t>
      </w:r>
      <w:r w:rsidRPr="005A2F98">
        <w:rPr>
          <w:rStyle w:val="tw4winExternal"/>
          <w:rFonts w:ascii="Calibri" w:hAnsi="Calibri" w:cs="Calibri"/>
          <w:color w:val="000000" w:themeColor="text1"/>
          <w:lang w:val="en-US"/>
        </w:rPr>
        <w:t>It is best to edit this file in Normal or Draft view rather than page layout.</w:t>
      </w:r>
    </w:p>
    <w:p w14:paraId="620E7713" w14:textId="77777777" w:rsidR="00840375" w:rsidRPr="005A2F98" w:rsidRDefault="002072B8"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5A2F98">
        <w:rPr>
          <w:rStyle w:val="tw4winExternal"/>
          <w:rFonts w:ascii="Calibri" w:hAnsi="Calibri" w:cs="Calibri"/>
          <w:b/>
          <w:color w:val="000000" w:themeColor="text1"/>
          <w:lang w:val="en-US"/>
        </w:rPr>
        <w:t xml:space="preserve">4) </w:t>
      </w:r>
      <w:r w:rsidRPr="005A2F98">
        <w:rPr>
          <w:rStyle w:val="tw4winExternal"/>
          <w:rFonts w:ascii="Calibri" w:hAnsi="Calibri" w:cs="Calibri"/>
          <w:color w:val="000000" w:themeColor="text1"/>
          <w:lang w:val="en-US"/>
        </w:rPr>
        <w:t>DO NOT alter the ID or SOURCE column text.</w:t>
      </w:r>
    </w:p>
    <w:p w14:paraId="5FFAFD53" w14:textId="77777777" w:rsidR="00840375" w:rsidRPr="005A2F98" w:rsidRDefault="002072B8"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5A2F98">
        <w:rPr>
          <w:rStyle w:val="tw4winExternal"/>
          <w:rFonts w:ascii="Calibri" w:hAnsi="Calibri" w:cs="Calibri"/>
          <w:b/>
          <w:bCs/>
          <w:color w:val="000000" w:themeColor="text1"/>
          <w:lang w:val="en-US"/>
        </w:rPr>
        <w:t>5</w:t>
      </w:r>
      <w:r w:rsidRPr="005A2F98">
        <w:rPr>
          <w:rStyle w:val="tw4winExternal"/>
          <w:rFonts w:ascii="Calibri" w:hAnsi="Calibri" w:cs="Calibri"/>
          <w:color w:val="000000" w:themeColor="text1"/>
          <w:lang w:val="en-US"/>
        </w:rPr>
        <w:t>) Blank rows should be ignored but not deleted.</w:t>
      </w:r>
    </w:p>
    <w:p w14:paraId="3AD548CC" w14:textId="77777777" w:rsidR="00840375" w:rsidRPr="005A2F98" w:rsidRDefault="002072B8"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5A2F98">
        <w:rPr>
          <w:rStyle w:val="tw4winExternal"/>
          <w:rFonts w:ascii="Calibri" w:hAnsi="Calibri" w:cs="Calibri"/>
          <w:b/>
          <w:bCs/>
          <w:color w:val="000000" w:themeColor="text1"/>
          <w:lang w:val="en-US"/>
        </w:rPr>
        <w:t>6</w:t>
      </w:r>
      <w:r w:rsidRPr="005A2F98">
        <w:rPr>
          <w:rStyle w:val="tw4winExternal"/>
          <w:rFonts w:ascii="Calibri" w:hAnsi="Calibri" w:cs="Calibri"/>
          <w:color w:val="000000" w:themeColor="text1"/>
          <w:lang w:val="en-US"/>
        </w:rPr>
        <w:t>)</w:t>
      </w:r>
      <w:r w:rsidRPr="005A2F98">
        <w:rPr>
          <w:rStyle w:val="tw4winExternal"/>
          <w:rFonts w:ascii="Calibri" w:hAnsi="Calibri" w:cs="Calibri"/>
          <w:b/>
          <w:bCs/>
          <w:color w:val="000000" w:themeColor="text1"/>
          <w:lang w:val="en-US"/>
        </w:rPr>
        <w:t xml:space="preserve"> The following formatting must be maintained throughout:</w:t>
      </w:r>
    </w:p>
    <w:p w14:paraId="23568650" w14:textId="77777777" w:rsidR="00840375" w:rsidRPr="005A2F98" w:rsidRDefault="002072B8" w:rsidP="004D60B2">
      <w:pPr>
        <w:pStyle w:val="Paragraphedeliste"/>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5A2F98">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496B7A7C" w14:textId="77777777" w:rsidR="00840375" w:rsidRPr="005A2F98" w:rsidRDefault="002072B8" w:rsidP="004D60B2">
      <w:pPr>
        <w:pStyle w:val="Paragraphedeliste"/>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5A2F98">
        <w:rPr>
          <w:rStyle w:val="tw4winExternal"/>
          <w:rFonts w:ascii="Calibri" w:eastAsiaTheme="minorEastAsia" w:hAnsi="Calibri" w:cs="Calibri" w:hint="default"/>
          <w:b/>
          <w:bCs/>
          <w:color w:val="000000" w:themeColor="text1"/>
          <w:lang w:val="en-US" w:eastAsia="en-IE"/>
        </w:rPr>
        <w:t xml:space="preserve">bold </w:t>
      </w:r>
    </w:p>
    <w:p w14:paraId="3B46D591" w14:textId="77777777" w:rsidR="00840375" w:rsidRPr="005A2F98" w:rsidRDefault="002072B8" w:rsidP="004D60B2">
      <w:pPr>
        <w:pStyle w:val="Paragraphedeliste"/>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5A2F98">
        <w:rPr>
          <w:rStyle w:val="tw4winExternal"/>
          <w:rFonts w:ascii="Calibri" w:eastAsiaTheme="minorEastAsia" w:hAnsi="Calibri" w:cs="Calibri" w:hint="default"/>
          <w:b/>
          <w:bCs/>
          <w:color w:val="000000" w:themeColor="text1"/>
          <w:lang w:val="en-US" w:eastAsia="en-IE"/>
        </w:rPr>
        <w:t>italic</w:t>
      </w:r>
    </w:p>
    <w:p w14:paraId="277BF272" w14:textId="77777777" w:rsidR="00840375" w:rsidRPr="005A2F98" w:rsidRDefault="002072B8" w:rsidP="004D60B2">
      <w:pPr>
        <w:pStyle w:val="Paragraphedeliste"/>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5A2F98">
        <w:rPr>
          <w:rStyle w:val="tw4winExternal"/>
          <w:rFonts w:ascii="Calibri" w:eastAsiaTheme="minorEastAsia" w:hAnsi="Calibri" w:cs="Calibri" w:hint="default"/>
          <w:b/>
          <w:bCs/>
          <w:color w:val="000000" w:themeColor="text1"/>
          <w:lang w:val="en-US" w:eastAsia="en-IE"/>
        </w:rPr>
        <w:t>underline</w:t>
      </w:r>
    </w:p>
    <w:p w14:paraId="5910BFED" w14:textId="77777777" w:rsidR="00840375" w:rsidRPr="005A2F98" w:rsidRDefault="002072B8" w:rsidP="004D60B2">
      <w:pPr>
        <w:pStyle w:val="Paragraphedeliste"/>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5A2F98">
        <w:rPr>
          <w:rStyle w:val="tw4winExternal"/>
          <w:rFonts w:ascii="Calibri" w:eastAsiaTheme="minorEastAsia" w:hAnsi="Calibri" w:cs="Calibri" w:hint="default"/>
          <w:b/>
          <w:bCs/>
          <w:color w:val="000000" w:themeColor="text1"/>
          <w:lang w:val="en-US" w:eastAsia="en-IE"/>
        </w:rPr>
        <w:t>links</w:t>
      </w:r>
    </w:p>
    <w:p w14:paraId="729FCFFF" w14:textId="77777777" w:rsidR="00840375" w:rsidRPr="005A2F98" w:rsidRDefault="002072B8" w:rsidP="004D60B2">
      <w:pPr>
        <w:pStyle w:val="Paragraphedeliste"/>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5A2F98">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77FB4EDD" w14:textId="77777777" w:rsidR="00840375" w:rsidRPr="005A2F98" w:rsidRDefault="002072B8"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5A2F98">
        <w:rPr>
          <w:rStyle w:val="tw4winExternal"/>
          <w:rFonts w:ascii="Calibri" w:hAnsi="Calibri" w:cs="Calibri"/>
          <w:b/>
          <w:bCs/>
          <w:color w:val="000000" w:themeColor="text1"/>
          <w:lang w:val="en-US"/>
        </w:rPr>
        <w:t>7</w:t>
      </w:r>
      <w:r w:rsidRPr="005A2F98">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14:paraId="7F0D5D68" w14:textId="77777777" w:rsidR="00840375" w:rsidRPr="005A2F98" w:rsidRDefault="002072B8">
      <w:pPr>
        <w:rPr>
          <w:rStyle w:val="tw4winExternal"/>
          <w:rFonts w:ascii="Calibri" w:hAnsi="Calibri" w:cs="Calibri"/>
          <w:color w:val="000000" w:themeColor="text1"/>
          <w:lang w:val="en-US"/>
        </w:rPr>
      </w:pPr>
      <w:r w:rsidRPr="005A2F98">
        <w:rPr>
          <w:rStyle w:val="tw4winExternal"/>
          <w:rFonts w:ascii="Calibri" w:hAnsi="Calibri" w:cs="Calibri"/>
          <w:color w:val="000000" w:themeColor="text1"/>
          <w:lang w:val="en-US"/>
        </w:rPr>
        <w:br w:type="page"/>
      </w:r>
    </w:p>
    <w:p w14:paraId="3EC558FD" w14:textId="77777777" w:rsidR="00840375" w:rsidRPr="005A2F98"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33F3C5A4" w14:textId="77777777" w:rsidR="004D60B2" w:rsidRPr="005A2F98" w:rsidRDefault="002072B8"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5A2F98">
        <w:rPr>
          <w:rStyle w:val="tw4winExternal"/>
          <w:rFonts w:ascii="Calibri" w:hAnsi="Calibri" w:cs="Calibri"/>
          <w:color w:val="000000" w:themeColor="text1"/>
          <w:sz w:val="72"/>
          <w:szCs w:val="72"/>
          <w:lang w:val="en-US"/>
        </w:rPr>
        <w:t>Code of Business Conduct</w:t>
      </w:r>
    </w:p>
    <w:p w14:paraId="29F1F55A" w14:textId="77777777" w:rsidR="00840375" w:rsidRPr="005A2F98"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81652B" w:rsidRPr="005A2F98" w14:paraId="251C4568" w14:textId="77777777" w:rsidTr="00511015">
        <w:tc>
          <w:tcPr>
            <w:tcW w:w="1353" w:type="dxa"/>
            <w:shd w:val="clear" w:color="auto" w:fill="F1A983" w:themeFill="accent2" w:themeFillTint="99"/>
            <w:tcMar>
              <w:top w:w="120" w:type="dxa"/>
              <w:left w:w="180" w:type="dxa"/>
              <w:bottom w:w="120" w:type="dxa"/>
              <w:right w:w="180" w:type="dxa"/>
            </w:tcMar>
          </w:tcPr>
          <w:p w14:paraId="425E5031" w14:textId="77777777" w:rsidR="009D7F9A" w:rsidRPr="005A2F98" w:rsidRDefault="002072B8" w:rsidP="00F66488">
            <w:pPr>
              <w:spacing w:before="30" w:after="30"/>
              <w:ind w:left="30" w:right="30"/>
              <w:rPr>
                <w:rFonts w:eastAsia="Times New Roman"/>
              </w:rPr>
            </w:pPr>
            <w:r w:rsidRPr="005A2F98">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3737411E" w14:textId="77777777" w:rsidR="009D7F9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Source</w:t>
            </w:r>
          </w:p>
        </w:tc>
        <w:tc>
          <w:tcPr>
            <w:tcW w:w="6000" w:type="dxa"/>
            <w:shd w:val="clear" w:color="auto" w:fill="F1A983" w:themeFill="accent2" w:themeFillTint="99"/>
          </w:tcPr>
          <w:p w14:paraId="5DC9E327" w14:textId="77777777" w:rsidR="009D7F9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Target</w:t>
            </w:r>
          </w:p>
        </w:tc>
      </w:tr>
      <w:tr w:rsidR="0081652B" w:rsidRPr="0071772A" w14:paraId="091C2A6E" w14:textId="77777777" w:rsidTr="00511015">
        <w:tc>
          <w:tcPr>
            <w:tcW w:w="1353" w:type="dxa"/>
            <w:shd w:val="clear" w:color="auto" w:fill="C1E4F5"/>
            <w:tcMar>
              <w:top w:w="120" w:type="dxa"/>
              <w:left w:w="180" w:type="dxa"/>
              <w:bottom w:w="120" w:type="dxa"/>
              <w:right w:w="180" w:type="dxa"/>
            </w:tcMar>
            <w:hideMark/>
          </w:tcPr>
          <w:p w14:paraId="489F7262" w14:textId="77777777" w:rsidR="00F66488" w:rsidRPr="005A2F98" w:rsidRDefault="002072B8" w:rsidP="00F66488">
            <w:pPr>
              <w:spacing w:before="30" w:after="30"/>
              <w:ind w:left="30" w:right="30"/>
              <w:rPr>
                <w:rFonts w:ascii="Calibri" w:eastAsia="Times New Roman" w:hAnsi="Calibri" w:cs="Calibri"/>
                <w:sz w:val="16"/>
              </w:rPr>
            </w:pPr>
            <w:hyperlink r:id="rId10" w:tgtFrame="_blank" w:history="1">
              <w:r w:rsidRPr="005A2F98">
                <w:rPr>
                  <w:rFonts w:ascii="Calibri" w:eastAsia="Times New Roman" w:hAnsi="Calibri" w:cs="Calibri"/>
                  <w:color w:val="0000FF"/>
                  <w:sz w:val="16"/>
                  <w:u w:val="single"/>
                </w:rPr>
                <w:t>Screen 0</w:t>
              </w:r>
            </w:hyperlink>
            <w:r w:rsidRPr="005A2F98">
              <w:rPr>
                <w:rFonts w:ascii="Calibri" w:eastAsia="Times New Roman" w:hAnsi="Calibri" w:cs="Calibri"/>
                <w:sz w:val="16"/>
              </w:rPr>
              <w:t xml:space="preserve"> </w:t>
            </w:r>
          </w:p>
          <w:p w14:paraId="27F3FE02" w14:textId="77777777" w:rsidR="00F66488" w:rsidRPr="005A2F98" w:rsidRDefault="002072B8" w:rsidP="00F66488">
            <w:pPr>
              <w:ind w:left="30" w:right="30"/>
              <w:rPr>
                <w:rFonts w:ascii="Calibri" w:eastAsia="Times New Roman" w:hAnsi="Calibri" w:cs="Calibri"/>
                <w:sz w:val="16"/>
              </w:rPr>
            </w:pPr>
            <w:hyperlink r:id="rId11" w:tgtFrame="_blank" w:history="1">
              <w:r w:rsidRPr="005A2F98">
                <w:rPr>
                  <w:rFonts w:ascii="Calibri" w:eastAsia="Times New Roman" w:hAnsi="Calibri" w:cs="Calibri"/>
                  <w:color w:val="0000FF"/>
                  <w:sz w:val="16"/>
                  <w:u w:val="single"/>
                </w:rPr>
                <w:t>1_C_1</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64557D"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Code of Business Conduct</w:t>
            </w:r>
          </w:p>
          <w:p w14:paraId="6230702E"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Click the forward arrow.</w:t>
            </w:r>
          </w:p>
        </w:tc>
        <w:tc>
          <w:tcPr>
            <w:tcW w:w="6000" w:type="dxa"/>
          </w:tcPr>
          <w:p w14:paraId="774C7165" w14:textId="77777777" w:rsidR="005C43A0" w:rsidRPr="005A2F98"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Code de conduite professionnelle</w:t>
            </w:r>
          </w:p>
          <w:p w14:paraId="4AA723FB" w14:textId="77777777" w:rsidR="00F66488" w:rsidRPr="005A2F98"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Cliquez sur la flèche vers l’avant.</w:t>
            </w:r>
          </w:p>
        </w:tc>
      </w:tr>
      <w:tr w:rsidR="0081652B" w:rsidRPr="0071772A" w14:paraId="31892155" w14:textId="77777777" w:rsidTr="00511015">
        <w:tc>
          <w:tcPr>
            <w:tcW w:w="1353" w:type="dxa"/>
            <w:shd w:val="clear" w:color="auto" w:fill="C1E4F5"/>
            <w:tcMar>
              <w:top w:w="120" w:type="dxa"/>
              <w:left w:w="180" w:type="dxa"/>
              <w:bottom w:w="120" w:type="dxa"/>
              <w:right w:w="180" w:type="dxa"/>
            </w:tcMar>
            <w:hideMark/>
          </w:tcPr>
          <w:p w14:paraId="18947410" w14:textId="77777777" w:rsidR="00F66488" w:rsidRPr="005A2F98" w:rsidRDefault="002072B8" w:rsidP="00F66488">
            <w:pPr>
              <w:spacing w:before="30" w:after="30"/>
              <w:ind w:left="30" w:right="30"/>
              <w:rPr>
                <w:rFonts w:ascii="Calibri" w:eastAsia="Times New Roman" w:hAnsi="Calibri" w:cs="Calibri"/>
                <w:sz w:val="16"/>
              </w:rPr>
            </w:pPr>
            <w:hyperlink r:id="rId12" w:tgtFrame="_blank" w:history="1">
              <w:r w:rsidRPr="005A2F98">
                <w:rPr>
                  <w:rFonts w:ascii="Calibri" w:eastAsia="Times New Roman" w:hAnsi="Calibri" w:cs="Calibri"/>
                  <w:color w:val="0000FF"/>
                  <w:sz w:val="16"/>
                  <w:u w:val="single"/>
                </w:rPr>
                <w:t>Screen 1</w:t>
              </w:r>
            </w:hyperlink>
            <w:r w:rsidRPr="005A2F98">
              <w:rPr>
                <w:rFonts w:ascii="Calibri" w:eastAsia="Times New Roman" w:hAnsi="Calibri" w:cs="Calibri"/>
                <w:sz w:val="16"/>
              </w:rPr>
              <w:t xml:space="preserve"> </w:t>
            </w:r>
          </w:p>
          <w:p w14:paraId="123542D6" w14:textId="77777777" w:rsidR="00F66488" w:rsidRPr="005A2F98" w:rsidRDefault="002072B8" w:rsidP="00F66488">
            <w:pPr>
              <w:ind w:left="30" w:right="30"/>
              <w:rPr>
                <w:rFonts w:ascii="Calibri" w:eastAsia="Times New Roman" w:hAnsi="Calibri" w:cs="Calibri"/>
                <w:sz w:val="16"/>
              </w:rPr>
            </w:pPr>
            <w:hyperlink r:id="rId13" w:tgtFrame="_blank" w:history="1">
              <w:r w:rsidRPr="005A2F98">
                <w:rPr>
                  <w:rFonts w:ascii="Calibri" w:eastAsia="Times New Roman" w:hAnsi="Calibri" w:cs="Calibri"/>
                  <w:color w:val="0000FF"/>
                  <w:sz w:val="16"/>
                  <w:u w:val="single"/>
                </w:rPr>
                <w:t>2_C_2</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51C7FD"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As a global healthcare leader, what we do each day matters.</w:t>
            </w:r>
          </w:p>
          <w:p w14:paraId="7C71E9E2"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39266D0D" w14:textId="77777777" w:rsidR="005C43A0" w:rsidRPr="005A2F98"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En tant que leader mondial des soins de santé, ce que nous faisons a de l’importance chaque jour.</w:t>
            </w:r>
          </w:p>
          <w:p w14:paraId="12325F92" w14:textId="77777777" w:rsidR="00F66488" w:rsidRPr="005A2F98"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Notre Code de conduite professionnelle est une puissante boussole qui nous guide pour agir avec intégrité, diriger avec détermination et faire des choix qui reflètent le meilleur de nous-mêmes. C’est ainsi que nous instaurons la confiance, défendons nos valeurs et continuons à faire une importante différence dans le monde.</w:t>
            </w:r>
          </w:p>
        </w:tc>
      </w:tr>
      <w:tr w:rsidR="0081652B" w:rsidRPr="0071772A" w14:paraId="0BB7D6A9" w14:textId="77777777" w:rsidTr="00511015">
        <w:tc>
          <w:tcPr>
            <w:tcW w:w="1353" w:type="dxa"/>
            <w:shd w:val="clear" w:color="auto" w:fill="C1E4F5"/>
            <w:tcMar>
              <w:top w:w="120" w:type="dxa"/>
              <w:left w:w="180" w:type="dxa"/>
              <w:bottom w:w="120" w:type="dxa"/>
              <w:right w:w="180" w:type="dxa"/>
            </w:tcMar>
            <w:hideMark/>
          </w:tcPr>
          <w:p w14:paraId="74D083AE" w14:textId="77777777" w:rsidR="00F66488" w:rsidRPr="005A2F98" w:rsidRDefault="002072B8" w:rsidP="00F66488">
            <w:pPr>
              <w:spacing w:before="30" w:after="30"/>
              <w:ind w:left="30" w:right="30"/>
              <w:rPr>
                <w:rFonts w:ascii="Calibri" w:eastAsia="Times New Roman" w:hAnsi="Calibri" w:cs="Calibri"/>
                <w:sz w:val="16"/>
              </w:rPr>
            </w:pPr>
            <w:hyperlink r:id="rId14" w:tgtFrame="_blank" w:history="1">
              <w:r w:rsidRPr="005A2F98">
                <w:rPr>
                  <w:rFonts w:ascii="Calibri" w:eastAsia="Times New Roman" w:hAnsi="Calibri" w:cs="Calibri"/>
                  <w:color w:val="0000FF"/>
                  <w:sz w:val="16"/>
                  <w:u w:val="single"/>
                </w:rPr>
                <w:t>Screen 2</w:t>
              </w:r>
            </w:hyperlink>
            <w:r w:rsidRPr="005A2F98">
              <w:rPr>
                <w:rFonts w:ascii="Calibri" w:eastAsia="Times New Roman" w:hAnsi="Calibri" w:cs="Calibri"/>
                <w:sz w:val="16"/>
              </w:rPr>
              <w:t xml:space="preserve"> </w:t>
            </w:r>
          </w:p>
          <w:p w14:paraId="7E58A730" w14:textId="77777777" w:rsidR="00F66488" w:rsidRPr="005A2F98" w:rsidRDefault="002072B8" w:rsidP="00F66488">
            <w:pPr>
              <w:ind w:left="30" w:right="30"/>
              <w:rPr>
                <w:rFonts w:ascii="Calibri" w:eastAsia="Times New Roman" w:hAnsi="Calibri" w:cs="Calibri"/>
                <w:sz w:val="16"/>
              </w:rPr>
            </w:pPr>
            <w:hyperlink r:id="rId15" w:tgtFrame="_blank" w:history="1">
              <w:r w:rsidRPr="005A2F98">
                <w:rPr>
                  <w:rFonts w:ascii="Calibri" w:eastAsia="Times New Roman" w:hAnsi="Calibri" w:cs="Calibri"/>
                  <w:color w:val="0000FF"/>
                  <w:sz w:val="16"/>
                  <w:u w:val="single"/>
                </w:rPr>
                <w:t>3_C_3</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12DBBE"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Upon completion of this course, you will:</w:t>
            </w:r>
          </w:p>
          <w:p w14:paraId="3084D2E1" w14:textId="77777777" w:rsidR="00F66488" w:rsidRPr="005A2F98" w:rsidRDefault="002072B8" w:rsidP="003443CB">
            <w:pPr>
              <w:numPr>
                <w:ilvl w:val="0"/>
                <w:numId w:val="2"/>
              </w:numPr>
              <w:spacing w:before="100" w:beforeAutospacing="1" w:after="100" w:afterAutospacing="1"/>
              <w:ind w:left="750" w:right="30"/>
              <w:rPr>
                <w:rFonts w:ascii="Calibri" w:eastAsia="Times New Roman" w:hAnsi="Calibri" w:cs="Calibri"/>
              </w:rPr>
            </w:pPr>
            <w:r w:rsidRPr="005A2F98">
              <w:rPr>
                <w:rFonts w:ascii="Calibri" w:eastAsia="Times New Roman" w:hAnsi="Calibri" w:cs="Calibri"/>
              </w:rPr>
              <w:t>Understand the importance of Code of Business Conduct to our business.</w:t>
            </w:r>
          </w:p>
          <w:p w14:paraId="729AC6D2" w14:textId="77777777" w:rsidR="00F66488" w:rsidRPr="005A2F98" w:rsidRDefault="002072B8" w:rsidP="003443CB">
            <w:pPr>
              <w:numPr>
                <w:ilvl w:val="0"/>
                <w:numId w:val="2"/>
              </w:numPr>
              <w:spacing w:before="100" w:beforeAutospacing="1" w:after="100" w:afterAutospacing="1"/>
              <w:ind w:left="750" w:right="30"/>
              <w:rPr>
                <w:rFonts w:ascii="Calibri" w:eastAsia="Times New Roman" w:hAnsi="Calibri" w:cs="Calibri"/>
              </w:rPr>
            </w:pPr>
            <w:r w:rsidRPr="005A2F98">
              <w:rPr>
                <w:rFonts w:ascii="Calibri" w:eastAsia="Times New Roman" w:hAnsi="Calibri" w:cs="Calibri"/>
              </w:rPr>
              <w:t>Be able to identify the key principles of the Code of Business Conduct and understand how they apply to our everyday work practices.</w:t>
            </w:r>
          </w:p>
          <w:p w14:paraId="36CA5243" w14:textId="77777777" w:rsidR="00F66488" w:rsidRPr="005A2F98" w:rsidRDefault="002072B8" w:rsidP="003443CB">
            <w:pPr>
              <w:numPr>
                <w:ilvl w:val="0"/>
                <w:numId w:val="2"/>
              </w:numPr>
              <w:spacing w:before="100" w:beforeAutospacing="1" w:after="100" w:afterAutospacing="1"/>
              <w:ind w:left="750" w:right="30"/>
              <w:rPr>
                <w:rFonts w:ascii="Calibri" w:eastAsia="Times New Roman" w:hAnsi="Calibri" w:cs="Calibri"/>
              </w:rPr>
            </w:pPr>
            <w:r w:rsidRPr="005A2F98">
              <w:rPr>
                <w:rFonts w:ascii="Calibri" w:eastAsia="Times New Roman" w:hAnsi="Calibri" w:cs="Calibri"/>
              </w:rPr>
              <w:t>Understand Abbott’s expectations for conducting business globally in the right way.</w:t>
            </w:r>
          </w:p>
          <w:p w14:paraId="0AC2A471" w14:textId="77777777" w:rsidR="00F66488" w:rsidRPr="005A2F98" w:rsidRDefault="002072B8" w:rsidP="003443CB">
            <w:pPr>
              <w:numPr>
                <w:ilvl w:val="0"/>
                <w:numId w:val="2"/>
              </w:numPr>
              <w:spacing w:before="100" w:beforeAutospacing="1" w:after="100" w:afterAutospacing="1"/>
              <w:ind w:left="750" w:right="30"/>
              <w:rPr>
                <w:rFonts w:ascii="Calibri" w:eastAsia="Times New Roman" w:hAnsi="Calibri" w:cs="Calibri"/>
              </w:rPr>
            </w:pPr>
            <w:r w:rsidRPr="005A2F98">
              <w:rPr>
                <w:rFonts w:ascii="Calibri" w:eastAsia="Times New Roman" w:hAnsi="Calibri" w:cs="Calibri"/>
              </w:rPr>
              <w:t>Know where to go for help and support.</w:t>
            </w:r>
          </w:p>
        </w:tc>
        <w:tc>
          <w:tcPr>
            <w:tcW w:w="6000" w:type="dxa"/>
          </w:tcPr>
          <w:p w14:paraId="682B3D31" w14:textId="77777777" w:rsidR="00835B5B" w:rsidRPr="005A2F98"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À la fin de ce cours, vous :</w:t>
            </w:r>
          </w:p>
          <w:p w14:paraId="5DD77F34" w14:textId="77777777" w:rsidR="00835B5B" w:rsidRPr="005A2F98" w:rsidRDefault="002072B8" w:rsidP="003443CB">
            <w:pPr>
              <w:numPr>
                <w:ilvl w:val="0"/>
                <w:numId w:val="2"/>
              </w:numPr>
              <w:spacing w:before="100" w:beforeAutospacing="1" w:after="100" w:afterAutospacing="1"/>
              <w:ind w:left="750" w:right="30"/>
              <w:rPr>
                <w:rFonts w:ascii="Calibri" w:eastAsia="Times New Roman" w:hAnsi="Calibri" w:cs="Calibri"/>
                <w:lang w:val="fr-FR"/>
              </w:rPr>
            </w:pPr>
            <w:r w:rsidRPr="005A2F98">
              <w:rPr>
                <w:rFonts w:ascii="Calibri" w:eastAsia="Calibri" w:hAnsi="Calibri" w:cs="Calibri"/>
                <w:lang w:val="fr-FR"/>
              </w:rPr>
              <w:t>comprendrez l’importance du Code de conduite professionnelle pour notre activité ;</w:t>
            </w:r>
          </w:p>
          <w:p w14:paraId="2F37D824" w14:textId="77777777" w:rsidR="00835B5B" w:rsidRPr="005A2F98" w:rsidRDefault="002072B8" w:rsidP="003443CB">
            <w:pPr>
              <w:numPr>
                <w:ilvl w:val="0"/>
                <w:numId w:val="2"/>
              </w:numPr>
              <w:spacing w:before="100" w:beforeAutospacing="1" w:after="100" w:afterAutospacing="1"/>
              <w:ind w:left="750" w:right="30"/>
              <w:rPr>
                <w:rFonts w:ascii="Calibri" w:eastAsia="Times New Roman" w:hAnsi="Calibri" w:cs="Calibri"/>
                <w:lang w:val="fr-FR"/>
              </w:rPr>
            </w:pPr>
            <w:r w:rsidRPr="005A2F98">
              <w:rPr>
                <w:rFonts w:ascii="Calibri" w:eastAsia="Calibri" w:hAnsi="Calibri" w:cs="Calibri"/>
                <w:lang w:val="fr-FR"/>
              </w:rPr>
              <w:t>serez capable d’identifier les principes clés du Code de conduite professionnelle et comprendrez comment ils s’appliquent dans nos pratiques professionnelles quotidiennes ;</w:t>
            </w:r>
          </w:p>
          <w:p w14:paraId="0C6BA649" w14:textId="77777777" w:rsidR="00D21F04" w:rsidRPr="005A2F98" w:rsidRDefault="002072B8" w:rsidP="003443CB">
            <w:pPr>
              <w:numPr>
                <w:ilvl w:val="0"/>
                <w:numId w:val="2"/>
              </w:numPr>
              <w:spacing w:before="100" w:beforeAutospacing="1" w:after="100" w:afterAutospacing="1"/>
              <w:ind w:left="750" w:right="30"/>
              <w:rPr>
                <w:rFonts w:ascii="Calibri" w:eastAsia="Times New Roman" w:hAnsi="Calibri" w:cs="Calibri"/>
                <w:lang w:val="fr-FR"/>
              </w:rPr>
            </w:pPr>
            <w:r w:rsidRPr="005A2F98">
              <w:rPr>
                <w:rFonts w:ascii="Calibri" w:eastAsia="Calibri" w:hAnsi="Calibri" w:cs="Calibri"/>
                <w:lang w:val="fr-FR"/>
              </w:rPr>
              <w:t>comprendrez les attentes d’Abbott en matière de conduite des affaires de la bonne manière au niveau mondial ;</w:t>
            </w:r>
          </w:p>
          <w:p w14:paraId="18D703C2" w14:textId="77777777" w:rsidR="00F66488" w:rsidRPr="005A2F98" w:rsidRDefault="002072B8" w:rsidP="003443CB">
            <w:pPr>
              <w:numPr>
                <w:ilvl w:val="0"/>
                <w:numId w:val="2"/>
              </w:numPr>
              <w:spacing w:before="100" w:beforeAutospacing="1" w:after="100" w:afterAutospacing="1"/>
              <w:ind w:left="750" w:right="30"/>
              <w:rPr>
                <w:rFonts w:ascii="Calibri" w:eastAsia="Times New Roman" w:hAnsi="Calibri" w:cs="Calibri"/>
                <w:lang w:val="fr-FR"/>
              </w:rPr>
            </w:pPr>
            <w:r w:rsidRPr="005A2F98">
              <w:rPr>
                <w:rFonts w:ascii="Calibri" w:eastAsia="Calibri" w:hAnsi="Calibri" w:cs="Calibri"/>
                <w:lang w:val="fr-FR"/>
              </w:rPr>
              <w:t>saurez où trouver de l’aide et de l’assistance.</w:t>
            </w:r>
          </w:p>
        </w:tc>
      </w:tr>
      <w:tr w:rsidR="0081652B" w:rsidRPr="0071772A" w14:paraId="5525C6E2" w14:textId="77777777" w:rsidTr="00511015">
        <w:tc>
          <w:tcPr>
            <w:tcW w:w="1353" w:type="dxa"/>
            <w:shd w:val="clear" w:color="auto" w:fill="C1E4F5"/>
            <w:tcMar>
              <w:top w:w="120" w:type="dxa"/>
              <w:left w:w="180" w:type="dxa"/>
              <w:bottom w:w="120" w:type="dxa"/>
              <w:right w:w="180" w:type="dxa"/>
            </w:tcMar>
            <w:hideMark/>
          </w:tcPr>
          <w:p w14:paraId="26B2D92D" w14:textId="77777777" w:rsidR="00F66488" w:rsidRPr="005A2F98" w:rsidRDefault="002072B8" w:rsidP="00F66488">
            <w:pPr>
              <w:spacing w:before="30" w:after="30"/>
              <w:ind w:left="30" w:right="30"/>
              <w:rPr>
                <w:rFonts w:ascii="Calibri" w:eastAsia="Times New Roman" w:hAnsi="Calibri" w:cs="Calibri"/>
                <w:sz w:val="16"/>
              </w:rPr>
            </w:pPr>
            <w:hyperlink r:id="rId16" w:tgtFrame="_blank" w:history="1">
              <w:r w:rsidRPr="005A2F98">
                <w:rPr>
                  <w:rFonts w:ascii="Calibri" w:eastAsia="Times New Roman" w:hAnsi="Calibri" w:cs="Calibri"/>
                  <w:color w:val="0000FF"/>
                  <w:sz w:val="16"/>
                  <w:u w:val="single"/>
                </w:rPr>
                <w:t>Screen 3</w:t>
              </w:r>
            </w:hyperlink>
            <w:r w:rsidRPr="005A2F98">
              <w:rPr>
                <w:rFonts w:ascii="Calibri" w:eastAsia="Times New Roman" w:hAnsi="Calibri" w:cs="Calibri"/>
                <w:sz w:val="16"/>
              </w:rPr>
              <w:t xml:space="preserve"> </w:t>
            </w:r>
          </w:p>
          <w:p w14:paraId="36426DA3" w14:textId="77777777" w:rsidR="00F66488" w:rsidRPr="005A2F98" w:rsidRDefault="002072B8" w:rsidP="00F66488">
            <w:pPr>
              <w:ind w:left="30" w:right="30"/>
              <w:rPr>
                <w:rFonts w:ascii="Calibri" w:eastAsia="Times New Roman" w:hAnsi="Calibri" w:cs="Calibri"/>
                <w:sz w:val="16"/>
              </w:rPr>
            </w:pPr>
            <w:hyperlink r:id="rId17" w:tgtFrame="_blank" w:history="1">
              <w:r w:rsidRPr="005A2F98">
                <w:rPr>
                  <w:rFonts w:ascii="Calibri" w:eastAsia="Times New Roman" w:hAnsi="Calibri" w:cs="Calibri"/>
                  <w:color w:val="0000FF"/>
                  <w:sz w:val="16"/>
                  <w:u w:val="single"/>
                </w:rPr>
                <w:t>4_C_4</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74DB56"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 Welcome</w:t>
            </w:r>
          </w:p>
          <w:p w14:paraId="770F32E7"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 minute</w:t>
            </w:r>
          </w:p>
          <w:p w14:paraId="1D20BEC2"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[2] The Importance of Abbott’s Code of Business Conduct</w:t>
            </w:r>
          </w:p>
          <w:p w14:paraId="0C42CF41"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2 minutes</w:t>
            </w:r>
          </w:p>
          <w:p w14:paraId="7A159B9E"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[3] Our Code</w:t>
            </w:r>
          </w:p>
          <w:p w14:paraId="2A0006A5"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18 minutes</w:t>
            </w:r>
          </w:p>
          <w:p w14:paraId="5E0BA05C"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[4] Your Commitment</w:t>
            </w:r>
          </w:p>
          <w:p w14:paraId="7F13E101"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 minute</w:t>
            </w:r>
          </w:p>
          <w:p w14:paraId="38ABDFAC"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[5] Knowledge Check</w:t>
            </w:r>
          </w:p>
          <w:p w14:paraId="34B08A26"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5 minutes</w:t>
            </w:r>
          </w:p>
          <w:p w14:paraId="73B0A446"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Learning Progress</w:t>
            </w:r>
          </w:p>
          <w:p w14:paraId="5A9B14C7" w14:textId="77777777" w:rsidR="00F66488"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This Topic is now available.</w:t>
            </w:r>
          </w:p>
        </w:tc>
        <w:tc>
          <w:tcPr>
            <w:tcW w:w="6000" w:type="dxa"/>
          </w:tcPr>
          <w:p w14:paraId="0A79002C" w14:textId="77777777" w:rsidR="000515B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[1] Bienvenue</w:t>
            </w:r>
          </w:p>
          <w:p w14:paraId="5F083E59" w14:textId="77777777" w:rsidR="000515B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1 minute</w:t>
            </w:r>
          </w:p>
          <w:p w14:paraId="5A4CB62B" w14:textId="77777777" w:rsidR="000515B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[2] L’importance du Code de conduite professionnelle d’Abbott</w:t>
            </w:r>
          </w:p>
          <w:p w14:paraId="4BF587A8" w14:textId="77777777" w:rsidR="000515B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2 minutes</w:t>
            </w:r>
          </w:p>
          <w:p w14:paraId="2562116C" w14:textId="77777777" w:rsidR="000515B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[3] Notre Code</w:t>
            </w:r>
          </w:p>
          <w:p w14:paraId="3E432A76" w14:textId="77777777" w:rsidR="000515B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18 minutes</w:t>
            </w:r>
          </w:p>
          <w:p w14:paraId="31C0BC9F" w14:textId="77777777" w:rsidR="000515B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[4] Votre engagement</w:t>
            </w:r>
          </w:p>
          <w:p w14:paraId="4A10EBBD" w14:textId="77777777" w:rsidR="000515B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1 minute</w:t>
            </w:r>
          </w:p>
          <w:p w14:paraId="0630928C" w14:textId="77777777" w:rsidR="000515B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[5] Contrôle des connaissances</w:t>
            </w:r>
          </w:p>
          <w:p w14:paraId="1072B305" w14:textId="77777777" w:rsidR="000515B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5 minutes</w:t>
            </w:r>
          </w:p>
          <w:p w14:paraId="1B4A7619" w14:textId="77777777" w:rsidR="000515B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Progression de l’apprentissage</w:t>
            </w:r>
          </w:p>
          <w:p w14:paraId="12A1682A" w14:textId="77777777" w:rsidR="00F66488"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Ce module est maintenant disponible.</w:t>
            </w:r>
          </w:p>
        </w:tc>
      </w:tr>
      <w:tr w:rsidR="0081652B" w:rsidRPr="0071772A" w14:paraId="0E7CD8AD" w14:textId="77777777" w:rsidTr="00511015">
        <w:tc>
          <w:tcPr>
            <w:tcW w:w="1353" w:type="dxa"/>
            <w:shd w:val="clear" w:color="auto" w:fill="C1E4F5"/>
            <w:tcMar>
              <w:top w:w="120" w:type="dxa"/>
              <w:left w:w="180" w:type="dxa"/>
              <w:bottom w:w="120" w:type="dxa"/>
              <w:right w:w="180" w:type="dxa"/>
            </w:tcMar>
            <w:hideMark/>
          </w:tcPr>
          <w:p w14:paraId="254BABB6" w14:textId="77777777" w:rsidR="00000F84" w:rsidRPr="005A2F98" w:rsidRDefault="002072B8" w:rsidP="00000F84">
            <w:pPr>
              <w:spacing w:before="30" w:after="30"/>
              <w:ind w:left="30" w:right="30"/>
              <w:rPr>
                <w:rFonts w:ascii="Calibri" w:eastAsia="Times New Roman" w:hAnsi="Calibri" w:cs="Calibri"/>
                <w:sz w:val="16"/>
              </w:rPr>
            </w:pPr>
            <w:hyperlink r:id="rId18" w:tgtFrame="_blank" w:history="1">
              <w:r w:rsidRPr="005A2F98">
                <w:rPr>
                  <w:rFonts w:ascii="Calibri" w:eastAsia="Times New Roman" w:hAnsi="Calibri" w:cs="Calibri"/>
                  <w:color w:val="0000FF"/>
                  <w:sz w:val="16"/>
                  <w:u w:val="single"/>
                </w:rPr>
                <w:t>Screen 4</w:t>
              </w:r>
            </w:hyperlink>
            <w:r w:rsidRPr="005A2F98">
              <w:rPr>
                <w:rFonts w:ascii="Calibri" w:eastAsia="Times New Roman" w:hAnsi="Calibri" w:cs="Calibri"/>
                <w:sz w:val="16"/>
              </w:rPr>
              <w:t xml:space="preserve"> </w:t>
            </w:r>
          </w:p>
          <w:p w14:paraId="63073643" w14:textId="77777777" w:rsidR="00000F84" w:rsidRPr="005A2F98" w:rsidRDefault="002072B8" w:rsidP="00000F84">
            <w:pPr>
              <w:ind w:left="30" w:right="30"/>
              <w:rPr>
                <w:rFonts w:ascii="Calibri" w:eastAsia="Times New Roman" w:hAnsi="Calibri" w:cs="Calibri"/>
                <w:sz w:val="16"/>
              </w:rPr>
            </w:pPr>
            <w:hyperlink r:id="rId19" w:tgtFrame="_blank" w:history="1">
              <w:r w:rsidRPr="005A2F98">
                <w:rPr>
                  <w:rFonts w:ascii="Calibri" w:eastAsia="Times New Roman" w:hAnsi="Calibri" w:cs="Calibri"/>
                  <w:color w:val="0000FF"/>
                  <w:sz w:val="16"/>
                  <w:u w:val="single"/>
                </w:rPr>
                <w:t>5_C_5</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6B99DAE" w14:textId="77777777" w:rsidR="00000F8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lead with integrity, fairness, and honesty. Everyone. Every day.</w:t>
            </w:r>
          </w:p>
          <w:p w14:paraId="39E2E0EC" w14:textId="77777777" w:rsidR="00000F8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4FDB86DD" w14:textId="77777777" w:rsidR="00000F84"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dirigeons avec intégrité, équité et honnêteté. Tout le monde. Tous les jours.</w:t>
            </w:r>
          </w:p>
          <w:p w14:paraId="33D1B0EA" w14:textId="77777777" w:rsidR="00000F84"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Notre code de conduite professionnelle nous rappelle que l’intégrité, l’équité et l’honnêteté ne sont pas que des idéaux, ce sont des engagements quotidiens. Même si le Code ne prévoit pas d’anticiper toutes les difficultés que nous pourrions rencontrer, il nous offre un solide socle de valeurs pour nous guider.</w:t>
            </w:r>
          </w:p>
        </w:tc>
      </w:tr>
      <w:tr w:rsidR="0081652B" w:rsidRPr="0071772A" w14:paraId="3E708170" w14:textId="77777777" w:rsidTr="00511015">
        <w:tc>
          <w:tcPr>
            <w:tcW w:w="1353" w:type="dxa"/>
            <w:shd w:val="clear" w:color="auto" w:fill="C1E4F5"/>
            <w:tcMar>
              <w:top w:w="120" w:type="dxa"/>
              <w:left w:w="180" w:type="dxa"/>
              <w:bottom w:w="120" w:type="dxa"/>
              <w:right w:w="180" w:type="dxa"/>
            </w:tcMar>
            <w:hideMark/>
          </w:tcPr>
          <w:p w14:paraId="66912C41" w14:textId="77777777" w:rsidR="00000F84" w:rsidRPr="005A2F98" w:rsidRDefault="002072B8" w:rsidP="00000F84">
            <w:pPr>
              <w:spacing w:before="30" w:after="30"/>
              <w:ind w:left="30" w:right="30"/>
              <w:rPr>
                <w:rFonts w:ascii="Calibri" w:eastAsia="Times New Roman" w:hAnsi="Calibri" w:cs="Calibri"/>
                <w:sz w:val="16"/>
              </w:rPr>
            </w:pPr>
            <w:hyperlink r:id="rId20" w:tgtFrame="_blank" w:history="1">
              <w:r w:rsidRPr="005A2F98">
                <w:rPr>
                  <w:rFonts w:ascii="Calibri" w:eastAsia="Times New Roman" w:hAnsi="Calibri" w:cs="Calibri"/>
                  <w:color w:val="0000FF"/>
                  <w:sz w:val="16"/>
                  <w:u w:val="single"/>
                </w:rPr>
                <w:t>Screen 5</w:t>
              </w:r>
            </w:hyperlink>
            <w:r w:rsidRPr="005A2F98">
              <w:rPr>
                <w:rFonts w:ascii="Calibri" w:eastAsia="Times New Roman" w:hAnsi="Calibri" w:cs="Calibri"/>
                <w:sz w:val="16"/>
              </w:rPr>
              <w:t xml:space="preserve"> </w:t>
            </w:r>
          </w:p>
          <w:p w14:paraId="6A5B976C" w14:textId="77777777" w:rsidR="00000F84" w:rsidRPr="005A2F98" w:rsidRDefault="002072B8" w:rsidP="00000F84">
            <w:pPr>
              <w:ind w:left="30" w:right="30"/>
              <w:rPr>
                <w:rFonts w:ascii="Calibri" w:eastAsia="Times New Roman" w:hAnsi="Calibri" w:cs="Calibri"/>
                <w:sz w:val="16"/>
              </w:rPr>
            </w:pPr>
            <w:hyperlink r:id="rId21" w:tgtFrame="_blank" w:history="1">
              <w:r w:rsidRPr="005A2F98">
                <w:rPr>
                  <w:rFonts w:ascii="Calibri" w:eastAsia="Times New Roman" w:hAnsi="Calibri" w:cs="Calibri"/>
                  <w:color w:val="0000FF"/>
                  <w:sz w:val="16"/>
                  <w:u w:val="single"/>
                </w:rPr>
                <w:t>6_C_6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CCF3F5" w14:textId="77777777" w:rsidR="00000F8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are committed to the highest standards.</w:t>
            </w:r>
          </w:p>
          <w:p w14:paraId="0FB7E329" w14:textId="77777777" w:rsidR="00000F8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1C92579D" w14:textId="77777777" w:rsidR="005011CC"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nous engageons à respecter les normes les plus élevées.</w:t>
            </w:r>
          </w:p>
          <w:p w14:paraId="3537F2F5" w14:textId="77777777" w:rsidR="00000F84"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Le Code de conduite professionnel est essentiel pour la réussite d’Abbott, car il définit la norme de notre travail : intégrité, équité et honnêteté. Il nous aide à prendre des décisions éthiques, notamment dans les situations complexes, et assure que nous restions fidèles à nos valeurs. En respectant le Code, nous protégeons notre réputation, nous instaurons un climat de confiance avec nos clients et nous créons une culture de travail où l’intégrité est primordiale.</w:t>
            </w:r>
          </w:p>
        </w:tc>
      </w:tr>
      <w:tr w:rsidR="0081652B" w:rsidRPr="0071772A" w14:paraId="20754DCA" w14:textId="77777777" w:rsidTr="00511015">
        <w:tc>
          <w:tcPr>
            <w:tcW w:w="1353" w:type="dxa"/>
            <w:shd w:val="clear" w:color="auto" w:fill="C1E4F5"/>
            <w:tcMar>
              <w:top w:w="120" w:type="dxa"/>
              <w:left w:w="180" w:type="dxa"/>
              <w:bottom w:w="120" w:type="dxa"/>
              <w:right w:w="180" w:type="dxa"/>
            </w:tcMar>
            <w:hideMark/>
          </w:tcPr>
          <w:p w14:paraId="7D2276C2" w14:textId="77777777" w:rsidR="00000F84" w:rsidRPr="005A2F98" w:rsidRDefault="002072B8" w:rsidP="00000F84">
            <w:pPr>
              <w:spacing w:before="30" w:after="30"/>
              <w:ind w:left="30" w:right="30"/>
              <w:rPr>
                <w:rFonts w:ascii="Calibri" w:eastAsia="Times New Roman" w:hAnsi="Calibri" w:cs="Calibri"/>
                <w:sz w:val="16"/>
              </w:rPr>
            </w:pPr>
            <w:hyperlink r:id="rId22" w:tgtFrame="_blank" w:history="1">
              <w:r w:rsidRPr="005A2F98">
                <w:rPr>
                  <w:rFonts w:ascii="Calibri" w:eastAsia="Times New Roman" w:hAnsi="Calibri" w:cs="Calibri"/>
                  <w:color w:val="0000FF"/>
                  <w:sz w:val="16"/>
                  <w:u w:val="single"/>
                </w:rPr>
                <w:t>Screen 6</w:t>
              </w:r>
            </w:hyperlink>
            <w:r w:rsidRPr="005A2F98">
              <w:rPr>
                <w:rFonts w:ascii="Calibri" w:eastAsia="Times New Roman" w:hAnsi="Calibri" w:cs="Calibri"/>
                <w:sz w:val="16"/>
              </w:rPr>
              <w:t xml:space="preserve"> </w:t>
            </w:r>
          </w:p>
          <w:p w14:paraId="2E32DED9" w14:textId="77777777" w:rsidR="00000F84" w:rsidRPr="005A2F98" w:rsidRDefault="002072B8" w:rsidP="00000F84">
            <w:pPr>
              <w:ind w:left="30" w:right="30"/>
              <w:rPr>
                <w:rFonts w:ascii="Calibri" w:eastAsia="Times New Roman" w:hAnsi="Calibri" w:cs="Calibri"/>
                <w:sz w:val="16"/>
              </w:rPr>
            </w:pPr>
            <w:hyperlink r:id="rId23" w:tgtFrame="_blank" w:history="1">
              <w:r w:rsidRPr="005A2F98">
                <w:rPr>
                  <w:rFonts w:ascii="Calibri" w:eastAsia="Times New Roman" w:hAnsi="Calibri" w:cs="Calibri"/>
                  <w:color w:val="0000FF"/>
                  <w:sz w:val="16"/>
                  <w:u w:val="single"/>
                </w:rPr>
                <w:t>7_C_7</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9BF3BC" w14:textId="77777777" w:rsidR="00000F8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Understanding the Code is everyone’s responsibility.</w:t>
            </w:r>
          </w:p>
          <w:p w14:paraId="29E26963" w14:textId="77777777" w:rsidR="00000F8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6DF1B8A1" w14:textId="77777777" w:rsidR="00000F8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In the sections ahead, we’ll explore the key principles of the Code and see how they come to life in our everyday actions and choices.</w:t>
            </w:r>
          </w:p>
        </w:tc>
        <w:tc>
          <w:tcPr>
            <w:tcW w:w="6000" w:type="dxa"/>
          </w:tcPr>
          <w:p w14:paraId="6D44E522" w14:textId="77777777" w:rsidR="00B6655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sommes tous tenus de connaître le Code.</w:t>
            </w:r>
          </w:p>
          <w:p w14:paraId="071731E1" w14:textId="77777777" w:rsidR="00B6655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Chacun d’entre nous a un rôle à jouer pour appliquer le Code de conduite professionnelle dans notre travail quotidien et nos prises de décision. Il ne s’agit pas d’un simple document, c’est un guide qui nous aide à faire face aux difficultés avec intégrité et en toute confiance.</w:t>
            </w:r>
          </w:p>
          <w:p w14:paraId="1FE14734" w14:textId="77777777" w:rsidR="00000F84"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Dans les sections suivantes, nous découvrirons les principes clés du Code et nous verrons comment ils se concrétisent dans nos actions et nos choix quotidiens.</w:t>
            </w:r>
          </w:p>
        </w:tc>
      </w:tr>
      <w:tr w:rsidR="0081652B" w:rsidRPr="0071772A" w14:paraId="4CFC3F65" w14:textId="77777777" w:rsidTr="00511015">
        <w:tc>
          <w:tcPr>
            <w:tcW w:w="1353" w:type="dxa"/>
            <w:shd w:val="clear" w:color="auto" w:fill="C1E4F5"/>
            <w:tcMar>
              <w:top w:w="120" w:type="dxa"/>
              <w:left w:w="180" w:type="dxa"/>
              <w:bottom w:w="120" w:type="dxa"/>
              <w:right w:w="180" w:type="dxa"/>
            </w:tcMar>
            <w:hideMark/>
          </w:tcPr>
          <w:p w14:paraId="4F360530" w14:textId="77777777" w:rsidR="00000F84" w:rsidRPr="005A2F98" w:rsidRDefault="002072B8" w:rsidP="00000F84">
            <w:pPr>
              <w:spacing w:before="30" w:after="30"/>
              <w:ind w:left="30" w:right="30"/>
              <w:rPr>
                <w:rFonts w:ascii="Calibri" w:eastAsia="Times New Roman" w:hAnsi="Calibri" w:cs="Calibri"/>
                <w:sz w:val="16"/>
              </w:rPr>
            </w:pPr>
            <w:hyperlink r:id="rId24" w:tgtFrame="_blank" w:history="1">
              <w:r w:rsidRPr="005A2F98">
                <w:rPr>
                  <w:rFonts w:ascii="Calibri" w:eastAsia="Times New Roman" w:hAnsi="Calibri" w:cs="Calibri"/>
                  <w:color w:val="0000FF"/>
                  <w:sz w:val="16"/>
                  <w:u w:val="single"/>
                </w:rPr>
                <w:t>Screen 7</w:t>
              </w:r>
            </w:hyperlink>
            <w:r w:rsidRPr="005A2F98">
              <w:rPr>
                <w:rFonts w:ascii="Calibri" w:eastAsia="Times New Roman" w:hAnsi="Calibri" w:cs="Calibri"/>
                <w:sz w:val="16"/>
              </w:rPr>
              <w:t xml:space="preserve"> </w:t>
            </w:r>
          </w:p>
          <w:p w14:paraId="6671F53A" w14:textId="77777777" w:rsidR="00000F84" w:rsidRPr="005A2F98" w:rsidRDefault="002072B8" w:rsidP="00000F84">
            <w:pPr>
              <w:ind w:left="30" w:right="30"/>
              <w:rPr>
                <w:rFonts w:ascii="Calibri" w:eastAsia="Times New Roman" w:hAnsi="Calibri" w:cs="Calibri"/>
                <w:sz w:val="16"/>
              </w:rPr>
            </w:pPr>
            <w:hyperlink r:id="rId25" w:tgtFrame="_blank" w:history="1">
              <w:r w:rsidRPr="005A2F98">
                <w:rPr>
                  <w:rFonts w:ascii="Calibri" w:eastAsia="Times New Roman" w:hAnsi="Calibri" w:cs="Calibri"/>
                  <w:color w:val="0000FF"/>
                  <w:sz w:val="16"/>
                  <w:u w:val="single"/>
                </w:rPr>
                <w:t>8_C_8</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D99666" w14:textId="77777777" w:rsidR="00000F8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You must view all content before moving forward.</w:t>
            </w:r>
          </w:p>
          <w:p w14:paraId="026BA937" w14:textId="77777777" w:rsidR="00000F8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At Abbott, we are committed to improving the health and well-being of the people who rely on our products.</w:t>
            </w:r>
          </w:p>
          <w:p w14:paraId="77475481" w14:textId="77777777" w:rsidR="00000F8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It’s a reminder that behind every decision, every innovation, and every action is a purpose—to make lives better.</w:t>
            </w:r>
          </w:p>
          <w:p w14:paraId="0681DB8B" w14:textId="77777777" w:rsidR="00000F8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Patients and Consumers</w:t>
            </w:r>
          </w:p>
          <w:p w14:paraId="3ED025A8" w14:textId="77777777" w:rsidR="00000F8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Healthcare Professionals</w:t>
            </w:r>
          </w:p>
          <w:p w14:paraId="524186C8" w14:textId="77777777" w:rsidR="00000F8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Click each of the icons to learn more.</w:t>
            </w:r>
          </w:p>
        </w:tc>
        <w:tc>
          <w:tcPr>
            <w:tcW w:w="6000" w:type="dxa"/>
          </w:tcPr>
          <w:p w14:paraId="36DC7DF3" w14:textId="77777777" w:rsidR="008079A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Vous devez visualiser l’ensemble du contenu avant de poursuivre.</w:t>
            </w:r>
          </w:p>
          <w:p w14:paraId="43D89E35" w14:textId="77777777" w:rsidR="008079A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Chez Abbott, nous nous engageons à améliorer la santé et le bien-être des personnes qui utilisent nos produits.</w:t>
            </w:r>
          </w:p>
          <w:p w14:paraId="683A234E" w14:textId="77777777" w:rsidR="008079A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Cela nous rappelle que derrière chaque décision, chaque innovation et chaque action, il y a un but : améliorer la vie des gens.</w:t>
            </w:r>
          </w:p>
          <w:p w14:paraId="19694F30" w14:textId="77777777" w:rsidR="008079A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Patients et consommateurs</w:t>
            </w:r>
          </w:p>
          <w:p w14:paraId="780FB4D5" w14:textId="77777777" w:rsidR="008079A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Professionnels de santé</w:t>
            </w:r>
          </w:p>
          <w:p w14:paraId="0D994BC3" w14:textId="77777777" w:rsidR="00000F84"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Cliquez sur chacune des icônes pour en savoir plus.</w:t>
            </w:r>
          </w:p>
        </w:tc>
      </w:tr>
      <w:tr w:rsidR="0081652B" w:rsidRPr="0071772A" w14:paraId="31E6C171" w14:textId="77777777" w:rsidTr="00511015">
        <w:tc>
          <w:tcPr>
            <w:tcW w:w="1353" w:type="dxa"/>
            <w:shd w:val="clear" w:color="auto" w:fill="C1E4F5"/>
            <w:tcMar>
              <w:top w:w="120" w:type="dxa"/>
              <w:left w:w="180" w:type="dxa"/>
              <w:bottom w:w="120" w:type="dxa"/>
              <w:right w:w="180" w:type="dxa"/>
            </w:tcMar>
            <w:hideMark/>
          </w:tcPr>
          <w:p w14:paraId="0418F171" w14:textId="77777777" w:rsidR="00000F84" w:rsidRPr="005A2F98" w:rsidRDefault="002072B8" w:rsidP="00000F84">
            <w:pPr>
              <w:spacing w:before="30" w:after="30"/>
              <w:ind w:left="30" w:right="30"/>
              <w:rPr>
                <w:rFonts w:ascii="Calibri" w:eastAsia="Times New Roman" w:hAnsi="Calibri" w:cs="Calibri"/>
                <w:sz w:val="16"/>
              </w:rPr>
            </w:pPr>
            <w:hyperlink r:id="rId26" w:tgtFrame="_blank" w:history="1">
              <w:r w:rsidRPr="005A2F98">
                <w:rPr>
                  <w:rFonts w:ascii="Calibri" w:eastAsia="Times New Roman" w:hAnsi="Calibri" w:cs="Calibri"/>
                  <w:color w:val="0000FF"/>
                  <w:sz w:val="16"/>
                  <w:u w:val="single"/>
                </w:rPr>
                <w:t>Screen 7</w:t>
              </w:r>
            </w:hyperlink>
            <w:r w:rsidRPr="005A2F98">
              <w:rPr>
                <w:rFonts w:ascii="Calibri" w:eastAsia="Times New Roman" w:hAnsi="Calibri" w:cs="Calibri"/>
                <w:sz w:val="16"/>
              </w:rPr>
              <w:t xml:space="preserve"> </w:t>
            </w:r>
          </w:p>
          <w:p w14:paraId="4BF3372B" w14:textId="77777777" w:rsidR="00000F84" w:rsidRPr="005A2F98" w:rsidRDefault="002072B8" w:rsidP="00000F84">
            <w:pPr>
              <w:ind w:left="30" w:right="30"/>
              <w:rPr>
                <w:rFonts w:ascii="Calibri" w:eastAsia="Times New Roman" w:hAnsi="Calibri" w:cs="Calibri"/>
                <w:sz w:val="16"/>
              </w:rPr>
            </w:pPr>
            <w:hyperlink r:id="rId27" w:tgtFrame="_blank" w:history="1">
              <w:r w:rsidRPr="005A2F98">
                <w:rPr>
                  <w:rFonts w:ascii="Calibri" w:eastAsia="Times New Roman" w:hAnsi="Calibri" w:cs="Calibri"/>
                  <w:color w:val="0000FF"/>
                  <w:sz w:val="16"/>
                  <w:u w:val="single"/>
                </w:rPr>
                <w:t>9_C_8</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985286" w14:textId="77777777" w:rsidR="00000F8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PATIENTS AND CONSUMERS</w:t>
            </w:r>
          </w:p>
          <w:p w14:paraId="0AA2B9B9" w14:textId="77777777" w:rsidR="00000F8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1FBB95EC" w14:textId="77777777" w:rsidR="00E36CE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PATIENTS ET CONSOMMATEURS</w:t>
            </w:r>
          </w:p>
          <w:p w14:paraId="7A733C8C" w14:textId="77777777" w:rsidR="00000F84"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Prendre soin des gens est au cœur de notre mission. Nous donnons la priorité à la santé et au bien-être des patients et des consommateurs. Chaque jour, nous pouvons faire une différence significative, en aidant les gens à vivre une vie plus saine et en contribuant à rendre les collectivités plus fortes et plus saines.</w:t>
            </w:r>
          </w:p>
        </w:tc>
      </w:tr>
      <w:tr w:rsidR="0081652B" w:rsidRPr="0071772A" w14:paraId="3F7ABA6B" w14:textId="77777777" w:rsidTr="00511015">
        <w:tc>
          <w:tcPr>
            <w:tcW w:w="1353" w:type="dxa"/>
            <w:shd w:val="clear" w:color="auto" w:fill="C1E4F5"/>
            <w:tcMar>
              <w:top w:w="120" w:type="dxa"/>
              <w:left w:w="180" w:type="dxa"/>
              <w:bottom w:w="120" w:type="dxa"/>
              <w:right w:w="180" w:type="dxa"/>
            </w:tcMar>
            <w:hideMark/>
          </w:tcPr>
          <w:p w14:paraId="7C97EC2E" w14:textId="77777777" w:rsidR="00E36CE0" w:rsidRPr="005A2F98" w:rsidRDefault="002072B8" w:rsidP="00E36CE0">
            <w:pPr>
              <w:spacing w:before="30" w:after="30"/>
              <w:ind w:left="30" w:right="30"/>
              <w:rPr>
                <w:rFonts w:ascii="Calibri" w:eastAsia="Times New Roman" w:hAnsi="Calibri" w:cs="Calibri"/>
                <w:sz w:val="16"/>
              </w:rPr>
            </w:pPr>
            <w:hyperlink r:id="rId28" w:tgtFrame="_blank" w:history="1">
              <w:r w:rsidRPr="005A2F98">
                <w:rPr>
                  <w:rFonts w:ascii="Calibri" w:eastAsia="Times New Roman" w:hAnsi="Calibri" w:cs="Calibri"/>
                  <w:color w:val="0000FF"/>
                  <w:sz w:val="16"/>
                  <w:u w:val="single"/>
                </w:rPr>
                <w:t>Screen 7</w:t>
              </w:r>
            </w:hyperlink>
            <w:r w:rsidRPr="005A2F98">
              <w:rPr>
                <w:rFonts w:ascii="Calibri" w:eastAsia="Times New Roman" w:hAnsi="Calibri" w:cs="Calibri"/>
                <w:sz w:val="16"/>
              </w:rPr>
              <w:t xml:space="preserve"> </w:t>
            </w:r>
          </w:p>
          <w:p w14:paraId="6B4CA2A2" w14:textId="77777777" w:rsidR="00E36CE0" w:rsidRPr="005A2F98" w:rsidRDefault="002072B8" w:rsidP="00E36CE0">
            <w:pPr>
              <w:ind w:left="30" w:right="30"/>
              <w:rPr>
                <w:rFonts w:ascii="Calibri" w:eastAsia="Times New Roman" w:hAnsi="Calibri" w:cs="Calibri"/>
                <w:sz w:val="16"/>
              </w:rPr>
            </w:pPr>
            <w:hyperlink r:id="rId29" w:tgtFrame="_blank" w:history="1">
              <w:r w:rsidRPr="005A2F98">
                <w:rPr>
                  <w:rFonts w:ascii="Calibri" w:eastAsia="Times New Roman" w:hAnsi="Calibri" w:cs="Calibri"/>
                  <w:color w:val="0000FF"/>
                  <w:sz w:val="16"/>
                  <w:u w:val="single"/>
                </w:rPr>
                <w:t>10_C_8</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081FDA"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HEALTHCARE PROFESSIONALS</w:t>
            </w:r>
          </w:p>
          <w:p w14:paraId="30BAE9E7"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0DAC1890"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1E371765" w14:textId="77777777" w:rsidR="00E36CE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PROFESSIONNELS DE SANTÉ</w:t>
            </w:r>
          </w:p>
          <w:p w14:paraId="42893151" w14:textId="77777777" w:rsidR="00E36CE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collaborons avec les professionnels de santé pour promouvoir une meilleure santé. Nous respectons les connaissances et le jugement indépendant des professionnels de santé, qu’ils soient médecins, personnel infirmier, pharmaciens, chercheurs ou personnel de laboratoire. Leur rôle visant à guider les patients vers une meilleure santé est essentiel.</w:t>
            </w:r>
          </w:p>
          <w:p w14:paraId="2435D009" w14:textId="77777777" w:rsidR="00E36CE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Chez Abbott, nous nous engageons à les soutenir en leur fournissant des informations précises et opportunes, afin qu’ils puissent prendre les meilleures décisions. En travaillant ensemble, nous pouvons atteindre notre objectif commun qui est d’améliorer la santé et le bien-être dans le monde entier.</w:t>
            </w:r>
          </w:p>
        </w:tc>
      </w:tr>
      <w:tr w:rsidR="0081652B" w:rsidRPr="0071772A" w14:paraId="6B22F6AD" w14:textId="77777777" w:rsidTr="00511015">
        <w:tc>
          <w:tcPr>
            <w:tcW w:w="1353" w:type="dxa"/>
            <w:shd w:val="clear" w:color="auto" w:fill="C1E4F5"/>
            <w:tcMar>
              <w:top w:w="120" w:type="dxa"/>
              <w:left w:w="180" w:type="dxa"/>
              <w:bottom w:w="120" w:type="dxa"/>
              <w:right w:w="180" w:type="dxa"/>
            </w:tcMar>
            <w:hideMark/>
          </w:tcPr>
          <w:p w14:paraId="624E69D8" w14:textId="77777777" w:rsidR="00E36CE0" w:rsidRPr="005A2F98" w:rsidRDefault="002072B8" w:rsidP="00E36CE0">
            <w:pPr>
              <w:spacing w:before="30" w:after="30"/>
              <w:ind w:left="30" w:right="30"/>
              <w:rPr>
                <w:rFonts w:ascii="Calibri" w:eastAsia="Times New Roman" w:hAnsi="Calibri" w:cs="Calibri"/>
                <w:sz w:val="16"/>
              </w:rPr>
            </w:pPr>
            <w:hyperlink r:id="rId30" w:tgtFrame="_blank" w:history="1">
              <w:r w:rsidRPr="005A2F98">
                <w:rPr>
                  <w:rFonts w:ascii="Calibri" w:eastAsia="Times New Roman" w:hAnsi="Calibri" w:cs="Calibri"/>
                  <w:color w:val="0000FF"/>
                  <w:sz w:val="16"/>
                  <w:u w:val="single"/>
                </w:rPr>
                <w:t>Screen 8</w:t>
              </w:r>
            </w:hyperlink>
            <w:r w:rsidRPr="005A2F98">
              <w:rPr>
                <w:rFonts w:ascii="Calibri" w:eastAsia="Times New Roman" w:hAnsi="Calibri" w:cs="Calibri"/>
                <w:sz w:val="16"/>
              </w:rPr>
              <w:t xml:space="preserve"> </w:t>
            </w:r>
          </w:p>
          <w:p w14:paraId="753F6E8A" w14:textId="77777777" w:rsidR="00E36CE0" w:rsidRPr="005A2F98" w:rsidRDefault="002072B8" w:rsidP="00E36CE0">
            <w:pPr>
              <w:ind w:left="30" w:right="30"/>
              <w:rPr>
                <w:rFonts w:ascii="Calibri" w:eastAsia="Times New Roman" w:hAnsi="Calibri" w:cs="Calibri"/>
                <w:sz w:val="16"/>
              </w:rPr>
            </w:pPr>
            <w:hyperlink r:id="rId31" w:tgtFrame="_blank" w:history="1">
              <w:r w:rsidRPr="005A2F98">
                <w:rPr>
                  <w:rFonts w:ascii="Calibri" w:eastAsia="Times New Roman" w:hAnsi="Calibri" w:cs="Calibri"/>
                  <w:color w:val="0000FF"/>
                  <w:sz w:val="16"/>
                  <w:u w:val="single"/>
                </w:rPr>
                <w:t>11_C_9</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8093A1"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You must view all content before moving forward.</w:t>
            </w:r>
          </w:p>
          <w:p w14:paraId="68AC45C0"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At Abbott, we are committed to ensuring every product we offer is safe, effective, and worthy of the trust people place in us.</w:t>
            </w:r>
          </w:p>
          <w:p w14:paraId="33FCD4C8"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057BC411"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781D779F"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Product Quality</w:t>
            </w:r>
          </w:p>
          <w:p w14:paraId="1D82F87D"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Product Promotion I</w:t>
            </w:r>
          </w:p>
          <w:p w14:paraId="44839246"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Product Promotion II</w:t>
            </w:r>
          </w:p>
          <w:p w14:paraId="068F707C"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Click each of the icons to learn more.</w:t>
            </w:r>
          </w:p>
        </w:tc>
        <w:tc>
          <w:tcPr>
            <w:tcW w:w="6000" w:type="dxa"/>
          </w:tcPr>
          <w:p w14:paraId="47DAEB7C" w14:textId="77777777" w:rsidR="005C7B2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Vous devez visualiser l’ensemble du contenu avant de poursuivre.</w:t>
            </w:r>
          </w:p>
          <w:p w14:paraId="3488D4DB" w14:textId="77777777" w:rsidR="005C7B2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Chez Abbott, nous nous engageons à faire en sorte que chaque produit que nous proposons est sûr, efficace et digne de la confiance que les gens nous accordent.</w:t>
            </w:r>
          </w:p>
          <w:p w14:paraId="005AA31D" w14:textId="77777777" w:rsidR="005C7B2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prenons toutes les mesures nécessaires pour garantir la sécurité d’emploi et l’efficacité de nos produits, depuis le choix des bonnes matières jusqu’à la manière dont nous les commercialisons, les vendons et les livrons. À chaque étape, nous respectons des normes de qualité élevées.</w:t>
            </w:r>
          </w:p>
          <w:p w14:paraId="303042F0" w14:textId="77777777" w:rsidR="005C7B2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nous engageons également à identifier, évaluer et résoudre tout problème de sécurité d’emploi concernant nos produits, ainsi qu’à prendre des mesures pour éviter la contrefaçon, le détournement illégal et le vol de nos produits.</w:t>
            </w:r>
          </w:p>
          <w:p w14:paraId="4684BBE4" w14:textId="77777777" w:rsidR="005C7B2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Qualité des produits</w:t>
            </w:r>
          </w:p>
          <w:p w14:paraId="6D2905B9" w14:textId="77777777" w:rsidR="00E36CE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Promotion de produits I</w:t>
            </w:r>
          </w:p>
          <w:p w14:paraId="59CD79A0" w14:textId="77777777" w:rsidR="00F81109"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Promotion de produits II</w:t>
            </w:r>
          </w:p>
          <w:p w14:paraId="3ABFCCDC" w14:textId="77777777" w:rsidR="00F81109"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Cliquez sur chacune des icônes pour en savoir plus.</w:t>
            </w:r>
          </w:p>
        </w:tc>
      </w:tr>
      <w:tr w:rsidR="0081652B" w:rsidRPr="0071772A" w14:paraId="3DE35FE5" w14:textId="77777777" w:rsidTr="00511015">
        <w:tc>
          <w:tcPr>
            <w:tcW w:w="1353" w:type="dxa"/>
            <w:shd w:val="clear" w:color="auto" w:fill="C1E4F5"/>
            <w:tcMar>
              <w:top w:w="120" w:type="dxa"/>
              <w:left w:w="180" w:type="dxa"/>
              <w:bottom w:w="120" w:type="dxa"/>
              <w:right w:w="180" w:type="dxa"/>
            </w:tcMar>
            <w:hideMark/>
          </w:tcPr>
          <w:p w14:paraId="375E341F" w14:textId="77777777" w:rsidR="00E36CE0" w:rsidRPr="005A2F98" w:rsidRDefault="002072B8" w:rsidP="00E36CE0">
            <w:pPr>
              <w:spacing w:before="30" w:after="30"/>
              <w:ind w:left="30" w:right="30"/>
              <w:rPr>
                <w:rFonts w:ascii="Calibri" w:eastAsia="Times New Roman" w:hAnsi="Calibri" w:cs="Calibri"/>
                <w:sz w:val="16"/>
              </w:rPr>
            </w:pPr>
            <w:hyperlink r:id="rId32" w:tgtFrame="_blank" w:history="1">
              <w:r w:rsidRPr="005A2F98">
                <w:rPr>
                  <w:rFonts w:ascii="Calibri" w:eastAsia="Times New Roman" w:hAnsi="Calibri" w:cs="Calibri"/>
                  <w:color w:val="0000FF"/>
                  <w:sz w:val="16"/>
                  <w:u w:val="single"/>
                </w:rPr>
                <w:t>Screen 8</w:t>
              </w:r>
            </w:hyperlink>
            <w:r w:rsidRPr="005A2F98">
              <w:rPr>
                <w:rFonts w:ascii="Calibri" w:eastAsia="Times New Roman" w:hAnsi="Calibri" w:cs="Calibri"/>
                <w:sz w:val="16"/>
              </w:rPr>
              <w:t xml:space="preserve"> </w:t>
            </w:r>
          </w:p>
          <w:p w14:paraId="34026B0B" w14:textId="77777777" w:rsidR="00E36CE0" w:rsidRPr="005A2F98" w:rsidRDefault="002072B8" w:rsidP="00E36CE0">
            <w:pPr>
              <w:ind w:left="30" w:right="30"/>
              <w:rPr>
                <w:rFonts w:ascii="Calibri" w:eastAsia="Times New Roman" w:hAnsi="Calibri" w:cs="Calibri"/>
                <w:sz w:val="16"/>
              </w:rPr>
            </w:pPr>
            <w:hyperlink r:id="rId33" w:tgtFrame="_blank" w:history="1">
              <w:r w:rsidRPr="005A2F98">
                <w:rPr>
                  <w:rFonts w:ascii="Calibri" w:eastAsia="Times New Roman" w:hAnsi="Calibri" w:cs="Calibri"/>
                  <w:color w:val="0000FF"/>
                  <w:sz w:val="16"/>
                  <w:u w:val="single"/>
                </w:rPr>
                <w:t>12_C_9</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D16068"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PRODUCT QUALITY</w:t>
            </w:r>
          </w:p>
          <w:p w14:paraId="0A6C66B4"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Safe, effective and trusted. Our products make a difference.</w:t>
            </w:r>
          </w:p>
          <w:p w14:paraId="7BACB099"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2AFFDA0A"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345C803C" w14:textId="77777777" w:rsidR="00E36C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5BB04607" w14:textId="77777777" w:rsidR="00723ED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QUALITÉ DES PRODUITS</w:t>
            </w:r>
          </w:p>
          <w:p w14:paraId="147B5848" w14:textId="77777777" w:rsidR="00723ED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Sûrs, efficaces et fiables. Nos produits font la différence.</w:t>
            </w:r>
          </w:p>
          <w:p w14:paraId="5AF67E8C" w14:textId="77777777" w:rsidR="00723ED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nous engageons sur la qualité à chaque étape, depuis l’approvisionnement et la production jusqu’à la commercialisation, la vente et la livraison de nos produits, y compris par l’intermédiaire de nos partenaires. Chaque étape compte, car les gens comptent sur nous pour leur sécurité.</w:t>
            </w:r>
          </w:p>
          <w:p w14:paraId="3D61AA22" w14:textId="77777777" w:rsidR="00723ED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nous engageons à identifier, évaluer et résoudre rapidement les problèmes de sécurité d’emploi concernant nos produits. Nous veillons à ce que les professionnels de santé et les institutions disposent des informations dont ils ont besoin pour utiliser nos produits de façon sûre et efficace, et nous communiquons avec les organismes de réglementation ou de santé publique en cas de problème de sécurité potentiel.</w:t>
            </w:r>
          </w:p>
          <w:p w14:paraId="66C8BC0E" w14:textId="77777777" w:rsidR="00E36CE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prenons des mesures pour prévenir la contrefaçon, le détournement illégal et le vol de nos produits. Nous respectons les réglementations commerciales, notamment les règles de contrôle des exportations et importations, et nous nous conformons aux restrictions et sanctions gouvernementales afin de protéger la sécurité nationale et la santé publique.</w:t>
            </w:r>
          </w:p>
        </w:tc>
      </w:tr>
      <w:tr w:rsidR="0081652B" w:rsidRPr="0071772A" w14:paraId="0E70816B" w14:textId="77777777" w:rsidTr="00511015">
        <w:tc>
          <w:tcPr>
            <w:tcW w:w="1353" w:type="dxa"/>
            <w:shd w:val="clear" w:color="auto" w:fill="C1E4F5"/>
            <w:tcMar>
              <w:top w:w="120" w:type="dxa"/>
              <w:left w:w="180" w:type="dxa"/>
              <w:bottom w:w="120" w:type="dxa"/>
              <w:right w:w="180" w:type="dxa"/>
            </w:tcMar>
            <w:hideMark/>
          </w:tcPr>
          <w:p w14:paraId="56E2A2DD" w14:textId="77777777" w:rsidR="00277052" w:rsidRPr="005A2F98" w:rsidRDefault="002072B8" w:rsidP="00277052">
            <w:pPr>
              <w:spacing w:before="30" w:after="30"/>
              <w:ind w:left="30" w:right="30"/>
              <w:rPr>
                <w:rFonts w:ascii="Calibri" w:eastAsia="Times New Roman" w:hAnsi="Calibri" w:cs="Calibri"/>
                <w:sz w:val="16"/>
              </w:rPr>
            </w:pPr>
            <w:hyperlink r:id="rId34" w:tgtFrame="_blank" w:history="1">
              <w:r w:rsidRPr="005A2F98">
                <w:rPr>
                  <w:rFonts w:ascii="Calibri" w:eastAsia="Times New Roman" w:hAnsi="Calibri" w:cs="Calibri"/>
                  <w:color w:val="0000FF"/>
                  <w:sz w:val="16"/>
                  <w:u w:val="single"/>
                </w:rPr>
                <w:t>Screen 8</w:t>
              </w:r>
            </w:hyperlink>
            <w:r w:rsidRPr="005A2F98">
              <w:rPr>
                <w:rFonts w:ascii="Calibri" w:eastAsia="Times New Roman" w:hAnsi="Calibri" w:cs="Calibri"/>
                <w:sz w:val="16"/>
              </w:rPr>
              <w:t xml:space="preserve"> </w:t>
            </w:r>
          </w:p>
          <w:p w14:paraId="4F8EEDD9" w14:textId="77777777" w:rsidR="00277052" w:rsidRPr="005A2F98" w:rsidRDefault="002072B8" w:rsidP="00277052">
            <w:pPr>
              <w:ind w:left="30" w:right="30"/>
              <w:rPr>
                <w:rFonts w:ascii="Calibri" w:eastAsia="Times New Roman" w:hAnsi="Calibri" w:cs="Calibri"/>
                <w:sz w:val="16"/>
              </w:rPr>
            </w:pPr>
            <w:hyperlink r:id="rId35" w:tgtFrame="_blank" w:history="1">
              <w:r w:rsidRPr="005A2F98">
                <w:rPr>
                  <w:rFonts w:ascii="Calibri" w:eastAsia="Times New Roman" w:hAnsi="Calibri" w:cs="Calibri"/>
                  <w:color w:val="0000FF"/>
                  <w:sz w:val="16"/>
                  <w:u w:val="single"/>
                </w:rPr>
                <w:t>13_C_9</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477772" w14:textId="77777777" w:rsidR="00277052"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PRODUCT PROMOTION I</w:t>
            </w:r>
          </w:p>
          <w:p w14:paraId="05BE338C" w14:textId="77777777" w:rsidR="00277052"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promote and sell our products with honesty and respect for those who rely on them.</w:t>
            </w:r>
          </w:p>
          <w:p w14:paraId="6CCC413F" w14:textId="77777777" w:rsidR="00277052"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Our product communications are truthful, balanced, and aligned with approved labeling, scientific evidence, and medical best practices in the countries where we operate.</w:t>
            </w:r>
          </w:p>
        </w:tc>
        <w:tc>
          <w:tcPr>
            <w:tcW w:w="6000" w:type="dxa"/>
          </w:tcPr>
          <w:p w14:paraId="72F00159" w14:textId="77777777" w:rsidR="0027705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PROMOTION DES PRODUITS I</w:t>
            </w:r>
          </w:p>
          <w:p w14:paraId="7C70B016" w14:textId="77777777" w:rsidR="0027705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promouvons et vendons nos produits avec honnêteté et dans le respect de ceux qui leur font confiance.</w:t>
            </w:r>
          </w:p>
          <w:p w14:paraId="0A202678" w14:textId="73C393E6" w:rsidR="0027705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Nos communications sur nos produits sont véridiques, équilibrées, et conformes à l’</w:t>
            </w:r>
            <w:del w:id="1" w:author="Zidane, Sandra" w:date="2026-01-02T12:50:00Z" w16du:dateUtc="2026-01-02T11:50:00Z">
              <w:r w:rsidRPr="005A2F98" w:rsidDel="001000B4">
                <w:rPr>
                  <w:rFonts w:ascii="Calibri" w:eastAsia="Calibri" w:hAnsi="Calibri" w:cs="Calibri"/>
                  <w:lang w:val="fr-FR"/>
                </w:rPr>
                <w:delText>étiquett</w:delText>
              </w:r>
            </w:del>
            <w:ins w:id="2" w:author="Zidane, Sandra" w:date="2026-01-02T12:50:00Z" w16du:dateUtc="2026-01-02T11:50:00Z">
              <w:r w:rsidR="001000B4" w:rsidRPr="005A2F98">
                <w:rPr>
                  <w:rFonts w:ascii="Calibri" w:eastAsia="Calibri" w:hAnsi="Calibri" w:cs="Calibri"/>
                  <w:lang w:val="fr-FR"/>
                </w:rPr>
                <w:t>étiqueta</w:t>
              </w:r>
              <w:r w:rsidR="001000B4">
                <w:rPr>
                  <w:rFonts w:ascii="Calibri" w:eastAsia="Calibri" w:hAnsi="Calibri" w:cs="Calibri"/>
                  <w:lang w:val="fr-FR"/>
                </w:rPr>
                <w:t>ge</w:t>
              </w:r>
            </w:ins>
            <w:del w:id="3" w:author="Zidane, Sandra" w:date="2026-01-02T12:50:00Z" w16du:dateUtc="2026-01-02T11:50:00Z">
              <w:r w:rsidRPr="005A2F98" w:rsidDel="001000B4">
                <w:rPr>
                  <w:rFonts w:ascii="Calibri" w:eastAsia="Calibri" w:hAnsi="Calibri" w:cs="Calibri"/>
                  <w:lang w:val="fr-FR"/>
                </w:rPr>
                <w:delText>e</w:delText>
              </w:r>
            </w:del>
            <w:r w:rsidRPr="005A2F98">
              <w:rPr>
                <w:rFonts w:ascii="Calibri" w:eastAsia="Calibri" w:hAnsi="Calibri" w:cs="Calibri"/>
                <w:lang w:val="fr-FR"/>
              </w:rPr>
              <w:t xml:space="preserve"> autorisé</w:t>
            </w:r>
            <w:del w:id="4" w:author="Zidane, Sandra" w:date="2026-01-02T12:50:00Z" w16du:dateUtc="2026-01-02T11:50:00Z">
              <w:r w:rsidRPr="005A2F98" w:rsidDel="001000B4">
                <w:rPr>
                  <w:rFonts w:ascii="Calibri" w:eastAsia="Calibri" w:hAnsi="Calibri" w:cs="Calibri"/>
                  <w:lang w:val="fr-FR"/>
                </w:rPr>
                <w:delText>e</w:delText>
              </w:r>
            </w:del>
            <w:r w:rsidRPr="005A2F98">
              <w:rPr>
                <w:rFonts w:ascii="Calibri" w:eastAsia="Calibri" w:hAnsi="Calibri" w:cs="Calibri"/>
                <w:lang w:val="fr-FR"/>
              </w:rPr>
              <w:t>, aux données scientifiques et aux bonnes pratiques médicales dans les pays où nous exerçons nos activités.</w:t>
            </w:r>
          </w:p>
        </w:tc>
      </w:tr>
      <w:tr w:rsidR="0081652B" w:rsidRPr="0071772A" w14:paraId="54606A0A" w14:textId="77777777" w:rsidTr="00511015">
        <w:tc>
          <w:tcPr>
            <w:tcW w:w="1353" w:type="dxa"/>
            <w:shd w:val="clear" w:color="auto" w:fill="C1E4F5"/>
            <w:tcMar>
              <w:top w:w="120" w:type="dxa"/>
              <w:left w:w="180" w:type="dxa"/>
              <w:bottom w:w="120" w:type="dxa"/>
              <w:right w:w="180" w:type="dxa"/>
            </w:tcMar>
            <w:hideMark/>
          </w:tcPr>
          <w:p w14:paraId="0D21A5B7" w14:textId="77777777" w:rsidR="00835013" w:rsidRPr="005A2F98" w:rsidRDefault="002072B8" w:rsidP="00835013">
            <w:pPr>
              <w:spacing w:before="30" w:after="30"/>
              <w:ind w:left="30" w:right="30"/>
              <w:rPr>
                <w:rFonts w:ascii="Calibri" w:eastAsia="Times New Roman" w:hAnsi="Calibri" w:cs="Calibri"/>
                <w:sz w:val="16"/>
              </w:rPr>
            </w:pPr>
            <w:hyperlink r:id="rId36" w:tgtFrame="_blank" w:history="1">
              <w:r w:rsidRPr="005A2F98">
                <w:rPr>
                  <w:rFonts w:ascii="Calibri" w:eastAsia="Times New Roman" w:hAnsi="Calibri" w:cs="Calibri"/>
                  <w:color w:val="0000FF"/>
                  <w:sz w:val="16"/>
                  <w:u w:val="single"/>
                </w:rPr>
                <w:t>Screen 8</w:t>
              </w:r>
            </w:hyperlink>
            <w:r w:rsidRPr="005A2F98">
              <w:rPr>
                <w:rFonts w:ascii="Calibri" w:eastAsia="Times New Roman" w:hAnsi="Calibri" w:cs="Calibri"/>
                <w:sz w:val="16"/>
              </w:rPr>
              <w:t xml:space="preserve"> </w:t>
            </w:r>
          </w:p>
          <w:p w14:paraId="5EDF07AA" w14:textId="77777777" w:rsidR="00835013" w:rsidRPr="005A2F98" w:rsidRDefault="002072B8" w:rsidP="00835013">
            <w:pPr>
              <w:ind w:left="30" w:right="30"/>
              <w:rPr>
                <w:rFonts w:ascii="Calibri" w:eastAsia="Times New Roman" w:hAnsi="Calibri" w:cs="Calibri"/>
                <w:sz w:val="16"/>
              </w:rPr>
            </w:pPr>
            <w:hyperlink r:id="rId37" w:tgtFrame="_blank" w:history="1">
              <w:r w:rsidRPr="005A2F98">
                <w:rPr>
                  <w:rFonts w:ascii="Calibri" w:eastAsia="Times New Roman" w:hAnsi="Calibri" w:cs="Calibri"/>
                  <w:color w:val="0000FF"/>
                  <w:sz w:val="16"/>
                  <w:u w:val="single"/>
                </w:rPr>
                <w:t>14_C_9</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35E8B7" w14:textId="77777777" w:rsidR="0083501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PRODUCT PROMOTION II</w:t>
            </w:r>
          </w:p>
          <w:p w14:paraId="082D73CC" w14:textId="77777777" w:rsidR="0083501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promote our products for their intended and approved uses.</w:t>
            </w:r>
          </w:p>
          <w:p w14:paraId="52C01F3E" w14:textId="77777777" w:rsidR="0083501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2F7B67F7" w14:textId="77777777" w:rsidR="0083501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PROMOTION DES PRODUITS II</w:t>
            </w:r>
          </w:p>
          <w:p w14:paraId="2C502B6D" w14:textId="77777777" w:rsidR="0083501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faisons la promotion de nos produits conformément à leurs utilisations prévues et autorisées.</w:t>
            </w:r>
          </w:p>
          <w:p w14:paraId="1A9EAD05" w14:textId="77777777" w:rsidR="0083501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menons nos activités conformément aux licences et autorisations délivrées par les autorités sanitaires des pays où nous exerçons. La promotion, la vente et la distribution de nos produits respectent scrupuleusement les lois du commerce et les réglementations spécifiques à chaque pays. Grâce à des politiques et procédures internes rigoureuses, nous assurons la conformité et respectons notre engagement envers des pratiques commerciales éthiques, sûres et responsables.</w:t>
            </w:r>
          </w:p>
        </w:tc>
      </w:tr>
      <w:tr w:rsidR="0081652B" w:rsidRPr="0071772A" w14:paraId="044513DC" w14:textId="77777777" w:rsidTr="00511015">
        <w:tc>
          <w:tcPr>
            <w:tcW w:w="1353" w:type="dxa"/>
            <w:shd w:val="clear" w:color="auto" w:fill="C1E4F5"/>
            <w:tcMar>
              <w:top w:w="120" w:type="dxa"/>
              <w:left w:w="180" w:type="dxa"/>
              <w:bottom w:w="120" w:type="dxa"/>
              <w:right w:w="180" w:type="dxa"/>
            </w:tcMar>
            <w:hideMark/>
          </w:tcPr>
          <w:p w14:paraId="11D0D794" w14:textId="77777777" w:rsidR="00BE08E6" w:rsidRPr="005A2F98" w:rsidRDefault="002072B8" w:rsidP="00BE08E6">
            <w:pPr>
              <w:spacing w:before="30" w:after="30"/>
              <w:ind w:left="30" w:right="30"/>
              <w:rPr>
                <w:rFonts w:ascii="Calibri" w:eastAsia="Times New Roman" w:hAnsi="Calibri" w:cs="Calibri"/>
                <w:sz w:val="16"/>
              </w:rPr>
            </w:pPr>
            <w:hyperlink r:id="rId38" w:tgtFrame="_blank" w:history="1">
              <w:r w:rsidRPr="005A2F98">
                <w:rPr>
                  <w:rFonts w:ascii="Calibri" w:eastAsia="Times New Roman" w:hAnsi="Calibri" w:cs="Calibri"/>
                  <w:color w:val="0000FF"/>
                  <w:sz w:val="16"/>
                  <w:u w:val="single"/>
                </w:rPr>
                <w:t>Screen 9</w:t>
              </w:r>
            </w:hyperlink>
            <w:r w:rsidRPr="005A2F98">
              <w:rPr>
                <w:rFonts w:ascii="Calibri" w:eastAsia="Times New Roman" w:hAnsi="Calibri" w:cs="Calibri"/>
                <w:sz w:val="16"/>
              </w:rPr>
              <w:t xml:space="preserve"> </w:t>
            </w:r>
          </w:p>
          <w:p w14:paraId="13EB095B" w14:textId="77777777" w:rsidR="00BE08E6" w:rsidRPr="005A2F98" w:rsidRDefault="002072B8" w:rsidP="00BE08E6">
            <w:pPr>
              <w:ind w:left="30" w:right="30"/>
              <w:rPr>
                <w:rFonts w:ascii="Calibri" w:eastAsia="Times New Roman" w:hAnsi="Calibri" w:cs="Calibri"/>
                <w:sz w:val="16"/>
              </w:rPr>
            </w:pPr>
            <w:hyperlink r:id="rId39" w:tgtFrame="_blank" w:history="1">
              <w:r w:rsidRPr="005A2F98">
                <w:rPr>
                  <w:rFonts w:ascii="Calibri" w:eastAsia="Times New Roman" w:hAnsi="Calibri" w:cs="Calibri"/>
                  <w:color w:val="0000FF"/>
                  <w:sz w:val="16"/>
                  <w:u w:val="single"/>
                </w:rPr>
                <w:t>15_C_10</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D2B190"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You must view all content before moving forward.</w:t>
            </w:r>
          </w:p>
          <w:p w14:paraId="3FF2C26B"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At Abbott, we are committed to advancing science with integrity and purpose.</w:t>
            </w:r>
          </w:p>
          <w:p w14:paraId="5F196C4B"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pursue innovation, recognizing the importance of anticipating and addressing risks responsibly. We honor the dignity of every study participant and uphold the highest standards of transparency and objectivity in scientific research.</w:t>
            </w:r>
          </w:p>
          <w:p w14:paraId="6D5C68E3"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Innovation I</w:t>
            </w:r>
          </w:p>
          <w:p w14:paraId="0D30BF09"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Innovation II</w:t>
            </w:r>
          </w:p>
          <w:p w14:paraId="221D6568"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Advancing Science</w:t>
            </w:r>
          </w:p>
          <w:p w14:paraId="5CC815E7"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Click each of the icons to learn more.</w:t>
            </w:r>
          </w:p>
        </w:tc>
        <w:tc>
          <w:tcPr>
            <w:tcW w:w="6000" w:type="dxa"/>
          </w:tcPr>
          <w:p w14:paraId="02FD37EE" w14:textId="77777777" w:rsidR="00BE08E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Vous devez visualiser l’ensemble du contenu avant de poursuivre.</w:t>
            </w:r>
          </w:p>
          <w:p w14:paraId="47576659" w14:textId="77777777" w:rsidR="00BE08E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Chez Abbott, nous nous engageons à faire progresser la science avec intégrité et détermination.</w:t>
            </w:r>
          </w:p>
          <w:p w14:paraId="7EFE49B5" w14:textId="77777777" w:rsidR="00BE08E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recherchons l’innovation, en reconnaissant l’importance d’anticiper et de gérer les risques de manière responsable. Nous respectons la dignité de chaque participant aux études et défendons les normes les strictes en matière de transparence et d’objectivité dans la recherche scientifique.</w:t>
            </w:r>
          </w:p>
          <w:p w14:paraId="7C5EB2BD" w14:textId="77777777" w:rsidR="00BE08E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Innovation I</w:t>
            </w:r>
          </w:p>
          <w:p w14:paraId="57FC04F4" w14:textId="77777777" w:rsidR="00BE08E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Innovation II</w:t>
            </w:r>
          </w:p>
          <w:p w14:paraId="7A56EE10" w14:textId="77777777" w:rsidR="00BE08E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Faire progresser la science</w:t>
            </w:r>
          </w:p>
          <w:p w14:paraId="73F7CB74" w14:textId="77777777" w:rsidR="00BE08E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Cliquez sur chacune des icônes pour en savoir plus.</w:t>
            </w:r>
          </w:p>
        </w:tc>
      </w:tr>
      <w:tr w:rsidR="0081652B" w:rsidRPr="0071772A" w14:paraId="3A47DCBE" w14:textId="77777777" w:rsidTr="00511015">
        <w:tc>
          <w:tcPr>
            <w:tcW w:w="1353" w:type="dxa"/>
            <w:shd w:val="clear" w:color="auto" w:fill="C1E4F5"/>
            <w:tcMar>
              <w:top w:w="120" w:type="dxa"/>
              <w:left w:w="180" w:type="dxa"/>
              <w:bottom w:w="120" w:type="dxa"/>
              <w:right w:w="180" w:type="dxa"/>
            </w:tcMar>
            <w:hideMark/>
          </w:tcPr>
          <w:p w14:paraId="691795FE" w14:textId="77777777" w:rsidR="00BE08E6" w:rsidRPr="005A2F98" w:rsidRDefault="002072B8" w:rsidP="00BE08E6">
            <w:pPr>
              <w:spacing w:before="30" w:after="30"/>
              <w:ind w:left="30" w:right="30"/>
              <w:rPr>
                <w:rFonts w:ascii="Calibri" w:eastAsia="Times New Roman" w:hAnsi="Calibri" w:cs="Calibri"/>
                <w:sz w:val="16"/>
              </w:rPr>
            </w:pPr>
            <w:hyperlink r:id="rId40" w:tgtFrame="_blank" w:history="1">
              <w:r w:rsidRPr="005A2F98">
                <w:rPr>
                  <w:rFonts w:ascii="Calibri" w:eastAsia="Times New Roman" w:hAnsi="Calibri" w:cs="Calibri"/>
                  <w:color w:val="0000FF"/>
                  <w:sz w:val="16"/>
                  <w:u w:val="single"/>
                </w:rPr>
                <w:t>Screen 9</w:t>
              </w:r>
            </w:hyperlink>
            <w:r w:rsidRPr="005A2F98">
              <w:rPr>
                <w:rFonts w:ascii="Calibri" w:eastAsia="Times New Roman" w:hAnsi="Calibri" w:cs="Calibri"/>
                <w:sz w:val="16"/>
              </w:rPr>
              <w:t xml:space="preserve"> </w:t>
            </w:r>
          </w:p>
          <w:p w14:paraId="48E21E85" w14:textId="77777777" w:rsidR="00BE08E6" w:rsidRPr="005A2F98" w:rsidRDefault="002072B8" w:rsidP="00BE08E6">
            <w:pPr>
              <w:ind w:left="30" w:right="30"/>
              <w:rPr>
                <w:rFonts w:ascii="Calibri" w:eastAsia="Times New Roman" w:hAnsi="Calibri" w:cs="Calibri"/>
                <w:sz w:val="16"/>
              </w:rPr>
            </w:pPr>
            <w:hyperlink r:id="rId41" w:tgtFrame="_blank" w:history="1">
              <w:r w:rsidRPr="005A2F98">
                <w:rPr>
                  <w:rFonts w:ascii="Calibri" w:eastAsia="Times New Roman" w:hAnsi="Calibri" w:cs="Calibri"/>
                  <w:color w:val="0000FF"/>
                  <w:sz w:val="16"/>
                  <w:u w:val="single"/>
                </w:rPr>
                <w:t>16_C_10</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B9A7B7"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INNOVATION I</w:t>
            </w:r>
          </w:p>
          <w:p w14:paraId="5E63D153"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create innovative healthcare solutions to help people live healthier lives and improve outcomes around the world.</w:t>
            </w:r>
          </w:p>
          <w:p w14:paraId="36623FAF"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7231F0F1" w14:textId="77777777" w:rsidR="00106FB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INNOVATION I</w:t>
            </w:r>
          </w:p>
          <w:p w14:paraId="00F53BA0" w14:textId="77777777" w:rsidR="00106FB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créons des solutions de soins de santé innovants pour aider les gens à vivre plus sainement et améliorer les résultats dans le monde entier.</w:t>
            </w:r>
          </w:p>
          <w:p w14:paraId="5AFD1628" w14:textId="77777777" w:rsidR="00BE08E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répondons aux besoins humains en développant des traitements d’avant-garde, des dispositifs qui sauvent des vies et des produits innovants qui favorisent la santé par des moyens nouveaux. Grâce à des sciences et technologies de pointe, nous nous efforçons d’améliorer les résultats et de donner aux gens les moyens de vivre pleinement leur vie, en créant des innovations qui ont du sens à chaque stade de la vie.</w:t>
            </w:r>
          </w:p>
        </w:tc>
      </w:tr>
      <w:tr w:rsidR="0081652B" w:rsidRPr="0071772A" w14:paraId="61674490" w14:textId="77777777" w:rsidTr="00511015">
        <w:tc>
          <w:tcPr>
            <w:tcW w:w="1353" w:type="dxa"/>
            <w:shd w:val="clear" w:color="auto" w:fill="C1E4F5"/>
            <w:tcMar>
              <w:top w:w="120" w:type="dxa"/>
              <w:left w:w="180" w:type="dxa"/>
              <w:bottom w:w="120" w:type="dxa"/>
              <w:right w:w="180" w:type="dxa"/>
            </w:tcMar>
            <w:hideMark/>
          </w:tcPr>
          <w:p w14:paraId="71EC2CA7" w14:textId="77777777" w:rsidR="00BE08E6" w:rsidRPr="005A2F98" w:rsidRDefault="002072B8" w:rsidP="00BE08E6">
            <w:pPr>
              <w:spacing w:before="30" w:after="30"/>
              <w:ind w:left="30" w:right="30"/>
              <w:rPr>
                <w:rFonts w:ascii="Calibri" w:eastAsia="Times New Roman" w:hAnsi="Calibri" w:cs="Calibri"/>
                <w:sz w:val="16"/>
              </w:rPr>
            </w:pPr>
            <w:hyperlink r:id="rId42" w:tgtFrame="_blank" w:history="1">
              <w:r w:rsidRPr="005A2F98">
                <w:rPr>
                  <w:rFonts w:ascii="Calibri" w:eastAsia="Times New Roman" w:hAnsi="Calibri" w:cs="Calibri"/>
                  <w:color w:val="0000FF"/>
                  <w:sz w:val="16"/>
                  <w:u w:val="single"/>
                </w:rPr>
                <w:t>Screen 9</w:t>
              </w:r>
            </w:hyperlink>
            <w:r w:rsidRPr="005A2F98">
              <w:rPr>
                <w:rFonts w:ascii="Calibri" w:eastAsia="Times New Roman" w:hAnsi="Calibri" w:cs="Calibri"/>
                <w:sz w:val="16"/>
              </w:rPr>
              <w:t xml:space="preserve"> </w:t>
            </w:r>
          </w:p>
          <w:p w14:paraId="0C79F563" w14:textId="77777777" w:rsidR="00BE08E6" w:rsidRPr="005A2F98" w:rsidRDefault="002072B8" w:rsidP="00BE08E6">
            <w:pPr>
              <w:ind w:left="30" w:right="30"/>
              <w:rPr>
                <w:rFonts w:ascii="Calibri" w:eastAsia="Times New Roman" w:hAnsi="Calibri" w:cs="Calibri"/>
                <w:sz w:val="16"/>
              </w:rPr>
            </w:pPr>
            <w:hyperlink r:id="rId43" w:tgtFrame="_blank" w:history="1">
              <w:r w:rsidRPr="005A2F98">
                <w:rPr>
                  <w:rFonts w:ascii="Calibri" w:eastAsia="Times New Roman" w:hAnsi="Calibri" w:cs="Calibri"/>
                  <w:color w:val="0000FF"/>
                  <w:sz w:val="16"/>
                  <w:u w:val="single"/>
                </w:rPr>
                <w:t>17_C_10</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C78E0A"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INNOVATION II</w:t>
            </w:r>
          </w:p>
          <w:p w14:paraId="2BA0DC84"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cultivate a culture of innovation by exploring new possibilities and plan for contingencies.</w:t>
            </w:r>
          </w:p>
          <w:p w14:paraId="55388759"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74AD4189" w14:textId="77777777" w:rsidR="00106FB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INNOVATION II</w:t>
            </w:r>
          </w:p>
          <w:p w14:paraId="35B82DAA" w14:textId="77777777" w:rsidR="00106FB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entretenons une culture de l’innovation en explorant de nouvelles possibilités et nous avons des plans pour faire face aux imprévus.</w:t>
            </w:r>
          </w:p>
          <w:p w14:paraId="75BCA733" w14:textId="77777777" w:rsidR="00BE08E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Bien que le progrès comporte souvent des risques, nous prenons des mesures réfléchies et responsables pour anticiper les difficultés et les minimiser en amont, toujours guidés par le Code et nos politiques.</w:t>
            </w:r>
          </w:p>
        </w:tc>
      </w:tr>
      <w:tr w:rsidR="0081652B" w:rsidRPr="0071772A" w14:paraId="6859A559" w14:textId="77777777" w:rsidTr="00511015">
        <w:tc>
          <w:tcPr>
            <w:tcW w:w="1353" w:type="dxa"/>
            <w:shd w:val="clear" w:color="auto" w:fill="C1E4F5"/>
            <w:tcMar>
              <w:top w:w="120" w:type="dxa"/>
              <w:left w:w="180" w:type="dxa"/>
              <w:bottom w:w="120" w:type="dxa"/>
              <w:right w:w="180" w:type="dxa"/>
            </w:tcMar>
            <w:hideMark/>
          </w:tcPr>
          <w:p w14:paraId="51BE3E06" w14:textId="77777777" w:rsidR="00BE08E6" w:rsidRPr="005A2F98" w:rsidRDefault="002072B8" w:rsidP="00BE08E6">
            <w:pPr>
              <w:spacing w:before="30" w:after="30"/>
              <w:ind w:left="30" w:right="30"/>
              <w:rPr>
                <w:rFonts w:ascii="Calibri" w:eastAsia="Times New Roman" w:hAnsi="Calibri" w:cs="Calibri"/>
                <w:sz w:val="16"/>
              </w:rPr>
            </w:pPr>
            <w:hyperlink r:id="rId44" w:tgtFrame="_blank" w:history="1">
              <w:r w:rsidRPr="005A2F98">
                <w:rPr>
                  <w:rFonts w:ascii="Calibri" w:eastAsia="Times New Roman" w:hAnsi="Calibri" w:cs="Calibri"/>
                  <w:color w:val="0000FF"/>
                  <w:sz w:val="16"/>
                  <w:u w:val="single"/>
                </w:rPr>
                <w:t>Screen 9</w:t>
              </w:r>
            </w:hyperlink>
            <w:r w:rsidRPr="005A2F98">
              <w:rPr>
                <w:rFonts w:ascii="Calibri" w:eastAsia="Times New Roman" w:hAnsi="Calibri" w:cs="Calibri"/>
                <w:sz w:val="16"/>
              </w:rPr>
              <w:t xml:space="preserve"> </w:t>
            </w:r>
          </w:p>
          <w:p w14:paraId="0A5E53BC" w14:textId="77777777" w:rsidR="00BE08E6" w:rsidRPr="005A2F98" w:rsidRDefault="002072B8" w:rsidP="00BE08E6">
            <w:pPr>
              <w:ind w:left="30" w:right="30"/>
              <w:rPr>
                <w:rFonts w:ascii="Calibri" w:eastAsia="Times New Roman" w:hAnsi="Calibri" w:cs="Calibri"/>
                <w:sz w:val="16"/>
              </w:rPr>
            </w:pPr>
            <w:hyperlink r:id="rId45" w:tgtFrame="_blank" w:history="1">
              <w:r w:rsidRPr="005A2F98">
                <w:rPr>
                  <w:rFonts w:ascii="Calibri" w:eastAsia="Times New Roman" w:hAnsi="Calibri" w:cs="Calibri"/>
                  <w:color w:val="0000FF"/>
                  <w:sz w:val="16"/>
                  <w:u w:val="single"/>
                </w:rPr>
                <w:t>18_C_10</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BF07D2"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ADVANCING SCIENCE</w:t>
            </w:r>
          </w:p>
          <w:p w14:paraId="3E9BE9CB"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conduct research to generate accurate, objective data that drives innovation, improves treatments, and advances healthcare.</w:t>
            </w:r>
          </w:p>
          <w:p w14:paraId="7E64D6CD"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7D91704D"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4F8E47A9"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20600AD1" w14:textId="77777777" w:rsidR="009A0BB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FAIRE PROGRESSER LA SCIENCE</w:t>
            </w:r>
          </w:p>
          <w:p w14:paraId="1F8BC766" w14:textId="77777777" w:rsidR="009A0BB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menons des recherches afin de produire des données précises et objectives qui favorisent l’innovation, améliorent les traitements et font progresser les soins de santé.</w:t>
            </w:r>
          </w:p>
          <w:p w14:paraId="506D54DE" w14:textId="77777777" w:rsidR="009A0BB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Dans le cadre de nos recherches, nous traitons les participants aux études avec dignité, nous les protégeons contre les risques inutiles et nous veillons à ce qu’ils connaissent la nature et l’objectif de la recherche, ainsi que les risques associés. Obtenir le consentement éclairé des participants aux études est un élément essentiel de notre processus de recherche.</w:t>
            </w:r>
          </w:p>
          <w:p w14:paraId="0D5DA710" w14:textId="77777777" w:rsidR="009A0BB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attachons une grande importance à la transparence dans la recherche scientifique et nous ne cherchons pas à influencer indûment les résultats. Nous nous assurons que les données d’étude sont exactes et nous nous engageons à fournir les résultats des recherches liées à nos produits, que ces résultats soient positifs ou négatifs, en temps utile et avec précision.</w:t>
            </w:r>
          </w:p>
          <w:p w14:paraId="5CDEBF31" w14:textId="77777777" w:rsidR="00BE08E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Lorsque des recherches sont menées pour Abbott ou publiées en notre nom, nous nous associons avec des experts qui possèdent de fortes compétences scientifiques et médicales. Nous attendons d’eux qu’ils communiquent tout lien avec Abbott, notamment les relations financières ou autres.</w:t>
            </w:r>
          </w:p>
        </w:tc>
      </w:tr>
      <w:tr w:rsidR="0081652B" w:rsidRPr="0071772A" w14:paraId="2C861DFE" w14:textId="77777777" w:rsidTr="00511015">
        <w:tc>
          <w:tcPr>
            <w:tcW w:w="1353" w:type="dxa"/>
            <w:shd w:val="clear" w:color="auto" w:fill="C1E4F5"/>
            <w:tcMar>
              <w:top w:w="120" w:type="dxa"/>
              <w:left w:w="180" w:type="dxa"/>
              <w:bottom w:w="120" w:type="dxa"/>
              <w:right w:w="180" w:type="dxa"/>
            </w:tcMar>
            <w:hideMark/>
          </w:tcPr>
          <w:p w14:paraId="52292C69" w14:textId="77777777" w:rsidR="00BE08E6" w:rsidRPr="005A2F98" w:rsidRDefault="002072B8" w:rsidP="00BE08E6">
            <w:pPr>
              <w:spacing w:before="30" w:after="30"/>
              <w:ind w:left="30" w:right="30"/>
              <w:rPr>
                <w:rFonts w:ascii="Calibri" w:eastAsia="Times New Roman" w:hAnsi="Calibri" w:cs="Calibri"/>
                <w:sz w:val="16"/>
              </w:rPr>
            </w:pPr>
            <w:hyperlink r:id="rId46" w:tgtFrame="_blank" w:history="1">
              <w:r w:rsidRPr="005A2F98">
                <w:rPr>
                  <w:rFonts w:ascii="Calibri" w:eastAsia="Times New Roman" w:hAnsi="Calibri" w:cs="Calibri"/>
                  <w:color w:val="0000FF"/>
                  <w:sz w:val="16"/>
                  <w:u w:val="single"/>
                </w:rPr>
                <w:t>Screen 10</w:t>
              </w:r>
            </w:hyperlink>
            <w:r w:rsidRPr="005A2F98">
              <w:rPr>
                <w:rFonts w:ascii="Calibri" w:eastAsia="Times New Roman" w:hAnsi="Calibri" w:cs="Calibri"/>
                <w:sz w:val="16"/>
              </w:rPr>
              <w:t xml:space="preserve"> </w:t>
            </w:r>
          </w:p>
          <w:p w14:paraId="10999343" w14:textId="77777777" w:rsidR="00BE08E6" w:rsidRPr="005A2F98" w:rsidRDefault="002072B8" w:rsidP="00BE08E6">
            <w:pPr>
              <w:ind w:left="30" w:right="30"/>
              <w:rPr>
                <w:rFonts w:ascii="Calibri" w:eastAsia="Times New Roman" w:hAnsi="Calibri" w:cs="Calibri"/>
                <w:sz w:val="16"/>
              </w:rPr>
            </w:pPr>
            <w:hyperlink r:id="rId47" w:tgtFrame="_blank" w:history="1">
              <w:r w:rsidRPr="005A2F98">
                <w:rPr>
                  <w:rFonts w:ascii="Calibri" w:eastAsia="Times New Roman" w:hAnsi="Calibri" w:cs="Calibri"/>
                  <w:color w:val="0000FF"/>
                  <w:sz w:val="16"/>
                  <w:u w:val="single"/>
                </w:rPr>
                <w:t>19_C_11</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B32005"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You must view all content before moving forward.</w:t>
            </w:r>
          </w:p>
          <w:p w14:paraId="68E03FDF"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At Abbott, we foster a culture of openness, diversity, and respect—because it drives creativity and innovation.</w:t>
            </w:r>
          </w:p>
          <w:p w14:paraId="7DFF491E"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each have a responsibility to live the Code every day: treating others with respect, creating a safe and inclusive workplace, and ensuring equal opportunity for all.</w:t>
            </w:r>
          </w:p>
          <w:p w14:paraId="45A4EE72"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ask questions when things are unclear and speak up when something doesn’t feel right.</w:t>
            </w:r>
          </w:p>
          <w:p w14:paraId="635C70A4"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This section reinforces our commitment to equal opportunity and a secure work environment, and reminds us to understand, apply, and uphold the Code in everything we do.</w:t>
            </w:r>
          </w:p>
          <w:p w14:paraId="6C5A2CA0"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Collaboration</w:t>
            </w:r>
          </w:p>
          <w:p w14:paraId="5A6EE94A"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Our Connection to Each Other</w:t>
            </w:r>
          </w:p>
          <w:p w14:paraId="6BF89CC3"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Reporting Concerns</w:t>
            </w:r>
          </w:p>
          <w:p w14:paraId="3BA2DFB9"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Equal Opportunity</w:t>
            </w:r>
          </w:p>
          <w:p w14:paraId="726D91D9"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Fair Treatment</w:t>
            </w:r>
          </w:p>
          <w:p w14:paraId="70812345"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Work Environment</w:t>
            </w:r>
          </w:p>
          <w:p w14:paraId="25330E92" w14:textId="77777777" w:rsidR="00BE08E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Click each of the icons to learn more.</w:t>
            </w:r>
          </w:p>
        </w:tc>
        <w:tc>
          <w:tcPr>
            <w:tcW w:w="6000" w:type="dxa"/>
          </w:tcPr>
          <w:p w14:paraId="32C2BE4C" w14:textId="77777777" w:rsidR="007502B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Vous devez visualiser l’ensemble du contenu avant de poursuivre.</w:t>
            </w:r>
          </w:p>
          <w:p w14:paraId="740B397B" w14:textId="77777777" w:rsidR="007502B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Chez Abbott, nous encourageons une culture d’ouverture, de diversité et de respect, car elle stimule la créativité et l’innovation.</w:t>
            </w:r>
          </w:p>
          <w:p w14:paraId="6DA915A6" w14:textId="77777777" w:rsidR="007502B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sommes tous tenus d’incarner ce Code au quotidien : en traitant les autres avec respect, en créant un lieu de travail sûr et inclusif, et en garantissant l’égalité des chances pour tous.</w:t>
            </w:r>
          </w:p>
          <w:p w14:paraId="0AB065CA" w14:textId="77777777" w:rsidR="007502B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posons des questions si les choses ne sont pas claires et nous prenons la parole lorsque quelque chose ne semble pas correct.</w:t>
            </w:r>
          </w:p>
          <w:p w14:paraId="2C3D99D3" w14:textId="77777777" w:rsidR="007502B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Cette section réaffirme notre engagement en faveur de l’égalité des chances et d’un environnement de travail sûr. Elle nous rappelle que nous devons connaître, appliquer et respecter le Code dans tout ce que nous faisons.</w:t>
            </w:r>
          </w:p>
          <w:p w14:paraId="52430A45" w14:textId="77777777" w:rsidR="007502B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Collaboration</w:t>
            </w:r>
          </w:p>
          <w:p w14:paraId="70EDD201" w14:textId="77777777" w:rsidR="007502B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Nos relations entre collègues</w:t>
            </w:r>
          </w:p>
          <w:p w14:paraId="6E9E6181" w14:textId="77777777" w:rsidR="007502B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Signalement de préoccupations</w:t>
            </w:r>
          </w:p>
          <w:p w14:paraId="4D0F767E" w14:textId="77777777" w:rsidR="007502B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Égalité des chances</w:t>
            </w:r>
          </w:p>
          <w:p w14:paraId="65419783" w14:textId="77777777" w:rsidR="007502B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Traitement équitable</w:t>
            </w:r>
          </w:p>
          <w:p w14:paraId="205E7155" w14:textId="77777777" w:rsidR="007502B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Environnement de travail</w:t>
            </w:r>
          </w:p>
          <w:p w14:paraId="622E7D34" w14:textId="77777777" w:rsidR="00BE08E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Cliquez sur chacune des icônes pour en savoir plus.</w:t>
            </w:r>
          </w:p>
        </w:tc>
      </w:tr>
      <w:tr w:rsidR="0081652B" w:rsidRPr="0071772A" w14:paraId="6F564404" w14:textId="77777777" w:rsidTr="00511015">
        <w:tc>
          <w:tcPr>
            <w:tcW w:w="1353" w:type="dxa"/>
            <w:shd w:val="clear" w:color="auto" w:fill="C1E4F5"/>
            <w:tcMar>
              <w:top w:w="120" w:type="dxa"/>
              <w:left w:w="180" w:type="dxa"/>
              <w:bottom w:w="120" w:type="dxa"/>
              <w:right w:w="180" w:type="dxa"/>
            </w:tcMar>
            <w:hideMark/>
          </w:tcPr>
          <w:p w14:paraId="3039548B" w14:textId="77777777" w:rsidR="00F47217" w:rsidRPr="005A2F98" w:rsidRDefault="002072B8" w:rsidP="00F47217">
            <w:pPr>
              <w:spacing w:before="30" w:after="30"/>
              <w:ind w:left="30" w:right="30"/>
              <w:rPr>
                <w:rFonts w:ascii="Calibri" w:eastAsia="Times New Roman" w:hAnsi="Calibri" w:cs="Calibri"/>
                <w:sz w:val="16"/>
              </w:rPr>
            </w:pPr>
            <w:hyperlink r:id="rId48" w:tgtFrame="_blank" w:history="1">
              <w:r w:rsidRPr="005A2F98">
                <w:rPr>
                  <w:rFonts w:ascii="Calibri" w:eastAsia="Times New Roman" w:hAnsi="Calibri" w:cs="Calibri"/>
                  <w:color w:val="0000FF"/>
                  <w:sz w:val="16"/>
                  <w:u w:val="single"/>
                </w:rPr>
                <w:t>Screen 10</w:t>
              </w:r>
            </w:hyperlink>
            <w:r w:rsidRPr="005A2F98">
              <w:rPr>
                <w:rFonts w:ascii="Calibri" w:eastAsia="Times New Roman" w:hAnsi="Calibri" w:cs="Calibri"/>
                <w:sz w:val="16"/>
              </w:rPr>
              <w:t xml:space="preserve"> </w:t>
            </w:r>
          </w:p>
          <w:p w14:paraId="226D25F9" w14:textId="77777777" w:rsidR="00F47217" w:rsidRPr="005A2F98" w:rsidRDefault="002072B8" w:rsidP="00F47217">
            <w:pPr>
              <w:ind w:left="30" w:right="30"/>
              <w:rPr>
                <w:rFonts w:ascii="Calibri" w:eastAsia="Times New Roman" w:hAnsi="Calibri" w:cs="Calibri"/>
                <w:sz w:val="16"/>
              </w:rPr>
            </w:pPr>
            <w:hyperlink r:id="rId49" w:tgtFrame="_blank" w:history="1">
              <w:r w:rsidRPr="005A2F98">
                <w:rPr>
                  <w:rFonts w:ascii="Calibri" w:eastAsia="Times New Roman" w:hAnsi="Calibri" w:cs="Calibri"/>
                  <w:color w:val="0000FF"/>
                  <w:sz w:val="16"/>
                  <w:u w:val="single"/>
                </w:rPr>
                <w:t>20_C_11</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569441"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COLLABORATION</w:t>
            </w:r>
          </w:p>
          <w:p w14:paraId="24825071"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value openness and collaboration because diverse ideas lead to better solutions.</w:t>
            </w:r>
          </w:p>
          <w:p w14:paraId="3654B5D3"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6AD03106" w14:textId="77777777" w:rsidR="00F4721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COLLABORATION</w:t>
            </w:r>
          </w:p>
          <w:p w14:paraId="4FF5970F" w14:textId="77777777" w:rsidR="00F4721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valorisons l’ouverture et la collaboration, car la diversité des idées mène à de meilleures solutions.</w:t>
            </w:r>
          </w:p>
          <w:p w14:paraId="1BB0F93C" w14:textId="77777777" w:rsidR="00F4721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accueillons la diversité, car elle alimente la créativité, le dynamisme et le progrès. Pour avoir un impact significatif sur la santé mondiale, nous nous écoutons les uns les autres, nous valorisons chaque voix et nous travaillons ensemble avec détermination.</w:t>
            </w:r>
          </w:p>
        </w:tc>
      </w:tr>
      <w:tr w:rsidR="0081652B" w:rsidRPr="0071772A" w14:paraId="418354E6" w14:textId="77777777" w:rsidTr="00511015">
        <w:tc>
          <w:tcPr>
            <w:tcW w:w="1353" w:type="dxa"/>
            <w:shd w:val="clear" w:color="auto" w:fill="C1E4F5"/>
            <w:tcMar>
              <w:top w:w="120" w:type="dxa"/>
              <w:left w:w="180" w:type="dxa"/>
              <w:bottom w:w="120" w:type="dxa"/>
              <w:right w:w="180" w:type="dxa"/>
            </w:tcMar>
            <w:hideMark/>
          </w:tcPr>
          <w:p w14:paraId="5B7C49C2" w14:textId="77777777" w:rsidR="00F47217" w:rsidRPr="005A2F98" w:rsidRDefault="002072B8" w:rsidP="00F47217">
            <w:pPr>
              <w:spacing w:before="30" w:after="30"/>
              <w:ind w:left="30" w:right="30"/>
              <w:rPr>
                <w:rFonts w:ascii="Calibri" w:eastAsia="Times New Roman" w:hAnsi="Calibri" w:cs="Calibri"/>
                <w:sz w:val="16"/>
              </w:rPr>
            </w:pPr>
            <w:hyperlink r:id="rId50" w:tgtFrame="_blank" w:history="1">
              <w:r w:rsidRPr="005A2F98">
                <w:rPr>
                  <w:rFonts w:ascii="Calibri" w:eastAsia="Times New Roman" w:hAnsi="Calibri" w:cs="Calibri"/>
                  <w:color w:val="0000FF"/>
                  <w:sz w:val="16"/>
                  <w:u w:val="single"/>
                </w:rPr>
                <w:t>Screen 10</w:t>
              </w:r>
            </w:hyperlink>
            <w:r w:rsidRPr="005A2F98">
              <w:rPr>
                <w:rFonts w:ascii="Calibri" w:eastAsia="Times New Roman" w:hAnsi="Calibri" w:cs="Calibri"/>
                <w:sz w:val="16"/>
              </w:rPr>
              <w:t xml:space="preserve"> </w:t>
            </w:r>
          </w:p>
          <w:p w14:paraId="4A267E81" w14:textId="77777777" w:rsidR="00F47217" w:rsidRPr="005A2F98" w:rsidRDefault="002072B8" w:rsidP="00F47217">
            <w:pPr>
              <w:ind w:left="30" w:right="30"/>
              <w:rPr>
                <w:rFonts w:ascii="Calibri" w:eastAsia="Times New Roman" w:hAnsi="Calibri" w:cs="Calibri"/>
                <w:sz w:val="16"/>
              </w:rPr>
            </w:pPr>
            <w:hyperlink r:id="rId51" w:tgtFrame="_blank" w:history="1">
              <w:r w:rsidRPr="005A2F98">
                <w:rPr>
                  <w:rFonts w:ascii="Calibri" w:eastAsia="Times New Roman" w:hAnsi="Calibri" w:cs="Calibri"/>
                  <w:color w:val="0000FF"/>
                  <w:sz w:val="16"/>
                  <w:u w:val="single"/>
                </w:rPr>
                <w:t>21_C_11</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1CFEB56"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OUR CONNECTION TO EACH OTHER</w:t>
            </w:r>
          </w:p>
          <w:p w14:paraId="60841F3A"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all share the responsibility to live Abbott’s values every day.</w:t>
            </w:r>
          </w:p>
          <w:p w14:paraId="47AEDDDE"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By acting ethically, we strengthen our culture. Everyone must understand how the Code applies to their role and work.</w:t>
            </w:r>
          </w:p>
          <w:p w14:paraId="1A8279C6"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Managers and supervisors have a special responsibility as leaders—they must model our values, promote ethical behavior, and create a safe space where employees feel comfortable asking questions and raising concerns without fear of retaliation.</w:t>
            </w:r>
          </w:p>
        </w:tc>
        <w:tc>
          <w:tcPr>
            <w:tcW w:w="6000" w:type="dxa"/>
          </w:tcPr>
          <w:p w14:paraId="1A865887" w14:textId="77777777" w:rsidR="004422A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NOS RELATIONS ENTRE COLLÈGUES</w:t>
            </w:r>
          </w:p>
          <w:p w14:paraId="2EFF0457" w14:textId="77777777" w:rsidR="004422A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avons tous la responsabilité de vivre les valeurs d’Abbott au quotidien.</w:t>
            </w:r>
          </w:p>
          <w:p w14:paraId="08565A85" w14:textId="77777777" w:rsidR="004422A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En agissant de manière éthique, nous renforçons notre culture. Chacun doit comprendre comment le Code s’applique à son rôle et à son travail.</w:t>
            </w:r>
          </w:p>
          <w:p w14:paraId="73DB5CC8" w14:textId="77777777" w:rsidR="00F4721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Les responsables et les superviseurs ont une responsabilité particulière en tant que dirigeants : ils doivent incarner nos valeurs, promouvoir un comportement éthique et créer une atmosphère de sécurité où les employés se sentent à l’aise pour poser des questions et faire part de leurs préoccupations sans crainte de représailles.</w:t>
            </w:r>
          </w:p>
        </w:tc>
      </w:tr>
      <w:tr w:rsidR="0081652B" w:rsidRPr="0071772A" w14:paraId="542EA388" w14:textId="77777777" w:rsidTr="00511015">
        <w:tc>
          <w:tcPr>
            <w:tcW w:w="1353" w:type="dxa"/>
            <w:shd w:val="clear" w:color="auto" w:fill="C1E4F5"/>
            <w:tcMar>
              <w:top w:w="120" w:type="dxa"/>
              <w:left w:w="180" w:type="dxa"/>
              <w:bottom w:w="120" w:type="dxa"/>
              <w:right w:w="180" w:type="dxa"/>
            </w:tcMar>
            <w:hideMark/>
          </w:tcPr>
          <w:p w14:paraId="665CD94A" w14:textId="77777777" w:rsidR="00F47217" w:rsidRPr="005A2F98" w:rsidRDefault="002072B8" w:rsidP="00F47217">
            <w:pPr>
              <w:spacing w:before="30" w:after="30"/>
              <w:ind w:left="30" w:right="30"/>
              <w:rPr>
                <w:rFonts w:ascii="Calibri" w:eastAsia="Times New Roman" w:hAnsi="Calibri" w:cs="Calibri"/>
                <w:sz w:val="16"/>
              </w:rPr>
            </w:pPr>
            <w:hyperlink r:id="rId52" w:tgtFrame="_blank" w:history="1">
              <w:r w:rsidRPr="005A2F98">
                <w:rPr>
                  <w:rFonts w:ascii="Calibri" w:eastAsia="Times New Roman" w:hAnsi="Calibri" w:cs="Calibri"/>
                  <w:color w:val="0000FF"/>
                  <w:sz w:val="16"/>
                  <w:u w:val="single"/>
                </w:rPr>
                <w:t>Screen 10</w:t>
              </w:r>
            </w:hyperlink>
            <w:r w:rsidRPr="005A2F98">
              <w:rPr>
                <w:rFonts w:ascii="Calibri" w:eastAsia="Times New Roman" w:hAnsi="Calibri" w:cs="Calibri"/>
                <w:sz w:val="16"/>
              </w:rPr>
              <w:t xml:space="preserve"> </w:t>
            </w:r>
          </w:p>
          <w:p w14:paraId="1308CEA4" w14:textId="77777777" w:rsidR="00F47217" w:rsidRPr="005A2F98" w:rsidRDefault="002072B8" w:rsidP="00F47217">
            <w:pPr>
              <w:ind w:left="30" w:right="30"/>
              <w:rPr>
                <w:rFonts w:ascii="Calibri" w:eastAsia="Times New Roman" w:hAnsi="Calibri" w:cs="Calibri"/>
                <w:sz w:val="16"/>
              </w:rPr>
            </w:pPr>
            <w:hyperlink r:id="rId53" w:tgtFrame="_blank" w:history="1">
              <w:r w:rsidRPr="005A2F98">
                <w:rPr>
                  <w:rFonts w:ascii="Calibri" w:eastAsia="Times New Roman" w:hAnsi="Calibri" w:cs="Calibri"/>
                  <w:color w:val="0000FF"/>
                  <w:sz w:val="16"/>
                  <w:u w:val="single"/>
                </w:rPr>
                <w:t>22_C_11</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EC2C7D"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REPORTING CONCERNS</w:t>
            </w:r>
          </w:p>
          <w:p w14:paraId="2673991E"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ask questions when something isn’t clear or doesn’t feel right. We also speak up and report any possible violations of the Code.</w:t>
            </w:r>
          </w:p>
          <w:p w14:paraId="3BC5E858"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326F46A5"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If you’re unsure about the right choice or action, talk to your manager or contact the Office of Ethics and Compliance.</w:t>
            </w:r>
          </w:p>
          <w:p w14:paraId="71F5F723"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0416F9B2"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0075DE6F"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Corrective actions may include discipline (up to and including termination) or legal action for:</w:t>
            </w:r>
          </w:p>
          <w:p w14:paraId="44E307B7" w14:textId="77777777" w:rsidR="00F47217" w:rsidRPr="005A2F98" w:rsidRDefault="002072B8" w:rsidP="003443CB">
            <w:pPr>
              <w:numPr>
                <w:ilvl w:val="0"/>
                <w:numId w:val="3"/>
              </w:numPr>
              <w:spacing w:before="100" w:beforeAutospacing="1" w:after="100" w:afterAutospacing="1"/>
              <w:ind w:left="750" w:right="30"/>
              <w:rPr>
                <w:rFonts w:ascii="Calibri" w:eastAsia="Times New Roman" w:hAnsi="Calibri" w:cs="Calibri"/>
              </w:rPr>
            </w:pPr>
            <w:r w:rsidRPr="005A2F98">
              <w:rPr>
                <w:rFonts w:ascii="Calibri" w:eastAsia="Times New Roman" w:hAnsi="Calibri" w:cs="Calibri"/>
              </w:rPr>
              <w:t>Authorizing or taking part in a violation;</w:t>
            </w:r>
          </w:p>
          <w:p w14:paraId="54ABC495" w14:textId="77777777" w:rsidR="00F47217" w:rsidRPr="005A2F98" w:rsidRDefault="002072B8" w:rsidP="003443CB">
            <w:pPr>
              <w:numPr>
                <w:ilvl w:val="0"/>
                <w:numId w:val="3"/>
              </w:numPr>
              <w:spacing w:before="100" w:beforeAutospacing="1" w:after="100" w:afterAutospacing="1"/>
              <w:ind w:left="750" w:right="30"/>
              <w:rPr>
                <w:rFonts w:ascii="Calibri" w:eastAsia="Times New Roman" w:hAnsi="Calibri" w:cs="Calibri"/>
              </w:rPr>
            </w:pPr>
            <w:r w:rsidRPr="005A2F98">
              <w:rPr>
                <w:rFonts w:ascii="Calibri" w:eastAsia="Times New Roman" w:hAnsi="Calibri" w:cs="Calibri"/>
              </w:rPr>
              <w:t>Refusing to cooperate in an investigation;</w:t>
            </w:r>
          </w:p>
          <w:p w14:paraId="5CA169E9" w14:textId="77777777" w:rsidR="00F47217" w:rsidRPr="005A2F98" w:rsidRDefault="002072B8" w:rsidP="003443CB">
            <w:pPr>
              <w:numPr>
                <w:ilvl w:val="0"/>
                <w:numId w:val="3"/>
              </w:numPr>
              <w:spacing w:before="100" w:beforeAutospacing="1" w:after="100" w:afterAutospacing="1"/>
              <w:ind w:left="750" w:right="30"/>
              <w:rPr>
                <w:rFonts w:ascii="Calibri" w:eastAsia="Times New Roman" w:hAnsi="Calibri" w:cs="Calibri"/>
              </w:rPr>
            </w:pPr>
            <w:r w:rsidRPr="005A2F98">
              <w:rPr>
                <w:rFonts w:ascii="Calibri" w:eastAsia="Times New Roman" w:hAnsi="Calibri" w:cs="Calibri"/>
              </w:rPr>
              <w:t>Failing to report a violation due to poor supervision;</w:t>
            </w:r>
          </w:p>
          <w:p w14:paraId="3768EB0F" w14:textId="77777777" w:rsidR="00F47217" w:rsidRPr="005A2F98" w:rsidRDefault="002072B8" w:rsidP="003443CB">
            <w:pPr>
              <w:numPr>
                <w:ilvl w:val="0"/>
                <w:numId w:val="3"/>
              </w:numPr>
              <w:spacing w:before="100" w:beforeAutospacing="1" w:after="100" w:afterAutospacing="1"/>
              <w:ind w:left="750" w:right="30"/>
              <w:rPr>
                <w:rFonts w:ascii="Calibri" w:eastAsia="Times New Roman" w:hAnsi="Calibri" w:cs="Calibri"/>
              </w:rPr>
            </w:pPr>
            <w:r w:rsidRPr="005A2F98">
              <w:rPr>
                <w:rFonts w:ascii="Calibri" w:eastAsia="Times New Roman" w:hAnsi="Calibri" w:cs="Calibri"/>
              </w:rPr>
              <w:t>Making a false report;</w:t>
            </w:r>
          </w:p>
          <w:p w14:paraId="4F0E6901" w14:textId="77777777" w:rsidR="00F47217" w:rsidRPr="005A2F98" w:rsidRDefault="002072B8" w:rsidP="003443CB">
            <w:pPr>
              <w:numPr>
                <w:ilvl w:val="0"/>
                <w:numId w:val="3"/>
              </w:numPr>
              <w:spacing w:before="100" w:beforeAutospacing="1" w:after="100" w:afterAutospacing="1"/>
              <w:ind w:left="750" w:right="30"/>
              <w:rPr>
                <w:rFonts w:ascii="Calibri" w:eastAsia="Times New Roman" w:hAnsi="Calibri" w:cs="Calibri"/>
              </w:rPr>
            </w:pPr>
            <w:r w:rsidRPr="005A2F98">
              <w:rPr>
                <w:rFonts w:ascii="Calibri" w:eastAsia="Times New Roman" w:hAnsi="Calibri" w:cs="Calibri"/>
              </w:rPr>
              <w:t>Retaliating against someone who reported a concern in good faith.</w:t>
            </w:r>
          </w:p>
          <w:p w14:paraId="76DF1AEF"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68193F47" w14:textId="77777777" w:rsidR="00310ED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SIGNALEMENT DE PRÉOCCUPATIONS</w:t>
            </w:r>
          </w:p>
          <w:p w14:paraId="2B9D7BC2" w14:textId="77777777" w:rsidR="00310ED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posons des questions si quelque chose n’est pas clair ou ne semble pas correct. Nous nous exprimons et signalons toute infraction potentielle au Code.</w:t>
            </w:r>
          </w:p>
          <w:p w14:paraId="53A189B5" w14:textId="77777777" w:rsidR="00310ED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avons la responsabilité de poser des questions si les instructions ne sont pas claires, et de contester et signaler toute suspicion de conduite commerciale non éthique, toute infraction au présent Code ou tout manquement aux politiques d’Abbott.</w:t>
            </w:r>
          </w:p>
          <w:p w14:paraId="772CC27C" w14:textId="77777777" w:rsidR="00310ED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Si vous n’êtes pas sûr(e) de la bonne décision ou action, parlez-en à votre responsable ou contactez le Bureau d’éthique et de conformité.</w:t>
            </w:r>
          </w:p>
          <w:p w14:paraId="0B2E182B" w14:textId="77777777" w:rsidR="00310ED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Les responsables et superviseurs doivent montrer l’exemple et s’assurer que les employés connaissent et respectent le Code. Les dirigeants ont une plus grande responsabilité en matière de communication des attentes d’Abbott et doivent contacter le Bureau d’éthique et de conformité à propos de toute infraction potentielle au Code.</w:t>
            </w:r>
          </w:p>
          <w:p w14:paraId="0261ECB0" w14:textId="77777777" w:rsidR="00310ED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Tous les signalements d’infraction possible au Code sont pris au sérieux. Le Bureau d’éthique et de conformité se chargera des suites à donner, y compris des enquêtes et des mesures correctives si nécessaires. Vous ne devez pas enquêter vous-même. Chacun doit coopérer et respecter la confidentialité des enquêtes.</w:t>
            </w:r>
          </w:p>
          <w:p w14:paraId="01C1BEDC" w14:textId="77777777" w:rsidR="00310ED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Les mesures correctives peuvent inclure des actions disciplinaires (pouvant aller jusqu’au licenciement) ou des actions en justice, pour avoir :</w:t>
            </w:r>
          </w:p>
          <w:p w14:paraId="00C3A3C4" w14:textId="77777777" w:rsidR="00310ED1" w:rsidRPr="00235CD0" w:rsidRDefault="002072B8" w:rsidP="003443CB">
            <w:pPr>
              <w:numPr>
                <w:ilvl w:val="0"/>
                <w:numId w:val="3"/>
              </w:numPr>
              <w:spacing w:before="100" w:beforeAutospacing="1" w:after="100" w:afterAutospacing="1"/>
              <w:ind w:left="750" w:right="30"/>
              <w:rPr>
                <w:rFonts w:ascii="Calibri" w:eastAsia="Times New Roman" w:hAnsi="Calibri" w:cs="Calibri"/>
                <w:lang w:val="fr-FR"/>
              </w:rPr>
            </w:pPr>
            <w:r w:rsidRPr="005A2F98">
              <w:rPr>
                <w:rFonts w:ascii="Calibri" w:eastAsia="Calibri" w:hAnsi="Calibri" w:cs="Calibri"/>
                <w:lang w:val="fr-FR"/>
              </w:rPr>
              <w:t>autorisé ou pris part à une infraction ;</w:t>
            </w:r>
          </w:p>
          <w:p w14:paraId="6C6E5642" w14:textId="77777777" w:rsidR="00310ED1" w:rsidRPr="00235CD0" w:rsidRDefault="002072B8" w:rsidP="003443CB">
            <w:pPr>
              <w:numPr>
                <w:ilvl w:val="0"/>
                <w:numId w:val="3"/>
              </w:numPr>
              <w:spacing w:before="100" w:beforeAutospacing="1" w:after="100" w:afterAutospacing="1"/>
              <w:ind w:left="750" w:right="30"/>
              <w:rPr>
                <w:rFonts w:ascii="Calibri" w:eastAsia="Times New Roman" w:hAnsi="Calibri" w:cs="Calibri"/>
                <w:lang w:val="fr-FR"/>
              </w:rPr>
            </w:pPr>
            <w:r w:rsidRPr="005A2F98">
              <w:rPr>
                <w:rFonts w:ascii="Calibri" w:eastAsia="Calibri" w:hAnsi="Calibri" w:cs="Calibri"/>
                <w:lang w:val="fr-FR"/>
              </w:rPr>
              <w:t>refusé de coopérer à une enquête ;</w:t>
            </w:r>
          </w:p>
          <w:p w14:paraId="5FF0262A" w14:textId="77777777" w:rsidR="00310ED1" w:rsidRPr="00235CD0" w:rsidRDefault="002072B8" w:rsidP="003443CB">
            <w:pPr>
              <w:numPr>
                <w:ilvl w:val="0"/>
                <w:numId w:val="3"/>
              </w:numPr>
              <w:spacing w:before="100" w:beforeAutospacing="1" w:after="100" w:afterAutospacing="1"/>
              <w:ind w:left="750" w:right="30"/>
              <w:rPr>
                <w:rFonts w:ascii="Calibri" w:eastAsia="Times New Roman" w:hAnsi="Calibri" w:cs="Calibri"/>
                <w:lang w:val="fr-FR"/>
              </w:rPr>
            </w:pPr>
            <w:r w:rsidRPr="005A2F98">
              <w:rPr>
                <w:rFonts w:ascii="Calibri" w:eastAsia="Calibri" w:hAnsi="Calibri" w:cs="Calibri"/>
                <w:lang w:val="fr-FR"/>
              </w:rPr>
              <w:t>manqué de signaler une infraction en raison d’un manque de surveillance ;</w:t>
            </w:r>
          </w:p>
          <w:p w14:paraId="1AF4FF17" w14:textId="77777777" w:rsidR="00310ED1" w:rsidRPr="005A2F98" w:rsidRDefault="002072B8" w:rsidP="003443CB">
            <w:pPr>
              <w:numPr>
                <w:ilvl w:val="0"/>
                <w:numId w:val="3"/>
              </w:numPr>
              <w:spacing w:before="100" w:beforeAutospacing="1" w:after="100" w:afterAutospacing="1"/>
              <w:ind w:left="750" w:right="30"/>
              <w:rPr>
                <w:rFonts w:ascii="Calibri" w:eastAsia="Times New Roman" w:hAnsi="Calibri" w:cs="Calibri"/>
              </w:rPr>
            </w:pPr>
            <w:r w:rsidRPr="005A2F98">
              <w:rPr>
                <w:rFonts w:ascii="Calibri" w:eastAsia="Calibri" w:hAnsi="Calibri" w:cs="Calibri"/>
                <w:lang w:val="fr-FR"/>
              </w:rPr>
              <w:t>fourni un faux rapport ;</w:t>
            </w:r>
          </w:p>
          <w:p w14:paraId="43EAC310" w14:textId="77777777" w:rsidR="00310ED1" w:rsidRPr="00235CD0" w:rsidRDefault="002072B8" w:rsidP="003443CB">
            <w:pPr>
              <w:numPr>
                <w:ilvl w:val="0"/>
                <w:numId w:val="3"/>
              </w:numPr>
              <w:spacing w:before="100" w:beforeAutospacing="1" w:after="100" w:afterAutospacing="1"/>
              <w:ind w:left="750" w:right="30"/>
              <w:rPr>
                <w:rFonts w:ascii="Calibri" w:eastAsia="Times New Roman" w:hAnsi="Calibri" w:cs="Calibri"/>
                <w:lang w:val="fr-FR"/>
              </w:rPr>
            </w:pPr>
            <w:r w:rsidRPr="005A2F98">
              <w:rPr>
                <w:rFonts w:ascii="Calibri" w:eastAsia="Calibri" w:hAnsi="Calibri" w:cs="Calibri"/>
                <w:lang w:val="fr-FR"/>
              </w:rPr>
              <w:t>exercé des représailles contre une personne ayant signalé de bonne foi une préoccupation.</w:t>
            </w:r>
          </w:p>
          <w:p w14:paraId="204A0F03" w14:textId="77777777" w:rsidR="00F4721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En aucun cas les représailles ne sont acceptables. Si vous pensez qu’il y a eu des représailles, signalez-le au Bureau d’éthique et de conformité ou aux Ressources humaines.</w:t>
            </w:r>
          </w:p>
        </w:tc>
      </w:tr>
      <w:tr w:rsidR="0081652B" w:rsidRPr="0071772A" w14:paraId="01F23782" w14:textId="77777777" w:rsidTr="00511015">
        <w:tc>
          <w:tcPr>
            <w:tcW w:w="1353" w:type="dxa"/>
            <w:shd w:val="clear" w:color="auto" w:fill="C1E4F5"/>
            <w:tcMar>
              <w:top w:w="120" w:type="dxa"/>
              <w:left w:w="180" w:type="dxa"/>
              <w:bottom w:w="120" w:type="dxa"/>
              <w:right w:w="180" w:type="dxa"/>
            </w:tcMar>
            <w:hideMark/>
          </w:tcPr>
          <w:p w14:paraId="1C447026" w14:textId="77777777" w:rsidR="00F47217" w:rsidRPr="005A2F98" w:rsidRDefault="002072B8" w:rsidP="00F47217">
            <w:pPr>
              <w:spacing w:before="30" w:after="30"/>
              <w:ind w:left="30" w:right="30"/>
              <w:rPr>
                <w:rFonts w:ascii="Calibri" w:eastAsia="Times New Roman" w:hAnsi="Calibri" w:cs="Calibri"/>
                <w:sz w:val="16"/>
              </w:rPr>
            </w:pPr>
            <w:hyperlink r:id="rId54" w:tgtFrame="_blank" w:history="1">
              <w:r w:rsidRPr="005A2F98">
                <w:rPr>
                  <w:rFonts w:ascii="Calibri" w:eastAsia="Times New Roman" w:hAnsi="Calibri" w:cs="Calibri"/>
                  <w:color w:val="0000FF"/>
                  <w:sz w:val="16"/>
                  <w:u w:val="single"/>
                </w:rPr>
                <w:t>Screen 10</w:t>
              </w:r>
            </w:hyperlink>
            <w:r w:rsidRPr="005A2F98">
              <w:rPr>
                <w:rFonts w:ascii="Calibri" w:eastAsia="Times New Roman" w:hAnsi="Calibri" w:cs="Calibri"/>
                <w:sz w:val="16"/>
              </w:rPr>
              <w:t xml:space="preserve"> </w:t>
            </w:r>
          </w:p>
          <w:p w14:paraId="088F302F" w14:textId="77777777" w:rsidR="00F47217" w:rsidRPr="005A2F98" w:rsidRDefault="002072B8" w:rsidP="00F47217">
            <w:pPr>
              <w:ind w:left="30" w:right="30"/>
              <w:rPr>
                <w:rFonts w:ascii="Calibri" w:eastAsia="Times New Roman" w:hAnsi="Calibri" w:cs="Calibri"/>
                <w:sz w:val="16"/>
              </w:rPr>
            </w:pPr>
            <w:hyperlink r:id="rId55" w:tgtFrame="_blank" w:history="1">
              <w:r w:rsidRPr="005A2F98">
                <w:rPr>
                  <w:rFonts w:ascii="Calibri" w:eastAsia="Times New Roman" w:hAnsi="Calibri" w:cs="Calibri"/>
                  <w:color w:val="0000FF"/>
                  <w:sz w:val="16"/>
                  <w:u w:val="single"/>
                </w:rPr>
                <w:t>23_C_11</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382E66"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EQUAL OPPORTUNITY</w:t>
            </w:r>
          </w:p>
          <w:p w14:paraId="1E58E928"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provide equal opportunities for all employees.</w:t>
            </w:r>
          </w:p>
          <w:p w14:paraId="53F55ECC"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0742ABF4"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Abbott prohibits discrimination based on race, color, religion, age, sex, national origin, gender identity or expression, sexual orientation, disability, marital status, veteran or military status, genetics, citizenship status, or any other legally protected status.</w:t>
            </w:r>
          </w:p>
        </w:tc>
        <w:tc>
          <w:tcPr>
            <w:tcW w:w="6000" w:type="dxa"/>
          </w:tcPr>
          <w:p w14:paraId="23CB5C13" w14:textId="77777777" w:rsidR="000E3269"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ÉGALITÉ DES CHANCES</w:t>
            </w:r>
          </w:p>
          <w:p w14:paraId="4B9813BA" w14:textId="77777777" w:rsidR="000E3269"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assurons l’égalité des chances pour tous les employés.</w:t>
            </w:r>
          </w:p>
          <w:p w14:paraId="2439A3B5" w14:textId="77777777" w:rsidR="000E3269"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prenons des décisions en matière d’embauche fondées sur les besoins de l’entreprise, les compétences de l’employé, son expérience et ses performances. Nous ne tolérons aucune forme de discrimination. Nous respectons toutes les lois qui régissent nos relations avec nos employés dans le monde entier.</w:t>
            </w:r>
          </w:p>
          <w:p w14:paraId="524A2820" w14:textId="77777777" w:rsidR="00F4721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Abbott interdit toute discrimination basée sur la race, la couleur de peau, la religion, l’âge, le sexe, la nationalité d’origine, l’identité ou l’expression de genre, l’orientation sexuelle, la présence d’un handicap, la situation familiale, le fait d’être un ancien combattant ou un militaire, la génétique, la citoyenneté ou tout autre statut protégé légalement.</w:t>
            </w:r>
          </w:p>
        </w:tc>
      </w:tr>
      <w:tr w:rsidR="0081652B" w:rsidRPr="0071772A" w14:paraId="6931572F" w14:textId="77777777" w:rsidTr="00511015">
        <w:tc>
          <w:tcPr>
            <w:tcW w:w="1353" w:type="dxa"/>
            <w:shd w:val="clear" w:color="auto" w:fill="C1E4F5"/>
            <w:tcMar>
              <w:top w:w="120" w:type="dxa"/>
              <w:left w:w="180" w:type="dxa"/>
              <w:bottom w:w="120" w:type="dxa"/>
              <w:right w:w="180" w:type="dxa"/>
            </w:tcMar>
            <w:hideMark/>
          </w:tcPr>
          <w:p w14:paraId="44482E93" w14:textId="77777777" w:rsidR="00F47217" w:rsidRPr="005A2F98" w:rsidRDefault="002072B8" w:rsidP="00F47217">
            <w:pPr>
              <w:spacing w:before="30" w:after="30"/>
              <w:ind w:left="30" w:right="30"/>
              <w:rPr>
                <w:rFonts w:ascii="Calibri" w:eastAsia="Times New Roman" w:hAnsi="Calibri" w:cs="Calibri"/>
                <w:sz w:val="16"/>
              </w:rPr>
            </w:pPr>
            <w:hyperlink r:id="rId56" w:tgtFrame="_blank" w:history="1">
              <w:r w:rsidRPr="005A2F98">
                <w:rPr>
                  <w:rFonts w:ascii="Calibri" w:eastAsia="Times New Roman" w:hAnsi="Calibri" w:cs="Calibri"/>
                  <w:color w:val="0000FF"/>
                  <w:sz w:val="16"/>
                  <w:u w:val="single"/>
                </w:rPr>
                <w:t>Screen 10</w:t>
              </w:r>
            </w:hyperlink>
            <w:r w:rsidRPr="005A2F98">
              <w:rPr>
                <w:rFonts w:ascii="Calibri" w:eastAsia="Times New Roman" w:hAnsi="Calibri" w:cs="Calibri"/>
                <w:sz w:val="16"/>
              </w:rPr>
              <w:t xml:space="preserve"> </w:t>
            </w:r>
          </w:p>
          <w:p w14:paraId="202F87A9" w14:textId="77777777" w:rsidR="00F47217" w:rsidRPr="005A2F98" w:rsidRDefault="002072B8" w:rsidP="00F47217">
            <w:pPr>
              <w:ind w:left="30" w:right="30"/>
              <w:rPr>
                <w:rFonts w:ascii="Calibri" w:eastAsia="Times New Roman" w:hAnsi="Calibri" w:cs="Calibri"/>
                <w:sz w:val="16"/>
              </w:rPr>
            </w:pPr>
            <w:hyperlink r:id="rId57" w:tgtFrame="_blank" w:history="1">
              <w:r w:rsidRPr="005A2F98">
                <w:rPr>
                  <w:rFonts w:ascii="Calibri" w:eastAsia="Times New Roman" w:hAnsi="Calibri" w:cs="Calibri"/>
                  <w:color w:val="0000FF"/>
                  <w:sz w:val="16"/>
                  <w:u w:val="single"/>
                </w:rPr>
                <w:t>24_C_11</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742919"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FAIR TREATMENT</w:t>
            </w:r>
          </w:p>
          <w:p w14:paraId="35598198"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foster a respectful, inclusive, and safe workplace.</w:t>
            </w:r>
          </w:p>
          <w:p w14:paraId="45CD7212"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work to ensure everyone feels welcome, supported, and empowered.</w:t>
            </w:r>
          </w:p>
          <w:p w14:paraId="759DEBCF"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Abbott promotes a healthy, harassment-free environment and values employee input to strengthen diversity and inclusion.</w:t>
            </w:r>
          </w:p>
          <w:p w14:paraId="466C6B25"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48574986" w14:textId="77777777" w:rsidR="00AC0538"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TRAITEMENT ÉQUITABLE</w:t>
            </w:r>
          </w:p>
          <w:p w14:paraId="57AC86C6" w14:textId="77777777" w:rsidR="00AC0538"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favorisons un environnement de travail respectueux, inclusif et sûr.</w:t>
            </w:r>
          </w:p>
          <w:p w14:paraId="10BB45C1" w14:textId="77777777" w:rsidR="00AC0538"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veillons à ce que chacun se sente accueilli, soutenu et responsabilisé.</w:t>
            </w:r>
          </w:p>
          <w:p w14:paraId="7B6FBF32" w14:textId="77777777" w:rsidR="00AC0538"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Abbott promeut un environnement sain et exempt de harcèlement, et valorise la contribution de ses employés afin de renforcer la diversité et l’inclusion.</w:t>
            </w:r>
          </w:p>
          <w:p w14:paraId="0906E950" w14:textId="77777777" w:rsidR="00F4721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traitons chacun avec respect et dignité, en renforçant la confiance par l’équité et l’honnêteté – jamais par la manipulation, la désinformation ou le manque de transparence.</w:t>
            </w:r>
          </w:p>
        </w:tc>
      </w:tr>
      <w:tr w:rsidR="0081652B" w:rsidRPr="0071772A" w14:paraId="79509B84" w14:textId="77777777" w:rsidTr="00511015">
        <w:tc>
          <w:tcPr>
            <w:tcW w:w="1353" w:type="dxa"/>
            <w:shd w:val="clear" w:color="auto" w:fill="C1E4F5"/>
            <w:tcMar>
              <w:top w:w="120" w:type="dxa"/>
              <w:left w:w="180" w:type="dxa"/>
              <w:bottom w:w="120" w:type="dxa"/>
              <w:right w:w="180" w:type="dxa"/>
            </w:tcMar>
            <w:hideMark/>
          </w:tcPr>
          <w:p w14:paraId="24EA9DF6" w14:textId="77777777" w:rsidR="00F47217" w:rsidRPr="005A2F98" w:rsidRDefault="002072B8" w:rsidP="00F47217">
            <w:pPr>
              <w:spacing w:before="30" w:after="30"/>
              <w:ind w:left="30" w:right="30"/>
              <w:rPr>
                <w:rFonts w:ascii="Calibri" w:eastAsia="Times New Roman" w:hAnsi="Calibri" w:cs="Calibri"/>
                <w:sz w:val="16"/>
              </w:rPr>
            </w:pPr>
            <w:hyperlink r:id="rId58" w:tgtFrame="_blank" w:history="1">
              <w:r w:rsidRPr="005A2F98">
                <w:rPr>
                  <w:rFonts w:ascii="Calibri" w:eastAsia="Times New Roman" w:hAnsi="Calibri" w:cs="Calibri"/>
                  <w:color w:val="0000FF"/>
                  <w:sz w:val="16"/>
                  <w:u w:val="single"/>
                </w:rPr>
                <w:t>Screen 10</w:t>
              </w:r>
            </w:hyperlink>
            <w:r w:rsidRPr="005A2F98">
              <w:rPr>
                <w:rFonts w:ascii="Calibri" w:eastAsia="Times New Roman" w:hAnsi="Calibri" w:cs="Calibri"/>
                <w:sz w:val="16"/>
              </w:rPr>
              <w:t xml:space="preserve"> </w:t>
            </w:r>
          </w:p>
          <w:p w14:paraId="57BAB1D2" w14:textId="77777777" w:rsidR="00F47217" w:rsidRPr="005A2F98" w:rsidRDefault="002072B8" w:rsidP="00F47217">
            <w:pPr>
              <w:ind w:left="30" w:right="30"/>
              <w:rPr>
                <w:rFonts w:ascii="Calibri" w:eastAsia="Times New Roman" w:hAnsi="Calibri" w:cs="Calibri"/>
                <w:sz w:val="16"/>
              </w:rPr>
            </w:pPr>
            <w:hyperlink r:id="rId59" w:tgtFrame="_blank" w:history="1">
              <w:r w:rsidRPr="005A2F98">
                <w:rPr>
                  <w:rFonts w:ascii="Calibri" w:eastAsia="Times New Roman" w:hAnsi="Calibri" w:cs="Calibri"/>
                  <w:color w:val="0000FF"/>
                  <w:sz w:val="16"/>
                  <w:u w:val="single"/>
                </w:rPr>
                <w:t>25_C_11</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449BC2"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WORK ENVIRONMENT</w:t>
            </w:r>
          </w:p>
          <w:p w14:paraId="53182C7B"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prioritize safety and fair working conditions.</w:t>
            </w:r>
          </w:p>
          <w:p w14:paraId="616F3DB4" w14:textId="77777777" w:rsidR="00F472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Accidents or unsafe situations must be reported to management right away. Abbott also takes steps to prevent and prohibit illegal, inappropriate labor practices and any form of cruel or inhumane treatment in our business activities worldwide.</w:t>
            </w:r>
          </w:p>
        </w:tc>
        <w:tc>
          <w:tcPr>
            <w:tcW w:w="6000" w:type="dxa"/>
          </w:tcPr>
          <w:p w14:paraId="039F0620" w14:textId="77777777" w:rsidR="00D319D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ENVIRONNEMENT DE TRAVAIL</w:t>
            </w:r>
          </w:p>
          <w:p w14:paraId="06BAA40A" w14:textId="77777777" w:rsidR="00D319D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donnons la priorité à la sécurité et aux conditions de travail équitables.</w:t>
            </w:r>
          </w:p>
          <w:p w14:paraId="4133BFC4" w14:textId="18C3DE0A" w:rsidR="00F4721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 xml:space="preserve">Les accidents ou les situations à risque doivent être signalés à la direction immédiatement. Abbott prend également des mesures pour éviter et interdire les pratiques </w:t>
            </w:r>
            <w:ins w:id="5" w:author="Zidane, Sandra" w:date="2026-01-02T13:19:00Z" w16du:dateUtc="2026-01-02T12:19:00Z">
              <w:r w:rsidR="00021028" w:rsidRPr="005A2F98">
                <w:rPr>
                  <w:rFonts w:ascii="Calibri" w:eastAsia="Calibri" w:hAnsi="Calibri" w:cs="Calibri"/>
                  <w:lang w:val="fr-FR"/>
                </w:rPr>
                <w:t xml:space="preserve">illégales </w:t>
              </w:r>
            </w:ins>
            <w:r w:rsidRPr="005A2F98">
              <w:rPr>
                <w:rFonts w:ascii="Calibri" w:eastAsia="Calibri" w:hAnsi="Calibri" w:cs="Calibri"/>
                <w:lang w:val="fr-FR"/>
              </w:rPr>
              <w:t xml:space="preserve">de travail </w:t>
            </w:r>
            <w:del w:id="6" w:author="Zidane, Sandra" w:date="2026-01-02T13:19:00Z" w16du:dateUtc="2026-01-02T12:19:00Z">
              <w:r w:rsidRPr="005A2F98" w:rsidDel="00021028">
                <w:rPr>
                  <w:rFonts w:ascii="Calibri" w:eastAsia="Calibri" w:hAnsi="Calibri" w:cs="Calibri"/>
                  <w:lang w:val="fr-FR"/>
                </w:rPr>
                <w:delText xml:space="preserve">illégales </w:delText>
              </w:r>
            </w:del>
            <w:r w:rsidRPr="005A2F98">
              <w:rPr>
                <w:rFonts w:ascii="Calibri" w:eastAsia="Calibri" w:hAnsi="Calibri" w:cs="Calibri"/>
                <w:lang w:val="fr-FR"/>
              </w:rPr>
              <w:t>et inappropriées, ainsi que toute forme de traitement cruel ou inhumain dans le cadre de nos activités partout dans le monde.</w:t>
            </w:r>
          </w:p>
        </w:tc>
      </w:tr>
      <w:tr w:rsidR="0081652B" w:rsidRPr="0071772A" w14:paraId="31EF87FC" w14:textId="77777777" w:rsidTr="00511015">
        <w:tc>
          <w:tcPr>
            <w:tcW w:w="1353" w:type="dxa"/>
            <w:shd w:val="clear" w:color="auto" w:fill="C1E4F5"/>
            <w:tcMar>
              <w:top w:w="120" w:type="dxa"/>
              <w:left w:w="180" w:type="dxa"/>
              <w:bottom w:w="120" w:type="dxa"/>
              <w:right w:w="180" w:type="dxa"/>
            </w:tcMar>
            <w:hideMark/>
          </w:tcPr>
          <w:p w14:paraId="246B0493" w14:textId="77777777" w:rsidR="00B71E05" w:rsidRPr="005A2F98" w:rsidRDefault="002072B8" w:rsidP="00B71E05">
            <w:pPr>
              <w:spacing w:before="30" w:after="30"/>
              <w:ind w:left="30" w:right="30"/>
              <w:rPr>
                <w:rFonts w:ascii="Calibri" w:eastAsia="Times New Roman" w:hAnsi="Calibri" w:cs="Calibri"/>
                <w:sz w:val="16"/>
              </w:rPr>
            </w:pPr>
            <w:hyperlink r:id="rId60" w:tgtFrame="_blank" w:history="1">
              <w:r w:rsidRPr="005A2F98">
                <w:rPr>
                  <w:rFonts w:ascii="Calibri" w:eastAsia="Times New Roman" w:hAnsi="Calibri" w:cs="Calibri"/>
                  <w:color w:val="0000FF"/>
                  <w:sz w:val="16"/>
                  <w:u w:val="single"/>
                </w:rPr>
                <w:t>Screen 11</w:t>
              </w:r>
            </w:hyperlink>
            <w:r w:rsidRPr="005A2F98">
              <w:rPr>
                <w:rFonts w:ascii="Calibri" w:eastAsia="Times New Roman" w:hAnsi="Calibri" w:cs="Calibri"/>
                <w:sz w:val="16"/>
              </w:rPr>
              <w:t xml:space="preserve"> </w:t>
            </w:r>
          </w:p>
          <w:p w14:paraId="389B4B5A" w14:textId="77777777" w:rsidR="00B71E05" w:rsidRPr="005A2F98" w:rsidRDefault="002072B8" w:rsidP="00B71E05">
            <w:pPr>
              <w:ind w:left="30" w:right="30"/>
              <w:rPr>
                <w:rFonts w:ascii="Calibri" w:eastAsia="Times New Roman" w:hAnsi="Calibri" w:cs="Calibri"/>
                <w:sz w:val="16"/>
              </w:rPr>
            </w:pPr>
            <w:hyperlink r:id="rId61" w:tgtFrame="_blank" w:history="1">
              <w:r w:rsidRPr="005A2F98">
                <w:rPr>
                  <w:rFonts w:ascii="Calibri" w:eastAsia="Times New Roman" w:hAnsi="Calibri" w:cs="Calibri"/>
                  <w:color w:val="0000FF"/>
                  <w:sz w:val="16"/>
                  <w:u w:val="single"/>
                </w:rPr>
                <w:t>26_C_12</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A68E44" w14:textId="77777777" w:rsidR="00B71E0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You must view all content before moving forward.</w:t>
            </w:r>
          </w:p>
          <w:p w14:paraId="68ACA6FC" w14:textId="77777777" w:rsidR="00B71E0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At Abbott, we build trust through community, environment, and engagement.</w:t>
            </w:r>
          </w:p>
          <w:p w14:paraId="428EFB0C" w14:textId="77777777" w:rsidR="00B71E0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strive to give back to the communities where we operate and make a positive, lasting impact on people’s lives.</w:t>
            </w:r>
          </w:p>
          <w:p w14:paraId="0241CB9D" w14:textId="77777777" w:rsidR="00B71E0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Abbott works to minimize its environmental footprint by reducing energy use and conserving natural resources.</w:t>
            </w:r>
          </w:p>
          <w:p w14:paraId="312CE7C1" w14:textId="77777777" w:rsidR="00B71E0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also support appropriate political engagement and encourage community involvement across our global operations.</w:t>
            </w:r>
          </w:p>
          <w:p w14:paraId="22C3A6EB" w14:textId="77777777" w:rsidR="00B71E0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Community Involvement</w:t>
            </w:r>
          </w:p>
          <w:p w14:paraId="46E73AA5" w14:textId="77777777" w:rsidR="00B71E0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Environmental Responsibility</w:t>
            </w:r>
          </w:p>
          <w:p w14:paraId="2FC1AB67" w14:textId="77777777" w:rsidR="00B71E0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Political Contributions</w:t>
            </w:r>
          </w:p>
          <w:p w14:paraId="33D951A1" w14:textId="77777777" w:rsidR="00B71E0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Click each of the icons to learn more.</w:t>
            </w:r>
          </w:p>
        </w:tc>
        <w:tc>
          <w:tcPr>
            <w:tcW w:w="6000" w:type="dxa"/>
          </w:tcPr>
          <w:p w14:paraId="331D64B5" w14:textId="77777777" w:rsidR="00B71E0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Vous devez visualiser l’ensemble du contenu avant de poursuivre.</w:t>
            </w:r>
          </w:p>
          <w:p w14:paraId="09AD37B8" w14:textId="77777777" w:rsidR="00B71E0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Chez Abbott, nous renforçons la confiance grâce à la collectivité, à l’environnement et à l’engagement.</w:t>
            </w:r>
          </w:p>
          <w:p w14:paraId="553F37A7" w14:textId="77777777" w:rsidR="00B71E0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nous efforçons de donner en retour aux collectivités auprès desquelles nous menons nos activités et d’avoir un impact positif et durable sur la vie des gens.</w:t>
            </w:r>
          </w:p>
          <w:p w14:paraId="7546E924" w14:textId="77777777" w:rsidR="00B71E0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Abbott s’efforce de minimiser son empreinte environnementale en réduisant sa consommation d’énergie et en préservant les ressources naturelles.</w:t>
            </w:r>
          </w:p>
          <w:p w14:paraId="3C6B045D" w14:textId="77777777" w:rsidR="00B71E0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soutenons également un engagement politique approprié et encourageons l’implication communautaire dans l’ensemble de nos opérations mondiales.</w:t>
            </w:r>
          </w:p>
          <w:p w14:paraId="7093280B" w14:textId="77777777" w:rsidR="00B71E0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Engagement dans la collectivité</w:t>
            </w:r>
          </w:p>
          <w:p w14:paraId="58741A0B" w14:textId="77777777" w:rsidR="00B71E0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Responsabilité environnementale</w:t>
            </w:r>
          </w:p>
          <w:p w14:paraId="7917EF22" w14:textId="77777777" w:rsidR="00B71E0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Contributions politiques</w:t>
            </w:r>
          </w:p>
          <w:p w14:paraId="263DF512" w14:textId="77777777" w:rsidR="00B71E0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Cliquez sur chacune des icônes pour en savoir plus.</w:t>
            </w:r>
          </w:p>
        </w:tc>
      </w:tr>
      <w:tr w:rsidR="0081652B" w:rsidRPr="0071772A" w14:paraId="4929FBF5" w14:textId="77777777" w:rsidTr="00511015">
        <w:tc>
          <w:tcPr>
            <w:tcW w:w="1353" w:type="dxa"/>
            <w:shd w:val="clear" w:color="auto" w:fill="C1E4F5"/>
            <w:tcMar>
              <w:top w:w="120" w:type="dxa"/>
              <w:left w:w="180" w:type="dxa"/>
              <w:bottom w:w="120" w:type="dxa"/>
              <w:right w:w="180" w:type="dxa"/>
            </w:tcMar>
            <w:hideMark/>
          </w:tcPr>
          <w:p w14:paraId="4D409D39" w14:textId="77777777" w:rsidR="00671917" w:rsidRPr="005A2F98" w:rsidRDefault="002072B8" w:rsidP="00671917">
            <w:pPr>
              <w:spacing w:before="30" w:after="30"/>
              <w:ind w:left="30" w:right="30"/>
              <w:rPr>
                <w:rFonts w:ascii="Calibri" w:eastAsia="Times New Roman" w:hAnsi="Calibri" w:cs="Calibri"/>
                <w:sz w:val="16"/>
              </w:rPr>
            </w:pPr>
            <w:hyperlink r:id="rId62" w:tgtFrame="_blank" w:history="1">
              <w:r w:rsidRPr="005A2F98">
                <w:rPr>
                  <w:rFonts w:ascii="Calibri" w:eastAsia="Times New Roman" w:hAnsi="Calibri" w:cs="Calibri"/>
                  <w:color w:val="0000FF"/>
                  <w:sz w:val="16"/>
                  <w:u w:val="single"/>
                </w:rPr>
                <w:t>Screen 11</w:t>
              </w:r>
            </w:hyperlink>
            <w:r w:rsidRPr="005A2F98">
              <w:rPr>
                <w:rFonts w:ascii="Calibri" w:eastAsia="Times New Roman" w:hAnsi="Calibri" w:cs="Calibri"/>
                <w:sz w:val="16"/>
              </w:rPr>
              <w:t xml:space="preserve"> </w:t>
            </w:r>
          </w:p>
          <w:p w14:paraId="42DC62E8" w14:textId="77777777" w:rsidR="00671917" w:rsidRPr="005A2F98" w:rsidRDefault="002072B8" w:rsidP="00671917">
            <w:pPr>
              <w:ind w:left="30" w:right="30"/>
              <w:rPr>
                <w:rFonts w:ascii="Calibri" w:eastAsia="Times New Roman" w:hAnsi="Calibri" w:cs="Calibri"/>
                <w:sz w:val="16"/>
              </w:rPr>
            </w:pPr>
            <w:hyperlink r:id="rId63" w:tgtFrame="_blank" w:history="1">
              <w:r w:rsidRPr="005A2F98">
                <w:rPr>
                  <w:rFonts w:ascii="Calibri" w:eastAsia="Times New Roman" w:hAnsi="Calibri" w:cs="Calibri"/>
                  <w:color w:val="0000FF"/>
                  <w:sz w:val="16"/>
                  <w:u w:val="single"/>
                </w:rPr>
                <w:t>27_C_12</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CB37E6" w14:textId="77777777" w:rsidR="006719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COMMUNITY INVOLVEMENT</w:t>
            </w:r>
          </w:p>
          <w:p w14:paraId="5E2C2F52" w14:textId="77777777" w:rsidR="006719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support community well-being.</w:t>
            </w:r>
          </w:p>
          <w:p w14:paraId="6020428A" w14:textId="77777777" w:rsidR="006719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50A59B99" w14:textId="77777777" w:rsidR="00671917"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7C4F12E5" w14:textId="77777777" w:rsidR="0067191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ENGAGEMENT DANS LA COLLECTIVITÉ</w:t>
            </w:r>
          </w:p>
          <w:p w14:paraId="0094E4FD" w14:textId="77777777" w:rsidR="0067191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aidons au bien-être de la communauté.</w:t>
            </w:r>
          </w:p>
          <w:p w14:paraId="6B2172E2" w14:textId="24D27306" w:rsidR="0067191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 xml:space="preserve">Chez Abbott, nous aidons au bien-être des communautés grâce à nos produits, notre travail et nos actions, et nous avons une longue histoire de restitution </w:t>
            </w:r>
            <w:ins w:id="7" w:author="Zidane, Sandra" w:date="2026-01-02T13:28:00Z" w16du:dateUtc="2026-01-02T12:28:00Z">
              <w:r w:rsidR="000606D1">
                <w:rPr>
                  <w:rFonts w:ascii="Calibri" w:eastAsia="Calibri" w:hAnsi="Calibri" w:cs="Calibri"/>
                  <w:lang w:val="fr-FR"/>
                </w:rPr>
                <w:t xml:space="preserve">là </w:t>
              </w:r>
            </w:ins>
            <w:del w:id="8" w:author="Zidane, Sandra" w:date="2026-01-02T13:27:00Z" w16du:dateUtc="2026-01-02T12:27:00Z">
              <w:r w:rsidRPr="005A2F98" w:rsidDel="000606D1">
                <w:rPr>
                  <w:rFonts w:ascii="Calibri" w:eastAsia="Calibri" w:hAnsi="Calibri" w:cs="Calibri"/>
                  <w:lang w:val="fr-FR"/>
                </w:rPr>
                <w:delText xml:space="preserve">aux lieux </w:delText>
              </w:r>
            </w:del>
            <w:r w:rsidRPr="005A2F98">
              <w:rPr>
                <w:rFonts w:ascii="Calibri" w:eastAsia="Calibri" w:hAnsi="Calibri" w:cs="Calibri"/>
                <w:lang w:val="fr-FR"/>
              </w:rPr>
              <w:t>où nous vivons et travaillons, car nous croyons que les communautés en bonne santé s’épanouissent mieux.</w:t>
            </w:r>
          </w:p>
          <w:p w14:paraId="7D41320C" w14:textId="77777777" w:rsidR="00671917"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Par nos activités, nos partenariats et notre soutien aux groupes et causes locaux, nous nous efforçons d’avoir un impact positif et durable partout où nous exerçons nos activités.</w:t>
            </w:r>
          </w:p>
        </w:tc>
      </w:tr>
      <w:tr w:rsidR="0081652B" w:rsidRPr="0071772A" w14:paraId="33550CC0" w14:textId="77777777" w:rsidTr="00511015">
        <w:tc>
          <w:tcPr>
            <w:tcW w:w="1353" w:type="dxa"/>
            <w:shd w:val="clear" w:color="auto" w:fill="C1E4F5"/>
            <w:tcMar>
              <w:top w:w="120" w:type="dxa"/>
              <w:left w:w="180" w:type="dxa"/>
              <w:bottom w:w="120" w:type="dxa"/>
              <w:right w:w="180" w:type="dxa"/>
            </w:tcMar>
            <w:hideMark/>
          </w:tcPr>
          <w:p w14:paraId="6AB3BABF" w14:textId="77777777" w:rsidR="003E5A36" w:rsidRPr="005A2F98" w:rsidRDefault="002072B8" w:rsidP="003E5A36">
            <w:pPr>
              <w:spacing w:before="30" w:after="30"/>
              <w:ind w:left="30" w:right="30"/>
              <w:rPr>
                <w:rFonts w:ascii="Calibri" w:eastAsia="Times New Roman" w:hAnsi="Calibri" w:cs="Calibri"/>
                <w:sz w:val="16"/>
              </w:rPr>
            </w:pPr>
            <w:hyperlink r:id="rId64" w:tgtFrame="_blank" w:history="1">
              <w:r w:rsidRPr="005A2F98">
                <w:rPr>
                  <w:rFonts w:ascii="Calibri" w:eastAsia="Times New Roman" w:hAnsi="Calibri" w:cs="Calibri"/>
                  <w:color w:val="0000FF"/>
                  <w:sz w:val="16"/>
                  <w:u w:val="single"/>
                </w:rPr>
                <w:t>Screen 11</w:t>
              </w:r>
            </w:hyperlink>
            <w:r w:rsidRPr="005A2F98">
              <w:rPr>
                <w:rFonts w:ascii="Calibri" w:eastAsia="Times New Roman" w:hAnsi="Calibri" w:cs="Calibri"/>
                <w:sz w:val="16"/>
              </w:rPr>
              <w:t xml:space="preserve"> </w:t>
            </w:r>
          </w:p>
          <w:p w14:paraId="0C101BF0" w14:textId="77777777" w:rsidR="003E5A36" w:rsidRPr="005A2F98" w:rsidRDefault="002072B8" w:rsidP="003E5A36">
            <w:pPr>
              <w:ind w:left="30" w:right="30"/>
              <w:rPr>
                <w:rFonts w:ascii="Calibri" w:eastAsia="Times New Roman" w:hAnsi="Calibri" w:cs="Calibri"/>
                <w:sz w:val="16"/>
              </w:rPr>
            </w:pPr>
            <w:hyperlink r:id="rId65" w:tgtFrame="_blank" w:history="1">
              <w:r w:rsidRPr="005A2F98">
                <w:rPr>
                  <w:rFonts w:ascii="Calibri" w:eastAsia="Times New Roman" w:hAnsi="Calibri" w:cs="Calibri"/>
                  <w:color w:val="0000FF"/>
                  <w:sz w:val="16"/>
                  <w:u w:val="single"/>
                </w:rPr>
                <w:t>28_C_12</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0C84E7" w14:textId="77777777" w:rsidR="003E5A3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ENVIRONMENTAL RESPONSIBILITY</w:t>
            </w:r>
          </w:p>
          <w:p w14:paraId="38536D08" w14:textId="77777777" w:rsidR="003E5A3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take part in sustainable development and work to reduce our impact on the environment.</w:t>
            </w:r>
          </w:p>
          <w:p w14:paraId="738AA0F2" w14:textId="77777777" w:rsidR="003E5A3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work to protect the environment in everything we do—from how we source materials to how we make, ship, and use our products.</w:t>
            </w:r>
          </w:p>
          <w:p w14:paraId="284D6A56" w14:textId="77777777" w:rsidR="003E5A3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3CF539FD" w14:textId="77777777" w:rsidR="003E5A3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RESPONSABILITÉ ENVIRONNEMENTALE</w:t>
            </w:r>
          </w:p>
          <w:p w14:paraId="26BE6319" w14:textId="77777777" w:rsidR="003E5A3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participons au développement durable et nous travaillons à réduire notre impact sur l’environnement.</w:t>
            </w:r>
          </w:p>
          <w:p w14:paraId="70EC74CB" w14:textId="77777777" w:rsidR="003E5A3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nous efforçons de protéger l’environnement dans tout ce que nous faisons, depuis l’approvisionnement en matériaux jusqu’à la fabrication, l’expédition et l’utilisation de nos produits.</w:t>
            </w:r>
          </w:p>
          <w:p w14:paraId="3A499139" w14:textId="77777777" w:rsidR="003E5A3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prenons des mesures pour consommer moins d’énergie et moins de ressources naturelles. Nous soutenons les projets d’énergie propre au travail et dans nos collectivités. Nous cherchons des moyens de réduire les déchets, de recycler davantage et de faire baisser les risques environnementaux. Nous respectons également les lois et règlements sur l’environnement qui s’appliquent à nos activités.</w:t>
            </w:r>
          </w:p>
        </w:tc>
      </w:tr>
      <w:tr w:rsidR="0081652B" w:rsidRPr="0071772A" w14:paraId="29064C4F" w14:textId="77777777" w:rsidTr="00511015">
        <w:tc>
          <w:tcPr>
            <w:tcW w:w="1353" w:type="dxa"/>
            <w:shd w:val="clear" w:color="auto" w:fill="C1E4F5"/>
            <w:tcMar>
              <w:top w:w="120" w:type="dxa"/>
              <w:left w:w="180" w:type="dxa"/>
              <w:bottom w:w="120" w:type="dxa"/>
              <w:right w:w="180" w:type="dxa"/>
            </w:tcMar>
            <w:hideMark/>
          </w:tcPr>
          <w:p w14:paraId="60D701CE" w14:textId="77777777" w:rsidR="00B93BBE" w:rsidRPr="005A2F98" w:rsidRDefault="002072B8" w:rsidP="00B93BBE">
            <w:pPr>
              <w:spacing w:before="30" w:after="30"/>
              <w:ind w:left="30" w:right="30"/>
              <w:rPr>
                <w:rFonts w:ascii="Calibri" w:eastAsia="Times New Roman" w:hAnsi="Calibri" w:cs="Calibri"/>
                <w:sz w:val="16"/>
              </w:rPr>
            </w:pPr>
            <w:hyperlink r:id="rId66" w:tgtFrame="_blank" w:history="1">
              <w:r w:rsidRPr="005A2F98">
                <w:rPr>
                  <w:rFonts w:ascii="Calibri" w:eastAsia="Times New Roman" w:hAnsi="Calibri" w:cs="Calibri"/>
                  <w:color w:val="0000FF"/>
                  <w:sz w:val="16"/>
                  <w:u w:val="single"/>
                </w:rPr>
                <w:t>Screen 11</w:t>
              </w:r>
            </w:hyperlink>
            <w:r w:rsidRPr="005A2F98">
              <w:rPr>
                <w:rFonts w:ascii="Calibri" w:eastAsia="Times New Roman" w:hAnsi="Calibri" w:cs="Calibri"/>
                <w:sz w:val="16"/>
              </w:rPr>
              <w:t xml:space="preserve"> </w:t>
            </w:r>
          </w:p>
          <w:p w14:paraId="336D36CB" w14:textId="77777777" w:rsidR="00B93BBE" w:rsidRPr="005A2F98" w:rsidRDefault="002072B8" w:rsidP="00B93BBE">
            <w:pPr>
              <w:ind w:left="30" w:right="30"/>
              <w:rPr>
                <w:rFonts w:ascii="Calibri" w:eastAsia="Times New Roman" w:hAnsi="Calibri" w:cs="Calibri"/>
                <w:sz w:val="16"/>
              </w:rPr>
            </w:pPr>
            <w:hyperlink r:id="rId67" w:tgtFrame="_blank" w:history="1">
              <w:r w:rsidRPr="005A2F98">
                <w:rPr>
                  <w:rFonts w:ascii="Calibri" w:eastAsia="Times New Roman" w:hAnsi="Calibri" w:cs="Calibri"/>
                  <w:color w:val="0000FF"/>
                  <w:sz w:val="16"/>
                  <w:u w:val="single"/>
                </w:rPr>
                <w:t>29_C_12</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DBE65B" w14:textId="77777777" w:rsidR="00B93BB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POLITICAL CONTRIBUTIONS</w:t>
            </w:r>
          </w:p>
          <w:p w14:paraId="32211E61" w14:textId="77777777" w:rsidR="00B93BB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encourage appropriate engagement in the political process and support community involvement.</w:t>
            </w:r>
          </w:p>
          <w:p w14:paraId="3B9749AD" w14:textId="77777777" w:rsidR="00B93BB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Abbott supports public policies that align with our mission and values. When appropriate, we may also support political candidates or interest groups.</w:t>
            </w:r>
          </w:p>
          <w:p w14:paraId="35F254E7" w14:textId="77777777" w:rsidR="00B93BB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2CB000B4" w14:textId="77777777" w:rsidR="00B93BB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CONTRIBUTIONS POLITIQUES</w:t>
            </w:r>
          </w:p>
          <w:p w14:paraId="7717CA9C" w14:textId="77777777" w:rsidR="00B93BB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encourageons un engagement approprié dans le processus politique et soutenons la participation des collectivités.</w:t>
            </w:r>
          </w:p>
          <w:p w14:paraId="66C4BEFA" w14:textId="77777777" w:rsidR="00B93BB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Abbott soutient des politiques publiques qui correspondent à notre mission et à nos valeurs. Le cas échéant, il se peut que nous soutenions des candidats ou des groupes d’intérêt politiques.</w:t>
            </w:r>
          </w:p>
          <w:p w14:paraId="24DF63D9" w14:textId="77777777" w:rsidR="00B93BB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Étant donné la complexité des lois relatives aux contributions politiques des entreprises, toute utilisation des fonds d’Abbott (ou de contributions effectuées au nom d’Abbott) doit être préalablement examinée par la division des Affaires juridiques.</w:t>
            </w:r>
          </w:p>
        </w:tc>
      </w:tr>
      <w:tr w:rsidR="0081652B" w:rsidRPr="0071772A" w14:paraId="6B13CB53" w14:textId="77777777" w:rsidTr="00511015">
        <w:tc>
          <w:tcPr>
            <w:tcW w:w="1353" w:type="dxa"/>
            <w:shd w:val="clear" w:color="auto" w:fill="C1E4F5"/>
            <w:tcMar>
              <w:top w:w="120" w:type="dxa"/>
              <w:left w:w="180" w:type="dxa"/>
              <w:bottom w:w="120" w:type="dxa"/>
              <w:right w:w="180" w:type="dxa"/>
            </w:tcMar>
            <w:hideMark/>
          </w:tcPr>
          <w:p w14:paraId="71AA2952" w14:textId="77777777" w:rsidR="00BB2193" w:rsidRPr="005A2F98" w:rsidRDefault="002072B8" w:rsidP="00BB2193">
            <w:pPr>
              <w:spacing w:before="30" w:after="30"/>
              <w:ind w:left="30" w:right="30"/>
              <w:rPr>
                <w:rFonts w:ascii="Calibri" w:eastAsia="Times New Roman" w:hAnsi="Calibri" w:cs="Calibri"/>
                <w:sz w:val="16"/>
              </w:rPr>
            </w:pPr>
            <w:hyperlink r:id="rId68" w:tgtFrame="_blank" w:history="1">
              <w:r w:rsidRPr="005A2F98">
                <w:rPr>
                  <w:rFonts w:ascii="Calibri" w:eastAsia="Times New Roman" w:hAnsi="Calibri" w:cs="Calibri"/>
                  <w:color w:val="0000FF"/>
                  <w:sz w:val="16"/>
                  <w:u w:val="single"/>
                </w:rPr>
                <w:t>Screen 12</w:t>
              </w:r>
            </w:hyperlink>
            <w:r w:rsidRPr="005A2F98">
              <w:rPr>
                <w:rFonts w:ascii="Calibri" w:eastAsia="Times New Roman" w:hAnsi="Calibri" w:cs="Calibri"/>
                <w:sz w:val="16"/>
              </w:rPr>
              <w:t xml:space="preserve"> </w:t>
            </w:r>
          </w:p>
          <w:p w14:paraId="28001897" w14:textId="77777777" w:rsidR="00BB2193" w:rsidRPr="005A2F98" w:rsidRDefault="002072B8" w:rsidP="00BB2193">
            <w:pPr>
              <w:ind w:left="30" w:right="30"/>
              <w:rPr>
                <w:rFonts w:ascii="Calibri" w:eastAsia="Times New Roman" w:hAnsi="Calibri" w:cs="Calibri"/>
                <w:sz w:val="16"/>
              </w:rPr>
            </w:pPr>
            <w:hyperlink r:id="rId69" w:tgtFrame="_blank" w:history="1">
              <w:r w:rsidRPr="005A2F98">
                <w:rPr>
                  <w:rFonts w:ascii="Calibri" w:eastAsia="Times New Roman" w:hAnsi="Calibri" w:cs="Calibri"/>
                  <w:color w:val="0000FF"/>
                  <w:sz w:val="16"/>
                  <w:u w:val="single"/>
                </w:rPr>
                <w:t>30_C_13</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6BC1E9E" w14:textId="77777777" w:rsidR="00BB219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You must view all content before moving forward.</w:t>
            </w:r>
          </w:p>
          <w:p w14:paraId="19EF4AFF" w14:textId="77777777" w:rsidR="00BB219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At Abbott, we are committed to doing business honestly and keeping our promises in all areas of our work.</w:t>
            </w:r>
          </w:p>
          <w:p w14:paraId="0C1CE9F0" w14:textId="77777777" w:rsidR="00BB219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4C4752BC" w14:textId="77777777" w:rsidR="00BB219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Fair Dealing</w:t>
            </w:r>
          </w:p>
          <w:p w14:paraId="673DD920" w14:textId="77777777" w:rsidR="00BB219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Avoiding Conflicts of Interest I</w:t>
            </w:r>
          </w:p>
          <w:p w14:paraId="4ABF90DE" w14:textId="77777777" w:rsidR="00BB219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Avoiding Conflicts of Interest I</w:t>
            </w:r>
            <w:r w:rsidR="00380CFE" w:rsidRPr="005A2F98">
              <w:rPr>
                <w:rFonts w:ascii="Calibri" w:eastAsia="Times New Roman" w:hAnsi="Calibri" w:cs="Calibri"/>
              </w:rPr>
              <w:t>I</w:t>
            </w:r>
          </w:p>
          <w:p w14:paraId="3225723C" w14:textId="77777777" w:rsidR="00BB219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Protection of Abbott Assets &amp; Reputation</w:t>
            </w:r>
          </w:p>
          <w:p w14:paraId="619C3C9D" w14:textId="77777777" w:rsidR="00BB219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Confidential Information</w:t>
            </w:r>
          </w:p>
          <w:p w14:paraId="41CE448D" w14:textId="77777777" w:rsidR="00BB219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Anti-bribery</w:t>
            </w:r>
          </w:p>
          <w:p w14:paraId="2128B62F" w14:textId="77777777" w:rsidR="00BB219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Gifts, Meals &amp; Entertainment</w:t>
            </w:r>
          </w:p>
          <w:p w14:paraId="31E1DE33" w14:textId="77777777" w:rsidR="00BB219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Accurate Books and Records</w:t>
            </w:r>
          </w:p>
          <w:p w14:paraId="41161C0D" w14:textId="77777777" w:rsidR="00BB219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Compliance with Laws</w:t>
            </w:r>
          </w:p>
          <w:p w14:paraId="083EEA2E" w14:textId="77777777" w:rsidR="00BB219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Fair Competition</w:t>
            </w:r>
          </w:p>
          <w:p w14:paraId="70AA96D0" w14:textId="77777777" w:rsidR="00BB2193"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Click each of the icons to learn more.</w:t>
            </w:r>
          </w:p>
        </w:tc>
        <w:tc>
          <w:tcPr>
            <w:tcW w:w="6000" w:type="dxa"/>
          </w:tcPr>
          <w:p w14:paraId="5B689AED" w14:textId="77777777" w:rsidR="00BB219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Vous devez visualiser l’ensemble du contenu avant de poursuivre.</w:t>
            </w:r>
          </w:p>
          <w:p w14:paraId="570C6F8E" w14:textId="77777777" w:rsidR="00BB219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Chez Abbott, nous nous engageons à mener nos activités avec honnêteté et à tenir nos promesses dans tous les domaines de notre travail.</w:t>
            </w:r>
          </w:p>
          <w:p w14:paraId="13208549" w14:textId="77777777" w:rsidR="00BB219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En cas de conflits d’intérêts, nous faisons passer les intérêts d’Abbott avant les nôtres. Nous protégeons les actifs et la réputation d’Abbott, gardons ses informations confidentielles et respectons la vie privée de tous ceux qui partagent avec nous leurs données à caractère personnel.</w:t>
            </w:r>
          </w:p>
          <w:p w14:paraId="61A60E2B" w14:textId="77777777" w:rsidR="00BB219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Transactions équitables</w:t>
            </w:r>
          </w:p>
          <w:p w14:paraId="3A7A80DB" w14:textId="77777777" w:rsidR="00BB219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Éviter les conflits d’intérêts I</w:t>
            </w:r>
          </w:p>
          <w:p w14:paraId="08AE275B" w14:textId="77777777" w:rsidR="00BB219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Éviter les conflits d’intérêts II</w:t>
            </w:r>
          </w:p>
          <w:p w14:paraId="1C2880B6" w14:textId="77777777" w:rsidR="00BB219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Protection des actifs et de la réputation d’Abbott</w:t>
            </w:r>
          </w:p>
          <w:p w14:paraId="58DE97DD" w14:textId="77777777" w:rsidR="00BB219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Informations confidentielles</w:t>
            </w:r>
          </w:p>
          <w:p w14:paraId="6E74D9A4" w14:textId="77777777" w:rsidR="00BB219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Lutte contre la corruption</w:t>
            </w:r>
          </w:p>
          <w:p w14:paraId="13CE590C" w14:textId="77777777" w:rsidR="00BB219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Cadeaux, repas et divertissements</w:t>
            </w:r>
          </w:p>
          <w:p w14:paraId="6E3AED8F" w14:textId="77777777" w:rsidR="00BB219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Exactitude des livres et registres</w:t>
            </w:r>
          </w:p>
          <w:p w14:paraId="65B87CBC" w14:textId="77777777" w:rsidR="00BB219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Conformité avec les lois</w:t>
            </w:r>
          </w:p>
          <w:p w14:paraId="719626D0" w14:textId="77777777" w:rsidR="00BB219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Concurrence loyale</w:t>
            </w:r>
          </w:p>
          <w:p w14:paraId="285BF6B2" w14:textId="77777777" w:rsidR="00BB2193"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Cliquez sur chacune des icônes pour en savoir plus.</w:t>
            </w:r>
          </w:p>
        </w:tc>
      </w:tr>
      <w:tr w:rsidR="0081652B" w:rsidRPr="0071772A" w14:paraId="328439EE" w14:textId="77777777" w:rsidTr="00511015">
        <w:tc>
          <w:tcPr>
            <w:tcW w:w="1353" w:type="dxa"/>
            <w:shd w:val="clear" w:color="auto" w:fill="C1E4F5"/>
            <w:tcMar>
              <w:top w:w="120" w:type="dxa"/>
              <w:left w:w="180" w:type="dxa"/>
              <w:bottom w:w="120" w:type="dxa"/>
              <w:right w:w="180" w:type="dxa"/>
            </w:tcMar>
            <w:hideMark/>
          </w:tcPr>
          <w:p w14:paraId="716C25FC" w14:textId="77777777" w:rsidR="007A2786" w:rsidRPr="005A2F98" w:rsidRDefault="002072B8" w:rsidP="007A2786">
            <w:pPr>
              <w:spacing w:before="30" w:after="30"/>
              <w:ind w:left="30" w:right="30"/>
              <w:rPr>
                <w:rFonts w:ascii="Calibri" w:eastAsia="Times New Roman" w:hAnsi="Calibri" w:cs="Calibri"/>
                <w:sz w:val="16"/>
              </w:rPr>
            </w:pPr>
            <w:hyperlink r:id="rId70" w:tgtFrame="_blank" w:history="1">
              <w:r w:rsidRPr="005A2F98">
                <w:rPr>
                  <w:rFonts w:ascii="Calibri" w:eastAsia="Times New Roman" w:hAnsi="Calibri" w:cs="Calibri"/>
                  <w:color w:val="0000FF"/>
                  <w:sz w:val="16"/>
                  <w:u w:val="single"/>
                </w:rPr>
                <w:t>Screen 12</w:t>
              </w:r>
            </w:hyperlink>
            <w:r w:rsidRPr="005A2F98">
              <w:rPr>
                <w:rFonts w:ascii="Calibri" w:eastAsia="Times New Roman" w:hAnsi="Calibri" w:cs="Calibri"/>
                <w:sz w:val="16"/>
              </w:rPr>
              <w:t xml:space="preserve"> </w:t>
            </w:r>
          </w:p>
          <w:p w14:paraId="5CFA380B" w14:textId="77777777" w:rsidR="007A2786" w:rsidRPr="005A2F98" w:rsidRDefault="002072B8" w:rsidP="007A2786">
            <w:pPr>
              <w:ind w:left="30" w:right="30"/>
              <w:rPr>
                <w:rFonts w:ascii="Calibri" w:eastAsia="Times New Roman" w:hAnsi="Calibri" w:cs="Calibri"/>
                <w:sz w:val="16"/>
              </w:rPr>
            </w:pPr>
            <w:hyperlink r:id="rId71" w:tgtFrame="_blank" w:history="1">
              <w:r w:rsidRPr="005A2F98">
                <w:rPr>
                  <w:rFonts w:ascii="Calibri" w:eastAsia="Times New Roman" w:hAnsi="Calibri" w:cs="Calibri"/>
                  <w:color w:val="0000FF"/>
                  <w:sz w:val="16"/>
                  <w:u w:val="single"/>
                </w:rPr>
                <w:t>31_C_13</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44F5CF" w14:textId="77777777" w:rsidR="007A278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FAIR DEALING</w:t>
            </w:r>
          </w:p>
          <w:p w14:paraId="1E96CAB0" w14:textId="77777777" w:rsidR="007A278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conduct business with integrity and follow through on our commitments in every aspect of our work.</w:t>
            </w:r>
          </w:p>
          <w:p w14:paraId="19EA762A" w14:textId="77777777" w:rsidR="007A2786"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52C3F3E3" w14:textId="77777777" w:rsidR="007A278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TRANSACTIONS ÉQUITABLES</w:t>
            </w:r>
          </w:p>
          <w:p w14:paraId="42702202" w14:textId="77777777" w:rsidR="007A278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exerçons nos activités avec intégrité et respectons nos engagements dans tous les aspects de notre travail.</w:t>
            </w:r>
          </w:p>
          <w:p w14:paraId="62D578B2" w14:textId="77777777" w:rsidR="007A2786"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sommes tous responsables de notre travail et des décisions que nous prenons dans le cadre de nos fonctions. Dans toutes nos interactions professionnelles (que ce soit avec nos collègues, nos clients, nos fournisseurs, les professionnels de santé, nos concurrents ou autres), nous devons faire preuve d’équité et d’honnêteté quant à la manière dont Abbott mène ses activités.</w:t>
            </w:r>
          </w:p>
        </w:tc>
      </w:tr>
      <w:tr w:rsidR="0081652B" w:rsidRPr="0071772A" w14:paraId="0FB764CC" w14:textId="77777777" w:rsidTr="00511015">
        <w:tc>
          <w:tcPr>
            <w:tcW w:w="1353" w:type="dxa"/>
            <w:shd w:val="clear" w:color="auto" w:fill="C1E4F5"/>
            <w:tcMar>
              <w:top w:w="120" w:type="dxa"/>
              <w:left w:w="180" w:type="dxa"/>
              <w:bottom w:w="120" w:type="dxa"/>
              <w:right w:w="180" w:type="dxa"/>
            </w:tcMar>
            <w:hideMark/>
          </w:tcPr>
          <w:p w14:paraId="15AF1D34" w14:textId="77777777" w:rsidR="00EA2282" w:rsidRPr="005A2F98" w:rsidRDefault="002072B8" w:rsidP="00EA2282">
            <w:pPr>
              <w:spacing w:before="30" w:after="30"/>
              <w:ind w:left="30" w:right="30"/>
              <w:rPr>
                <w:rFonts w:ascii="Calibri" w:eastAsia="Times New Roman" w:hAnsi="Calibri" w:cs="Calibri"/>
                <w:sz w:val="16"/>
              </w:rPr>
            </w:pPr>
            <w:hyperlink r:id="rId72" w:tgtFrame="_blank" w:history="1">
              <w:r w:rsidRPr="005A2F98">
                <w:rPr>
                  <w:rFonts w:ascii="Calibri" w:eastAsia="Times New Roman" w:hAnsi="Calibri" w:cs="Calibri"/>
                  <w:color w:val="0000FF"/>
                  <w:sz w:val="16"/>
                  <w:u w:val="single"/>
                </w:rPr>
                <w:t>Screen 12</w:t>
              </w:r>
            </w:hyperlink>
            <w:r w:rsidRPr="005A2F98">
              <w:rPr>
                <w:rFonts w:ascii="Calibri" w:eastAsia="Times New Roman" w:hAnsi="Calibri" w:cs="Calibri"/>
                <w:sz w:val="16"/>
              </w:rPr>
              <w:t xml:space="preserve"> </w:t>
            </w:r>
          </w:p>
          <w:p w14:paraId="7A002123" w14:textId="77777777" w:rsidR="00EA2282" w:rsidRPr="005A2F98" w:rsidRDefault="002072B8" w:rsidP="00EA2282">
            <w:pPr>
              <w:ind w:left="30" w:right="30"/>
              <w:rPr>
                <w:rFonts w:ascii="Calibri" w:eastAsia="Times New Roman" w:hAnsi="Calibri" w:cs="Calibri"/>
                <w:sz w:val="16"/>
              </w:rPr>
            </w:pPr>
            <w:hyperlink r:id="rId73" w:tgtFrame="_blank" w:history="1">
              <w:r w:rsidRPr="005A2F98">
                <w:rPr>
                  <w:rFonts w:ascii="Calibri" w:eastAsia="Times New Roman" w:hAnsi="Calibri" w:cs="Calibri"/>
                  <w:color w:val="0000FF"/>
                  <w:sz w:val="16"/>
                  <w:u w:val="single"/>
                </w:rPr>
                <w:t>32_C_13</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044654" w14:textId="77777777" w:rsidR="00EA2282"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AVOIDING CONFLICTS OF INTEREST I</w:t>
            </w:r>
          </w:p>
          <w:p w14:paraId="290B0638" w14:textId="77777777" w:rsidR="00EA2282"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identify and address conflicts of interest before moving forward.</w:t>
            </w:r>
          </w:p>
          <w:p w14:paraId="26FA5601" w14:textId="77777777" w:rsidR="00EA2282"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6CC23F06" w14:textId="77777777" w:rsidR="00EA228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ÉVITER LES CONFLITS D’INTÉRÊTS I</w:t>
            </w:r>
          </w:p>
          <w:p w14:paraId="72F8C123" w14:textId="77777777" w:rsidR="00EA228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identifions et traitons les conflits d’intérêts avant d’aller de l’avant.</w:t>
            </w:r>
          </w:p>
          <w:p w14:paraId="4C165493" w14:textId="77777777" w:rsidR="00EA2282"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Un conflit d’intérêts se produit quand des intérêts personnels interfèrent, ou semblent interférer, avec ce qui est le mieux pour Abbott. Les décisions d’affaires doivent être fondées sur les besoins d’Abbott, pas sur le gain potentiel personnel ou les intérêts de membres de la famille ou d’amis. On attend de nous que nous fassions preuve de discernement et que nous évitions les situations susceptibles de mener à un conflit réel ou perçu comme tel. Si vos relations personnelles, intérêts ou activités extérieures affectent votre capacité à agir de manière juste et efficace (ou pourraient vous avantager vous ou un membre de votre famille), vous devez faire connaître ce conflit potentiel et vous retirer de cette situation, conformément aux directives d’Abbott.</w:t>
            </w:r>
          </w:p>
        </w:tc>
      </w:tr>
      <w:tr w:rsidR="0081652B" w:rsidRPr="0071772A" w14:paraId="6C1132FC" w14:textId="77777777" w:rsidTr="00511015">
        <w:tc>
          <w:tcPr>
            <w:tcW w:w="1353" w:type="dxa"/>
            <w:shd w:val="clear" w:color="auto" w:fill="C1E4F5"/>
            <w:tcMar>
              <w:top w:w="120" w:type="dxa"/>
              <w:left w:w="180" w:type="dxa"/>
              <w:bottom w:w="120" w:type="dxa"/>
              <w:right w:w="180" w:type="dxa"/>
            </w:tcMar>
            <w:hideMark/>
          </w:tcPr>
          <w:p w14:paraId="09A28DFA" w14:textId="77777777" w:rsidR="00795145" w:rsidRPr="005A2F98" w:rsidRDefault="002072B8" w:rsidP="00795145">
            <w:pPr>
              <w:spacing w:before="30" w:after="30"/>
              <w:ind w:left="30" w:right="30"/>
              <w:rPr>
                <w:rFonts w:ascii="Calibri" w:eastAsia="Times New Roman" w:hAnsi="Calibri" w:cs="Calibri"/>
                <w:sz w:val="16"/>
              </w:rPr>
            </w:pPr>
            <w:hyperlink r:id="rId74" w:tgtFrame="_blank" w:history="1">
              <w:r w:rsidRPr="005A2F98">
                <w:rPr>
                  <w:rFonts w:ascii="Calibri" w:eastAsia="Times New Roman" w:hAnsi="Calibri" w:cs="Calibri"/>
                  <w:color w:val="0000FF"/>
                  <w:sz w:val="16"/>
                  <w:u w:val="single"/>
                </w:rPr>
                <w:t>Screen 12</w:t>
              </w:r>
            </w:hyperlink>
            <w:r w:rsidRPr="005A2F98">
              <w:rPr>
                <w:rFonts w:ascii="Calibri" w:eastAsia="Times New Roman" w:hAnsi="Calibri" w:cs="Calibri"/>
                <w:sz w:val="16"/>
              </w:rPr>
              <w:t xml:space="preserve"> </w:t>
            </w:r>
          </w:p>
          <w:p w14:paraId="3C2D5536" w14:textId="77777777" w:rsidR="00795145" w:rsidRPr="005A2F98" w:rsidRDefault="002072B8" w:rsidP="00795145">
            <w:pPr>
              <w:ind w:left="30" w:right="30"/>
              <w:rPr>
                <w:rFonts w:ascii="Calibri" w:eastAsia="Times New Roman" w:hAnsi="Calibri" w:cs="Calibri"/>
                <w:sz w:val="16"/>
              </w:rPr>
            </w:pPr>
            <w:hyperlink r:id="rId75" w:tgtFrame="_blank" w:history="1">
              <w:r w:rsidRPr="005A2F98">
                <w:rPr>
                  <w:rFonts w:ascii="Calibri" w:eastAsia="Times New Roman" w:hAnsi="Calibri" w:cs="Calibri"/>
                  <w:color w:val="0000FF"/>
                  <w:sz w:val="16"/>
                  <w:u w:val="single"/>
                </w:rPr>
                <w:t>33_C_13</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2AC498" w14:textId="77777777" w:rsidR="0079514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AVOIDING CONFLICTS OF INTEREST II</w:t>
            </w:r>
          </w:p>
          <w:p w14:paraId="2DC4DC1A" w14:textId="77777777" w:rsidR="0079514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put Abbott’s interests first when making work-related decisions.</w:t>
            </w:r>
          </w:p>
          <w:p w14:paraId="743CA5F6" w14:textId="77777777" w:rsidR="0079514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55B7CA5F" w14:textId="77777777" w:rsidR="0079514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ÉVITER LES CONFLITS D’INTÉRÊTS II</w:t>
            </w:r>
          </w:p>
          <w:p w14:paraId="06DB9008" w14:textId="77777777" w:rsidR="0079514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Au moment de prendre des décisions liées au travail, nous donnons la priorité aux intérêts d’Abbott.</w:t>
            </w:r>
          </w:p>
          <w:p w14:paraId="30313D80" w14:textId="77777777" w:rsidR="0079514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Cela signifie privilégier les objectifs de l’entreprise par rapport à ceux d’une équipe, d’un groupe ou d’une personne en particulier. Toutes les opportunités et ressources auxquelles nous avons accès grâce à nos fonctions chez Abbott doivent être utilisées au profit de l’entreprise, et non à des fins personnelles. Nous ne devons pas entrer en concurrence avec Abbott, ni aider les autres à le faire. Lorsque des opportunités se présentent, nous devons nous concentrer sur la promotion des intérêts d’Abbott.</w:t>
            </w:r>
          </w:p>
        </w:tc>
      </w:tr>
      <w:tr w:rsidR="0081652B" w:rsidRPr="0071772A" w14:paraId="6D4582A1" w14:textId="77777777" w:rsidTr="00511015">
        <w:tc>
          <w:tcPr>
            <w:tcW w:w="1353" w:type="dxa"/>
            <w:shd w:val="clear" w:color="auto" w:fill="C1E4F5"/>
            <w:tcMar>
              <w:top w:w="120" w:type="dxa"/>
              <w:left w:w="180" w:type="dxa"/>
              <w:bottom w:w="120" w:type="dxa"/>
              <w:right w:w="180" w:type="dxa"/>
            </w:tcMar>
            <w:hideMark/>
          </w:tcPr>
          <w:p w14:paraId="6ADDE56E" w14:textId="77777777" w:rsidR="004150A0" w:rsidRPr="005A2F98" w:rsidRDefault="002072B8" w:rsidP="004150A0">
            <w:pPr>
              <w:spacing w:before="30" w:after="30"/>
              <w:ind w:left="30" w:right="30"/>
              <w:rPr>
                <w:rFonts w:ascii="Calibri" w:eastAsia="Times New Roman" w:hAnsi="Calibri" w:cs="Calibri"/>
                <w:sz w:val="16"/>
              </w:rPr>
            </w:pPr>
            <w:hyperlink r:id="rId76" w:tgtFrame="_blank" w:history="1">
              <w:r w:rsidRPr="005A2F98">
                <w:rPr>
                  <w:rFonts w:ascii="Calibri" w:eastAsia="Times New Roman" w:hAnsi="Calibri" w:cs="Calibri"/>
                  <w:color w:val="0000FF"/>
                  <w:sz w:val="16"/>
                  <w:u w:val="single"/>
                </w:rPr>
                <w:t>Screen 12</w:t>
              </w:r>
            </w:hyperlink>
            <w:r w:rsidRPr="005A2F98">
              <w:rPr>
                <w:rFonts w:ascii="Calibri" w:eastAsia="Times New Roman" w:hAnsi="Calibri" w:cs="Calibri"/>
                <w:sz w:val="16"/>
              </w:rPr>
              <w:t xml:space="preserve"> </w:t>
            </w:r>
          </w:p>
          <w:p w14:paraId="5DB79EC7" w14:textId="77777777" w:rsidR="004150A0" w:rsidRPr="005A2F98" w:rsidRDefault="002072B8" w:rsidP="004150A0">
            <w:pPr>
              <w:ind w:left="30" w:right="30"/>
              <w:rPr>
                <w:rFonts w:ascii="Calibri" w:eastAsia="Times New Roman" w:hAnsi="Calibri" w:cs="Calibri"/>
                <w:sz w:val="16"/>
              </w:rPr>
            </w:pPr>
            <w:hyperlink r:id="rId77" w:tgtFrame="_blank" w:history="1">
              <w:r w:rsidRPr="005A2F98">
                <w:rPr>
                  <w:rFonts w:ascii="Calibri" w:eastAsia="Times New Roman" w:hAnsi="Calibri" w:cs="Calibri"/>
                  <w:color w:val="0000FF"/>
                  <w:sz w:val="16"/>
                  <w:u w:val="single"/>
                </w:rPr>
                <w:t>34_C_13</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8530ED5" w14:textId="77777777" w:rsidR="004150A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PROTECTION OF ABBOTT ASSETS &amp; REPUTATION</w:t>
            </w:r>
          </w:p>
          <w:p w14:paraId="556CF9B6" w14:textId="77777777" w:rsidR="004150A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are caretakers of our company.</w:t>
            </w:r>
          </w:p>
          <w:p w14:paraId="50B4B061" w14:textId="77777777" w:rsidR="004150A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3EDF5D58" w14:textId="77777777" w:rsidR="004150A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should always use good judgment to make sure these resources are used properly, efficiently, and with care—avoiding loss, theft, misuse, or waste.</w:t>
            </w:r>
          </w:p>
          <w:p w14:paraId="1A0CC639" w14:textId="77777777" w:rsidR="004150A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Abbott’s reputation is one of our most valuable assets—and we all play a role in protecting it.</w:t>
            </w:r>
          </w:p>
          <w:p w14:paraId="771D3698" w14:textId="77777777" w:rsidR="004150A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36C466C5" w14:textId="77777777" w:rsidR="004150A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27A76FA8" w14:textId="77777777" w:rsidR="004150A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PROTECTION DES ACTIFS ET DE LA RÉPUTATION D’ABBOTT</w:t>
            </w:r>
          </w:p>
          <w:p w14:paraId="5D733C92" w14:textId="77777777" w:rsidR="004150A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sommes les gardiens de notre entreprise.</w:t>
            </w:r>
          </w:p>
          <w:p w14:paraId="28E7A440" w14:textId="77777777" w:rsidR="004150A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partageons tous la responsabilité de protéger les actifs d’Abbott et de les utiliser judicieusement. Cela inclut tout, depuis des biens matériels comme les véhicules et les ordinateurs, jusqu’à des informations de valeur, telles que la propriété intellectuelle, les secrets commerciaux et les connaissances spécialisées.</w:t>
            </w:r>
          </w:p>
          <w:p w14:paraId="599504B7" w14:textId="77777777" w:rsidR="004150A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devons toujours faire preuve de discernement pour veiller à ce que ces ressources soient utilisées correctement, efficacement et avec soin, en évitant les pertes, les vols, leur mauvais usage ou leur gaspillage.</w:t>
            </w:r>
          </w:p>
          <w:p w14:paraId="44E2B5AD" w14:textId="77777777" w:rsidR="004150A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La réputation d’Abbott est l’un de nos atouts les plus précieux, et nous avons tous un rôle à jouer pour la préserver.</w:t>
            </w:r>
          </w:p>
          <w:p w14:paraId="4860757B" w14:textId="77777777" w:rsidR="004150A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sommes tous responsables de la manière dont nous représentons Abbott, notamment en public et en ligne, où tout ce que nous partageons (que ce soit dans des conversations, par e-mails ou sur les réseaux sociaux) peut avoir des répercussions sur l’entreprise. Il est important de communiquer de manière réfléchie, de faire preuve de discernement et de protéger les informations confidentielles d’Abbott.</w:t>
            </w:r>
          </w:p>
          <w:p w14:paraId="3787BC09" w14:textId="77777777" w:rsidR="004150A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Lors de nos interactions externes, nous devons nous demander si nous pourrions être perçus comme représentant Abbott et de quelle manière nos paroles ou nos actions pourraient impacter sa réputation. C’est particulièrement important sur les réseaux sociaux, où les publications peuvent se propager rapidement et largement : un commentaire ou une publication imprudente peut entraîner un préjudice réel.</w:t>
            </w:r>
          </w:p>
        </w:tc>
      </w:tr>
      <w:tr w:rsidR="0081652B" w:rsidRPr="0071772A" w14:paraId="7664817D" w14:textId="77777777" w:rsidTr="00511015">
        <w:tc>
          <w:tcPr>
            <w:tcW w:w="1353" w:type="dxa"/>
            <w:shd w:val="clear" w:color="auto" w:fill="C1E4F5"/>
            <w:tcMar>
              <w:top w:w="120" w:type="dxa"/>
              <w:left w:w="180" w:type="dxa"/>
              <w:bottom w:w="120" w:type="dxa"/>
              <w:right w:w="180" w:type="dxa"/>
            </w:tcMar>
            <w:hideMark/>
          </w:tcPr>
          <w:p w14:paraId="1EB140C5" w14:textId="77777777" w:rsidR="007C042D" w:rsidRPr="005A2F98" w:rsidRDefault="002072B8" w:rsidP="007C042D">
            <w:pPr>
              <w:spacing w:before="30" w:after="30"/>
              <w:ind w:left="30" w:right="30"/>
              <w:rPr>
                <w:rFonts w:ascii="Calibri" w:eastAsia="Times New Roman" w:hAnsi="Calibri" w:cs="Calibri"/>
                <w:sz w:val="16"/>
              </w:rPr>
            </w:pPr>
            <w:hyperlink r:id="rId78" w:tgtFrame="_blank" w:history="1">
              <w:r w:rsidRPr="005A2F98">
                <w:rPr>
                  <w:rFonts w:ascii="Calibri" w:eastAsia="Times New Roman" w:hAnsi="Calibri" w:cs="Calibri"/>
                  <w:color w:val="0000FF"/>
                  <w:sz w:val="16"/>
                  <w:u w:val="single"/>
                </w:rPr>
                <w:t>Screen 12</w:t>
              </w:r>
            </w:hyperlink>
            <w:r w:rsidRPr="005A2F98">
              <w:rPr>
                <w:rFonts w:ascii="Calibri" w:eastAsia="Times New Roman" w:hAnsi="Calibri" w:cs="Calibri"/>
                <w:sz w:val="16"/>
              </w:rPr>
              <w:t xml:space="preserve"> </w:t>
            </w:r>
          </w:p>
          <w:p w14:paraId="110E76CC" w14:textId="77777777" w:rsidR="007C042D" w:rsidRPr="005A2F98" w:rsidRDefault="002072B8" w:rsidP="007C042D">
            <w:pPr>
              <w:ind w:left="30" w:right="30"/>
              <w:rPr>
                <w:rFonts w:ascii="Calibri" w:eastAsia="Times New Roman" w:hAnsi="Calibri" w:cs="Calibri"/>
                <w:sz w:val="16"/>
              </w:rPr>
            </w:pPr>
            <w:hyperlink r:id="rId79" w:tgtFrame="_blank" w:history="1">
              <w:r w:rsidRPr="005A2F98">
                <w:rPr>
                  <w:rFonts w:ascii="Calibri" w:eastAsia="Times New Roman" w:hAnsi="Calibri" w:cs="Calibri"/>
                  <w:color w:val="0000FF"/>
                  <w:sz w:val="16"/>
                  <w:u w:val="single"/>
                </w:rPr>
                <w:t>35_C_13</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F0308C" w14:textId="77777777" w:rsidR="007C042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CONFIDENTIAL INFORMATION</w:t>
            </w:r>
          </w:p>
          <w:p w14:paraId="03834CCB" w14:textId="77777777" w:rsidR="007C042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are committed to respecting and protecting all confidential information, including personal data.</w:t>
            </w:r>
          </w:p>
          <w:p w14:paraId="5F25CACE" w14:textId="77777777" w:rsidR="007C042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47E2307B" w14:textId="77777777" w:rsidR="007C042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must protect confidential information and prevent unauthorized use or sharing—even after our time with Abbott ends.</w:t>
            </w:r>
          </w:p>
          <w:p w14:paraId="4B6AAAE3" w14:textId="77777777" w:rsidR="007C042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562A95E3" w14:textId="77777777" w:rsidR="007C042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3AC513FC" w14:textId="77777777" w:rsidR="007C042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INFORMATIONS CONFIDENTIELLES</w:t>
            </w:r>
          </w:p>
          <w:p w14:paraId="359C8151" w14:textId="77777777" w:rsidR="007C042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nous engageons à respecter et à protéger toutes les informations confidentielles, y compris les données à caractère personnel.</w:t>
            </w:r>
          </w:p>
          <w:p w14:paraId="5019C0F0" w14:textId="77777777" w:rsidR="007C042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Les informations confidentielles sont l’une des ressources les plus précieuses d’Abbott. Elles comprennent les informations non publiques telles que des recherches, des secrets commerciaux, des plans d’affaires, des tarifications, des contrats, des résultats financiers et autres données pouvant profiter aux concurrents ou nuire à Abbott si elles étaient divulguées.</w:t>
            </w:r>
          </w:p>
          <w:p w14:paraId="070BA017" w14:textId="77777777" w:rsidR="007C042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devons protéger les informations confidentielles et empêcher toute utilisation ou communication non autorisées, même après la fin de notre collaboration avec Abbott.</w:t>
            </w:r>
          </w:p>
          <w:p w14:paraId="64095138" w14:textId="77777777" w:rsidR="007C042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Chez Abbott, nous respectons également la propriété intellectuelle des autres et évitons toute utilisation abusive de leurs informations confidentielles. Le détournement d’informations non publiques, comme dans le délit d’initié, est illégal et contraire à l’éthique.</w:t>
            </w:r>
          </w:p>
          <w:p w14:paraId="547DBA64" w14:textId="77777777" w:rsidR="007C042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protégeons également les données à caractère personnel confiées par nos collègues, les professionnels de santé et par nos clients. Lorsque nous recueillons et utilisons des données à caractère personnel, nous le faisons de manière responsable, avec un vrai consentement, et nous ne les vendons jamais à des sources non autorisées, ni ne les obtenons de celles-ci. Il existe dans de nombreux endroits des lois strictes en matière de protection de la vie privée, et nous nous engageons à les connaître et à les respecter, notamment en ce qui concerne les catégories les plus sensibles de données à caractère personnel.</w:t>
            </w:r>
          </w:p>
        </w:tc>
      </w:tr>
      <w:tr w:rsidR="0081652B" w:rsidRPr="0071772A" w14:paraId="10C5773E" w14:textId="77777777" w:rsidTr="00511015">
        <w:tc>
          <w:tcPr>
            <w:tcW w:w="1353" w:type="dxa"/>
            <w:shd w:val="clear" w:color="auto" w:fill="C1E4F5"/>
            <w:tcMar>
              <w:top w:w="120" w:type="dxa"/>
              <w:left w:w="180" w:type="dxa"/>
              <w:bottom w:w="120" w:type="dxa"/>
              <w:right w:w="180" w:type="dxa"/>
            </w:tcMar>
            <w:hideMark/>
          </w:tcPr>
          <w:p w14:paraId="08C89F96" w14:textId="77777777" w:rsidR="007317E0" w:rsidRPr="005A2F98" w:rsidRDefault="002072B8" w:rsidP="007317E0">
            <w:pPr>
              <w:spacing w:before="30" w:after="30"/>
              <w:ind w:left="30" w:right="30"/>
              <w:rPr>
                <w:rFonts w:ascii="Calibri" w:eastAsia="Times New Roman" w:hAnsi="Calibri" w:cs="Calibri"/>
                <w:sz w:val="16"/>
              </w:rPr>
            </w:pPr>
            <w:hyperlink r:id="rId80" w:tgtFrame="_blank" w:history="1">
              <w:r w:rsidRPr="005A2F98">
                <w:rPr>
                  <w:rFonts w:ascii="Calibri" w:eastAsia="Times New Roman" w:hAnsi="Calibri" w:cs="Calibri"/>
                  <w:color w:val="0000FF"/>
                  <w:sz w:val="16"/>
                  <w:u w:val="single"/>
                </w:rPr>
                <w:t>Screen 12</w:t>
              </w:r>
            </w:hyperlink>
            <w:r w:rsidRPr="005A2F98">
              <w:rPr>
                <w:rFonts w:ascii="Calibri" w:eastAsia="Times New Roman" w:hAnsi="Calibri" w:cs="Calibri"/>
                <w:sz w:val="16"/>
              </w:rPr>
              <w:t xml:space="preserve"> </w:t>
            </w:r>
          </w:p>
          <w:p w14:paraId="139EE4AF" w14:textId="77777777" w:rsidR="007317E0" w:rsidRPr="005A2F98" w:rsidRDefault="002072B8" w:rsidP="007317E0">
            <w:pPr>
              <w:ind w:left="30" w:right="30"/>
              <w:rPr>
                <w:rFonts w:ascii="Calibri" w:eastAsia="Times New Roman" w:hAnsi="Calibri" w:cs="Calibri"/>
                <w:sz w:val="16"/>
              </w:rPr>
            </w:pPr>
            <w:hyperlink r:id="rId81" w:tgtFrame="_blank" w:history="1">
              <w:r w:rsidRPr="005A2F98">
                <w:rPr>
                  <w:rFonts w:ascii="Calibri" w:eastAsia="Times New Roman" w:hAnsi="Calibri" w:cs="Calibri"/>
                  <w:color w:val="0000FF"/>
                  <w:sz w:val="16"/>
                  <w:u w:val="single"/>
                </w:rPr>
                <w:t>36_C_13</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B7C0F9" w14:textId="77777777" w:rsidR="007317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ANTI-BRIBERY</w:t>
            </w:r>
          </w:p>
          <w:p w14:paraId="11730187" w14:textId="77777777" w:rsidR="007317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actively oppose fraud, bribery, and corruption. We get business the right way.</w:t>
            </w:r>
          </w:p>
          <w:p w14:paraId="040E4F32" w14:textId="77777777" w:rsidR="007317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3400D8A7" w14:textId="77777777" w:rsidR="007317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1F844DF2" w14:textId="77777777" w:rsidR="007317E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31AEF722" w14:textId="77777777" w:rsidR="007317E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LUTTE CONTRE LA CORRUPTION</w:t>
            </w:r>
          </w:p>
          <w:p w14:paraId="204BB25D" w14:textId="77777777" w:rsidR="007317E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nous opposons activement à la fraude et à la corruption. Nous menons nos affaires comme il faut.</w:t>
            </w:r>
          </w:p>
          <w:p w14:paraId="1306598D" w14:textId="77777777" w:rsidR="007317E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En tant que personnes, nous attendons des professionnels de santé qu’ils prennent des décisions en fonction de ce qui est le mieux pour les patients, sans influence d’incitations offertes par des entreprises. De même, nous attendons des fonctionnaires qu’ils agissent dans l’intérêt public, sans subir de pressions de la part des entreprises.</w:t>
            </w:r>
          </w:p>
          <w:p w14:paraId="75A63FCD" w14:textId="77777777" w:rsidR="007317E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Chez Abbott, nous informons les professionnels de santé sur nos produits, mais nous n’interférons pas avec l’indépendance de leur jugement. Il n’est jamais permis d’offrir quoi que ce soit de valeur aux professionnels de santé (tels que les médecins, les pharmaciens, le personnel infirmier, les chercheurs ou le personnel de laboratoire), aux fonctionnaires ou à d’autres personnes dans le but d’obtenir un marché ou de récompenser des relations passées.</w:t>
            </w:r>
          </w:p>
          <w:p w14:paraId="05EA838D" w14:textId="77777777" w:rsidR="007317E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respectons les lois visant à lutter contre la corruption, les pots-de-vin et les commissions occultes à l’échelle mondiale, notamment la loi américaine sur les pratiques de corruption à l’étranger (Foreign Corrupt Practices Act). Chez Abbott, chacun doit gérer avec soin ses relations avec les prestataires de services (qu’il s’agisse de distributeurs, consultants, conférenciers, etc.) en menant la diligence raisonnable, en payant le juste prix du marché et en documentant correctement les versements afin de garantir la conformité aux lois et aux normes de l’entreprise.</w:t>
            </w:r>
          </w:p>
        </w:tc>
      </w:tr>
      <w:tr w:rsidR="0081652B" w:rsidRPr="0071772A" w14:paraId="05A8B37B" w14:textId="77777777" w:rsidTr="00511015">
        <w:tc>
          <w:tcPr>
            <w:tcW w:w="1353" w:type="dxa"/>
            <w:shd w:val="clear" w:color="auto" w:fill="C1E4F5"/>
            <w:tcMar>
              <w:top w:w="120" w:type="dxa"/>
              <w:left w:w="180" w:type="dxa"/>
              <w:bottom w:w="120" w:type="dxa"/>
              <w:right w:w="180" w:type="dxa"/>
            </w:tcMar>
            <w:hideMark/>
          </w:tcPr>
          <w:p w14:paraId="027C2FC9" w14:textId="77777777" w:rsidR="00870B35" w:rsidRPr="005A2F98" w:rsidRDefault="002072B8" w:rsidP="00870B35">
            <w:pPr>
              <w:spacing w:before="30" w:after="30"/>
              <w:ind w:left="30" w:right="30"/>
              <w:rPr>
                <w:rFonts w:ascii="Calibri" w:eastAsia="Times New Roman" w:hAnsi="Calibri" w:cs="Calibri"/>
                <w:sz w:val="16"/>
              </w:rPr>
            </w:pPr>
            <w:hyperlink r:id="rId82" w:tgtFrame="_blank" w:history="1">
              <w:r w:rsidRPr="005A2F98">
                <w:rPr>
                  <w:rFonts w:ascii="Calibri" w:eastAsia="Times New Roman" w:hAnsi="Calibri" w:cs="Calibri"/>
                  <w:color w:val="0000FF"/>
                  <w:sz w:val="16"/>
                  <w:u w:val="single"/>
                </w:rPr>
                <w:t>Screen 12</w:t>
              </w:r>
            </w:hyperlink>
            <w:r w:rsidRPr="005A2F98">
              <w:rPr>
                <w:rFonts w:ascii="Calibri" w:eastAsia="Times New Roman" w:hAnsi="Calibri" w:cs="Calibri"/>
                <w:sz w:val="16"/>
              </w:rPr>
              <w:t xml:space="preserve"> </w:t>
            </w:r>
          </w:p>
          <w:p w14:paraId="7141F694" w14:textId="77777777" w:rsidR="00870B35" w:rsidRPr="005A2F98" w:rsidRDefault="002072B8" w:rsidP="00870B35">
            <w:pPr>
              <w:ind w:left="30" w:right="30"/>
              <w:rPr>
                <w:rFonts w:ascii="Calibri" w:eastAsia="Times New Roman" w:hAnsi="Calibri" w:cs="Calibri"/>
                <w:sz w:val="16"/>
              </w:rPr>
            </w:pPr>
            <w:hyperlink r:id="rId83" w:tgtFrame="_blank" w:history="1">
              <w:r w:rsidRPr="005A2F98">
                <w:rPr>
                  <w:rFonts w:ascii="Calibri" w:eastAsia="Times New Roman" w:hAnsi="Calibri" w:cs="Calibri"/>
                  <w:color w:val="0000FF"/>
                  <w:sz w:val="16"/>
                  <w:u w:val="single"/>
                </w:rPr>
                <w:t>37_C_13</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A9D6D54" w14:textId="77777777" w:rsidR="00870B3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GIFTS, MEALS &amp; ENTERTAINMENT</w:t>
            </w:r>
          </w:p>
          <w:p w14:paraId="5477E6BD" w14:textId="77777777" w:rsidR="00870B3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do not offer or provide anything of value to gain a business advantage, directly or indirectly, in line with anti-bribery principles.</w:t>
            </w:r>
          </w:p>
          <w:p w14:paraId="16DBB57B" w14:textId="77777777" w:rsidR="00870B3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05CDFAD7" w14:textId="77777777" w:rsidR="00870B3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CADEAUX, REPAS ET DIVERTISSEMENTS</w:t>
            </w:r>
          </w:p>
          <w:p w14:paraId="4A1CC4B3" w14:textId="77777777" w:rsidR="00870B3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n’offrons ni ne proposons aucune chose de valeur pour obtenir un avantage commercial, directement ou indirectement, conformément aux principes de lutte contre la corruption.</w:t>
            </w:r>
          </w:p>
          <w:p w14:paraId="4CB2E284" w14:textId="77777777" w:rsidR="00870B3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Afin d’éviter d’influencer indûment les décisions commerciales, nous avons fixé des limites concernant les cadeaux, les repas et les divertissements. Les politiques d’Abbott contribuent à assurer que les rappels sur la marque, les marques de courtoisie culturelles, l’hospitalité et autres avantages n’interfèrent jamais avec le jugement professionnel.</w:t>
            </w:r>
          </w:p>
        </w:tc>
      </w:tr>
      <w:tr w:rsidR="0081652B" w:rsidRPr="0071772A" w14:paraId="7C255678" w14:textId="77777777" w:rsidTr="00511015">
        <w:tc>
          <w:tcPr>
            <w:tcW w:w="1353" w:type="dxa"/>
            <w:shd w:val="clear" w:color="auto" w:fill="C1E4F5"/>
            <w:tcMar>
              <w:top w:w="120" w:type="dxa"/>
              <w:left w:w="180" w:type="dxa"/>
              <w:bottom w:w="120" w:type="dxa"/>
              <w:right w:w="180" w:type="dxa"/>
            </w:tcMar>
            <w:hideMark/>
          </w:tcPr>
          <w:p w14:paraId="33FA1AC6" w14:textId="77777777" w:rsidR="00B44AA0" w:rsidRPr="005A2F98" w:rsidRDefault="002072B8" w:rsidP="00B44AA0">
            <w:pPr>
              <w:spacing w:before="30" w:after="30"/>
              <w:ind w:left="30" w:right="30"/>
              <w:rPr>
                <w:rFonts w:ascii="Calibri" w:eastAsia="Times New Roman" w:hAnsi="Calibri" w:cs="Calibri"/>
                <w:sz w:val="16"/>
              </w:rPr>
            </w:pPr>
            <w:hyperlink r:id="rId84" w:tgtFrame="_blank" w:history="1">
              <w:r w:rsidRPr="005A2F98">
                <w:rPr>
                  <w:rFonts w:ascii="Calibri" w:eastAsia="Times New Roman" w:hAnsi="Calibri" w:cs="Calibri"/>
                  <w:color w:val="0000FF"/>
                  <w:sz w:val="16"/>
                  <w:u w:val="single"/>
                </w:rPr>
                <w:t>Screen 12</w:t>
              </w:r>
            </w:hyperlink>
            <w:r w:rsidRPr="005A2F98">
              <w:rPr>
                <w:rFonts w:ascii="Calibri" w:eastAsia="Times New Roman" w:hAnsi="Calibri" w:cs="Calibri"/>
                <w:sz w:val="16"/>
              </w:rPr>
              <w:t xml:space="preserve"> </w:t>
            </w:r>
          </w:p>
          <w:p w14:paraId="1CE1F466" w14:textId="77777777" w:rsidR="00B44AA0" w:rsidRPr="005A2F98" w:rsidRDefault="002072B8" w:rsidP="00B44AA0">
            <w:pPr>
              <w:ind w:left="30" w:right="30"/>
              <w:rPr>
                <w:rFonts w:ascii="Calibri" w:eastAsia="Times New Roman" w:hAnsi="Calibri" w:cs="Calibri"/>
                <w:sz w:val="16"/>
              </w:rPr>
            </w:pPr>
            <w:hyperlink r:id="rId85" w:tgtFrame="_blank" w:history="1">
              <w:r w:rsidRPr="005A2F98">
                <w:rPr>
                  <w:rFonts w:ascii="Calibri" w:eastAsia="Times New Roman" w:hAnsi="Calibri" w:cs="Calibri"/>
                  <w:color w:val="0000FF"/>
                  <w:sz w:val="16"/>
                  <w:u w:val="single"/>
                </w:rPr>
                <w:t>38_C_13</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69B80F" w14:textId="77777777" w:rsidR="00B44AA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ACCURATE BOOKS &amp; RECORDS</w:t>
            </w:r>
          </w:p>
          <w:p w14:paraId="29C6EA79" w14:textId="77777777" w:rsidR="00B44AA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measure achievements accurately.</w:t>
            </w:r>
          </w:p>
          <w:p w14:paraId="4F1DE153" w14:textId="77777777" w:rsidR="00B44AA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4859FDED" w14:textId="77777777" w:rsidR="00B44AA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3F6F3F98" w14:textId="77777777" w:rsidR="00B44AA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EXACTITUDE DES LIVRES ET REGISTRES</w:t>
            </w:r>
          </w:p>
          <w:p w14:paraId="29E78389" w14:textId="77777777" w:rsidR="00B44AA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mesurons les réalisations avec précision.</w:t>
            </w:r>
          </w:p>
          <w:p w14:paraId="31ADE607" w14:textId="77777777" w:rsidR="00B44AA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Les documents et les déclarations publiques d’Abbott doivent refléter fidèlement nos actions, en donnant suffisamment de contexte pour montrer la véritable nature de notre travail. Les documents financiers doivent respecter les normes comptables, les lois et les politiques internes d’Abbott.</w:t>
            </w:r>
          </w:p>
          <w:p w14:paraId="775E6A6A" w14:textId="77777777" w:rsidR="00B44AA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Lors de la communication des tarifs, des versements ou des articles de valeur (en particulier aux professionnels de santé), nous devons veiller à ce que les informations soient complètes et exactes. De nombreuses administrations exigent cette transparence pour protéger les fonds publics. Abbott s’engage à fournir des données fiables afin que les administrations, les assureurs et autres parties prenantes puissent prendre des décisions éclairées.</w:t>
            </w:r>
          </w:p>
        </w:tc>
      </w:tr>
      <w:tr w:rsidR="0081652B" w:rsidRPr="0071772A" w14:paraId="489ADF37" w14:textId="77777777" w:rsidTr="00511015">
        <w:tc>
          <w:tcPr>
            <w:tcW w:w="1353" w:type="dxa"/>
            <w:shd w:val="clear" w:color="auto" w:fill="C1E4F5"/>
            <w:tcMar>
              <w:top w:w="120" w:type="dxa"/>
              <w:left w:w="180" w:type="dxa"/>
              <w:bottom w:w="120" w:type="dxa"/>
              <w:right w:w="180" w:type="dxa"/>
            </w:tcMar>
            <w:hideMark/>
          </w:tcPr>
          <w:p w14:paraId="3F734470" w14:textId="77777777" w:rsidR="008A1495" w:rsidRPr="005A2F98" w:rsidRDefault="002072B8" w:rsidP="008A1495">
            <w:pPr>
              <w:spacing w:before="30" w:after="30"/>
              <w:ind w:left="30" w:right="30"/>
              <w:rPr>
                <w:rFonts w:ascii="Calibri" w:eastAsia="Times New Roman" w:hAnsi="Calibri" w:cs="Calibri"/>
                <w:sz w:val="16"/>
              </w:rPr>
            </w:pPr>
            <w:hyperlink r:id="rId86" w:tgtFrame="_blank" w:history="1">
              <w:r w:rsidRPr="005A2F98">
                <w:rPr>
                  <w:rFonts w:ascii="Calibri" w:eastAsia="Times New Roman" w:hAnsi="Calibri" w:cs="Calibri"/>
                  <w:color w:val="0000FF"/>
                  <w:sz w:val="16"/>
                  <w:u w:val="single"/>
                </w:rPr>
                <w:t>Screen 12</w:t>
              </w:r>
            </w:hyperlink>
            <w:r w:rsidRPr="005A2F98">
              <w:rPr>
                <w:rFonts w:ascii="Calibri" w:eastAsia="Times New Roman" w:hAnsi="Calibri" w:cs="Calibri"/>
                <w:sz w:val="16"/>
              </w:rPr>
              <w:t xml:space="preserve"> </w:t>
            </w:r>
          </w:p>
          <w:p w14:paraId="4415467E" w14:textId="77777777" w:rsidR="008A1495" w:rsidRPr="005A2F98" w:rsidRDefault="002072B8" w:rsidP="008A1495">
            <w:pPr>
              <w:ind w:left="30" w:right="30"/>
              <w:rPr>
                <w:rFonts w:ascii="Calibri" w:eastAsia="Times New Roman" w:hAnsi="Calibri" w:cs="Calibri"/>
                <w:sz w:val="16"/>
              </w:rPr>
            </w:pPr>
            <w:hyperlink r:id="rId87" w:tgtFrame="_blank" w:history="1">
              <w:r w:rsidRPr="005A2F98">
                <w:rPr>
                  <w:rFonts w:ascii="Calibri" w:eastAsia="Times New Roman" w:hAnsi="Calibri" w:cs="Calibri"/>
                  <w:color w:val="0000FF"/>
                  <w:sz w:val="16"/>
                  <w:u w:val="single"/>
                </w:rPr>
                <w:t>39_C_13</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3E2663" w14:textId="77777777" w:rsidR="008A149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COMPLIANCE WITH LAWS</w:t>
            </w:r>
          </w:p>
          <w:p w14:paraId="0E53A345" w14:textId="77777777" w:rsidR="008A149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follow all laws, regulations and Abbott requirements that apply to our work.</w:t>
            </w:r>
          </w:p>
          <w:p w14:paraId="39AB58EC" w14:textId="77777777" w:rsidR="008A149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7D7F1AD1" w14:textId="77777777" w:rsidR="008A149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1034AFE7" w14:textId="77777777" w:rsidR="008A149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CONFORMITÉ AVEC LES LOIS</w:t>
            </w:r>
          </w:p>
          <w:p w14:paraId="504CDAA7" w14:textId="77777777" w:rsidR="008A149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respectons toutes les lois, tous les règlements et toutes les exigences d’Abbott qui s’appliquent à notre travail.</w:t>
            </w:r>
          </w:p>
          <w:p w14:paraId="2F6D192D" w14:textId="77777777" w:rsidR="008A149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Chaque employé(e) d’Abbott est tenu(e) de respecter toutes les lois applicables, ainsi que les politiques, les procédures et le Code d’Abbott. Il s’agit d’une condition fondamentale d’emploi. Les politiques d’Abbott couvrent des domaines clés tels que la conformité aux normes de santé, la qualité, les finances, le commerce, la sécurité, entre autres, ce qui nous aide à respecter les exigences légales et à prévenir la non-conformité.</w:t>
            </w:r>
          </w:p>
          <w:p w14:paraId="076BAB64" w14:textId="77777777" w:rsidR="008A149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En tant qu’entreprise mondiale, nous devons également être conscients du fait que les lois d’un pays peuvent s’appliquer à du travail effectué dans un autre. En cas de doute, demandez conseil à la division des Affaires juridiques ou au Bureau d’éthique et de conformité.</w:t>
            </w:r>
          </w:p>
        </w:tc>
      </w:tr>
      <w:tr w:rsidR="0081652B" w:rsidRPr="0071772A" w14:paraId="6774B483" w14:textId="77777777" w:rsidTr="00511015">
        <w:tc>
          <w:tcPr>
            <w:tcW w:w="1353" w:type="dxa"/>
            <w:shd w:val="clear" w:color="auto" w:fill="C1E4F5"/>
            <w:tcMar>
              <w:top w:w="120" w:type="dxa"/>
              <w:left w:w="180" w:type="dxa"/>
              <w:bottom w:w="120" w:type="dxa"/>
              <w:right w:w="180" w:type="dxa"/>
            </w:tcMar>
            <w:hideMark/>
          </w:tcPr>
          <w:p w14:paraId="78720A2F" w14:textId="77777777" w:rsidR="0044511A" w:rsidRPr="005A2F98" w:rsidRDefault="002072B8" w:rsidP="0044511A">
            <w:pPr>
              <w:spacing w:before="30" w:after="30"/>
              <w:ind w:left="30" w:right="30"/>
              <w:rPr>
                <w:rFonts w:ascii="Calibri" w:eastAsia="Times New Roman" w:hAnsi="Calibri" w:cs="Calibri"/>
                <w:sz w:val="16"/>
              </w:rPr>
            </w:pPr>
            <w:hyperlink r:id="rId88" w:tgtFrame="_blank" w:history="1">
              <w:r w:rsidRPr="005A2F98">
                <w:rPr>
                  <w:rFonts w:ascii="Calibri" w:eastAsia="Times New Roman" w:hAnsi="Calibri" w:cs="Calibri"/>
                  <w:color w:val="0000FF"/>
                  <w:sz w:val="16"/>
                  <w:u w:val="single"/>
                </w:rPr>
                <w:t>Screen 12</w:t>
              </w:r>
            </w:hyperlink>
            <w:r w:rsidRPr="005A2F98">
              <w:rPr>
                <w:rFonts w:ascii="Calibri" w:eastAsia="Times New Roman" w:hAnsi="Calibri" w:cs="Calibri"/>
                <w:sz w:val="16"/>
              </w:rPr>
              <w:t xml:space="preserve"> </w:t>
            </w:r>
          </w:p>
          <w:p w14:paraId="49FD98AC" w14:textId="77777777" w:rsidR="0044511A" w:rsidRPr="005A2F98" w:rsidRDefault="002072B8" w:rsidP="0044511A">
            <w:pPr>
              <w:ind w:left="30" w:right="30"/>
              <w:rPr>
                <w:rFonts w:ascii="Calibri" w:eastAsia="Times New Roman" w:hAnsi="Calibri" w:cs="Calibri"/>
                <w:sz w:val="16"/>
              </w:rPr>
            </w:pPr>
            <w:hyperlink r:id="rId89" w:tgtFrame="_blank" w:history="1">
              <w:r w:rsidRPr="005A2F98">
                <w:rPr>
                  <w:rFonts w:ascii="Calibri" w:eastAsia="Times New Roman" w:hAnsi="Calibri" w:cs="Calibri"/>
                  <w:color w:val="0000FF"/>
                  <w:sz w:val="16"/>
                  <w:u w:val="single"/>
                </w:rPr>
                <w:t>40_C_13</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D6D208" w14:textId="77777777" w:rsidR="0044511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FAIR COMPETITION</w:t>
            </w:r>
          </w:p>
          <w:p w14:paraId="6C4444AF" w14:textId="77777777" w:rsidR="0044511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ensure that any interactions that we have with competitors are appropriate.</w:t>
            </w:r>
          </w:p>
          <w:p w14:paraId="120BEE3B" w14:textId="77777777" w:rsidR="0044511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6EBEFC43" w14:textId="77777777" w:rsidR="0044511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behavior.</w:t>
            </w:r>
          </w:p>
        </w:tc>
        <w:tc>
          <w:tcPr>
            <w:tcW w:w="6000" w:type="dxa"/>
          </w:tcPr>
          <w:p w14:paraId="2FE08456" w14:textId="77777777" w:rsidR="0044511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CONCURRENCE LOYALE</w:t>
            </w:r>
          </w:p>
          <w:p w14:paraId="5341A398" w14:textId="77777777" w:rsidR="0044511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nous assurons que toutes les interactions que nous avons avec nos concurrents sont appropriées.</w:t>
            </w:r>
          </w:p>
          <w:p w14:paraId="182DDB95" w14:textId="77777777" w:rsidR="0044511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Chez Abbott, nous nous engageons à respecter les lois sur la concurrence partout où nous exerçons nos activités. Ces lois interdisent les accords ou les actions qui entravent les pratiques de marché équitables, notamment en matière de tarification, de conditions de vente et d’interactions avec les concurrents.</w:t>
            </w:r>
          </w:p>
          <w:p w14:paraId="324DA30B" w14:textId="77777777" w:rsidR="0044511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Évitez de discuter de sujets sensibles (tels que la tarification, les coûts ou les plans d’affaires) avec des concurrents, et contactez le service juridique ou le Bureau d’éthique et de conformité si vous avez des questions ou si vous constatez quelque chose d’inapproprié. Étant donné la complexité du droit de la concurrence et les sanctions sévères qui peuvent découler d’infractions, nous devons également gérer avec soin nos relations avec les tiers afin d’assurer la conformité et d’éviter jusqu’à l’apparence d’un comportement anticoncurrentiel.</w:t>
            </w:r>
          </w:p>
        </w:tc>
      </w:tr>
      <w:tr w:rsidR="0081652B" w:rsidRPr="005A2F98" w14:paraId="1B6124B6" w14:textId="77777777" w:rsidTr="00511015">
        <w:tc>
          <w:tcPr>
            <w:tcW w:w="1353" w:type="dxa"/>
            <w:shd w:val="clear" w:color="auto" w:fill="C1E4F5"/>
            <w:tcMar>
              <w:top w:w="120" w:type="dxa"/>
              <w:left w:w="180" w:type="dxa"/>
              <w:bottom w:w="120" w:type="dxa"/>
              <w:right w:w="180" w:type="dxa"/>
            </w:tcMar>
            <w:hideMark/>
          </w:tcPr>
          <w:p w14:paraId="033DE56D" w14:textId="77777777" w:rsidR="000B1959" w:rsidRPr="005A2F98" w:rsidRDefault="002072B8" w:rsidP="000B1959">
            <w:pPr>
              <w:spacing w:before="30" w:after="30"/>
              <w:ind w:left="30" w:right="30"/>
              <w:rPr>
                <w:rFonts w:ascii="Calibri" w:eastAsia="Times New Roman" w:hAnsi="Calibri" w:cs="Calibri"/>
                <w:sz w:val="16"/>
              </w:rPr>
            </w:pPr>
            <w:hyperlink r:id="rId90" w:tgtFrame="_blank" w:history="1">
              <w:r w:rsidRPr="005A2F98">
                <w:rPr>
                  <w:rFonts w:ascii="Calibri" w:eastAsia="Times New Roman" w:hAnsi="Calibri" w:cs="Calibri"/>
                  <w:color w:val="0000FF"/>
                  <w:sz w:val="16"/>
                  <w:u w:val="single"/>
                </w:rPr>
                <w:t>Screen 13</w:t>
              </w:r>
            </w:hyperlink>
            <w:r w:rsidRPr="005A2F98">
              <w:rPr>
                <w:rFonts w:ascii="Calibri" w:eastAsia="Times New Roman" w:hAnsi="Calibri" w:cs="Calibri"/>
                <w:sz w:val="16"/>
              </w:rPr>
              <w:t xml:space="preserve"> </w:t>
            </w:r>
          </w:p>
          <w:p w14:paraId="78974649" w14:textId="77777777" w:rsidR="000B1959" w:rsidRPr="005A2F98" w:rsidRDefault="002072B8" w:rsidP="000B1959">
            <w:pPr>
              <w:ind w:left="30" w:right="30"/>
              <w:rPr>
                <w:rFonts w:ascii="Calibri" w:eastAsia="Times New Roman" w:hAnsi="Calibri" w:cs="Calibri"/>
                <w:sz w:val="16"/>
              </w:rPr>
            </w:pPr>
            <w:hyperlink r:id="rId91" w:tgtFrame="_blank" w:history="1">
              <w:r w:rsidRPr="005A2F98">
                <w:rPr>
                  <w:rFonts w:ascii="Calibri" w:eastAsia="Times New Roman" w:hAnsi="Calibri" w:cs="Calibri"/>
                  <w:color w:val="0000FF"/>
                  <w:sz w:val="16"/>
                  <w:u w:val="single"/>
                </w:rPr>
                <w:t>41_C_14</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70477F" w14:textId="77777777" w:rsidR="000B1959"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Before you leave this course, take a moment to confirm that you understand your responsibilities related to Abbott’s Code of Business Conduct.</w:t>
            </w:r>
          </w:p>
          <w:p w14:paraId="1473AFFA" w14:textId="77777777" w:rsidR="000B1959"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I confirm that I understand my responsibilities regarding Abbott’s Code of Business Conduct and know where to locate and review applicable Policies and Procedures.</w:t>
            </w:r>
          </w:p>
          <w:p w14:paraId="3532BF52" w14:textId="77777777" w:rsidR="000B1959"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Confirm</w:t>
            </w:r>
          </w:p>
        </w:tc>
        <w:tc>
          <w:tcPr>
            <w:tcW w:w="6000" w:type="dxa"/>
          </w:tcPr>
          <w:p w14:paraId="76E27AC9" w14:textId="77777777" w:rsidR="000B1959"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Avant de quitter ce cours, prenez un instant pour confirmer que vous connaissez vos responsabilités liées au Code de conduite professionnelle d’Abbott.</w:t>
            </w:r>
          </w:p>
          <w:p w14:paraId="698D7497" w14:textId="77777777" w:rsidR="000B1959"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Je confirme que je connais mes responsabilités vis-à-vis du Code de conduite professionnelle d’Abbott et que je sais où trouver et consulter les politiques et procédures applicables.</w:t>
            </w:r>
          </w:p>
          <w:p w14:paraId="72BEC38E" w14:textId="77777777" w:rsidR="000B1959"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Confirmer</w:t>
            </w:r>
          </w:p>
        </w:tc>
      </w:tr>
      <w:tr w:rsidR="0081652B" w:rsidRPr="0071772A" w14:paraId="6F3C500A" w14:textId="77777777" w:rsidTr="00511015">
        <w:tc>
          <w:tcPr>
            <w:tcW w:w="1353" w:type="dxa"/>
            <w:shd w:val="clear" w:color="auto" w:fill="C1E4F5"/>
            <w:tcMar>
              <w:top w:w="120" w:type="dxa"/>
              <w:left w:w="180" w:type="dxa"/>
              <w:bottom w:w="120" w:type="dxa"/>
              <w:right w:w="180" w:type="dxa"/>
            </w:tcMar>
            <w:hideMark/>
          </w:tcPr>
          <w:p w14:paraId="78CA12FC" w14:textId="77777777" w:rsidR="000B1959" w:rsidRPr="005A2F98" w:rsidRDefault="002072B8" w:rsidP="000B1959">
            <w:pPr>
              <w:spacing w:before="30" w:after="30"/>
              <w:ind w:left="30" w:right="30"/>
              <w:rPr>
                <w:rFonts w:ascii="Calibri" w:eastAsia="Times New Roman" w:hAnsi="Calibri" w:cs="Calibri"/>
                <w:sz w:val="16"/>
              </w:rPr>
            </w:pPr>
            <w:hyperlink r:id="rId92" w:tgtFrame="_blank" w:history="1">
              <w:r w:rsidRPr="005A2F98">
                <w:rPr>
                  <w:rFonts w:ascii="Calibri" w:eastAsia="Times New Roman" w:hAnsi="Calibri" w:cs="Calibri"/>
                  <w:color w:val="0000FF"/>
                  <w:sz w:val="16"/>
                  <w:u w:val="single"/>
                </w:rPr>
                <w:t>Screen 14</w:t>
              </w:r>
            </w:hyperlink>
            <w:r w:rsidRPr="005A2F98">
              <w:rPr>
                <w:rFonts w:ascii="Calibri" w:eastAsia="Times New Roman" w:hAnsi="Calibri" w:cs="Calibri"/>
                <w:sz w:val="16"/>
              </w:rPr>
              <w:t xml:space="preserve"> </w:t>
            </w:r>
          </w:p>
          <w:p w14:paraId="7B474893" w14:textId="77777777" w:rsidR="000B1959" w:rsidRPr="005A2F98" w:rsidRDefault="002072B8" w:rsidP="000B1959">
            <w:pPr>
              <w:ind w:left="30" w:right="30"/>
              <w:rPr>
                <w:rFonts w:ascii="Calibri" w:eastAsia="Times New Roman" w:hAnsi="Calibri" w:cs="Calibri"/>
                <w:sz w:val="16"/>
              </w:rPr>
            </w:pPr>
            <w:hyperlink r:id="rId93" w:tgtFrame="_blank" w:history="1">
              <w:r w:rsidRPr="005A2F98">
                <w:rPr>
                  <w:rFonts w:ascii="Calibri" w:eastAsia="Times New Roman" w:hAnsi="Calibri" w:cs="Calibri"/>
                  <w:color w:val="0000FF"/>
                  <w:sz w:val="16"/>
                  <w:u w:val="single"/>
                </w:rPr>
                <w:t>42_C_15</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B8397E" w14:textId="77777777" w:rsidR="000B1959"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The Knowledge Check that follows consists of 10 questions. You must score 80% or higher to successfully complete this course.</w:t>
            </w:r>
          </w:p>
          <w:p w14:paraId="4E828DFC" w14:textId="77777777" w:rsidR="00022AA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WHEN YOU ARE READY, CLICK THE KNOWLEDGE CHECK BUTTON.</w:t>
            </w:r>
          </w:p>
        </w:tc>
        <w:tc>
          <w:tcPr>
            <w:tcW w:w="6000" w:type="dxa"/>
          </w:tcPr>
          <w:p w14:paraId="018DD617" w14:textId="77777777" w:rsidR="009E242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Le contrôle des connaissances comprend 10 questions. Vous devez obtenir un score d’au moins 80 % pour réussir ce cours.</w:t>
            </w:r>
          </w:p>
          <w:p w14:paraId="395AE628" w14:textId="77777777" w:rsidR="000B1959"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LORSQUE VOUS ÊTES PRÊT(E), CLIQUEZ SUR LE BOUTON CONTRÔLE DES CONNAISSANCES.</w:t>
            </w:r>
          </w:p>
        </w:tc>
      </w:tr>
      <w:tr w:rsidR="0081652B" w:rsidRPr="0071772A" w14:paraId="07B00E63" w14:textId="77777777" w:rsidTr="00511015">
        <w:tc>
          <w:tcPr>
            <w:tcW w:w="1353" w:type="dxa"/>
            <w:shd w:val="clear" w:color="auto" w:fill="C1E4F5"/>
            <w:tcMar>
              <w:top w:w="120" w:type="dxa"/>
              <w:left w:w="180" w:type="dxa"/>
              <w:bottom w:w="120" w:type="dxa"/>
              <w:right w:w="180" w:type="dxa"/>
            </w:tcMar>
            <w:hideMark/>
          </w:tcPr>
          <w:p w14:paraId="77D78E2F" w14:textId="77777777" w:rsidR="00FD6DAC" w:rsidRPr="005A2F98" w:rsidRDefault="002072B8" w:rsidP="00FD6DAC">
            <w:pPr>
              <w:spacing w:before="30" w:after="30"/>
              <w:ind w:left="30" w:right="30"/>
              <w:rPr>
                <w:rFonts w:ascii="Calibri" w:eastAsia="Times New Roman" w:hAnsi="Calibri" w:cs="Calibri"/>
                <w:sz w:val="16"/>
              </w:rPr>
            </w:pPr>
            <w:hyperlink r:id="rId94"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23769956" w14:textId="77777777" w:rsidR="00FD6DAC" w:rsidRPr="005A2F98" w:rsidRDefault="002072B8" w:rsidP="00FD6DAC">
            <w:pPr>
              <w:ind w:left="30" w:right="30"/>
              <w:rPr>
                <w:rFonts w:ascii="Calibri" w:eastAsia="Times New Roman" w:hAnsi="Calibri" w:cs="Calibri"/>
                <w:sz w:val="16"/>
              </w:rPr>
            </w:pPr>
            <w:hyperlink r:id="rId95" w:tgtFrame="_blank" w:history="1">
              <w:r w:rsidRPr="005A2F98">
                <w:rPr>
                  <w:rFonts w:ascii="Calibri" w:eastAsia="Times New Roman" w:hAnsi="Calibri" w:cs="Calibri"/>
                  <w:color w:val="0000FF"/>
                  <w:sz w:val="16"/>
                  <w:u w:val="single"/>
                </w:rPr>
                <w:t>43_C_16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E54040" w14:textId="77777777" w:rsidR="00FD6DAC"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 Why is the Code of Business Conduct important?</w:t>
            </w:r>
          </w:p>
        </w:tc>
        <w:tc>
          <w:tcPr>
            <w:tcW w:w="6000" w:type="dxa"/>
          </w:tcPr>
          <w:p w14:paraId="50DEA014" w14:textId="77777777" w:rsidR="00FD6DAC"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[1] Pourquoi le Code de conduite professionnelle est-il important ?</w:t>
            </w:r>
          </w:p>
        </w:tc>
      </w:tr>
      <w:tr w:rsidR="0081652B" w:rsidRPr="0071772A" w14:paraId="3301B76F" w14:textId="77777777" w:rsidTr="00511015">
        <w:tc>
          <w:tcPr>
            <w:tcW w:w="1353" w:type="dxa"/>
            <w:shd w:val="clear" w:color="auto" w:fill="C1E4F5"/>
            <w:tcMar>
              <w:top w:w="120" w:type="dxa"/>
              <w:left w:w="180" w:type="dxa"/>
              <w:bottom w:w="120" w:type="dxa"/>
              <w:right w:w="180" w:type="dxa"/>
            </w:tcMar>
            <w:hideMark/>
          </w:tcPr>
          <w:p w14:paraId="0824ADC1" w14:textId="77777777" w:rsidR="00FD6DAC" w:rsidRPr="005A2F98" w:rsidRDefault="002072B8" w:rsidP="00FD6DAC">
            <w:pPr>
              <w:spacing w:before="30" w:after="30"/>
              <w:ind w:left="30" w:right="30"/>
              <w:rPr>
                <w:rFonts w:ascii="Calibri" w:eastAsia="Times New Roman" w:hAnsi="Calibri" w:cs="Calibri"/>
                <w:sz w:val="16"/>
              </w:rPr>
            </w:pPr>
            <w:hyperlink r:id="rId96"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022A8B07" w14:textId="77777777" w:rsidR="00FD6DAC" w:rsidRPr="005A2F98" w:rsidRDefault="002072B8" w:rsidP="00FD6DAC">
            <w:pPr>
              <w:ind w:left="30" w:right="30"/>
              <w:rPr>
                <w:rFonts w:ascii="Calibri" w:eastAsia="Times New Roman" w:hAnsi="Calibri" w:cs="Calibri"/>
                <w:sz w:val="16"/>
              </w:rPr>
            </w:pPr>
            <w:hyperlink r:id="rId97" w:tgtFrame="_blank" w:history="1">
              <w:r w:rsidRPr="005A2F98">
                <w:rPr>
                  <w:rFonts w:ascii="Calibri" w:eastAsia="Times New Roman" w:hAnsi="Calibri" w:cs="Calibri"/>
                  <w:color w:val="0000FF"/>
                  <w:sz w:val="16"/>
                  <w:u w:val="single"/>
                </w:rPr>
                <w:t>44_C_16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242AB7" w14:textId="77777777" w:rsidR="00FD6DAC"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 It provides specific advice for every situation we may face in our work.</w:t>
            </w:r>
          </w:p>
        </w:tc>
        <w:tc>
          <w:tcPr>
            <w:tcW w:w="6000" w:type="dxa"/>
          </w:tcPr>
          <w:p w14:paraId="4787778A" w14:textId="77777777" w:rsidR="00FD6DAC"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[1] Il fournit des conseils spécifiques pour chaque situation à laquelle nous pouvons être confrontés dans notre travail.</w:t>
            </w:r>
          </w:p>
        </w:tc>
      </w:tr>
      <w:tr w:rsidR="0081652B" w:rsidRPr="005A2F98" w14:paraId="4A51FCAC" w14:textId="77777777" w:rsidTr="00511015">
        <w:tc>
          <w:tcPr>
            <w:tcW w:w="1353" w:type="dxa"/>
            <w:shd w:val="clear" w:color="auto" w:fill="C1E4F5"/>
            <w:tcMar>
              <w:top w:w="120" w:type="dxa"/>
              <w:left w:w="180" w:type="dxa"/>
              <w:bottom w:w="120" w:type="dxa"/>
              <w:right w:w="180" w:type="dxa"/>
            </w:tcMar>
            <w:hideMark/>
          </w:tcPr>
          <w:p w14:paraId="63E6F00B" w14:textId="77777777" w:rsidR="00FD6DAC" w:rsidRPr="005A2F98" w:rsidRDefault="002072B8" w:rsidP="00FD6DAC">
            <w:pPr>
              <w:spacing w:before="30" w:after="30"/>
              <w:ind w:left="30" w:right="30"/>
              <w:rPr>
                <w:rFonts w:ascii="Calibri" w:eastAsia="Times New Roman" w:hAnsi="Calibri" w:cs="Calibri"/>
                <w:sz w:val="16"/>
              </w:rPr>
            </w:pPr>
            <w:hyperlink r:id="rId98"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2D93C438" w14:textId="77777777" w:rsidR="00FD6DAC" w:rsidRPr="005A2F98" w:rsidRDefault="002072B8" w:rsidP="00FD6DAC">
            <w:pPr>
              <w:ind w:left="30" w:right="30"/>
              <w:rPr>
                <w:rFonts w:ascii="Calibri" w:eastAsia="Times New Roman" w:hAnsi="Calibri" w:cs="Calibri"/>
                <w:sz w:val="16"/>
              </w:rPr>
            </w:pPr>
            <w:hyperlink r:id="rId99" w:tgtFrame="_blank" w:history="1">
              <w:r w:rsidRPr="005A2F98">
                <w:rPr>
                  <w:rFonts w:ascii="Calibri" w:eastAsia="Times New Roman" w:hAnsi="Calibri" w:cs="Calibri"/>
                  <w:color w:val="0000FF"/>
                  <w:sz w:val="16"/>
                  <w:u w:val="single"/>
                </w:rPr>
                <w:t>45_C_16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8DB533D" w14:textId="77777777" w:rsidR="00FD6DAC"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[2] It provides a clear set of principles and values on which to base decisions when the best course of action is not immediately clear.</w:t>
            </w:r>
          </w:p>
          <w:p w14:paraId="31151C29" w14:textId="77777777" w:rsidR="00FD6DAC"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Next</w:t>
            </w:r>
          </w:p>
        </w:tc>
        <w:tc>
          <w:tcPr>
            <w:tcW w:w="6000" w:type="dxa"/>
          </w:tcPr>
          <w:p w14:paraId="11E611EF" w14:textId="77777777" w:rsidR="00FD6DAC"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[2] Il fournit des valeurs et principes clairs pour orienter nos décisions lorsque la conduite à tenir n’est pas évidente.</w:t>
            </w:r>
          </w:p>
          <w:p w14:paraId="424ACAC7" w14:textId="77777777" w:rsidR="00FD6DAC"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Suivant</w:t>
            </w:r>
          </w:p>
        </w:tc>
      </w:tr>
      <w:tr w:rsidR="0081652B" w:rsidRPr="0071772A" w14:paraId="03192595" w14:textId="77777777" w:rsidTr="00511015">
        <w:tc>
          <w:tcPr>
            <w:tcW w:w="1353" w:type="dxa"/>
            <w:shd w:val="clear" w:color="auto" w:fill="C1E4F5"/>
            <w:tcMar>
              <w:top w:w="120" w:type="dxa"/>
              <w:left w:w="180" w:type="dxa"/>
              <w:bottom w:w="120" w:type="dxa"/>
              <w:right w:w="180" w:type="dxa"/>
            </w:tcMar>
            <w:hideMark/>
          </w:tcPr>
          <w:p w14:paraId="46573E28" w14:textId="77777777" w:rsidR="002117DA" w:rsidRPr="005A2F98" w:rsidRDefault="002072B8" w:rsidP="002117DA">
            <w:pPr>
              <w:spacing w:before="30" w:after="30"/>
              <w:ind w:left="30" w:right="30"/>
              <w:rPr>
                <w:rFonts w:ascii="Calibri" w:eastAsia="Times New Roman" w:hAnsi="Calibri" w:cs="Calibri"/>
                <w:sz w:val="16"/>
              </w:rPr>
            </w:pPr>
            <w:r w:rsidRPr="005A2F98">
              <w:rPr>
                <w:rFonts w:ascii="Calibri" w:eastAsia="Times New Roman" w:hAnsi="Calibri" w:cs="Calibri"/>
                <w:sz w:val="16"/>
              </w:rPr>
              <w:t>Screen 15</w:t>
            </w:r>
          </w:p>
          <w:p w14:paraId="1BF85F0C" w14:textId="77777777" w:rsidR="002117DA" w:rsidRPr="005A2F98" w:rsidRDefault="002072B8" w:rsidP="002117DA">
            <w:pPr>
              <w:spacing w:before="100" w:beforeAutospacing="1" w:after="100" w:afterAutospacing="1"/>
              <w:ind w:left="30" w:right="30"/>
              <w:rPr>
                <w:rFonts w:ascii="Calibri" w:eastAsia="Times New Roman" w:hAnsi="Calibri" w:cs="Calibri"/>
                <w:sz w:val="16"/>
              </w:rPr>
            </w:pPr>
            <w:r w:rsidRPr="005A2F98">
              <w:rPr>
                <w:rFonts w:ascii="Calibri" w:eastAsia="Times New Roman" w:hAnsi="Calibri" w:cs="Calibri"/>
                <w:sz w:val="16"/>
              </w:rPr>
              <w:t>Question 1: Feedback</w:t>
            </w:r>
          </w:p>
          <w:p w14:paraId="22631306" w14:textId="77777777" w:rsidR="002117DA" w:rsidRPr="005A2F98" w:rsidRDefault="002072B8" w:rsidP="002117DA">
            <w:pPr>
              <w:ind w:left="30" w:right="30"/>
              <w:rPr>
                <w:rFonts w:ascii="Calibri" w:eastAsia="Times New Roman" w:hAnsi="Calibri" w:cs="Calibri"/>
                <w:sz w:val="16"/>
              </w:rPr>
            </w:pPr>
            <w:r w:rsidRPr="005A2F98">
              <w:rPr>
                <w:rFonts w:ascii="Calibri" w:eastAsia="Times New Roman" w:hAnsi="Calibri" w:cs="Calibri"/>
                <w:sz w:val="16"/>
              </w:rPr>
              <w:t>46_C_16</w:t>
            </w:r>
          </w:p>
        </w:tc>
        <w:tc>
          <w:tcPr>
            <w:tcW w:w="6000" w:type="dxa"/>
            <w:tcMar>
              <w:top w:w="120" w:type="dxa"/>
              <w:left w:w="180" w:type="dxa"/>
              <w:bottom w:w="120" w:type="dxa"/>
              <w:right w:w="180" w:type="dxa"/>
            </w:tcMar>
            <w:hideMark/>
          </w:tcPr>
          <w:p w14:paraId="4DDD817B" w14:textId="77777777" w:rsidR="002117D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45BD1D48" w14:textId="77777777" w:rsidR="002117D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Le Code de conduite professionnelle nous fournit des valeurs et principes clairs pour orienter nos décisions lorsque la conduite à tenir n’est pas évidente.</w:t>
            </w:r>
          </w:p>
        </w:tc>
      </w:tr>
      <w:tr w:rsidR="0081652B" w:rsidRPr="0071772A" w14:paraId="3A3367AB" w14:textId="77777777" w:rsidTr="00511015">
        <w:tc>
          <w:tcPr>
            <w:tcW w:w="1353" w:type="dxa"/>
            <w:shd w:val="clear" w:color="auto" w:fill="C1E4F5"/>
            <w:tcMar>
              <w:top w:w="120" w:type="dxa"/>
              <w:left w:w="180" w:type="dxa"/>
              <w:bottom w:w="120" w:type="dxa"/>
              <w:right w:w="180" w:type="dxa"/>
            </w:tcMar>
            <w:hideMark/>
          </w:tcPr>
          <w:p w14:paraId="76C3711C" w14:textId="77777777" w:rsidR="002117DA" w:rsidRPr="005A2F98" w:rsidRDefault="002072B8" w:rsidP="002117DA">
            <w:pPr>
              <w:spacing w:before="30" w:after="30"/>
              <w:ind w:left="30" w:right="30"/>
              <w:rPr>
                <w:rFonts w:ascii="Calibri" w:eastAsia="Times New Roman" w:hAnsi="Calibri" w:cs="Calibri"/>
                <w:sz w:val="16"/>
              </w:rPr>
            </w:pPr>
            <w:hyperlink r:id="rId100"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42D730EA" w14:textId="77777777" w:rsidR="002117DA" w:rsidRPr="005A2F98" w:rsidRDefault="002072B8" w:rsidP="002117DA">
            <w:pPr>
              <w:ind w:left="30" w:right="30"/>
              <w:rPr>
                <w:rFonts w:ascii="Calibri" w:eastAsia="Times New Roman" w:hAnsi="Calibri" w:cs="Calibri"/>
                <w:sz w:val="16"/>
              </w:rPr>
            </w:pPr>
            <w:hyperlink r:id="rId101" w:tgtFrame="_blank" w:history="1">
              <w:r w:rsidRPr="005A2F98">
                <w:rPr>
                  <w:rFonts w:ascii="Calibri" w:eastAsia="Times New Roman" w:hAnsi="Calibri" w:cs="Calibri"/>
                  <w:color w:val="0000FF"/>
                  <w:sz w:val="16"/>
                  <w:u w:val="single"/>
                </w:rPr>
                <w:t>47_C_16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7C6795" w14:textId="77777777" w:rsidR="002117D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 xml:space="preserve">[2] Which of the following is </w:t>
            </w:r>
            <w:r w:rsidRPr="005A2F98">
              <w:rPr>
                <w:rFonts w:ascii="Calibri" w:eastAsia="Times New Roman" w:hAnsi="Calibri" w:cs="Calibri"/>
                <w:u w:val="single"/>
              </w:rPr>
              <w:t>never</w:t>
            </w:r>
            <w:r w:rsidRPr="005A2F98">
              <w:rPr>
                <w:rFonts w:ascii="Calibri" w:eastAsia="Times New Roman" w:hAnsi="Calibri" w:cs="Calibri"/>
              </w:rPr>
              <w:t xml:space="preserve"> an appropriate business transaction?</w:t>
            </w:r>
          </w:p>
        </w:tc>
        <w:tc>
          <w:tcPr>
            <w:tcW w:w="6000" w:type="dxa"/>
          </w:tcPr>
          <w:p w14:paraId="439EB285" w14:textId="77777777" w:rsidR="002117D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 xml:space="preserve">[2] Parmi les suivantes, quelle action n’est </w:t>
            </w:r>
            <w:r w:rsidRPr="005A2F98">
              <w:rPr>
                <w:rFonts w:ascii="Calibri" w:eastAsia="Calibri" w:hAnsi="Calibri" w:cs="Calibri"/>
                <w:u w:val="single"/>
                <w:lang w:val="fr-FR"/>
              </w:rPr>
              <w:t>jamais</w:t>
            </w:r>
            <w:r w:rsidRPr="005A2F98">
              <w:rPr>
                <w:rFonts w:ascii="Calibri" w:eastAsia="Calibri" w:hAnsi="Calibri" w:cs="Calibri"/>
                <w:lang w:val="fr-FR"/>
              </w:rPr>
              <w:t xml:space="preserve"> une transaction commerciale appropriée ?</w:t>
            </w:r>
          </w:p>
        </w:tc>
      </w:tr>
      <w:tr w:rsidR="0081652B" w:rsidRPr="0071772A" w14:paraId="2E156D23" w14:textId="77777777" w:rsidTr="00511015">
        <w:tc>
          <w:tcPr>
            <w:tcW w:w="1353" w:type="dxa"/>
            <w:shd w:val="clear" w:color="auto" w:fill="C1E4F5"/>
            <w:tcMar>
              <w:top w:w="120" w:type="dxa"/>
              <w:left w:w="180" w:type="dxa"/>
              <w:bottom w:w="120" w:type="dxa"/>
              <w:right w:w="180" w:type="dxa"/>
            </w:tcMar>
            <w:hideMark/>
          </w:tcPr>
          <w:p w14:paraId="611CCC4F" w14:textId="77777777" w:rsidR="002117DA" w:rsidRPr="005A2F98" w:rsidRDefault="002072B8" w:rsidP="002117DA">
            <w:pPr>
              <w:spacing w:before="30" w:after="30"/>
              <w:ind w:left="30" w:right="30"/>
              <w:rPr>
                <w:rFonts w:ascii="Calibri" w:eastAsia="Times New Roman" w:hAnsi="Calibri" w:cs="Calibri"/>
                <w:sz w:val="16"/>
              </w:rPr>
            </w:pPr>
            <w:hyperlink r:id="rId102"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28D6CD97" w14:textId="77777777" w:rsidR="002117DA" w:rsidRPr="005A2F98" w:rsidRDefault="002072B8" w:rsidP="002117DA">
            <w:pPr>
              <w:ind w:left="30" w:right="30"/>
              <w:rPr>
                <w:rFonts w:ascii="Calibri" w:eastAsia="Times New Roman" w:hAnsi="Calibri" w:cs="Calibri"/>
                <w:sz w:val="16"/>
              </w:rPr>
            </w:pPr>
            <w:hyperlink r:id="rId103" w:tgtFrame="_blank" w:history="1">
              <w:r w:rsidRPr="005A2F98">
                <w:rPr>
                  <w:rFonts w:ascii="Calibri" w:eastAsia="Times New Roman" w:hAnsi="Calibri" w:cs="Calibri"/>
                  <w:color w:val="0000FF"/>
                  <w:sz w:val="16"/>
                  <w:u w:val="single"/>
                </w:rPr>
                <w:t>48_C_16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99D9FE" w14:textId="77777777" w:rsidR="002117D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 Hiring an HCP to speak about a particular disease area due to their skills and expertise.</w:t>
            </w:r>
          </w:p>
        </w:tc>
        <w:tc>
          <w:tcPr>
            <w:tcW w:w="6000" w:type="dxa"/>
          </w:tcPr>
          <w:p w14:paraId="504CD1B2" w14:textId="77777777" w:rsidR="002117D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[1] Embaucher un professionnel de santé pour parler d’un problème de santé particulier en raison de ses compétences et de son expertise.</w:t>
            </w:r>
          </w:p>
        </w:tc>
      </w:tr>
      <w:tr w:rsidR="0081652B" w:rsidRPr="0071772A" w14:paraId="00C74842" w14:textId="77777777" w:rsidTr="00511015">
        <w:tc>
          <w:tcPr>
            <w:tcW w:w="1353" w:type="dxa"/>
            <w:shd w:val="clear" w:color="auto" w:fill="C1E4F5"/>
            <w:tcMar>
              <w:top w:w="120" w:type="dxa"/>
              <w:left w:w="180" w:type="dxa"/>
              <w:bottom w:w="120" w:type="dxa"/>
              <w:right w:w="180" w:type="dxa"/>
            </w:tcMar>
            <w:hideMark/>
          </w:tcPr>
          <w:p w14:paraId="07089888" w14:textId="77777777" w:rsidR="002117DA" w:rsidRPr="005A2F98" w:rsidRDefault="002072B8" w:rsidP="002117DA">
            <w:pPr>
              <w:spacing w:before="30" w:after="30"/>
              <w:ind w:left="30" w:right="30"/>
              <w:rPr>
                <w:rFonts w:ascii="Calibri" w:eastAsia="Times New Roman" w:hAnsi="Calibri" w:cs="Calibri"/>
                <w:sz w:val="16"/>
              </w:rPr>
            </w:pPr>
            <w:hyperlink r:id="rId104"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6FD05173" w14:textId="77777777" w:rsidR="002117DA" w:rsidRPr="005A2F98" w:rsidRDefault="002072B8" w:rsidP="002117DA">
            <w:pPr>
              <w:ind w:left="30" w:right="30"/>
              <w:rPr>
                <w:rFonts w:ascii="Calibri" w:eastAsia="Times New Roman" w:hAnsi="Calibri" w:cs="Calibri"/>
                <w:sz w:val="16"/>
              </w:rPr>
            </w:pPr>
            <w:hyperlink r:id="rId105" w:tgtFrame="_blank" w:history="1">
              <w:r w:rsidRPr="005A2F98">
                <w:rPr>
                  <w:rFonts w:ascii="Calibri" w:eastAsia="Times New Roman" w:hAnsi="Calibri" w:cs="Calibri"/>
                  <w:color w:val="0000FF"/>
                  <w:sz w:val="16"/>
                  <w:u w:val="single"/>
                </w:rPr>
                <w:t>49_C_16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D1A3E3" w14:textId="77777777" w:rsidR="002117D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[2] Providing a reasonable meal to attendees of an Abbott-sponsored educational program.</w:t>
            </w:r>
          </w:p>
        </w:tc>
        <w:tc>
          <w:tcPr>
            <w:tcW w:w="6000" w:type="dxa"/>
          </w:tcPr>
          <w:p w14:paraId="7688FFB9" w14:textId="77777777" w:rsidR="002117D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[2] Fournir un repas raisonnable aux participants à un programme éducatif parrainé par Abbott.</w:t>
            </w:r>
          </w:p>
        </w:tc>
      </w:tr>
      <w:tr w:rsidR="0081652B" w:rsidRPr="0071772A" w14:paraId="4650B247" w14:textId="77777777" w:rsidTr="00511015">
        <w:tc>
          <w:tcPr>
            <w:tcW w:w="1353" w:type="dxa"/>
            <w:shd w:val="clear" w:color="auto" w:fill="C1E4F5"/>
            <w:tcMar>
              <w:top w:w="120" w:type="dxa"/>
              <w:left w:w="180" w:type="dxa"/>
              <w:bottom w:w="120" w:type="dxa"/>
              <w:right w:w="180" w:type="dxa"/>
            </w:tcMar>
            <w:hideMark/>
          </w:tcPr>
          <w:p w14:paraId="782BBCC0" w14:textId="77777777" w:rsidR="002117DA" w:rsidRPr="005A2F98" w:rsidRDefault="002072B8" w:rsidP="002117DA">
            <w:pPr>
              <w:spacing w:before="30" w:after="30"/>
              <w:ind w:left="30" w:right="30"/>
              <w:rPr>
                <w:rFonts w:ascii="Calibri" w:eastAsia="Times New Roman" w:hAnsi="Calibri" w:cs="Calibri"/>
                <w:sz w:val="16"/>
              </w:rPr>
            </w:pPr>
            <w:hyperlink r:id="rId106"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40F51B78" w14:textId="77777777" w:rsidR="002117DA" w:rsidRPr="005A2F98" w:rsidRDefault="002072B8" w:rsidP="002117DA">
            <w:pPr>
              <w:ind w:left="30" w:right="30"/>
              <w:rPr>
                <w:rFonts w:ascii="Calibri" w:eastAsia="Times New Roman" w:hAnsi="Calibri" w:cs="Calibri"/>
                <w:sz w:val="16"/>
              </w:rPr>
            </w:pPr>
            <w:hyperlink r:id="rId107" w:tgtFrame="_blank" w:history="1">
              <w:r w:rsidRPr="005A2F98">
                <w:rPr>
                  <w:rFonts w:ascii="Calibri" w:eastAsia="Times New Roman" w:hAnsi="Calibri" w:cs="Calibri"/>
                  <w:color w:val="0000FF"/>
                  <w:sz w:val="16"/>
                  <w:u w:val="single"/>
                </w:rPr>
                <w:t>50_C_16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2BAA6E" w14:textId="77777777" w:rsidR="002117D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[3] Arranging a charitable contribution for a local organization.</w:t>
            </w:r>
          </w:p>
        </w:tc>
        <w:tc>
          <w:tcPr>
            <w:tcW w:w="6000" w:type="dxa"/>
          </w:tcPr>
          <w:p w14:paraId="2435FDA7" w14:textId="77777777" w:rsidR="002117D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[3] Préparer une contribution caritative pour une organisation locale.</w:t>
            </w:r>
          </w:p>
        </w:tc>
      </w:tr>
      <w:tr w:rsidR="0081652B" w:rsidRPr="005A2F98" w14:paraId="3E36E535" w14:textId="77777777" w:rsidTr="00511015">
        <w:tc>
          <w:tcPr>
            <w:tcW w:w="1353" w:type="dxa"/>
            <w:shd w:val="clear" w:color="auto" w:fill="C1E4F5"/>
            <w:tcMar>
              <w:top w:w="120" w:type="dxa"/>
              <w:left w:w="180" w:type="dxa"/>
              <w:bottom w:w="120" w:type="dxa"/>
              <w:right w:w="180" w:type="dxa"/>
            </w:tcMar>
            <w:hideMark/>
          </w:tcPr>
          <w:p w14:paraId="20D439FE" w14:textId="77777777" w:rsidR="002117DA" w:rsidRPr="005A2F98" w:rsidRDefault="002072B8" w:rsidP="002117DA">
            <w:pPr>
              <w:spacing w:before="30" w:after="30"/>
              <w:ind w:left="30" w:right="30"/>
              <w:rPr>
                <w:rFonts w:ascii="Calibri" w:eastAsia="Times New Roman" w:hAnsi="Calibri" w:cs="Calibri"/>
                <w:sz w:val="16"/>
              </w:rPr>
            </w:pPr>
            <w:hyperlink r:id="rId108"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08C183D8" w14:textId="77777777" w:rsidR="002117DA" w:rsidRPr="005A2F98" w:rsidRDefault="002072B8" w:rsidP="002117DA">
            <w:pPr>
              <w:ind w:left="30" w:right="30"/>
              <w:rPr>
                <w:rFonts w:ascii="Calibri" w:eastAsia="Times New Roman" w:hAnsi="Calibri" w:cs="Calibri"/>
                <w:sz w:val="16"/>
              </w:rPr>
            </w:pPr>
            <w:hyperlink r:id="rId109" w:tgtFrame="_blank" w:history="1">
              <w:r w:rsidRPr="005A2F98">
                <w:rPr>
                  <w:rFonts w:ascii="Calibri" w:eastAsia="Times New Roman" w:hAnsi="Calibri" w:cs="Calibri"/>
                  <w:color w:val="0000FF"/>
                  <w:sz w:val="16"/>
                  <w:u w:val="single"/>
                </w:rPr>
                <w:t>51_C_16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EB9C49" w14:textId="77777777" w:rsidR="002117D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[4] Hiring an HCP to conduct an educational program to thank them for using Abbott products.</w:t>
            </w:r>
          </w:p>
          <w:p w14:paraId="23D75372" w14:textId="77777777" w:rsidR="002117D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Next</w:t>
            </w:r>
          </w:p>
        </w:tc>
        <w:tc>
          <w:tcPr>
            <w:tcW w:w="6000" w:type="dxa"/>
          </w:tcPr>
          <w:p w14:paraId="16A8F55D" w14:textId="77777777" w:rsidR="002117D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[4] Embaucher un professionnel de santé pour mener un programme éducatif afin de le remercier d’avoir utilisé des produits Abbott.</w:t>
            </w:r>
          </w:p>
          <w:p w14:paraId="6AD9BD0F" w14:textId="77777777" w:rsidR="002117D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Suivant</w:t>
            </w:r>
          </w:p>
        </w:tc>
      </w:tr>
      <w:tr w:rsidR="0081652B" w:rsidRPr="0071772A" w14:paraId="79A62C5A" w14:textId="77777777" w:rsidTr="00511015">
        <w:tc>
          <w:tcPr>
            <w:tcW w:w="1353" w:type="dxa"/>
            <w:shd w:val="clear" w:color="auto" w:fill="C1E4F5"/>
            <w:tcMar>
              <w:top w:w="120" w:type="dxa"/>
              <w:left w:w="180" w:type="dxa"/>
              <w:bottom w:w="120" w:type="dxa"/>
              <w:right w:w="180" w:type="dxa"/>
            </w:tcMar>
            <w:hideMark/>
          </w:tcPr>
          <w:p w14:paraId="5B03E65D" w14:textId="77777777" w:rsidR="00603700" w:rsidRPr="005A2F98" w:rsidRDefault="002072B8" w:rsidP="00603700">
            <w:pPr>
              <w:spacing w:before="30" w:after="30"/>
              <w:ind w:left="30" w:right="30"/>
              <w:rPr>
                <w:rFonts w:ascii="Calibri" w:eastAsia="Times New Roman" w:hAnsi="Calibri" w:cs="Calibri"/>
                <w:sz w:val="16"/>
              </w:rPr>
            </w:pPr>
            <w:r w:rsidRPr="005A2F98">
              <w:rPr>
                <w:rFonts w:ascii="Calibri" w:eastAsia="Times New Roman" w:hAnsi="Calibri" w:cs="Calibri"/>
                <w:sz w:val="16"/>
              </w:rPr>
              <w:t>Screen 15</w:t>
            </w:r>
          </w:p>
          <w:p w14:paraId="3FA95BE5" w14:textId="77777777" w:rsidR="00603700" w:rsidRPr="005A2F98" w:rsidRDefault="002072B8" w:rsidP="00603700">
            <w:pPr>
              <w:spacing w:before="100" w:beforeAutospacing="1" w:after="100" w:afterAutospacing="1"/>
              <w:ind w:left="30" w:right="30"/>
              <w:rPr>
                <w:rFonts w:ascii="Calibri" w:eastAsia="Times New Roman" w:hAnsi="Calibri" w:cs="Calibri"/>
                <w:sz w:val="16"/>
              </w:rPr>
            </w:pPr>
            <w:r w:rsidRPr="005A2F98">
              <w:rPr>
                <w:rFonts w:ascii="Calibri" w:eastAsia="Times New Roman" w:hAnsi="Calibri" w:cs="Calibri"/>
                <w:sz w:val="16"/>
              </w:rPr>
              <w:t>Question 2: Feedback</w:t>
            </w:r>
          </w:p>
          <w:p w14:paraId="5F373F6C" w14:textId="77777777" w:rsidR="00603700" w:rsidRPr="005A2F98" w:rsidRDefault="002072B8" w:rsidP="00603700">
            <w:pPr>
              <w:ind w:left="30" w:right="30"/>
              <w:rPr>
                <w:rFonts w:ascii="Calibri" w:eastAsia="Times New Roman" w:hAnsi="Calibri" w:cs="Calibri"/>
                <w:sz w:val="16"/>
              </w:rPr>
            </w:pPr>
            <w:r w:rsidRPr="005A2F98">
              <w:rPr>
                <w:rFonts w:ascii="Calibri" w:eastAsia="Times New Roman" w:hAnsi="Calibri" w:cs="Calibri"/>
                <w:sz w:val="16"/>
              </w:rPr>
              <w:t>52_C_16</w:t>
            </w:r>
          </w:p>
        </w:tc>
        <w:tc>
          <w:tcPr>
            <w:tcW w:w="6000" w:type="dxa"/>
            <w:tcMar>
              <w:top w:w="120" w:type="dxa"/>
              <w:left w:w="180" w:type="dxa"/>
              <w:bottom w:w="120" w:type="dxa"/>
              <w:right w:w="180" w:type="dxa"/>
            </w:tcMar>
            <w:hideMark/>
          </w:tcPr>
          <w:p w14:paraId="65890D44" w14:textId="77777777" w:rsidR="0060370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55CECD48" w14:textId="77777777" w:rsidR="0060370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Il est permis d’engager un professionnel de santé pour mener un programme éducatif en raison de ses compétences et de son expertise. Toutefois, il est inapproprié d’engager un professionnel de santé pour le remercier d’utiliser les produits Abbott, car cela peut être perçu comme un pot-de-vin.</w:t>
            </w:r>
          </w:p>
        </w:tc>
      </w:tr>
      <w:tr w:rsidR="0081652B" w:rsidRPr="0071772A" w14:paraId="59385F24" w14:textId="77777777" w:rsidTr="00511015">
        <w:tc>
          <w:tcPr>
            <w:tcW w:w="1353" w:type="dxa"/>
            <w:shd w:val="clear" w:color="auto" w:fill="C1E4F5"/>
            <w:tcMar>
              <w:top w:w="120" w:type="dxa"/>
              <w:left w:w="180" w:type="dxa"/>
              <w:bottom w:w="120" w:type="dxa"/>
              <w:right w:w="180" w:type="dxa"/>
            </w:tcMar>
            <w:hideMark/>
          </w:tcPr>
          <w:p w14:paraId="770079CB" w14:textId="77777777" w:rsidR="00603700" w:rsidRPr="005A2F98" w:rsidRDefault="002072B8" w:rsidP="00603700">
            <w:pPr>
              <w:spacing w:before="30" w:after="30"/>
              <w:ind w:left="30" w:right="30"/>
              <w:rPr>
                <w:rFonts w:ascii="Calibri" w:eastAsia="Times New Roman" w:hAnsi="Calibri" w:cs="Calibri"/>
                <w:sz w:val="16"/>
              </w:rPr>
            </w:pPr>
            <w:hyperlink r:id="rId110"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684D5FBF" w14:textId="77777777" w:rsidR="00603700" w:rsidRPr="005A2F98" w:rsidRDefault="002072B8" w:rsidP="00603700">
            <w:pPr>
              <w:ind w:left="30" w:right="30"/>
              <w:rPr>
                <w:rFonts w:ascii="Calibri" w:eastAsia="Times New Roman" w:hAnsi="Calibri" w:cs="Calibri"/>
                <w:sz w:val="16"/>
              </w:rPr>
            </w:pPr>
            <w:hyperlink r:id="rId111" w:tgtFrame="_blank" w:history="1">
              <w:r w:rsidRPr="005A2F98">
                <w:rPr>
                  <w:rFonts w:ascii="Calibri" w:eastAsia="Times New Roman" w:hAnsi="Calibri" w:cs="Calibri"/>
                  <w:color w:val="0000FF"/>
                  <w:sz w:val="16"/>
                  <w:u w:val="single"/>
                </w:rPr>
                <w:t>53_C_16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5F1E17" w14:textId="77777777" w:rsidR="0060370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[3] The consequences for individuals involved in bribery and corruption can include:</w:t>
            </w:r>
          </w:p>
        </w:tc>
        <w:tc>
          <w:tcPr>
            <w:tcW w:w="6000" w:type="dxa"/>
          </w:tcPr>
          <w:p w14:paraId="0B12544A" w14:textId="77777777" w:rsidR="0060370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[3] Les conséquences pour les personnes impliquées dans des actes de corruption peuvent inclure :</w:t>
            </w:r>
          </w:p>
        </w:tc>
      </w:tr>
      <w:tr w:rsidR="0081652B" w:rsidRPr="005A2F98" w14:paraId="480A9B38" w14:textId="77777777" w:rsidTr="00511015">
        <w:tc>
          <w:tcPr>
            <w:tcW w:w="1353" w:type="dxa"/>
            <w:shd w:val="clear" w:color="auto" w:fill="C1E4F5"/>
            <w:tcMar>
              <w:top w:w="120" w:type="dxa"/>
              <w:left w:w="180" w:type="dxa"/>
              <w:bottom w:w="120" w:type="dxa"/>
              <w:right w:w="180" w:type="dxa"/>
            </w:tcMar>
            <w:hideMark/>
          </w:tcPr>
          <w:p w14:paraId="62A6D41F" w14:textId="77777777" w:rsidR="00603700" w:rsidRPr="005A2F98" w:rsidRDefault="002072B8" w:rsidP="00603700">
            <w:pPr>
              <w:spacing w:before="30" w:after="30"/>
              <w:ind w:left="30" w:right="30"/>
              <w:rPr>
                <w:rFonts w:ascii="Calibri" w:eastAsia="Times New Roman" w:hAnsi="Calibri" w:cs="Calibri"/>
                <w:sz w:val="16"/>
              </w:rPr>
            </w:pPr>
            <w:hyperlink r:id="rId112"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3524A69E" w14:textId="77777777" w:rsidR="00603700" w:rsidRPr="005A2F98" w:rsidRDefault="002072B8" w:rsidP="00603700">
            <w:pPr>
              <w:ind w:left="30" w:right="30"/>
              <w:rPr>
                <w:rFonts w:ascii="Calibri" w:eastAsia="Times New Roman" w:hAnsi="Calibri" w:cs="Calibri"/>
                <w:sz w:val="16"/>
              </w:rPr>
            </w:pPr>
            <w:hyperlink r:id="rId113" w:tgtFrame="_blank" w:history="1">
              <w:r w:rsidRPr="005A2F98">
                <w:rPr>
                  <w:rFonts w:ascii="Calibri" w:eastAsia="Times New Roman" w:hAnsi="Calibri" w:cs="Calibri"/>
                  <w:color w:val="0000FF"/>
                  <w:sz w:val="16"/>
                  <w:u w:val="single"/>
                </w:rPr>
                <w:t>54_C_16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18D0D1" w14:textId="77777777" w:rsidR="0060370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 Reputational damage.</w:t>
            </w:r>
          </w:p>
        </w:tc>
        <w:tc>
          <w:tcPr>
            <w:tcW w:w="6000" w:type="dxa"/>
          </w:tcPr>
          <w:p w14:paraId="050FBE77" w14:textId="77777777" w:rsidR="0060370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[1] Atteinte à la réputation.</w:t>
            </w:r>
          </w:p>
        </w:tc>
      </w:tr>
      <w:tr w:rsidR="0081652B" w:rsidRPr="005A2F98" w14:paraId="7EAAA3F1" w14:textId="77777777" w:rsidTr="00511015">
        <w:tc>
          <w:tcPr>
            <w:tcW w:w="1353" w:type="dxa"/>
            <w:shd w:val="clear" w:color="auto" w:fill="C1E4F5"/>
            <w:tcMar>
              <w:top w:w="120" w:type="dxa"/>
              <w:left w:w="180" w:type="dxa"/>
              <w:bottom w:w="120" w:type="dxa"/>
              <w:right w:w="180" w:type="dxa"/>
            </w:tcMar>
            <w:hideMark/>
          </w:tcPr>
          <w:p w14:paraId="59F191D4" w14:textId="77777777" w:rsidR="00603700" w:rsidRPr="005A2F98" w:rsidRDefault="002072B8" w:rsidP="00603700">
            <w:pPr>
              <w:spacing w:before="30" w:after="30"/>
              <w:ind w:left="30" w:right="30"/>
              <w:rPr>
                <w:rFonts w:ascii="Calibri" w:eastAsia="Times New Roman" w:hAnsi="Calibri" w:cs="Calibri"/>
                <w:sz w:val="16"/>
              </w:rPr>
            </w:pPr>
            <w:hyperlink r:id="rId114"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23744DBB" w14:textId="77777777" w:rsidR="00603700" w:rsidRPr="005A2F98" w:rsidRDefault="002072B8" w:rsidP="00603700">
            <w:pPr>
              <w:ind w:left="30" w:right="30"/>
              <w:rPr>
                <w:rFonts w:ascii="Calibri" w:eastAsia="Times New Roman" w:hAnsi="Calibri" w:cs="Calibri"/>
                <w:sz w:val="16"/>
              </w:rPr>
            </w:pPr>
            <w:hyperlink r:id="rId115" w:tgtFrame="_blank" w:history="1">
              <w:r w:rsidRPr="005A2F98">
                <w:rPr>
                  <w:rFonts w:ascii="Calibri" w:eastAsia="Times New Roman" w:hAnsi="Calibri" w:cs="Calibri"/>
                  <w:color w:val="0000FF"/>
                  <w:sz w:val="16"/>
                  <w:u w:val="single"/>
                </w:rPr>
                <w:t>55_C_16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D6BEFF" w14:textId="77777777" w:rsidR="0060370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[2] Fines and penalties.</w:t>
            </w:r>
          </w:p>
        </w:tc>
        <w:tc>
          <w:tcPr>
            <w:tcW w:w="6000" w:type="dxa"/>
          </w:tcPr>
          <w:p w14:paraId="2C6A2217" w14:textId="77777777" w:rsidR="0060370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[2] Amendes et pénalités.</w:t>
            </w:r>
          </w:p>
        </w:tc>
      </w:tr>
      <w:tr w:rsidR="0081652B" w:rsidRPr="005A2F98" w14:paraId="0DAB1BFF" w14:textId="77777777" w:rsidTr="00511015">
        <w:tc>
          <w:tcPr>
            <w:tcW w:w="1353" w:type="dxa"/>
            <w:shd w:val="clear" w:color="auto" w:fill="C1E4F5"/>
            <w:tcMar>
              <w:top w:w="120" w:type="dxa"/>
              <w:left w:w="180" w:type="dxa"/>
              <w:bottom w:w="120" w:type="dxa"/>
              <w:right w:w="180" w:type="dxa"/>
            </w:tcMar>
            <w:hideMark/>
          </w:tcPr>
          <w:p w14:paraId="736061B6" w14:textId="77777777" w:rsidR="00603700" w:rsidRPr="005A2F98" w:rsidRDefault="002072B8" w:rsidP="00603700">
            <w:pPr>
              <w:spacing w:before="30" w:after="30"/>
              <w:ind w:left="30" w:right="30"/>
              <w:rPr>
                <w:rFonts w:ascii="Calibri" w:eastAsia="Times New Roman" w:hAnsi="Calibri" w:cs="Calibri"/>
                <w:sz w:val="16"/>
              </w:rPr>
            </w:pPr>
            <w:hyperlink r:id="rId116"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53918B69" w14:textId="77777777" w:rsidR="00603700" w:rsidRPr="005A2F98" w:rsidRDefault="002072B8" w:rsidP="00603700">
            <w:pPr>
              <w:ind w:left="30" w:right="30"/>
              <w:rPr>
                <w:rFonts w:ascii="Calibri" w:eastAsia="Times New Roman" w:hAnsi="Calibri" w:cs="Calibri"/>
                <w:sz w:val="16"/>
              </w:rPr>
            </w:pPr>
            <w:hyperlink r:id="rId117" w:tgtFrame="_blank" w:history="1">
              <w:r w:rsidRPr="005A2F98">
                <w:rPr>
                  <w:rFonts w:ascii="Calibri" w:eastAsia="Times New Roman" w:hAnsi="Calibri" w:cs="Calibri"/>
                  <w:color w:val="0000FF"/>
                  <w:sz w:val="16"/>
                  <w:u w:val="single"/>
                </w:rPr>
                <w:t>56_C_16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9E2492" w14:textId="77777777" w:rsidR="0060370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[3] Termination of employment.</w:t>
            </w:r>
          </w:p>
        </w:tc>
        <w:tc>
          <w:tcPr>
            <w:tcW w:w="6000" w:type="dxa"/>
          </w:tcPr>
          <w:p w14:paraId="7AEDBE51" w14:textId="77777777" w:rsidR="0060370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[3] Licenciement.</w:t>
            </w:r>
          </w:p>
        </w:tc>
      </w:tr>
      <w:tr w:rsidR="0081652B" w:rsidRPr="005A2F98" w14:paraId="71BF0173" w14:textId="77777777" w:rsidTr="00511015">
        <w:tc>
          <w:tcPr>
            <w:tcW w:w="1353" w:type="dxa"/>
            <w:shd w:val="clear" w:color="auto" w:fill="C1E4F5"/>
            <w:tcMar>
              <w:top w:w="120" w:type="dxa"/>
              <w:left w:w="180" w:type="dxa"/>
              <w:bottom w:w="120" w:type="dxa"/>
              <w:right w:w="180" w:type="dxa"/>
            </w:tcMar>
            <w:hideMark/>
          </w:tcPr>
          <w:p w14:paraId="785DAEC5" w14:textId="77777777" w:rsidR="00603700" w:rsidRPr="005A2F98" w:rsidRDefault="002072B8" w:rsidP="00603700">
            <w:pPr>
              <w:spacing w:before="30" w:after="30"/>
              <w:ind w:left="30" w:right="30"/>
              <w:rPr>
                <w:rFonts w:ascii="Calibri" w:eastAsia="Times New Roman" w:hAnsi="Calibri" w:cs="Calibri"/>
                <w:sz w:val="16"/>
              </w:rPr>
            </w:pPr>
            <w:hyperlink r:id="rId118"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3D06B10E" w14:textId="77777777" w:rsidR="00603700" w:rsidRPr="005A2F98" w:rsidRDefault="002072B8" w:rsidP="00603700">
            <w:pPr>
              <w:ind w:left="30" w:right="30"/>
              <w:rPr>
                <w:rFonts w:ascii="Calibri" w:eastAsia="Times New Roman" w:hAnsi="Calibri" w:cs="Calibri"/>
                <w:sz w:val="16"/>
              </w:rPr>
            </w:pPr>
            <w:hyperlink r:id="rId119" w:tgtFrame="_blank" w:history="1">
              <w:r w:rsidRPr="005A2F98">
                <w:rPr>
                  <w:rFonts w:ascii="Calibri" w:eastAsia="Times New Roman" w:hAnsi="Calibri" w:cs="Calibri"/>
                  <w:color w:val="0000FF"/>
                  <w:sz w:val="16"/>
                  <w:u w:val="single"/>
                </w:rPr>
                <w:t>57_C_16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4C338BB" w14:textId="77777777" w:rsidR="0060370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[4] Prison time.</w:t>
            </w:r>
          </w:p>
        </w:tc>
        <w:tc>
          <w:tcPr>
            <w:tcW w:w="6000" w:type="dxa"/>
          </w:tcPr>
          <w:p w14:paraId="10644530" w14:textId="77777777" w:rsidR="0060370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[4] Peine d’emprisonnement.</w:t>
            </w:r>
          </w:p>
        </w:tc>
      </w:tr>
      <w:tr w:rsidR="0081652B" w:rsidRPr="005A2F98" w14:paraId="715F7210" w14:textId="77777777" w:rsidTr="00511015">
        <w:tc>
          <w:tcPr>
            <w:tcW w:w="1353" w:type="dxa"/>
            <w:shd w:val="clear" w:color="auto" w:fill="C1E4F5"/>
            <w:tcMar>
              <w:top w:w="120" w:type="dxa"/>
              <w:left w:w="180" w:type="dxa"/>
              <w:bottom w:w="120" w:type="dxa"/>
              <w:right w:w="180" w:type="dxa"/>
            </w:tcMar>
            <w:hideMark/>
          </w:tcPr>
          <w:p w14:paraId="47A78FC3" w14:textId="77777777" w:rsidR="00603700" w:rsidRPr="005A2F98" w:rsidRDefault="002072B8" w:rsidP="00603700">
            <w:pPr>
              <w:spacing w:before="30" w:after="30"/>
              <w:ind w:left="30" w:right="30"/>
              <w:rPr>
                <w:rFonts w:ascii="Calibri" w:eastAsia="Times New Roman" w:hAnsi="Calibri" w:cs="Calibri"/>
                <w:sz w:val="16"/>
              </w:rPr>
            </w:pPr>
            <w:hyperlink r:id="rId120"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024316C4" w14:textId="77777777" w:rsidR="00603700" w:rsidRPr="005A2F98" w:rsidRDefault="002072B8" w:rsidP="00603700">
            <w:pPr>
              <w:ind w:left="30" w:right="30"/>
              <w:rPr>
                <w:rFonts w:ascii="Calibri" w:eastAsia="Times New Roman" w:hAnsi="Calibri" w:cs="Calibri"/>
                <w:sz w:val="16"/>
              </w:rPr>
            </w:pPr>
            <w:hyperlink r:id="rId121" w:tgtFrame="_blank" w:history="1">
              <w:r w:rsidRPr="005A2F98">
                <w:rPr>
                  <w:rFonts w:ascii="Calibri" w:eastAsia="Times New Roman" w:hAnsi="Calibri" w:cs="Calibri"/>
                  <w:color w:val="0000FF"/>
                  <w:sz w:val="16"/>
                  <w:u w:val="single"/>
                </w:rPr>
                <w:t>58_C_16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2CD1865" w14:textId="77777777" w:rsidR="0060370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[5] All of the above.</w:t>
            </w:r>
          </w:p>
          <w:p w14:paraId="712DC790" w14:textId="77777777" w:rsidR="0060370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Next</w:t>
            </w:r>
          </w:p>
        </w:tc>
        <w:tc>
          <w:tcPr>
            <w:tcW w:w="6000" w:type="dxa"/>
          </w:tcPr>
          <w:p w14:paraId="044DCD3C" w14:textId="77777777" w:rsidR="0060370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[5] Toutes les réponses ci-dessus.</w:t>
            </w:r>
          </w:p>
          <w:p w14:paraId="37C73C42" w14:textId="77777777" w:rsidR="0060370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Suivant</w:t>
            </w:r>
          </w:p>
        </w:tc>
      </w:tr>
      <w:tr w:rsidR="0081652B" w:rsidRPr="0071772A" w14:paraId="24F18444" w14:textId="77777777" w:rsidTr="00511015">
        <w:tc>
          <w:tcPr>
            <w:tcW w:w="1353" w:type="dxa"/>
            <w:shd w:val="clear" w:color="auto" w:fill="C1E4F5"/>
            <w:tcMar>
              <w:top w:w="120" w:type="dxa"/>
              <w:left w:w="180" w:type="dxa"/>
              <w:bottom w:w="120" w:type="dxa"/>
              <w:right w:w="180" w:type="dxa"/>
            </w:tcMar>
            <w:hideMark/>
          </w:tcPr>
          <w:p w14:paraId="75A7B197" w14:textId="77777777" w:rsidR="0094318D" w:rsidRPr="005A2F98" w:rsidRDefault="002072B8" w:rsidP="0094318D">
            <w:pPr>
              <w:spacing w:before="30" w:after="30"/>
              <w:ind w:left="30" w:right="30"/>
              <w:rPr>
                <w:rFonts w:ascii="Calibri" w:eastAsia="Times New Roman" w:hAnsi="Calibri" w:cs="Calibri"/>
                <w:sz w:val="16"/>
              </w:rPr>
            </w:pPr>
            <w:r w:rsidRPr="005A2F98">
              <w:rPr>
                <w:rFonts w:ascii="Calibri" w:eastAsia="Times New Roman" w:hAnsi="Calibri" w:cs="Calibri"/>
                <w:sz w:val="16"/>
              </w:rPr>
              <w:t>Screen 15</w:t>
            </w:r>
          </w:p>
          <w:p w14:paraId="3D54EFB5" w14:textId="77777777" w:rsidR="0094318D" w:rsidRPr="005A2F98" w:rsidRDefault="002072B8" w:rsidP="0094318D">
            <w:pPr>
              <w:spacing w:before="100" w:beforeAutospacing="1" w:after="100" w:afterAutospacing="1"/>
              <w:ind w:left="30" w:right="30"/>
              <w:rPr>
                <w:rFonts w:ascii="Calibri" w:eastAsia="Times New Roman" w:hAnsi="Calibri" w:cs="Calibri"/>
                <w:sz w:val="16"/>
              </w:rPr>
            </w:pPr>
            <w:r w:rsidRPr="005A2F98">
              <w:rPr>
                <w:rFonts w:ascii="Calibri" w:eastAsia="Times New Roman" w:hAnsi="Calibri" w:cs="Calibri"/>
                <w:sz w:val="16"/>
              </w:rPr>
              <w:t>Question 3: Feedback</w:t>
            </w:r>
          </w:p>
          <w:p w14:paraId="7E7CC459" w14:textId="77777777" w:rsidR="0094318D" w:rsidRPr="005A2F98" w:rsidRDefault="002072B8" w:rsidP="0094318D">
            <w:pPr>
              <w:ind w:left="30" w:right="30"/>
              <w:rPr>
                <w:rFonts w:ascii="Calibri" w:eastAsia="Times New Roman" w:hAnsi="Calibri" w:cs="Calibri"/>
                <w:sz w:val="16"/>
              </w:rPr>
            </w:pPr>
            <w:r w:rsidRPr="005A2F98">
              <w:rPr>
                <w:rFonts w:ascii="Calibri" w:eastAsia="Times New Roman" w:hAnsi="Calibri" w:cs="Calibri"/>
                <w:sz w:val="16"/>
              </w:rPr>
              <w:t>59_C_16</w:t>
            </w:r>
          </w:p>
        </w:tc>
        <w:tc>
          <w:tcPr>
            <w:tcW w:w="6000" w:type="dxa"/>
            <w:tcMar>
              <w:top w:w="120" w:type="dxa"/>
              <w:left w:w="180" w:type="dxa"/>
              <w:bottom w:w="120" w:type="dxa"/>
              <w:right w:w="180" w:type="dxa"/>
            </w:tcMar>
            <w:hideMark/>
          </w:tcPr>
          <w:p w14:paraId="1385831F"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0403E840" w14:textId="77777777" w:rsidR="0094318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Les conséquences pour les personnes impliquées dans la corruption peuvent comprendre une atteinte à la réputation, des amendes et des pénalités, la cessation d’emploi, voire une peine d’emprisonnement.</w:t>
            </w:r>
          </w:p>
        </w:tc>
      </w:tr>
      <w:tr w:rsidR="0081652B" w:rsidRPr="005A2F98" w14:paraId="5814F268" w14:textId="77777777" w:rsidTr="00511015">
        <w:tc>
          <w:tcPr>
            <w:tcW w:w="1353" w:type="dxa"/>
            <w:shd w:val="clear" w:color="auto" w:fill="C1E4F5"/>
            <w:tcMar>
              <w:top w:w="120" w:type="dxa"/>
              <w:left w:w="180" w:type="dxa"/>
              <w:bottom w:w="120" w:type="dxa"/>
              <w:right w:w="180" w:type="dxa"/>
            </w:tcMar>
            <w:hideMark/>
          </w:tcPr>
          <w:p w14:paraId="606BF433" w14:textId="77777777" w:rsidR="0094318D" w:rsidRPr="005A2F98" w:rsidRDefault="002072B8" w:rsidP="0094318D">
            <w:pPr>
              <w:spacing w:before="30" w:after="30"/>
              <w:ind w:left="30" w:right="30"/>
              <w:rPr>
                <w:rFonts w:ascii="Calibri" w:eastAsia="Times New Roman" w:hAnsi="Calibri" w:cs="Calibri"/>
                <w:sz w:val="16"/>
              </w:rPr>
            </w:pPr>
            <w:hyperlink r:id="rId122"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28843E04" w14:textId="77777777" w:rsidR="0094318D" w:rsidRPr="005A2F98" w:rsidRDefault="002072B8" w:rsidP="0094318D">
            <w:pPr>
              <w:ind w:left="30" w:right="30"/>
              <w:rPr>
                <w:rFonts w:ascii="Calibri" w:eastAsia="Times New Roman" w:hAnsi="Calibri" w:cs="Calibri"/>
                <w:sz w:val="16"/>
              </w:rPr>
            </w:pPr>
            <w:hyperlink r:id="rId123" w:tgtFrame="_blank" w:history="1">
              <w:r w:rsidRPr="005A2F98">
                <w:rPr>
                  <w:rFonts w:ascii="Calibri" w:eastAsia="Times New Roman" w:hAnsi="Calibri" w:cs="Calibri"/>
                  <w:color w:val="0000FF"/>
                  <w:sz w:val="16"/>
                  <w:u w:val="single"/>
                </w:rPr>
                <w:t>60_C_16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44BF219"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[4] A sales representative also owns a small jewelry shop. She decides it would be nice to provide small gifts from her shop to HCPs who have not prescribed Abbott product lately. Is this okay?</w:t>
            </w:r>
          </w:p>
        </w:tc>
        <w:tc>
          <w:tcPr>
            <w:tcW w:w="6000" w:type="dxa"/>
          </w:tcPr>
          <w:p w14:paraId="20939056"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[4] Une représentante commerciale possède également une petite bijouterie. Elle décide qu’il serait intéressant d’offrir de petits cadeaux de sa boutique aux professionnels de santé qui n’ont pas prescrit de produits Abbott dernièrement. Est-ce acceptable ?</w:t>
            </w:r>
          </w:p>
        </w:tc>
      </w:tr>
      <w:tr w:rsidR="0081652B" w:rsidRPr="005A2F98" w14:paraId="698572C0" w14:textId="77777777" w:rsidTr="00511015">
        <w:tc>
          <w:tcPr>
            <w:tcW w:w="1353" w:type="dxa"/>
            <w:shd w:val="clear" w:color="auto" w:fill="C1E4F5"/>
            <w:tcMar>
              <w:top w:w="120" w:type="dxa"/>
              <w:left w:w="180" w:type="dxa"/>
              <w:bottom w:w="120" w:type="dxa"/>
              <w:right w:w="180" w:type="dxa"/>
            </w:tcMar>
            <w:hideMark/>
          </w:tcPr>
          <w:p w14:paraId="36A45E57" w14:textId="77777777" w:rsidR="0094318D" w:rsidRPr="005A2F98" w:rsidRDefault="002072B8" w:rsidP="0094318D">
            <w:pPr>
              <w:spacing w:before="30" w:after="30"/>
              <w:ind w:left="30" w:right="30"/>
              <w:rPr>
                <w:rFonts w:ascii="Calibri" w:eastAsia="Times New Roman" w:hAnsi="Calibri" w:cs="Calibri"/>
                <w:sz w:val="16"/>
              </w:rPr>
            </w:pPr>
            <w:hyperlink r:id="rId124"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5AC41249" w14:textId="77777777" w:rsidR="0094318D" w:rsidRPr="005A2F98" w:rsidRDefault="002072B8" w:rsidP="0094318D">
            <w:pPr>
              <w:ind w:left="30" w:right="30"/>
              <w:rPr>
                <w:rFonts w:ascii="Calibri" w:eastAsia="Times New Roman" w:hAnsi="Calibri" w:cs="Calibri"/>
                <w:sz w:val="16"/>
              </w:rPr>
            </w:pPr>
            <w:hyperlink r:id="rId125" w:tgtFrame="_blank" w:history="1">
              <w:r w:rsidRPr="005A2F98">
                <w:rPr>
                  <w:rFonts w:ascii="Calibri" w:eastAsia="Times New Roman" w:hAnsi="Calibri" w:cs="Calibri"/>
                  <w:color w:val="0000FF"/>
                  <w:sz w:val="16"/>
                  <w:u w:val="single"/>
                </w:rPr>
                <w:t>61_C_16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FE5CD4"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 Yes</w:t>
            </w:r>
          </w:p>
        </w:tc>
        <w:tc>
          <w:tcPr>
            <w:tcW w:w="6000" w:type="dxa"/>
          </w:tcPr>
          <w:p w14:paraId="6F3BF07A"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[1] Oui</w:t>
            </w:r>
          </w:p>
        </w:tc>
      </w:tr>
      <w:tr w:rsidR="0081652B" w:rsidRPr="005A2F98" w14:paraId="4D86E7A1" w14:textId="77777777" w:rsidTr="00511015">
        <w:tc>
          <w:tcPr>
            <w:tcW w:w="1353" w:type="dxa"/>
            <w:shd w:val="clear" w:color="auto" w:fill="C1E4F5"/>
            <w:tcMar>
              <w:top w:w="120" w:type="dxa"/>
              <w:left w:w="180" w:type="dxa"/>
              <w:bottom w:w="120" w:type="dxa"/>
              <w:right w:w="180" w:type="dxa"/>
            </w:tcMar>
            <w:hideMark/>
          </w:tcPr>
          <w:p w14:paraId="3F902876" w14:textId="77777777" w:rsidR="0094318D" w:rsidRPr="005A2F98" w:rsidRDefault="002072B8" w:rsidP="0094318D">
            <w:pPr>
              <w:spacing w:before="30" w:after="30"/>
              <w:ind w:left="30" w:right="30"/>
              <w:rPr>
                <w:rFonts w:ascii="Calibri" w:eastAsia="Times New Roman" w:hAnsi="Calibri" w:cs="Calibri"/>
                <w:sz w:val="16"/>
              </w:rPr>
            </w:pPr>
            <w:hyperlink r:id="rId126"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186D023F" w14:textId="77777777" w:rsidR="0094318D" w:rsidRPr="005A2F98" w:rsidRDefault="002072B8" w:rsidP="0094318D">
            <w:pPr>
              <w:ind w:left="30" w:right="30"/>
              <w:rPr>
                <w:rFonts w:ascii="Calibri" w:eastAsia="Times New Roman" w:hAnsi="Calibri" w:cs="Calibri"/>
                <w:sz w:val="16"/>
              </w:rPr>
            </w:pPr>
            <w:hyperlink r:id="rId127" w:tgtFrame="_blank" w:history="1">
              <w:r w:rsidRPr="005A2F98">
                <w:rPr>
                  <w:rFonts w:ascii="Calibri" w:eastAsia="Times New Roman" w:hAnsi="Calibri" w:cs="Calibri"/>
                  <w:color w:val="0000FF"/>
                  <w:sz w:val="16"/>
                  <w:u w:val="single"/>
                </w:rPr>
                <w:t>62_C_16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FBFA63"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[2] No</w:t>
            </w:r>
          </w:p>
          <w:p w14:paraId="65C17716"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Next</w:t>
            </w:r>
          </w:p>
        </w:tc>
        <w:tc>
          <w:tcPr>
            <w:tcW w:w="6000" w:type="dxa"/>
          </w:tcPr>
          <w:p w14:paraId="4A028000"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[2] Non</w:t>
            </w:r>
          </w:p>
          <w:p w14:paraId="5CF56740"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Suivant</w:t>
            </w:r>
          </w:p>
        </w:tc>
      </w:tr>
      <w:tr w:rsidR="0081652B" w:rsidRPr="0071772A" w14:paraId="073FCE48" w14:textId="77777777" w:rsidTr="00511015">
        <w:tc>
          <w:tcPr>
            <w:tcW w:w="1353" w:type="dxa"/>
            <w:shd w:val="clear" w:color="auto" w:fill="C1E4F5"/>
            <w:tcMar>
              <w:top w:w="120" w:type="dxa"/>
              <w:left w:w="180" w:type="dxa"/>
              <w:bottom w:w="120" w:type="dxa"/>
              <w:right w:w="180" w:type="dxa"/>
            </w:tcMar>
            <w:hideMark/>
          </w:tcPr>
          <w:p w14:paraId="4B70DC1C" w14:textId="77777777" w:rsidR="0094318D" w:rsidRPr="005A2F98" w:rsidRDefault="002072B8" w:rsidP="0094318D">
            <w:pPr>
              <w:spacing w:before="30" w:after="30"/>
              <w:ind w:left="30" w:right="30"/>
              <w:rPr>
                <w:rFonts w:ascii="Calibri" w:eastAsia="Times New Roman" w:hAnsi="Calibri" w:cs="Calibri"/>
                <w:sz w:val="16"/>
              </w:rPr>
            </w:pPr>
            <w:r w:rsidRPr="005A2F98">
              <w:rPr>
                <w:rFonts w:ascii="Calibri" w:eastAsia="Times New Roman" w:hAnsi="Calibri" w:cs="Calibri"/>
                <w:sz w:val="16"/>
              </w:rPr>
              <w:t>Screen 15</w:t>
            </w:r>
          </w:p>
          <w:p w14:paraId="43B90918" w14:textId="77777777" w:rsidR="0094318D" w:rsidRPr="005A2F98" w:rsidRDefault="002072B8" w:rsidP="0094318D">
            <w:pPr>
              <w:spacing w:before="100" w:beforeAutospacing="1" w:after="100" w:afterAutospacing="1"/>
              <w:ind w:left="30" w:right="30"/>
              <w:rPr>
                <w:rFonts w:ascii="Calibri" w:eastAsia="Times New Roman" w:hAnsi="Calibri" w:cs="Calibri"/>
                <w:sz w:val="16"/>
              </w:rPr>
            </w:pPr>
            <w:r w:rsidRPr="005A2F98">
              <w:rPr>
                <w:rFonts w:ascii="Calibri" w:eastAsia="Times New Roman" w:hAnsi="Calibri" w:cs="Calibri"/>
                <w:sz w:val="16"/>
              </w:rPr>
              <w:t>Question 4: Feedback</w:t>
            </w:r>
          </w:p>
          <w:p w14:paraId="2C9EBF47" w14:textId="77777777" w:rsidR="0094318D" w:rsidRPr="005A2F98" w:rsidRDefault="002072B8" w:rsidP="0094318D">
            <w:pPr>
              <w:ind w:left="30" w:right="30"/>
              <w:rPr>
                <w:rFonts w:ascii="Calibri" w:eastAsia="Times New Roman" w:hAnsi="Calibri" w:cs="Calibri"/>
                <w:sz w:val="16"/>
              </w:rPr>
            </w:pPr>
            <w:r w:rsidRPr="005A2F98">
              <w:rPr>
                <w:rFonts w:ascii="Calibri" w:eastAsia="Times New Roman" w:hAnsi="Calibri" w:cs="Calibri"/>
                <w:sz w:val="16"/>
              </w:rPr>
              <w:t>63_C_16</w:t>
            </w:r>
          </w:p>
        </w:tc>
        <w:tc>
          <w:tcPr>
            <w:tcW w:w="6000" w:type="dxa"/>
            <w:tcMar>
              <w:top w:w="120" w:type="dxa"/>
              <w:left w:w="180" w:type="dxa"/>
              <w:bottom w:w="120" w:type="dxa"/>
              <w:right w:w="180" w:type="dxa"/>
            </w:tcMar>
            <w:hideMark/>
          </w:tcPr>
          <w:p w14:paraId="611CCD4C"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28FCD9E4" w14:textId="77777777" w:rsidR="0094318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La politique d’Abbott interdit les cadeaux aux professionnels de santé, car le représentant commercial agit en tant que représentant d’Abbott. Les cadeaux sont interdits même si elle les paie. L’offre de cadeaux pourrait également être perçue comme un pot-de-vin pour de futures affaires.</w:t>
            </w:r>
          </w:p>
        </w:tc>
      </w:tr>
      <w:tr w:rsidR="0081652B" w:rsidRPr="005A2F98" w14:paraId="57D45288" w14:textId="77777777" w:rsidTr="00511015">
        <w:tc>
          <w:tcPr>
            <w:tcW w:w="1353" w:type="dxa"/>
            <w:shd w:val="clear" w:color="auto" w:fill="C1E4F5"/>
            <w:tcMar>
              <w:top w:w="120" w:type="dxa"/>
              <w:left w:w="180" w:type="dxa"/>
              <w:bottom w:w="120" w:type="dxa"/>
              <w:right w:w="180" w:type="dxa"/>
            </w:tcMar>
            <w:hideMark/>
          </w:tcPr>
          <w:p w14:paraId="35D95A74" w14:textId="77777777" w:rsidR="0094318D" w:rsidRPr="005A2F98" w:rsidRDefault="002072B8" w:rsidP="0094318D">
            <w:pPr>
              <w:spacing w:before="30" w:after="30"/>
              <w:ind w:left="30" w:right="30"/>
              <w:rPr>
                <w:rFonts w:ascii="Calibri" w:eastAsia="Times New Roman" w:hAnsi="Calibri" w:cs="Calibri"/>
                <w:sz w:val="16"/>
              </w:rPr>
            </w:pPr>
            <w:hyperlink r:id="rId128"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6E6FD3C1" w14:textId="77777777" w:rsidR="0094318D" w:rsidRPr="005A2F98" w:rsidRDefault="002072B8" w:rsidP="0094318D">
            <w:pPr>
              <w:ind w:left="30" w:right="30"/>
              <w:rPr>
                <w:rFonts w:ascii="Calibri" w:eastAsia="Times New Roman" w:hAnsi="Calibri" w:cs="Calibri"/>
                <w:sz w:val="16"/>
              </w:rPr>
            </w:pPr>
            <w:hyperlink r:id="rId129" w:tgtFrame="_blank" w:history="1">
              <w:r w:rsidRPr="005A2F98">
                <w:rPr>
                  <w:rFonts w:ascii="Calibri" w:eastAsia="Times New Roman" w:hAnsi="Calibri" w:cs="Calibri"/>
                  <w:color w:val="0000FF"/>
                  <w:sz w:val="16"/>
                  <w:u w:val="single"/>
                </w:rPr>
                <w:t>64_C_16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1B751E"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5F68F037"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[5] Un directeur commercial reçoit l’appel d’un contact dans une entreprise concurrente. Le concurrent affirme qu’une équipe de vente tierce, sous contrat avec Abbott sur un nouveau marché, offrirait des repas somptueux aux clients qui choisissent les produits d’Abbott plutôt que ceux de la concurrence. Quelle est l’action appropriée ?</w:t>
            </w:r>
          </w:p>
        </w:tc>
      </w:tr>
      <w:tr w:rsidR="0081652B" w:rsidRPr="0071772A" w14:paraId="257C0A0B" w14:textId="77777777" w:rsidTr="00511015">
        <w:tc>
          <w:tcPr>
            <w:tcW w:w="1353" w:type="dxa"/>
            <w:shd w:val="clear" w:color="auto" w:fill="C1E4F5"/>
            <w:tcMar>
              <w:top w:w="120" w:type="dxa"/>
              <w:left w:w="180" w:type="dxa"/>
              <w:bottom w:w="120" w:type="dxa"/>
              <w:right w:w="180" w:type="dxa"/>
            </w:tcMar>
            <w:hideMark/>
          </w:tcPr>
          <w:p w14:paraId="076F2279" w14:textId="77777777" w:rsidR="0094318D" w:rsidRPr="005A2F98" w:rsidRDefault="002072B8" w:rsidP="0094318D">
            <w:pPr>
              <w:spacing w:before="30" w:after="30"/>
              <w:ind w:left="30" w:right="30"/>
              <w:rPr>
                <w:rFonts w:ascii="Calibri" w:eastAsia="Times New Roman" w:hAnsi="Calibri" w:cs="Calibri"/>
                <w:sz w:val="16"/>
              </w:rPr>
            </w:pPr>
            <w:hyperlink r:id="rId130"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4D8A211F" w14:textId="77777777" w:rsidR="0094318D" w:rsidRPr="005A2F98" w:rsidRDefault="002072B8" w:rsidP="0094318D">
            <w:pPr>
              <w:ind w:left="30" w:right="30"/>
              <w:rPr>
                <w:rFonts w:ascii="Calibri" w:eastAsia="Times New Roman" w:hAnsi="Calibri" w:cs="Calibri"/>
                <w:sz w:val="16"/>
              </w:rPr>
            </w:pPr>
            <w:hyperlink r:id="rId131" w:tgtFrame="_blank" w:history="1">
              <w:r w:rsidRPr="005A2F98">
                <w:rPr>
                  <w:rFonts w:ascii="Calibri" w:eastAsia="Times New Roman" w:hAnsi="Calibri" w:cs="Calibri"/>
                  <w:color w:val="0000FF"/>
                  <w:sz w:val="16"/>
                  <w:u w:val="single"/>
                </w:rPr>
                <w:t>65_C_16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257FB2"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 Do nothing, since the information came from a competitor.</w:t>
            </w:r>
          </w:p>
        </w:tc>
        <w:tc>
          <w:tcPr>
            <w:tcW w:w="6000" w:type="dxa"/>
          </w:tcPr>
          <w:p w14:paraId="04A0BCEA" w14:textId="77777777" w:rsidR="0094318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[1] Ne rien faire, puisque l’information provient d’un concurrent.</w:t>
            </w:r>
          </w:p>
        </w:tc>
      </w:tr>
      <w:tr w:rsidR="0081652B" w:rsidRPr="0071772A" w14:paraId="0B3FCDDA" w14:textId="77777777" w:rsidTr="00511015">
        <w:tc>
          <w:tcPr>
            <w:tcW w:w="1353" w:type="dxa"/>
            <w:shd w:val="clear" w:color="auto" w:fill="C1E4F5"/>
            <w:tcMar>
              <w:top w:w="120" w:type="dxa"/>
              <w:left w:w="180" w:type="dxa"/>
              <w:bottom w:w="120" w:type="dxa"/>
              <w:right w:w="180" w:type="dxa"/>
            </w:tcMar>
            <w:hideMark/>
          </w:tcPr>
          <w:p w14:paraId="229A01D8" w14:textId="77777777" w:rsidR="0094318D" w:rsidRPr="005A2F98" w:rsidRDefault="002072B8" w:rsidP="0094318D">
            <w:pPr>
              <w:spacing w:before="30" w:after="30"/>
              <w:ind w:left="30" w:right="30"/>
              <w:rPr>
                <w:rFonts w:ascii="Calibri" w:eastAsia="Times New Roman" w:hAnsi="Calibri" w:cs="Calibri"/>
                <w:sz w:val="16"/>
              </w:rPr>
            </w:pPr>
            <w:hyperlink r:id="rId132"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094577A4" w14:textId="77777777" w:rsidR="0094318D" w:rsidRPr="005A2F98" w:rsidRDefault="002072B8" w:rsidP="0094318D">
            <w:pPr>
              <w:ind w:left="30" w:right="30"/>
              <w:rPr>
                <w:rFonts w:ascii="Calibri" w:eastAsia="Times New Roman" w:hAnsi="Calibri" w:cs="Calibri"/>
                <w:sz w:val="16"/>
              </w:rPr>
            </w:pPr>
            <w:hyperlink r:id="rId133" w:tgtFrame="_blank" w:history="1">
              <w:r w:rsidRPr="005A2F98">
                <w:rPr>
                  <w:rFonts w:ascii="Calibri" w:eastAsia="Times New Roman" w:hAnsi="Calibri" w:cs="Calibri"/>
                  <w:color w:val="0000FF"/>
                  <w:sz w:val="16"/>
                  <w:u w:val="single"/>
                </w:rPr>
                <w:t>66_C_16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0B7C95"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[2] Do nothing, because lavish meals are common in that market.</w:t>
            </w:r>
          </w:p>
        </w:tc>
        <w:tc>
          <w:tcPr>
            <w:tcW w:w="6000" w:type="dxa"/>
          </w:tcPr>
          <w:p w14:paraId="58B74E33" w14:textId="77777777" w:rsidR="0094318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[2] Ne rien faire, car les repas somptueux sont courants sur ce marché.</w:t>
            </w:r>
          </w:p>
        </w:tc>
      </w:tr>
      <w:tr w:rsidR="0081652B" w:rsidRPr="0071772A" w14:paraId="428BDB2B" w14:textId="77777777" w:rsidTr="00511015">
        <w:tc>
          <w:tcPr>
            <w:tcW w:w="1353" w:type="dxa"/>
            <w:shd w:val="clear" w:color="auto" w:fill="C1E4F5"/>
            <w:tcMar>
              <w:top w:w="120" w:type="dxa"/>
              <w:left w:w="180" w:type="dxa"/>
              <w:bottom w:w="120" w:type="dxa"/>
              <w:right w:w="180" w:type="dxa"/>
            </w:tcMar>
            <w:hideMark/>
          </w:tcPr>
          <w:p w14:paraId="29C8D713" w14:textId="77777777" w:rsidR="0094318D" w:rsidRPr="005A2F98" w:rsidRDefault="002072B8" w:rsidP="0094318D">
            <w:pPr>
              <w:spacing w:before="30" w:after="30"/>
              <w:ind w:left="30" w:right="30"/>
              <w:rPr>
                <w:rFonts w:ascii="Calibri" w:eastAsia="Times New Roman" w:hAnsi="Calibri" w:cs="Calibri"/>
                <w:sz w:val="16"/>
              </w:rPr>
            </w:pPr>
            <w:hyperlink r:id="rId134"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18EFB432" w14:textId="77777777" w:rsidR="0094318D" w:rsidRPr="005A2F98" w:rsidRDefault="002072B8" w:rsidP="0094318D">
            <w:pPr>
              <w:ind w:left="30" w:right="30"/>
              <w:rPr>
                <w:rFonts w:ascii="Calibri" w:eastAsia="Times New Roman" w:hAnsi="Calibri" w:cs="Calibri"/>
                <w:sz w:val="16"/>
              </w:rPr>
            </w:pPr>
            <w:hyperlink r:id="rId135" w:tgtFrame="_blank" w:history="1">
              <w:r w:rsidRPr="005A2F98">
                <w:rPr>
                  <w:rFonts w:ascii="Calibri" w:eastAsia="Times New Roman" w:hAnsi="Calibri" w:cs="Calibri"/>
                  <w:color w:val="0000FF"/>
                  <w:sz w:val="16"/>
                  <w:u w:val="single"/>
                </w:rPr>
                <w:t>67_C_16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E08FCC"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[3] Report the matter immediately to the Office of Ethics and Compliance (OEC).</w:t>
            </w:r>
          </w:p>
        </w:tc>
        <w:tc>
          <w:tcPr>
            <w:tcW w:w="6000" w:type="dxa"/>
          </w:tcPr>
          <w:p w14:paraId="47F95056" w14:textId="77777777" w:rsidR="0094318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[3] Signaler immédiatement l’affaire au Bureau d’éthique et de conformité (BEC).</w:t>
            </w:r>
          </w:p>
        </w:tc>
      </w:tr>
      <w:tr w:rsidR="0081652B" w:rsidRPr="005A2F98" w14:paraId="7AB478AB" w14:textId="77777777" w:rsidTr="00511015">
        <w:tc>
          <w:tcPr>
            <w:tcW w:w="1353" w:type="dxa"/>
            <w:shd w:val="clear" w:color="auto" w:fill="C1E4F5"/>
            <w:tcMar>
              <w:top w:w="120" w:type="dxa"/>
              <w:left w:w="180" w:type="dxa"/>
              <w:bottom w:w="120" w:type="dxa"/>
              <w:right w:w="180" w:type="dxa"/>
            </w:tcMar>
            <w:hideMark/>
          </w:tcPr>
          <w:p w14:paraId="0A63D7FE" w14:textId="77777777" w:rsidR="0094318D" w:rsidRPr="005A2F98" w:rsidRDefault="002072B8" w:rsidP="0094318D">
            <w:pPr>
              <w:spacing w:before="30" w:after="30"/>
              <w:ind w:left="30" w:right="30"/>
              <w:rPr>
                <w:rFonts w:ascii="Calibri" w:eastAsia="Times New Roman" w:hAnsi="Calibri" w:cs="Calibri"/>
                <w:sz w:val="16"/>
              </w:rPr>
            </w:pPr>
            <w:hyperlink r:id="rId136"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3361D6CF" w14:textId="77777777" w:rsidR="0094318D" w:rsidRPr="005A2F98" w:rsidRDefault="002072B8" w:rsidP="0094318D">
            <w:pPr>
              <w:ind w:left="30" w:right="30"/>
              <w:rPr>
                <w:rFonts w:ascii="Calibri" w:eastAsia="Times New Roman" w:hAnsi="Calibri" w:cs="Calibri"/>
                <w:sz w:val="16"/>
              </w:rPr>
            </w:pPr>
            <w:hyperlink r:id="rId137" w:tgtFrame="_blank" w:history="1">
              <w:r w:rsidRPr="005A2F98">
                <w:rPr>
                  <w:rFonts w:ascii="Calibri" w:eastAsia="Times New Roman" w:hAnsi="Calibri" w:cs="Calibri"/>
                  <w:color w:val="0000FF"/>
                  <w:sz w:val="16"/>
                  <w:u w:val="single"/>
                </w:rPr>
                <w:t>68_C_16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B7A8B21"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[4] Research alternative distributors in case the claim is true.</w:t>
            </w:r>
          </w:p>
          <w:p w14:paraId="37385937"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Next</w:t>
            </w:r>
          </w:p>
        </w:tc>
        <w:tc>
          <w:tcPr>
            <w:tcW w:w="6000" w:type="dxa"/>
          </w:tcPr>
          <w:p w14:paraId="07C35FDC" w14:textId="77777777" w:rsidR="0094318D"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[4] Rechercher d’autres distributeurs au cas où l’affirmation serait vraie.</w:t>
            </w:r>
          </w:p>
          <w:p w14:paraId="6D413C55" w14:textId="77777777" w:rsidR="0094318D"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Suivant</w:t>
            </w:r>
          </w:p>
        </w:tc>
      </w:tr>
      <w:tr w:rsidR="0081652B" w:rsidRPr="0071772A" w14:paraId="09F100C9" w14:textId="77777777" w:rsidTr="00511015">
        <w:tc>
          <w:tcPr>
            <w:tcW w:w="1353" w:type="dxa"/>
            <w:shd w:val="clear" w:color="auto" w:fill="C1E4F5"/>
            <w:tcMar>
              <w:top w:w="120" w:type="dxa"/>
              <w:left w:w="180" w:type="dxa"/>
              <w:bottom w:w="120" w:type="dxa"/>
              <w:right w:w="180" w:type="dxa"/>
            </w:tcMar>
            <w:hideMark/>
          </w:tcPr>
          <w:p w14:paraId="7886389F" w14:textId="77777777" w:rsidR="00807D7F" w:rsidRPr="005A2F98" w:rsidRDefault="002072B8" w:rsidP="00807D7F">
            <w:pPr>
              <w:spacing w:before="30" w:after="30"/>
              <w:ind w:left="30" w:right="30"/>
              <w:rPr>
                <w:rFonts w:ascii="Calibri" w:eastAsia="Times New Roman" w:hAnsi="Calibri" w:cs="Calibri"/>
                <w:sz w:val="16"/>
              </w:rPr>
            </w:pPr>
            <w:r w:rsidRPr="005A2F98">
              <w:rPr>
                <w:rFonts w:ascii="Calibri" w:eastAsia="Times New Roman" w:hAnsi="Calibri" w:cs="Calibri"/>
                <w:sz w:val="16"/>
              </w:rPr>
              <w:t>Screen 15</w:t>
            </w:r>
          </w:p>
          <w:p w14:paraId="50371962" w14:textId="77777777" w:rsidR="00807D7F" w:rsidRPr="005A2F98" w:rsidRDefault="002072B8" w:rsidP="00807D7F">
            <w:pPr>
              <w:spacing w:before="100" w:beforeAutospacing="1" w:after="100" w:afterAutospacing="1"/>
              <w:ind w:left="30" w:right="30"/>
              <w:rPr>
                <w:rFonts w:ascii="Calibri" w:eastAsia="Times New Roman" w:hAnsi="Calibri" w:cs="Calibri"/>
                <w:sz w:val="16"/>
              </w:rPr>
            </w:pPr>
            <w:r w:rsidRPr="005A2F98">
              <w:rPr>
                <w:rFonts w:ascii="Calibri" w:eastAsia="Times New Roman" w:hAnsi="Calibri" w:cs="Calibri"/>
                <w:sz w:val="16"/>
              </w:rPr>
              <w:t>Question 5: Feedback</w:t>
            </w:r>
          </w:p>
          <w:p w14:paraId="6CD5948C" w14:textId="77777777" w:rsidR="00807D7F" w:rsidRPr="005A2F98" w:rsidRDefault="002072B8" w:rsidP="00807D7F">
            <w:pPr>
              <w:ind w:left="30" w:right="30"/>
              <w:rPr>
                <w:rFonts w:ascii="Calibri" w:eastAsia="Times New Roman" w:hAnsi="Calibri" w:cs="Calibri"/>
                <w:sz w:val="16"/>
              </w:rPr>
            </w:pPr>
            <w:r w:rsidRPr="005A2F98">
              <w:rPr>
                <w:rFonts w:ascii="Calibri" w:eastAsia="Times New Roman" w:hAnsi="Calibri" w:cs="Calibri"/>
                <w:sz w:val="16"/>
              </w:rPr>
              <w:t>69_C_16</w:t>
            </w:r>
          </w:p>
        </w:tc>
        <w:tc>
          <w:tcPr>
            <w:tcW w:w="6000" w:type="dxa"/>
            <w:tcMar>
              <w:top w:w="120" w:type="dxa"/>
              <w:left w:w="180" w:type="dxa"/>
              <w:bottom w:w="120" w:type="dxa"/>
              <w:right w:w="180" w:type="dxa"/>
            </w:tcMar>
            <w:hideMark/>
          </w:tcPr>
          <w:p w14:paraId="58B0B7CB" w14:textId="77777777" w:rsidR="00807D7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0E87C72F" w14:textId="77777777" w:rsidR="00807D7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Vous devez immédiatement signaler l’allégation au Bureau d’éthique et de conformité (BEC) afin qu’elle puisse faire l’objet d’une véritable enquête, même si l’information provient d’un concurrent.</w:t>
            </w:r>
          </w:p>
        </w:tc>
      </w:tr>
      <w:tr w:rsidR="0081652B" w:rsidRPr="005A2F98" w14:paraId="19FE70F9" w14:textId="77777777" w:rsidTr="00511015">
        <w:tc>
          <w:tcPr>
            <w:tcW w:w="1353" w:type="dxa"/>
            <w:shd w:val="clear" w:color="auto" w:fill="C1E4F5"/>
            <w:tcMar>
              <w:top w:w="120" w:type="dxa"/>
              <w:left w:w="180" w:type="dxa"/>
              <w:bottom w:w="120" w:type="dxa"/>
              <w:right w:w="180" w:type="dxa"/>
            </w:tcMar>
            <w:hideMark/>
          </w:tcPr>
          <w:p w14:paraId="7DB7E706" w14:textId="77777777" w:rsidR="00807D7F" w:rsidRPr="005A2F98" w:rsidRDefault="002072B8" w:rsidP="00807D7F">
            <w:pPr>
              <w:spacing w:before="30" w:after="30"/>
              <w:ind w:left="30" w:right="30"/>
              <w:rPr>
                <w:rFonts w:ascii="Calibri" w:eastAsia="Times New Roman" w:hAnsi="Calibri" w:cs="Calibri"/>
                <w:sz w:val="16"/>
              </w:rPr>
            </w:pPr>
            <w:hyperlink r:id="rId138"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1326C060" w14:textId="77777777" w:rsidR="00807D7F" w:rsidRPr="005A2F98" w:rsidRDefault="002072B8" w:rsidP="00807D7F">
            <w:pPr>
              <w:ind w:left="30" w:right="30"/>
              <w:rPr>
                <w:rFonts w:ascii="Calibri" w:eastAsia="Times New Roman" w:hAnsi="Calibri" w:cs="Calibri"/>
                <w:sz w:val="16"/>
              </w:rPr>
            </w:pPr>
            <w:hyperlink r:id="rId139" w:tgtFrame="_blank" w:history="1">
              <w:r w:rsidRPr="005A2F98">
                <w:rPr>
                  <w:rFonts w:ascii="Calibri" w:eastAsia="Times New Roman" w:hAnsi="Calibri" w:cs="Calibri"/>
                  <w:color w:val="0000FF"/>
                  <w:sz w:val="16"/>
                  <w:u w:val="single"/>
                </w:rPr>
                <w:t>70_C_16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AEEBA1" w14:textId="77777777" w:rsidR="00807D7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619267A3" w14:textId="77777777" w:rsidR="00807D7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What is the appropriate action?</w:t>
            </w:r>
          </w:p>
        </w:tc>
        <w:tc>
          <w:tcPr>
            <w:tcW w:w="6000" w:type="dxa"/>
          </w:tcPr>
          <w:p w14:paraId="489EC47C" w14:textId="77777777" w:rsidR="00807D7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[6] Une agence de voyages organise des déplacements pour les professionnels de santé qui fournissent des services de surveillance pour Abbott. Lors de l’examen des reçus envoyés, on constate des anomalies : le total ne correspond pas à la demande de remboursement et certains reçus ne comportent pas des détails essentiels, tels que les dates de déplacement.</w:t>
            </w:r>
          </w:p>
          <w:p w14:paraId="0DE4B4F2" w14:textId="77777777" w:rsidR="00807D7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Quelle est l’action appropriée ?</w:t>
            </w:r>
          </w:p>
        </w:tc>
      </w:tr>
      <w:tr w:rsidR="0081652B" w:rsidRPr="0071772A" w14:paraId="2DF745A4" w14:textId="77777777" w:rsidTr="00511015">
        <w:tc>
          <w:tcPr>
            <w:tcW w:w="1353" w:type="dxa"/>
            <w:shd w:val="clear" w:color="auto" w:fill="C1E4F5"/>
            <w:tcMar>
              <w:top w:w="120" w:type="dxa"/>
              <w:left w:w="180" w:type="dxa"/>
              <w:bottom w:w="120" w:type="dxa"/>
              <w:right w:w="180" w:type="dxa"/>
            </w:tcMar>
            <w:hideMark/>
          </w:tcPr>
          <w:p w14:paraId="5140B7C1" w14:textId="77777777" w:rsidR="00807D7F" w:rsidRPr="005A2F98" w:rsidRDefault="002072B8" w:rsidP="00807D7F">
            <w:pPr>
              <w:spacing w:before="30" w:after="30"/>
              <w:ind w:left="30" w:right="30"/>
              <w:rPr>
                <w:rFonts w:ascii="Calibri" w:eastAsia="Times New Roman" w:hAnsi="Calibri" w:cs="Calibri"/>
                <w:sz w:val="16"/>
              </w:rPr>
            </w:pPr>
            <w:hyperlink r:id="rId140"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3AD642E7" w14:textId="77777777" w:rsidR="00807D7F" w:rsidRPr="005A2F98" w:rsidRDefault="002072B8" w:rsidP="00807D7F">
            <w:pPr>
              <w:ind w:left="30" w:right="30"/>
              <w:rPr>
                <w:rFonts w:ascii="Calibri" w:eastAsia="Times New Roman" w:hAnsi="Calibri" w:cs="Calibri"/>
                <w:sz w:val="16"/>
              </w:rPr>
            </w:pPr>
            <w:hyperlink r:id="rId141" w:tgtFrame="_blank" w:history="1">
              <w:r w:rsidRPr="005A2F98">
                <w:rPr>
                  <w:rFonts w:ascii="Calibri" w:eastAsia="Times New Roman" w:hAnsi="Calibri" w:cs="Calibri"/>
                  <w:color w:val="0000FF"/>
                  <w:sz w:val="16"/>
                  <w:u w:val="single"/>
                </w:rPr>
                <w:t>71_C_16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D15EF3" w14:textId="77777777" w:rsidR="00807D7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 Inform the travel agency that Abbott cannot process payment without complete and accurate documentation.</w:t>
            </w:r>
          </w:p>
        </w:tc>
        <w:tc>
          <w:tcPr>
            <w:tcW w:w="6000" w:type="dxa"/>
          </w:tcPr>
          <w:p w14:paraId="2334719C" w14:textId="77777777" w:rsidR="00807D7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[1] Informer l’agence de voyages qu’Abbott ne peut pas traiter de paiement sans documents complets et exacts.</w:t>
            </w:r>
          </w:p>
        </w:tc>
      </w:tr>
      <w:tr w:rsidR="0081652B" w:rsidRPr="0071772A" w14:paraId="534D4CEB" w14:textId="77777777" w:rsidTr="00511015">
        <w:tc>
          <w:tcPr>
            <w:tcW w:w="1353" w:type="dxa"/>
            <w:shd w:val="clear" w:color="auto" w:fill="C1E4F5"/>
            <w:tcMar>
              <w:top w:w="120" w:type="dxa"/>
              <w:left w:w="180" w:type="dxa"/>
              <w:bottom w:w="120" w:type="dxa"/>
              <w:right w:w="180" w:type="dxa"/>
            </w:tcMar>
            <w:hideMark/>
          </w:tcPr>
          <w:p w14:paraId="02376180" w14:textId="77777777" w:rsidR="00807D7F" w:rsidRPr="005A2F98" w:rsidRDefault="002072B8" w:rsidP="00807D7F">
            <w:pPr>
              <w:spacing w:before="30" w:after="30"/>
              <w:ind w:left="30" w:right="30"/>
              <w:rPr>
                <w:rFonts w:ascii="Calibri" w:eastAsia="Times New Roman" w:hAnsi="Calibri" w:cs="Calibri"/>
                <w:sz w:val="16"/>
              </w:rPr>
            </w:pPr>
            <w:hyperlink r:id="rId142"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21A41277" w14:textId="77777777" w:rsidR="00807D7F" w:rsidRPr="005A2F98" w:rsidRDefault="002072B8" w:rsidP="00807D7F">
            <w:pPr>
              <w:ind w:left="30" w:right="30"/>
              <w:rPr>
                <w:rFonts w:ascii="Calibri" w:eastAsia="Times New Roman" w:hAnsi="Calibri" w:cs="Calibri"/>
                <w:sz w:val="16"/>
              </w:rPr>
            </w:pPr>
            <w:hyperlink r:id="rId143" w:tgtFrame="_blank" w:history="1">
              <w:r w:rsidRPr="005A2F98">
                <w:rPr>
                  <w:rFonts w:ascii="Calibri" w:eastAsia="Times New Roman" w:hAnsi="Calibri" w:cs="Calibri"/>
                  <w:color w:val="0000FF"/>
                  <w:sz w:val="16"/>
                  <w:u w:val="single"/>
                </w:rPr>
                <w:t>72_C_16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652418" w14:textId="77777777" w:rsidR="00807D7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[2] Process the receipts since only some information is missing.</w:t>
            </w:r>
          </w:p>
        </w:tc>
        <w:tc>
          <w:tcPr>
            <w:tcW w:w="6000" w:type="dxa"/>
          </w:tcPr>
          <w:p w14:paraId="7926746C" w14:textId="77777777" w:rsidR="00807D7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[2] Traiter les reçus, puisqu’il ne manque que quelques informations.</w:t>
            </w:r>
          </w:p>
        </w:tc>
      </w:tr>
      <w:tr w:rsidR="0081652B" w:rsidRPr="0071772A" w14:paraId="5097B6D5" w14:textId="77777777" w:rsidTr="00511015">
        <w:tc>
          <w:tcPr>
            <w:tcW w:w="1353" w:type="dxa"/>
            <w:shd w:val="clear" w:color="auto" w:fill="C1E4F5"/>
            <w:tcMar>
              <w:top w:w="120" w:type="dxa"/>
              <w:left w:w="180" w:type="dxa"/>
              <w:bottom w:w="120" w:type="dxa"/>
              <w:right w:w="180" w:type="dxa"/>
            </w:tcMar>
            <w:hideMark/>
          </w:tcPr>
          <w:p w14:paraId="578CAC9C" w14:textId="77777777" w:rsidR="00807D7F" w:rsidRPr="005A2F98" w:rsidRDefault="002072B8" w:rsidP="00807D7F">
            <w:pPr>
              <w:spacing w:before="30" w:after="30"/>
              <w:ind w:left="30" w:right="30"/>
              <w:rPr>
                <w:rFonts w:ascii="Calibri" w:eastAsia="Times New Roman" w:hAnsi="Calibri" w:cs="Calibri"/>
                <w:sz w:val="16"/>
              </w:rPr>
            </w:pPr>
            <w:hyperlink r:id="rId144"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4AC6C353" w14:textId="77777777" w:rsidR="00807D7F" w:rsidRPr="005A2F98" w:rsidRDefault="002072B8" w:rsidP="00807D7F">
            <w:pPr>
              <w:ind w:left="30" w:right="30"/>
              <w:rPr>
                <w:rFonts w:ascii="Calibri" w:eastAsia="Times New Roman" w:hAnsi="Calibri" w:cs="Calibri"/>
                <w:sz w:val="16"/>
              </w:rPr>
            </w:pPr>
            <w:hyperlink r:id="rId145" w:tgtFrame="_blank" w:history="1">
              <w:r w:rsidRPr="005A2F98">
                <w:rPr>
                  <w:rFonts w:ascii="Calibri" w:eastAsia="Times New Roman" w:hAnsi="Calibri" w:cs="Calibri"/>
                  <w:color w:val="0000FF"/>
                  <w:sz w:val="16"/>
                  <w:u w:val="single"/>
                </w:rPr>
                <w:t>73_C_16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401B26" w14:textId="77777777" w:rsidR="00807D7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[3] Advise the agency to be more accurate next time.</w:t>
            </w:r>
          </w:p>
        </w:tc>
        <w:tc>
          <w:tcPr>
            <w:tcW w:w="6000" w:type="dxa"/>
          </w:tcPr>
          <w:p w14:paraId="245E4C09" w14:textId="77777777" w:rsidR="00807D7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[3] Conseiller à l’agence d’être plus précise la prochaine fois.</w:t>
            </w:r>
          </w:p>
        </w:tc>
      </w:tr>
      <w:tr w:rsidR="0081652B" w:rsidRPr="005A2F98" w14:paraId="5976F39E" w14:textId="77777777" w:rsidTr="00511015">
        <w:tc>
          <w:tcPr>
            <w:tcW w:w="1353" w:type="dxa"/>
            <w:shd w:val="clear" w:color="auto" w:fill="C1E4F5"/>
            <w:tcMar>
              <w:top w:w="120" w:type="dxa"/>
              <w:left w:w="180" w:type="dxa"/>
              <w:bottom w:w="120" w:type="dxa"/>
              <w:right w:w="180" w:type="dxa"/>
            </w:tcMar>
            <w:hideMark/>
          </w:tcPr>
          <w:p w14:paraId="674DE0BE" w14:textId="77777777" w:rsidR="00807D7F" w:rsidRPr="005A2F98" w:rsidRDefault="002072B8" w:rsidP="00807D7F">
            <w:pPr>
              <w:spacing w:before="30" w:after="30"/>
              <w:ind w:left="30" w:right="30"/>
              <w:rPr>
                <w:rFonts w:ascii="Calibri" w:eastAsia="Times New Roman" w:hAnsi="Calibri" w:cs="Calibri"/>
                <w:sz w:val="16"/>
              </w:rPr>
            </w:pPr>
            <w:hyperlink r:id="rId146"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31B3D149" w14:textId="77777777" w:rsidR="00807D7F" w:rsidRPr="005A2F98" w:rsidRDefault="002072B8" w:rsidP="00807D7F">
            <w:pPr>
              <w:ind w:left="30" w:right="30"/>
              <w:rPr>
                <w:rFonts w:ascii="Calibri" w:eastAsia="Times New Roman" w:hAnsi="Calibri" w:cs="Calibri"/>
                <w:sz w:val="16"/>
              </w:rPr>
            </w:pPr>
            <w:hyperlink r:id="rId147" w:tgtFrame="_blank" w:history="1">
              <w:r w:rsidRPr="005A2F98">
                <w:rPr>
                  <w:rFonts w:ascii="Calibri" w:eastAsia="Times New Roman" w:hAnsi="Calibri" w:cs="Calibri"/>
                  <w:color w:val="0000FF"/>
                  <w:sz w:val="16"/>
                  <w:u w:val="single"/>
                </w:rPr>
                <w:t>74_C_16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70A573" w14:textId="77777777" w:rsidR="00807D7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[4] Do nothing, since the agency is new.</w:t>
            </w:r>
          </w:p>
          <w:p w14:paraId="2E881501" w14:textId="77777777" w:rsidR="00807D7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Next</w:t>
            </w:r>
          </w:p>
        </w:tc>
        <w:tc>
          <w:tcPr>
            <w:tcW w:w="6000" w:type="dxa"/>
          </w:tcPr>
          <w:p w14:paraId="359A943E" w14:textId="77777777" w:rsidR="00807D7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[4] Ne rien faire, car l’agence est nouvelle.</w:t>
            </w:r>
          </w:p>
          <w:p w14:paraId="0635CFF1" w14:textId="77777777" w:rsidR="00807D7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Suivant</w:t>
            </w:r>
          </w:p>
        </w:tc>
      </w:tr>
      <w:tr w:rsidR="0081652B" w:rsidRPr="0071772A" w14:paraId="7C9ABB1A" w14:textId="77777777" w:rsidTr="00511015">
        <w:tc>
          <w:tcPr>
            <w:tcW w:w="1353" w:type="dxa"/>
            <w:shd w:val="clear" w:color="auto" w:fill="C1E4F5"/>
            <w:tcMar>
              <w:top w:w="120" w:type="dxa"/>
              <w:left w:w="180" w:type="dxa"/>
              <w:bottom w:w="120" w:type="dxa"/>
              <w:right w:w="180" w:type="dxa"/>
            </w:tcMar>
            <w:hideMark/>
          </w:tcPr>
          <w:p w14:paraId="436CCE8A" w14:textId="77777777" w:rsidR="00E90AF1" w:rsidRPr="005A2F98" w:rsidRDefault="002072B8" w:rsidP="00E90AF1">
            <w:pPr>
              <w:spacing w:before="30" w:after="30"/>
              <w:ind w:left="30" w:right="30"/>
              <w:rPr>
                <w:rFonts w:ascii="Calibri" w:eastAsia="Times New Roman" w:hAnsi="Calibri" w:cs="Calibri"/>
                <w:sz w:val="16"/>
              </w:rPr>
            </w:pPr>
            <w:r w:rsidRPr="005A2F98">
              <w:rPr>
                <w:rFonts w:ascii="Calibri" w:eastAsia="Times New Roman" w:hAnsi="Calibri" w:cs="Calibri"/>
                <w:sz w:val="16"/>
              </w:rPr>
              <w:t>Screen 15</w:t>
            </w:r>
          </w:p>
          <w:p w14:paraId="403C4B51" w14:textId="77777777" w:rsidR="00E90AF1" w:rsidRPr="005A2F98" w:rsidRDefault="002072B8" w:rsidP="00E90AF1">
            <w:pPr>
              <w:spacing w:before="100" w:beforeAutospacing="1" w:after="100" w:afterAutospacing="1"/>
              <w:ind w:left="30" w:right="30"/>
              <w:rPr>
                <w:rFonts w:ascii="Calibri" w:eastAsia="Times New Roman" w:hAnsi="Calibri" w:cs="Calibri"/>
                <w:sz w:val="16"/>
              </w:rPr>
            </w:pPr>
            <w:r w:rsidRPr="005A2F98">
              <w:rPr>
                <w:rFonts w:ascii="Calibri" w:eastAsia="Times New Roman" w:hAnsi="Calibri" w:cs="Calibri"/>
                <w:sz w:val="16"/>
              </w:rPr>
              <w:t>Question 6: Feedback</w:t>
            </w:r>
          </w:p>
          <w:p w14:paraId="64222B54" w14:textId="77777777" w:rsidR="00E90AF1" w:rsidRPr="005A2F98" w:rsidRDefault="002072B8" w:rsidP="00E90AF1">
            <w:pPr>
              <w:ind w:left="30" w:right="30"/>
              <w:rPr>
                <w:rFonts w:ascii="Calibri" w:eastAsia="Times New Roman" w:hAnsi="Calibri" w:cs="Calibri"/>
                <w:sz w:val="16"/>
              </w:rPr>
            </w:pPr>
            <w:r w:rsidRPr="005A2F98">
              <w:rPr>
                <w:rFonts w:ascii="Calibri" w:eastAsia="Times New Roman" w:hAnsi="Calibri" w:cs="Calibri"/>
                <w:sz w:val="16"/>
              </w:rPr>
              <w:t>75_C_16</w:t>
            </w:r>
          </w:p>
        </w:tc>
        <w:tc>
          <w:tcPr>
            <w:tcW w:w="6000" w:type="dxa"/>
            <w:tcMar>
              <w:top w:w="120" w:type="dxa"/>
              <w:left w:w="180" w:type="dxa"/>
              <w:bottom w:w="120" w:type="dxa"/>
              <w:right w:w="180" w:type="dxa"/>
            </w:tcMar>
            <w:hideMark/>
          </w:tcPr>
          <w:p w14:paraId="0DE52B9B" w14:textId="77777777" w:rsidR="00E90AF1"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2BC696FA" w14:textId="77777777" w:rsidR="00E90AF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Les livres et registres d’Abbott doivent refléter intégralement et fidèlement toutes les transactions. Par conséquent, il est essentiel que les tiers qui fournissent des services à Abbott établissent une documentation complète qui reflète avec précision l’objectif réel et les détails des transactions.</w:t>
            </w:r>
          </w:p>
        </w:tc>
      </w:tr>
      <w:tr w:rsidR="0081652B" w:rsidRPr="005A2F98" w14:paraId="7B597D15" w14:textId="77777777" w:rsidTr="00511015">
        <w:tc>
          <w:tcPr>
            <w:tcW w:w="1353" w:type="dxa"/>
            <w:shd w:val="clear" w:color="auto" w:fill="C1E4F5"/>
            <w:tcMar>
              <w:top w:w="120" w:type="dxa"/>
              <w:left w:w="180" w:type="dxa"/>
              <w:bottom w:w="120" w:type="dxa"/>
              <w:right w:w="180" w:type="dxa"/>
            </w:tcMar>
            <w:hideMark/>
          </w:tcPr>
          <w:p w14:paraId="5708BCD2" w14:textId="77777777" w:rsidR="00E90AF1" w:rsidRPr="005A2F98" w:rsidRDefault="002072B8" w:rsidP="00E90AF1">
            <w:pPr>
              <w:spacing w:before="30" w:after="30"/>
              <w:ind w:left="30" w:right="30"/>
              <w:rPr>
                <w:rFonts w:ascii="Calibri" w:eastAsia="Times New Roman" w:hAnsi="Calibri" w:cs="Calibri"/>
                <w:sz w:val="16"/>
              </w:rPr>
            </w:pPr>
            <w:hyperlink r:id="rId148"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05409F2E" w14:textId="77777777" w:rsidR="00E90AF1" w:rsidRPr="005A2F98" w:rsidRDefault="002072B8" w:rsidP="00E90AF1">
            <w:pPr>
              <w:ind w:left="30" w:right="30"/>
              <w:rPr>
                <w:rFonts w:ascii="Calibri" w:eastAsia="Times New Roman" w:hAnsi="Calibri" w:cs="Calibri"/>
                <w:sz w:val="16"/>
              </w:rPr>
            </w:pPr>
            <w:hyperlink r:id="rId149" w:tgtFrame="_blank" w:history="1">
              <w:r w:rsidRPr="005A2F98">
                <w:rPr>
                  <w:rFonts w:ascii="Calibri" w:eastAsia="Times New Roman" w:hAnsi="Calibri" w:cs="Calibri"/>
                  <w:color w:val="0000FF"/>
                  <w:sz w:val="16"/>
                  <w:u w:val="single"/>
                </w:rPr>
                <w:t>76_C_16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2767DA" w14:textId="77777777" w:rsidR="00E90AF1"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51C7DC41" w14:textId="77777777" w:rsidR="00E90AF1"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[7] Vous travaillez dans une filiale où le parrainage de professionnels de santé pour assister à des conférences éducatives est une activité autorisée. Vous lancez un processus de sélection pour savoir quels professionnels de santé vont participer à une conférence. Les critères que vous utilisez pour la sélection incluent : (1) si le thème de la conférence fait partie du domaine d’expertise du professionnel de santé ; (2) si Abbott a parrainé le professionnel de santé l’année passée ; et, (3) s’il est probable que le professionnel de santé recommande ou utilise des dispositifs Abbott après sa participation à l’événement. Ces critères sont-ils appropriés ?</w:t>
            </w:r>
          </w:p>
        </w:tc>
      </w:tr>
      <w:tr w:rsidR="0081652B" w:rsidRPr="0071772A" w14:paraId="11F3F08E" w14:textId="77777777" w:rsidTr="00511015">
        <w:tc>
          <w:tcPr>
            <w:tcW w:w="1353" w:type="dxa"/>
            <w:shd w:val="clear" w:color="auto" w:fill="C1E4F5"/>
            <w:tcMar>
              <w:top w:w="120" w:type="dxa"/>
              <w:left w:w="180" w:type="dxa"/>
              <w:bottom w:w="120" w:type="dxa"/>
              <w:right w:w="180" w:type="dxa"/>
            </w:tcMar>
            <w:hideMark/>
          </w:tcPr>
          <w:p w14:paraId="332075CE" w14:textId="77777777" w:rsidR="00E90AF1" w:rsidRPr="005A2F98" w:rsidRDefault="002072B8" w:rsidP="00E90AF1">
            <w:pPr>
              <w:spacing w:before="30" w:after="30"/>
              <w:ind w:left="30" w:right="30"/>
              <w:rPr>
                <w:rFonts w:ascii="Calibri" w:eastAsia="Times New Roman" w:hAnsi="Calibri" w:cs="Calibri"/>
                <w:sz w:val="16"/>
              </w:rPr>
            </w:pPr>
            <w:hyperlink r:id="rId150"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7F543E51" w14:textId="77777777" w:rsidR="00E90AF1" w:rsidRPr="005A2F98" w:rsidRDefault="002072B8" w:rsidP="00E90AF1">
            <w:pPr>
              <w:ind w:left="30" w:right="30"/>
              <w:rPr>
                <w:rFonts w:ascii="Calibri" w:eastAsia="Times New Roman" w:hAnsi="Calibri" w:cs="Calibri"/>
                <w:sz w:val="16"/>
              </w:rPr>
            </w:pPr>
            <w:hyperlink r:id="rId151" w:tgtFrame="_blank" w:history="1">
              <w:r w:rsidRPr="005A2F98">
                <w:rPr>
                  <w:rFonts w:ascii="Calibri" w:eastAsia="Times New Roman" w:hAnsi="Calibri" w:cs="Calibri"/>
                  <w:color w:val="0000FF"/>
                  <w:sz w:val="16"/>
                  <w:u w:val="single"/>
                </w:rPr>
                <w:t>77_C_16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E7AB80" w14:textId="77777777" w:rsidR="00E90AF1"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1BAB33EE" w14:textId="77777777" w:rsidR="00E90AF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[1] Oui. Les deux critères principaux qui doivent toujours être respectés lors du parrainage de personnes sont les suivants : a) le parrainage doit être pertinent au domaine d’expertise du professionnel de santé, et b) le parrainage ne doit pas être utilisé comme une récompense ou une incitation à faire affaire. Le fait de vérifier qu’Abbott n’a pas parrainé le professionnel de santé au cours de l’année précédente permet de s’assurer du respect du second critère.</w:t>
            </w:r>
          </w:p>
        </w:tc>
      </w:tr>
      <w:tr w:rsidR="0081652B" w:rsidRPr="0071772A" w14:paraId="7951A9B0" w14:textId="77777777" w:rsidTr="00511015">
        <w:tc>
          <w:tcPr>
            <w:tcW w:w="1353" w:type="dxa"/>
            <w:shd w:val="clear" w:color="auto" w:fill="C1E4F5"/>
            <w:tcMar>
              <w:top w:w="120" w:type="dxa"/>
              <w:left w:w="180" w:type="dxa"/>
              <w:bottom w:w="120" w:type="dxa"/>
              <w:right w:w="180" w:type="dxa"/>
            </w:tcMar>
            <w:hideMark/>
          </w:tcPr>
          <w:p w14:paraId="566028D0" w14:textId="77777777" w:rsidR="00E90AF1" w:rsidRPr="005A2F98" w:rsidRDefault="002072B8" w:rsidP="00E90AF1">
            <w:pPr>
              <w:spacing w:before="30" w:after="30"/>
              <w:ind w:left="30" w:right="30"/>
              <w:rPr>
                <w:rFonts w:ascii="Calibri" w:eastAsia="Times New Roman" w:hAnsi="Calibri" w:cs="Calibri"/>
                <w:sz w:val="16"/>
              </w:rPr>
            </w:pPr>
            <w:hyperlink r:id="rId152"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420A9A5D" w14:textId="77777777" w:rsidR="00E90AF1" w:rsidRPr="005A2F98" w:rsidRDefault="002072B8" w:rsidP="00E90AF1">
            <w:pPr>
              <w:ind w:left="30" w:right="30"/>
              <w:rPr>
                <w:rFonts w:ascii="Calibri" w:eastAsia="Times New Roman" w:hAnsi="Calibri" w:cs="Calibri"/>
                <w:sz w:val="16"/>
              </w:rPr>
            </w:pPr>
            <w:hyperlink r:id="rId153" w:tgtFrame="_blank" w:history="1">
              <w:r w:rsidRPr="005A2F98">
                <w:rPr>
                  <w:rFonts w:ascii="Calibri" w:eastAsia="Times New Roman" w:hAnsi="Calibri" w:cs="Calibri"/>
                  <w:color w:val="0000FF"/>
                  <w:sz w:val="16"/>
                  <w:u w:val="single"/>
                </w:rPr>
                <w:t>78_C_16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D0C3B8" w14:textId="77777777" w:rsidR="00E90AF1"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02F12CD5" w14:textId="77777777" w:rsidR="00E90AF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[2] Oui. Dès lors que le parrainage du professionnel de santé n’est pas fourni pour influencer ou récompenser la personne, vous pouvez réfléchir au retour sur votre investissement, que cette personne continue ou non à prescrire les produits Abbott.</w:t>
            </w:r>
          </w:p>
        </w:tc>
      </w:tr>
      <w:tr w:rsidR="0081652B" w:rsidRPr="0071772A" w14:paraId="6E69237E" w14:textId="77777777" w:rsidTr="00511015">
        <w:tc>
          <w:tcPr>
            <w:tcW w:w="1353" w:type="dxa"/>
            <w:shd w:val="clear" w:color="auto" w:fill="C1E4F5"/>
            <w:tcMar>
              <w:top w:w="120" w:type="dxa"/>
              <w:left w:w="180" w:type="dxa"/>
              <w:bottom w:w="120" w:type="dxa"/>
              <w:right w:w="180" w:type="dxa"/>
            </w:tcMar>
            <w:hideMark/>
          </w:tcPr>
          <w:p w14:paraId="4CE7BBA0" w14:textId="77777777" w:rsidR="00E90AF1" w:rsidRPr="005A2F98" w:rsidRDefault="002072B8" w:rsidP="00E90AF1">
            <w:pPr>
              <w:spacing w:before="30" w:after="30"/>
              <w:ind w:left="30" w:right="30"/>
              <w:rPr>
                <w:rFonts w:ascii="Calibri" w:eastAsia="Times New Roman" w:hAnsi="Calibri" w:cs="Calibri"/>
                <w:sz w:val="16"/>
              </w:rPr>
            </w:pPr>
            <w:hyperlink r:id="rId154"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7115CF40" w14:textId="77777777" w:rsidR="00E90AF1" w:rsidRPr="005A2F98" w:rsidRDefault="002072B8" w:rsidP="00E90AF1">
            <w:pPr>
              <w:ind w:left="30" w:right="30"/>
              <w:rPr>
                <w:rFonts w:ascii="Calibri" w:eastAsia="Times New Roman" w:hAnsi="Calibri" w:cs="Calibri"/>
                <w:sz w:val="16"/>
              </w:rPr>
            </w:pPr>
            <w:hyperlink r:id="rId155" w:tgtFrame="_blank" w:history="1">
              <w:r w:rsidRPr="005A2F98">
                <w:rPr>
                  <w:rFonts w:ascii="Calibri" w:eastAsia="Times New Roman" w:hAnsi="Calibri" w:cs="Calibri"/>
                  <w:color w:val="0000FF"/>
                  <w:sz w:val="16"/>
                  <w:u w:val="single"/>
                </w:rPr>
                <w:t>79_C_16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BCBA31" w14:textId="77777777" w:rsidR="00E90AF1"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1F3FD207" w14:textId="77777777" w:rsidR="00E90AF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[3] Non. Les décisions de parrainage ne peuvent pas se fonder sur le facteur selon lequel le professionnel de santé est susceptible de recommander les produits Abbott ou d’utiliser des dispositifs Abbott après avoir participé à un événement parrainé.</w:t>
            </w:r>
          </w:p>
        </w:tc>
      </w:tr>
      <w:tr w:rsidR="0081652B" w:rsidRPr="005A2F98" w14:paraId="520D0452" w14:textId="77777777" w:rsidTr="00511015">
        <w:tc>
          <w:tcPr>
            <w:tcW w:w="1353" w:type="dxa"/>
            <w:shd w:val="clear" w:color="auto" w:fill="C1E4F5"/>
            <w:tcMar>
              <w:top w:w="120" w:type="dxa"/>
              <w:left w:w="180" w:type="dxa"/>
              <w:bottom w:w="120" w:type="dxa"/>
              <w:right w:w="180" w:type="dxa"/>
            </w:tcMar>
            <w:hideMark/>
          </w:tcPr>
          <w:p w14:paraId="52838784" w14:textId="77777777" w:rsidR="00E90AF1" w:rsidRPr="005A2F98" w:rsidRDefault="002072B8" w:rsidP="00E90AF1">
            <w:pPr>
              <w:spacing w:before="30" w:after="30"/>
              <w:ind w:left="30" w:right="30"/>
              <w:rPr>
                <w:rFonts w:ascii="Calibri" w:eastAsia="Times New Roman" w:hAnsi="Calibri" w:cs="Calibri"/>
                <w:sz w:val="16"/>
              </w:rPr>
            </w:pPr>
            <w:hyperlink r:id="rId156"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1AF2BEC7" w14:textId="77777777" w:rsidR="00E90AF1" w:rsidRPr="005A2F98" w:rsidRDefault="002072B8" w:rsidP="00E90AF1">
            <w:pPr>
              <w:ind w:left="30" w:right="30"/>
              <w:rPr>
                <w:rFonts w:ascii="Calibri" w:eastAsia="Times New Roman" w:hAnsi="Calibri" w:cs="Calibri"/>
                <w:sz w:val="16"/>
              </w:rPr>
            </w:pPr>
            <w:hyperlink r:id="rId157" w:tgtFrame="_blank" w:history="1">
              <w:r w:rsidRPr="005A2F98">
                <w:rPr>
                  <w:rFonts w:ascii="Calibri" w:eastAsia="Times New Roman" w:hAnsi="Calibri" w:cs="Calibri"/>
                  <w:color w:val="0000FF"/>
                  <w:sz w:val="16"/>
                  <w:u w:val="single"/>
                </w:rPr>
                <w:t>80_C_16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8D9A61" w14:textId="77777777" w:rsidR="00E90AF1"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[4] Yes. As long as at least one of the criteria is appropriate, the presence of additional inappropriate criteria is not relevant.</w:t>
            </w:r>
          </w:p>
          <w:p w14:paraId="6C685D04" w14:textId="77777777" w:rsidR="00E90AF1"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Next</w:t>
            </w:r>
          </w:p>
        </w:tc>
        <w:tc>
          <w:tcPr>
            <w:tcW w:w="6000" w:type="dxa"/>
          </w:tcPr>
          <w:p w14:paraId="7AC5644D" w14:textId="77777777" w:rsidR="00E90AF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[4] Oui. Dès lors qu’au moins un des critères est approprié, la présence d’autres critères inappropriés n’est pas pertinente.</w:t>
            </w:r>
          </w:p>
          <w:p w14:paraId="01A5D5F0" w14:textId="77777777" w:rsidR="00E90AF1"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Suivant</w:t>
            </w:r>
          </w:p>
        </w:tc>
      </w:tr>
      <w:tr w:rsidR="0081652B" w:rsidRPr="0071772A" w14:paraId="281A33FC" w14:textId="77777777" w:rsidTr="00511015">
        <w:tc>
          <w:tcPr>
            <w:tcW w:w="1353" w:type="dxa"/>
            <w:shd w:val="clear" w:color="auto" w:fill="C1E4F5"/>
            <w:tcMar>
              <w:top w:w="120" w:type="dxa"/>
              <w:left w:w="180" w:type="dxa"/>
              <w:bottom w:w="120" w:type="dxa"/>
              <w:right w:w="180" w:type="dxa"/>
            </w:tcMar>
            <w:hideMark/>
          </w:tcPr>
          <w:p w14:paraId="586B971B" w14:textId="77777777" w:rsidR="00BD044A" w:rsidRPr="005A2F98" w:rsidRDefault="002072B8" w:rsidP="00BD044A">
            <w:pPr>
              <w:spacing w:before="30" w:after="30"/>
              <w:ind w:left="30" w:right="30"/>
              <w:rPr>
                <w:rFonts w:ascii="Calibri" w:eastAsia="Times New Roman" w:hAnsi="Calibri" w:cs="Calibri"/>
                <w:sz w:val="16"/>
              </w:rPr>
            </w:pPr>
            <w:r w:rsidRPr="005A2F98">
              <w:rPr>
                <w:rFonts w:ascii="Calibri" w:eastAsia="Times New Roman" w:hAnsi="Calibri" w:cs="Calibri"/>
                <w:sz w:val="16"/>
              </w:rPr>
              <w:t>Screen 15</w:t>
            </w:r>
          </w:p>
          <w:p w14:paraId="3290B988" w14:textId="77777777" w:rsidR="00BD044A" w:rsidRPr="005A2F98" w:rsidRDefault="002072B8" w:rsidP="00BD044A">
            <w:pPr>
              <w:spacing w:before="100" w:beforeAutospacing="1" w:after="100" w:afterAutospacing="1"/>
              <w:ind w:left="30" w:right="30"/>
              <w:rPr>
                <w:rFonts w:ascii="Calibri" w:eastAsia="Times New Roman" w:hAnsi="Calibri" w:cs="Calibri"/>
                <w:sz w:val="16"/>
              </w:rPr>
            </w:pPr>
            <w:r w:rsidRPr="005A2F98">
              <w:rPr>
                <w:rFonts w:ascii="Calibri" w:eastAsia="Times New Roman" w:hAnsi="Calibri" w:cs="Calibri"/>
                <w:sz w:val="16"/>
              </w:rPr>
              <w:t>Question 7: Feedback</w:t>
            </w:r>
          </w:p>
          <w:p w14:paraId="752A5E42" w14:textId="77777777" w:rsidR="00BD044A" w:rsidRPr="005A2F98" w:rsidRDefault="002072B8" w:rsidP="00BD044A">
            <w:pPr>
              <w:ind w:left="30" w:right="30"/>
              <w:rPr>
                <w:rFonts w:ascii="Calibri" w:eastAsia="Times New Roman" w:hAnsi="Calibri" w:cs="Calibri"/>
                <w:sz w:val="16"/>
              </w:rPr>
            </w:pPr>
            <w:r w:rsidRPr="005A2F98">
              <w:rPr>
                <w:rFonts w:ascii="Calibri" w:eastAsia="Times New Roman" w:hAnsi="Calibri" w:cs="Calibri"/>
                <w:sz w:val="16"/>
              </w:rPr>
              <w:t>81_C_16</w:t>
            </w:r>
          </w:p>
        </w:tc>
        <w:tc>
          <w:tcPr>
            <w:tcW w:w="6000" w:type="dxa"/>
            <w:tcMar>
              <w:top w:w="120" w:type="dxa"/>
              <w:left w:w="180" w:type="dxa"/>
              <w:bottom w:w="120" w:type="dxa"/>
              <w:right w:w="180" w:type="dxa"/>
            </w:tcMar>
            <w:hideMark/>
          </w:tcPr>
          <w:p w14:paraId="756F1198" w14:textId="77777777" w:rsidR="00BD044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4102EBBB" w14:textId="77777777" w:rsidR="00BD044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Les décisions de parrainage ne doivent jamais se faire en récompense à une utilisation existante, ou comme incitation à utiliser davantage de produits ou de dispositifs à l’avenir. Gardez à l’esprit que, dans de nombreuses juridictions, les parrainages sont interdits. Consultez toujours les procédures de votre filiale avant d’accorder un parrainage.</w:t>
            </w:r>
          </w:p>
        </w:tc>
      </w:tr>
      <w:tr w:rsidR="0081652B" w:rsidRPr="005A2F98" w14:paraId="1DAAE88A" w14:textId="77777777" w:rsidTr="00511015">
        <w:tc>
          <w:tcPr>
            <w:tcW w:w="1353" w:type="dxa"/>
            <w:shd w:val="clear" w:color="auto" w:fill="C1E4F5"/>
            <w:tcMar>
              <w:top w:w="120" w:type="dxa"/>
              <w:left w:w="180" w:type="dxa"/>
              <w:bottom w:w="120" w:type="dxa"/>
              <w:right w:w="180" w:type="dxa"/>
            </w:tcMar>
            <w:hideMark/>
          </w:tcPr>
          <w:p w14:paraId="1049163A" w14:textId="77777777" w:rsidR="00BD044A" w:rsidRPr="005A2F98" w:rsidRDefault="002072B8" w:rsidP="00BD044A">
            <w:pPr>
              <w:spacing w:before="30" w:after="30"/>
              <w:ind w:left="30" w:right="30"/>
              <w:rPr>
                <w:rFonts w:ascii="Calibri" w:eastAsia="Times New Roman" w:hAnsi="Calibri" w:cs="Calibri"/>
                <w:sz w:val="16"/>
              </w:rPr>
            </w:pPr>
            <w:hyperlink r:id="rId158"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5EE67414" w14:textId="77777777" w:rsidR="00BD044A" w:rsidRPr="005A2F98" w:rsidRDefault="002072B8" w:rsidP="00BD044A">
            <w:pPr>
              <w:ind w:left="30" w:right="30"/>
              <w:rPr>
                <w:rFonts w:ascii="Calibri" w:eastAsia="Times New Roman" w:hAnsi="Calibri" w:cs="Calibri"/>
                <w:sz w:val="16"/>
              </w:rPr>
            </w:pPr>
            <w:hyperlink r:id="rId159" w:tgtFrame="_blank" w:history="1">
              <w:r w:rsidRPr="005A2F98">
                <w:rPr>
                  <w:rFonts w:ascii="Calibri" w:eastAsia="Times New Roman" w:hAnsi="Calibri" w:cs="Calibri"/>
                  <w:color w:val="0000FF"/>
                  <w:sz w:val="16"/>
                  <w:u w:val="single"/>
                </w:rPr>
                <w:t>82_C_16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000845" w14:textId="77777777" w:rsidR="00BD044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7E4A1335" w14:textId="77777777" w:rsidR="00BD044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What is the appropriate action?</w:t>
            </w:r>
          </w:p>
        </w:tc>
        <w:tc>
          <w:tcPr>
            <w:tcW w:w="6000" w:type="dxa"/>
          </w:tcPr>
          <w:p w14:paraId="7ACFD7C7" w14:textId="77777777" w:rsidR="00BD044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[8] Un représentant commercial d’Abbott forme un professionnel de santé sur un produit. Après la discussion, le professionnel de santé indique qu’un concurrent lui a proposé un nouvel iPad en échange d’une aide pour augmenter ses ventes.</w:t>
            </w:r>
          </w:p>
          <w:p w14:paraId="1295F37E" w14:textId="77777777" w:rsidR="00BD044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Quelle est l’action appropriée ?</w:t>
            </w:r>
          </w:p>
        </w:tc>
      </w:tr>
      <w:tr w:rsidR="0081652B" w:rsidRPr="0071772A" w14:paraId="234BB8EA" w14:textId="77777777" w:rsidTr="00511015">
        <w:tc>
          <w:tcPr>
            <w:tcW w:w="1353" w:type="dxa"/>
            <w:shd w:val="clear" w:color="auto" w:fill="C1E4F5"/>
            <w:tcMar>
              <w:top w:w="120" w:type="dxa"/>
              <w:left w:w="180" w:type="dxa"/>
              <w:bottom w:w="120" w:type="dxa"/>
              <w:right w:w="180" w:type="dxa"/>
            </w:tcMar>
            <w:hideMark/>
          </w:tcPr>
          <w:p w14:paraId="40A7BFB6" w14:textId="77777777" w:rsidR="00BD044A" w:rsidRPr="005A2F98" w:rsidRDefault="002072B8" w:rsidP="00BD044A">
            <w:pPr>
              <w:spacing w:before="30" w:after="30"/>
              <w:ind w:left="30" w:right="30"/>
              <w:rPr>
                <w:rFonts w:ascii="Calibri" w:eastAsia="Times New Roman" w:hAnsi="Calibri" w:cs="Calibri"/>
                <w:sz w:val="16"/>
              </w:rPr>
            </w:pPr>
            <w:hyperlink r:id="rId160"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7E729130" w14:textId="77777777" w:rsidR="00BD044A" w:rsidRPr="005A2F98" w:rsidRDefault="002072B8" w:rsidP="00BD044A">
            <w:pPr>
              <w:ind w:left="30" w:right="30"/>
              <w:rPr>
                <w:rFonts w:ascii="Calibri" w:eastAsia="Times New Roman" w:hAnsi="Calibri" w:cs="Calibri"/>
                <w:sz w:val="16"/>
              </w:rPr>
            </w:pPr>
            <w:hyperlink r:id="rId161" w:tgtFrame="_blank" w:history="1">
              <w:r w:rsidRPr="005A2F98">
                <w:rPr>
                  <w:rFonts w:ascii="Calibri" w:eastAsia="Times New Roman" w:hAnsi="Calibri" w:cs="Calibri"/>
                  <w:color w:val="0000FF"/>
                  <w:sz w:val="16"/>
                  <w:u w:val="single"/>
                </w:rPr>
                <w:t>83_C_16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38EA1B" w14:textId="77777777" w:rsidR="00BD044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 Offer the same incentive to remain competitive.</w:t>
            </w:r>
          </w:p>
        </w:tc>
        <w:tc>
          <w:tcPr>
            <w:tcW w:w="6000" w:type="dxa"/>
          </w:tcPr>
          <w:p w14:paraId="7E79D776" w14:textId="77777777" w:rsidR="00BD044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[1] Offrir la même incitation pour rester compétitif.</w:t>
            </w:r>
          </w:p>
        </w:tc>
      </w:tr>
      <w:tr w:rsidR="0081652B" w:rsidRPr="0071772A" w14:paraId="66F1F4B3" w14:textId="77777777" w:rsidTr="00511015">
        <w:tc>
          <w:tcPr>
            <w:tcW w:w="1353" w:type="dxa"/>
            <w:shd w:val="clear" w:color="auto" w:fill="C1E4F5"/>
            <w:tcMar>
              <w:top w:w="120" w:type="dxa"/>
              <w:left w:w="180" w:type="dxa"/>
              <w:bottom w:w="120" w:type="dxa"/>
              <w:right w:w="180" w:type="dxa"/>
            </w:tcMar>
            <w:hideMark/>
          </w:tcPr>
          <w:p w14:paraId="2B01A3FA" w14:textId="77777777" w:rsidR="00BD044A" w:rsidRPr="005A2F98" w:rsidRDefault="002072B8" w:rsidP="00BD044A">
            <w:pPr>
              <w:spacing w:before="30" w:after="30"/>
              <w:ind w:left="30" w:right="30"/>
              <w:rPr>
                <w:rFonts w:ascii="Calibri" w:eastAsia="Times New Roman" w:hAnsi="Calibri" w:cs="Calibri"/>
                <w:sz w:val="16"/>
              </w:rPr>
            </w:pPr>
            <w:hyperlink r:id="rId162"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78FC85C8" w14:textId="77777777" w:rsidR="00BD044A" w:rsidRPr="005A2F98" w:rsidRDefault="002072B8" w:rsidP="00BD044A">
            <w:pPr>
              <w:ind w:left="30" w:right="30"/>
              <w:rPr>
                <w:rFonts w:ascii="Calibri" w:eastAsia="Times New Roman" w:hAnsi="Calibri" w:cs="Calibri"/>
                <w:sz w:val="16"/>
              </w:rPr>
            </w:pPr>
            <w:hyperlink r:id="rId163" w:tgtFrame="_blank" w:history="1">
              <w:r w:rsidRPr="005A2F98">
                <w:rPr>
                  <w:rFonts w:ascii="Calibri" w:eastAsia="Times New Roman" w:hAnsi="Calibri" w:cs="Calibri"/>
                  <w:color w:val="0000FF"/>
                  <w:sz w:val="16"/>
                  <w:u w:val="single"/>
                </w:rPr>
                <w:t>84_C_16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AA5534E" w14:textId="77777777" w:rsidR="00BD044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[2] Decline the iPad offer but suggest an expensive dinner to continue the conversation.</w:t>
            </w:r>
          </w:p>
        </w:tc>
        <w:tc>
          <w:tcPr>
            <w:tcW w:w="6000" w:type="dxa"/>
          </w:tcPr>
          <w:p w14:paraId="03797E61" w14:textId="77777777" w:rsidR="00BD044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[2] Refuser d’offrir un iPad, mais suggérer un dîner coûteux afin de poursuivre la conversation.</w:t>
            </w:r>
          </w:p>
        </w:tc>
      </w:tr>
      <w:tr w:rsidR="0081652B" w:rsidRPr="0071772A" w14:paraId="2EA2D0B3" w14:textId="77777777" w:rsidTr="00511015">
        <w:tc>
          <w:tcPr>
            <w:tcW w:w="1353" w:type="dxa"/>
            <w:shd w:val="clear" w:color="auto" w:fill="C1E4F5"/>
            <w:tcMar>
              <w:top w:w="120" w:type="dxa"/>
              <w:left w:w="180" w:type="dxa"/>
              <w:bottom w:w="120" w:type="dxa"/>
              <w:right w:w="180" w:type="dxa"/>
            </w:tcMar>
            <w:hideMark/>
          </w:tcPr>
          <w:p w14:paraId="6B457055" w14:textId="77777777" w:rsidR="00BD044A" w:rsidRPr="005A2F98" w:rsidRDefault="002072B8" w:rsidP="00BD044A">
            <w:pPr>
              <w:spacing w:before="30" w:after="30"/>
              <w:ind w:left="30" w:right="30"/>
              <w:rPr>
                <w:rFonts w:ascii="Calibri" w:eastAsia="Times New Roman" w:hAnsi="Calibri" w:cs="Calibri"/>
                <w:sz w:val="16"/>
              </w:rPr>
            </w:pPr>
            <w:hyperlink r:id="rId164"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61F37000" w14:textId="77777777" w:rsidR="00BD044A" w:rsidRPr="005A2F98" w:rsidRDefault="002072B8" w:rsidP="00BD044A">
            <w:pPr>
              <w:ind w:left="30" w:right="30"/>
              <w:rPr>
                <w:rFonts w:ascii="Calibri" w:eastAsia="Times New Roman" w:hAnsi="Calibri" w:cs="Calibri"/>
                <w:sz w:val="16"/>
              </w:rPr>
            </w:pPr>
            <w:hyperlink r:id="rId165" w:tgtFrame="_blank" w:history="1">
              <w:r w:rsidRPr="005A2F98">
                <w:rPr>
                  <w:rFonts w:ascii="Calibri" w:eastAsia="Times New Roman" w:hAnsi="Calibri" w:cs="Calibri"/>
                  <w:color w:val="0000FF"/>
                  <w:sz w:val="16"/>
                  <w:u w:val="single"/>
                </w:rPr>
                <w:t>85_C_16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1CAB68" w14:textId="77777777" w:rsidR="00BD044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0DE894D8" w14:textId="77777777" w:rsidR="00BD044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[3] Expliquer qu’Abbott mène ses activités de manière convenable et ne peut pas offrir une chose de valeur susceptible d’influencer indûment la prise de décision. Puis, signaler immédiatement la situation au Bureau d’éthique et de conformité (BEC) d’Abbott.</w:t>
            </w:r>
          </w:p>
        </w:tc>
      </w:tr>
      <w:tr w:rsidR="0081652B" w:rsidRPr="005A2F98" w14:paraId="22081FA4" w14:textId="77777777" w:rsidTr="00511015">
        <w:tc>
          <w:tcPr>
            <w:tcW w:w="1353" w:type="dxa"/>
            <w:shd w:val="clear" w:color="auto" w:fill="C1E4F5"/>
            <w:tcMar>
              <w:top w:w="120" w:type="dxa"/>
              <w:left w:w="180" w:type="dxa"/>
              <w:bottom w:w="120" w:type="dxa"/>
              <w:right w:w="180" w:type="dxa"/>
            </w:tcMar>
            <w:hideMark/>
          </w:tcPr>
          <w:p w14:paraId="372D3FA4" w14:textId="77777777" w:rsidR="00BD044A" w:rsidRPr="005A2F98" w:rsidRDefault="002072B8" w:rsidP="00BD044A">
            <w:pPr>
              <w:spacing w:before="30" w:after="30"/>
              <w:ind w:left="30" w:right="30"/>
              <w:rPr>
                <w:rFonts w:ascii="Calibri" w:eastAsia="Times New Roman" w:hAnsi="Calibri" w:cs="Calibri"/>
                <w:sz w:val="16"/>
              </w:rPr>
            </w:pPr>
            <w:hyperlink r:id="rId166"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5DEF3D89" w14:textId="77777777" w:rsidR="00BD044A" w:rsidRPr="005A2F98" w:rsidRDefault="002072B8" w:rsidP="00BD044A">
            <w:pPr>
              <w:ind w:left="30" w:right="30"/>
              <w:rPr>
                <w:rFonts w:ascii="Calibri" w:eastAsia="Times New Roman" w:hAnsi="Calibri" w:cs="Calibri"/>
                <w:sz w:val="16"/>
              </w:rPr>
            </w:pPr>
            <w:hyperlink r:id="rId167" w:tgtFrame="_blank" w:history="1">
              <w:r w:rsidRPr="005A2F98">
                <w:rPr>
                  <w:rFonts w:ascii="Calibri" w:eastAsia="Times New Roman" w:hAnsi="Calibri" w:cs="Calibri"/>
                  <w:color w:val="0000FF"/>
                  <w:sz w:val="16"/>
                  <w:u w:val="single"/>
                </w:rPr>
                <w:t>86_C_16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188B22" w14:textId="77777777" w:rsidR="00BD044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[4] Thank the HCP for the information and promise you will think about it.</w:t>
            </w:r>
          </w:p>
          <w:p w14:paraId="4E9E7370" w14:textId="77777777" w:rsidR="00BD044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Next</w:t>
            </w:r>
          </w:p>
        </w:tc>
        <w:tc>
          <w:tcPr>
            <w:tcW w:w="6000" w:type="dxa"/>
          </w:tcPr>
          <w:p w14:paraId="2FBF7298" w14:textId="77777777" w:rsidR="00BD044A"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[4] Remercier le professionnel de santé pour cette information et lui promettre d’y réfléchir.</w:t>
            </w:r>
          </w:p>
          <w:p w14:paraId="5E9C0211" w14:textId="77777777" w:rsidR="00BD044A"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Suivant</w:t>
            </w:r>
          </w:p>
        </w:tc>
      </w:tr>
      <w:tr w:rsidR="0081652B" w:rsidRPr="0071772A" w14:paraId="034DA7F1" w14:textId="77777777" w:rsidTr="00511015">
        <w:tc>
          <w:tcPr>
            <w:tcW w:w="1353" w:type="dxa"/>
            <w:shd w:val="clear" w:color="auto" w:fill="C1E4F5"/>
            <w:tcMar>
              <w:top w:w="120" w:type="dxa"/>
              <w:left w:w="180" w:type="dxa"/>
              <w:bottom w:w="120" w:type="dxa"/>
              <w:right w:w="180" w:type="dxa"/>
            </w:tcMar>
            <w:hideMark/>
          </w:tcPr>
          <w:p w14:paraId="2CB2ABC6" w14:textId="77777777" w:rsidR="00E5633E" w:rsidRPr="005A2F98" w:rsidRDefault="002072B8" w:rsidP="00E5633E">
            <w:pPr>
              <w:spacing w:before="30" w:after="30"/>
              <w:ind w:left="30" w:right="30"/>
              <w:rPr>
                <w:rFonts w:ascii="Calibri" w:eastAsia="Times New Roman" w:hAnsi="Calibri" w:cs="Calibri"/>
                <w:sz w:val="16"/>
              </w:rPr>
            </w:pPr>
            <w:r w:rsidRPr="005A2F98">
              <w:rPr>
                <w:rFonts w:ascii="Calibri" w:eastAsia="Times New Roman" w:hAnsi="Calibri" w:cs="Calibri"/>
                <w:sz w:val="16"/>
              </w:rPr>
              <w:t>Screen 15</w:t>
            </w:r>
          </w:p>
          <w:p w14:paraId="5D74928F" w14:textId="77777777" w:rsidR="00E5633E" w:rsidRPr="005A2F98" w:rsidRDefault="002072B8" w:rsidP="00E5633E">
            <w:pPr>
              <w:spacing w:before="100" w:beforeAutospacing="1" w:after="100" w:afterAutospacing="1"/>
              <w:ind w:left="30" w:right="30"/>
              <w:rPr>
                <w:rFonts w:ascii="Calibri" w:eastAsia="Times New Roman" w:hAnsi="Calibri" w:cs="Calibri"/>
                <w:sz w:val="16"/>
              </w:rPr>
            </w:pPr>
            <w:r w:rsidRPr="005A2F98">
              <w:rPr>
                <w:rFonts w:ascii="Calibri" w:eastAsia="Times New Roman" w:hAnsi="Calibri" w:cs="Calibri"/>
                <w:sz w:val="16"/>
              </w:rPr>
              <w:t>Question 8: Feedback</w:t>
            </w:r>
          </w:p>
          <w:p w14:paraId="5C276AAA" w14:textId="77777777" w:rsidR="00E5633E" w:rsidRPr="005A2F98" w:rsidRDefault="002072B8" w:rsidP="00E5633E">
            <w:pPr>
              <w:ind w:left="30" w:right="30"/>
              <w:rPr>
                <w:rFonts w:ascii="Calibri" w:eastAsia="Times New Roman" w:hAnsi="Calibri" w:cs="Calibri"/>
                <w:sz w:val="16"/>
              </w:rPr>
            </w:pPr>
            <w:r w:rsidRPr="005A2F98">
              <w:rPr>
                <w:rFonts w:ascii="Calibri" w:eastAsia="Times New Roman" w:hAnsi="Calibri" w:cs="Calibri"/>
                <w:sz w:val="16"/>
              </w:rPr>
              <w:t>87_C_16</w:t>
            </w:r>
          </w:p>
        </w:tc>
        <w:tc>
          <w:tcPr>
            <w:tcW w:w="6000" w:type="dxa"/>
            <w:tcMar>
              <w:top w:w="120" w:type="dxa"/>
              <w:left w:w="180" w:type="dxa"/>
              <w:bottom w:w="120" w:type="dxa"/>
              <w:right w:w="180" w:type="dxa"/>
            </w:tcMar>
            <w:hideMark/>
          </w:tcPr>
          <w:p w14:paraId="6F33D91E" w14:textId="77777777" w:rsidR="00E5633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331D3A2D" w14:textId="77777777" w:rsidR="00E5633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Vous ne devez jamais offrir, promettre, remettre ou recevoir quoi que ce soit de valeur dans le but d’obtenir un avantage commercial indu ou d’obtenir ou de conserver des marchés. Quoi que fassent les concurrents, vous devez respecter la loi en vigueur et la politique d’Abbott, y compris les exigences de la Politique anti-corruption mondiale d’Abbott (GLB-ANTI-CORRUPTION). En cas de doute, consultez toujours le service des Affaires juridiques ou le Bureau d’éthique et de conformité.</w:t>
            </w:r>
          </w:p>
        </w:tc>
      </w:tr>
      <w:tr w:rsidR="0081652B" w:rsidRPr="0071772A" w14:paraId="1452E8AF" w14:textId="77777777" w:rsidTr="00511015">
        <w:tc>
          <w:tcPr>
            <w:tcW w:w="1353" w:type="dxa"/>
            <w:shd w:val="clear" w:color="auto" w:fill="C1E4F5"/>
            <w:tcMar>
              <w:top w:w="120" w:type="dxa"/>
              <w:left w:w="180" w:type="dxa"/>
              <w:bottom w:w="120" w:type="dxa"/>
              <w:right w:w="180" w:type="dxa"/>
            </w:tcMar>
            <w:hideMark/>
          </w:tcPr>
          <w:p w14:paraId="553088FD" w14:textId="77777777" w:rsidR="00E5633E" w:rsidRPr="005A2F98" w:rsidRDefault="002072B8" w:rsidP="00E5633E">
            <w:pPr>
              <w:spacing w:before="30" w:after="30"/>
              <w:ind w:left="30" w:right="30"/>
              <w:rPr>
                <w:rFonts w:ascii="Calibri" w:eastAsia="Times New Roman" w:hAnsi="Calibri" w:cs="Calibri"/>
                <w:sz w:val="16"/>
              </w:rPr>
            </w:pPr>
            <w:hyperlink r:id="rId168"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420433D8" w14:textId="77777777" w:rsidR="00E5633E" w:rsidRPr="005A2F98" w:rsidRDefault="002072B8" w:rsidP="00E5633E">
            <w:pPr>
              <w:ind w:left="30" w:right="30"/>
              <w:rPr>
                <w:rFonts w:ascii="Calibri" w:eastAsia="Times New Roman" w:hAnsi="Calibri" w:cs="Calibri"/>
                <w:sz w:val="16"/>
              </w:rPr>
            </w:pPr>
            <w:hyperlink r:id="rId169" w:tgtFrame="_blank" w:history="1">
              <w:r w:rsidRPr="005A2F98">
                <w:rPr>
                  <w:rFonts w:ascii="Calibri" w:eastAsia="Times New Roman" w:hAnsi="Calibri" w:cs="Calibri"/>
                  <w:color w:val="0000FF"/>
                  <w:sz w:val="16"/>
                  <w:u w:val="single"/>
                </w:rPr>
                <w:t>88_C_16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45BF75" w14:textId="77777777" w:rsidR="00E5633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[9] Which of the following are examples of items of value that must not be given to win business?</w:t>
            </w:r>
          </w:p>
        </w:tc>
        <w:tc>
          <w:tcPr>
            <w:tcW w:w="6000" w:type="dxa"/>
          </w:tcPr>
          <w:p w14:paraId="2CCECB1D" w14:textId="77777777" w:rsidR="00E5633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[9] Parmi les éléments suivants, lesquels sont des exemples d’objets de valeur qui ne doivent pas être donnés pour gagner des marchés ?</w:t>
            </w:r>
          </w:p>
        </w:tc>
      </w:tr>
      <w:tr w:rsidR="0081652B" w:rsidRPr="0071772A" w14:paraId="385199CF" w14:textId="77777777" w:rsidTr="00511015">
        <w:tc>
          <w:tcPr>
            <w:tcW w:w="1353" w:type="dxa"/>
            <w:shd w:val="clear" w:color="auto" w:fill="C1E4F5"/>
            <w:tcMar>
              <w:top w:w="120" w:type="dxa"/>
              <w:left w:w="180" w:type="dxa"/>
              <w:bottom w:w="120" w:type="dxa"/>
              <w:right w:w="180" w:type="dxa"/>
            </w:tcMar>
            <w:hideMark/>
          </w:tcPr>
          <w:p w14:paraId="4BB5508C" w14:textId="77777777" w:rsidR="00E5633E" w:rsidRPr="005A2F98" w:rsidRDefault="002072B8" w:rsidP="00E5633E">
            <w:pPr>
              <w:spacing w:before="30" w:after="30"/>
              <w:ind w:left="30" w:right="30"/>
              <w:rPr>
                <w:rFonts w:ascii="Calibri" w:eastAsia="Times New Roman" w:hAnsi="Calibri" w:cs="Calibri"/>
                <w:sz w:val="16"/>
              </w:rPr>
            </w:pPr>
            <w:hyperlink r:id="rId170"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05DFF5F0" w14:textId="77777777" w:rsidR="00E5633E" w:rsidRPr="005A2F98" w:rsidRDefault="002072B8" w:rsidP="00E5633E">
            <w:pPr>
              <w:ind w:left="30" w:right="30"/>
              <w:rPr>
                <w:rFonts w:ascii="Calibri" w:eastAsia="Times New Roman" w:hAnsi="Calibri" w:cs="Calibri"/>
                <w:sz w:val="16"/>
              </w:rPr>
            </w:pPr>
            <w:hyperlink r:id="rId171" w:tgtFrame="_blank" w:history="1">
              <w:r w:rsidRPr="005A2F98">
                <w:rPr>
                  <w:rFonts w:ascii="Calibri" w:eastAsia="Times New Roman" w:hAnsi="Calibri" w:cs="Calibri"/>
                  <w:color w:val="0000FF"/>
                  <w:sz w:val="16"/>
                  <w:u w:val="single"/>
                </w:rPr>
                <w:t>89_C_16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EA9AF3" w14:textId="77777777" w:rsidR="00E5633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 Trips to HCPs and their families to visit spas, casinos or other venues known for entertainment.</w:t>
            </w:r>
          </w:p>
        </w:tc>
        <w:tc>
          <w:tcPr>
            <w:tcW w:w="6000" w:type="dxa"/>
          </w:tcPr>
          <w:p w14:paraId="72476744" w14:textId="77777777" w:rsidR="00E5633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[1] Voyages pour les professionnels de santé et leurs familles dans des spas, des casinos ou d’autres lieux réputés de divertissement.</w:t>
            </w:r>
          </w:p>
        </w:tc>
      </w:tr>
      <w:tr w:rsidR="0081652B" w:rsidRPr="0071772A" w14:paraId="6A8930C6" w14:textId="77777777" w:rsidTr="00511015">
        <w:tc>
          <w:tcPr>
            <w:tcW w:w="1353" w:type="dxa"/>
            <w:shd w:val="clear" w:color="auto" w:fill="C1E4F5"/>
            <w:tcMar>
              <w:top w:w="120" w:type="dxa"/>
              <w:left w:w="180" w:type="dxa"/>
              <w:bottom w:w="120" w:type="dxa"/>
              <w:right w:w="180" w:type="dxa"/>
            </w:tcMar>
            <w:hideMark/>
          </w:tcPr>
          <w:p w14:paraId="2D8668A7" w14:textId="77777777" w:rsidR="00E5633E" w:rsidRPr="005A2F98" w:rsidRDefault="002072B8" w:rsidP="00E5633E">
            <w:pPr>
              <w:spacing w:before="30" w:after="30"/>
              <w:ind w:left="30" w:right="30"/>
              <w:rPr>
                <w:rFonts w:ascii="Calibri" w:eastAsia="Times New Roman" w:hAnsi="Calibri" w:cs="Calibri"/>
                <w:sz w:val="16"/>
              </w:rPr>
            </w:pPr>
            <w:hyperlink r:id="rId172"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186988F7" w14:textId="77777777" w:rsidR="00E5633E" w:rsidRPr="005A2F98" w:rsidRDefault="002072B8" w:rsidP="00E5633E">
            <w:pPr>
              <w:ind w:left="30" w:right="30"/>
              <w:rPr>
                <w:rFonts w:ascii="Calibri" w:eastAsia="Times New Roman" w:hAnsi="Calibri" w:cs="Calibri"/>
                <w:sz w:val="16"/>
              </w:rPr>
            </w:pPr>
            <w:hyperlink r:id="rId173" w:tgtFrame="_blank" w:history="1">
              <w:r w:rsidRPr="005A2F98">
                <w:rPr>
                  <w:rFonts w:ascii="Calibri" w:eastAsia="Times New Roman" w:hAnsi="Calibri" w:cs="Calibri"/>
                  <w:color w:val="0000FF"/>
                  <w:sz w:val="16"/>
                  <w:u w:val="single"/>
                </w:rPr>
                <w:t>90_C_16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B82B59" w14:textId="77777777" w:rsidR="00E5633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[2] Grants for future research or educational projects.</w:t>
            </w:r>
          </w:p>
        </w:tc>
        <w:tc>
          <w:tcPr>
            <w:tcW w:w="6000" w:type="dxa"/>
          </w:tcPr>
          <w:p w14:paraId="6B63B0F9" w14:textId="77777777" w:rsidR="00E5633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[2] Subventions pour de futurs projets de recherche ou d’éducation.</w:t>
            </w:r>
          </w:p>
        </w:tc>
      </w:tr>
      <w:tr w:rsidR="0081652B" w:rsidRPr="0071772A" w14:paraId="37B85CAB" w14:textId="77777777" w:rsidTr="00511015">
        <w:tc>
          <w:tcPr>
            <w:tcW w:w="1353" w:type="dxa"/>
            <w:shd w:val="clear" w:color="auto" w:fill="C1E4F5"/>
            <w:tcMar>
              <w:top w:w="120" w:type="dxa"/>
              <w:left w:w="180" w:type="dxa"/>
              <w:bottom w:w="120" w:type="dxa"/>
              <w:right w:w="180" w:type="dxa"/>
            </w:tcMar>
            <w:hideMark/>
          </w:tcPr>
          <w:p w14:paraId="2C21008F" w14:textId="77777777" w:rsidR="00E5633E" w:rsidRPr="005A2F98" w:rsidRDefault="002072B8" w:rsidP="00E5633E">
            <w:pPr>
              <w:spacing w:before="30" w:after="30"/>
              <w:ind w:left="30" w:right="30"/>
              <w:rPr>
                <w:rFonts w:ascii="Calibri" w:eastAsia="Times New Roman" w:hAnsi="Calibri" w:cs="Calibri"/>
                <w:sz w:val="16"/>
              </w:rPr>
            </w:pPr>
            <w:hyperlink r:id="rId174"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091F459E" w14:textId="77777777" w:rsidR="00E5633E" w:rsidRPr="005A2F98" w:rsidRDefault="002072B8" w:rsidP="00E5633E">
            <w:pPr>
              <w:ind w:left="30" w:right="30"/>
              <w:rPr>
                <w:rFonts w:ascii="Calibri" w:eastAsia="Times New Roman" w:hAnsi="Calibri" w:cs="Calibri"/>
                <w:sz w:val="16"/>
              </w:rPr>
            </w:pPr>
            <w:hyperlink r:id="rId175" w:tgtFrame="_blank" w:history="1">
              <w:r w:rsidRPr="005A2F98">
                <w:rPr>
                  <w:rFonts w:ascii="Calibri" w:eastAsia="Times New Roman" w:hAnsi="Calibri" w:cs="Calibri"/>
                  <w:color w:val="0000FF"/>
                  <w:sz w:val="16"/>
                  <w:u w:val="single"/>
                </w:rPr>
                <w:t>91_C_16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BE85CF" w14:textId="77777777" w:rsidR="00E5633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[3] Donations to government officials’ favorite charities.</w:t>
            </w:r>
          </w:p>
        </w:tc>
        <w:tc>
          <w:tcPr>
            <w:tcW w:w="6000" w:type="dxa"/>
          </w:tcPr>
          <w:p w14:paraId="1B200DA6" w14:textId="77777777" w:rsidR="00E5633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[3] Dons aux organisations caritatives préférées des fonctionnaires.</w:t>
            </w:r>
          </w:p>
        </w:tc>
      </w:tr>
      <w:tr w:rsidR="0081652B" w:rsidRPr="005A2F98" w14:paraId="60C12540" w14:textId="77777777" w:rsidTr="00511015">
        <w:tc>
          <w:tcPr>
            <w:tcW w:w="1353" w:type="dxa"/>
            <w:shd w:val="clear" w:color="auto" w:fill="C1E4F5"/>
            <w:tcMar>
              <w:top w:w="120" w:type="dxa"/>
              <w:left w:w="180" w:type="dxa"/>
              <w:bottom w:w="120" w:type="dxa"/>
              <w:right w:w="180" w:type="dxa"/>
            </w:tcMar>
            <w:hideMark/>
          </w:tcPr>
          <w:p w14:paraId="36C7CAE9" w14:textId="77777777" w:rsidR="00E5633E" w:rsidRPr="005A2F98" w:rsidRDefault="002072B8" w:rsidP="00E5633E">
            <w:pPr>
              <w:spacing w:before="30" w:after="30"/>
              <w:ind w:left="30" w:right="30"/>
              <w:rPr>
                <w:rFonts w:ascii="Calibri" w:eastAsia="Times New Roman" w:hAnsi="Calibri" w:cs="Calibri"/>
                <w:sz w:val="16"/>
              </w:rPr>
            </w:pPr>
            <w:hyperlink r:id="rId176"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29C02EBA" w14:textId="77777777" w:rsidR="00E5633E" w:rsidRPr="005A2F98" w:rsidRDefault="002072B8" w:rsidP="00E5633E">
            <w:pPr>
              <w:ind w:left="30" w:right="30"/>
              <w:rPr>
                <w:rFonts w:ascii="Calibri" w:eastAsia="Times New Roman" w:hAnsi="Calibri" w:cs="Calibri"/>
                <w:sz w:val="16"/>
              </w:rPr>
            </w:pPr>
            <w:hyperlink r:id="rId177" w:tgtFrame="_blank" w:history="1">
              <w:r w:rsidRPr="005A2F98">
                <w:rPr>
                  <w:rFonts w:ascii="Calibri" w:eastAsia="Times New Roman" w:hAnsi="Calibri" w:cs="Calibri"/>
                  <w:color w:val="0000FF"/>
                  <w:sz w:val="16"/>
                  <w:u w:val="single"/>
                </w:rPr>
                <w:t>92_C_16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CD667E" w14:textId="77777777" w:rsidR="00E5633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[4] All of the above.</w:t>
            </w:r>
          </w:p>
          <w:p w14:paraId="7EE1D034" w14:textId="77777777" w:rsidR="00E5633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Next</w:t>
            </w:r>
          </w:p>
        </w:tc>
        <w:tc>
          <w:tcPr>
            <w:tcW w:w="6000" w:type="dxa"/>
          </w:tcPr>
          <w:p w14:paraId="37FD5254" w14:textId="77777777" w:rsidR="00E5633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[4] Toutes les réponses ci-dessus.</w:t>
            </w:r>
          </w:p>
          <w:p w14:paraId="0C4C28AD" w14:textId="77777777" w:rsidR="00E5633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Suivant</w:t>
            </w:r>
          </w:p>
        </w:tc>
      </w:tr>
      <w:tr w:rsidR="0081652B" w:rsidRPr="0071772A" w14:paraId="5E860BE8" w14:textId="77777777" w:rsidTr="00511015">
        <w:tc>
          <w:tcPr>
            <w:tcW w:w="1353" w:type="dxa"/>
            <w:shd w:val="clear" w:color="auto" w:fill="C1E4F5"/>
            <w:tcMar>
              <w:top w:w="120" w:type="dxa"/>
              <w:left w:w="180" w:type="dxa"/>
              <w:bottom w:w="120" w:type="dxa"/>
              <w:right w:w="180" w:type="dxa"/>
            </w:tcMar>
            <w:hideMark/>
          </w:tcPr>
          <w:p w14:paraId="6CBEEF20" w14:textId="77777777" w:rsidR="001C3170" w:rsidRPr="005A2F98" w:rsidRDefault="002072B8" w:rsidP="001C3170">
            <w:pPr>
              <w:spacing w:before="30" w:after="30"/>
              <w:ind w:left="30" w:right="30"/>
              <w:rPr>
                <w:rFonts w:ascii="Calibri" w:eastAsia="Times New Roman" w:hAnsi="Calibri" w:cs="Calibri"/>
                <w:sz w:val="16"/>
              </w:rPr>
            </w:pPr>
            <w:r w:rsidRPr="005A2F98">
              <w:rPr>
                <w:rFonts w:ascii="Calibri" w:eastAsia="Times New Roman" w:hAnsi="Calibri" w:cs="Calibri"/>
                <w:sz w:val="16"/>
              </w:rPr>
              <w:t>Screen 15</w:t>
            </w:r>
          </w:p>
          <w:p w14:paraId="73E88786" w14:textId="77777777" w:rsidR="001C3170" w:rsidRPr="005A2F98" w:rsidRDefault="002072B8" w:rsidP="001C3170">
            <w:pPr>
              <w:spacing w:before="100" w:beforeAutospacing="1" w:after="100" w:afterAutospacing="1"/>
              <w:ind w:left="30" w:right="30"/>
              <w:rPr>
                <w:rFonts w:ascii="Calibri" w:eastAsia="Times New Roman" w:hAnsi="Calibri" w:cs="Calibri"/>
                <w:sz w:val="16"/>
              </w:rPr>
            </w:pPr>
            <w:r w:rsidRPr="005A2F98">
              <w:rPr>
                <w:rFonts w:ascii="Calibri" w:eastAsia="Times New Roman" w:hAnsi="Calibri" w:cs="Calibri"/>
                <w:sz w:val="16"/>
              </w:rPr>
              <w:t>Question 9: Feedback</w:t>
            </w:r>
          </w:p>
          <w:p w14:paraId="3AA404E9" w14:textId="77777777" w:rsidR="001C3170" w:rsidRPr="005A2F98" w:rsidRDefault="002072B8" w:rsidP="001C3170">
            <w:pPr>
              <w:ind w:left="30" w:right="30"/>
              <w:rPr>
                <w:rFonts w:ascii="Calibri" w:eastAsia="Times New Roman" w:hAnsi="Calibri" w:cs="Calibri"/>
                <w:sz w:val="16"/>
              </w:rPr>
            </w:pPr>
            <w:r w:rsidRPr="005A2F98">
              <w:rPr>
                <w:rFonts w:ascii="Calibri" w:eastAsia="Times New Roman" w:hAnsi="Calibri" w:cs="Calibri"/>
                <w:sz w:val="16"/>
              </w:rPr>
              <w:t>93_C_16</w:t>
            </w:r>
          </w:p>
        </w:tc>
        <w:tc>
          <w:tcPr>
            <w:tcW w:w="6000" w:type="dxa"/>
            <w:tcMar>
              <w:top w:w="120" w:type="dxa"/>
              <w:left w:w="180" w:type="dxa"/>
              <w:bottom w:w="120" w:type="dxa"/>
              <w:right w:w="180" w:type="dxa"/>
            </w:tcMar>
            <w:hideMark/>
          </w:tcPr>
          <w:p w14:paraId="415D2168" w14:textId="77777777" w:rsidR="001C317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2CD7668D" w14:textId="77777777" w:rsidR="001C317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Les normes d’Abbott en matière de corruption sous toutes ses formes, énoncées dans la Politique anti-corruption mondiale d’Abbott (GLB-ANTI-CORRUPTION) sont conformes à notre engagement, lequel consiste à faire preuve d’honnêteté, d’équité et d’intégrité dans la conduite de nos affaires. Autrement dit, il est strictement interdit d’offrir ou de remettre des objets de valeur pour remporter des marchés.</w:t>
            </w:r>
          </w:p>
        </w:tc>
      </w:tr>
      <w:tr w:rsidR="0081652B" w:rsidRPr="005A2F98" w14:paraId="462DC701" w14:textId="77777777" w:rsidTr="00511015">
        <w:tc>
          <w:tcPr>
            <w:tcW w:w="1353" w:type="dxa"/>
            <w:shd w:val="clear" w:color="auto" w:fill="C1E4F5"/>
            <w:tcMar>
              <w:top w:w="120" w:type="dxa"/>
              <w:left w:w="180" w:type="dxa"/>
              <w:bottom w:w="120" w:type="dxa"/>
              <w:right w:w="180" w:type="dxa"/>
            </w:tcMar>
            <w:hideMark/>
          </w:tcPr>
          <w:p w14:paraId="5783B792" w14:textId="77777777" w:rsidR="001C3170" w:rsidRPr="005A2F98" w:rsidRDefault="002072B8" w:rsidP="001C3170">
            <w:pPr>
              <w:spacing w:before="30" w:after="30"/>
              <w:ind w:left="30" w:right="30"/>
              <w:rPr>
                <w:rFonts w:ascii="Calibri" w:eastAsia="Times New Roman" w:hAnsi="Calibri" w:cs="Calibri"/>
                <w:sz w:val="16"/>
              </w:rPr>
            </w:pPr>
            <w:hyperlink r:id="rId178"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73263247" w14:textId="77777777" w:rsidR="001C3170" w:rsidRPr="005A2F98" w:rsidRDefault="002072B8" w:rsidP="001C3170">
            <w:pPr>
              <w:ind w:left="30" w:right="30"/>
              <w:rPr>
                <w:rFonts w:ascii="Calibri" w:eastAsia="Times New Roman" w:hAnsi="Calibri" w:cs="Calibri"/>
                <w:sz w:val="16"/>
              </w:rPr>
            </w:pPr>
            <w:hyperlink r:id="rId179" w:tgtFrame="_blank" w:history="1">
              <w:r w:rsidRPr="005A2F98">
                <w:rPr>
                  <w:rFonts w:ascii="Calibri" w:eastAsia="Times New Roman" w:hAnsi="Calibri" w:cs="Calibri"/>
                  <w:color w:val="0000FF"/>
                  <w:sz w:val="16"/>
                  <w:u w:val="single"/>
                </w:rPr>
                <w:t>94_C_16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63D09F" w14:textId="77777777" w:rsidR="001C317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5F471CEE" w14:textId="77777777" w:rsidR="001C317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[10] Un professionnel de santé qui est un leader d’opinion clé vous demande si vous pourriez apporter du soutien à un programme de formation auquel il souhaiterait participer en échange d’opportunités commerciales supplémentaires pour Abbott. Quelle est l’option la plus appropriée ?</w:t>
            </w:r>
          </w:p>
        </w:tc>
      </w:tr>
      <w:tr w:rsidR="0081652B" w:rsidRPr="0071772A" w14:paraId="757FE8F0" w14:textId="77777777" w:rsidTr="00511015">
        <w:tc>
          <w:tcPr>
            <w:tcW w:w="1353" w:type="dxa"/>
            <w:shd w:val="clear" w:color="auto" w:fill="C1E4F5"/>
            <w:tcMar>
              <w:top w:w="120" w:type="dxa"/>
              <w:left w:w="180" w:type="dxa"/>
              <w:bottom w:w="120" w:type="dxa"/>
              <w:right w:w="180" w:type="dxa"/>
            </w:tcMar>
            <w:hideMark/>
          </w:tcPr>
          <w:p w14:paraId="65384475" w14:textId="77777777" w:rsidR="001C3170" w:rsidRPr="005A2F98" w:rsidRDefault="002072B8" w:rsidP="001C3170">
            <w:pPr>
              <w:spacing w:before="30" w:after="30"/>
              <w:ind w:left="30" w:right="30"/>
              <w:rPr>
                <w:rFonts w:ascii="Calibri" w:eastAsia="Times New Roman" w:hAnsi="Calibri" w:cs="Calibri"/>
                <w:sz w:val="16"/>
              </w:rPr>
            </w:pPr>
            <w:hyperlink r:id="rId180"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3AA72734" w14:textId="77777777" w:rsidR="001C3170" w:rsidRPr="005A2F98" w:rsidRDefault="002072B8" w:rsidP="001C3170">
            <w:pPr>
              <w:ind w:left="30" w:right="30"/>
              <w:rPr>
                <w:rFonts w:ascii="Calibri" w:eastAsia="Times New Roman" w:hAnsi="Calibri" w:cs="Calibri"/>
                <w:sz w:val="16"/>
              </w:rPr>
            </w:pPr>
            <w:hyperlink r:id="rId181" w:tgtFrame="_blank" w:history="1">
              <w:r w:rsidRPr="005A2F98">
                <w:rPr>
                  <w:rFonts w:ascii="Calibri" w:eastAsia="Times New Roman" w:hAnsi="Calibri" w:cs="Calibri"/>
                  <w:color w:val="0000FF"/>
                  <w:sz w:val="16"/>
                  <w:u w:val="single"/>
                </w:rPr>
                <w:t>95_C_16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97C28B" w14:textId="77777777" w:rsidR="001C317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 Firmly reject the request on the basis that it violates Abbott’s Anti-corruption Policy.</w:t>
            </w:r>
          </w:p>
        </w:tc>
        <w:tc>
          <w:tcPr>
            <w:tcW w:w="6000" w:type="dxa"/>
          </w:tcPr>
          <w:p w14:paraId="0E0F215F" w14:textId="6360A637" w:rsidR="001C317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 xml:space="preserve">[1] Rejeter fermement la demande au motif qu’elle </w:t>
            </w:r>
            <w:del w:id="9" w:author="Zidane, Sandra" w:date="2026-01-02T14:24:00Z" w16du:dateUtc="2026-01-02T13:24:00Z">
              <w:r w:rsidRPr="005A2F98" w:rsidDel="00D65B38">
                <w:rPr>
                  <w:rFonts w:ascii="Calibri" w:eastAsia="Calibri" w:hAnsi="Calibri" w:cs="Calibri"/>
                  <w:lang w:val="fr-FR"/>
                </w:rPr>
                <w:delText>viole</w:delText>
              </w:r>
            </w:del>
            <w:ins w:id="10" w:author="Zidane, Sandra" w:date="2026-01-02T14:24:00Z" w16du:dateUtc="2026-01-02T13:24:00Z">
              <w:r w:rsidR="00D65B38">
                <w:rPr>
                  <w:rFonts w:ascii="Calibri" w:eastAsia="Calibri" w:hAnsi="Calibri" w:cs="Calibri"/>
                  <w:lang w:val="fr-FR"/>
                </w:rPr>
                <w:t>enfreint</w:t>
              </w:r>
            </w:ins>
            <w:r w:rsidRPr="005A2F98">
              <w:rPr>
                <w:rFonts w:ascii="Calibri" w:eastAsia="Calibri" w:hAnsi="Calibri" w:cs="Calibri"/>
                <w:lang w:val="fr-FR"/>
              </w:rPr>
              <w:t xml:space="preserve"> la Politique anti-corruption d’Abbott.</w:t>
            </w:r>
          </w:p>
        </w:tc>
      </w:tr>
      <w:tr w:rsidR="0081652B" w:rsidRPr="0071772A" w14:paraId="22380A48" w14:textId="77777777" w:rsidTr="00511015">
        <w:tc>
          <w:tcPr>
            <w:tcW w:w="1353" w:type="dxa"/>
            <w:shd w:val="clear" w:color="auto" w:fill="C1E4F5"/>
            <w:tcMar>
              <w:top w:w="120" w:type="dxa"/>
              <w:left w:w="180" w:type="dxa"/>
              <w:bottom w:w="120" w:type="dxa"/>
              <w:right w:w="180" w:type="dxa"/>
            </w:tcMar>
            <w:hideMark/>
          </w:tcPr>
          <w:p w14:paraId="47183E91" w14:textId="77777777" w:rsidR="001C3170" w:rsidRPr="005A2F98" w:rsidRDefault="002072B8" w:rsidP="001C3170">
            <w:pPr>
              <w:spacing w:before="30" w:after="30"/>
              <w:ind w:left="30" w:right="30"/>
              <w:rPr>
                <w:rFonts w:ascii="Calibri" w:eastAsia="Times New Roman" w:hAnsi="Calibri" w:cs="Calibri"/>
                <w:sz w:val="16"/>
              </w:rPr>
            </w:pPr>
            <w:hyperlink r:id="rId182"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0825126D" w14:textId="77777777" w:rsidR="001C3170" w:rsidRPr="005A2F98" w:rsidRDefault="002072B8" w:rsidP="001C3170">
            <w:pPr>
              <w:ind w:left="30" w:right="30"/>
              <w:rPr>
                <w:rFonts w:ascii="Calibri" w:eastAsia="Times New Roman" w:hAnsi="Calibri" w:cs="Calibri"/>
                <w:sz w:val="16"/>
              </w:rPr>
            </w:pPr>
            <w:hyperlink r:id="rId183" w:tgtFrame="_blank" w:history="1">
              <w:r w:rsidRPr="005A2F98">
                <w:rPr>
                  <w:rFonts w:ascii="Calibri" w:eastAsia="Times New Roman" w:hAnsi="Calibri" w:cs="Calibri"/>
                  <w:color w:val="0000FF"/>
                  <w:sz w:val="16"/>
                  <w:u w:val="single"/>
                </w:rPr>
                <w:t>96_C_16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409998" w14:textId="77777777" w:rsidR="001C317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[2] Tell the HCP that you will ask your manager.</w:t>
            </w:r>
          </w:p>
        </w:tc>
        <w:tc>
          <w:tcPr>
            <w:tcW w:w="6000" w:type="dxa"/>
          </w:tcPr>
          <w:p w14:paraId="76512652" w14:textId="77777777" w:rsidR="001C317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[2] Dire au professionnel de santé que vous demanderez à votre supérieur.</w:t>
            </w:r>
          </w:p>
        </w:tc>
      </w:tr>
      <w:tr w:rsidR="0081652B" w:rsidRPr="0071772A" w14:paraId="4872DF46" w14:textId="77777777" w:rsidTr="00511015">
        <w:tc>
          <w:tcPr>
            <w:tcW w:w="1353" w:type="dxa"/>
            <w:shd w:val="clear" w:color="auto" w:fill="C1E4F5"/>
            <w:tcMar>
              <w:top w:w="120" w:type="dxa"/>
              <w:left w:w="180" w:type="dxa"/>
              <w:bottom w:w="120" w:type="dxa"/>
              <w:right w:w="180" w:type="dxa"/>
            </w:tcMar>
            <w:hideMark/>
          </w:tcPr>
          <w:p w14:paraId="5AEF349C" w14:textId="77777777" w:rsidR="001C3170" w:rsidRPr="005A2F98" w:rsidRDefault="002072B8" w:rsidP="001C3170">
            <w:pPr>
              <w:spacing w:before="30" w:after="30"/>
              <w:ind w:left="30" w:right="30"/>
              <w:rPr>
                <w:rFonts w:ascii="Calibri" w:eastAsia="Times New Roman" w:hAnsi="Calibri" w:cs="Calibri"/>
                <w:sz w:val="16"/>
              </w:rPr>
            </w:pPr>
            <w:hyperlink r:id="rId184"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25C23750" w14:textId="77777777" w:rsidR="001C3170" w:rsidRPr="005A2F98" w:rsidRDefault="002072B8" w:rsidP="001C3170">
            <w:pPr>
              <w:ind w:left="30" w:right="30"/>
              <w:rPr>
                <w:rFonts w:ascii="Calibri" w:eastAsia="Times New Roman" w:hAnsi="Calibri" w:cs="Calibri"/>
                <w:sz w:val="16"/>
              </w:rPr>
            </w:pPr>
            <w:hyperlink r:id="rId185" w:tgtFrame="_blank" w:history="1">
              <w:r w:rsidRPr="005A2F98">
                <w:rPr>
                  <w:rFonts w:ascii="Calibri" w:eastAsia="Times New Roman" w:hAnsi="Calibri" w:cs="Calibri"/>
                  <w:color w:val="0000FF"/>
                  <w:sz w:val="16"/>
                  <w:u w:val="single"/>
                </w:rPr>
                <w:t>97_C_16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6D0CE75" w14:textId="77777777" w:rsidR="001C317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[3] Agree to the request, as the HCP is a key opinion leader with a lot of influence.</w:t>
            </w:r>
          </w:p>
        </w:tc>
        <w:tc>
          <w:tcPr>
            <w:tcW w:w="6000" w:type="dxa"/>
          </w:tcPr>
          <w:p w14:paraId="338D228A" w14:textId="77777777" w:rsidR="001C317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[3] Accepter la demande, car le professionnel de santé est un leader d’opinion clé qui a beaucoup d’influence.</w:t>
            </w:r>
          </w:p>
        </w:tc>
      </w:tr>
      <w:tr w:rsidR="0081652B" w:rsidRPr="005A2F98" w14:paraId="0697CE11" w14:textId="77777777" w:rsidTr="00511015">
        <w:tc>
          <w:tcPr>
            <w:tcW w:w="1353" w:type="dxa"/>
            <w:shd w:val="clear" w:color="auto" w:fill="C1E4F5"/>
            <w:tcMar>
              <w:top w:w="120" w:type="dxa"/>
              <w:left w:w="180" w:type="dxa"/>
              <w:bottom w:w="120" w:type="dxa"/>
              <w:right w:w="180" w:type="dxa"/>
            </w:tcMar>
            <w:hideMark/>
          </w:tcPr>
          <w:p w14:paraId="79EC63C8" w14:textId="77777777" w:rsidR="001C3170" w:rsidRPr="005A2F98" w:rsidRDefault="002072B8" w:rsidP="001C3170">
            <w:pPr>
              <w:spacing w:before="30" w:after="30"/>
              <w:ind w:left="30" w:right="30"/>
              <w:rPr>
                <w:rFonts w:ascii="Calibri" w:eastAsia="Times New Roman" w:hAnsi="Calibri" w:cs="Calibri"/>
                <w:sz w:val="16"/>
              </w:rPr>
            </w:pPr>
            <w:hyperlink r:id="rId186" w:tgtFrame="_blank" w:history="1">
              <w:r w:rsidRPr="005A2F98">
                <w:rPr>
                  <w:rFonts w:ascii="Calibri" w:eastAsia="Times New Roman" w:hAnsi="Calibri" w:cs="Calibri"/>
                  <w:color w:val="0000FF"/>
                  <w:sz w:val="16"/>
                  <w:u w:val="single"/>
                </w:rPr>
                <w:t>Screen 15</w:t>
              </w:r>
            </w:hyperlink>
            <w:r w:rsidRPr="005A2F98">
              <w:rPr>
                <w:rFonts w:ascii="Calibri" w:eastAsia="Times New Roman" w:hAnsi="Calibri" w:cs="Calibri"/>
                <w:sz w:val="16"/>
              </w:rPr>
              <w:t xml:space="preserve"> </w:t>
            </w:r>
          </w:p>
          <w:p w14:paraId="7CBCEA4F" w14:textId="77777777" w:rsidR="001C3170" w:rsidRPr="005A2F98" w:rsidRDefault="002072B8" w:rsidP="001C3170">
            <w:pPr>
              <w:ind w:left="30" w:right="30"/>
              <w:rPr>
                <w:rFonts w:ascii="Calibri" w:eastAsia="Times New Roman" w:hAnsi="Calibri" w:cs="Calibri"/>
                <w:sz w:val="16"/>
              </w:rPr>
            </w:pPr>
            <w:hyperlink r:id="rId187" w:tgtFrame="_blank" w:history="1">
              <w:r w:rsidRPr="005A2F98">
                <w:rPr>
                  <w:rFonts w:ascii="Calibri" w:eastAsia="Times New Roman" w:hAnsi="Calibri" w:cs="Calibri"/>
                  <w:color w:val="0000FF"/>
                  <w:sz w:val="16"/>
                  <w:u w:val="single"/>
                </w:rPr>
                <w:t>98_C_16</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75E63C" w14:textId="77777777" w:rsidR="001C317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[4] None of the above.</w:t>
            </w:r>
          </w:p>
          <w:p w14:paraId="240E90A6" w14:textId="77777777" w:rsidR="001C317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Submit</w:t>
            </w:r>
          </w:p>
        </w:tc>
        <w:tc>
          <w:tcPr>
            <w:tcW w:w="6000" w:type="dxa"/>
          </w:tcPr>
          <w:p w14:paraId="5DCFE5BA" w14:textId="77777777" w:rsidR="001C317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[4] Aucune des réponses ci-dessus.</w:t>
            </w:r>
          </w:p>
          <w:p w14:paraId="0BACFDF8" w14:textId="77777777" w:rsidR="001C317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Envoyer</w:t>
            </w:r>
          </w:p>
        </w:tc>
      </w:tr>
      <w:tr w:rsidR="0081652B" w:rsidRPr="0071772A" w14:paraId="37F11C1A" w14:textId="77777777" w:rsidTr="00511015">
        <w:tc>
          <w:tcPr>
            <w:tcW w:w="1353" w:type="dxa"/>
            <w:shd w:val="clear" w:color="auto" w:fill="C1E4F5"/>
            <w:tcMar>
              <w:top w:w="120" w:type="dxa"/>
              <w:left w:w="180" w:type="dxa"/>
              <w:bottom w:w="120" w:type="dxa"/>
              <w:right w:w="180" w:type="dxa"/>
            </w:tcMar>
            <w:hideMark/>
          </w:tcPr>
          <w:p w14:paraId="08C913C8" w14:textId="77777777" w:rsidR="00A551B5" w:rsidRPr="005A2F98" w:rsidRDefault="002072B8" w:rsidP="00A551B5">
            <w:pPr>
              <w:spacing w:before="30" w:after="30"/>
              <w:ind w:left="30" w:right="30"/>
              <w:rPr>
                <w:rFonts w:ascii="Calibri" w:eastAsia="Times New Roman" w:hAnsi="Calibri" w:cs="Calibri"/>
                <w:sz w:val="16"/>
              </w:rPr>
            </w:pPr>
            <w:r w:rsidRPr="005A2F98">
              <w:rPr>
                <w:rFonts w:ascii="Calibri" w:eastAsia="Times New Roman" w:hAnsi="Calibri" w:cs="Calibri"/>
                <w:sz w:val="16"/>
              </w:rPr>
              <w:t>Screen 15</w:t>
            </w:r>
          </w:p>
          <w:p w14:paraId="25089C93" w14:textId="77777777" w:rsidR="00A551B5" w:rsidRPr="005A2F98" w:rsidRDefault="002072B8" w:rsidP="00A551B5">
            <w:pPr>
              <w:spacing w:before="100" w:beforeAutospacing="1" w:after="100" w:afterAutospacing="1"/>
              <w:ind w:left="30" w:right="30"/>
              <w:rPr>
                <w:rFonts w:ascii="Calibri" w:eastAsia="Times New Roman" w:hAnsi="Calibri" w:cs="Calibri"/>
                <w:sz w:val="16"/>
              </w:rPr>
            </w:pPr>
            <w:r w:rsidRPr="005A2F98">
              <w:rPr>
                <w:rFonts w:ascii="Calibri" w:eastAsia="Times New Roman" w:hAnsi="Calibri" w:cs="Calibri"/>
                <w:sz w:val="16"/>
              </w:rPr>
              <w:t>Question 10: Feedback</w:t>
            </w:r>
          </w:p>
          <w:p w14:paraId="566B80BA" w14:textId="77777777" w:rsidR="00A551B5" w:rsidRPr="005A2F98" w:rsidRDefault="002072B8" w:rsidP="00A551B5">
            <w:pPr>
              <w:ind w:left="30" w:right="30"/>
              <w:rPr>
                <w:rFonts w:ascii="Calibri" w:eastAsia="Times New Roman" w:hAnsi="Calibri" w:cs="Calibri"/>
                <w:sz w:val="16"/>
              </w:rPr>
            </w:pPr>
            <w:r w:rsidRPr="005A2F98">
              <w:rPr>
                <w:rFonts w:ascii="Calibri" w:eastAsia="Times New Roman" w:hAnsi="Calibri" w:cs="Calibri"/>
                <w:sz w:val="16"/>
              </w:rPr>
              <w:t>99_C_16</w:t>
            </w:r>
          </w:p>
        </w:tc>
        <w:tc>
          <w:tcPr>
            <w:tcW w:w="6000" w:type="dxa"/>
            <w:tcMar>
              <w:top w:w="120" w:type="dxa"/>
              <w:left w:w="180" w:type="dxa"/>
              <w:bottom w:w="120" w:type="dxa"/>
              <w:right w:w="180" w:type="dxa"/>
            </w:tcMar>
            <w:hideMark/>
          </w:tcPr>
          <w:p w14:paraId="75364ACA" w14:textId="77777777" w:rsidR="00A551B5"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 do not offer or provide anything of value to gain a business advantage, directly or indirectly, in line with anti-bribery principles.</w:t>
            </w:r>
          </w:p>
        </w:tc>
        <w:tc>
          <w:tcPr>
            <w:tcW w:w="6000" w:type="dxa"/>
          </w:tcPr>
          <w:p w14:paraId="3EE024D0" w14:textId="77777777" w:rsidR="00A551B5"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Nous n’offrons ni ne proposons aucune chose de valeur pour obtenir un avantage commercial, directement ou indirectement, conformément aux principes de lutte contre la corruption.</w:t>
            </w:r>
          </w:p>
        </w:tc>
      </w:tr>
      <w:tr w:rsidR="0081652B" w:rsidRPr="0071772A" w14:paraId="55417393" w14:textId="77777777" w:rsidTr="00511015">
        <w:tc>
          <w:tcPr>
            <w:tcW w:w="1353" w:type="dxa"/>
            <w:shd w:val="clear" w:color="auto" w:fill="C1E4F5"/>
            <w:tcMar>
              <w:top w:w="120" w:type="dxa"/>
              <w:left w:w="180" w:type="dxa"/>
              <w:bottom w:w="120" w:type="dxa"/>
              <w:right w:w="180" w:type="dxa"/>
            </w:tcMar>
            <w:hideMark/>
          </w:tcPr>
          <w:p w14:paraId="37CFD16F" w14:textId="77777777" w:rsidR="003C2A50" w:rsidRPr="005A2F98" w:rsidRDefault="002072B8" w:rsidP="003C2A50">
            <w:pPr>
              <w:spacing w:before="30" w:after="30"/>
              <w:ind w:left="30" w:right="30"/>
              <w:rPr>
                <w:rFonts w:ascii="Calibri" w:eastAsia="Times New Roman" w:hAnsi="Calibri" w:cs="Calibri"/>
                <w:sz w:val="16"/>
              </w:rPr>
            </w:pPr>
            <w:hyperlink r:id="rId188" w:tgtFrame="_blank" w:history="1">
              <w:r w:rsidRPr="005A2F98">
                <w:rPr>
                  <w:rFonts w:ascii="Calibri" w:eastAsia="Times New Roman" w:hAnsi="Calibri" w:cs="Calibri"/>
                  <w:color w:val="0000FF"/>
                  <w:sz w:val="16"/>
                  <w:u w:val="single"/>
                </w:rPr>
                <w:t>Screen 16</w:t>
              </w:r>
            </w:hyperlink>
            <w:r w:rsidRPr="005A2F98">
              <w:rPr>
                <w:rFonts w:ascii="Calibri" w:eastAsia="Times New Roman" w:hAnsi="Calibri" w:cs="Calibri"/>
                <w:sz w:val="16"/>
              </w:rPr>
              <w:t xml:space="preserve"> </w:t>
            </w:r>
          </w:p>
          <w:p w14:paraId="3AA26DCF" w14:textId="77777777" w:rsidR="003C2A50" w:rsidRPr="005A2F98" w:rsidRDefault="002072B8" w:rsidP="003C2A50">
            <w:pPr>
              <w:ind w:left="30" w:right="30"/>
              <w:rPr>
                <w:rFonts w:ascii="Calibri" w:eastAsia="Times New Roman" w:hAnsi="Calibri" w:cs="Calibri"/>
                <w:sz w:val="16"/>
              </w:rPr>
            </w:pPr>
            <w:hyperlink r:id="rId189" w:tgtFrame="_blank" w:history="1">
              <w:r w:rsidRPr="005A2F98">
                <w:rPr>
                  <w:rFonts w:ascii="Calibri" w:eastAsia="Times New Roman" w:hAnsi="Calibri" w:cs="Calibri"/>
                  <w:color w:val="0000FF"/>
                  <w:sz w:val="16"/>
                  <w:u w:val="single"/>
                </w:rPr>
                <w:t>100_C_17</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5B79EA" w14:textId="77777777" w:rsidR="003C2A5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No results are available, as you have not completed the Knowledge Check.</w:t>
            </w:r>
          </w:p>
          <w:p w14:paraId="4460C612" w14:textId="77777777" w:rsidR="003C2A5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Congratulations! You have successfully passed the Knowledge Check.</w:t>
            </w:r>
          </w:p>
          <w:p w14:paraId="4F9B85FE" w14:textId="77777777" w:rsidR="003C2A5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Please review your results below by clicking on each question.</w:t>
            </w:r>
          </w:p>
          <w:p w14:paraId="1C7038DE" w14:textId="77777777" w:rsidR="003C2A5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Once you’re done, click the forward arrow to take a short survey.</w:t>
            </w:r>
          </w:p>
          <w:p w14:paraId="18425D17" w14:textId="77777777" w:rsidR="003C2A5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Sorry, you did not pass the Knowledge Check. Take a few minutes to review your results below by clicking on each question.</w:t>
            </w:r>
          </w:p>
          <w:p w14:paraId="44F9F6EC" w14:textId="77777777" w:rsidR="003C2A5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When you are done, click the Retake button.</w:t>
            </w:r>
          </w:p>
        </w:tc>
        <w:tc>
          <w:tcPr>
            <w:tcW w:w="6000" w:type="dxa"/>
          </w:tcPr>
          <w:p w14:paraId="4482A515" w14:textId="77777777" w:rsidR="003C2A5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Aucun résultat n’est disponible, car vous n’avez pas terminé le Contrôle des connaissances.</w:t>
            </w:r>
          </w:p>
          <w:p w14:paraId="6303FF4D" w14:textId="77777777" w:rsidR="003C2A5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Félicitations ! Vous avez réussi le contrôle des connaissances.</w:t>
            </w:r>
          </w:p>
          <w:p w14:paraId="2B6623A9" w14:textId="77777777" w:rsidR="003C2A5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Veuillez examiner vos résultats présentés ci-dessous en cliquant sur chaque question.</w:t>
            </w:r>
          </w:p>
          <w:p w14:paraId="0872D973" w14:textId="77777777" w:rsidR="003C2A5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Une fois que vous avez terminé, cliquez sur la flèche avant pour répondre à une courte enquête.</w:t>
            </w:r>
          </w:p>
          <w:p w14:paraId="390CB618" w14:textId="77777777" w:rsidR="003C2A5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Désolé, vous n’avez pas réussi le contrôle des connaissances. Prenez quelques minutes pour examiner vos résultats présentés ci</w:t>
            </w:r>
            <w:r w:rsidRPr="005A2F98">
              <w:rPr>
                <w:rFonts w:ascii="Calibri" w:eastAsia="Calibri" w:hAnsi="Calibri" w:cs="Calibri"/>
                <w:lang w:val="fr-FR"/>
              </w:rPr>
              <w:noBreakHyphen/>
              <w:t>dessous en cliquant sur chaque question.</w:t>
            </w:r>
          </w:p>
          <w:p w14:paraId="37B27BBB" w14:textId="77777777" w:rsidR="003C2A5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Lorsque vous aurez terminé, cliquez sur le bouton Recommencer.</w:t>
            </w:r>
          </w:p>
        </w:tc>
      </w:tr>
      <w:tr w:rsidR="0081652B" w:rsidRPr="0071772A" w14:paraId="4B0A3300" w14:textId="77777777" w:rsidTr="00511015">
        <w:tc>
          <w:tcPr>
            <w:tcW w:w="1353" w:type="dxa"/>
            <w:shd w:val="clear" w:color="auto" w:fill="C1E4F5"/>
            <w:tcMar>
              <w:top w:w="120" w:type="dxa"/>
              <w:left w:w="180" w:type="dxa"/>
              <w:bottom w:w="120" w:type="dxa"/>
              <w:right w:w="180" w:type="dxa"/>
            </w:tcMar>
            <w:hideMark/>
          </w:tcPr>
          <w:p w14:paraId="4AFBA28C" w14:textId="77777777" w:rsidR="003C2A50" w:rsidRPr="005A2F98" w:rsidRDefault="002072B8" w:rsidP="003C2A50">
            <w:pPr>
              <w:spacing w:before="30" w:after="30"/>
              <w:ind w:left="30" w:right="30"/>
              <w:rPr>
                <w:rFonts w:ascii="Calibri" w:eastAsia="Times New Roman" w:hAnsi="Calibri" w:cs="Calibri"/>
                <w:sz w:val="16"/>
              </w:rPr>
            </w:pPr>
            <w:hyperlink r:id="rId190" w:tgtFrame="_blank" w:history="1">
              <w:r w:rsidRPr="005A2F98">
                <w:rPr>
                  <w:rFonts w:ascii="Calibri" w:eastAsia="Times New Roman" w:hAnsi="Calibri" w:cs="Calibri"/>
                  <w:color w:val="0000FF"/>
                  <w:sz w:val="16"/>
                  <w:u w:val="single"/>
                </w:rPr>
                <w:t>Screen 17</w:t>
              </w:r>
            </w:hyperlink>
            <w:r w:rsidRPr="005A2F98">
              <w:rPr>
                <w:rFonts w:ascii="Calibri" w:eastAsia="Times New Roman" w:hAnsi="Calibri" w:cs="Calibri"/>
                <w:sz w:val="16"/>
              </w:rPr>
              <w:t xml:space="preserve"> </w:t>
            </w:r>
          </w:p>
          <w:p w14:paraId="3297AE06" w14:textId="77777777" w:rsidR="003C2A50" w:rsidRPr="005A2F98" w:rsidRDefault="002072B8" w:rsidP="003C2A50">
            <w:pPr>
              <w:ind w:left="30" w:right="30"/>
              <w:rPr>
                <w:rFonts w:ascii="Calibri" w:eastAsia="Times New Roman" w:hAnsi="Calibri" w:cs="Calibri"/>
                <w:sz w:val="16"/>
              </w:rPr>
            </w:pPr>
            <w:hyperlink r:id="rId191" w:tgtFrame="_blank" w:history="1">
              <w:r w:rsidRPr="005A2F98">
                <w:rPr>
                  <w:rFonts w:ascii="Calibri" w:eastAsia="Times New Roman" w:hAnsi="Calibri" w:cs="Calibri"/>
                  <w:color w:val="0000FF"/>
                  <w:sz w:val="16"/>
                  <w:u w:val="single"/>
                </w:rPr>
                <w:t>104_C_199</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FBFBDC" w14:textId="77777777" w:rsidR="003C2A5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[3] As a result of this session, I have a better understanding of Abbott's Code of Business Conduct.</w:t>
            </w:r>
          </w:p>
          <w:p w14:paraId="00FA2568" w14:textId="77777777" w:rsidR="003C2A5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Strongly Disagree</w:t>
            </w:r>
          </w:p>
          <w:p w14:paraId="1779AB46" w14:textId="77777777" w:rsidR="003C2A5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Disagree</w:t>
            </w:r>
          </w:p>
          <w:p w14:paraId="31AC6184" w14:textId="77777777" w:rsidR="003C2A5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Neutral</w:t>
            </w:r>
          </w:p>
          <w:p w14:paraId="3D25D610" w14:textId="77777777" w:rsidR="003C2A5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Agree</w:t>
            </w:r>
          </w:p>
          <w:p w14:paraId="6F92027B" w14:textId="77777777" w:rsidR="003C2A50"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Strongly Agree</w:t>
            </w:r>
          </w:p>
        </w:tc>
        <w:tc>
          <w:tcPr>
            <w:tcW w:w="6000" w:type="dxa"/>
          </w:tcPr>
          <w:p w14:paraId="4F7628F6" w14:textId="77777777" w:rsidR="006F1CE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[3] Grâce à cette séance, je comprends mieux le Code de conduite professionnelle d’Abbott.</w:t>
            </w:r>
          </w:p>
          <w:p w14:paraId="030E3E03" w14:textId="77777777" w:rsidR="006F1CE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Pas du tout d’accord</w:t>
            </w:r>
          </w:p>
          <w:p w14:paraId="546DA7FE" w14:textId="77777777" w:rsidR="006F1CE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Pas d’accord</w:t>
            </w:r>
          </w:p>
          <w:p w14:paraId="0DD2B03E" w14:textId="77777777" w:rsidR="006F1CE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Pas d’avis</w:t>
            </w:r>
          </w:p>
          <w:p w14:paraId="66BFF364" w14:textId="77777777" w:rsidR="006F1CE1"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D’accord</w:t>
            </w:r>
          </w:p>
          <w:p w14:paraId="6CE93E5C" w14:textId="77777777" w:rsidR="003C2A50"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Tout à fait d’accord</w:t>
            </w:r>
          </w:p>
        </w:tc>
      </w:tr>
      <w:tr w:rsidR="0081652B" w:rsidRPr="0071772A" w14:paraId="252A2D64" w14:textId="77777777" w:rsidTr="00511015">
        <w:tc>
          <w:tcPr>
            <w:tcW w:w="1353" w:type="dxa"/>
            <w:shd w:val="clear" w:color="auto" w:fill="C1E4F5"/>
            <w:tcMar>
              <w:top w:w="120" w:type="dxa"/>
              <w:left w:w="180" w:type="dxa"/>
              <w:bottom w:w="120" w:type="dxa"/>
              <w:right w:w="180" w:type="dxa"/>
            </w:tcMar>
            <w:hideMark/>
          </w:tcPr>
          <w:p w14:paraId="61537046" w14:textId="77777777" w:rsidR="00764DBF" w:rsidRPr="005A2F98" w:rsidRDefault="002072B8" w:rsidP="00764DBF">
            <w:pPr>
              <w:spacing w:before="30" w:after="30"/>
              <w:ind w:left="30" w:right="30"/>
              <w:rPr>
                <w:rFonts w:ascii="Calibri" w:eastAsia="Times New Roman" w:hAnsi="Calibri" w:cs="Calibri"/>
                <w:sz w:val="16"/>
              </w:rPr>
            </w:pPr>
            <w:hyperlink r:id="rId192" w:tgtFrame="_blank" w:history="1">
              <w:r w:rsidRPr="005A2F98">
                <w:rPr>
                  <w:rFonts w:ascii="Calibri" w:eastAsia="Times New Roman" w:hAnsi="Calibri" w:cs="Calibri"/>
                  <w:color w:val="0000FF"/>
                  <w:sz w:val="16"/>
                  <w:u w:val="single"/>
                </w:rPr>
                <w:t>Screen 18</w:t>
              </w:r>
            </w:hyperlink>
            <w:r w:rsidRPr="005A2F98">
              <w:rPr>
                <w:rFonts w:ascii="Calibri" w:eastAsia="Times New Roman" w:hAnsi="Calibri" w:cs="Calibri"/>
                <w:sz w:val="16"/>
              </w:rPr>
              <w:t xml:space="preserve"> </w:t>
            </w:r>
          </w:p>
          <w:p w14:paraId="59070F23" w14:textId="77777777" w:rsidR="00764DBF" w:rsidRPr="005A2F98" w:rsidRDefault="002072B8" w:rsidP="00764DBF">
            <w:pPr>
              <w:ind w:left="30" w:right="30"/>
              <w:rPr>
                <w:rFonts w:ascii="Calibri" w:eastAsia="Times New Roman" w:hAnsi="Calibri" w:cs="Calibri"/>
                <w:sz w:val="16"/>
              </w:rPr>
            </w:pPr>
            <w:hyperlink r:id="rId193" w:tgtFrame="_blank" w:history="1">
              <w:r w:rsidRPr="005A2F98">
                <w:rPr>
                  <w:rFonts w:ascii="Calibri" w:eastAsia="Times New Roman" w:hAnsi="Calibri" w:cs="Calibri"/>
                  <w:color w:val="0000FF"/>
                  <w:sz w:val="16"/>
                  <w:u w:val="single"/>
                </w:rPr>
                <w:t>107_C_200</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DC8628"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Where to go for Support</w:t>
            </w:r>
          </w:p>
        </w:tc>
        <w:tc>
          <w:tcPr>
            <w:tcW w:w="6000" w:type="dxa"/>
          </w:tcPr>
          <w:p w14:paraId="6D13A191"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Où s’adresser pour trouver de l’aide ?</w:t>
            </w:r>
          </w:p>
        </w:tc>
      </w:tr>
      <w:tr w:rsidR="0081652B" w:rsidRPr="0071772A" w14:paraId="58F3B0FC" w14:textId="77777777" w:rsidTr="00511015">
        <w:tc>
          <w:tcPr>
            <w:tcW w:w="1353" w:type="dxa"/>
            <w:shd w:val="clear" w:color="auto" w:fill="C1E4F5"/>
            <w:tcMar>
              <w:top w:w="120" w:type="dxa"/>
              <w:left w:w="180" w:type="dxa"/>
              <w:bottom w:w="120" w:type="dxa"/>
              <w:right w:w="180" w:type="dxa"/>
            </w:tcMar>
            <w:hideMark/>
          </w:tcPr>
          <w:p w14:paraId="5E1C1697" w14:textId="77777777" w:rsidR="00764DBF" w:rsidRPr="005A2F98" w:rsidRDefault="002072B8" w:rsidP="00764DBF">
            <w:pPr>
              <w:spacing w:before="30" w:after="30"/>
              <w:ind w:left="30" w:right="30"/>
              <w:rPr>
                <w:rFonts w:ascii="Calibri" w:eastAsia="Times New Roman" w:hAnsi="Calibri" w:cs="Calibri"/>
                <w:sz w:val="16"/>
              </w:rPr>
            </w:pPr>
            <w:hyperlink r:id="rId194" w:tgtFrame="_blank" w:history="1">
              <w:r w:rsidRPr="005A2F98">
                <w:rPr>
                  <w:rFonts w:ascii="Calibri" w:eastAsia="Times New Roman" w:hAnsi="Calibri" w:cs="Calibri"/>
                  <w:color w:val="0000FF"/>
                  <w:sz w:val="16"/>
                  <w:u w:val="single"/>
                </w:rPr>
                <w:t>Screen 18</w:t>
              </w:r>
            </w:hyperlink>
            <w:r w:rsidRPr="005A2F98">
              <w:rPr>
                <w:rFonts w:ascii="Calibri" w:eastAsia="Times New Roman" w:hAnsi="Calibri" w:cs="Calibri"/>
                <w:sz w:val="16"/>
              </w:rPr>
              <w:t xml:space="preserve"> </w:t>
            </w:r>
          </w:p>
          <w:p w14:paraId="769B80B5" w14:textId="77777777" w:rsidR="00764DBF" w:rsidRPr="005A2F98" w:rsidRDefault="002072B8" w:rsidP="00764DBF">
            <w:pPr>
              <w:ind w:left="30" w:right="30"/>
              <w:rPr>
                <w:rFonts w:ascii="Calibri" w:eastAsia="Times New Roman" w:hAnsi="Calibri" w:cs="Calibri"/>
                <w:sz w:val="16"/>
              </w:rPr>
            </w:pPr>
            <w:hyperlink r:id="rId195" w:tgtFrame="_blank" w:history="1">
              <w:r w:rsidRPr="005A2F98">
                <w:rPr>
                  <w:rFonts w:ascii="Calibri" w:eastAsia="Times New Roman" w:hAnsi="Calibri" w:cs="Calibri"/>
                  <w:color w:val="0000FF"/>
                  <w:sz w:val="16"/>
                  <w:u w:val="single"/>
                </w:rPr>
                <w:t>108_C_200</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A5A87F"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Manager</w:t>
            </w:r>
          </w:p>
          <w:p w14:paraId="5C3DFD02"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If you have questions about your interactions with those outside of Abbott, the best place to start is with your manager</w:t>
            </w:r>
          </w:p>
        </w:tc>
        <w:tc>
          <w:tcPr>
            <w:tcW w:w="6000" w:type="dxa"/>
          </w:tcPr>
          <w:p w14:paraId="51200CA5"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Responsable</w:t>
            </w:r>
          </w:p>
          <w:p w14:paraId="5591E464"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Si vous avez des questions concernant vos interactions avec des parties externes à Abbott, commencez par en discuter avec votre responsable.</w:t>
            </w:r>
          </w:p>
        </w:tc>
      </w:tr>
      <w:tr w:rsidR="0081652B" w:rsidRPr="0071772A" w14:paraId="0C5CA316" w14:textId="77777777" w:rsidTr="00511015">
        <w:tc>
          <w:tcPr>
            <w:tcW w:w="1353" w:type="dxa"/>
            <w:shd w:val="clear" w:color="auto" w:fill="C1E4F5"/>
            <w:tcMar>
              <w:top w:w="120" w:type="dxa"/>
              <w:left w:w="180" w:type="dxa"/>
              <w:bottom w:w="120" w:type="dxa"/>
              <w:right w:w="180" w:type="dxa"/>
            </w:tcMar>
            <w:hideMark/>
          </w:tcPr>
          <w:p w14:paraId="17D99987" w14:textId="77777777" w:rsidR="00764DBF" w:rsidRPr="005A2F98" w:rsidRDefault="002072B8" w:rsidP="00764DBF">
            <w:pPr>
              <w:spacing w:before="30" w:after="30"/>
              <w:ind w:left="30" w:right="30"/>
              <w:rPr>
                <w:rFonts w:ascii="Calibri" w:eastAsia="Times New Roman" w:hAnsi="Calibri" w:cs="Calibri"/>
                <w:sz w:val="16"/>
              </w:rPr>
            </w:pPr>
            <w:hyperlink r:id="rId196" w:tgtFrame="_blank" w:history="1">
              <w:r w:rsidRPr="005A2F98">
                <w:rPr>
                  <w:rFonts w:ascii="Calibri" w:eastAsia="Times New Roman" w:hAnsi="Calibri" w:cs="Calibri"/>
                  <w:color w:val="0000FF"/>
                  <w:sz w:val="16"/>
                  <w:u w:val="single"/>
                </w:rPr>
                <w:t>Screen 18</w:t>
              </w:r>
            </w:hyperlink>
            <w:r w:rsidRPr="005A2F98">
              <w:rPr>
                <w:rFonts w:ascii="Calibri" w:eastAsia="Times New Roman" w:hAnsi="Calibri" w:cs="Calibri"/>
                <w:sz w:val="16"/>
              </w:rPr>
              <w:t xml:space="preserve"> </w:t>
            </w:r>
          </w:p>
          <w:p w14:paraId="11E38BB0" w14:textId="77777777" w:rsidR="00764DBF" w:rsidRPr="005A2F98" w:rsidRDefault="002072B8" w:rsidP="00764DBF">
            <w:pPr>
              <w:ind w:left="30" w:right="30"/>
              <w:rPr>
                <w:rFonts w:ascii="Calibri" w:eastAsia="Times New Roman" w:hAnsi="Calibri" w:cs="Calibri"/>
                <w:sz w:val="16"/>
              </w:rPr>
            </w:pPr>
            <w:hyperlink r:id="rId197" w:tgtFrame="_blank" w:history="1">
              <w:r w:rsidRPr="005A2F98">
                <w:rPr>
                  <w:rFonts w:ascii="Calibri" w:eastAsia="Times New Roman" w:hAnsi="Calibri" w:cs="Calibri"/>
                  <w:color w:val="0000FF"/>
                  <w:sz w:val="16"/>
                  <w:u w:val="single"/>
                </w:rPr>
                <w:t>109_C_200</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72A8E4"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Written Standards</w:t>
            </w:r>
          </w:p>
          <w:p w14:paraId="06C61763" w14:textId="77777777" w:rsidR="00764DBF" w:rsidRPr="005A2F98" w:rsidRDefault="002072B8" w:rsidP="003443CB">
            <w:pPr>
              <w:numPr>
                <w:ilvl w:val="0"/>
                <w:numId w:val="4"/>
              </w:numPr>
              <w:spacing w:before="100" w:beforeAutospacing="1" w:after="100" w:afterAutospacing="1"/>
              <w:ind w:left="750" w:right="30"/>
              <w:rPr>
                <w:rFonts w:ascii="Calibri" w:eastAsia="Times New Roman" w:hAnsi="Calibri" w:cs="Calibri"/>
              </w:rPr>
            </w:pPr>
            <w:r w:rsidRPr="005A2F98">
              <w:rPr>
                <w:rFonts w:ascii="Calibri" w:eastAsia="Times New Roman" w:hAnsi="Calibri" w:cs="Calibri"/>
              </w:rPr>
              <w:t xml:space="preserve">For our company’s fundamental set of expectations about interactions with others, consult our </w:t>
            </w:r>
            <w:hyperlink r:id="rId198" w:tgtFrame="_blank" w:history="1">
              <w:r w:rsidRPr="005A2F98">
                <w:rPr>
                  <w:rFonts w:ascii="Calibri" w:eastAsia="Times New Roman" w:hAnsi="Calibri" w:cs="Calibri"/>
                  <w:color w:val="0000FF"/>
                  <w:u w:val="single"/>
                </w:rPr>
                <w:t>Code of Business Conduct</w:t>
              </w:r>
            </w:hyperlink>
            <w:r w:rsidRPr="005A2F98">
              <w:rPr>
                <w:rFonts w:ascii="Calibri" w:eastAsia="Times New Roman" w:hAnsi="Calibri" w:cs="Calibri"/>
              </w:rPr>
              <w:t>.</w:t>
            </w:r>
          </w:p>
          <w:p w14:paraId="787BDB4C" w14:textId="77777777" w:rsidR="00764DBF" w:rsidRPr="005A2F98" w:rsidRDefault="002072B8" w:rsidP="003443CB">
            <w:pPr>
              <w:numPr>
                <w:ilvl w:val="0"/>
                <w:numId w:val="4"/>
              </w:numPr>
              <w:spacing w:before="100" w:beforeAutospacing="1" w:after="100" w:afterAutospacing="1"/>
              <w:ind w:left="750" w:right="30"/>
              <w:rPr>
                <w:rFonts w:ascii="Calibri" w:eastAsia="Times New Roman" w:hAnsi="Calibri" w:cs="Calibri"/>
              </w:rPr>
            </w:pPr>
            <w:r w:rsidRPr="005A2F98">
              <w:rPr>
                <w:rFonts w:ascii="Calibri" w:eastAsia="Times New Roman" w:hAnsi="Calibri" w:cs="Calibri"/>
              </w:rPr>
              <w:t xml:space="preserve">For our corporate policies and procedures applicable companywide, visit the </w:t>
            </w:r>
            <w:hyperlink r:id="rId199" w:tgtFrame="_blank" w:history="1">
              <w:r w:rsidRPr="005A2F98">
                <w:rPr>
                  <w:rFonts w:ascii="Calibri" w:eastAsia="Times New Roman" w:hAnsi="Calibri" w:cs="Calibri"/>
                  <w:color w:val="0000FF"/>
                  <w:u w:val="single"/>
                </w:rPr>
                <w:t>Global Policy Portal.</w:t>
              </w:r>
            </w:hyperlink>
          </w:p>
        </w:tc>
        <w:tc>
          <w:tcPr>
            <w:tcW w:w="6000" w:type="dxa"/>
          </w:tcPr>
          <w:p w14:paraId="4298E480"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Normes écrites</w:t>
            </w:r>
          </w:p>
          <w:p w14:paraId="7E82DFEF" w14:textId="77777777" w:rsidR="00AF4AEE" w:rsidRPr="00235CD0" w:rsidRDefault="002072B8" w:rsidP="003443CB">
            <w:pPr>
              <w:numPr>
                <w:ilvl w:val="0"/>
                <w:numId w:val="4"/>
              </w:numPr>
              <w:spacing w:before="100" w:beforeAutospacing="1" w:after="100" w:afterAutospacing="1"/>
              <w:ind w:left="750" w:right="30"/>
              <w:rPr>
                <w:rFonts w:ascii="Calibri" w:eastAsia="Times New Roman" w:hAnsi="Calibri" w:cs="Calibri"/>
                <w:lang w:val="fr-FR"/>
              </w:rPr>
            </w:pPr>
            <w:r w:rsidRPr="005A2F98">
              <w:rPr>
                <w:rFonts w:ascii="Calibri" w:eastAsia="Calibri" w:hAnsi="Calibri" w:cs="Calibri"/>
                <w:lang w:val="fr-FR"/>
              </w:rPr>
              <w:t xml:space="preserve">Pour connaître les principales attentes de notre entreprise par rapport aux interactions avec des parties externes, consultez notre </w:t>
            </w:r>
            <w:r>
              <w:fldChar w:fldCharType="begin"/>
            </w:r>
            <w:r w:rsidRPr="00366531">
              <w:rPr>
                <w:lang w:val="fr-FR"/>
                <w:rPrChange w:id="11" w:author="Zidane, Sandra" w:date="2026-01-02T12:12:00Z" w16du:dateUtc="2026-01-02T11:12:00Z">
                  <w:rPr/>
                </w:rPrChange>
              </w:rPr>
              <w:instrText>HYPERLINK "http://www.abbott.com/investors/governance/code-of-business-conduct.html" \t "_blank"</w:instrText>
            </w:r>
            <w:r>
              <w:fldChar w:fldCharType="separate"/>
            </w:r>
            <w:r w:rsidRPr="005A2F98">
              <w:rPr>
                <w:rFonts w:ascii="Calibri" w:eastAsia="Calibri" w:hAnsi="Calibri" w:cs="Calibri"/>
                <w:color w:val="0000FF"/>
                <w:u w:val="single"/>
                <w:lang w:val="fr-FR"/>
              </w:rPr>
              <w:t>Code de conduite professionnelle</w:t>
            </w:r>
            <w:r>
              <w:fldChar w:fldCharType="end"/>
            </w:r>
            <w:r w:rsidRPr="005A2F98">
              <w:rPr>
                <w:rFonts w:ascii="Calibri" w:eastAsia="Calibri" w:hAnsi="Calibri" w:cs="Calibri"/>
                <w:lang w:val="fr-FR"/>
              </w:rPr>
              <w:t>.</w:t>
            </w:r>
          </w:p>
          <w:p w14:paraId="7DD5C111" w14:textId="77777777" w:rsidR="00764DBF" w:rsidRPr="00235CD0" w:rsidRDefault="002072B8" w:rsidP="003443CB">
            <w:pPr>
              <w:numPr>
                <w:ilvl w:val="0"/>
                <w:numId w:val="4"/>
              </w:numPr>
              <w:spacing w:before="100" w:beforeAutospacing="1" w:after="100" w:afterAutospacing="1"/>
              <w:ind w:left="750" w:right="30"/>
              <w:rPr>
                <w:rFonts w:ascii="Calibri" w:eastAsia="Times New Roman" w:hAnsi="Calibri" w:cs="Calibri"/>
                <w:lang w:val="fr-FR"/>
              </w:rPr>
            </w:pPr>
            <w:r w:rsidRPr="005A2F98">
              <w:rPr>
                <w:rFonts w:ascii="Calibri" w:eastAsia="Calibri" w:hAnsi="Calibri" w:cs="Calibri"/>
                <w:lang w:val="fr-FR"/>
              </w:rPr>
              <w:t xml:space="preserve">Pour connaître les procédures et les politiques applicables dans toute l’entreprise, rendez-vous sur le </w:t>
            </w:r>
            <w:r>
              <w:fldChar w:fldCharType="begin"/>
            </w:r>
            <w:r w:rsidRPr="00366531">
              <w:rPr>
                <w:lang w:val="fr-FR"/>
                <w:rPrChange w:id="12" w:author="Zidane, Sandra" w:date="2026-01-02T12:12:00Z" w16du:dateUtc="2026-01-02T11:12:00Z">
                  <w:rPr/>
                </w:rPrChange>
              </w:rPr>
              <w:instrText>HYPERLINK "https://icomply.abbott.com/Apps/DocumentLibrary/" \t "_blank"</w:instrText>
            </w:r>
            <w:r>
              <w:fldChar w:fldCharType="separate"/>
            </w:r>
            <w:r w:rsidRPr="005A2F98">
              <w:rPr>
                <w:rFonts w:ascii="Calibri" w:eastAsia="Calibri" w:hAnsi="Calibri" w:cs="Calibri"/>
                <w:color w:val="0000FF"/>
                <w:u w:val="single"/>
                <w:lang w:val="fr-FR"/>
              </w:rPr>
              <w:t>Portail des politiques mondiales</w:t>
            </w:r>
            <w:r>
              <w:fldChar w:fldCharType="end"/>
            </w:r>
            <w:r w:rsidRPr="005A2F98">
              <w:rPr>
                <w:rFonts w:ascii="Calibri" w:eastAsia="Calibri" w:hAnsi="Calibri" w:cs="Calibri"/>
                <w:lang w:val="fr-FR"/>
              </w:rPr>
              <w:t>.</w:t>
            </w:r>
          </w:p>
        </w:tc>
      </w:tr>
      <w:tr w:rsidR="0081652B" w:rsidRPr="0071772A" w14:paraId="4AC7368D" w14:textId="77777777" w:rsidTr="00511015">
        <w:tc>
          <w:tcPr>
            <w:tcW w:w="1353" w:type="dxa"/>
            <w:shd w:val="clear" w:color="auto" w:fill="C1E4F5"/>
            <w:tcMar>
              <w:top w:w="120" w:type="dxa"/>
              <w:left w:w="180" w:type="dxa"/>
              <w:bottom w:w="120" w:type="dxa"/>
              <w:right w:w="180" w:type="dxa"/>
            </w:tcMar>
            <w:hideMark/>
          </w:tcPr>
          <w:p w14:paraId="58E94AD9" w14:textId="77777777" w:rsidR="00764DBF" w:rsidRPr="005A2F98" w:rsidRDefault="002072B8" w:rsidP="00764DBF">
            <w:pPr>
              <w:spacing w:before="30" w:after="30"/>
              <w:ind w:left="30" w:right="30"/>
              <w:rPr>
                <w:rFonts w:ascii="Calibri" w:eastAsia="Times New Roman" w:hAnsi="Calibri" w:cs="Calibri"/>
                <w:sz w:val="16"/>
              </w:rPr>
            </w:pPr>
            <w:hyperlink r:id="rId200" w:tgtFrame="_blank" w:history="1">
              <w:r w:rsidRPr="005A2F98">
                <w:rPr>
                  <w:rFonts w:ascii="Calibri" w:eastAsia="Times New Roman" w:hAnsi="Calibri" w:cs="Calibri"/>
                  <w:color w:val="0000FF"/>
                  <w:sz w:val="16"/>
                  <w:u w:val="single"/>
                </w:rPr>
                <w:t>Screen 18</w:t>
              </w:r>
            </w:hyperlink>
            <w:r w:rsidRPr="005A2F98">
              <w:rPr>
                <w:rFonts w:ascii="Calibri" w:eastAsia="Times New Roman" w:hAnsi="Calibri" w:cs="Calibri"/>
                <w:sz w:val="16"/>
              </w:rPr>
              <w:t xml:space="preserve"> </w:t>
            </w:r>
          </w:p>
          <w:p w14:paraId="08E94818" w14:textId="77777777" w:rsidR="00764DBF" w:rsidRPr="005A2F98" w:rsidRDefault="002072B8" w:rsidP="00764DBF">
            <w:pPr>
              <w:ind w:left="30" w:right="30"/>
              <w:rPr>
                <w:rFonts w:ascii="Calibri" w:eastAsia="Times New Roman" w:hAnsi="Calibri" w:cs="Calibri"/>
                <w:sz w:val="16"/>
              </w:rPr>
            </w:pPr>
            <w:hyperlink r:id="rId201" w:tgtFrame="_blank" w:history="1">
              <w:r w:rsidRPr="005A2F98">
                <w:rPr>
                  <w:rFonts w:ascii="Calibri" w:eastAsia="Times New Roman" w:hAnsi="Calibri" w:cs="Calibri"/>
                  <w:color w:val="0000FF"/>
                  <w:sz w:val="16"/>
                  <w:u w:val="single"/>
                </w:rPr>
                <w:t>110_C_200</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7F6B5A"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Office of Ethics and Compliance (OEC)</w:t>
            </w:r>
          </w:p>
          <w:p w14:paraId="4B464319"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The OEC is a global resource available to address your questions or concerns about our company’s values and standards of conduct.</w:t>
            </w:r>
          </w:p>
          <w:p w14:paraId="6188E308" w14:textId="77777777" w:rsidR="00764DBF" w:rsidRPr="005A2F98" w:rsidRDefault="002072B8" w:rsidP="003443CB">
            <w:pPr>
              <w:numPr>
                <w:ilvl w:val="0"/>
                <w:numId w:val="5"/>
              </w:numPr>
              <w:spacing w:before="100" w:beforeAutospacing="1" w:after="100" w:afterAutospacing="1"/>
              <w:ind w:left="750" w:right="30"/>
              <w:rPr>
                <w:rFonts w:ascii="Calibri" w:eastAsia="Times New Roman" w:hAnsi="Calibri" w:cs="Calibri"/>
              </w:rPr>
            </w:pPr>
            <w:r w:rsidRPr="005A2F98">
              <w:rPr>
                <w:rFonts w:ascii="Calibri" w:eastAsia="Times New Roman" w:hAnsi="Calibri" w:cs="Calibri"/>
              </w:rPr>
              <w:t xml:space="preserve">Visit the </w:t>
            </w:r>
            <w:hyperlink r:id="rId202" w:tgtFrame="_blank" w:history="1">
              <w:r w:rsidRPr="005A2F98">
                <w:rPr>
                  <w:rFonts w:ascii="Calibri" w:eastAsia="Times New Roman" w:hAnsi="Calibri" w:cs="Calibri"/>
                  <w:color w:val="0000FF"/>
                  <w:u w:val="single"/>
                </w:rPr>
                <w:t>OEC webpage</w:t>
              </w:r>
            </w:hyperlink>
            <w:r w:rsidRPr="005A2F98">
              <w:rPr>
                <w:rFonts w:ascii="Calibri" w:eastAsia="Times New Roman" w:hAnsi="Calibri" w:cs="Calibri"/>
              </w:rPr>
              <w:t xml:space="preserve"> on Abbott World.</w:t>
            </w:r>
          </w:p>
          <w:p w14:paraId="5B7A98A6" w14:textId="77777777" w:rsidR="00764DBF" w:rsidRPr="005A2F98" w:rsidRDefault="002072B8" w:rsidP="003443CB">
            <w:pPr>
              <w:numPr>
                <w:ilvl w:val="0"/>
                <w:numId w:val="5"/>
              </w:numPr>
              <w:spacing w:before="100" w:beforeAutospacing="1" w:after="100" w:afterAutospacing="1"/>
              <w:ind w:left="750" w:right="30"/>
              <w:rPr>
                <w:rFonts w:ascii="Calibri" w:eastAsia="Times New Roman" w:hAnsi="Calibri" w:cs="Calibri"/>
              </w:rPr>
            </w:pPr>
            <w:r w:rsidRPr="005A2F98">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3" w:tgtFrame="_blank" w:history="1">
              <w:r w:rsidRPr="005A2F98">
                <w:rPr>
                  <w:rFonts w:ascii="Calibri" w:eastAsia="Times New Roman" w:hAnsi="Calibri" w:cs="Calibri"/>
                  <w:color w:val="0000FF"/>
                  <w:u w:val="single"/>
                </w:rPr>
                <w:t>investigations@abbott.com</w:t>
              </w:r>
            </w:hyperlink>
            <w:r w:rsidRPr="005A2F98">
              <w:rPr>
                <w:rFonts w:ascii="Calibri" w:eastAsia="Times New Roman" w:hAnsi="Calibri" w:cs="Calibri"/>
              </w:rPr>
              <w:t xml:space="preserve">) or Legal, or call our multilingual </w:t>
            </w:r>
            <w:hyperlink r:id="rId204" w:tgtFrame="_blank" w:history="1">
              <w:r w:rsidRPr="005A2F98">
                <w:rPr>
                  <w:rFonts w:ascii="Calibri" w:eastAsia="Times New Roman" w:hAnsi="Calibri" w:cs="Calibri"/>
                  <w:color w:val="0000FF"/>
                  <w:u w:val="single"/>
                </w:rPr>
                <w:t>SpeakUp</w:t>
              </w:r>
            </w:hyperlink>
            <w:r w:rsidRPr="005A2F98">
              <w:rPr>
                <w:rFonts w:ascii="Calibri" w:eastAsia="Times New Roman" w:hAnsi="Calibri" w:cs="Calibri"/>
              </w:rPr>
              <w:t xml:space="preserve"> available globally 24/7.</w:t>
            </w:r>
          </w:p>
          <w:p w14:paraId="093F03FB" w14:textId="77777777" w:rsidR="00764DBF" w:rsidRPr="005A2F98" w:rsidRDefault="002072B8" w:rsidP="003443CB">
            <w:pPr>
              <w:numPr>
                <w:ilvl w:val="0"/>
                <w:numId w:val="5"/>
              </w:numPr>
              <w:spacing w:before="100" w:beforeAutospacing="1" w:after="100" w:afterAutospacing="1"/>
              <w:ind w:left="750" w:right="30"/>
              <w:rPr>
                <w:rFonts w:ascii="Calibri" w:eastAsia="Times New Roman" w:hAnsi="Calibri" w:cs="Calibri"/>
              </w:rPr>
            </w:pPr>
            <w:r w:rsidRPr="005A2F98">
              <w:rPr>
                <w:rFonts w:ascii="Calibri" w:eastAsia="Times New Roman" w:hAnsi="Calibri" w:cs="Calibri"/>
              </w:rPr>
              <w:t xml:space="preserve">iComply – Visit </w:t>
            </w:r>
            <w:hyperlink r:id="rId205" w:tgtFrame="_blank" w:history="1">
              <w:r w:rsidRPr="005A2F98">
                <w:rPr>
                  <w:rFonts w:ascii="Calibri" w:eastAsia="Times New Roman" w:hAnsi="Calibri" w:cs="Calibri"/>
                  <w:color w:val="0000FF"/>
                  <w:u w:val="single"/>
                </w:rPr>
                <w:t>iComply</w:t>
              </w:r>
            </w:hyperlink>
            <w:r w:rsidRPr="005A2F98">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51886855"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Bureau d’éthique et de conformité</w:t>
            </w:r>
          </w:p>
          <w:p w14:paraId="79176EE6"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Le Bureau d’éthique et de conformité est une ressource mondiale disponible pour répondre à vos questions ou préoccupations concernant les valeurs et les normes de conduite de notre entreprise.</w:t>
            </w:r>
          </w:p>
          <w:p w14:paraId="13066E96" w14:textId="77777777" w:rsidR="00764DBF" w:rsidRPr="00235CD0" w:rsidRDefault="002072B8" w:rsidP="003443CB">
            <w:pPr>
              <w:numPr>
                <w:ilvl w:val="0"/>
                <w:numId w:val="5"/>
              </w:numPr>
              <w:spacing w:before="100" w:beforeAutospacing="1" w:after="100" w:afterAutospacing="1"/>
              <w:ind w:left="750" w:right="30"/>
              <w:rPr>
                <w:rFonts w:ascii="Calibri" w:eastAsia="Times New Roman" w:hAnsi="Calibri" w:cs="Calibri"/>
                <w:lang w:val="fr-FR"/>
              </w:rPr>
            </w:pPr>
            <w:r w:rsidRPr="005A2F98">
              <w:rPr>
                <w:rFonts w:ascii="Calibri" w:eastAsia="Calibri" w:hAnsi="Calibri" w:cs="Calibri"/>
                <w:lang w:val="fr-FR"/>
              </w:rPr>
              <w:t xml:space="preserve">Visitez la </w:t>
            </w:r>
            <w:r>
              <w:fldChar w:fldCharType="begin"/>
            </w:r>
            <w:r w:rsidRPr="00366531">
              <w:rPr>
                <w:lang w:val="fr-FR"/>
                <w:rPrChange w:id="13" w:author="Zidane, Sandra" w:date="2026-01-02T12:12:00Z" w16du:dateUtc="2026-01-02T11:12:00Z">
                  <w:rPr/>
                </w:rPrChange>
              </w:rPr>
              <w:instrText>HYPERLINK "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 "_blank"</w:instrText>
            </w:r>
            <w:r>
              <w:fldChar w:fldCharType="separate"/>
            </w:r>
            <w:r w:rsidRPr="005A2F98">
              <w:rPr>
                <w:rFonts w:ascii="Calibri" w:eastAsia="Calibri" w:hAnsi="Calibri" w:cs="Calibri"/>
                <w:color w:val="0000FF"/>
                <w:u w:val="single"/>
                <w:lang w:val="fr-FR"/>
              </w:rPr>
              <w:t>page Web du BEC</w:t>
            </w:r>
            <w:r>
              <w:fldChar w:fldCharType="end"/>
            </w:r>
            <w:r w:rsidRPr="005A2F98">
              <w:rPr>
                <w:rFonts w:ascii="Calibri" w:eastAsia="Calibri" w:hAnsi="Calibri" w:cs="Calibri"/>
                <w:lang w:val="fr-FR"/>
              </w:rPr>
              <w:t xml:space="preserve"> sur Abbott World.</w:t>
            </w:r>
          </w:p>
          <w:p w14:paraId="78CD1BDF" w14:textId="77777777" w:rsidR="006E5FE6" w:rsidRPr="00235CD0" w:rsidRDefault="002072B8" w:rsidP="003443CB">
            <w:pPr>
              <w:numPr>
                <w:ilvl w:val="0"/>
                <w:numId w:val="5"/>
              </w:numPr>
              <w:spacing w:before="100" w:beforeAutospacing="1" w:after="100" w:afterAutospacing="1"/>
              <w:ind w:left="750" w:right="30"/>
              <w:rPr>
                <w:rFonts w:ascii="Calibri" w:eastAsia="Times New Roman" w:hAnsi="Calibri" w:cs="Calibri"/>
                <w:lang w:val="fr-FR"/>
              </w:rPr>
            </w:pPr>
            <w:r w:rsidRPr="005A2F98">
              <w:rPr>
                <w:rFonts w:ascii="Calibri" w:eastAsia="Calibri" w:hAnsi="Calibri" w:cs="Calibri"/>
                <w:lang w:val="fr-FR"/>
              </w:rPr>
              <w:t>Si vous avez des préoccupations concernant des activités de corruption dans les affaires, soit au sein de l’entreprise ou dans vos contacts avec des clients ou d’autres tiers, vous pouvez signaler votre préoccupation au Bureau d’éthique et de conformité (</w:t>
            </w:r>
            <w:r>
              <w:fldChar w:fldCharType="begin"/>
            </w:r>
            <w:r w:rsidRPr="00366531">
              <w:rPr>
                <w:lang w:val="fr-FR"/>
                <w:rPrChange w:id="14" w:author="Zidane, Sandra" w:date="2026-01-02T12:12:00Z" w16du:dateUtc="2026-01-02T11:12:00Z">
                  <w:rPr/>
                </w:rPrChange>
              </w:rPr>
              <w:instrText>HYPERLINK "mailto:investigations@abbott.com" \t "_blank"</w:instrText>
            </w:r>
            <w:r>
              <w:fldChar w:fldCharType="separate"/>
            </w:r>
            <w:r w:rsidRPr="005A2F98">
              <w:rPr>
                <w:rFonts w:ascii="Calibri" w:eastAsia="Calibri" w:hAnsi="Calibri" w:cs="Calibri"/>
                <w:color w:val="0000FF"/>
                <w:u w:val="single"/>
                <w:lang w:val="fr-FR"/>
              </w:rPr>
              <w:t>investigations@abbott.com</w:t>
            </w:r>
            <w:r>
              <w:fldChar w:fldCharType="end"/>
            </w:r>
            <w:r w:rsidRPr="005A2F98">
              <w:rPr>
                <w:rFonts w:ascii="Calibri" w:eastAsia="Calibri" w:hAnsi="Calibri" w:cs="Calibri"/>
                <w:lang w:val="fr-FR"/>
              </w:rPr>
              <w:t xml:space="preserve">) ou au service des Affaires juridiques, ou appeler </w:t>
            </w:r>
            <w:r>
              <w:fldChar w:fldCharType="begin"/>
            </w:r>
            <w:r w:rsidRPr="00366531">
              <w:rPr>
                <w:lang w:val="fr-FR"/>
                <w:rPrChange w:id="15" w:author="Zidane, Sandra" w:date="2026-01-02T12:12:00Z" w16du:dateUtc="2026-01-02T11:12:00Z">
                  <w:rPr/>
                </w:rPrChange>
              </w:rPr>
              <w:instrText>HYPERLINK "https://secure.ethicspoint.com/domain/media/en/gui/40393/index.html" \t "_blank"</w:instrText>
            </w:r>
            <w:r>
              <w:fldChar w:fldCharType="separate"/>
            </w:r>
            <w:r w:rsidRPr="005A2F98">
              <w:rPr>
                <w:rFonts w:ascii="Calibri" w:eastAsia="Calibri" w:hAnsi="Calibri" w:cs="Calibri"/>
                <w:color w:val="0000FF"/>
                <w:u w:val="single"/>
                <w:lang w:val="fr-FR"/>
              </w:rPr>
              <w:t>SpeakUp</w:t>
            </w:r>
            <w:r>
              <w:fldChar w:fldCharType="end"/>
            </w:r>
            <w:r w:rsidRPr="005A2F98">
              <w:rPr>
                <w:rFonts w:ascii="Calibri" w:eastAsia="Calibri" w:hAnsi="Calibri" w:cs="Calibri"/>
                <w:lang w:val="fr-FR"/>
              </w:rPr>
              <w:t xml:space="preserve"> disponible en plusieurs langues dans le monde entier 24 h/24, 7 j/7.</w:t>
            </w:r>
          </w:p>
          <w:p w14:paraId="6FB340BB" w14:textId="77777777" w:rsidR="00764DBF" w:rsidRPr="00235CD0" w:rsidRDefault="002072B8" w:rsidP="003443CB">
            <w:pPr>
              <w:numPr>
                <w:ilvl w:val="0"/>
                <w:numId w:val="5"/>
              </w:numPr>
              <w:spacing w:before="100" w:beforeAutospacing="1" w:after="100" w:afterAutospacing="1"/>
              <w:ind w:left="750" w:right="30"/>
              <w:rPr>
                <w:rFonts w:ascii="Calibri" w:eastAsia="Times New Roman" w:hAnsi="Calibri" w:cs="Calibri"/>
                <w:lang w:val="fr-FR"/>
              </w:rPr>
            </w:pPr>
            <w:r w:rsidRPr="005A2F98">
              <w:rPr>
                <w:rFonts w:ascii="Calibri" w:eastAsia="Calibri" w:hAnsi="Calibri" w:cs="Calibri"/>
                <w:lang w:val="fr-FR"/>
              </w:rPr>
              <w:t xml:space="preserve">iComply – Visitez </w:t>
            </w:r>
            <w:r>
              <w:fldChar w:fldCharType="begin"/>
            </w:r>
            <w:r w:rsidRPr="00366531">
              <w:rPr>
                <w:lang w:val="fr-FR"/>
                <w:rPrChange w:id="16" w:author="Zidane, Sandra" w:date="2026-01-02T12:12:00Z" w16du:dateUtc="2026-01-02T11:12:00Z">
                  <w:rPr/>
                </w:rPrChange>
              </w:rPr>
              <w:instrText>HYPERLINK "https://icomply.abbott.com/Default.aspx" \t "_blank"</w:instrText>
            </w:r>
            <w:r>
              <w:fldChar w:fldCharType="separate"/>
            </w:r>
            <w:r w:rsidRPr="005A2F98">
              <w:rPr>
                <w:rFonts w:ascii="Calibri" w:eastAsia="Calibri" w:hAnsi="Calibri" w:cs="Calibri"/>
                <w:color w:val="0000FF"/>
                <w:u w:val="single"/>
                <w:lang w:val="fr-FR"/>
              </w:rPr>
              <w:t>iComply</w:t>
            </w:r>
            <w:r>
              <w:fldChar w:fldCharType="end"/>
            </w:r>
            <w:r w:rsidRPr="005A2F98">
              <w:rPr>
                <w:rFonts w:ascii="Calibri" w:eastAsia="Calibri" w:hAnsi="Calibri" w:cs="Calibri"/>
                <w:lang w:val="fr-FR"/>
              </w:rPr>
              <w:t xml:space="preserve"> pour accéder à des applications et à des ressources liées à la conformité, axées sur les interactions avec les professionnels de santé, les organisations de soins de santé, ainsi que les tierces parties.</w:t>
            </w:r>
          </w:p>
        </w:tc>
      </w:tr>
      <w:tr w:rsidR="0081652B" w:rsidRPr="0071772A" w14:paraId="25C5FB6E" w14:textId="77777777" w:rsidTr="00511015">
        <w:tc>
          <w:tcPr>
            <w:tcW w:w="1353" w:type="dxa"/>
            <w:shd w:val="clear" w:color="auto" w:fill="C1E4F5"/>
            <w:tcMar>
              <w:top w:w="120" w:type="dxa"/>
              <w:left w:w="180" w:type="dxa"/>
              <w:bottom w:w="120" w:type="dxa"/>
              <w:right w:w="180" w:type="dxa"/>
            </w:tcMar>
            <w:hideMark/>
          </w:tcPr>
          <w:p w14:paraId="5784995C" w14:textId="77777777" w:rsidR="00764DBF" w:rsidRPr="005A2F98" w:rsidRDefault="002072B8" w:rsidP="00764DBF">
            <w:pPr>
              <w:spacing w:before="30" w:after="30"/>
              <w:ind w:left="30" w:right="30"/>
              <w:rPr>
                <w:rFonts w:ascii="Calibri" w:eastAsia="Times New Roman" w:hAnsi="Calibri" w:cs="Calibri"/>
                <w:sz w:val="16"/>
              </w:rPr>
            </w:pPr>
            <w:hyperlink r:id="rId206" w:tgtFrame="_blank" w:history="1">
              <w:r w:rsidRPr="005A2F98">
                <w:rPr>
                  <w:rFonts w:ascii="Calibri" w:eastAsia="Times New Roman" w:hAnsi="Calibri" w:cs="Calibri"/>
                  <w:color w:val="0000FF"/>
                  <w:sz w:val="16"/>
                  <w:u w:val="single"/>
                </w:rPr>
                <w:t>Screen 18</w:t>
              </w:r>
            </w:hyperlink>
            <w:r w:rsidRPr="005A2F98">
              <w:rPr>
                <w:rFonts w:ascii="Calibri" w:eastAsia="Times New Roman" w:hAnsi="Calibri" w:cs="Calibri"/>
                <w:sz w:val="16"/>
              </w:rPr>
              <w:t xml:space="preserve"> </w:t>
            </w:r>
          </w:p>
          <w:p w14:paraId="14FC4BF8" w14:textId="77777777" w:rsidR="00764DBF" w:rsidRPr="005A2F98" w:rsidRDefault="002072B8" w:rsidP="00764DBF">
            <w:pPr>
              <w:ind w:left="30" w:right="30"/>
              <w:rPr>
                <w:rFonts w:ascii="Calibri" w:eastAsia="Times New Roman" w:hAnsi="Calibri" w:cs="Calibri"/>
                <w:sz w:val="16"/>
              </w:rPr>
            </w:pPr>
            <w:hyperlink r:id="rId207" w:tgtFrame="_blank" w:history="1">
              <w:r w:rsidRPr="005A2F98">
                <w:rPr>
                  <w:rFonts w:ascii="Calibri" w:eastAsia="Times New Roman" w:hAnsi="Calibri" w:cs="Calibri"/>
                  <w:color w:val="0000FF"/>
                  <w:sz w:val="16"/>
                  <w:u w:val="single"/>
                </w:rPr>
                <w:t>111_C_200</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FB3200"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Human Resources</w:t>
            </w:r>
          </w:p>
          <w:p w14:paraId="18B9F9BA"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 xml:space="preserve">For employee-related issues, such as concerns involving management and/or other employees, contact your local </w:t>
            </w:r>
            <w:hyperlink r:id="rId208" w:tgtFrame="_blank" w:history="1">
              <w:r w:rsidRPr="005A2F98">
                <w:rPr>
                  <w:rFonts w:ascii="Calibri" w:eastAsia="Times New Roman" w:hAnsi="Calibri" w:cs="Calibri"/>
                  <w:color w:val="0000FF"/>
                  <w:u w:val="single"/>
                </w:rPr>
                <w:t>Human Resources representative</w:t>
              </w:r>
            </w:hyperlink>
            <w:r w:rsidRPr="005A2F98">
              <w:rPr>
                <w:rFonts w:ascii="Calibri" w:eastAsia="Times New Roman" w:hAnsi="Calibri" w:cs="Calibri"/>
              </w:rPr>
              <w:t>.</w:t>
            </w:r>
          </w:p>
        </w:tc>
        <w:tc>
          <w:tcPr>
            <w:tcW w:w="6000" w:type="dxa"/>
          </w:tcPr>
          <w:p w14:paraId="31AE123D"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Ressources humaines</w:t>
            </w:r>
          </w:p>
          <w:p w14:paraId="7DFE7470"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 xml:space="preserve">Pour les problèmes associés aux employés, comme les préoccupations impliquant la direction et/ou d’autres employés, contactez votre représentant local des </w:t>
            </w:r>
            <w:r>
              <w:fldChar w:fldCharType="begin"/>
            </w:r>
            <w:r w:rsidRPr="00366531">
              <w:rPr>
                <w:lang w:val="fr-FR"/>
                <w:rPrChange w:id="17" w:author="Zidane, Sandra" w:date="2026-01-02T12:12:00Z" w16du:dateUtc="2026-01-02T11:12:00Z">
                  <w:rPr/>
                </w:rPrChange>
              </w:rPr>
              <w:instrText>HYPERLINK "https://abbott.sharepoint.com/sites/myhr" \t "_blank"</w:instrText>
            </w:r>
            <w:r>
              <w:fldChar w:fldCharType="separate"/>
            </w:r>
            <w:r w:rsidRPr="005A2F98">
              <w:rPr>
                <w:rFonts w:ascii="Calibri" w:eastAsia="Calibri" w:hAnsi="Calibri" w:cs="Calibri"/>
                <w:color w:val="0000FF"/>
                <w:u w:val="single"/>
                <w:lang w:val="fr-FR"/>
              </w:rPr>
              <w:t>Ressources humaines</w:t>
            </w:r>
            <w:r>
              <w:fldChar w:fldCharType="end"/>
            </w:r>
            <w:r w:rsidRPr="005A2F98">
              <w:rPr>
                <w:rFonts w:ascii="Calibri" w:eastAsia="Calibri" w:hAnsi="Calibri" w:cs="Calibri"/>
                <w:lang w:val="fr-FR"/>
              </w:rPr>
              <w:t>.</w:t>
            </w:r>
          </w:p>
        </w:tc>
      </w:tr>
      <w:tr w:rsidR="0081652B" w:rsidRPr="0071772A" w14:paraId="062719E8" w14:textId="77777777" w:rsidTr="00511015">
        <w:tc>
          <w:tcPr>
            <w:tcW w:w="1353" w:type="dxa"/>
            <w:shd w:val="clear" w:color="auto" w:fill="C1E4F5"/>
            <w:tcMar>
              <w:top w:w="120" w:type="dxa"/>
              <w:left w:w="180" w:type="dxa"/>
              <w:bottom w:w="120" w:type="dxa"/>
              <w:right w:w="180" w:type="dxa"/>
            </w:tcMar>
            <w:hideMark/>
          </w:tcPr>
          <w:p w14:paraId="374B5F7D" w14:textId="77777777" w:rsidR="00764DBF" w:rsidRPr="005A2F98" w:rsidRDefault="002072B8" w:rsidP="00764DBF">
            <w:pPr>
              <w:spacing w:before="30" w:after="30"/>
              <w:ind w:left="30" w:right="30"/>
              <w:rPr>
                <w:rFonts w:ascii="Calibri" w:eastAsia="Times New Roman" w:hAnsi="Calibri" w:cs="Calibri"/>
                <w:sz w:val="16"/>
              </w:rPr>
            </w:pPr>
            <w:hyperlink r:id="rId209" w:tgtFrame="_blank" w:history="1">
              <w:r w:rsidRPr="005A2F98">
                <w:rPr>
                  <w:rFonts w:ascii="Calibri" w:eastAsia="Times New Roman" w:hAnsi="Calibri" w:cs="Calibri"/>
                  <w:color w:val="0000FF"/>
                  <w:sz w:val="16"/>
                  <w:u w:val="single"/>
                </w:rPr>
                <w:t>Screen 18</w:t>
              </w:r>
            </w:hyperlink>
            <w:r w:rsidRPr="005A2F98">
              <w:rPr>
                <w:rFonts w:ascii="Calibri" w:eastAsia="Times New Roman" w:hAnsi="Calibri" w:cs="Calibri"/>
                <w:sz w:val="16"/>
              </w:rPr>
              <w:t xml:space="preserve"> </w:t>
            </w:r>
          </w:p>
          <w:p w14:paraId="619AFE8C" w14:textId="77777777" w:rsidR="00764DBF" w:rsidRPr="005A2F98" w:rsidRDefault="002072B8" w:rsidP="00764DBF">
            <w:pPr>
              <w:ind w:left="30" w:right="30"/>
              <w:rPr>
                <w:rFonts w:ascii="Calibri" w:eastAsia="Times New Roman" w:hAnsi="Calibri" w:cs="Calibri"/>
                <w:sz w:val="16"/>
              </w:rPr>
            </w:pPr>
            <w:hyperlink r:id="rId210" w:tgtFrame="_blank" w:history="1">
              <w:r w:rsidRPr="005A2F98">
                <w:rPr>
                  <w:rFonts w:ascii="Calibri" w:eastAsia="Times New Roman" w:hAnsi="Calibri" w:cs="Calibri"/>
                  <w:color w:val="0000FF"/>
                  <w:sz w:val="16"/>
                  <w:u w:val="single"/>
                </w:rPr>
                <w:t>112_C_200</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242D49"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Legal Division</w:t>
            </w:r>
          </w:p>
          <w:p w14:paraId="10E9F6A1"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Contact the Legal Division with questions or concerns about legal implications of bribery and corruption.</w:t>
            </w:r>
          </w:p>
          <w:p w14:paraId="7AA73F4C" w14:textId="77777777" w:rsidR="00764DBF" w:rsidRPr="005A2F98" w:rsidRDefault="002072B8" w:rsidP="003443CB">
            <w:pPr>
              <w:numPr>
                <w:ilvl w:val="0"/>
                <w:numId w:val="6"/>
              </w:numPr>
              <w:spacing w:before="100" w:beforeAutospacing="1" w:after="100" w:afterAutospacing="1"/>
              <w:ind w:left="750" w:right="30"/>
              <w:rPr>
                <w:rFonts w:ascii="Calibri" w:eastAsia="Times New Roman" w:hAnsi="Calibri" w:cs="Calibri"/>
              </w:rPr>
            </w:pPr>
            <w:r w:rsidRPr="005A2F98">
              <w:rPr>
                <w:rFonts w:ascii="Calibri" w:eastAsia="Times New Roman" w:hAnsi="Calibri" w:cs="Calibri"/>
              </w:rPr>
              <w:t>Click here to access the Legal home page on Abbott World.</w:t>
            </w:r>
          </w:p>
        </w:tc>
        <w:tc>
          <w:tcPr>
            <w:tcW w:w="6000" w:type="dxa"/>
          </w:tcPr>
          <w:p w14:paraId="7D344B61"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Division des Affaires juridiques</w:t>
            </w:r>
          </w:p>
          <w:p w14:paraId="5A3CC358"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Contactez la division des Affaires juridiques si vous avez des questions ou des préoccupations concernant les implications juridiques de la corruption.</w:t>
            </w:r>
          </w:p>
          <w:p w14:paraId="681EF197" w14:textId="77777777" w:rsidR="00764DBF" w:rsidRPr="00235CD0" w:rsidRDefault="002072B8" w:rsidP="003443CB">
            <w:pPr>
              <w:numPr>
                <w:ilvl w:val="0"/>
                <w:numId w:val="6"/>
              </w:numPr>
              <w:spacing w:before="100" w:beforeAutospacing="1" w:after="100" w:afterAutospacing="1"/>
              <w:ind w:left="750" w:right="30"/>
              <w:rPr>
                <w:rFonts w:ascii="Calibri" w:eastAsia="Times New Roman" w:hAnsi="Calibri" w:cs="Calibri"/>
                <w:lang w:val="fr-FR"/>
              </w:rPr>
            </w:pPr>
            <w:r w:rsidRPr="005A2F98">
              <w:rPr>
                <w:rFonts w:ascii="Calibri" w:eastAsia="Calibri" w:hAnsi="Calibri" w:cs="Calibri"/>
                <w:lang w:val="fr-FR"/>
              </w:rPr>
              <w:t>Cliquez ici pour accéder à la page d’accueil de la division des Affaires juridiques sur Abbott World.</w:t>
            </w:r>
          </w:p>
        </w:tc>
      </w:tr>
      <w:tr w:rsidR="0081652B" w:rsidRPr="0071772A" w14:paraId="40C4BCC6" w14:textId="77777777" w:rsidTr="00511015">
        <w:tc>
          <w:tcPr>
            <w:tcW w:w="1353" w:type="dxa"/>
            <w:shd w:val="clear" w:color="auto" w:fill="C1E4F5"/>
            <w:tcMar>
              <w:top w:w="120" w:type="dxa"/>
              <w:left w:w="180" w:type="dxa"/>
              <w:bottom w:w="120" w:type="dxa"/>
              <w:right w:w="180" w:type="dxa"/>
            </w:tcMar>
            <w:hideMark/>
          </w:tcPr>
          <w:p w14:paraId="251989E9" w14:textId="77777777" w:rsidR="00764DBF" w:rsidRPr="005A2F98" w:rsidRDefault="002072B8" w:rsidP="00764DBF">
            <w:pPr>
              <w:spacing w:before="30" w:after="30"/>
              <w:ind w:left="30" w:right="30"/>
              <w:rPr>
                <w:rFonts w:ascii="Calibri" w:eastAsia="Times New Roman" w:hAnsi="Calibri" w:cs="Calibri"/>
                <w:sz w:val="16"/>
              </w:rPr>
            </w:pPr>
            <w:hyperlink r:id="rId211" w:tgtFrame="_blank" w:history="1">
              <w:r w:rsidRPr="005A2F98">
                <w:rPr>
                  <w:rFonts w:ascii="Calibri" w:eastAsia="Times New Roman" w:hAnsi="Calibri" w:cs="Calibri"/>
                  <w:color w:val="0000FF"/>
                  <w:sz w:val="16"/>
                  <w:u w:val="single"/>
                </w:rPr>
                <w:t>Screen 18</w:t>
              </w:r>
            </w:hyperlink>
            <w:r w:rsidRPr="005A2F98">
              <w:rPr>
                <w:rFonts w:ascii="Calibri" w:eastAsia="Times New Roman" w:hAnsi="Calibri" w:cs="Calibri"/>
                <w:sz w:val="16"/>
              </w:rPr>
              <w:t xml:space="preserve"> </w:t>
            </w:r>
          </w:p>
          <w:p w14:paraId="5FCC8510" w14:textId="77777777" w:rsidR="00764DBF" w:rsidRPr="005A2F98" w:rsidRDefault="002072B8" w:rsidP="00764DBF">
            <w:pPr>
              <w:ind w:left="30" w:right="30"/>
              <w:rPr>
                <w:rFonts w:ascii="Calibri" w:eastAsia="Times New Roman" w:hAnsi="Calibri" w:cs="Calibri"/>
                <w:sz w:val="16"/>
              </w:rPr>
            </w:pPr>
            <w:hyperlink r:id="rId212" w:tgtFrame="_blank" w:history="1">
              <w:r w:rsidRPr="005A2F98">
                <w:rPr>
                  <w:rFonts w:ascii="Calibri" w:eastAsia="Times New Roman" w:hAnsi="Calibri" w:cs="Calibri"/>
                  <w:color w:val="0000FF"/>
                  <w:sz w:val="16"/>
                  <w:u w:val="single"/>
                </w:rPr>
                <w:t>113_C_200</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4199359"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OTHER RESOURCES</w:t>
            </w:r>
          </w:p>
          <w:p w14:paraId="2436A3B0"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There are many other resources available to you:</w:t>
            </w:r>
          </w:p>
          <w:p w14:paraId="5F324F0F"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Finance – If your question is about accounting or finance, contact your local Finance department.</w:t>
            </w:r>
          </w:p>
          <w:p w14:paraId="280FCE2A"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Corporate Audit – If you have specific concerns regarding accounting, internal accounting controls, or auditing matters, promptly report them to Corporate Audit or the OEC.</w:t>
            </w:r>
          </w:p>
          <w:p w14:paraId="0164E153"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Abbott Quality and Regulatory – If you have questions about the quality and safety of our products, contact your local Quality or Regulatory department.</w:t>
            </w:r>
          </w:p>
          <w:p w14:paraId="1624EC3F"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Global Environment, Health, and Safety – Contact a Global Environment, Health, and Safety representative if you have questions about a physical site and potential dangers.</w:t>
            </w:r>
          </w:p>
          <w:p w14:paraId="2187DE1E"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Global Procurement – If you have questions about supplier relations, contact Global Procurement.</w:t>
            </w:r>
          </w:p>
        </w:tc>
        <w:tc>
          <w:tcPr>
            <w:tcW w:w="6000" w:type="dxa"/>
          </w:tcPr>
          <w:p w14:paraId="7460F0D6"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AUTRES RESSOURCES</w:t>
            </w:r>
          </w:p>
          <w:p w14:paraId="46043252"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De nombreuses autres ressources sont à votre disposition :</w:t>
            </w:r>
          </w:p>
          <w:p w14:paraId="2A0B5DAA"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Finances – Si votre question porte sur la comptabilité ou les finances, contactez votre Service des finances local.</w:t>
            </w:r>
          </w:p>
          <w:p w14:paraId="11150F7D" w14:textId="1A953E4D" w:rsidR="00764DBF" w:rsidRPr="00235CD0" w:rsidRDefault="00C5420A" w:rsidP="003443CB">
            <w:pPr>
              <w:spacing w:before="100" w:beforeAutospacing="1" w:after="100" w:afterAutospacing="1"/>
              <w:ind w:left="30" w:right="30"/>
              <w:rPr>
                <w:rFonts w:ascii="Calibri" w:eastAsia="Times New Roman" w:hAnsi="Calibri" w:cs="Calibri"/>
                <w:lang w:val="fr-FR"/>
              </w:rPr>
            </w:pPr>
            <w:ins w:id="18" w:author="Zidane, Sandra" w:date="2026-01-02T14:26:00Z" w16du:dateUtc="2026-01-02T13:26:00Z">
              <w:r>
                <w:rPr>
                  <w:rFonts w:ascii="Calibri" w:eastAsia="Calibri" w:hAnsi="Calibri" w:cs="Calibri"/>
                  <w:lang w:val="fr-FR"/>
                </w:rPr>
                <w:t xml:space="preserve">Audit </w:t>
              </w:r>
            </w:ins>
            <w:del w:id="19" w:author="Zidane, Sandra" w:date="2026-01-02T14:26:00Z" w16du:dateUtc="2026-01-02T13:26:00Z">
              <w:r w:rsidR="002072B8" w:rsidRPr="005A2F98" w:rsidDel="00C5420A">
                <w:rPr>
                  <w:rFonts w:ascii="Calibri" w:eastAsia="Calibri" w:hAnsi="Calibri" w:cs="Calibri"/>
                  <w:lang w:val="fr-FR"/>
                </w:rPr>
                <w:delText xml:space="preserve">Vérifications </w:delText>
              </w:r>
            </w:del>
            <w:r w:rsidR="002072B8" w:rsidRPr="005A2F98">
              <w:rPr>
                <w:rFonts w:ascii="Calibri" w:eastAsia="Calibri" w:hAnsi="Calibri" w:cs="Calibri"/>
                <w:lang w:val="fr-FR"/>
              </w:rPr>
              <w:t xml:space="preserve">d’entreprise – Si vous avez des préoccupations spécifiques concernant la comptabilité ou les contrôles comptables internes, ou des questions portant sur les audits, signalez-les promptement au Service des </w:t>
            </w:r>
            <w:ins w:id="20" w:author="Zidane, Sandra" w:date="2026-01-02T14:28:00Z" w16du:dateUtc="2026-01-02T13:28:00Z">
              <w:r w:rsidR="0003071A">
                <w:rPr>
                  <w:rFonts w:ascii="Calibri" w:eastAsia="Calibri" w:hAnsi="Calibri" w:cs="Calibri"/>
                  <w:lang w:val="fr-FR"/>
                </w:rPr>
                <w:t>audits</w:t>
              </w:r>
            </w:ins>
            <w:del w:id="21" w:author="Zidane, Sandra" w:date="2026-01-02T14:28:00Z" w16du:dateUtc="2026-01-02T13:28:00Z">
              <w:r w:rsidR="002072B8" w:rsidRPr="005A2F98" w:rsidDel="0003071A">
                <w:rPr>
                  <w:rFonts w:ascii="Calibri" w:eastAsia="Calibri" w:hAnsi="Calibri" w:cs="Calibri"/>
                  <w:lang w:val="fr-FR"/>
                </w:rPr>
                <w:delText xml:space="preserve">vérifications </w:delText>
              </w:r>
            </w:del>
            <w:r w:rsidR="002072B8" w:rsidRPr="005A2F98">
              <w:rPr>
                <w:rFonts w:ascii="Calibri" w:eastAsia="Calibri" w:hAnsi="Calibri" w:cs="Calibri"/>
                <w:lang w:val="fr-FR"/>
              </w:rPr>
              <w:t>d’entreprise ou au BEC.</w:t>
            </w:r>
          </w:p>
          <w:p w14:paraId="6FFFE1E2"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Assurance de la qualité et Réglementation d’Abbott – Si vous avez des questions portant sur l’assurance de la qualité et de la sécurité d’emploi de nos produits, contactez vos services locaux de l’Assurance de la qualité ou de la Réglementation.</w:t>
            </w:r>
          </w:p>
          <w:p w14:paraId="46899323"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Service mondial d’environnement, santé et sécurité – Contactez un représentant du Service mondial d’environnement, santé et sécurité si vous avez des questions portant sur un site physique ou des dangers potentiels.</w:t>
            </w:r>
          </w:p>
          <w:p w14:paraId="26DE7F42"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Approvisionnement mondial – Pour toute question concernant les relations avec les fournisseurs, contactez le service Approvisionnement mondial.</w:t>
            </w:r>
          </w:p>
        </w:tc>
      </w:tr>
      <w:tr w:rsidR="0081652B" w:rsidRPr="0071772A" w14:paraId="227C020E" w14:textId="77777777" w:rsidTr="00511015">
        <w:tc>
          <w:tcPr>
            <w:tcW w:w="1353" w:type="dxa"/>
            <w:shd w:val="clear" w:color="auto" w:fill="C1E4F5"/>
            <w:tcMar>
              <w:top w:w="120" w:type="dxa"/>
              <w:left w:w="180" w:type="dxa"/>
              <w:bottom w:w="120" w:type="dxa"/>
              <w:right w:w="180" w:type="dxa"/>
            </w:tcMar>
            <w:hideMark/>
          </w:tcPr>
          <w:p w14:paraId="568AE1CD" w14:textId="77777777" w:rsidR="00764DBF" w:rsidRPr="005A2F98" w:rsidRDefault="002072B8" w:rsidP="00764DBF">
            <w:pPr>
              <w:spacing w:before="30" w:after="30"/>
              <w:ind w:left="30" w:right="30"/>
              <w:rPr>
                <w:rFonts w:ascii="Calibri" w:eastAsia="Times New Roman" w:hAnsi="Calibri" w:cs="Calibri"/>
                <w:sz w:val="16"/>
              </w:rPr>
            </w:pPr>
            <w:hyperlink r:id="rId213" w:tgtFrame="_blank" w:history="1">
              <w:r w:rsidRPr="005A2F98">
                <w:rPr>
                  <w:rFonts w:ascii="Calibri" w:eastAsia="Times New Roman" w:hAnsi="Calibri" w:cs="Calibri"/>
                  <w:color w:val="0000FF"/>
                  <w:sz w:val="16"/>
                  <w:u w:val="single"/>
                </w:rPr>
                <w:t>Screen 18</w:t>
              </w:r>
            </w:hyperlink>
            <w:r w:rsidRPr="005A2F98">
              <w:rPr>
                <w:rFonts w:ascii="Calibri" w:eastAsia="Times New Roman" w:hAnsi="Calibri" w:cs="Calibri"/>
                <w:sz w:val="16"/>
              </w:rPr>
              <w:t xml:space="preserve"> </w:t>
            </w:r>
          </w:p>
          <w:p w14:paraId="29056890" w14:textId="77777777" w:rsidR="00764DBF" w:rsidRPr="005A2F98" w:rsidRDefault="002072B8" w:rsidP="00764DBF">
            <w:pPr>
              <w:ind w:left="30" w:right="30"/>
              <w:rPr>
                <w:rFonts w:ascii="Calibri" w:eastAsia="Times New Roman" w:hAnsi="Calibri" w:cs="Calibri"/>
                <w:sz w:val="16"/>
              </w:rPr>
            </w:pPr>
            <w:hyperlink r:id="rId214" w:tgtFrame="_blank" w:history="1">
              <w:r w:rsidRPr="005A2F98">
                <w:rPr>
                  <w:rFonts w:ascii="Calibri" w:eastAsia="Times New Roman" w:hAnsi="Calibri" w:cs="Calibri"/>
                  <w:color w:val="0000FF"/>
                  <w:sz w:val="16"/>
                  <w:u w:val="single"/>
                </w:rPr>
                <w:t>114_C_200</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F893627"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Course Resources</w:t>
            </w:r>
          </w:p>
          <w:p w14:paraId="5DEF47D7" w14:textId="7777777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Transcript</w:t>
            </w:r>
          </w:p>
          <w:p w14:paraId="3FA3DC7F" w14:textId="40D16747" w:rsidR="00764DBF"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 xml:space="preserve">Click </w:t>
            </w:r>
            <w:hyperlink r:id="rId215" w:tgtFrame="_blank" w:history="1">
              <w:r w:rsidRPr="0028308C">
                <w:rPr>
                  <w:rStyle w:val="Lienhypertexte"/>
                  <w:rFonts w:ascii="Calibri" w:eastAsia="Times New Roman" w:hAnsi="Calibri" w:cs="Calibri"/>
                </w:rPr>
                <w:t>here</w:t>
              </w:r>
            </w:hyperlink>
            <w:r w:rsidRPr="005A2F98">
              <w:rPr>
                <w:rFonts w:ascii="Calibri" w:eastAsia="Times New Roman" w:hAnsi="Calibri" w:cs="Calibri"/>
              </w:rPr>
              <w:t xml:space="preserve"> for a full transcript of the course</w:t>
            </w:r>
          </w:p>
        </w:tc>
        <w:tc>
          <w:tcPr>
            <w:tcW w:w="6000" w:type="dxa"/>
          </w:tcPr>
          <w:p w14:paraId="0C4EC25E"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Ressources sur le cours</w:t>
            </w:r>
          </w:p>
          <w:p w14:paraId="4483358A" w14:textId="77777777"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Transcription</w:t>
            </w:r>
          </w:p>
          <w:p w14:paraId="78A9BB1B" w14:textId="1DBF16E0" w:rsidR="00764DBF"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 xml:space="preserve">Cliquez </w:t>
            </w:r>
            <w:r>
              <w:fldChar w:fldCharType="begin"/>
            </w:r>
            <w:r w:rsidRPr="00366531">
              <w:rPr>
                <w:lang w:val="fr-FR"/>
                <w:rPrChange w:id="22" w:author="Zidane, Sandra" w:date="2026-01-02T12:12:00Z" w16du:dateUtc="2026-01-02T11:12:00Z">
                  <w:rPr/>
                </w:rPrChange>
              </w:rPr>
              <w:instrText>HYPERLINK "https://rusnakassociates.com/content/AbbottCOBCCourse/courses/EN-US/course/reference/Transcript.pdf" \t "_blank"</w:instrText>
            </w:r>
            <w:r>
              <w:fldChar w:fldCharType="separate"/>
            </w:r>
            <w:r w:rsidRPr="0028308C">
              <w:rPr>
                <w:rStyle w:val="Lienhypertexte"/>
                <w:rFonts w:ascii="Calibri" w:eastAsia="Calibri" w:hAnsi="Calibri" w:cs="Calibri"/>
                <w:lang w:val="fr-FR"/>
              </w:rPr>
              <w:t>ici</w:t>
            </w:r>
            <w:r>
              <w:fldChar w:fldCharType="end"/>
            </w:r>
            <w:r w:rsidRPr="005A2F98">
              <w:rPr>
                <w:rFonts w:ascii="Calibri" w:eastAsia="Calibri" w:hAnsi="Calibri" w:cs="Calibri"/>
                <w:lang w:val="fr-FR"/>
              </w:rPr>
              <w:t xml:space="preserve"> pour afficher la transcription complète de la formation.</w:t>
            </w:r>
          </w:p>
        </w:tc>
      </w:tr>
      <w:tr w:rsidR="0081652B" w:rsidRPr="005A2F98" w14:paraId="45C5D609" w14:textId="77777777" w:rsidTr="00511015">
        <w:tc>
          <w:tcPr>
            <w:tcW w:w="1353" w:type="dxa"/>
            <w:shd w:val="clear" w:color="auto" w:fill="C1E4F5"/>
            <w:tcMar>
              <w:top w:w="120" w:type="dxa"/>
              <w:left w:w="180" w:type="dxa"/>
              <w:bottom w:w="120" w:type="dxa"/>
              <w:right w:w="180" w:type="dxa"/>
            </w:tcMar>
            <w:hideMark/>
          </w:tcPr>
          <w:p w14:paraId="0A67A7AF"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115_toc_1</w:t>
            </w:r>
          </w:p>
        </w:tc>
        <w:tc>
          <w:tcPr>
            <w:tcW w:w="6000" w:type="dxa"/>
            <w:tcMar>
              <w:top w:w="120" w:type="dxa"/>
              <w:left w:w="180" w:type="dxa"/>
              <w:bottom w:w="120" w:type="dxa"/>
              <w:right w:w="180" w:type="dxa"/>
            </w:tcMar>
            <w:hideMark/>
          </w:tcPr>
          <w:p w14:paraId="45989AD3"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Welcome</w:t>
            </w:r>
          </w:p>
        </w:tc>
        <w:tc>
          <w:tcPr>
            <w:tcW w:w="6000" w:type="dxa"/>
          </w:tcPr>
          <w:p w14:paraId="0A78579D"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Bienvenue</w:t>
            </w:r>
          </w:p>
        </w:tc>
      </w:tr>
      <w:tr w:rsidR="0081652B" w:rsidRPr="005A2F98" w14:paraId="1805373C" w14:textId="77777777" w:rsidTr="00511015">
        <w:tc>
          <w:tcPr>
            <w:tcW w:w="1353" w:type="dxa"/>
            <w:shd w:val="clear" w:color="auto" w:fill="C1E4F5"/>
            <w:tcMar>
              <w:top w:w="120" w:type="dxa"/>
              <w:left w:w="180" w:type="dxa"/>
              <w:bottom w:w="120" w:type="dxa"/>
              <w:right w:w="180" w:type="dxa"/>
            </w:tcMar>
            <w:hideMark/>
          </w:tcPr>
          <w:p w14:paraId="51B0F35B"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116_toc_2</w:t>
            </w:r>
          </w:p>
        </w:tc>
        <w:tc>
          <w:tcPr>
            <w:tcW w:w="6000" w:type="dxa"/>
            <w:tcMar>
              <w:top w:w="120" w:type="dxa"/>
              <w:left w:w="180" w:type="dxa"/>
              <w:bottom w:w="120" w:type="dxa"/>
              <w:right w:w="180" w:type="dxa"/>
            </w:tcMar>
            <w:hideMark/>
          </w:tcPr>
          <w:p w14:paraId="0C74CCF8"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Code of Business Conduct</w:t>
            </w:r>
          </w:p>
        </w:tc>
        <w:tc>
          <w:tcPr>
            <w:tcW w:w="6000" w:type="dxa"/>
          </w:tcPr>
          <w:p w14:paraId="77E7F093"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Code de conduite professionnelle</w:t>
            </w:r>
          </w:p>
        </w:tc>
      </w:tr>
      <w:tr w:rsidR="0081652B" w:rsidRPr="005A2F98" w14:paraId="044A7CCE" w14:textId="77777777" w:rsidTr="00511015">
        <w:tc>
          <w:tcPr>
            <w:tcW w:w="1353" w:type="dxa"/>
            <w:shd w:val="clear" w:color="auto" w:fill="C1E4F5"/>
            <w:tcMar>
              <w:top w:w="120" w:type="dxa"/>
              <w:left w:w="180" w:type="dxa"/>
              <w:bottom w:w="120" w:type="dxa"/>
              <w:right w:w="180" w:type="dxa"/>
            </w:tcMar>
            <w:hideMark/>
          </w:tcPr>
          <w:p w14:paraId="1B24A7C8"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117_toc_3</w:t>
            </w:r>
          </w:p>
        </w:tc>
        <w:tc>
          <w:tcPr>
            <w:tcW w:w="6000" w:type="dxa"/>
            <w:tcMar>
              <w:top w:w="120" w:type="dxa"/>
              <w:left w:w="180" w:type="dxa"/>
              <w:bottom w:w="120" w:type="dxa"/>
              <w:right w:w="180" w:type="dxa"/>
            </w:tcMar>
            <w:hideMark/>
          </w:tcPr>
          <w:p w14:paraId="684552DC"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Our Philosophy</w:t>
            </w:r>
          </w:p>
        </w:tc>
        <w:tc>
          <w:tcPr>
            <w:tcW w:w="6000" w:type="dxa"/>
          </w:tcPr>
          <w:p w14:paraId="4688AC65"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Notre philosophie</w:t>
            </w:r>
          </w:p>
        </w:tc>
      </w:tr>
      <w:tr w:rsidR="0081652B" w:rsidRPr="005A2F98" w14:paraId="266F61C4" w14:textId="77777777" w:rsidTr="00511015">
        <w:tc>
          <w:tcPr>
            <w:tcW w:w="1353" w:type="dxa"/>
            <w:shd w:val="clear" w:color="auto" w:fill="C1E4F5"/>
            <w:tcMar>
              <w:top w:w="120" w:type="dxa"/>
              <w:left w:w="180" w:type="dxa"/>
              <w:bottom w:w="120" w:type="dxa"/>
              <w:right w:w="180" w:type="dxa"/>
            </w:tcMar>
            <w:hideMark/>
          </w:tcPr>
          <w:p w14:paraId="38A2A3B5"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118_toc_4</w:t>
            </w:r>
          </w:p>
        </w:tc>
        <w:tc>
          <w:tcPr>
            <w:tcW w:w="6000" w:type="dxa"/>
            <w:tcMar>
              <w:top w:w="120" w:type="dxa"/>
              <w:left w:w="180" w:type="dxa"/>
              <w:bottom w:w="120" w:type="dxa"/>
              <w:right w:w="180" w:type="dxa"/>
            </w:tcMar>
            <w:hideMark/>
          </w:tcPr>
          <w:p w14:paraId="526F2B6C"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Objectives</w:t>
            </w:r>
          </w:p>
        </w:tc>
        <w:tc>
          <w:tcPr>
            <w:tcW w:w="6000" w:type="dxa"/>
          </w:tcPr>
          <w:p w14:paraId="0DE1B1D1"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Objectifs</w:t>
            </w:r>
          </w:p>
        </w:tc>
      </w:tr>
      <w:tr w:rsidR="0081652B" w:rsidRPr="005A2F98" w14:paraId="428A7C82" w14:textId="77777777" w:rsidTr="00511015">
        <w:tc>
          <w:tcPr>
            <w:tcW w:w="1353" w:type="dxa"/>
            <w:shd w:val="clear" w:color="auto" w:fill="C1E4F5"/>
            <w:tcMar>
              <w:top w:w="120" w:type="dxa"/>
              <w:left w:w="180" w:type="dxa"/>
              <w:bottom w:w="120" w:type="dxa"/>
              <w:right w:w="180" w:type="dxa"/>
            </w:tcMar>
            <w:hideMark/>
          </w:tcPr>
          <w:p w14:paraId="1A065095"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119_toc_5</w:t>
            </w:r>
          </w:p>
        </w:tc>
        <w:tc>
          <w:tcPr>
            <w:tcW w:w="6000" w:type="dxa"/>
            <w:tcMar>
              <w:top w:w="120" w:type="dxa"/>
              <w:left w:w="180" w:type="dxa"/>
              <w:bottom w:w="120" w:type="dxa"/>
              <w:right w:w="180" w:type="dxa"/>
            </w:tcMar>
            <w:hideMark/>
          </w:tcPr>
          <w:p w14:paraId="7F4E1654"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Table of Contents</w:t>
            </w:r>
          </w:p>
        </w:tc>
        <w:tc>
          <w:tcPr>
            <w:tcW w:w="6000" w:type="dxa"/>
          </w:tcPr>
          <w:p w14:paraId="71BB892D"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Table des matières</w:t>
            </w:r>
          </w:p>
        </w:tc>
      </w:tr>
      <w:tr w:rsidR="0081652B" w:rsidRPr="0071772A" w14:paraId="32B4AB54" w14:textId="77777777" w:rsidTr="00511015">
        <w:tc>
          <w:tcPr>
            <w:tcW w:w="1353" w:type="dxa"/>
            <w:shd w:val="clear" w:color="auto" w:fill="C1E4F5"/>
            <w:tcMar>
              <w:top w:w="120" w:type="dxa"/>
              <w:left w:w="180" w:type="dxa"/>
              <w:bottom w:w="120" w:type="dxa"/>
              <w:right w:w="180" w:type="dxa"/>
            </w:tcMar>
            <w:hideMark/>
          </w:tcPr>
          <w:p w14:paraId="55D75620"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120_toc_6</w:t>
            </w:r>
          </w:p>
        </w:tc>
        <w:tc>
          <w:tcPr>
            <w:tcW w:w="6000" w:type="dxa"/>
            <w:tcMar>
              <w:top w:w="120" w:type="dxa"/>
              <w:left w:w="180" w:type="dxa"/>
              <w:bottom w:w="120" w:type="dxa"/>
              <w:right w:w="180" w:type="dxa"/>
            </w:tcMar>
            <w:hideMark/>
          </w:tcPr>
          <w:p w14:paraId="410FEDBB"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 xml:space="preserve">The Importance of Abbott’s Code of Business Conduct </w:t>
            </w:r>
          </w:p>
        </w:tc>
        <w:tc>
          <w:tcPr>
            <w:tcW w:w="6000" w:type="dxa"/>
          </w:tcPr>
          <w:p w14:paraId="1B1FEC30" w14:textId="77777777" w:rsidR="00315D6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 xml:space="preserve">L’importance du Code de conduite professionnelle d’Abbott </w:t>
            </w:r>
          </w:p>
        </w:tc>
      </w:tr>
      <w:tr w:rsidR="0081652B" w:rsidRPr="005A2F98" w14:paraId="4E1EC407" w14:textId="77777777" w:rsidTr="00511015">
        <w:tc>
          <w:tcPr>
            <w:tcW w:w="1353" w:type="dxa"/>
            <w:shd w:val="clear" w:color="auto" w:fill="C1E4F5"/>
            <w:tcMar>
              <w:top w:w="120" w:type="dxa"/>
              <w:left w:w="180" w:type="dxa"/>
              <w:bottom w:w="120" w:type="dxa"/>
              <w:right w:w="180" w:type="dxa"/>
            </w:tcMar>
            <w:hideMark/>
          </w:tcPr>
          <w:p w14:paraId="581D90B4"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121_toc_7</w:t>
            </w:r>
          </w:p>
        </w:tc>
        <w:tc>
          <w:tcPr>
            <w:tcW w:w="6000" w:type="dxa"/>
            <w:tcMar>
              <w:top w:w="120" w:type="dxa"/>
              <w:left w:w="180" w:type="dxa"/>
              <w:bottom w:w="120" w:type="dxa"/>
              <w:right w:w="180" w:type="dxa"/>
            </w:tcMar>
            <w:hideMark/>
          </w:tcPr>
          <w:p w14:paraId="01452568"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Our Everyday Commitments</w:t>
            </w:r>
          </w:p>
        </w:tc>
        <w:tc>
          <w:tcPr>
            <w:tcW w:w="6000" w:type="dxa"/>
          </w:tcPr>
          <w:p w14:paraId="54B8BC5B"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Nos engagements quotidiens</w:t>
            </w:r>
          </w:p>
        </w:tc>
      </w:tr>
      <w:tr w:rsidR="0081652B" w:rsidRPr="0071772A" w14:paraId="33D01C83" w14:textId="77777777" w:rsidTr="00511015">
        <w:tc>
          <w:tcPr>
            <w:tcW w:w="1353" w:type="dxa"/>
            <w:shd w:val="clear" w:color="auto" w:fill="C1E4F5"/>
            <w:tcMar>
              <w:top w:w="120" w:type="dxa"/>
              <w:left w:w="180" w:type="dxa"/>
              <w:bottom w:w="120" w:type="dxa"/>
              <w:right w:w="180" w:type="dxa"/>
            </w:tcMar>
            <w:hideMark/>
          </w:tcPr>
          <w:p w14:paraId="0D53251A"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122_toc_8</w:t>
            </w:r>
          </w:p>
        </w:tc>
        <w:tc>
          <w:tcPr>
            <w:tcW w:w="6000" w:type="dxa"/>
            <w:tcMar>
              <w:top w:w="120" w:type="dxa"/>
              <w:left w:w="180" w:type="dxa"/>
              <w:bottom w:w="120" w:type="dxa"/>
              <w:right w:w="180" w:type="dxa"/>
            </w:tcMar>
            <w:hideMark/>
          </w:tcPr>
          <w:p w14:paraId="49C300C8"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The Importance of the Code to Our Business</w:t>
            </w:r>
          </w:p>
        </w:tc>
        <w:tc>
          <w:tcPr>
            <w:tcW w:w="6000" w:type="dxa"/>
          </w:tcPr>
          <w:p w14:paraId="5901C42F" w14:textId="77777777" w:rsidR="00315D6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L’importance du Code pour notre entreprise</w:t>
            </w:r>
          </w:p>
        </w:tc>
      </w:tr>
      <w:tr w:rsidR="0081652B" w:rsidRPr="005A2F98" w14:paraId="67A72D72" w14:textId="77777777" w:rsidTr="00511015">
        <w:tc>
          <w:tcPr>
            <w:tcW w:w="1353" w:type="dxa"/>
            <w:shd w:val="clear" w:color="auto" w:fill="C1E4F5"/>
            <w:tcMar>
              <w:top w:w="120" w:type="dxa"/>
              <w:left w:w="180" w:type="dxa"/>
              <w:bottom w:w="120" w:type="dxa"/>
              <w:right w:w="180" w:type="dxa"/>
            </w:tcMar>
            <w:hideMark/>
          </w:tcPr>
          <w:p w14:paraId="51E29479"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123_toc_9</w:t>
            </w:r>
          </w:p>
        </w:tc>
        <w:tc>
          <w:tcPr>
            <w:tcW w:w="6000" w:type="dxa"/>
            <w:tcMar>
              <w:top w:w="120" w:type="dxa"/>
              <w:left w:w="180" w:type="dxa"/>
              <w:bottom w:w="120" w:type="dxa"/>
              <w:right w:w="180" w:type="dxa"/>
            </w:tcMar>
            <w:hideMark/>
          </w:tcPr>
          <w:p w14:paraId="7C66B959"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Our Code</w:t>
            </w:r>
          </w:p>
        </w:tc>
        <w:tc>
          <w:tcPr>
            <w:tcW w:w="6000" w:type="dxa"/>
          </w:tcPr>
          <w:p w14:paraId="0BE191E8"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Notre Code</w:t>
            </w:r>
          </w:p>
        </w:tc>
      </w:tr>
      <w:tr w:rsidR="0081652B" w:rsidRPr="005A2F98" w14:paraId="29B4F5E3" w14:textId="77777777" w:rsidTr="00511015">
        <w:tc>
          <w:tcPr>
            <w:tcW w:w="1353" w:type="dxa"/>
            <w:shd w:val="clear" w:color="auto" w:fill="C1E4F5"/>
            <w:tcMar>
              <w:top w:w="120" w:type="dxa"/>
              <w:left w:w="180" w:type="dxa"/>
              <w:bottom w:w="120" w:type="dxa"/>
              <w:right w:w="180" w:type="dxa"/>
            </w:tcMar>
            <w:hideMark/>
          </w:tcPr>
          <w:p w14:paraId="13876926"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124_toc_10</w:t>
            </w:r>
          </w:p>
        </w:tc>
        <w:tc>
          <w:tcPr>
            <w:tcW w:w="6000" w:type="dxa"/>
            <w:tcMar>
              <w:top w:w="120" w:type="dxa"/>
              <w:left w:w="180" w:type="dxa"/>
              <w:bottom w:w="120" w:type="dxa"/>
              <w:right w:w="180" w:type="dxa"/>
            </w:tcMar>
            <w:hideMark/>
          </w:tcPr>
          <w:p w14:paraId="4CD99E83"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Overview</w:t>
            </w:r>
          </w:p>
        </w:tc>
        <w:tc>
          <w:tcPr>
            <w:tcW w:w="6000" w:type="dxa"/>
          </w:tcPr>
          <w:p w14:paraId="53A2DAE9"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Présentation</w:t>
            </w:r>
          </w:p>
        </w:tc>
      </w:tr>
      <w:tr w:rsidR="0081652B" w:rsidRPr="005A2F98" w14:paraId="74B6B2FA" w14:textId="77777777" w:rsidTr="00511015">
        <w:tc>
          <w:tcPr>
            <w:tcW w:w="1353" w:type="dxa"/>
            <w:shd w:val="clear" w:color="auto" w:fill="C1E4F5"/>
            <w:tcMar>
              <w:top w:w="120" w:type="dxa"/>
              <w:left w:w="180" w:type="dxa"/>
              <w:bottom w:w="120" w:type="dxa"/>
              <w:right w:w="180" w:type="dxa"/>
            </w:tcMar>
            <w:hideMark/>
          </w:tcPr>
          <w:p w14:paraId="1E49C5C1"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125_toc_11</w:t>
            </w:r>
          </w:p>
        </w:tc>
        <w:tc>
          <w:tcPr>
            <w:tcW w:w="6000" w:type="dxa"/>
            <w:tcMar>
              <w:top w:w="120" w:type="dxa"/>
              <w:left w:w="180" w:type="dxa"/>
              <w:bottom w:w="120" w:type="dxa"/>
              <w:right w:w="180" w:type="dxa"/>
            </w:tcMar>
            <w:hideMark/>
          </w:tcPr>
          <w:p w14:paraId="0F34511C"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Our Customers</w:t>
            </w:r>
          </w:p>
        </w:tc>
        <w:tc>
          <w:tcPr>
            <w:tcW w:w="6000" w:type="dxa"/>
          </w:tcPr>
          <w:p w14:paraId="65186A66"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Nos clients</w:t>
            </w:r>
          </w:p>
        </w:tc>
      </w:tr>
      <w:tr w:rsidR="0081652B" w:rsidRPr="005A2F98" w14:paraId="27940DCF" w14:textId="77777777" w:rsidTr="00511015">
        <w:tc>
          <w:tcPr>
            <w:tcW w:w="1353" w:type="dxa"/>
            <w:shd w:val="clear" w:color="auto" w:fill="C1E4F5"/>
            <w:tcMar>
              <w:top w:w="120" w:type="dxa"/>
              <w:left w:w="180" w:type="dxa"/>
              <w:bottom w:w="120" w:type="dxa"/>
              <w:right w:w="180" w:type="dxa"/>
            </w:tcMar>
            <w:hideMark/>
          </w:tcPr>
          <w:p w14:paraId="1FFD1E8D"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126_toc_12</w:t>
            </w:r>
          </w:p>
        </w:tc>
        <w:tc>
          <w:tcPr>
            <w:tcW w:w="6000" w:type="dxa"/>
            <w:tcMar>
              <w:top w:w="120" w:type="dxa"/>
              <w:left w:w="180" w:type="dxa"/>
              <w:bottom w:w="120" w:type="dxa"/>
              <w:right w:w="180" w:type="dxa"/>
            </w:tcMar>
            <w:hideMark/>
          </w:tcPr>
          <w:p w14:paraId="4C89D945"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Our Products</w:t>
            </w:r>
          </w:p>
        </w:tc>
        <w:tc>
          <w:tcPr>
            <w:tcW w:w="6000" w:type="dxa"/>
          </w:tcPr>
          <w:p w14:paraId="5F6101EF"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Nos produits</w:t>
            </w:r>
          </w:p>
        </w:tc>
      </w:tr>
      <w:tr w:rsidR="0081652B" w:rsidRPr="005A2F98" w14:paraId="590BD29D" w14:textId="77777777" w:rsidTr="00511015">
        <w:tc>
          <w:tcPr>
            <w:tcW w:w="1353" w:type="dxa"/>
            <w:shd w:val="clear" w:color="auto" w:fill="C1E4F5"/>
            <w:tcMar>
              <w:top w:w="120" w:type="dxa"/>
              <w:left w:w="180" w:type="dxa"/>
              <w:bottom w:w="120" w:type="dxa"/>
              <w:right w:w="180" w:type="dxa"/>
            </w:tcMar>
            <w:hideMark/>
          </w:tcPr>
          <w:p w14:paraId="75E28BD2"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127_toc_13</w:t>
            </w:r>
          </w:p>
        </w:tc>
        <w:tc>
          <w:tcPr>
            <w:tcW w:w="6000" w:type="dxa"/>
            <w:tcMar>
              <w:top w:w="120" w:type="dxa"/>
              <w:left w:w="180" w:type="dxa"/>
              <w:bottom w:w="120" w:type="dxa"/>
              <w:right w:w="180" w:type="dxa"/>
            </w:tcMar>
            <w:hideMark/>
          </w:tcPr>
          <w:p w14:paraId="0F1AFE63"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Advancing Science</w:t>
            </w:r>
          </w:p>
        </w:tc>
        <w:tc>
          <w:tcPr>
            <w:tcW w:w="6000" w:type="dxa"/>
          </w:tcPr>
          <w:p w14:paraId="199DE2A0"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Faire progresser la science</w:t>
            </w:r>
          </w:p>
        </w:tc>
      </w:tr>
      <w:tr w:rsidR="0081652B" w:rsidRPr="005A2F98" w14:paraId="0EDCE4AC" w14:textId="77777777" w:rsidTr="00511015">
        <w:tc>
          <w:tcPr>
            <w:tcW w:w="1353" w:type="dxa"/>
            <w:shd w:val="clear" w:color="auto" w:fill="C1E4F5"/>
            <w:tcMar>
              <w:top w:w="120" w:type="dxa"/>
              <w:left w:w="180" w:type="dxa"/>
              <w:bottom w:w="120" w:type="dxa"/>
              <w:right w:w="180" w:type="dxa"/>
            </w:tcMar>
            <w:hideMark/>
          </w:tcPr>
          <w:p w14:paraId="359BBD9B"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128_toc_14</w:t>
            </w:r>
          </w:p>
        </w:tc>
        <w:tc>
          <w:tcPr>
            <w:tcW w:w="6000" w:type="dxa"/>
            <w:tcMar>
              <w:top w:w="120" w:type="dxa"/>
              <w:left w:w="180" w:type="dxa"/>
              <w:bottom w:w="120" w:type="dxa"/>
              <w:right w:w="180" w:type="dxa"/>
            </w:tcMar>
            <w:hideMark/>
          </w:tcPr>
          <w:p w14:paraId="32C5C4B7"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Our People</w:t>
            </w:r>
          </w:p>
        </w:tc>
        <w:tc>
          <w:tcPr>
            <w:tcW w:w="6000" w:type="dxa"/>
          </w:tcPr>
          <w:p w14:paraId="68187F6A"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Notre personnel</w:t>
            </w:r>
          </w:p>
        </w:tc>
      </w:tr>
      <w:tr w:rsidR="0081652B" w:rsidRPr="005A2F98" w14:paraId="66BF308E" w14:textId="77777777" w:rsidTr="00511015">
        <w:tc>
          <w:tcPr>
            <w:tcW w:w="1353" w:type="dxa"/>
            <w:shd w:val="clear" w:color="auto" w:fill="C1E4F5"/>
            <w:tcMar>
              <w:top w:w="120" w:type="dxa"/>
              <w:left w:w="180" w:type="dxa"/>
              <w:bottom w:w="120" w:type="dxa"/>
              <w:right w:w="180" w:type="dxa"/>
            </w:tcMar>
            <w:hideMark/>
          </w:tcPr>
          <w:p w14:paraId="4B3D41D2"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129_toc_15</w:t>
            </w:r>
          </w:p>
        </w:tc>
        <w:tc>
          <w:tcPr>
            <w:tcW w:w="6000" w:type="dxa"/>
            <w:tcMar>
              <w:top w:w="120" w:type="dxa"/>
              <w:left w:w="180" w:type="dxa"/>
              <w:bottom w:w="120" w:type="dxa"/>
              <w:right w:w="180" w:type="dxa"/>
            </w:tcMar>
            <w:hideMark/>
          </w:tcPr>
          <w:p w14:paraId="0812FCFE"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Our Communities</w:t>
            </w:r>
          </w:p>
        </w:tc>
        <w:tc>
          <w:tcPr>
            <w:tcW w:w="6000" w:type="dxa"/>
          </w:tcPr>
          <w:p w14:paraId="5B805EBC"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Nos communautés</w:t>
            </w:r>
          </w:p>
        </w:tc>
      </w:tr>
      <w:tr w:rsidR="0081652B" w:rsidRPr="005A2F98" w14:paraId="521B0F0B" w14:textId="77777777" w:rsidTr="00511015">
        <w:tc>
          <w:tcPr>
            <w:tcW w:w="1353" w:type="dxa"/>
            <w:shd w:val="clear" w:color="auto" w:fill="C1E4F5"/>
            <w:tcMar>
              <w:top w:w="120" w:type="dxa"/>
              <w:left w:w="180" w:type="dxa"/>
              <w:bottom w:w="120" w:type="dxa"/>
              <w:right w:w="180" w:type="dxa"/>
            </w:tcMar>
            <w:hideMark/>
          </w:tcPr>
          <w:p w14:paraId="4FB6A4C1"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130_toc_16</w:t>
            </w:r>
          </w:p>
        </w:tc>
        <w:tc>
          <w:tcPr>
            <w:tcW w:w="6000" w:type="dxa"/>
            <w:tcMar>
              <w:top w:w="120" w:type="dxa"/>
              <w:left w:w="180" w:type="dxa"/>
              <w:bottom w:w="120" w:type="dxa"/>
              <w:right w:w="180" w:type="dxa"/>
            </w:tcMar>
            <w:hideMark/>
          </w:tcPr>
          <w:p w14:paraId="2CDB72E8"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How we Operate</w:t>
            </w:r>
          </w:p>
        </w:tc>
        <w:tc>
          <w:tcPr>
            <w:tcW w:w="6000" w:type="dxa"/>
          </w:tcPr>
          <w:p w14:paraId="79D3EC3E"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Comment nous fonctionnons</w:t>
            </w:r>
          </w:p>
        </w:tc>
      </w:tr>
      <w:tr w:rsidR="0081652B" w:rsidRPr="005A2F98" w14:paraId="12B564A8" w14:textId="77777777" w:rsidTr="00511015">
        <w:tc>
          <w:tcPr>
            <w:tcW w:w="1353" w:type="dxa"/>
            <w:shd w:val="clear" w:color="auto" w:fill="C1E4F5"/>
            <w:tcMar>
              <w:top w:w="120" w:type="dxa"/>
              <w:left w:w="180" w:type="dxa"/>
              <w:bottom w:w="120" w:type="dxa"/>
              <w:right w:w="180" w:type="dxa"/>
            </w:tcMar>
            <w:hideMark/>
          </w:tcPr>
          <w:p w14:paraId="731CF109"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131_toc_17</w:t>
            </w:r>
          </w:p>
        </w:tc>
        <w:tc>
          <w:tcPr>
            <w:tcW w:w="6000" w:type="dxa"/>
            <w:tcMar>
              <w:top w:w="120" w:type="dxa"/>
              <w:left w:w="180" w:type="dxa"/>
              <w:bottom w:w="120" w:type="dxa"/>
              <w:right w:w="180" w:type="dxa"/>
            </w:tcMar>
            <w:hideMark/>
          </w:tcPr>
          <w:p w14:paraId="3857D085"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 xml:space="preserve">Your Commitment </w:t>
            </w:r>
          </w:p>
        </w:tc>
        <w:tc>
          <w:tcPr>
            <w:tcW w:w="6000" w:type="dxa"/>
          </w:tcPr>
          <w:p w14:paraId="1BE747AC"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 xml:space="preserve">Votre engagement </w:t>
            </w:r>
          </w:p>
        </w:tc>
      </w:tr>
      <w:tr w:rsidR="0081652B" w:rsidRPr="005A2F98" w14:paraId="7294729E" w14:textId="77777777" w:rsidTr="00511015">
        <w:tc>
          <w:tcPr>
            <w:tcW w:w="1353" w:type="dxa"/>
            <w:shd w:val="clear" w:color="auto" w:fill="C1E4F5"/>
            <w:tcMar>
              <w:top w:w="120" w:type="dxa"/>
              <w:left w:w="180" w:type="dxa"/>
              <w:bottom w:w="120" w:type="dxa"/>
              <w:right w:w="180" w:type="dxa"/>
            </w:tcMar>
            <w:hideMark/>
          </w:tcPr>
          <w:p w14:paraId="53E34C55"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132_toc_18</w:t>
            </w:r>
          </w:p>
        </w:tc>
        <w:tc>
          <w:tcPr>
            <w:tcW w:w="6000" w:type="dxa"/>
            <w:tcMar>
              <w:top w:w="120" w:type="dxa"/>
              <w:left w:w="180" w:type="dxa"/>
              <w:bottom w:w="120" w:type="dxa"/>
              <w:right w:w="180" w:type="dxa"/>
            </w:tcMar>
            <w:hideMark/>
          </w:tcPr>
          <w:p w14:paraId="51F447C6"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Your Commitment</w:t>
            </w:r>
          </w:p>
        </w:tc>
        <w:tc>
          <w:tcPr>
            <w:tcW w:w="6000" w:type="dxa"/>
          </w:tcPr>
          <w:p w14:paraId="23724A2D"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Votre engagement</w:t>
            </w:r>
          </w:p>
        </w:tc>
      </w:tr>
      <w:tr w:rsidR="0081652B" w:rsidRPr="005A2F98" w14:paraId="1786D183" w14:textId="77777777" w:rsidTr="00511015">
        <w:tc>
          <w:tcPr>
            <w:tcW w:w="1353" w:type="dxa"/>
            <w:shd w:val="clear" w:color="auto" w:fill="C1E4F5"/>
            <w:tcMar>
              <w:top w:w="120" w:type="dxa"/>
              <w:left w:w="180" w:type="dxa"/>
              <w:bottom w:w="120" w:type="dxa"/>
              <w:right w:w="180" w:type="dxa"/>
            </w:tcMar>
            <w:hideMark/>
          </w:tcPr>
          <w:p w14:paraId="43FE022C"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133_toc_19</w:t>
            </w:r>
          </w:p>
        </w:tc>
        <w:tc>
          <w:tcPr>
            <w:tcW w:w="6000" w:type="dxa"/>
            <w:tcMar>
              <w:top w:w="120" w:type="dxa"/>
              <w:left w:w="180" w:type="dxa"/>
              <w:bottom w:w="120" w:type="dxa"/>
              <w:right w:w="180" w:type="dxa"/>
            </w:tcMar>
            <w:hideMark/>
          </w:tcPr>
          <w:p w14:paraId="02A625AF"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Knowledge Check</w:t>
            </w:r>
          </w:p>
        </w:tc>
        <w:tc>
          <w:tcPr>
            <w:tcW w:w="6000" w:type="dxa"/>
          </w:tcPr>
          <w:p w14:paraId="3B0059EE"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Contrôle des connaissances</w:t>
            </w:r>
          </w:p>
        </w:tc>
      </w:tr>
      <w:tr w:rsidR="0081652B" w:rsidRPr="005A2F98" w14:paraId="6226616F" w14:textId="77777777" w:rsidTr="00511015">
        <w:tc>
          <w:tcPr>
            <w:tcW w:w="1353" w:type="dxa"/>
            <w:shd w:val="clear" w:color="auto" w:fill="C1E4F5"/>
            <w:tcMar>
              <w:top w:w="120" w:type="dxa"/>
              <w:left w:w="180" w:type="dxa"/>
              <w:bottom w:w="120" w:type="dxa"/>
              <w:right w:w="180" w:type="dxa"/>
            </w:tcMar>
            <w:hideMark/>
          </w:tcPr>
          <w:p w14:paraId="2A205519"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134_toc_20</w:t>
            </w:r>
          </w:p>
        </w:tc>
        <w:tc>
          <w:tcPr>
            <w:tcW w:w="6000" w:type="dxa"/>
            <w:tcMar>
              <w:top w:w="120" w:type="dxa"/>
              <w:left w:w="180" w:type="dxa"/>
              <w:bottom w:w="120" w:type="dxa"/>
              <w:right w:w="180" w:type="dxa"/>
            </w:tcMar>
            <w:hideMark/>
          </w:tcPr>
          <w:p w14:paraId="356D7700"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Introduction</w:t>
            </w:r>
          </w:p>
        </w:tc>
        <w:tc>
          <w:tcPr>
            <w:tcW w:w="6000" w:type="dxa"/>
          </w:tcPr>
          <w:p w14:paraId="437B0973"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Introduction</w:t>
            </w:r>
          </w:p>
        </w:tc>
      </w:tr>
      <w:tr w:rsidR="0081652B" w:rsidRPr="005A2F98" w14:paraId="7E066A44" w14:textId="77777777" w:rsidTr="00511015">
        <w:tc>
          <w:tcPr>
            <w:tcW w:w="1353" w:type="dxa"/>
            <w:shd w:val="clear" w:color="auto" w:fill="C1E4F5"/>
            <w:tcMar>
              <w:top w:w="120" w:type="dxa"/>
              <w:left w:w="180" w:type="dxa"/>
              <w:bottom w:w="120" w:type="dxa"/>
              <w:right w:w="180" w:type="dxa"/>
            </w:tcMar>
            <w:hideMark/>
          </w:tcPr>
          <w:p w14:paraId="7574C54C"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135_toc_21</w:t>
            </w:r>
          </w:p>
        </w:tc>
        <w:tc>
          <w:tcPr>
            <w:tcW w:w="6000" w:type="dxa"/>
            <w:tcMar>
              <w:top w:w="120" w:type="dxa"/>
              <w:left w:w="180" w:type="dxa"/>
              <w:bottom w:w="120" w:type="dxa"/>
              <w:right w:w="180" w:type="dxa"/>
            </w:tcMar>
            <w:hideMark/>
          </w:tcPr>
          <w:p w14:paraId="1BC1FCFB"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Assessment</w:t>
            </w:r>
          </w:p>
        </w:tc>
        <w:tc>
          <w:tcPr>
            <w:tcW w:w="6000" w:type="dxa"/>
          </w:tcPr>
          <w:p w14:paraId="7C12F322"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Évaluation</w:t>
            </w:r>
          </w:p>
        </w:tc>
      </w:tr>
      <w:tr w:rsidR="0081652B" w:rsidRPr="005A2F98" w14:paraId="4571CBB1" w14:textId="77777777" w:rsidTr="00511015">
        <w:tc>
          <w:tcPr>
            <w:tcW w:w="1353" w:type="dxa"/>
            <w:shd w:val="clear" w:color="auto" w:fill="C1E4F5"/>
            <w:tcMar>
              <w:top w:w="120" w:type="dxa"/>
              <w:left w:w="180" w:type="dxa"/>
              <w:bottom w:w="120" w:type="dxa"/>
              <w:right w:w="180" w:type="dxa"/>
            </w:tcMar>
            <w:hideMark/>
          </w:tcPr>
          <w:p w14:paraId="5727A9EA"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136_toc_22</w:t>
            </w:r>
          </w:p>
        </w:tc>
        <w:tc>
          <w:tcPr>
            <w:tcW w:w="6000" w:type="dxa"/>
            <w:tcMar>
              <w:top w:w="120" w:type="dxa"/>
              <w:left w:w="180" w:type="dxa"/>
              <w:bottom w:w="120" w:type="dxa"/>
              <w:right w:w="180" w:type="dxa"/>
            </w:tcMar>
            <w:hideMark/>
          </w:tcPr>
          <w:p w14:paraId="27AE4F8D"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Feedback</w:t>
            </w:r>
          </w:p>
        </w:tc>
        <w:tc>
          <w:tcPr>
            <w:tcW w:w="6000" w:type="dxa"/>
          </w:tcPr>
          <w:p w14:paraId="652E8A05"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Commentaires</w:t>
            </w:r>
          </w:p>
        </w:tc>
      </w:tr>
      <w:tr w:rsidR="0081652B" w:rsidRPr="005A2F98" w14:paraId="282323D2" w14:textId="77777777" w:rsidTr="00511015">
        <w:tc>
          <w:tcPr>
            <w:tcW w:w="1353" w:type="dxa"/>
            <w:shd w:val="clear" w:color="auto" w:fill="C1E4F5"/>
            <w:tcMar>
              <w:top w:w="120" w:type="dxa"/>
              <w:left w:w="180" w:type="dxa"/>
              <w:bottom w:w="120" w:type="dxa"/>
              <w:right w:w="180" w:type="dxa"/>
            </w:tcMar>
            <w:hideMark/>
          </w:tcPr>
          <w:p w14:paraId="39A01207"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137_toc_23</w:t>
            </w:r>
          </w:p>
        </w:tc>
        <w:tc>
          <w:tcPr>
            <w:tcW w:w="6000" w:type="dxa"/>
            <w:tcMar>
              <w:top w:w="120" w:type="dxa"/>
              <w:left w:w="180" w:type="dxa"/>
              <w:bottom w:w="120" w:type="dxa"/>
              <w:right w:w="180" w:type="dxa"/>
            </w:tcMar>
            <w:hideMark/>
          </w:tcPr>
          <w:p w14:paraId="4CE07062"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Survey</w:t>
            </w:r>
          </w:p>
        </w:tc>
        <w:tc>
          <w:tcPr>
            <w:tcW w:w="6000" w:type="dxa"/>
          </w:tcPr>
          <w:p w14:paraId="59443146"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Enquête</w:t>
            </w:r>
          </w:p>
        </w:tc>
      </w:tr>
      <w:tr w:rsidR="0081652B" w:rsidRPr="005A2F98" w14:paraId="03F7A1D2" w14:textId="77777777" w:rsidTr="00511015">
        <w:tc>
          <w:tcPr>
            <w:tcW w:w="1353" w:type="dxa"/>
            <w:shd w:val="clear" w:color="auto" w:fill="C1E4F5"/>
            <w:tcMar>
              <w:top w:w="120" w:type="dxa"/>
              <w:left w:w="180" w:type="dxa"/>
              <w:bottom w:w="120" w:type="dxa"/>
              <w:right w:w="180" w:type="dxa"/>
            </w:tcMar>
            <w:hideMark/>
          </w:tcPr>
          <w:p w14:paraId="6721FD83"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1E077CB5"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2047F7BC"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 xml:space="preserve">Le cours ne peut pas contacter le LMS. Cliquez sur « OK » pour continuer et revoir le cours. Remarque : la certification pour ce cours peut ne pas être disponible. Cliquez sur « Annuler » pour quitter. </w:t>
            </w:r>
          </w:p>
        </w:tc>
      </w:tr>
      <w:tr w:rsidR="0081652B" w:rsidRPr="0071772A" w14:paraId="378E6908" w14:textId="77777777" w:rsidTr="00511015">
        <w:tc>
          <w:tcPr>
            <w:tcW w:w="1353" w:type="dxa"/>
            <w:shd w:val="clear" w:color="auto" w:fill="C1E4F5"/>
            <w:tcMar>
              <w:top w:w="120" w:type="dxa"/>
              <w:left w:w="180" w:type="dxa"/>
              <w:bottom w:w="120" w:type="dxa"/>
              <w:right w:w="180" w:type="dxa"/>
            </w:tcMar>
            <w:hideMark/>
          </w:tcPr>
          <w:p w14:paraId="4E07A372"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1616220F"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All questions remain unanswered</w:t>
            </w:r>
          </w:p>
        </w:tc>
        <w:tc>
          <w:tcPr>
            <w:tcW w:w="6000" w:type="dxa"/>
          </w:tcPr>
          <w:p w14:paraId="6A256486" w14:textId="77777777" w:rsidR="00315D6E"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Toutes les questions restent sans réponse</w:t>
            </w:r>
          </w:p>
        </w:tc>
      </w:tr>
      <w:tr w:rsidR="0081652B" w:rsidRPr="005A2F98" w14:paraId="124F6BD1" w14:textId="77777777" w:rsidTr="00511015">
        <w:tc>
          <w:tcPr>
            <w:tcW w:w="1353" w:type="dxa"/>
            <w:shd w:val="clear" w:color="auto" w:fill="C1E4F5"/>
            <w:tcMar>
              <w:top w:w="120" w:type="dxa"/>
              <w:left w:w="180" w:type="dxa"/>
              <w:bottom w:w="120" w:type="dxa"/>
              <w:right w:w="180" w:type="dxa"/>
            </w:tcMar>
            <w:hideMark/>
          </w:tcPr>
          <w:p w14:paraId="6D603783"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1F3E941A"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Questions</w:t>
            </w:r>
          </w:p>
        </w:tc>
        <w:tc>
          <w:tcPr>
            <w:tcW w:w="6000" w:type="dxa"/>
          </w:tcPr>
          <w:p w14:paraId="3EC4787F"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Questions</w:t>
            </w:r>
          </w:p>
        </w:tc>
      </w:tr>
      <w:tr w:rsidR="0081652B" w:rsidRPr="005A2F98" w14:paraId="54CB790F" w14:textId="77777777" w:rsidTr="00511015">
        <w:tc>
          <w:tcPr>
            <w:tcW w:w="1353" w:type="dxa"/>
            <w:shd w:val="clear" w:color="auto" w:fill="C1E4F5"/>
            <w:tcMar>
              <w:top w:w="120" w:type="dxa"/>
              <w:left w:w="180" w:type="dxa"/>
              <w:bottom w:w="120" w:type="dxa"/>
              <w:right w:w="180" w:type="dxa"/>
            </w:tcMar>
            <w:hideMark/>
          </w:tcPr>
          <w:p w14:paraId="0BE7F5F0"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5CD2B6D3"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Question</w:t>
            </w:r>
          </w:p>
        </w:tc>
        <w:tc>
          <w:tcPr>
            <w:tcW w:w="6000" w:type="dxa"/>
          </w:tcPr>
          <w:p w14:paraId="1ABCB72A"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Question</w:t>
            </w:r>
          </w:p>
        </w:tc>
      </w:tr>
      <w:tr w:rsidR="0081652B" w:rsidRPr="005A2F98" w14:paraId="3245C2DD" w14:textId="77777777" w:rsidTr="00511015">
        <w:tc>
          <w:tcPr>
            <w:tcW w:w="1353" w:type="dxa"/>
            <w:shd w:val="clear" w:color="auto" w:fill="C1E4F5"/>
            <w:tcMar>
              <w:top w:w="120" w:type="dxa"/>
              <w:left w:w="180" w:type="dxa"/>
              <w:bottom w:w="120" w:type="dxa"/>
              <w:right w:w="180" w:type="dxa"/>
            </w:tcMar>
            <w:hideMark/>
          </w:tcPr>
          <w:p w14:paraId="1CF01423"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41413478"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not answered</w:t>
            </w:r>
          </w:p>
        </w:tc>
        <w:tc>
          <w:tcPr>
            <w:tcW w:w="6000" w:type="dxa"/>
          </w:tcPr>
          <w:p w14:paraId="7D86AA72"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sans réponse</w:t>
            </w:r>
          </w:p>
        </w:tc>
      </w:tr>
      <w:tr w:rsidR="0081652B" w:rsidRPr="005A2F98" w14:paraId="32697FE3" w14:textId="77777777" w:rsidTr="00511015">
        <w:tc>
          <w:tcPr>
            <w:tcW w:w="1353" w:type="dxa"/>
            <w:shd w:val="clear" w:color="auto" w:fill="C1E4F5"/>
            <w:tcMar>
              <w:top w:w="120" w:type="dxa"/>
              <w:left w:w="180" w:type="dxa"/>
              <w:bottom w:w="120" w:type="dxa"/>
              <w:right w:w="180" w:type="dxa"/>
            </w:tcMar>
            <w:hideMark/>
          </w:tcPr>
          <w:p w14:paraId="39515E0B"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0191A9F6"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That's correct!</w:t>
            </w:r>
          </w:p>
        </w:tc>
        <w:tc>
          <w:tcPr>
            <w:tcW w:w="6000" w:type="dxa"/>
          </w:tcPr>
          <w:p w14:paraId="4C31ED4D"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Bonne réponse !</w:t>
            </w:r>
          </w:p>
        </w:tc>
      </w:tr>
      <w:tr w:rsidR="0081652B" w:rsidRPr="005A2F98" w14:paraId="440951AA" w14:textId="77777777" w:rsidTr="00511015">
        <w:tc>
          <w:tcPr>
            <w:tcW w:w="1353" w:type="dxa"/>
            <w:shd w:val="clear" w:color="auto" w:fill="C1E4F5"/>
            <w:tcMar>
              <w:top w:w="120" w:type="dxa"/>
              <w:left w:w="180" w:type="dxa"/>
              <w:bottom w:w="120" w:type="dxa"/>
              <w:right w:w="180" w:type="dxa"/>
            </w:tcMar>
            <w:hideMark/>
          </w:tcPr>
          <w:p w14:paraId="145BEF66"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25FBDDEB"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That's not correct!</w:t>
            </w:r>
          </w:p>
        </w:tc>
        <w:tc>
          <w:tcPr>
            <w:tcW w:w="6000" w:type="dxa"/>
          </w:tcPr>
          <w:p w14:paraId="4A7D4D3F"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Réponse incorrecte !</w:t>
            </w:r>
          </w:p>
        </w:tc>
      </w:tr>
      <w:tr w:rsidR="0081652B" w:rsidRPr="005A2F98" w14:paraId="7B40EA2E" w14:textId="77777777" w:rsidTr="00511015">
        <w:tc>
          <w:tcPr>
            <w:tcW w:w="1353" w:type="dxa"/>
            <w:shd w:val="clear" w:color="auto" w:fill="C1E4F5"/>
            <w:tcMar>
              <w:top w:w="120" w:type="dxa"/>
              <w:left w:w="180" w:type="dxa"/>
              <w:bottom w:w="120" w:type="dxa"/>
              <w:right w:w="180" w:type="dxa"/>
            </w:tcMar>
            <w:hideMark/>
          </w:tcPr>
          <w:p w14:paraId="348EB030"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6109FB93"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 xml:space="preserve">Feedback: </w:t>
            </w:r>
          </w:p>
        </w:tc>
        <w:tc>
          <w:tcPr>
            <w:tcW w:w="6000" w:type="dxa"/>
          </w:tcPr>
          <w:p w14:paraId="570523F2"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 xml:space="preserve">Commentaires : </w:t>
            </w:r>
          </w:p>
        </w:tc>
      </w:tr>
      <w:tr w:rsidR="0081652B" w:rsidRPr="005A2F98" w14:paraId="4E2C42CC" w14:textId="77777777" w:rsidTr="00511015">
        <w:tc>
          <w:tcPr>
            <w:tcW w:w="1353" w:type="dxa"/>
            <w:shd w:val="clear" w:color="auto" w:fill="C1E4F5"/>
            <w:tcMar>
              <w:top w:w="120" w:type="dxa"/>
              <w:left w:w="180" w:type="dxa"/>
              <w:bottom w:w="120" w:type="dxa"/>
              <w:right w:w="180" w:type="dxa"/>
            </w:tcMar>
            <w:hideMark/>
          </w:tcPr>
          <w:p w14:paraId="0464DCCD"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2C776224"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Code of Business Conduct</w:t>
            </w:r>
          </w:p>
        </w:tc>
        <w:tc>
          <w:tcPr>
            <w:tcW w:w="6000" w:type="dxa"/>
          </w:tcPr>
          <w:p w14:paraId="7AFCC55C"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Code de conduite professionnelle</w:t>
            </w:r>
          </w:p>
        </w:tc>
      </w:tr>
      <w:tr w:rsidR="0081652B" w:rsidRPr="005A2F98" w14:paraId="36817430" w14:textId="77777777" w:rsidTr="00511015">
        <w:tc>
          <w:tcPr>
            <w:tcW w:w="1353" w:type="dxa"/>
            <w:shd w:val="clear" w:color="auto" w:fill="C1E4F5"/>
            <w:tcMar>
              <w:top w:w="120" w:type="dxa"/>
              <w:left w:w="180" w:type="dxa"/>
              <w:bottom w:w="120" w:type="dxa"/>
              <w:right w:w="180" w:type="dxa"/>
            </w:tcMar>
            <w:hideMark/>
          </w:tcPr>
          <w:p w14:paraId="130B6700"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377B2B24"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Knowledge Check</w:t>
            </w:r>
          </w:p>
        </w:tc>
        <w:tc>
          <w:tcPr>
            <w:tcW w:w="6000" w:type="dxa"/>
          </w:tcPr>
          <w:p w14:paraId="0B32CA24"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Contrôle des connaissances</w:t>
            </w:r>
          </w:p>
        </w:tc>
      </w:tr>
      <w:tr w:rsidR="0081652B" w:rsidRPr="005A2F98" w14:paraId="6DB0FC43" w14:textId="77777777" w:rsidTr="00511015">
        <w:tc>
          <w:tcPr>
            <w:tcW w:w="1353" w:type="dxa"/>
            <w:shd w:val="clear" w:color="auto" w:fill="C1E4F5"/>
            <w:tcMar>
              <w:top w:w="120" w:type="dxa"/>
              <w:left w:w="180" w:type="dxa"/>
              <w:bottom w:w="120" w:type="dxa"/>
              <w:right w:w="180" w:type="dxa"/>
            </w:tcMar>
            <w:hideMark/>
          </w:tcPr>
          <w:p w14:paraId="1F531641"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518973A9"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Submit</w:t>
            </w:r>
          </w:p>
        </w:tc>
        <w:tc>
          <w:tcPr>
            <w:tcW w:w="6000" w:type="dxa"/>
          </w:tcPr>
          <w:p w14:paraId="2126EF24"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Envoyer</w:t>
            </w:r>
          </w:p>
        </w:tc>
      </w:tr>
      <w:tr w:rsidR="0081652B" w:rsidRPr="005A2F98" w14:paraId="19ACC4CF" w14:textId="77777777" w:rsidTr="00511015">
        <w:tc>
          <w:tcPr>
            <w:tcW w:w="1353" w:type="dxa"/>
            <w:shd w:val="clear" w:color="auto" w:fill="C1E4F5"/>
            <w:tcMar>
              <w:top w:w="120" w:type="dxa"/>
              <w:left w:w="180" w:type="dxa"/>
              <w:bottom w:w="120" w:type="dxa"/>
              <w:right w:w="180" w:type="dxa"/>
            </w:tcMar>
            <w:hideMark/>
          </w:tcPr>
          <w:p w14:paraId="39CA7B6B" w14:textId="77777777" w:rsidR="00315D6E" w:rsidRPr="005A2F98" w:rsidRDefault="002072B8" w:rsidP="00315D6E">
            <w:pPr>
              <w:spacing w:before="30" w:after="30"/>
              <w:ind w:left="30" w:right="30"/>
              <w:rPr>
                <w:rFonts w:ascii="Calibri" w:eastAsia="Times New Roman" w:hAnsi="Calibri" w:cs="Calibri"/>
                <w:sz w:val="16"/>
              </w:rPr>
            </w:pPr>
            <w:r w:rsidRPr="005A2F98">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27ED9310"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Retake</w:t>
            </w:r>
          </w:p>
        </w:tc>
        <w:tc>
          <w:tcPr>
            <w:tcW w:w="6000" w:type="dxa"/>
          </w:tcPr>
          <w:p w14:paraId="602F8276" w14:textId="77777777" w:rsidR="00315D6E"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Recommencer</w:t>
            </w:r>
          </w:p>
        </w:tc>
      </w:tr>
      <w:tr w:rsidR="0081652B" w:rsidRPr="005A2F98" w14:paraId="7B6DA5CC" w14:textId="77777777" w:rsidTr="00511015">
        <w:tc>
          <w:tcPr>
            <w:tcW w:w="1353" w:type="dxa"/>
            <w:shd w:val="clear" w:color="auto" w:fill="C1E4F5"/>
            <w:tcMar>
              <w:top w:w="120" w:type="dxa"/>
              <w:left w:w="180" w:type="dxa"/>
              <w:bottom w:w="120" w:type="dxa"/>
              <w:right w:w="180" w:type="dxa"/>
            </w:tcMar>
            <w:hideMark/>
          </w:tcPr>
          <w:p w14:paraId="1406E7CF" w14:textId="77777777" w:rsidR="005B5C04" w:rsidRPr="005A2F98" w:rsidRDefault="002072B8" w:rsidP="005B5C04">
            <w:pPr>
              <w:spacing w:before="30" w:after="30"/>
              <w:ind w:left="30" w:right="30"/>
              <w:rPr>
                <w:rFonts w:ascii="Calibri" w:eastAsia="Times New Roman" w:hAnsi="Calibri" w:cs="Calibri"/>
                <w:sz w:val="16"/>
              </w:rPr>
            </w:pPr>
            <w:r w:rsidRPr="005A2F98">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67F7A2EC"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Course Description: Our Code of Business Conduct is a critically important document that describes our company’s expectations of every employee as we represent Abbott in our daily work. It provides a foundation for our responsibilities and behaviors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223236D1"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Description du cours : Le Code de conduite professionnelle est un document extrêmement important, qui décrit les attentes de notre entreprise à l’égard de chaque employé, dans la mesure où nous représentons Abbott dans notre travail quotidien. Il donne une fondation à nos responsabilités et à nos comportements, qui nous aidera à faire les meilleurs choix pour Abbott, pour nous-mêmes et pour les nombreuses personnes au service desquelles nous travaillons. Ce cours offre un aperçu général du Code, décrit les attentes de notre entreprise et vos obligations, et fournit des conseils pratiques sur ce qu’il faut faire lorsqu’il est difficile de déterminer la meilleure marche à suivre. Le cours vous prendra 35 à 45 minutes environ.</w:t>
            </w:r>
          </w:p>
        </w:tc>
      </w:tr>
      <w:tr w:rsidR="0081652B" w:rsidRPr="005A2F98" w14:paraId="7A9CE660" w14:textId="77777777" w:rsidTr="00511015">
        <w:tc>
          <w:tcPr>
            <w:tcW w:w="1353" w:type="dxa"/>
            <w:shd w:val="clear" w:color="auto" w:fill="C1E4F5"/>
            <w:tcMar>
              <w:top w:w="120" w:type="dxa"/>
              <w:left w:w="180" w:type="dxa"/>
              <w:bottom w:w="120" w:type="dxa"/>
              <w:right w:w="180" w:type="dxa"/>
            </w:tcMar>
            <w:hideMark/>
          </w:tcPr>
          <w:p w14:paraId="387E73F4" w14:textId="77777777" w:rsidR="005B5C04" w:rsidRPr="005A2F98" w:rsidRDefault="002072B8" w:rsidP="005B5C04">
            <w:pPr>
              <w:spacing w:before="30" w:after="30"/>
              <w:ind w:left="30" w:right="30"/>
              <w:rPr>
                <w:rFonts w:ascii="Calibri" w:eastAsia="Times New Roman" w:hAnsi="Calibri" w:cs="Calibri"/>
                <w:sz w:val="16"/>
              </w:rPr>
            </w:pPr>
            <w:r w:rsidRPr="005A2F98">
              <w:rPr>
                <w:rFonts w:ascii="Calibri" w:eastAsia="Times New Roman" w:hAnsi="Calibri" w:cs="Calibri"/>
                <w:sz w:val="16"/>
              </w:rPr>
              <w:t>151_string_14</w:t>
            </w:r>
          </w:p>
        </w:tc>
        <w:tc>
          <w:tcPr>
            <w:tcW w:w="6000" w:type="dxa"/>
            <w:tcMar>
              <w:top w:w="120" w:type="dxa"/>
              <w:left w:w="180" w:type="dxa"/>
              <w:bottom w:w="120" w:type="dxa"/>
              <w:right w:w="180" w:type="dxa"/>
            </w:tcMar>
            <w:hideMark/>
          </w:tcPr>
          <w:p w14:paraId="66332065"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Menu</w:t>
            </w:r>
          </w:p>
        </w:tc>
        <w:tc>
          <w:tcPr>
            <w:tcW w:w="6000" w:type="dxa"/>
          </w:tcPr>
          <w:p w14:paraId="526EAAD7"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Menu</w:t>
            </w:r>
          </w:p>
        </w:tc>
      </w:tr>
      <w:tr w:rsidR="0081652B" w:rsidRPr="005A2F98" w14:paraId="597589E9" w14:textId="77777777" w:rsidTr="00511015">
        <w:tc>
          <w:tcPr>
            <w:tcW w:w="1353" w:type="dxa"/>
            <w:shd w:val="clear" w:color="auto" w:fill="C1E4F5"/>
            <w:tcMar>
              <w:top w:w="120" w:type="dxa"/>
              <w:left w:w="180" w:type="dxa"/>
              <w:bottom w:w="120" w:type="dxa"/>
              <w:right w:w="180" w:type="dxa"/>
            </w:tcMar>
            <w:hideMark/>
          </w:tcPr>
          <w:p w14:paraId="703EDCC5" w14:textId="77777777" w:rsidR="005B5C04" w:rsidRPr="005A2F98" w:rsidRDefault="002072B8" w:rsidP="005B5C04">
            <w:pPr>
              <w:spacing w:before="30" w:after="30"/>
              <w:ind w:left="30" w:right="30"/>
              <w:rPr>
                <w:rFonts w:ascii="Calibri" w:eastAsia="Times New Roman" w:hAnsi="Calibri" w:cs="Calibri"/>
                <w:sz w:val="16"/>
              </w:rPr>
            </w:pPr>
            <w:r w:rsidRPr="005A2F98">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36A860FC"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Resources</w:t>
            </w:r>
          </w:p>
        </w:tc>
        <w:tc>
          <w:tcPr>
            <w:tcW w:w="6000" w:type="dxa"/>
          </w:tcPr>
          <w:p w14:paraId="749D8147"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Ressources</w:t>
            </w:r>
          </w:p>
        </w:tc>
      </w:tr>
      <w:tr w:rsidR="0081652B" w:rsidRPr="005A2F98" w14:paraId="12E5F533" w14:textId="77777777" w:rsidTr="00511015">
        <w:tc>
          <w:tcPr>
            <w:tcW w:w="1353" w:type="dxa"/>
            <w:shd w:val="clear" w:color="auto" w:fill="C1E4F5"/>
            <w:tcMar>
              <w:top w:w="120" w:type="dxa"/>
              <w:left w:w="180" w:type="dxa"/>
              <w:bottom w:w="120" w:type="dxa"/>
              <w:right w:w="180" w:type="dxa"/>
            </w:tcMar>
            <w:hideMark/>
          </w:tcPr>
          <w:p w14:paraId="0D389912" w14:textId="77777777" w:rsidR="005B5C04" w:rsidRPr="005A2F98" w:rsidRDefault="002072B8" w:rsidP="005B5C04">
            <w:pPr>
              <w:spacing w:before="30" w:after="30"/>
              <w:ind w:left="30" w:right="30"/>
              <w:rPr>
                <w:rFonts w:ascii="Calibri" w:eastAsia="Times New Roman" w:hAnsi="Calibri" w:cs="Calibri"/>
                <w:sz w:val="16"/>
              </w:rPr>
            </w:pPr>
            <w:r w:rsidRPr="005A2F98">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4F5510D1"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Reference Material</w:t>
            </w:r>
          </w:p>
        </w:tc>
        <w:tc>
          <w:tcPr>
            <w:tcW w:w="6000" w:type="dxa"/>
          </w:tcPr>
          <w:p w14:paraId="0D73147F"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Documents de référence</w:t>
            </w:r>
          </w:p>
        </w:tc>
      </w:tr>
      <w:tr w:rsidR="0081652B" w:rsidRPr="005A2F98" w14:paraId="78BD3894" w14:textId="77777777" w:rsidTr="00511015">
        <w:tc>
          <w:tcPr>
            <w:tcW w:w="1353" w:type="dxa"/>
            <w:shd w:val="clear" w:color="auto" w:fill="C1E4F5"/>
            <w:tcMar>
              <w:top w:w="120" w:type="dxa"/>
              <w:left w:w="180" w:type="dxa"/>
              <w:bottom w:w="120" w:type="dxa"/>
              <w:right w:w="180" w:type="dxa"/>
            </w:tcMar>
            <w:hideMark/>
          </w:tcPr>
          <w:p w14:paraId="1AFC6DB0" w14:textId="77777777" w:rsidR="005B5C04" w:rsidRPr="005A2F98" w:rsidRDefault="002072B8" w:rsidP="005B5C04">
            <w:pPr>
              <w:spacing w:before="30" w:after="30"/>
              <w:ind w:left="30" w:right="30"/>
              <w:rPr>
                <w:rFonts w:ascii="Calibri" w:eastAsia="Times New Roman" w:hAnsi="Calibri" w:cs="Calibri"/>
                <w:sz w:val="16"/>
              </w:rPr>
            </w:pPr>
            <w:r w:rsidRPr="005A2F98">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6108A957"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Audio</w:t>
            </w:r>
          </w:p>
        </w:tc>
        <w:tc>
          <w:tcPr>
            <w:tcW w:w="6000" w:type="dxa"/>
          </w:tcPr>
          <w:p w14:paraId="2455557C"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Audio</w:t>
            </w:r>
          </w:p>
        </w:tc>
      </w:tr>
      <w:tr w:rsidR="0081652B" w:rsidRPr="005A2F98" w14:paraId="74C7A24D" w14:textId="77777777" w:rsidTr="00511015">
        <w:tc>
          <w:tcPr>
            <w:tcW w:w="1353" w:type="dxa"/>
            <w:shd w:val="clear" w:color="auto" w:fill="C1E4F5"/>
            <w:tcMar>
              <w:top w:w="120" w:type="dxa"/>
              <w:left w:w="180" w:type="dxa"/>
              <w:bottom w:w="120" w:type="dxa"/>
              <w:right w:w="180" w:type="dxa"/>
            </w:tcMar>
            <w:hideMark/>
          </w:tcPr>
          <w:p w14:paraId="0E30915C" w14:textId="77777777" w:rsidR="005B5C04" w:rsidRPr="005A2F98" w:rsidRDefault="002072B8" w:rsidP="005B5C04">
            <w:pPr>
              <w:spacing w:before="30" w:after="30"/>
              <w:ind w:left="30" w:right="30"/>
              <w:rPr>
                <w:rFonts w:ascii="Calibri" w:eastAsia="Times New Roman" w:hAnsi="Calibri" w:cs="Calibri"/>
                <w:sz w:val="16"/>
              </w:rPr>
            </w:pPr>
            <w:r w:rsidRPr="005A2F98">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7845392E"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Exit</w:t>
            </w:r>
          </w:p>
        </w:tc>
        <w:tc>
          <w:tcPr>
            <w:tcW w:w="6000" w:type="dxa"/>
          </w:tcPr>
          <w:p w14:paraId="12AF93D9"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Quitter</w:t>
            </w:r>
          </w:p>
        </w:tc>
      </w:tr>
      <w:tr w:rsidR="0081652B" w:rsidRPr="005A2F98" w14:paraId="2774A1BD" w14:textId="77777777" w:rsidTr="00511015">
        <w:tc>
          <w:tcPr>
            <w:tcW w:w="1353" w:type="dxa"/>
            <w:shd w:val="clear" w:color="auto" w:fill="C1E4F5"/>
            <w:tcMar>
              <w:top w:w="120" w:type="dxa"/>
              <w:left w:w="180" w:type="dxa"/>
              <w:bottom w:w="120" w:type="dxa"/>
              <w:right w:w="180" w:type="dxa"/>
            </w:tcMar>
            <w:hideMark/>
          </w:tcPr>
          <w:p w14:paraId="29AA6633" w14:textId="77777777" w:rsidR="005B5C04" w:rsidRPr="005A2F98" w:rsidRDefault="002072B8" w:rsidP="005B5C04">
            <w:pPr>
              <w:spacing w:before="30" w:after="30"/>
              <w:ind w:left="30" w:right="30"/>
              <w:rPr>
                <w:rFonts w:ascii="Calibri" w:eastAsia="Times New Roman" w:hAnsi="Calibri" w:cs="Calibri"/>
                <w:sz w:val="16"/>
              </w:rPr>
            </w:pPr>
            <w:r w:rsidRPr="005A2F98">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091F80AE"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Close</w:t>
            </w:r>
          </w:p>
        </w:tc>
        <w:tc>
          <w:tcPr>
            <w:tcW w:w="6000" w:type="dxa"/>
          </w:tcPr>
          <w:p w14:paraId="189857FF"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Fermer</w:t>
            </w:r>
          </w:p>
        </w:tc>
      </w:tr>
      <w:tr w:rsidR="0081652B" w:rsidRPr="005A2F98" w14:paraId="06250555" w14:textId="77777777" w:rsidTr="00511015">
        <w:tc>
          <w:tcPr>
            <w:tcW w:w="1353" w:type="dxa"/>
            <w:shd w:val="clear" w:color="auto" w:fill="C1E4F5"/>
            <w:tcMar>
              <w:top w:w="120" w:type="dxa"/>
              <w:left w:w="180" w:type="dxa"/>
              <w:bottom w:w="120" w:type="dxa"/>
              <w:right w:w="180" w:type="dxa"/>
            </w:tcMar>
            <w:hideMark/>
          </w:tcPr>
          <w:p w14:paraId="406D89CE" w14:textId="77777777" w:rsidR="005B5C04" w:rsidRPr="005A2F98" w:rsidRDefault="002072B8" w:rsidP="005B5C04">
            <w:pPr>
              <w:spacing w:before="30" w:after="30"/>
              <w:ind w:left="30" w:right="30"/>
              <w:rPr>
                <w:rFonts w:ascii="Calibri" w:eastAsia="Times New Roman" w:hAnsi="Calibri" w:cs="Calibri"/>
                <w:sz w:val="16"/>
              </w:rPr>
            </w:pPr>
            <w:r w:rsidRPr="005A2F98">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454C7BE0"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Comment</w:t>
            </w:r>
            <w:r w:rsidR="00F5122E" w:rsidRPr="005A2F98">
              <w:rPr>
                <w:rFonts w:ascii="Calibri" w:eastAsia="Times New Roman" w:hAnsi="Calibri" w:cs="Calibri"/>
              </w:rPr>
              <w:t>…</w:t>
            </w:r>
          </w:p>
        </w:tc>
        <w:tc>
          <w:tcPr>
            <w:tcW w:w="6000" w:type="dxa"/>
          </w:tcPr>
          <w:p w14:paraId="22392AA0"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Commentaire…</w:t>
            </w:r>
          </w:p>
        </w:tc>
      </w:tr>
      <w:tr w:rsidR="0081652B" w:rsidRPr="0071772A" w14:paraId="3356DA6F" w14:textId="77777777" w:rsidTr="00511015">
        <w:tc>
          <w:tcPr>
            <w:tcW w:w="1353" w:type="dxa"/>
            <w:shd w:val="clear" w:color="auto" w:fill="C1E4F5"/>
            <w:tcMar>
              <w:top w:w="120" w:type="dxa"/>
              <w:left w:w="180" w:type="dxa"/>
              <w:bottom w:w="120" w:type="dxa"/>
              <w:right w:w="180" w:type="dxa"/>
            </w:tcMar>
          </w:tcPr>
          <w:p w14:paraId="554A531D" w14:textId="77777777" w:rsidR="005B5C04" w:rsidRPr="005A2F98" w:rsidRDefault="002072B8" w:rsidP="005B5C04">
            <w:pPr>
              <w:spacing w:before="30" w:after="30"/>
              <w:ind w:left="30" w:right="30"/>
              <w:rPr>
                <w:rFonts w:ascii="Calibri" w:eastAsia="Times New Roman" w:hAnsi="Calibri" w:cs="Calibri"/>
                <w:sz w:val="16"/>
              </w:rPr>
            </w:pPr>
            <w:r w:rsidRPr="005A2F98">
              <w:rPr>
                <w:rFonts w:ascii="Calibri" w:eastAsia="Times New Roman" w:hAnsi="Calibri" w:cs="Calibri"/>
                <w:sz w:val="16"/>
              </w:rPr>
              <w:t>FB_01</w:t>
            </w:r>
          </w:p>
        </w:tc>
        <w:tc>
          <w:tcPr>
            <w:tcW w:w="6000" w:type="dxa"/>
            <w:tcMar>
              <w:top w:w="120" w:type="dxa"/>
              <w:left w:w="180" w:type="dxa"/>
              <w:bottom w:w="120" w:type="dxa"/>
              <w:right w:w="180" w:type="dxa"/>
            </w:tcMar>
          </w:tcPr>
          <w:p w14:paraId="1F635315" w14:textId="77777777" w:rsidR="005B5C04" w:rsidRPr="005A2F98" w:rsidRDefault="002072B8" w:rsidP="003443CB">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You must view all content before moving forward.</w:t>
            </w:r>
          </w:p>
        </w:tc>
        <w:tc>
          <w:tcPr>
            <w:tcW w:w="6000" w:type="dxa"/>
          </w:tcPr>
          <w:p w14:paraId="40771469" w14:textId="77777777" w:rsidR="005B5C04" w:rsidRPr="00235CD0" w:rsidRDefault="002072B8" w:rsidP="003443CB">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Vous devez visualiser l’ensemble du contenu avant de poursuivre.</w:t>
            </w:r>
          </w:p>
        </w:tc>
      </w:tr>
    </w:tbl>
    <w:p w14:paraId="2606A972" w14:textId="77777777" w:rsidR="00840375" w:rsidRPr="00235CD0" w:rsidRDefault="00840375">
      <w:pPr>
        <w:rPr>
          <w:lang w:val="fr-FR"/>
        </w:rPr>
      </w:pPr>
    </w:p>
    <w:p w14:paraId="689F3B13" w14:textId="77777777" w:rsidR="002C1E64" w:rsidRPr="00235CD0" w:rsidRDefault="002C1E64">
      <w:pPr>
        <w:rPr>
          <w:rFonts w:eastAsia="Times New Roman"/>
          <w:lang w:val="fr-FR"/>
        </w:rPr>
      </w:pPr>
    </w:p>
    <w:p w14:paraId="3FAA3EBD" w14:textId="77777777" w:rsidR="00F44929" w:rsidRPr="00235CD0" w:rsidRDefault="00F44929">
      <w:pPr>
        <w:rPr>
          <w:rFonts w:eastAsia="Times New Roman"/>
          <w:lang w:val="fr-FR"/>
        </w:rPr>
      </w:pPr>
    </w:p>
    <w:p w14:paraId="0135B5A6" w14:textId="77777777" w:rsidR="003E2E74" w:rsidRPr="00235CD0" w:rsidRDefault="002072B8">
      <w:pPr>
        <w:rPr>
          <w:rFonts w:ascii="Calibri Light" w:hAnsi="Calibri Light" w:cs="Calibri Light"/>
          <w:smallCaps/>
          <w:color w:val="0F243E"/>
          <w:sz w:val="48"/>
          <w:szCs w:val="48"/>
          <w:lang w:val="fr-FR"/>
        </w:rPr>
      </w:pPr>
      <w:r w:rsidRPr="00235CD0">
        <w:rPr>
          <w:rFonts w:ascii="Calibri Light" w:hAnsi="Calibri Light" w:cs="Calibri Light"/>
          <w:smallCaps/>
          <w:color w:val="0F243E"/>
          <w:sz w:val="48"/>
          <w:szCs w:val="48"/>
          <w:lang w:val="fr-FR"/>
        </w:rPr>
        <w:br w:type="page"/>
      </w:r>
    </w:p>
    <w:p w14:paraId="048664BE" w14:textId="17E27EEE" w:rsidR="00F44929" w:rsidRPr="005A2F98" w:rsidRDefault="002072B8" w:rsidP="006B7EAA">
      <w:pPr>
        <w:rPr>
          <w:rFonts w:ascii="Calibri Light" w:hAnsi="Calibri Light" w:cs="Calibri Light"/>
          <w:smallCaps/>
          <w:color w:val="0F243E"/>
          <w:sz w:val="72"/>
          <w:szCs w:val="72"/>
        </w:rPr>
      </w:pPr>
      <w:r w:rsidRPr="005A2F98">
        <w:rPr>
          <w:rFonts w:ascii="Calibri Light" w:hAnsi="Calibri Light" w:cs="Calibri Light"/>
          <w:smallCaps/>
          <w:color w:val="0F243E"/>
          <w:sz w:val="72"/>
          <w:szCs w:val="72"/>
        </w:rPr>
        <w:t xml:space="preserve">Interactions with Competitors </w:t>
      </w:r>
    </w:p>
    <w:p w14:paraId="32D392C9" w14:textId="77777777" w:rsidR="00F44929" w:rsidRPr="005A2F98" w:rsidRDefault="00F44929">
      <w:pPr>
        <w:rPr>
          <w:rFonts w:eastAsia="Times New Roman"/>
        </w:rPr>
      </w:pPr>
    </w:p>
    <w:p w14:paraId="79B2EC1C" w14:textId="77777777" w:rsidR="00F44929" w:rsidRPr="005A2F98" w:rsidRDefault="00F44929">
      <w:pPr>
        <w:rPr>
          <w:rFonts w:eastAsia="Times New Roman"/>
        </w:rPr>
      </w:pPr>
    </w:p>
    <w:p w14:paraId="6018ECD6" w14:textId="77777777" w:rsidR="00F44929" w:rsidRPr="005A2F98"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81652B" w:rsidRPr="005A2F98" w14:paraId="55A8C450" w14:textId="77777777" w:rsidTr="0046318A">
        <w:tc>
          <w:tcPr>
            <w:tcW w:w="1353" w:type="dxa"/>
            <w:shd w:val="clear" w:color="auto" w:fill="F1A983" w:themeFill="accent2" w:themeFillTint="99"/>
            <w:tcMar>
              <w:top w:w="120" w:type="dxa"/>
              <w:left w:w="180" w:type="dxa"/>
              <w:bottom w:w="120" w:type="dxa"/>
              <w:right w:w="180" w:type="dxa"/>
            </w:tcMar>
          </w:tcPr>
          <w:p w14:paraId="3742BD50" w14:textId="77777777" w:rsidR="009E03B7" w:rsidRPr="005A2F98" w:rsidRDefault="002072B8" w:rsidP="000A2928">
            <w:pPr>
              <w:spacing w:before="30" w:after="30"/>
              <w:ind w:left="30" w:right="30"/>
              <w:rPr>
                <w:rFonts w:eastAsia="Times New Roman"/>
              </w:rPr>
            </w:pPr>
            <w:r w:rsidRPr="005A2F98">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16656B4D" w14:textId="77777777" w:rsidR="009E03B7" w:rsidRPr="005A2F98" w:rsidRDefault="002072B8" w:rsidP="000A2928">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Source</w:t>
            </w:r>
          </w:p>
        </w:tc>
        <w:tc>
          <w:tcPr>
            <w:tcW w:w="6000" w:type="dxa"/>
            <w:shd w:val="clear" w:color="auto" w:fill="F1A983" w:themeFill="accent2" w:themeFillTint="99"/>
          </w:tcPr>
          <w:p w14:paraId="4BD21627" w14:textId="77777777" w:rsidR="009E03B7" w:rsidRPr="005A2F98" w:rsidRDefault="002072B8" w:rsidP="0046318A">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Target</w:t>
            </w:r>
          </w:p>
        </w:tc>
      </w:tr>
      <w:tr w:rsidR="0081652B" w:rsidRPr="0071772A" w14:paraId="536532A7" w14:textId="77777777" w:rsidTr="0046318A">
        <w:tc>
          <w:tcPr>
            <w:tcW w:w="1353" w:type="dxa"/>
            <w:shd w:val="clear" w:color="auto" w:fill="C1E4F5"/>
            <w:tcMar>
              <w:top w:w="120" w:type="dxa"/>
              <w:left w:w="180" w:type="dxa"/>
              <w:bottom w:w="120" w:type="dxa"/>
              <w:right w:w="180" w:type="dxa"/>
            </w:tcMar>
            <w:hideMark/>
          </w:tcPr>
          <w:p w14:paraId="46800B5A" w14:textId="77777777" w:rsidR="000B4F03" w:rsidRPr="005A2F98" w:rsidRDefault="002072B8" w:rsidP="000B4F03">
            <w:pPr>
              <w:spacing w:before="30" w:after="30"/>
              <w:ind w:left="30" w:right="30"/>
              <w:rPr>
                <w:rFonts w:ascii="Calibri" w:eastAsia="Times New Roman" w:hAnsi="Calibri" w:cs="Calibri"/>
                <w:sz w:val="16"/>
              </w:rPr>
            </w:pPr>
            <w:hyperlink r:id="rId216" w:tgtFrame="_blank" w:history="1">
              <w:r w:rsidRPr="005A2F98">
                <w:rPr>
                  <w:rFonts w:ascii="Calibri" w:eastAsia="Times New Roman" w:hAnsi="Calibri" w:cs="Calibri"/>
                  <w:color w:val="0000FF"/>
                  <w:sz w:val="16"/>
                  <w:u w:val="single"/>
                </w:rPr>
                <w:t>Screen 1</w:t>
              </w:r>
            </w:hyperlink>
            <w:r w:rsidRPr="005A2F98">
              <w:rPr>
                <w:rFonts w:ascii="Calibri" w:eastAsia="Times New Roman" w:hAnsi="Calibri" w:cs="Calibri"/>
                <w:sz w:val="16"/>
              </w:rPr>
              <w:t xml:space="preserve"> </w:t>
            </w:r>
          </w:p>
          <w:p w14:paraId="394050D1" w14:textId="77777777" w:rsidR="000B4F03" w:rsidRPr="005A2F98" w:rsidRDefault="002072B8" w:rsidP="000B4F03">
            <w:pPr>
              <w:ind w:left="30" w:right="30"/>
              <w:rPr>
                <w:rFonts w:ascii="Calibri" w:eastAsia="Times New Roman" w:hAnsi="Calibri" w:cs="Calibri"/>
                <w:sz w:val="16"/>
              </w:rPr>
            </w:pPr>
            <w:hyperlink r:id="rId217" w:tgtFrame="_blank" w:history="1">
              <w:r w:rsidRPr="005A2F98">
                <w:rPr>
                  <w:rFonts w:ascii="Calibri" w:eastAsia="Times New Roman" w:hAnsi="Calibri" w:cs="Calibri"/>
                  <w:color w:val="0000FF"/>
                  <w:sz w:val="16"/>
                  <w:u w:val="single"/>
                </w:rPr>
                <w:t>2_C_2</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3692296" w14:textId="77777777" w:rsidR="000B4F03" w:rsidRPr="005A2F98" w:rsidRDefault="002072B8" w:rsidP="000B4F03">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tcPr>
          <w:p w14:paraId="2360CB55" w14:textId="77777777" w:rsidR="000B4F03" w:rsidRPr="00235CD0" w:rsidRDefault="002072B8" w:rsidP="0046318A">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La concurrence loyale bénéficie à tout le monde, des entreprises aux consommateurs et à l’économie dans son ensemble. La concurrence loyale produit des marchés dynamiques, ce qui entraîne une productivité accrue et une meilleure valeur pour les consommateurs.</w:t>
            </w:r>
          </w:p>
        </w:tc>
      </w:tr>
      <w:tr w:rsidR="0081652B" w:rsidRPr="0071772A" w14:paraId="0B838A07" w14:textId="77777777" w:rsidTr="0046318A">
        <w:tc>
          <w:tcPr>
            <w:tcW w:w="1353" w:type="dxa"/>
            <w:shd w:val="clear" w:color="auto" w:fill="C1E4F5"/>
            <w:tcMar>
              <w:top w:w="120" w:type="dxa"/>
              <w:left w:w="180" w:type="dxa"/>
              <w:bottom w:w="120" w:type="dxa"/>
              <w:right w:w="180" w:type="dxa"/>
            </w:tcMar>
            <w:hideMark/>
          </w:tcPr>
          <w:p w14:paraId="6C55020A" w14:textId="77777777" w:rsidR="000B4F03" w:rsidRPr="005A2F98" w:rsidRDefault="002072B8" w:rsidP="000B4F03">
            <w:pPr>
              <w:spacing w:before="30" w:after="30"/>
              <w:ind w:left="30" w:right="30"/>
              <w:rPr>
                <w:rFonts w:ascii="Calibri" w:eastAsia="Times New Roman" w:hAnsi="Calibri" w:cs="Calibri"/>
                <w:sz w:val="16"/>
              </w:rPr>
            </w:pPr>
            <w:hyperlink r:id="rId218" w:tgtFrame="_blank" w:history="1">
              <w:r w:rsidRPr="005A2F98">
                <w:rPr>
                  <w:rFonts w:ascii="Calibri" w:eastAsia="Times New Roman" w:hAnsi="Calibri" w:cs="Calibri"/>
                  <w:color w:val="0000FF"/>
                  <w:sz w:val="16"/>
                  <w:u w:val="single"/>
                </w:rPr>
                <w:t>Screen 10</w:t>
              </w:r>
            </w:hyperlink>
            <w:r w:rsidRPr="005A2F98">
              <w:rPr>
                <w:rFonts w:ascii="Calibri" w:eastAsia="Times New Roman" w:hAnsi="Calibri" w:cs="Calibri"/>
                <w:sz w:val="16"/>
              </w:rPr>
              <w:t xml:space="preserve"> </w:t>
            </w:r>
          </w:p>
          <w:p w14:paraId="143C1D84" w14:textId="77777777" w:rsidR="000B4F03" w:rsidRPr="005A2F98" w:rsidRDefault="002072B8" w:rsidP="000B4F03">
            <w:pPr>
              <w:ind w:left="30" w:right="30"/>
              <w:rPr>
                <w:rFonts w:ascii="Calibri" w:eastAsia="Times New Roman" w:hAnsi="Calibri" w:cs="Calibri"/>
                <w:sz w:val="16"/>
              </w:rPr>
            </w:pPr>
            <w:hyperlink r:id="rId219" w:tgtFrame="_blank" w:history="1">
              <w:r w:rsidRPr="005A2F98">
                <w:rPr>
                  <w:rFonts w:ascii="Calibri" w:eastAsia="Times New Roman" w:hAnsi="Calibri" w:cs="Calibri"/>
                  <w:color w:val="0000FF"/>
                  <w:sz w:val="16"/>
                  <w:u w:val="single"/>
                </w:rPr>
                <w:t>17_C_11</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145095F" w14:textId="77777777" w:rsidR="000B4F03" w:rsidRPr="005A2F98" w:rsidRDefault="002072B8" w:rsidP="000B4F03">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An Abbott distributor can be considered a competitor if we are submitting separate bids in connection with a tender.</w:t>
            </w:r>
          </w:p>
        </w:tc>
        <w:tc>
          <w:tcPr>
            <w:tcW w:w="6000" w:type="dxa"/>
          </w:tcPr>
          <w:p w14:paraId="30857919" w14:textId="77777777" w:rsidR="000B4F03" w:rsidRPr="00235CD0" w:rsidRDefault="002072B8" w:rsidP="0046318A">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Un distributeur d’Abbott peut être considéré comme un concurrent si nous soumettons des offres distinctes dans le cadre d’un appel d’offres.</w:t>
            </w:r>
          </w:p>
        </w:tc>
      </w:tr>
      <w:tr w:rsidR="0081652B" w:rsidRPr="0071772A" w14:paraId="5002115A" w14:textId="77777777" w:rsidTr="0046318A">
        <w:tc>
          <w:tcPr>
            <w:tcW w:w="1353" w:type="dxa"/>
            <w:shd w:val="clear" w:color="auto" w:fill="C1E4F5"/>
            <w:tcMar>
              <w:top w:w="120" w:type="dxa"/>
              <w:left w:w="180" w:type="dxa"/>
              <w:bottom w:w="120" w:type="dxa"/>
              <w:right w:w="180" w:type="dxa"/>
            </w:tcMar>
            <w:hideMark/>
          </w:tcPr>
          <w:p w14:paraId="5052EF21" w14:textId="77777777" w:rsidR="000B4F03" w:rsidRPr="005A2F98" w:rsidRDefault="002072B8" w:rsidP="000B4F03">
            <w:pPr>
              <w:spacing w:before="30" w:after="30"/>
              <w:ind w:left="30" w:right="30"/>
              <w:rPr>
                <w:rFonts w:ascii="Calibri" w:eastAsia="Times New Roman" w:hAnsi="Calibri" w:cs="Calibri"/>
                <w:sz w:val="16"/>
              </w:rPr>
            </w:pPr>
            <w:hyperlink r:id="rId220" w:tgtFrame="_blank" w:history="1">
              <w:r w:rsidRPr="005A2F98">
                <w:rPr>
                  <w:rFonts w:ascii="Calibri" w:eastAsia="Times New Roman" w:hAnsi="Calibri" w:cs="Calibri"/>
                  <w:color w:val="0000FF"/>
                  <w:sz w:val="16"/>
                  <w:u w:val="single"/>
                </w:rPr>
                <w:t>Screen 10</w:t>
              </w:r>
            </w:hyperlink>
            <w:r w:rsidRPr="005A2F98">
              <w:rPr>
                <w:rFonts w:ascii="Calibri" w:eastAsia="Times New Roman" w:hAnsi="Calibri" w:cs="Calibri"/>
                <w:sz w:val="16"/>
              </w:rPr>
              <w:t xml:space="preserve"> </w:t>
            </w:r>
          </w:p>
          <w:p w14:paraId="18ACB4DC" w14:textId="77777777" w:rsidR="000B4F03" w:rsidRPr="005A2F98" w:rsidRDefault="002072B8" w:rsidP="000B4F03">
            <w:pPr>
              <w:ind w:left="30" w:right="30"/>
              <w:rPr>
                <w:rFonts w:ascii="Calibri" w:eastAsia="Times New Roman" w:hAnsi="Calibri" w:cs="Calibri"/>
                <w:sz w:val="16"/>
              </w:rPr>
            </w:pPr>
            <w:hyperlink r:id="rId221" w:tgtFrame="_blank" w:history="1">
              <w:r w:rsidRPr="005A2F98">
                <w:rPr>
                  <w:rFonts w:ascii="Calibri" w:eastAsia="Times New Roman" w:hAnsi="Calibri" w:cs="Calibri"/>
                  <w:color w:val="0000FF"/>
                  <w:sz w:val="16"/>
                  <w:u w:val="single"/>
                </w:rPr>
                <w:t>18_C_11</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4A316AB" w14:textId="77777777" w:rsidR="000B4F03" w:rsidRPr="005A2F98" w:rsidRDefault="002072B8" w:rsidP="000B4F03">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14:paraId="6FA9612E" w14:textId="77777777" w:rsidR="000B4F03" w:rsidRPr="00235CD0" w:rsidRDefault="002072B8" w:rsidP="0046318A">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Si une personne aborde ces sujets, réagissez immédiatement. Mettez fin à votre participation à la réunion et demandez que vos objections soient enregistrées dans les comptes-rendus de réunion. Partez en faisant du bruit et de grands gestes, pour que les autres personnes se souviennent que vous avez quitté la discussion interdite.</w:t>
            </w:r>
          </w:p>
        </w:tc>
      </w:tr>
      <w:tr w:rsidR="0081652B" w:rsidRPr="005A2F98" w14:paraId="60CFF2D5" w14:textId="77777777" w:rsidTr="0046318A">
        <w:tc>
          <w:tcPr>
            <w:tcW w:w="1353" w:type="dxa"/>
            <w:shd w:val="clear" w:color="auto" w:fill="C1E4F5"/>
            <w:tcMar>
              <w:top w:w="120" w:type="dxa"/>
              <w:left w:w="180" w:type="dxa"/>
              <w:bottom w:w="120" w:type="dxa"/>
              <w:right w:w="180" w:type="dxa"/>
            </w:tcMar>
            <w:hideMark/>
          </w:tcPr>
          <w:p w14:paraId="7A609C68" w14:textId="77777777" w:rsidR="000B4F03" w:rsidRPr="005A2F98" w:rsidRDefault="002072B8" w:rsidP="000B4F03">
            <w:pPr>
              <w:spacing w:before="30" w:after="30"/>
              <w:ind w:left="30" w:right="30"/>
              <w:rPr>
                <w:rFonts w:ascii="Calibri" w:eastAsia="Times New Roman" w:hAnsi="Calibri" w:cs="Calibri"/>
                <w:sz w:val="16"/>
              </w:rPr>
            </w:pPr>
            <w:hyperlink r:id="rId222" w:tgtFrame="_blank" w:history="1">
              <w:r w:rsidRPr="005A2F98">
                <w:rPr>
                  <w:rFonts w:ascii="Calibri" w:eastAsia="Times New Roman" w:hAnsi="Calibri" w:cs="Calibri"/>
                  <w:color w:val="0000FF"/>
                  <w:sz w:val="16"/>
                  <w:u w:val="single"/>
                </w:rPr>
                <w:t>Screen 11</w:t>
              </w:r>
            </w:hyperlink>
            <w:r w:rsidRPr="005A2F98">
              <w:rPr>
                <w:rFonts w:ascii="Calibri" w:eastAsia="Times New Roman" w:hAnsi="Calibri" w:cs="Calibri"/>
                <w:sz w:val="16"/>
              </w:rPr>
              <w:t xml:space="preserve"> </w:t>
            </w:r>
          </w:p>
          <w:p w14:paraId="675D4581" w14:textId="77777777" w:rsidR="000B4F03" w:rsidRPr="005A2F98" w:rsidRDefault="002072B8" w:rsidP="000B4F03">
            <w:pPr>
              <w:ind w:left="30" w:right="30"/>
              <w:rPr>
                <w:rFonts w:ascii="Calibri" w:eastAsia="Times New Roman" w:hAnsi="Calibri" w:cs="Calibri"/>
                <w:sz w:val="16"/>
              </w:rPr>
            </w:pPr>
            <w:hyperlink r:id="rId223" w:tgtFrame="_blank" w:history="1">
              <w:r w:rsidRPr="005A2F98">
                <w:rPr>
                  <w:rFonts w:ascii="Calibri" w:eastAsia="Times New Roman" w:hAnsi="Calibri" w:cs="Calibri"/>
                  <w:color w:val="0000FF"/>
                  <w:sz w:val="16"/>
                  <w:u w:val="single"/>
                </w:rPr>
                <w:t>22_C_12</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0404C4B" w14:textId="77777777" w:rsidR="000B4F03" w:rsidRPr="005A2F98" w:rsidRDefault="002072B8" w:rsidP="000B4F03">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You are a Regional Sales Manager responsible for Abbott Vascular in Turkey. You are considering submitting a bid to supply product to a large public hospital in your area. Before investing a lot of time into putting together the bid, you reach out to a counterpart at Medtronic to find out whether they are bidding. Is this okay?</w:t>
            </w:r>
          </w:p>
        </w:tc>
        <w:tc>
          <w:tcPr>
            <w:tcW w:w="6000" w:type="dxa"/>
          </w:tcPr>
          <w:p w14:paraId="3DBB9856" w14:textId="77777777" w:rsidR="000B4F03" w:rsidRPr="005A2F98" w:rsidRDefault="002072B8" w:rsidP="0046318A">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Vous êtes responsable commercial régional pour Abbott Vascular en Turquie. Vous envisagez de répondre à un appel d’offres pour fournir un produit à un grand hôpital public de votre région. Avant d’investir beaucoup de temps pour préparer cette offre, vous contactez un homologue qui travaille chez Medtronic pour savoir si sa société va ou non répondre à cet appel d’offres. Est-ce acceptable ?</w:t>
            </w:r>
          </w:p>
        </w:tc>
      </w:tr>
      <w:tr w:rsidR="0081652B" w:rsidRPr="005A2F98" w14:paraId="1BC8F52D" w14:textId="77777777" w:rsidTr="0046318A">
        <w:tc>
          <w:tcPr>
            <w:tcW w:w="1353" w:type="dxa"/>
            <w:shd w:val="clear" w:color="auto" w:fill="C1E4F5"/>
            <w:tcMar>
              <w:top w:w="120" w:type="dxa"/>
              <w:left w:w="180" w:type="dxa"/>
              <w:bottom w:w="120" w:type="dxa"/>
              <w:right w:w="180" w:type="dxa"/>
            </w:tcMar>
            <w:hideMark/>
          </w:tcPr>
          <w:p w14:paraId="24A3CA92" w14:textId="77777777" w:rsidR="000B4F03" w:rsidRPr="005A2F98" w:rsidRDefault="002072B8" w:rsidP="000B4F03">
            <w:pPr>
              <w:spacing w:before="30" w:after="30"/>
              <w:ind w:left="30" w:right="30"/>
              <w:rPr>
                <w:rFonts w:ascii="Calibri" w:eastAsia="Times New Roman" w:hAnsi="Calibri" w:cs="Calibri"/>
                <w:sz w:val="16"/>
              </w:rPr>
            </w:pPr>
            <w:hyperlink r:id="rId224" w:tgtFrame="_blank" w:history="1">
              <w:r w:rsidRPr="005A2F98">
                <w:rPr>
                  <w:rFonts w:ascii="Calibri" w:eastAsia="Times New Roman" w:hAnsi="Calibri" w:cs="Calibri"/>
                  <w:color w:val="0000FF"/>
                  <w:sz w:val="16"/>
                  <w:u w:val="single"/>
                </w:rPr>
                <w:t>Screen 12</w:t>
              </w:r>
            </w:hyperlink>
            <w:r w:rsidRPr="005A2F98">
              <w:rPr>
                <w:rFonts w:ascii="Calibri" w:eastAsia="Times New Roman" w:hAnsi="Calibri" w:cs="Calibri"/>
                <w:sz w:val="16"/>
              </w:rPr>
              <w:t xml:space="preserve"> </w:t>
            </w:r>
          </w:p>
          <w:p w14:paraId="3A9EF9D0" w14:textId="77777777" w:rsidR="000B4F03" w:rsidRPr="005A2F98" w:rsidRDefault="002072B8" w:rsidP="000B4F03">
            <w:pPr>
              <w:ind w:left="30" w:right="30"/>
              <w:rPr>
                <w:rFonts w:ascii="Calibri" w:eastAsia="Times New Roman" w:hAnsi="Calibri" w:cs="Calibri"/>
                <w:sz w:val="16"/>
              </w:rPr>
            </w:pPr>
            <w:hyperlink r:id="rId225" w:tgtFrame="_blank" w:history="1">
              <w:r w:rsidRPr="005A2F98">
                <w:rPr>
                  <w:rFonts w:ascii="Calibri" w:eastAsia="Times New Roman" w:hAnsi="Calibri" w:cs="Calibri"/>
                  <w:color w:val="0000FF"/>
                  <w:sz w:val="16"/>
                  <w:u w:val="single"/>
                </w:rPr>
                <w:t>25_C_13</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FE271EE" w14:textId="77777777" w:rsidR="000B4F03" w:rsidRPr="005A2F98" w:rsidRDefault="002072B8" w:rsidP="000B4F03">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tcPr>
          <w:p w14:paraId="2D39C1B5" w14:textId="77777777" w:rsidR="000B4F03" w:rsidRPr="005A2F98" w:rsidRDefault="002072B8" w:rsidP="0046318A">
            <w:pPr>
              <w:spacing w:before="100" w:beforeAutospacing="1" w:after="100" w:afterAutospacing="1"/>
              <w:ind w:left="30" w:right="30"/>
              <w:rPr>
                <w:rFonts w:ascii="Calibri" w:eastAsia="Times New Roman" w:hAnsi="Calibri" w:cs="Calibri"/>
              </w:rPr>
            </w:pPr>
            <w:r w:rsidRPr="005A2F98">
              <w:rPr>
                <w:rFonts w:ascii="Calibri" w:eastAsia="Calibri" w:hAnsi="Calibri" w:cs="Calibri"/>
                <w:lang w:val="fr-FR"/>
              </w:rPr>
              <w:t>Vous êtes directeur commercial de secteur pour les activités Rapid Diagnostics d’Abbott en Afrique de l’Est. Lors d’une réunion avec un distributeur local qui diffuse pour Abbott du matériel de diagnostic et un concurrent important, vous recevez une liste de clients que vous devriez, selon le distributeur, cibler pour commercialiser le matériel de diagnostic rapide. On vous explique qu’une liste d’une longueur similaire indiquant des clients différents a été fournie à votre concurrent pour que les efforts de commercialisation des deux sociétés ne se chevauchent pas. Le distributeur étant responsable de la vente finale des produits des sociétés, vous acceptez de limiter vos efforts de commercialisation aux clients de la liste. Est-ce acceptable ?</w:t>
            </w:r>
          </w:p>
        </w:tc>
      </w:tr>
      <w:tr w:rsidR="0081652B" w:rsidRPr="0071772A" w14:paraId="7C5F160F" w14:textId="77777777" w:rsidTr="0046318A">
        <w:tc>
          <w:tcPr>
            <w:tcW w:w="1353" w:type="dxa"/>
            <w:shd w:val="clear" w:color="auto" w:fill="C1E4F5"/>
            <w:tcMar>
              <w:top w:w="120" w:type="dxa"/>
              <w:left w:w="180" w:type="dxa"/>
              <w:bottom w:w="120" w:type="dxa"/>
              <w:right w:w="180" w:type="dxa"/>
            </w:tcMar>
            <w:hideMark/>
          </w:tcPr>
          <w:p w14:paraId="07729093" w14:textId="77777777" w:rsidR="000B4F03" w:rsidRPr="005A2F98" w:rsidRDefault="002072B8" w:rsidP="000B4F03">
            <w:pPr>
              <w:spacing w:before="30" w:after="30"/>
              <w:ind w:left="30" w:right="30"/>
              <w:rPr>
                <w:rFonts w:ascii="Calibri" w:eastAsia="Times New Roman" w:hAnsi="Calibri" w:cs="Calibri"/>
                <w:sz w:val="16"/>
              </w:rPr>
            </w:pPr>
            <w:hyperlink r:id="rId226" w:tgtFrame="_blank" w:history="1">
              <w:r w:rsidRPr="005A2F98">
                <w:rPr>
                  <w:rFonts w:ascii="Calibri" w:eastAsia="Times New Roman" w:hAnsi="Calibri" w:cs="Calibri"/>
                  <w:color w:val="0000FF"/>
                  <w:sz w:val="16"/>
                  <w:u w:val="single"/>
                </w:rPr>
                <w:t>Screen 17</w:t>
              </w:r>
            </w:hyperlink>
            <w:r w:rsidRPr="005A2F98">
              <w:rPr>
                <w:rFonts w:ascii="Calibri" w:eastAsia="Times New Roman" w:hAnsi="Calibri" w:cs="Calibri"/>
                <w:sz w:val="16"/>
              </w:rPr>
              <w:t xml:space="preserve"> </w:t>
            </w:r>
          </w:p>
          <w:p w14:paraId="512106FB" w14:textId="77777777" w:rsidR="000B4F03" w:rsidRPr="005A2F98" w:rsidRDefault="002072B8" w:rsidP="000B4F03">
            <w:pPr>
              <w:ind w:left="30" w:right="30"/>
              <w:rPr>
                <w:rFonts w:ascii="Calibri" w:eastAsia="Times New Roman" w:hAnsi="Calibri" w:cs="Calibri"/>
                <w:sz w:val="16"/>
              </w:rPr>
            </w:pPr>
            <w:hyperlink r:id="rId227" w:tgtFrame="_blank" w:history="1">
              <w:r w:rsidRPr="005A2F98">
                <w:rPr>
                  <w:rFonts w:ascii="Calibri" w:eastAsia="Times New Roman" w:hAnsi="Calibri" w:cs="Calibri"/>
                  <w:color w:val="0000FF"/>
                  <w:sz w:val="16"/>
                  <w:u w:val="single"/>
                </w:rPr>
                <w:t>37_C_18</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B15B222" w14:textId="77777777" w:rsidR="000B4F03" w:rsidRPr="005A2F98" w:rsidRDefault="002072B8" w:rsidP="000B4F03">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0A5FB239" w14:textId="77777777" w:rsidR="000B4F03" w:rsidRPr="005A2F98" w:rsidRDefault="002072B8" w:rsidP="000B4F03">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1444EF87" w14:textId="77777777" w:rsidR="000B4F03" w:rsidRPr="00235CD0" w:rsidRDefault="002072B8" w:rsidP="0046318A">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Un comportement anticoncurrentiel entraînant généralement des prix plus élevés ou une offre réduite pour les consommateurs, une société qui s’engage dans de tels délits risque de porter gravement atteinte à sa réputation aux yeux de ses clients.</w:t>
            </w:r>
          </w:p>
          <w:p w14:paraId="33A5D813" w14:textId="77777777" w:rsidR="000B4F03" w:rsidRPr="00235CD0" w:rsidRDefault="002072B8" w:rsidP="0046318A">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Outre les sanctions civiles/pénales et l’atteinte à la réputation, l’une des conséquences potentielles est l’interdiction de participer à de futures soumissions ou à d’autres appels d’offres.</w:t>
            </w:r>
          </w:p>
        </w:tc>
      </w:tr>
      <w:tr w:rsidR="0081652B" w:rsidRPr="0071772A" w14:paraId="285C4CE0" w14:textId="77777777" w:rsidTr="0046318A">
        <w:tc>
          <w:tcPr>
            <w:tcW w:w="1353" w:type="dxa"/>
            <w:shd w:val="clear" w:color="auto" w:fill="C1E4F5"/>
            <w:tcMar>
              <w:top w:w="120" w:type="dxa"/>
              <w:left w:w="180" w:type="dxa"/>
              <w:bottom w:w="120" w:type="dxa"/>
              <w:right w:w="180" w:type="dxa"/>
            </w:tcMar>
            <w:hideMark/>
          </w:tcPr>
          <w:p w14:paraId="66DE3063" w14:textId="77777777" w:rsidR="000B4F03" w:rsidRPr="005A2F98" w:rsidRDefault="002072B8" w:rsidP="000B4F03">
            <w:pPr>
              <w:spacing w:before="30" w:after="30"/>
              <w:ind w:left="30" w:right="30"/>
              <w:rPr>
                <w:rFonts w:ascii="Calibri" w:eastAsia="Times New Roman" w:hAnsi="Calibri" w:cs="Calibri"/>
                <w:sz w:val="16"/>
              </w:rPr>
            </w:pPr>
            <w:hyperlink r:id="rId228" w:tgtFrame="_blank" w:history="1">
              <w:r w:rsidRPr="005A2F98">
                <w:rPr>
                  <w:rFonts w:ascii="Calibri" w:eastAsia="Times New Roman" w:hAnsi="Calibri" w:cs="Calibri"/>
                  <w:color w:val="0000FF"/>
                  <w:sz w:val="16"/>
                  <w:u w:val="single"/>
                </w:rPr>
                <w:t>Screen 21</w:t>
              </w:r>
            </w:hyperlink>
            <w:r w:rsidRPr="005A2F98">
              <w:rPr>
                <w:rFonts w:ascii="Calibri" w:eastAsia="Times New Roman" w:hAnsi="Calibri" w:cs="Calibri"/>
                <w:sz w:val="16"/>
              </w:rPr>
              <w:t xml:space="preserve"> </w:t>
            </w:r>
          </w:p>
          <w:p w14:paraId="74F33861" w14:textId="77777777" w:rsidR="000B4F03" w:rsidRPr="005A2F98" w:rsidRDefault="002072B8" w:rsidP="000B4F03">
            <w:pPr>
              <w:ind w:left="30" w:right="30"/>
              <w:rPr>
                <w:rFonts w:ascii="Calibri" w:eastAsia="Times New Roman" w:hAnsi="Calibri" w:cs="Calibri"/>
                <w:sz w:val="16"/>
              </w:rPr>
            </w:pPr>
            <w:hyperlink r:id="rId229" w:tgtFrame="_blank" w:history="1">
              <w:r w:rsidRPr="005A2F98">
                <w:rPr>
                  <w:rFonts w:ascii="Calibri" w:eastAsia="Times New Roman" w:hAnsi="Calibri" w:cs="Calibri"/>
                  <w:color w:val="0000FF"/>
                  <w:sz w:val="16"/>
                  <w:u w:val="single"/>
                </w:rPr>
                <w:t>42_C_22</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1C6C917" w14:textId="77777777" w:rsidR="000B4F03" w:rsidRPr="005A2F98" w:rsidRDefault="002072B8" w:rsidP="000B4F03">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321D47E8" w14:textId="77777777" w:rsidR="000B4F03" w:rsidRPr="00235CD0" w:rsidRDefault="002072B8" w:rsidP="0046318A">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Dans de nombreux pays, le contrôle des prix des distributeurs constitue une infraction au droit de la concurrence, veuillez contacter votre équipe juridique locale pour obtenir des conseils.</w:t>
            </w:r>
          </w:p>
        </w:tc>
      </w:tr>
      <w:tr w:rsidR="0081652B" w:rsidRPr="0071772A" w14:paraId="4B9582FA" w14:textId="77777777" w:rsidTr="0046318A">
        <w:tc>
          <w:tcPr>
            <w:tcW w:w="1353" w:type="dxa"/>
            <w:shd w:val="clear" w:color="auto" w:fill="C1E4F5"/>
            <w:tcMar>
              <w:top w:w="120" w:type="dxa"/>
              <w:left w:w="180" w:type="dxa"/>
              <w:bottom w:w="120" w:type="dxa"/>
              <w:right w:w="180" w:type="dxa"/>
            </w:tcMar>
            <w:hideMark/>
          </w:tcPr>
          <w:p w14:paraId="77FDECB0" w14:textId="77777777" w:rsidR="000B4F03" w:rsidRPr="005A2F98" w:rsidRDefault="002072B8" w:rsidP="000B4F03">
            <w:pPr>
              <w:spacing w:before="30" w:after="30"/>
              <w:ind w:left="30" w:right="30"/>
              <w:rPr>
                <w:rFonts w:ascii="Calibri" w:eastAsia="Times New Roman" w:hAnsi="Calibri" w:cs="Calibri"/>
                <w:sz w:val="16"/>
              </w:rPr>
            </w:pPr>
            <w:hyperlink r:id="rId230" w:tgtFrame="_blank" w:history="1">
              <w:r w:rsidRPr="005A2F98">
                <w:rPr>
                  <w:rFonts w:ascii="Calibri" w:eastAsia="Times New Roman" w:hAnsi="Calibri" w:cs="Calibri"/>
                  <w:color w:val="0000FF"/>
                  <w:sz w:val="16"/>
                  <w:u w:val="single"/>
                </w:rPr>
                <w:t>Screen 21</w:t>
              </w:r>
            </w:hyperlink>
            <w:r w:rsidRPr="005A2F98">
              <w:rPr>
                <w:rFonts w:ascii="Calibri" w:eastAsia="Times New Roman" w:hAnsi="Calibri" w:cs="Calibri"/>
                <w:sz w:val="16"/>
              </w:rPr>
              <w:t xml:space="preserve"> </w:t>
            </w:r>
          </w:p>
          <w:p w14:paraId="636E086F" w14:textId="77777777" w:rsidR="000B4F03" w:rsidRPr="005A2F98" w:rsidRDefault="002072B8" w:rsidP="000B4F03">
            <w:pPr>
              <w:ind w:left="30" w:right="30"/>
              <w:rPr>
                <w:rFonts w:ascii="Calibri" w:eastAsia="Times New Roman" w:hAnsi="Calibri" w:cs="Calibri"/>
                <w:sz w:val="16"/>
              </w:rPr>
            </w:pPr>
            <w:hyperlink r:id="rId231" w:tgtFrame="_blank" w:history="1">
              <w:r w:rsidRPr="005A2F98">
                <w:rPr>
                  <w:rFonts w:ascii="Calibri" w:eastAsia="Times New Roman" w:hAnsi="Calibri" w:cs="Calibri"/>
                  <w:color w:val="0000FF"/>
                  <w:sz w:val="16"/>
                  <w:u w:val="single"/>
                </w:rPr>
                <w:t>44_C_22</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F4664C4" w14:textId="77777777" w:rsidR="000B4F03" w:rsidRPr="005A2F98" w:rsidRDefault="002072B8" w:rsidP="000B4F03">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tcPr>
          <w:p w14:paraId="1A946FE6" w14:textId="77777777" w:rsidR="000B4F03" w:rsidRPr="00235CD0" w:rsidRDefault="002072B8" w:rsidP="0046318A">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Toute discussion entre des concurrents sur le marché ou le partage des clients, produits ou ressources (connue sous le nom de « répartition des clients ») pourrait être considérée comme une collaboration illégale et doit être évitée. Il n’est pas nécessaire que ces conversations aboutissent à un accord formel avec un concurrent pour qu’elles soient considérées comme anticoncurrentielles.</w:t>
            </w:r>
          </w:p>
        </w:tc>
      </w:tr>
      <w:tr w:rsidR="0081652B" w:rsidRPr="0071772A" w14:paraId="7B1CC23C" w14:textId="77777777" w:rsidTr="0046318A">
        <w:tc>
          <w:tcPr>
            <w:tcW w:w="1353" w:type="dxa"/>
            <w:shd w:val="clear" w:color="auto" w:fill="C1E4F5"/>
            <w:tcMar>
              <w:top w:w="120" w:type="dxa"/>
              <w:left w:w="180" w:type="dxa"/>
              <w:bottom w:w="120" w:type="dxa"/>
              <w:right w:w="180" w:type="dxa"/>
            </w:tcMar>
            <w:hideMark/>
          </w:tcPr>
          <w:p w14:paraId="41CE820B" w14:textId="77777777" w:rsidR="000B4F03" w:rsidRPr="005A2F98" w:rsidRDefault="002072B8" w:rsidP="000B4F03">
            <w:pPr>
              <w:spacing w:before="30" w:after="30"/>
              <w:ind w:left="30" w:right="30"/>
              <w:rPr>
                <w:rFonts w:ascii="Calibri" w:eastAsia="Times New Roman" w:hAnsi="Calibri" w:cs="Calibri"/>
                <w:sz w:val="16"/>
              </w:rPr>
            </w:pPr>
            <w:hyperlink r:id="rId232" w:tgtFrame="_blank" w:history="1">
              <w:r w:rsidRPr="005A2F98">
                <w:rPr>
                  <w:rFonts w:ascii="Calibri" w:eastAsia="Times New Roman" w:hAnsi="Calibri" w:cs="Calibri"/>
                  <w:color w:val="0000FF"/>
                  <w:sz w:val="16"/>
                  <w:u w:val="single"/>
                </w:rPr>
                <w:t>Screen 21</w:t>
              </w:r>
            </w:hyperlink>
            <w:r w:rsidRPr="005A2F98">
              <w:rPr>
                <w:rFonts w:ascii="Calibri" w:eastAsia="Times New Roman" w:hAnsi="Calibri" w:cs="Calibri"/>
                <w:sz w:val="16"/>
              </w:rPr>
              <w:t xml:space="preserve"> </w:t>
            </w:r>
          </w:p>
          <w:p w14:paraId="2A5FB5F1" w14:textId="77777777" w:rsidR="000B4F03" w:rsidRPr="005A2F98" w:rsidRDefault="002072B8" w:rsidP="000B4F03">
            <w:pPr>
              <w:ind w:left="30" w:right="30"/>
              <w:rPr>
                <w:rFonts w:ascii="Calibri" w:eastAsia="Times New Roman" w:hAnsi="Calibri" w:cs="Calibri"/>
                <w:sz w:val="16"/>
              </w:rPr>
            </w:pPr>
            <w:hyperlink r:id="rId233" w:tgtFrame="_blank" w:history="1">
              <w:r w:rsidRPr="005A2F98">
                <w:rPr>
                  <w:rFonts w:ascii="Calibri" w:eastAsia="Times New Roman" w:hAnsi="Calibri" w:cs="Calibri"/>
                  <w:color w:val="0000FF"/>
                  <w:sz w:val="16"/>
                  <w:u w:val="single"/>
                </w:rPr>
                <w:t>45_C_22</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4D39F24" w14:textId="77777777" w:rsidR="000B4F03" w:rsidRPr="005A2F98" w:rsidRDefault="002072B8" w:rsidP="000B4F03">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14:paraId="358CF195" w14:textId="77777777" w:rsidR="000B4F03" w:rsidRPr="00235CD0" w:rsidRDefault="002072B8" w:rsidP="0046318A">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Toute discussion entre des entreprises concernant le boycottage de tiers, p. ex., des fournisseurs, distributeurs ou détaillants, pourrait être considérée comme étant une collaboration illégale et doit être évitée. Il n’est pas nécessaire que ces conversations aboutissent à un accord formel pour qu’elles soient considérées comme anticoncurrentielles.</w:t>
            </w:r>
          </w:p>
        </w:tc>
      </w:tr>
      <w:tr w:rsidR="0081652B" w:rsidRPr="0071772A" w14:paraId="6EDED6B9" w14:textId="77777777" w:rsidTr="0046318A">
        <w:tc>
          <w:tcPr>
            <w:tcW w:w="1353" w:type="dxa"/>
            <w:shd w:val="clear" w:color="auto" w:fill="C1E4F5"/>
            <w:tcMar>
              <w:top w:w="120" w:type="dxa"/>
              <w:left w:w="180" w:type="dxa"/>
              <w:bottom w:w="120" w:type="dxa"/>
              <w:right w:w="180" w:type="dxa"/>
            </w:tcMar>
            <w:hideMark/>
          </w:tcPr>
          <w:p w14:paraId="19546139" w14:textId="77777777" w:rsidR="000B4F03" w:rsidRPr="005A2F98" w:rsidRDefault="002072B8" w:rsidP="000B4F03">
            <w:pPr>
              <w:spacing w:before="30" w:after="30"/>
              <w:ind w:left="30" w:right="30"/>
              <w:rPr>
                <w:rFonts w:ascii="Calibri" w:eastAsia="Times New Roman" w:hAnsi="Calibri" w:cs="Calibri"/>
                <w:sz w:val="16"/>
              </w:rPr>
            </w:pPr>
            <w:hyperlink r:id="rId234" w:tgtFrame="_blank" w:history="1">
              <w:r w:rsidRPr="005A2F98">
                <w:rPr>
                  <w:rFonts w:ascii="Calibri" w:eastAsia="Times New Roman" w:hAnsi="Calibri" w:cs="Calibri"/>
                  <w:color w:val="0000FF"/>
                  <w:sz w:val="16"/>
                  <w:u w:val="single"/>
                </w:rPr>
                <w:t>Screen 26</w:t>
              </w:r>
            </w:hyperlink>
            <w:r w:rsidRPr="005A2F98">
              <w:rPr>
                <w:rFonts w:ascii="Calibri" w:eastAsia="Times New Roman" w:hAnsi="Calibri" w:cs="Calibri"/>
                <w:sz w:val="16"/>
              </w:rPr>
              <w:t xml:space="preserve"> </w:t>
            </w:r>
          </w:p>
          <w:p w14:paraId="55229110" w14:textId="77777777" w:rsidR="000B4F03" w:rsidRPr="005A2F98" w:rsidRDefault="002072B8" w:rsidP="000B4F03">
            <w:pPr>
              <w:ind w:left="30" w:right="30"/>
              <w:rPr>
                <w:rFonts w:ascii="Calibri" w:eastAsia="Times New Roman" w:hAnsi="Calibri" w:cs="Calibri"/>
                <w:sz w:val="16"/>
              </w:rPr>
            </w:pPr>
            <w:hyperlink r:id="rId235" w:tgtFrame="_blank" w:history="1">
              <w:r w:rsidRPr="005A2F98">
                <w:rPr>
                  <w:rFonts w:ascii="Calibri" w:eastAsia="Times New Roman" w:hAnsi="Calibri" w:cs="Calibri"/>
                  <w:color w:val="0000FF"/>
                  <w:sz w:val="16"/>
                  <w:u w:val="single"/>
                </w:rPr>
                <w:t>55_C_27</w:t>
              </w:r>
            </w:hyperlink>
            <w:r w:rsidRPr="005A2F9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A23E5FC" w14:textId="77777777" w:rsidR="000B4F03" w:rsidRPr="005A2F98" w:rsidRDefault="002072B8" w:rsidP="000B4F03">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tcPr>
          <w:p w14:paraId="3E3ABFDA" w14:textId="77777777" w:rsidR="000B4F03" w:rsidRPr="00235CD0" w:rsidRDefault="002072B8" w:rsidP="0046318A">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[1] Vous êtes responsable de la fabrication de réactifs aux États-Unis. Lors d’une conférence, vous avez une discussion en privé avec quelques-uns de vos homologues d’autres entreprises concernant l’un de vos fournisseurs. Bien qu’aucun accord formel ne soit trouvé, un certain nombre de ces homologues indiquent qu’ils ne vont plus travailler avec un fournisseur spécifique, car celui-ci a une position de quasi-monopole et utilise sa position dominante pour augmenter les prix. Votre participation à cette discussion pourrait-elle être considérée comme anticoncurrentielle ?</w:t>
            </w:r>
          </w:p>
        </w:tc>
      </w:tr>
      <w:tr w:rsidR="0081652B" w:rsidRPr="0071772A" w14:paraId="4EFFC504" w14:textId="77777777" w:rsidTr="0046318A">
        <w:tc>
          <w:tcPr>
            <w:tcW w:w="1353" w:type="dxa"/>
            <w:shd w:val="clear" w:color="auto" w:fill="C1E4F5"/>
            <w:tcMar>
              <w:top w:w="120" w:type="dxa"/>
              <w:left w:w="180" w:type="dxa"/>
              <w:bottom w:w="120" w:type="dxa"/>
              <w:right w:w="180" w:type="dxa"/>
            </w:tcMar>
            <w:hideMark/>
          </w:tcPr>
          <w:p w14:paraId="75E070D0" w14:textId="77777777" w:rsidR="000B4F03" w:rsidRPr="005A2F98" w:rsidRDefault="002072B8" w:rsidP="000B4F03">
            <w:pPr>
              <w:spacing w:before="30" w:after="30"/>
              <w:ind w:left="30" w:right="30"/>
              <w:rPr>
                <w:rFonts w:ascii="Calibri" w:eastAsia="Times New Roman" w:hAnsi="Calibri" w:cs="Calibri"/>
                <w:sz w:val="16"/>
              </w:rPr>
            </w:pPr>
            <w:r w:rsidRPr="005A2F98">
              <w:rPr>
                <w:rFonts w:ascii="Calibri" w:eastAsia="Times New Roman" w:hAnsi="Calibri" w:cs="Calibri"/>
                <w:sz w:val="16"/>
              </w:rPr>
              <w:t>Screen 26</w:t>
            </w:r>
          </w:p>
          <w:p w14:paraId="3E54D446" w14:textId="77777777" w:rsidR="000B4F03" w:rsidRPr="005A2F98" w:rsidRDefault="002072B8" w:rsidP="000B4F03">
            <w:pPr>
              <w:spacing w:before="100" w:beforeAutospacing="1" w:after="100" w:afterAutospacing="1"/>
              <w:ind w:left="30" w:right="30"/>
              <w:rPr>
                <w:rFonts w:ascii="Calibri" w:eastAsia="Times New Roman" w:hAnsi="Calibri" w:cs="Calibri"/>
                <w:sz w:val="16"/>
              </w:rPr>
            </w:pPr>
            <w:r w:rsidRPr="005A2F98">
              <w:rPr>
                <w:rFonts w:ascii="Calibri" w:eastAsia="Times New Roman" w:hAnsi="Calibri" w:cs="Calibri"/>
                <w:sz w:val="16"/>
              </w:rPr>
              <w:t>Question 1: Feedback</w:t>
            </w:r>
          </w:p>
          <w:p w14:paraId="57604CE2" w14:textId="77777777" w:rsidR="000B4F03" w:rsidRPr="005A2F98" w:rsidRDefault="002072B8" w:rsidP="000B4F03">
            <w:pPr>
              <w:ind w:left="30" w:right="30"/>
              <w:rPr>
                <w:rFonts w:ascii="Calibri" w:eastAsia="Times New Roman" w:hAnsi="Calibri" w:cs="Calibri"/>
                <w:sz w:val="16"/>
              </w:rPr>
            </w:pPr>
            <w:r w:rsidRPr="005A2F98">
              <w:rPr>
                <w:rFonts w:ascii="Calibri" w:eastAsia="Times New Roman" w:hAnsi="Calibri" w:cs="Calibri"/>
                <w:sz w:val="16"/>
              </w:rPr>
              <w:t>60_C_27</w:t>
            </w:r>
          </w:p>
        </w:tc>
        <w:tc>
          <w:tcPr>
            <w:tcW w:w="6000" w:type="dxa"/>
            <w:tcMar>
              <w:top w:w="120" w:type="dxa"/>
              <w:left w:w="180" w:type="dxa"/>
              <w:bottom w:w="120" w:type="dxa"/>
              <w:right w:w="180" w:type="dxa"/>
            </w:tcMar>
            <w:vAlign w:val="center"/>
            <w:hideMark/>
          </w:tcPr>
          <w:p w14:paraId="24725092" w14:textId="77777777" w:rsidR="000B4F03" w:rsidRPr="005A2F98" w:rsidRDefault="002072B8" w:rsidP="000B4F03">
            <w:pPr>
              <w:spacing w:before="100" w:beforeAutospacing="1" w:after="100" w:afterAutospacing="1"/>
              <w:ind w:left="30" w:right="30"/>
              <w:rPr>
                <w:rFonts w:ascii="Calibri" w:eastAsia="Times New Roman" w:hAnsi="Calibri" w:cs="Calibri"/>
              </w:rPr>
            </w:pPr>
            <w:r w:rsidRPr="005A2F98">
              <w:rPr>
                <w:rFonts w:ascii="Calibri" w:eastAsia="Times New Roman" w:hAnsi="Calibri" w:cs="Calibri"/>
              </w:rPr>
              <w:t>Any discussion that takes place between companies with respect to boycotting third parties such as suppliers, distributors, or retailers could be viewed as anti-competitive by government authorities.</w:t>
            </w:r>
          </w:p>
        </w:tc>
        <w:tc>
          <w:tcPr>
            <w:tcW w:w="6000" w:type="dxa"/>
          </w:tcPr>
          <w:p w14:paraId="5089BC0B" w14:textId="77777777" w:rsidR="000B4F03" w:rsidRPr="00235CD0" w:rsidRDefault="002072B8" w:rsidP="0046318A">
            <w:pPr>
              <w:spacing w:before="100" w:beforeAutospacing="1" w:after="100" w:afterAutospacing="1"/>
              <w:ind w:left="30" w:right="30"/>
              <w:rPr>
                <w:rFonts w:ascii="Calibri" w:eastAsia="Times New Roman" w:hAnsi="Calibri" w:cs="Calibri"/>
                <w:lang w:val="fr-FR"/>
              </w:rPr>
            </w:pPr>
            <w:r w:rsidRPr="005A2F98">
              <w:rPr>
                <w:rFonts w:ascii="Calibri" w:eastAsia="Calibri" w:hAnsi="Calibri" w:cs="Calibri"/>
                <w:lang w:val="fr-FR"/>
              </w:rPr>
              <w:t>Toute discussion entre des entreprises concernant le boycottage de tiers, p. ex., des fournisseurs, distributeurs ou détaillants, pourrait être considérée comme étant anticoncurrentielle par les autorités gouvernementales.</w:t>
            </w:r>
          </w:p>
        </w:tc>
      </w:tr>
    </w:tbl>
    <w:p w14:paraId="45360E2F" w14:textId="77777777" w:rsidR="00F44929" w:rsidRPr="00235CD0" w:rsidRDefault="00F44929">
      <w:pPr>
        <w:rPr>
          <w:rFonts w:eastAsia="Times New Roman"/>
          <w:lang w:val="fr-FR"/>
        </w:rPr>
      </w:pPr>
    </w:p>
    <w:sectPr w:rsidR="00F44929" w:rsidRPr="00235CD0" w:rsidSect="002C1E6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0E539" w14:textId="77777777" w:rsidR="00935602" w:rsidRDefault="00935602">
      <w:r>
        <w:separator/>
      </w:r>
    </w:p>
  </w:endnote>
  <w:endnote w:type="continuationSeparator" w:id="0">
    <w:p w14:paraId="7B91392B" w14:textId="77777777" w:rsidR="00935602" w:rsidRDefault="00935602">
      <w:r>
        <w:continuationSeparator/>
      </w:r>
    </w:p>
  </w:endnote>
  <w:endnote w:type="continuationNotice" w:id="1">
    <w:p w14:paraId="1523552A" w14:textId="77777777" w:rsidR="00935602" w:rsidRDefault="009356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E5F2D" w14:textId="77777777" w:rsidR="00935602" w:rsidRDefault="00935602">
      <w:r>
        <w:separator/>
      </w:r>
    </w:p>
  </w:footnote>
  <w:footnote w:type="continuationSeparator" w:id="0">
    <w:p w14:paraId="6417C5C0" w14:textId="77777777" w:rsidR="00935602" w:rsidRDefault="00935602">
      <w:r>
        <w:continuationSeparator/>
      </w:r>
    </w:p>
  </w:footnote>
  <w:footnote w:type="continuationNotice" w:id="1">
    <w:p w14:paraId="45C8B916" w14:textId="77777777" w:rsidR="00935602" w:rsidRDefault="0093560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F89ADAEA">
      <w:start w:val="1"/>
      <w:numFmt w:val="bullet"/>
      <w:lvlText w:val=""/>
      <w:lvlJc w:val="left"/>
      <w:pPr>
        <w:ind w:left="1440" w:hanging="360"/>
      </w:pPr>
      <w:rPr>
        <w:rFonts w:ascii="Symbol" w:hAnsi="Symbol" w:hint="default"/>
      </w:rPr>
    </w:lvl>
    <w:lvl w:ilvl="1" w:tplc="DDB2B9CE" w:tentative="1">
      <w:start w:val="1"/>
      <w:numFmt w:val="bullet"/>
      <w:lvlText w:val="o"/>
      <w:lvlJc w:val="left"/>
      <w:pPr>
        <w:ind w:left="2160" w:hanging="360"/>
      </w:pPr>
      <w:rPr>
        <w:rFonts w:ascii="Courier New" w:hAnsi="Courier New" w:cs="Courier New" w:hint="default"/>
      </w:rPr>
    </w:lvl>
    <w:lvl w:ilvl="2" w:tplc="81CCF4A8" w:tentative="1">
      <w:start w:val="1"/>
      <w:numFmt w:val="bullet"/>
      <w:lvlText w:val=""/>
      <w:lvlJc w:val="left"/>
      <w:pPr>
        <w:ind w:left="2880" w:hanging="360"/>
      </w:pPr>
      <w:rPr>
        <w:rFonts w:ascii="Wingdings" w:hAnsi="Wingdings" w:hint="default"/>
      </w:rPr>
    </w:lvl>
    <w:lvl w:ilvl="3" w:tplc="77124FA0" w:tentative="1">
      <w:start w:val="1"/>
      <w:numFmt w:val="bullet"/>
      <w:lvlText w:val=""/>
      <w:lvlJc w:val="left"/>
      <w:pPr>
        <w:ind w:left="3600" w:hanging="360"/>
      </w:pPr>
      <w:rPr>
        <w:rFonts w:ascii="Symbol" w:hAnsi="Symbol" w:hint="default"/>
      </w:rPr>
    </w:lvl>
    <w:lvl w:ilvl="4" w:tplc="21948F66" w:tentative="1">
      <w:start w:val="1"/>
      <w:numFmt w:val="bullet"/>
      <w:lvlText w:val="o"/>
      <w:lvlJc w:val="left"/>
      <w:pPr>
        <w:ind w:left="4320" w:hanging="360"/>
      </w:pPr>
      <w:rPr>
        <w:rFonts w:ascii="Courier New" w:hAnsi="Courier New" w:cs="Courier New" w:hint="default"/>
      </w:rPr>
    </w:lvl>
    <w:lvl w:ilvl="5" w:tplc="AD6A2B46" w:tentative="1">
      <w:start w:val="1"/>
      <w:numFmt w:val="bullet"/>
      <w:lvlText w:val=""/>
      <w:lvlJc w:val="left"/>
      <w:pPr>
        <w:ind w:left="5040" w:hanging="360"/>
      </w:pPr>
      <w:rPr>
        <w:rFonts w:ascii="Wingdings" w:hAnsi="Wingdings" w:hint="default"/>
      </w:rPr>
    </w:lvl>
    <w:lvl w:ilvl="6" w:tplc="8D4E69CA" w:tentative="1">
      <w:start w:val="1"/>
      <w:numFmt w:val="bullet"/>
      <w:lvlText w:val=""/>
      <w:lvlJc w:val="left"/>
      <w:pPr>
        <w:ind w:left="5760" w:hanging="360"/>
      </w:pPr>
      <w:rPr>
        <w:rFonts w:ascii="Symbol" w:hAnsi="Symbol" w:hint="default"/>
      </w:rPr>
    </w:lvl>
    <w:lvl w:ilvl="7" w:tplc="F8E4DEB2" w:tentative="1">
      <w:start w:val="1"/>
      <w:numFmt w:val="bullet"/>
      <w:lvlText w:val="o"/>
      <w:lvlJc w:val="left"/>
      <w:pPr>
        <w:ind w:left="6480" w:hanging="360"/>
      </w:pPr>
      <w:rPr>
        <w:rFonts w:ascii="Courier New" w:hAnsi="Courier New" w:cs="Courier New" w:hint="default"/>
      </w:rPr>
    </w:lvl>
    <w:lvl w:ilvl="8" w:tplc="02667770"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727073">
    <w:abstractNumId w:val="3"/>
  </w:num>
  <w:num w:numId="2" w16cid:durableId="287393960">
    <w:abstractNumId w:val="1"/>
  </w:num>
  <w:num w:numId="3" w16cid:durableId="884756287">
    <w:abstractNumId w:val="2"/>
  </w:num>
  <w:num w:numId="4" w16cid:durableId="119959887">
    <w:abstractNumId w:val="0"/>
  </w:num>
  <w:num w:numId="5" w16cid:durableId="1881936888">
    <w:abstractNumId w:val="5"/>
  </w:num>
  <w:num w:numId="6" w16cid:durableId="826895949">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dane, Sandra">
    <w15:presenceInfo w15:providerId="AD" w15:userId="S::sandra.zidane@abbott.com::69d955f4-cdfe-4051-a188-868169dadb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trackRevisions/>
  <w:defaultTabStop w:val="720"/>
  <w:hyphenationZone w:val="425"/>
  <w:noPunctuationKerning/>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03E8B"/>
    <w:rsid w:val="00021028"/>
    <w:rsid w:val="00022AA5"/>
    <w:rsid w:val="0003071A"/>
    <w:rsid w:val="000515B2"/>
    <w:rsid w:val="000606D1"/>
    <w:rsid w:val="000701A9"/>
    <w:rsid w:val="0009367D"/>
    <w:rsid w:val="000A2928"/>
    <w:rsid w:val="000B1959"/>
    <w:rsid w:val="000B2E73"/>
    <w:rsid w:val="000B4F03"/>
    <w:rsid w:val="000E3269"/>
    <w:rsid w:val="001000B4"/>
    <w:rsid w:val="00106FB1"/>
    <w:rsid w:val="001A529A"/>
    <w:rsid w:val="001C3170"/>
    <w:rsid w:val="001E0082"/>
    <w:rsid w:val="0020674E"/>
    <w:rsid w:val="002072B8"/>
    <w:rsid w:val="002117DA"/>
    <w:rsid w:val="00221C80"/>
    <w:rsid w:val="00222B72"/>
    <w:rsid w:val="002303E1"/>
    <w:rsid w:val="00235CD0"/>
    <w:rsid w:val="00247243"/>
    <w:rsid w:val="00257449"/>
    <w:rsid w:val="002658C4"/>
    <w:rsid w:val="00274091"/>
    <w:rsid w:val="00276E61"/>
    <w:rsid w:val="00277052"/>
    <w:rsid w:val="0028308C"/>
    <w:rsid w:val="00287EE9"/>
    <w:rsid w:val="00294ABE"/>
    <w:rsid w:val="002975F2"/>
    <w:rsid w:val="002B16D9"/>
    <w:rsid w:val="002C1E64"/>
    <w:rsid w:val="002E0822"/>
    <w:rsid w:val="002F3A10"/>
    <w:rsid w:val="003100A0"/>
    <w:rsid w:val="00310ED1"/>
    <w:rsid w:val="003112B1"/>
    <w:rsid w:val="00314236"/>
    <w:rsid w:val="00315D6E"/>
    <w:rsid w:val="003443CB"/>
    <w:rsid w:val="00366531"/>
    <w:rsid w:val="00367398"/>
    <w:rsid w:val="00370E9A"/>
    <w:rsid w:val="00375C32"/>
    <w:rsid w:val="00380CFE"/>
    <w:rsid w:val="0039511E"/>
    <w:rsid w:val="003B736E"/>
    <w:rsid w:val="003C2A50"/>
    <w:rsid w:val="003C4FB1"/>
    <w:rsid w:val="003E2E74"/>
    <w:rsid w:val="003E5A36"/>
    <w:rsid w:val="003F23F2"/>
    <w:rsid w:val="003F2466"/>
    <w:rsid w:val="004150A0"/>
    <w:rsid w:val="00424E66"/>
    <w:rsid w:val="004422A3"/>
    <w:rsid w:val="0044511A"/>
    <w:rsid w:val="0046318A"/>
    <w:rsid w:val="00472365"/>
    <w:rsid w:val="00487775"/>
    <w:rsid w:val="0049284F"/>
    <w:rsid w:val="004A2A53"/>
    <w:rsid w:val="004A6088"/>
    <w:rsid w:val="004D60B2"/>
    <w:rsid w:val="005011CC"/>
    <w:rsid w:val="00511015"/>
    <w:rsid w:val="0051618B"/>
    <w:rsid w:val="00525DB5"/>
    <w:rsid w:val="00585268"/>
    <w:rsid w:val="0059265E"/>
    <w:rsid w:val="00597F68"/>
    <w:rsid w:val="005A2F98"/>
    <w:rsid w:val="005B5C04"/>
    <w:rsid w:val="005C43A0"/>
    <w:rsid w:val="005C6739"/>
    <w:rsid w:val="005C7B27"/>
    <w:rsid w:val="005D1A4D"/>
    <w:rsid w:val="005F1E76"/>
    <w:rsid w:val="00603700"/>
    <w:rsid w:val="006205BB"/>
    <w:rsid w:val="006374B5"/>
    <w:rsid w:val="006461FF"/>
    <w:rsid w:val="0065371E"/>
    <w:rsid w:val="0065570F"/>
    <w:rsid w:val="00657165"/>
    <w:rsid w:val="00666511"/>
    <w:rsid w:val="00671917"/>
    <w:rsid w:val="006B7EAA"/>
    <w:rsid w:val="006C1B96"/>
    <w:rsid w:val="006E5FE6"/>
    <w:rsid w:val="006F1CE1"/>
    <w:rsid w:val="00704439"/>
    <w:rsid w:val="007137BE"/>
    <w:rsid w:val="0071772A"/>
    <w:rsid w:val="00723EDD"/>
    <w:rsid w:val="0072497F"/>
    <w:rsid w:val="007317E0"/>
    <w:rsid w:val="00733E56"/>
    <w:rsid w:val="007502B3"/>
    <w:rsid w:val="00764DBF"/>
    <w:rsid w:val="0077641B"/>
    <w:rsid w:val="00786C94"/>
    <w:rsid w:val="007920A2"/>
    <w:rsid w:val="00795145"/>
    <w:rsid w:val="007A2786"/>
    <w:rsid w:val="007C042D"/>
    <w:rsid w:val="007F3317"/>
    <w:rsid w:val="00801ADC"/>
    <w:rsid w:val="008079A2"/>
    <w:rsid w:val="00807D7F"/>
    <w:rsid w:val="00814E14"/>
    <w:rsid w:val="0081652B"/>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F4D10"/>
    <w:rsid w:val="00903579"/>
    <w:rsid w:val="009059BB"/>
    <w:rsid w:val="009217BB"/>
    <w:rsid w:val="00935602"/>
    <w:rsid w:val="0093665F"/>
    <w:rsid w:val="0094318D"/>
    <w:rsid w:val="00961732"/>
    <w:rsid w:val="009674C0"/>
    <w:rsid w:val="00981542"/>
    <w:rsid w:val="00996A4E"/>
    <w:rsid w:val="009A0BBE"/>
    <w:rsid w:val="009A46D3"/>
    <w:rsid w:val="009D7F9A"/>
    <w:rsid w:val="009E03B7"/>
    <w:rsid w:val="009E2420"/>
    <w:rsid w:val="009F7999"/>
    <w:rsid w:val="00A30FE8"/>
    <w:rsid w:val="00A551B5"/>
    <w:rsid w:val="00A565F1"/>
    <w:rsid w:val="00A944EC"/>
    <w:rsid w:val="00AC0538"/>
    <w:rsid w:val="00AF4AEE"/>
    <w:rsid w:val="00B04054"/>
    <w:rsid w:val="00B050E1"/>
    <w:rsid w:val="00B10059"/>
    <w:rsid w:val="00B139F7"/>
    <w:rsid w:val="00B217FE"/>
    <w:rsid w:val="00B26A56"/>
    <w:rsid w:val="00B32FB9"/>
    <w:rsid w:val="00B44AA0"/>
    <w:rsid w:val="00B4646D"/>
    <w:rsid w:val="00B5424A"/>
    <w:rsid w:val="00B6655E"/>
    <w:rsid w:val="00B71E05"/>
    <w:rsid w:val="00B93BBE"/>
    <w:rsid w:val="00B95EE1"/>
    <w:rsid w:val="00BB2193"/>
    <w:rsid w:val="00BD044A"/>
    <w:rsid w:val="00BD4290"/>
    <w:rsid w:val="00BE08E6"/>
    <w:rsid w:val="00C1674D"/>
    <w:rsid w:val="00C3746E"/>
    <w:rsid w:val="00C5420A"/>
    <w:rsid w:val="00C70688"/>
    <w:rsid w:val="00C711EA"/>
    <w:rsid w:val="00C74B1F"/>
    <w:rsid w:val="00CA789F"/>
    <w:rsid w:val="00CB03A3"/>
    <w:rsid w:val="00CD61B2"/>
    <w:rsid w:val="00CF5288"/>
    <w:rsid w:val="00D13615"/>
    <w:rsid w:val="00D14081"/>
    <w:rsid w:val="00D21F04"/>
    <w:rsid w:val="00D24002"/>
    <w:rsid w:val="00D319D3"/>
    <w:rsid w:val="00D54E89"/>
    <w:rsid w:val="00D65B38"/>
    <w:rsid w:val="00DD7E91"/>
    <w:rsid w:val="00DE5484"/>
    <w:rsid w:val="00DF2A44"/>
    <w:rsid w:val="00E2699E"/>
    <w:rsid w:val="00E36CE0"/>
    <w:rsid w:val="00E5633E"/>
    <w:rsid w:val="00E575CE"/>
    <w:rsid w:val="00E72CDE"/>
    <w:rsid w:val="00E8257A"/>
    <w:rsid w:val="00E8613C"/>
    <w:rsid w:val="00E866EF"/>
    <w:rsid w:val="00E90AF1"/>
    <w:rsid w:val="00E979A6"/>
    <w:rsid w:val="00EA2282"/>
    <w:rsid w:val="00EA31AE"/>
    <w:rsid w:val="00EA3E42"/>
    <w:rsid w:val="00EE2E1E"/>
    <w:rsid w:val="00EE66DE"/>
    <w:rsid w:val="00EF55B7"/>
    <w:rsid w:val="00F20B1E"/>
    <w:rsid w:val="00F44929"/>
    <w:rsid w:val="00F47217"/>
    <w:rsid w:val="00F5122E"/>
    <w:rsid w:val="00F540EF"/>
    <w:rsid w:val="00F63DFF"/>
    <w:rsid w:val="00F66488"/>
    <w:rsid w:val="00F81109"/>
    <w:rsid w:val="00F9341F"/>
    <w:rsid w:val="00FA3DF9"/>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C7BD2E"/>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Lienhypertexte">
    <w:name w:val="Hyperlink"/>
    <w:basedOn w:val="Policepardfaut"/>
    <w:uiPriority w:val="99"/>
    <w:unhideWhenUsed/>
    <w:rPr>
      <w:color w:val="0000FF"/>
      <w:u w:val="single"/>
    </w:rPr>
  </w:style>
  <w:style w:type="character" w:styleId="Lienhypertextesuivivisit">
    <w:name w:val="FollowedHyperlink"/>
    <w:basedOn w:val="Policepardfau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Policepardfaut"/>
    <w:rPr>
      <w:b/>
      <w:bCs/>
    </w:rPr>
  </w:style>
  <w:style w:type="character" w:customStyle="1" w:styleId="italic1">
    <w:name w:val="italic1"/>
    <w:basedOn w:val="Policepardfaut"/>
    <w:rPr>
      <w:i/>
      <w:iCs/>
    </w:rPr>
  </w:style>
  <w:style w:type="paragraph" w:styleId="En-tte">
    <w:name w:val="header"/>
    <w:basedOn w:val="Normal"/>
    <w:link w:val="En-tteCar"/>
    <w:uiPriority w:val="99"/>
    <w:unhideWhenUsed/>
    <w:rsid w:val="002C1E64"/>
    <w:pPr>
      <w:tabs>
        <w:tab w:val="center" w:pos="4513"/>
        <w:tab w:val="right" w:pos="9026"/>
      </w:tabs>
    </w:pPr>
  </w:style>
  <w:style w:type="character" w:customStyle="1" w:styleId="En-tteCar">
    <w:name w:val="En-tête Car"/>
    <w:basedOn w:val="Policepardfaut"/>
    <w:link w:val="En-tte"/>
    <w:uiPriority w:val="99"/>
    <w:rsid w:val="002C1E64"/>
    <w:rPr>
      <w:rFonts w:eastAsiaTheme="minorEastAsia"/>
      <w:sz w:val="24"/>
      <w:szCs w:val="24"/>
    </w:rPr>
  </w:style>
  <w:style w:type="paragraph" w:styleId="Pieddepage">
    <w:name w:val="footer"/>
    <w:basedOn w:val="Normal"/>
    <w:link w:val="PieddepageCar"/>
    <w:uiPriority w:val="99"/>
    <w:unhideWhenUsed/>
    <w:rsid w:val="002C1E64"/>
    <w:pPr>
      <w:tabs>
        <w:tab w:val="center" w:pos="4513"/>
        <w:tab w:val="right" w:pos="9026"/>
      </w:tabs>
    </w:pPr>
  </w:style>
  <w:style w:type="character" w:customStyle="1" w:styleId="PieddepageCar">
    <w:name w:val="Pied de page Car"/>
    <w:basedOn w:val="Policepardfaut"/>
    <w:link w:val="Pieddepage"/>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Paragraphedeliste">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Sansinterligne">
    <w:name w:val="No Spacing"/>
    <w:link w:val="SansinterligneCar"/>
    <w:uiPriority w:val="1"/>
    <w:qFormat/>
    <w:rsid w:val="00840375"/>
    <w:rPr>
      <w:rFonts w:asciiTheme="minorHAnsi" w:eastAsiaTheme="minorEastAsia" w:hAnsiTheme="minorHAnsi" w:cstheme="minorBidi"/>
      <w:sz w:val="22"/>
      <w:szCs w:val="22"/>
      <w:lang w:val="en-US" w:eastAsia="en-US"/>
    </w:rPr>
  </w:style>
  <w:style w:type="character" w:customStyle="1" w:styleId="SansinterligneCar">
    <w:name w:val="Sans interligne Car"/>
    <w:basedOn w:val="Policepardfaut"/>
    <w:link w:val="Sansinterligne"/>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Policepardfaut"/>
    <w:rsid w:val="00F66488"/>
    <w:rPr>
      <w:u w:val="single"/>
    </w:rPr>
  </w:style>
  <w:style w:type="character" w:styleId="Mentionnonrsolue">
    <w:name w:val="Unresolved Mention"/>
    <w:basedOn w:val="Policepardfaut"/>
    <w:uiPriority w:val="99"/>
    <w:semiHidden/>
    <w:unhideWhenUsed/>
    <w:rsid w:val="0028308C"/>
    <w:rPr>
      <w:color w:val="605E5C"/>
      <w:shd w:val="clear" w:color="auto" w:fill="E1DFDD"/>
    </w:rPr>
  </w:style>
  <w:style w:type="paragraph" w:styleId="Rvision">
    <w:name w:val="Revision"/>
    <w:hidden/>
    <w:uiPriority w:val="99"/>
    <w:semiHidden/>
    <w:rsid w:val="0036653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7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8_C_13" TargetMode="External"/><Relationship Id="rId138" Type="http://schemas.openxmlformats.org/officeDocument/2006/relationships/hyperlink" Target="http:/rusnakassociates.com/content/AbbottCOBCCourse/courses/EN-US/course/index.html?showScreen=70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9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https://icomply.abbott.com/Default.aspx" TargetMode="External"/><Relationship Id="rId226" Type="http://schemas.openxmlformats.org/officeDocument/2006/relationships/hyperlink" Target="http:/rusnakassociates.com/content/AbbottCompete/courses/EN-US/course/index.html?showScreen=37_C_18" TargetMode="Externa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2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3_C_13" TargetMode="External"/><Relationship Id="rId128" Type="http://schemas.openxmlformats.org/officeDocument/2006/relationships/hyperlink" Target="http:/rusnakassociates.com/content/AbbottCOBCCourse/courses/EN-US/course/index.html?showScreen=64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styles" Target="styles.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3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rusnakassociates.com/content/AbbottCompete/courses/EN-US/course/index.html?showScreen=2_C_2" TargetMode="External"/><Relationship Id="rId237" Type="http://schemas.microsoft.com/office/2011/relationships/people" Target="people.xml"/><Relationship Id="rId22" Type="http://schemas.openxmlformats.org/officeDocument/2006/relationships/hyperlink" Target="http:/rusnakassociates.com/content/AbbottCOBCCourse/courses/EN-US/course/index.html?showScreen=7_C_7"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8_C_12" TargetMode="External"/><Relationship Id="rId118" Type="http://schemas.openxmlformats.org/officeDocument/2006/relationships/hyperlink" Target="http:/rusnakassociates.com/content/AbbottCOBCCourse/courses/EN-US/course/index.html?showScreen=57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7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7_C_200" TargetMode="External"/><Relationship Id="rId206" Type="http://schemas.openxmlformats.org/officeDocument/2006/relationships/hyperlink" Target="http:/rusnakassociates.com/content/AbbottCOBCCourse/courses/EN-US/course/index.html?showScreen=111_C_200" TargetMode="External"/><Relationship Id="rId227" Type="http://schemas.openxmlformats.org/officeDocument/2006/relationships/hyperlink" Target="http:/rusnakassociates.com/content/AbbottCompete/courses/EN-US/course/index.html?showScreen=37_C_18" TargetMode="External"/><Relationship Id="rId12" Type="http://schemas.openxmlformats.org/officeDocument/2006/relationships/hyperlink" Target="http:/rusnakassociates.com/content/AbbottCOBCCourse/courses/EN-US/course/index.html?showScreen=2_C_2"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1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3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4_C_16" TargetMode="External"/><Relationship Id="rId140" Type="http://schemas.openxmlformats.org/officeDocument/2006/relationships/hyperlink" Target="http:/rusnakassociates.com/content/AbbottCOBCCourse/courses/EN-US/course/index.html?showScreen=71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6_C_16" TargetMode="External"/><Relationship Id="rId217" Type="http://schemas.openxmlformats.org/officeDocument/2006/relationships/hyperlink" Target="http:/rusnakassociates.com/content/AbbottCompete/courses/EN-US/course/index.html?showScreen=2_C_2" TargetMode="External"/><Relationship Id="rId6" Type="http://schemas.openxmlformats.org/officeDocument/2006/relationships/settings" Target="settings.xml"/><Relationship Id="rId238" Type="http://schemas.openxmlformats.org/officeDocument/2006/relationships/theme" Target="theme/theme1.xm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8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9_C_13" TargetMode="External"/><Relationship Id="rId130" Type="http://schemas.openxmlformats.org/officeDocument/2006/relationships/hyperlink" Target="http:/rusnakassociates.com/content/AbbottCOBCCourse/courses/EN-US/course/index.html?showScreen=65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90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http:/rusnakassociates.com/content/AbbottCOBCCourse/courses/EN-US/course/index.html?showScreen=111_C_200" TargetMode="External"/><Relationship Id="rId228" Type="http://schemas.openxmlformats.org/officeDocument/2006/relationships/hyperlink" Target="http:/rusnakassociates.com/content/AbbottCompete/courses/EN-US/course/index.html?showScreen=42_C_22" TargetMode="Externa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3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4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8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webSettings" Target="webSettings.xml"/><Relationship Id="rId162" Type="http://schemas.openxmlformats.org/officeDocument/2006/relationships/hyperlink" Target="http:/rusnakassociates.com/content/AbbottCOBCCourse/courses/EN-US/course/index.html?showScreen=84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rusnakassociates.com/content/AbbottCompete/courses/EN-US/course/index.html?showScreen=17_C_11" TargetMode="External"/><Relationship Id="rId24" Type="http://schemas.openxmlformats.org/officeDocument/2006/relationships/hyperlink" Target="http:/rusnakassociates.com/content/AbbottCOBCCourse/courses/EN-US/course/index.html?showScreen=8_C_8"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9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3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8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8_C_200" TargetMode="External"/><Relationship Id="rId208" Type="http://schemas.openxmlformats.org/officeDocument/2006/relationships/hyperlink" Target="https://abbott.sharepoint.com/sites/myhr" TargetMode="External"/><Relationship Id="rId229" Type="http://schemas.openxmlformats.org/officeDocument/2006/relationships/hyperlink" Target="http:/rusnakassociates.com/content/AbbottCompete/courses/EN-US/course/index.html?showScreen=42_C_22" TargetMode="External"/><Relationship Id="rId14" Type="http://schemas.openxmlformats.org/officeDocument/2006/relationships/hyperlink" Target="http:/rusnakassociates.com/content/AbbottCOBCCourse/courses/EN-US/course/index.html?showScreen=3_C_3"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4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7_C_16" TargetMode="External"/><Relationship Id="rId8" Type="http://schemas.openxmlformats.org/officeDocument/2006/relationships/footnotes" Target="footnotes.xml"/><Relationship Id="rId98" Type="http://schemas.openxmlformats.org/officeDocument/2006/relationships/hyperlink" Target="http:/rusnakassociates.com/content/AbbottCOBCCourse/courses/EN-US/course/index.html?showScreen=45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2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7_C_16" TargetMode="External"/><Relationship Id="rId219" Type="http://schemas.openxmlformats.org/officeDocument/2006/relationships/hyperlink" Target="http:/rusnakassociates.com/content/AbbottCompete/courses/EN-US/course/index.html?showScreen=17_C_11" TargetMode="External"/><Relationship Id="rId230" Type="http://schemas.openxmlformats.org/officeDocument/2006/relationships/hyperlink" Target="http:/rusnakassociates.com/content/AbbottCompete/courses/EN-US/course/index.html?showScreen=44_C_22" TargetMode="Externa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9_C_11" TargetMode="External"/><Relationship Id="rId67" Type="http://schemas.openxmlformats.org/officeDocument/2006/relationships/hyperlink" Target="http:/rusnakassociates.com/content/AbbottCOBCCourse/courses/EN-US/course/index.html?showScreen=29_C_12" TargetMode="External"/><Relationship Id="rId88" Type="http://schemas.openxmlformats.org/officeDocument/2006/relationships/hyperlink" Target="http:/rusnakassociates.com/content/AbbottCOBCCourse/courses/EN-US/course/index.html?showScreen=40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6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1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http:/rusnakassociates.com/content/AbbottCOBCCourse/courses/EN-US/course/index.html?showScreen=112_C_200" TargetMode="External"/><Relationship Id="rId190" Type="http://schemas.openxmlformats.org/officeDocument/2006/relationships/hyperlink" Target="http:/rusnakassociates.com/content/AbbottCOBCCourse/courses/EN-US/course/index.html?showScreen=104_C_199" TargetMode="External"/><Relationship Id="rId204" Type="http://schemas.openxmlformats.org/officeDocument/2006/relationships/hyperlink" Target="https://secure.ethicspoint.com/domain/media/en/gui/40393/index.html" TargetMode="External"/><Relationship Id="rId220" Type="http://schemas.openxmlformats.org/officeDocument/2006/relationships/hyperlink" Target="http:/rusnakassociates.com/content/AbbottCompete/courses/EN-US/course/index.html?showScreen=18_C_11" TargetMode="External"/><Relationship Id="rId225" Type="http://schemas.openxmlformats.org/officeDocument/2006/relationships/hyperlink" Target="http:/rusnakassociates.com/content/AbbottCompete/courses/EN-US/course/index.html?showScreen=25_C_13" TargetMode="Externa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4_C_9" TargetMode="External"/><Relationship Id="rId57" Type="http://schemas.openxmlformats.org/officeDocument/2006/relationships/hyperlink" Target="http:/rusnakassociates.com/content/AbbottCOBCCourse/courses/EN-US/course/index.html?showScreen=24_C_11" TargetMode="External"/><Relationship Id="rId106" Type="http://schemas.openxmlformats.org/officeDocument/2006/relationships/hyperlink" Target="http:/rusnakassociates.com/content/AbbottCOBCCourse/courses/EN-US/course/index.html?showScreen=50_C_16" TargetMode="External"/><Relationship Id="rId127" Type="http://schemas.openxmlformats.org/officeDocument/2006/relationships/hyperlink" Target="http:/rusnakassociates.com/content/AbbottCOBCCourse/courses/EN-US/course/index.html?showScreen=62_C_16" TargetMode="External"/><Relationship Id="rId10" Type="http://schemas.openxmlformats.org/officeDocument/2006/relationships/hyperlink" Target="http:/rusnakassociates.com/content/AbbottCOBCCourse/courses/EN-US/course/index.html?showScreen=1_C_1" TargetMode="Externa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2_C_11" TargetMode="External"/><Relationship Id="rId73" Type="http://schemas.openxmlformats.org/officeDocument/2006/relationships/hyperlink" Target="http:/rusnakassociates.com/content/AbbottCOBCCourse/courses/EN-US/course/index.html?showScreen=32_C_13" TargetMode="External"/><Relationship Id="rId78" Type="http://schemas.openxmlformats.org/officeDocument/2006/relationships/hyperlink" Target="http:/rusnakassociates.com/content/AbbottCOBCCourse/courses/EN-US/course/index.html?showScreen=35_C_13" TargetMode="External"/><Relationship Id="rId94" Type="http://schemas.openxmlformats.org/officeDocument/2006/relationships/hyperlink" Target="http:/rusnakassociates.com/content/AbbottCOBCCourse/courses/EN-US/course/index.html?showScreen=43_C_16"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60_C_16" TargetMode="External"/><Relationship Id="rId143" Type="http://schemas.openxmlformats.org/officeDocument/2006/relationships/hyperlink" Target="http:/rusnakassociates.com/content/AbbottCOBCCourse/courses/EN-US/course/index.html?showScreen=72_C_16" TargetMode="External"/><Relationship Id="rId148" Type="http://schemas.openxmlformats.org/officeDocument/2006/relationships/hyperlink" Target="http:/rusnakassociates.com/content/AbbottCOBCCourse/courses/EN-US/course/index.html?showScreen=76_C_16" TargetMode="External"/><Relationship Id="rId164" Type="http://schemas.openxmlformats.org/officeDocument/2006/relationships/hyperlink" Target="http:/rusnakassociates.com/content/AbbottCOBCCourse/courses/EN-US/course/index.html?showScreen=85_C_16" TargetMode="External"/><Relationship Id="rId169" Type="http://schemas.openxmlformats.org/officeDocument/2006/relationships/hyperlink" Target="http:/rusnakassociates.com/content/AbbottCOBCCourse/courses/EN-US/course/index.html?showScreen=88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rusnakassociates.com/content/AbbottCOBCCourse/courses/EN-US/course/index.html?showScreen=95_C_16" TargetMode="External"/><Relationship Id="rId210" Type="http://schemas.openxmlformats.org/officeDocument/2006/relationships/hyperlink" Target="http:/rusnakassociates.com/content/AbbottCOBCCourse/courses/EN-US/course/index.html?showScreen=112_C_200" TargetMode="External"/><Relationship Id="rId215" Type="http://schemas.openxmlformats.org/officeDocument/2006/relationships/hyperlink" Target="https://rusnakassociates.com/content/AbbottCOBCCourse/courses/EN-US/course/reference/Transcript.pdf" TargetMode="External"/><Relationship Id="rId236" Type="http://schemas.openxmlformats.org/officeDocument/2006/relationships/fontTable" Target="fontTable.xml"/><Relationship Id="rId26" Type="http://schemas.openxmlformats.org/officeDocument/2006/relationships/hyperlink" Target="http:/rusnakassociates.com/content/AbbottCOBCCourse/courses/EN-US/course/index.html?showScreen=9_C_8" TargetMode="External"/><Relationship Id="rId231" Type="http://schemas.openxmlformats.org/officeDocument/2006/relationships/hyperlink" Target="http:/rusnakassociates.com/content/AbbottCompete/courses/EN-US/course/index.html?showScreen=44_C_22" TargetMode="Externa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30_C_13"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4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9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9_C_200" TargetMode="External"/><Relationship Id="rId200" Type="http://schemas.openxmlformats.org/officeDocument/2006/relationships/hyperlink" Target="http:/rusnakassociates.com/content/AbbottCOBCCourse/courses/EN-US/course/index.html?showScreen=110_C_200" TargetMode="External"/><Relationship Id="rId16" Type="http://schemas.openxmlformats.org/officeDocument/2006/relationships/hyperlink" Target="http:/rusnakassociates.com/content/AbbottCOBCCourse/courses/EN-US/course/index.html?showScreen=4_C_4" TargetMode="External"/><Relationship Id="rId221" Type="http://schemas.openxmlformats.org/officeDocument/2006/relationships/hyperlink" Target="http:/rusnakassociates.com/content/AbbottCompete/courses/EN-US/course/index.html?showScreen=18_C_11" TargetMode="Externa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5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8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3_C_16" TargetMode="External"/><Relationship Id="rId90" Type="http://schemas.openxmlformats.org/officeDocument/2006/relationships/hyperlink" Target="http:/rusnakassociates.com/content/AbbottCOBCCourse/courses/EN-US/course/index.html?showScreen=41_C_14"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8_C_16" TargetMode="External"/><Relationship Id="rId211" Type="http://schemas.openxmlformats.org/officeDocument/2006/relationships/hyperlink" Target="http:/rusnakassociates.com/content/AbbottCOBCCourse/courses/EN-US/course/index.html?showScreen=113_C_200" TargetMode="External"/><Relationship Id="rId232" Type="http://schemas.openxmlformats.org/officeDocument/2006/relationships/hyperlink" Target="http:/rusnakassociates.com/content/AbbottCompete/courses/EN-US/course/index.html?showScreen=45_C_22"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20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7_C_16" TargetMode="External"/><Relationship Id="rId80" Type="http://schemas.openxmlformats.org/officeDocument/2006/relationships/hyperlink" Target="http:/rusnakassociates.com/content/AbbottCOBCCourse/courses/EN-US/course/index.html?showScreen=36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2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rusnakassociates.com/content/AbbottCOBCCourse/courses/EN-US/course/index.html?showScreen=110_C_200" TargetMode="External"/><Relationship Id="rId222" Type="http://schemas.openxmlformats.org/officeDocument/2006/relationships/hyperlink" Target="http:/rusnakassociates.com/content/AbbottCompete/courses/EN-US/course/index.html?showScreen=22_C_12" TargetMode="Externa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5_C_10"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1_C_16" TargetMode="External"/><Relationship Id="rId70" Type="http://schemas.openxmlformats.org/officeDocument/2006/relationships/hyperlink" Target="http:/rusnakassociates.com/content/AbbottCOBCCourse/courses/EN-US/course/index.html?showScreen=31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6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rusnakassociates.com/content/AbbottCOBCCourse/courses/EN-US/course/index.html?showScreen=113_C_200" TargetMode="External"/><Relationship Id="rId233" Type="http://schemas.openxmlformats.org/officeDocument/2006/relationships/hyperlink" Target="http:/rusnakassociates.com/content/AbbottCompete/courses/EN-US/course/index.html?showScreen=45_C_22" TargetMode="External"/><Relationship Id="rId28" Type="http://schemas.openxmlformats.org/officeDocument/2006/relationships/hyperlink" Target="http:/rusnakassociates.com/content/AbbottCOBCCourse/courses/EN-US/course/index.html?showScreen=10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5_C_16" TargetMode="External"/><Relationship Id="rId60" Type="http://schemas.openxmlformats.org/officeDocument/2006/relationships/hyperlink" Target="http:/rusnakassociates.com/content/AbbottCOBCCourse/courses/EN-US/course/index.html?showScreen=26_C_12"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80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www.abbott.com/investors/governance/code-of-business-conduct.html" TargetMode="External"/><Relationship Id="rId202"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3" Type="http://schemas.openxmlformats.org/officeDocument/2006/relationships/hyperlink" Target="http:/rusnakassociates.com/content/AbbottCompete/courses/EN-US/course/index.html?showScreen=22_C_12" TargetMode="External"/><Relationship Id="rId18" Type="http://schemas.openxmlformats.org/officeDocument/2006/relationships/hyperlink" Target="http:/rusnakassociates.com/content/AbbottCOBCCourse/courses/EN-US/course/index.html?showScreen=5_C_5"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1_C_11" TargetMode="External"/><Relationship Id="rId104" Type="http://schemas.openxmlformats.org/officeDocument/2006/relationships/hyperlink" Target="http:/rusnakassociates.com/content/AbbottCOBCCourse/courses/EN-US/course/index.html?showScreen=49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4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100_C_17"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2_C_15" TargetMode="External"/><Relationship Id="rId213" Type="http://schemas.openxmlformats.org/officeDocument/2006/relationships/hyperlink" Target="http:/rusnakassociates.com/content/AbbottCOBCCourse/courses/EN-US/course/index.html?showScreen=114_C_200" TargetMode="External"/><Relationship Id="rId234" Type="http://schemas.openxmlformats.org/officeDocument/2006/relationships/hyperlink" Target="http:/rusnakassociates.com/content/AbbottCompete/courses/EN-US/course/index.html?showScreen=55_C_27"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6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8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4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7_C_13" TargetMode="External"/><Relationship Id="rId199" Type="http://schemas.openxmlformats.org/officeDocument/2006/relationships/hyperlink" Target="https://icomply.abbott.com/Apps/DocumentLibrary/" TargetMode="External"/><Relationship Id="rId203" Type="http://schemas.openxmlformats.org/officeDocument/2006/relationships/hyperlink" Target="mailto:investigations@abbott.com"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hyperlink" Target="http:/rusnakassociates.com/content/AbbottCompete/courses/EN-US/course/index.html?showScreen=25_C_13" TargetMode="External"/><Relationship Id="rId30" Type="http://schemas.openxmlformats.org/officeDocument/2006/relationships/hyperlink" Target="http:/rusnakassociates.com/content/AbbottCOBCCourse/courses/EN-US/course/index.html?showScreen=11_C_9"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2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8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2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rusnakassociates.com/content/AbbottCOBCCourse/courses/EN-US/course/index.html?showScreen=114_C_200" TargetMode="External"/><Relationship Id="rId235" Type="http://schemas.openxmlformats.org/officeDocument/2006/relationships/hyperlink" Target="http:/rusnakassociates.com/content/AbbottCompete/courses/EN-US/course/index.html?showScreen=55_C_27" TargetMode="External"/><Relationship Id="rId116" Type="http://schemas.openxmlformats.org/officeDocument/2006/relationships/hyperlink" Target="http:/rusnakassociates.com/content/AbbottCOBCCourse/courses/EN-US/course/index.html?showScreen=56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2_C_16" TargetMode="External"/><Relationship Id="rId20" Type="http://schemas.openxmlformats.org/officeDocument/2006/relationships/hyperlink" Target="http:/rusnakassociates.com/content/AbbottCOBCCourse/courses/EN-US/course/index.html?showScreen=6_C_6"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7_C_12" TargetMode="External"/><Relationship Id="rId83" Type="http://schemas.openxmlformats.org/officeDocument/2006/relationships/hyperlink" Target="http:/rusnakassociates.com/content/AbbottCOBCCourse/courses/EN-US/course/index.html?showScreen=37_C_13" TargetMode="External"/><Relationship Id="rId179" Type="http://schemas.openxmlformats.org/officeDocument/2006/relationships/hyperlink" Target="http:/rusnakassociates.com/content/AbbottCOBCCourse/courses/EN-US/course/index.html?showScreen=94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DEB60B-15CE-49CD-806E-79AFCD391CB8}">
  <ds:schemaRefs>
    <ds:schemaRef ds:uri="http://schemas.microsoft.com/sharepoint/v3/contenttype/forms"/>
  </ds:schemaRefs>
</ds:datastoreItem>
</file>

<file path=customXml/itemProps2.xml><?xml version="1.0" encoding="utf-8"?>
<ds:datastoreItem xmlns:ds="http://schemas.openxmlformats.org/officeDocument/2006/customXml" ds:itemID="{0AFED79A-E3A4-4C31-AAC1-D24E63FFAAA8}">
  <ds:schemaRefs>
    <ds:schemaRef ds:uri="http://schemas.microsoft.com/office/2006/metadata/properties"/>
    <ds:schemaRef ds:uri="http://schemas.microsoft.com/office/infopath/2007/PartnerControls"/>
    <ds:schemaRef ds:uri="4c96ffaa-e583-4fec-9066-c67f93f0c50b"/>
    <ds:schemaRef ds:uri="5272ee8c-751a-48a4-a010-d4bf09b9b006"/>
  </ds:schemaRefs>
</ds:datastoreItem>
</file>

<file path=customXml/itemProps3.xml><?xml version="1.0" encoding="utf-8"?>
<ds:datastoreItem xmlns:ds="http://schemas.openxmlformats.org/officeDocument/2006/customXml" ds:itemID="{A81575D1-A261-4FE3-ACBA-99DFBDC04485}"/>
</file>

<file path=docProps/app.xml><?xml version="1.0" encoding="utf-8"?>
<Properties xmlns="http://schemas.openxmlformats.org/officeDocument/2006/extended-properties" xmlns:vt="http://schemas.openxmlformats.org/officeDocument/2006/docPropsVTypes">
  <Template>Normal</Template>
  <TotalTime>109</TotalTime>
  <Pages>52</Pages>
  <Words>18632</Words>
  <Characters>102477</Characters>
  <Application>Microsoft Office Word</Application>
  <DocSecurity>0</DocSecurity>
  <Lines>853</Lines>
  <Paragraphs>241</Paragraphs>
  <ScaleCrop>false</ScaleCrop>
  <Company/>
  <LinksUpToDate>false</LinksUpToDate>
  <CharactersWithSpaces>120868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Zidane, Sandra</cp:lastModifiedBy>
  <cp:revision>219</cp:revision>
  <dcterms:created xsi:type="dcterms:W3CDTF">2025-11-28T11:31:00Z</dcterms:created>
  <dcterms:modified xsi:type="dcterms:W3CDTF">2026-01-02T13:28:00Z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