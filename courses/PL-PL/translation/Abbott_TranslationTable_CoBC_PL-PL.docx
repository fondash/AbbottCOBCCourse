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E3C14" w14:textId="77777777" w:rsidR="00840375" w:rsidRPr="00DA305A" w:rsidRDefault="00F13992" w:rsidP="00840375">
      <w:pPr>
        <w:rPr>
          <w:rStyle w:val="tw4winExternal"/>
          <w:rFonts w:ascii="Calibri" w:hAnsi="Calibri" w:cs="Calibri"/>
          <w:color w:val="000000" w:themeColor="text1"/>
          <w:sz w:val="36"/>
          <w:szCs w:val="36"/>
          <w:lang w:val="en-US"/>
        </w:rPr>
      </w:pPr>
      <w:r w:rsidRPr="00DA305A">
        <w:rPr>
          <w:noProof/>
          <w:lang w:val="en-US"/>
        </w:rPr>
        <mc:AlternateContent>
          <mc:Choice Requires="wps">
            <w:drawing>
              <wp:anchor distT="0" distB="0" distL="114300" distR="114300" simplePos="0" relativeHeight="251658240" behindDoc="1" locked="0" layoutInCell="1" allowOverlap="1" wp14:anchorId="7328A11E" wp14:editId="78BA0218">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5F76D414" w14:textId="48650C21" w:rsidR="00840375" w:rsidRPr="00DA305A" w:rsidRDefault="00DA305A"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DA305A">
                                  <w:rPr>
                                    <w:rFonts w:asciiTheme="majorHAnsi" w:eastAsiaTheme="majorEastAsia" w:hAnsiTheme="majorHAnsi" w:cstheme="majorBidi"/>
                                    <w:color w:val="595959" w:themeColor="text1" w:themeTint="A6"/>
                                    <w:sz w:val="72"/>
                                    <w:szCs w:val="72"/>
                                  </w:rPr>
                                  <w:t xml:space="preserve">1. Code of Business Conduct   </w:t>
                                </w:r>
                                <w:r>
                                  <w:rPr>
                                    <w:rFonts w:asciiTheme="majorHAnsi" w:eastAsiaTheme="majorEastAsia" w:hAnsiTheme="majorHAnsi" w:cstheme="majorBidi"/>
                                    <w:color w:val="595959" w:themeColor="text1" w:themeTint="A6"/>
                                    <w:sz w:val="72"/>
                                    <w:szCs w:val="72"/>
                                  </w:rPr>
                                  <w:t xml:space="preserve"> </w:t>
                                </w:r>
                                <w:r w:rsidRPr="00DA305A">
                                  <w:rPr>
                                    <w:rFonts w:asciiTheme="majorHAnsi" w:eastAsiaTheme="majorEastAsia" w:hAnsiTheme="majorHAnsi" w:cstheme="majorBidi"/>
                                    <w:color w:val="595959" w:themeColor="text1" w:themeTint="A6"/>
                                    <w:sz w:val="72"/>
                                    <w:szCs w:val="72"/>
                                  </w:rPr>
                                  <w:t>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6CB2F6BA" w14:textId="77777777" w:rsidR="00840375" w:rsidRPr="00DA305A" w:rsidRDefault="00DA305A" w:rsidP="00840375">
                                <w:pPr>
                                  <w:pStyle w:val="NoSpacing"/>
                                  <w:spacing w:before="240"/>
                                  <w:rPr>
                                    <w:caps/>
                                    <w:color w:val="0E2841" w:themeColor="text2"/>
                                    <w:sz w:val="36"/>
                                    <w:szCs w:val="36"/>
                                  </w:rPr>
                                </w:pPr>
                                <w:r w:rsidRPr="00DA305A">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7328A11E"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5F76D414" w14:textId="48650C21" w:rsidR="00840375" w:rsidRPr="00DA305A" w:rsidRDefault="00DA305A"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DA305A">
                            <w:rPr>
                              <w:rFonts w:asciiTheme="majorHAnsi" w:eastAsiaTheme="majorEastAsia" w:hAnsiTheme="majorHAnsi" w:cstheme="majorBidi"/>
                              <w:color w:val="595959" w:themeColor="text1" w:themeTint="A6"/>
                              <w:sz w:val="72"/>
                              <w:szCs w:val="72"/>
                            </w:rPr>
                            <w:t xml:space="preserve">1. Code of Business Conduct   </w:t>
                          </w:r>
                          <w:r>
                            <w:rPr>
                              <w:rFonts w:asciiTheme="majorHAnsi" w:eastAsiaTheme="majorEastAsia" w:hAnsiTheme="majorHAnsi" w:cstheme="majorBidi"/>
                              <w:color w:val="595959" w:themeColor="text1" w:themeTint="A6"/>
                              <w:sz w:val="72"/>
                              <w:szCs w:val="72"/>
                            </w:rPr>
                            <w:t xml:space="preserve"> </w:t>
                          </w:r>
                          <w:r w:rsidRPr="00DA305A">
                            <w:rPr>
                              <w:rFonts w:asciiTheme="majorHAnsi" w:eastAsiaTheme="majorEastAsia" w:hAnsiTheme="majorHAnsi" w:cstheme="majorBidi"/>
                              <w:color w:val="595959" w:themeColor="text1" w:themeTint="A6"/>
                              <w:sz w:val="72"/>
                              <w:szCs w:val="72"/>
                            </w:rPr>
                            <w:t>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6CB2F6BA" w14:textId="77777777" w:rsidR="00840375" w:rsidRPr="00DA305A" w:rsidRDefault="00DA305A" w:rsidP="00840375">
                          <w:pPr>
                            <w:pStyle w:val="NoSpacing"/>
                            <w:spacing w:before="240"/>
                            <w:rPr>
                              <w:caps/>
                              <w:color w:val="0E2841" w:themeColor="text2"/>
                              <w:sz w:val="36"/>
                              <w:szCs w:val="36"/>
                            </w:rPr>
                          </w:pPr>
                          <w:r w:rsidRPr="00DA305A">
                            <w:rPr>
                              <w:caps/>
                              <w:color w:val="0E2841" w:themeColor="text2"/>
                              <w:sz w:val="36"/>
                              <w:szCs w:val="36"/>
                            </w:rPr>
                            <w:t>Translation table 2025</w:t>
                          </w:r>
                        </w:p>
                      </w:sdtContent>
                    </w:sdt>
                  </w:txbxContent>
                </v:textbox>
              </v:shape>
            </w:pict>
          </mc:Fallback>
        </mc:AlternateContent>
      </w:r>
      <w:r w:rsidRPr="00DA305A">
        <w:br w:type="page"/>
      </w:r>
      <w:r w:rsidRPr="00DA305A">
        <w:rPr>
          <w:rStyle w:val="tw4winExternal"/>
          <w:rFonts w:ascii="Calibri" w:hAnsi="Calibri" w:cs="Calibri"/>
          <w:b/>
          <w:color w:val="000000" w:themeColor="text1"/>
          <w:sz w:val="36"/>
          <w:szCs w:val="36"/>
          <w:lang w:val="en-US"/>
        </w:rPr>
        <w:lastRenderedPageBreak/>
        <w:t>INSTRUCTIONS:</w:t>
      </w:r>
    </w:p>
    <w:p w14:paraId="5CD3AF98" w14:textId="77777777" w:rsidR="00840375" w:rsidRPr="00DA305A"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40043C60" w14:textId="77777777" w:rsidR="00840375" w:rsidRPr="00DA305A" w:rsidRDefault="00F13992"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A305A">
        <w:rPr>
          <w:rStyle w:val="tw4winExternal"/>
          <w:rFonts w:ascii="Calibri" w:hAnsi="Calibri" w:cs="Calibri"/>
          <w:b/>
          <w:color w:val="000000" w:themeColor="text1"/>
          <w:lang w:val="en-US"/>
        </w:rPr>
        <w:t xml:space="preserve">1) </w:t>
      </w:r>
      <w:r w:rsidRPr="00DA305A">
        <w:rPr>
          <w:rStyle w:val="tw4winExternal"/>
          <w:rFonts w:ascii="Calibri" w:hAnsi="Calibri" w:cs="Calibri"/>
          <w:color w:val="000000" w:themeColor="text1"/>
          <w:lang w:val="en-US"/>
        </w:rPr>
        <w:t>Please edit the translation in the TARGET column directly.</w:t>
      </w:r>
    </w:p>
    <w:p w14:paraId="7D8D06C3" w14:textId="77777777" w:rsidR="00840375" w:rsidRPr="00DA305A" w:rsidRDefault="00F13992"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A305A">
        <w:rPr>
          <w:rStyle w:val="tw4winExternal"/>
          <w:rFonts w:ascii="Calibri" w:hAnsi="Calibri" w:cs="Calibri"/>
          <w:b/>
          <w:color w:val="000000" w:themeColor="text1"/>
          <w:lang w:val="en-US"/>
        </w:rPr>
        <w:t xml:space="preserve">2) </w:t>
      </w:r>
      <w:r w:rsidRPr="00DA305A">
        <w:rPr>
          <w:rStyle w:val="tw4winExternal"/>
          <w:rFonts w:ascii="Calibri" w:hAnsi="Calibri" w:cs="Calibri"/>
          <w:color w:val="000000" w:themeColor="text1"/>
          <w:lang w:val="en-US"/>
        </w:rPr>
        <w:t>To comment on a segment, simply create a new MS-Word comment.</w:t>
      </w:r>
    </w:p>
    <w:p w14:paraId="26496984" w14:textId="77777777" w:rsidR="00840375" w:rsidRPr="00DA305A" w:rsidRDefault="00F13992"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A305A">
        <w:rPr>
          <w:rStyle w:val="tw4winExternal"/>
          <w:rFonts w:ascii="Calibri" w:hAnsi="Calibri" w:cs="Calibri"/>
          <w:b/>
          <w:color w:val="000000" w:themeColor="text1"/>
          <w:lang w:val="en-US"/>
        </w:rPr>
        <w:t xml:space="preserve">3) </w:t>
      </w:r>
      <w:r w:rsidRPr="00DA305A">
        <w:rPr>
          <w:rStyle w:val="tw4winExternal"/>
          <w:rFonts w:ascii="Calibri" w:hAnsi="Calibri" w:cs="Calibri"/>
          <w:color w:val="000000" w:themeColor="text1"/>
          <w:lang w:val="en-US"/>
        </w:rPr>
        <w:t>It is best to edit this file in Normal or Draft view rather than page layout.</w:t>
      </w:r>
    </w:p>
    <w:p w14:paraId="6961BE66" w14:textId="77777777" w:rsidR="00840375" w:rsidRPr="00DA305A" w:rsidRDefault="00F13992"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A305A">
        <w:rPr>
          <w:rStyle w:val="tw4winExternal"/>
          <w:rFonts w:ascii="Calibri" w:hAnsi="Calibri" w:cs="Calibri"/>
          <w:b/>
          <w:color w:val="000000" w:themeColor="text1"/>
          <w:lang w:val="en-US"/>
        </w:rPr>
        <w:t xml:space="preserve">4) </w:t>
      </w:r>
      <w:r w:rsidRPr="00DA305A">
        <w:rPr>
          <w:rStyle w:val="tw4winExternal"/>
          <w:rFonts w:ascii="Calibri" w:hAnsi="Calibri" w:cs="Calibri"/>
          <w:color w:val="000000" w:themeColor="text1"/>
          <w:lang w:val="en-US"/>
        </w:rPr>
        <w:t>DO NOT alter the ID or SOURCE column text.</w:t>
      </w:r>
    </w:p>
    <w:p w14:paraId="65D239E7" w14:textId="77777777" w:rsidR="00840375" w:rsidRPr="00DA305A" w:rsidRDefault="00F13992"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A305A">
        <w:rPr>
          <w:rStyle w:val="tw4winExternal"/>
          <w:rFonts w:ascii="Calibri" w:hAnsi="Calibri" w:cs="Calibri"/>
          <w:b/>
          <w:bCs/>
          <w:color w:val="000000" w:themeColor="text1"/>
          <w:lang w:val="en-US"/>
        </w:rPr>
        <w:t>5</w:t>
      </w:r>
      <w:r w:rsidRPr="00DA305A">
        <w:rPr>
          <w:rStyle w:val="tw4winExternal"/>
          <w:rFonts w:ascii="Calibri" w:hAnsi="Calibri" w:cs="Calibri"/>
          <w:color w:val="000000" w:themeColor="text1"/>
          <w:lang w:val="en-US"/>
        </w:rPr>
        <w:t>) Blank rows should be ignored but not deleted.</w:t>
      </w:r>
    </w:p>
    <w:p w14:paraId="4D042D81" w14:textId="77777777" w:rsidR="00840375" w:rsidRPr="00DA305A" w:rsidRDefault="00F13992"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DA305A">
        <w:rPr>
          <w:rStyle w:val="tw4winExternal"/>
          <w:rFonts w:ascii="Calibri" w:hAnsi="Calibri" w:cs="Calibri"/>
          <w:b/>
          <w:bCs/>
          <w:color w:val="000000" w:themeColor="text1"/>
          <w:lang w:val="en-US"/>
        </w:rPr>
        <w:t>6</w:t>
      </w:r>
      <w:r w:rsidRPr="00DA305A">
        <w:rPr>
          <w:rStyle w:val="tw4winExternal"/>
          <w:rFonts w:ascii="Calibri" w:hAnsi="Calibri" w:cs="Calibri"/>
          <w:color w:val="000000" w:themeColor="text1"/>
          <w:lang w:val="en-US"/>
        </w:rPr>
        <w:t>)</w:t>
      </w:r>
      <w:r w:rsidRPr="00DA305A">
        <w:rPr>
          <w:rStyle w:val="tw4winExternal"/>
          <w:rFonts w:ascii="Calibri" w:hAnsi="Calibri" w:cs="Calibri"/>
          <w:b/>
          <w:bCs/>
          <w:color w:val="000000" w:themeColor="text1"/>
          <w:lang w:val="en-US"/>
        </w:rPr>
        <w:t xml:space="preserve"> The following formatting must be maintained throughout:</w:t>
      </w:r>
    </w:p>
    <w:p w14:paraId="34529EDB" w14:textId="77777777" w:rsidR="00840375" w:rsidRPr="00DA305A" w:rsidRDefault="00F13992"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A305A">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60A50E19" w14:textId="77777777" w:rsidR="00840375" w:rsidRPr="00DA305A" w:rsidRDefault="00F13992"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A305A">
        <w:rPr>
          <w:rStyle w:val="tw4winExternal"/>
          <w:rFonts w:ascii="Calibri" w:eastAsiaTheme="minorEastAsia" w:hAnsi="Calibri" w:cs="Calibri" w:hint="default"/>
          <w:b/>
          <w:bCs/>
          <w:color w:val="000000" w:themeColor="text1"/>
          <w:lang w:val="en-US" w:eastAsia="en-IE"/>
        </w:rPr>
        <w:t xml:space="preserve">bold </w:t>
      </w:r>
    </w:p>
    <w:p w14:paraId="371ACD6B" w14:textId="77777777" w:rsidR="00840375" w:rsidRPr="00DA305A" w:rsidRDefault="00F13992"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A305A">
        <w:rPr>
          <w:rStyle w:val="tw4winExternal"/>
          <w:rFonts w:ascii="Calibri" w:eastAsiaTheme="minorEastAsia" w:hAnsi="Calibri" w:cs="Calibri" w:hint="default"/>
          <w:b/>
          <w:bCs/>
          <w:color w:val="000000" w:themeColor="text1"/>
          <w:lang w:val="en-US" w:eastAsia="en-IE"/>
        </w:rPr>
        <w:t>italic</w:t>
      </w:r>
    </w:p>
    <w:p w14:paraId="1A4750C6" w14:textId="77777777" w:rsidR="00840375" w:rsidRPr="00DA305A" w:rsidRDefault="00F13992"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A305A">
        <w:rPr>
          <w:rStyle w:val="tw4winExternal"/>
          <w:rFonts w:ascii="Calibri" w:eastAsiaTheme="minorEastAsia" w:hAnsi="Calibri" w:cs="Calibri" w:hint="default"/>
          <w:b/>
          <w:bCs/>
          <w:color w:val="000000" w:themeColor="text1"/>
          <w:lang w:val="en-US" w:eastAsia="en-IE"/>
        </w:rPr>
        <w:t>underline</w:t>
      </w:r>
    </w:p>
    <w:p w14:paraId="3CF279AC" w14:textId="77777777" w:rsidR="00840375" w:rsidRPr="00DA305A" w:rsidRDefault="00F13992"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A305A">
        <w:rPr>
          <w:rStyle w:val="tw4winExternal"/>
          <w:rFonts w:ascii="Calibri" w:eastAsiaTheme="minorEastAsia" w:hAnsi="Calibri" w:cs="Calibri" w:hint="default"/>
          <w:b/>
          <w:bCs/>
          <w:color w:val="000000" w:themeColor="text1"/>
          <w:lang w:val="en-US" w:eastAsia="en-IE"/>
        </w:rPr>
        <w:t>links</w:t>
      </w:r>
    </w:p>
    <w:p w14:paraId="3D3288BC" w14:textId="77777777" w:rsidR="00840375" w:rsidRPr="00DA305A" w:rsidRDefault="00F13992"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A305A">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56B4788D" w14:textId="77777777" w:rsidR="00840375" w:rsidRPr="00DA305A" w:rsidRDefault="00F13992"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A305A">
        <w:rPr>
          <w:rStyle w:val="tw4winExternal"/>
          <w:rFonts w:ascii="Calibri" w:hAnsi="Calibri" w:cs="Calibri"/>
          <w:b/>
          <w:bCs/>
          <w:color w:val="000000" w:themeColor="text1"/>
          <w:lang w:val="en-US"/>
        </w:rPr>
        <w:t>7</w:t>
      </w:r>
      <w:r w:rsidRPr="00DA305A">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14:paraId="64819469" w14:textId="77777777" w:rsidR="00840375" w:rsidRPr="00DA305A" w:rsidRDefault="00F13992">
      <w:pPr>
        <w:rPr>
          <w:rStyle w:val="tw4winExternal"/>
          <w:rFonts w:ascii="Calibri" w:hAnsi="Calibri" w:cs="Calibri"/>
          <w:color w:val="000000" w:themeColor="text1"/>
          <w:lang w:val="en-US"/>
        </w:rPr>
      </w:pPr>
      <w:r w:rsidRPr="00DA305A">
        <w:rPr>
          <w:rStyle w:val="tw4winExternal"/>
          <w:rFonts w:ascii="Calibri" w:hAnsi="Calibri" w:cs="Calibri"/>
          <w:color w:val="000000" w:themeColor="text1"/>
          <w:lang w:val="en-US"/>
        </w:rPr>
        <w:br w:type="page"/>
      </w:r>
    </w:p>
    <w:p w14:paraId="5A275C28" w14:textId="77777777" w:rsidR="00840375" w:rsidRPr="00DA305A"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33074678" w14:textId="77777777" w:rsidR="004D60B2" w:rsidRPr="00DA305A" w:rsidRDefault="00F13992"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DA305A">
        <w:rPr>
          <w:rStyle w:val="tw4winExternal"/>
          <w:rFonts w:ascii="Calibri" w:hAnsi="Calibri" w:cs="Calibri"/>
          <w:color w:val="000000" w:themeColor="text1"/>
          <w:sz w:val="72"/>
          <w:szCs w:val="72"/>
          <w:lang w:val="en-US"/>
        </w:rPr>
        <w:t>Code of Business Conduct</w:t>
      </w:r>
    </w:p>
    <w:p w14:paraId="39273E90" w14:textId="77777777" w:rsidR="00840375" w:rsidRPr="00DA305A"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D02B95" w:rsidRPr="00DA305A" w14:paraId="740D5655" w14:textId="77777777" w:rsidTr="00040BCF">
        <w:tc>
          <w:tcPr>
            <w:tcW w:w="1353" w:type="dxa"/>
            <w:shd w:val="clear" w:color="auto" w:fill="F1A983" w:themeFill="accent2" w:themeFillTint="99"/>
            <w:tcMar>
              <w:top w:w="120" w:type="dxa"/>
              <w:left w:w="180" w:type="dxa"/>
              <w:bottom w:w="120" w:type="dxa"/>
              <w:right w:w="180" w:type="dxa"/>
            </w:tcMar>
          </w:tcPr>
          <w:p w14:paraId="3197F367" w14:textId="77777777" w:rsidR="009D7F9A" w:rsidRPr="00DA305A" w:rsidRDefault="00F13992" w:rsidP="00F66488">
            <w:pPr>
              <w:spacing w:before="30" w:after="30"/>
              <w:ind w:left="30" w:right="30"/>
              <w:rPr>
                <w:rFonts w:eastAsia="Times New Roman"/>
              </w:rPr>
            </w:pPr>
            <w:r w:rsidRPr="00DA305A">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2D618F22" w14:textId="77777777" w:rsidR="009D7F9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Source</w:t>
            </w:r>
          </w:p>
        </w:tc>
        <w:tc>
          <w:tcPr>
            <w:tcW w:w="6000" w:type="dxa"/>
            <w:shd w:val="clear" w:color="auto" w:fill="F1A983" w:themeFill="accent2" w:themeFillTint="99"/>
            <w:vAlign w:val="center"/>
          </w:tcPr>
          <w:p w14:paraId="12BCE797" w14:textId="77777777" w:rsidR="009D7F9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Target</w:t>
            </w:r>
          </w:p>
        </w:tc>
      </w:tr>
      <w:tr w:rsidR="00D02B95" w:rsidRPr="00AD189D" w14:paraId="09443CC2" w14:textId="77777777" w:rsidTr="00040BCF">
        <w:tc>
          <w:tcPr>
            <w:tcW w:w="1353" w:type="dxa"/>
            <w:shd w:val="clear" w:color="auto" w:fill="C1E4F5"/>
            <w:tcMar>
              <w:top w:w="120" w:type="dxa"/>
              <w:left w:w="180" w:type="dxa"/>
              <w:bottom w:w="120" w:type="dxa"/>
              <w:right w:w="180" w:type="dxa"/>
            </w:tcMar>
            <w:hideMark/>
          </w:tcPr>
          <w:p w14:paraId="3EB5E9D9" w14:textId="77777777" w:rsidR="00F66488" w:rsidRPr="00DA305A" w:rsidRDefault="00F13992" w:rsidP="00F66488">
            <w:pPr>
              <w:spacing w:before="30" w:after="30"/>
              <w:ind w:left="30" w:right="30"/>
              <w:rPr>
                <w:rFonts w:ascii="Calibri" w:eastAsia="Times New Roman" w:hAnsi="Calibri" w:cs="Calibri"/>
                <w:sz w:val="16"/>
              </w:rPr>
            </w:pPr>
            <w:hyperlink r:id="rId10" w:tgtFrame="_blank" w:history="1">
              <w:r w:rsidRPr="00DA305A">
                <w:rPr>
                  <w:rFonts w:ascii="Calibri" w:eastAsia="Times New Roman" w:hAnsi="Calibri" w:cs="Calibri"/>
                  <w:color w:val="0000FF"/>
                  <w:sz w:val="16"/>
                  <w:u w:val="single"/>
                </w:rPr>
                <w:t>Screen 0</w:t>
              </w:r>
            </w:hyperlink>
            <w:r w:rsidRPr="00DA305A">
              <w:rPr>
                <w:rFonts w:ascii="Calibri" w:eastAsia="Times New Roman" w:hAnsi="Calibri" w:cs="Calibri"/>
                <w:sz w:val="16"/>
              </w:rPr>
              <w:t xml:space="preserve"> </w:t>
            </w:r>
          </w:p>
          <w:p w14:paraId="63D9041E" w14:textId="77777777" w:rsidR="00F66488" w:rsidRPr="00DA305A" w:rsidRDefault="00F13992" w:rsidP="00F66488">
            <w:pPr>
              <w:ind w:left="30" w:right="30"/>
              <w:rPr>
                <w:rFonts w:ascii="Calibri" w:eastAsia="Times New Roman" w:hAnsi="Calibri" w:cs="Calibri"/>
                <w:sz w:val="16"/>
              </w:rPr>
            </w:pPr>
            <w:hyperlink r:id="rId11" w:tgtFrame="_blank" w:history="1">
              <w:r w:rsidRPr="00DA305A">
                <w:rPr>
                  <w:rFonts w:ascii="Calibri" w:eastAsia="Times New Roman" w:hAnsi="Calibri" w:cs="Calibri"/>
                  <w:color w:val="0000FF"/>
                  <w:sz w:val="16"/>
                  <w:u w:val="single"/>
                </w:rPr>
                <w:t>1_C_1</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7FEE62"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Code of Business Conduct</w:t>
            </w:r>
          </w:p>
          <w:p w14:paraId="21E8E644"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Click the forward arrow.</w:t>
            </w:r>
          </w:p>
        </w:tc>
        <w:tc>
          <w:tcPr>
            <w:tcW w:w="6000" w:type="dxa"/>
          </w:tcPr>
          <w:p w14:paraId="7ED68F2C" w14:textId="77777777" w:rsidR="005C43A0" w:rsidRPr="00AD189D" w:rsidRDefault="00F13992" w:rsidP="00040BCF">
            <w:pPr>
              <w:spacing w:before="100" w:beforeAutospacing="1" w:after="100" w:afterAutospacing="1"/>
              <w:ind w:left="30" w:right="30"/>
              <w:rPr>
                <w:rFonts w:ascii="Calibri" w:eastAsia="Times New Roman" w:hAnsi="Calibri" w:cs="Calibri"/>
                <w:lang w:val="pl-PL"/>
                <w:rPrChange w:id="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Kodeks Postępowania w Biznesie</w:t>
            </w:r>
          </w:p>
          <w:p w14:paraId="083F8E56" w14:textId="77777777" w:rsidR="00F66488" w:rsidRPr="00AD189D" w:rsidRDefault="00F13992" w:rsidP="00040BCF">
            <w:pPr>
              <w:spacing w:before="100" w:beforeAutospacing="1" w:after="100" w:afterAutospacing="1"/>
              <w:ind w:left="30" w:right="30"/>
              <w:rPr>
                <w:rFonts w:ascii="Calibri" w:eastAsia="Times New Roman" w:hAnsi="Calibri" w:cs="Calibri"/>
                <w:lang w:val="pl-PL"/>
                <w:rPrChange w:id="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Kliknij strzałkę w prawo.</w:t>
            </w:r>
          </w:p>
        </w:tc>
      </w:tr>
      <w:tr w:rsidR="00D02B95" w:rsidRPr="00AD189D" w14:paraId="396F2E0B" w14:textId="77777777" w:rsidTr="00040BCF">
        <w:tc>
          <w:tcPr>
            <w:tcW w:w="1353" w:type="dxa"/>
            <w:shd w:val="clear" w:color="auto" w:fill="C1E4F5"/>
            <w:tcMar>
              <w:top w:w="120" w:type="dxa"/>
              <w:left w:w="180" w:type="dxa"/>
              <w:bottom w:w="120" w:type="dxa"/>
              <w:right w:w="180" w:type="dxa"/>
            </w:tcMar>
            <w:hideMark/>
          </w:tcPr>
          <w:p w14:paraId="19DB84D8" w14:textId="77777777" w:rsidR="00F66488" w:rsidRPr="00DA305A" w:rsidRDefault="00F13992" w:rsidP="00F66488">
            <w:pPr>
              <w:spacing w:before="30" w:after="30"/>
              <w:ind w:left="30" w:right="30"/>
              <w:rPr>
                <w:rFonts w:ascii="Calibri" w:eastAsia="Times New Roman" w:hAnsi="Calibri" w:cs="Calibri"/>
                <w:sz w:val="16"/>
              </w:rPr>
            </w:pPr>
            <w:hyperlink r:id="rId12" w:tgtFrame="_blank" w:history="1">
              <w:r w:rsidRPr="00DA305A">
                <w:rPr>
                  <w:rFonts w:ascii="Calibri" w:eastAsia="Times New Roman" w:hAnsi="Calibri" w:cs="Calibri"/>
                  <w:color w:val="0000FF"/>
                  <w:sz w:val="16"/>
                  <w:u w:val="single"/>
                </w:rPr>
                <w:t>Screen 1</w:t>
              </w:r>
            </w:hyperlink>
            <w:r w:rsidRPr="00DA305A">
              <w:rPr>
                <w:rFonts w:ascii="Calibri" w:eastAsia="Times New Roman" w:hAnsi="Calibri" w:cs="Calibri"/>
                <w:sz w:val="16"/>
              </w:rPr>
              <w:t xml:space="preserve"> </w:t>
            </w:r>
          </w:p>
          <w:p w14:paraId="158405F3" w14:textId="77777777" w:rsidR="00F66488" w:rsidRPr="00DA305A" w:rsidRDefault="00F13992" w:rsidP="00F66488">
            <w:pPr>
              <w:ind w:left="30" w:right="30"/>
              <w:rPr>
                <w:rFonts w:ascii="Calibri" w:eastAsia="Times New Roman" w:hAnsi="Calibri" w:cs="Calibri"/>
                <w:sz w:val="16"/>
              </w:rPr>
            </w:pPr>
            <w:hyperlink r:id="rId13" w:tgtFrame="_blank" w:history="1">
              <w:r w:rsidRPr="00DA305A">
                <w:rPr>
                  <w:rFonts w:ascii="Calibri" w:eastAsia="Times New Roman" w:hAnsi="Calibri" w:cs="Calibri"/>
                  <w:color w:val="0000FF"/>
                  <w:sz w:val="16"/>
                  <w:u w:val="single"/>
                </w:rPr>
                <w:t>2_C_2</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E4E697"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As a global healthcare leader, what we do each day matters.</w:t>
            </w:r>
          </w:p>
          <w:p w14:paraId="5C6EE1E1"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24DC6954" w14:textId="77777777" w:rsidR="005C43A0" w:rsidRPr="00AD189D" w:rsidRDefault="00F13992" w:rsidP="00040BCF">
            <w:pPr>
              <w:spacing w:before="100" w:beforeAutospacing="1" w:after="100" w:afterAutospacing="1"/>
              <w:ind w:left="30" w:right="30"/>
              <w:rPr>
                <w:rFonts w:ascii="Calibri" w:eastAsia="Times New Roman" w:hAnsi="Calibri" w:cs="Calibri"/>
                <w:lang w:val="pl-PL"/>
                <w:rPrChange w:id="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Jesteśmy liderem w dziedzinie globalnej opieki medycznej, więc nasze działania każdego dnia mają znaczenie.</w:t>
            </w:r>
          </w:p>
          <w:p w14:paraId="36C18745" w14:textId="77777777" w:rsidR="00F66488"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Nasz Kodeks Postępowania w Biznesie to prawdziwy kompas, który pozwala nam działać w sposób uczciwy, kierować się celami i dokonywać wyborów, które odzwierciedlają to, co w nas najlepsze. W ten sposób budujemy zaufanie, podtrzymujemy nasze wartości i cały czas wywieramy znaczący wpływ na świat.</w:t>
            </w:r>
          </w:p>
        </w:tc>
      </w:tr>
      <w:tr w:rsidR="00D02B95" w:rsidRPr="00AD189D" w14:paraId="5A57C837" w14:textId="77777777" w:rsidTr="00040BCF">
        <w:tc>
          <w:tcPr>
            <w:tcW w:w="1353" w:type="dxa"/>
            <w:shd w:val="clear" w:color="auto" w:fill="C1E4F5"/>
            <w:tcMar>
              <w:top w:w="120" w:type="dxa"/>
              <w:left w:w="180" w:type="dxa"/>
              <w:bottom w:w="120" w:type="dxa"/>
              <w:right w:w="180" w:type="dxa"/>
            </w:tcMar>
            <w:hideMark/>
          </w:tcPr>
          <w:p w14:paraId="79463CE0" w14:textId="77777777" w:rsidR="00F66488" w:rsidRPr="00DA305A" w:rsidRDefault="00F13992" w:rsidP="00F66488">
            <w:pPr>
              <w:spacing w:before="30" w:after="30"/>
              <w:ind w:left="30" w:right="30"/>
              <w:rPr>
                <w:rFonts w:ascii="Calibri" w:eastAsia="Times New Roman" w:hAnsi="Calibri" w:cs="Calibri"/>
                <w:sz w:val="16"/>
              </w:rPr>
            </w:pPr>
            <w:hyperlink r:id="rId14" w:tgtFrame="_blank" w:history="1">
              <w:r w:rsidRPr="00DA305A">
                <w:rPr>
                  <w:rFonts w:ascii="Calibri" w:eastAsia="Times New Roman" w:hAnsi="Calibri" w:cs="Calibri"/>
                  <w:color w:val="0000FF"/>
                  <w:sz w:val="16"/>
                  <w:u w:val="single"/>
                </w:rPr>
                <w:t>Screen 2</w:t>
              </w:r>
            </w:hyperlink>
            <w:r w:rsidRPr="00DA305A">
              <w:rPr>
                <w:rFonts w:ascii="Calibri" w:eastAsia="Times New Roman" w:hAnsi="Calibri" w:cs="Calibri"/>
                <w:sz w:val="16"/>
              </w:rPr>
              <w:t xml:space="preserve"> </w:t>
            </w:r>
          </w:p>
          <w:p w14:paraId="169A5843" w14:textId="77777777" w:rsidR="00F66488" w:rsidRPr="00DA305A" w:rsidRDefault="00F13992" w:rsidP="00F66488">
            <w:pPr>
              <w:ind w:left="30" w:right="30"/>
              <w:rPr>
                <w:rFonts w:ascii="Calibri" w:eastAsia="Times New Roman" w:hAnsi="Calibri" w:cs="Calibri"/>
                <w:sz w:val="16"/>
              </w:rPr>
            </w:pPr>
            <w:hyperlink r:id="rId15" w:tgtFrame="_blank" w:history="1">
              <w:r w:rsidRPr="00DA305A">
                <w:rPr>
                  <w:rFonts w:ascii="Calibri" w:eastAsia="Times New Roman" w:hAnsi="Calibri" w:cs="Calibri"/>
                  <w:color w:val="0000FF"/>
                  <w:sz w:val="16"/>
                  <w:u w:val="single"/>
                </w:rPr>
                <w:t>3_C_3</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38B19F"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Upon completion of this course, you will:</w:t>
            </w:r>
          </w:p>
          <w:p w14:paraId="2C02EBD7" w14:textId="77777777" w:rsidR="00F66488" w:rsidRPr="00DA305A" w:rsidRDefault="00F13992" w:rsidP="00040BCF">
            <w:pPr>
              <w:numPr>
                <w:ilvl w:val="0"/>
                <w:numId w:val="2"/>
              </w:numPr>
              <w:spacing w:before="100" w:beforeAutospacing="1" w:after="100" w:afterAutospacing="1"/>
              <w:ind w:left="750" w:right="30"/>
              <w:rPr>
                <w:rFonts w:ascii="Calibri" w:eastAsia="Times New Roman" w:hAnsi="Calibri" w:cs="Calibri"/>
              </w:rPr>
            </w:pPr>
            <w:r w:rsidRPr="00DA305A">
              <w:rPr>
                <w:rFonts w:ascii="Calibri" w:eastAsia="Times New Roman" w:hAnsi="Calibri" w:cs="Calibri"/>
              </w:rPr>
              <w:t>Understand the importance of Code of Business Conduct to our business.</w:t>
            </w:r>
          </w:p>
          <w:p w14:paraId="071E7119" w14:textId="77777777" w:rsidR="00F66488" w:rsidRPr="00DA305A" w:rsidRDefault="00F13992" w:rsidP="00040BCF">
            <w:pPr>
              <w:numPr>
                <w:ilvl w:val="0"/>
                <w:numId w:val="2"/>
              </w:numPr>
              <w:spacing w:before="100" w:beforeAutospacing="1" w:after="100" w:afterAutospacing="1"/>
              <w:ind w:left="750" w:right="30"/>
              <w:rPr>
                <w:rFonts w:ascii="Calibri" w:eastAsia="Times New Roman" w:hAnsi="Calibri" w:cs="Calibri"/>
              </w:rPr>
            </w:pPr>
            <w:r w:rsidRPr="00DA305A">
              <w:rPr>
                <w:rFonts w:ascii="Calibri" w:eastAsia="Times New Roman" w:hAnsi="Calibri" w:cs="Calibri"/>
              </w:rPr>
              <w:t>Be able to identify the key principles of the Code of Business Conduct and understand how they apply to our everyday work practices.</w:t>
            </w:r>
          </w:p>
          <w:p w14:paraId="35E58554" w14:textId="77777777" w:rsidR="00F66488" w:rsidRPr="00DA305A" w:rsidRDefault="00F13992" w:rsidP="00040BCF">
            <w:pPr>
              <w:numPr>
                <w:ilvl w:val="0"/>
                <w:numId w:val="2"/>
              </w:numPr>
              <w:spacing w:before="100" w:beforeAutospacing="1" w:after="100" w:afterAutospacing="1"/>
              <w:ind w:left="750" w:right="30"/>
              <w:rPr>
                <w:rFonts w:ascii="Calibri" w:eastAsia="Times New Roman" w:hAnsi="Calibri" w:cs="Calibri"/>
              </w:rPr>
            </w:pPr>
            <w:r w:rsidRPr="00DA305A">
              <w:rPr>
                <w:rFonts w:ascii="Calibri" w:eastAsia="Times New Roman" w:hAnsi="Calibri" w:cs="Calibri"/>
              </w:rPr>
              <w:lastRenderedPageBreak/>
              <w:t>Understand Abbott’s expectations for conducting business globally in the right way.</w:t>
            </w:r>
          </w:p>
          <w:p w14:paraId="4138B8AA" w14:textId="77777777" w:rsidR="00F66488" w:rsidRPr="00DA305A" w:rsidRDefault="00F13992" w:rsidP="00040BCF">
            <w:pPr>
              <w:numPr>
                <w:ilvl w:val="0"/>
                <w:numId w:val="2"/>
              </w:numPr>
              <w:spacing w:before="100" w:beforeAutospacing="1" w:after="100" w:afterAutospacing="1"/>
              <w:ind w:left="750" w:right="30"/>
              <w:rPr>
                <w:rFonts w:ascii="Calibri" w:eastAsia="Times New Roman" w:hAnsi="Calibri" w:cs="Calibri"/>
              </w:rPr>
            </w:pPr>
            <w:r w:rsidRPr="00DA305A">
              <w:rPr>
                <w:rFonts w:ascii="Calibri" w:eastAsia="Times New Roman" w:hAnsi="Calibri" w:cs="Calibri"/>
              </w:rPr>
              <w:t>Know where to go for help and support.</w:t>
            </w:r>
          </w:p>
        </w:tc>
        <w:tc>
          <w:tcPr>
            <w:tcW w:w="6000" w:type="dxa"/>
          </w:tcPr>
          <w:p w14:paraId="381120BC" w14:textId="77777777" w:rsidR="00835B5B" w:rsidRPr="00AD189D" w:rsidRDefault="00F13992" w:rsidP="00040BCF">
            <w:pPr>
              <w:spacing w:before="100" w:beforeAutospacing="1" w:after="100" w:afterAutospacing="1"/>
              <w:ind w:left="30" w:right="30"/>
              <w:rPr>
                <w:rFonts w:ascii="Calibri" w:eastAsia="Times New Roman" w:hAnsi="Calibri" w:cs="Calibri"/>
                <w:lang w:val="pl-PL"/>
                <w:rPrChange w:id="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Po ukończeniu tego kursu uczestnik nabędzie następujące umiejętności i wiedzę:</w:t>
            </w:r>
          </w:p>
          <w:p w14:paraId="04219103" w14:textId="77777777" w:rsidR="00835B5B" w:rsidRPr="00AD189D" w:rsidRDefault="00F13992" w:rsidP="00040BCF">
            <w:pPr>
              <w:numPr>
                <w:ilvl w:val="0"/>
                <w:numId w:val="2"/>
              </w:numPr>
              <w:spacing w:before="100" w:beforeAutospacing="1" w:after="100" w:afterAutospacing="1"/>
              <w:ind w:left="750" w:right="30"/>
              <w:rPr>
                <w:rFonts w:ascii="Calibri" w:eastAsia="Times New Roman" w:hAnsi="Calibri" w:cs="Calibri"/>
                <w:lang w:val="pl-PL"/>
                <w:rPrChange w:id="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Będzie rozumieć znaczenie Kodeksu Postępowania w Biznesie dla naszej działalności.</w:t>
            </w:r>
          </w:p>
          <w:p w14:paraId="16C4C2DC" w14:textId="6D7946C8" w:rsidR="00835B5B" w:rsidRPr="00AD189D" w:rsidRDefault="00F13992" w:rsidP="00040BCF">
            <w:pPr>
              <w:numPr>
                <w:ilvl w:val="0"/>
                <w:numId w:val="2"/>
              </w:numPr>
              <w:spacing w:before="100" w:beforeAutospacing="1" w:after="100" w:afterAutospacing="1"/>
              <w:ind w:left="750" w:right="30"/>
              <w:rPr>
                <w:rFonts w:ascii="Calibri" w:eastAsia="Times New Roman" w:hAnsi="Calibri" w:cs="Calibri"/>
                <w:lang w:val="pl-PL"/>
                <w:rPrChange w:id="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Będzie potrafił określić kluczowe zasady opisane w</w:t>
            </w:r>
            <w:r w:rsidR="00040BCF">
              <w:rPr>
                <w:rFonts w:ascii="Calibri" w:eastAsia="Calibri" w:hAnsi="Calibri" w:cs="Calibri"/>
                <w:lang w:val="pl-PL"/>
              </w:rPr>
              <w:t> </w:t>
            </w:r>
            <w:r w:rsidRPr="00DA305A">
              <w:rPr>
                <w:rFonts w:ascii="Calibri" w:eastAsia="Calibri" w:hAnsi="Calibri" w:cs="Calibri"/>
                <w:lang w:val="pl-PL"/>
              </w:rPr>
              <w:t>Kodeksie Postępowania w Biznesie i wskazać, jak odnoszą się one do codziennych sytuacji w pracy.</w:t>
            </w:r>
          </w:p>
          <w:p w14:paraId="15743031" w14:textId="77777777" w:rsidR="00D21F04" w:rsidRPr="00AD189D" w:rsidRDefault="00F13992" w:rsidP="00040BCF">
            <w:pPr>
              <w:numPr>
                <w:ilvl w:val="0"/>
                <w:numId w:val="2"/>
              </w:numPr>
              <w:spacing w:before="100" w:beforeAutospacing="1" w:after="100" w:afterAutospacing="1"/>
              <w:ind w:left="750" w:right="30"/>
              <w:rPr>
                <w:rFonts w:ascii="Calibri" w:eastAsia="Times New Roman" w:hAnsi="Calibri" w:cs="Calibri"/>
                <w:lang w:val="pl-PL"/>
                <w:rPrChange w:id="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Będzie rozumieć oczekiwania Abbott dotyczące prowadzenia działalności biznesowej na całym świecie we właściwy sposób.</w:t>
            </w:r>
          </w:p>
          <w:p w14:paraId="2569791B" w14:textId="77777777" w:rsidR="00F66488" w:rsidRPr="00DA305A" w:rsidRDefault="00F13992" w:rsidP="00040BCF">
            <w:pPr>
              <w:numPr>
                <w:ilvl w:val="0"/>
                <w:numId w:val="2"/>
              </w:numPr>
              <w:spacing w:before="100" w:beforeAutospacing="1" w:after="100" w:afterAutospacing="1"/>
              <w:ind w:left="750" w:right="30"/>
              <w:rPr>
                <w:rFonts w:ascii="Calibri" w:eastAsia="Times New Roman" w:hAnsi="Calibri" w:cs="Calibri"/>
                <w:lang w:val="pt-BR"/>
              </w:rPr>
            </w:pPr>
            <w:r w:rsidRPr="00DA305A">
              <w:rPr>
                <w:rFonts w:ascii="Calibri" w:eastAsia="Calibri" w:hAnsi="Calibri" w:cs="Calibri"/>
                <w:lang w:val="pl-PL"/>
              </w:rPr>
              <w:t>Wiedza na temat tego, gdzie należy szukać pomocy i wsparcia.</w:t>
            </w:r>
          </w:p>
        </w:tc>
      </w:tr>
      <w:tr w:rsidR="00D02B95" w:rsidRPr="00AD189D" w14:paraId="1B0361EB" w14:textId="77777777" w:rsidTr="00040BCF">
        <w:tc>
          <w:tcPr>
            <w:tcW w:w="1353" w:type="dxa"/>
            <w:shd w:val="clear" w:color="auto" w:fill="C1E4F5"/>
            <w:tcMar>
              <w:top w:w="120" w:type="dxa"/>
              <w:left w:w="180" w:type="dxa"/>
              <w:bottom w:w="120" w:type="dxa"/>
              <w:right w:w="180" w:type="dxa"/>
            </w:tcMar>
            <w:hideMark/>
          </w:tcPr>
          <w:p w14:paraId="74A8C3CA" w14:textId="77777777" w:rsidR="00F66488" w:rsidRPr="00DA305A" w:rsidRDefault="00F13992" w:rsidP="00F66488">
            <w:pPr>
              <w:spacing w:before="30" w:after="30"/>
              <w:ind w:left="30" w:right="30"/>
              <w:rPr>
                <w:rFonts w:ascii="Calibri" w:eastAsia="Times New Roman" w:hAnsi="Calibri" w:cs="Calibri"/>
                <w:sz w:val="16"/>
              </w:rPr>
            </w:pPr>
            <w:hyperlink r:id="rId16" w:tgtFrame="_blank" w:history="1">
              <w:r w:rsidRPr="00DA305A">
                <w:rPr>
                  <w:rFonts w:ascii="Calibri" w:eastAsia="Times New Roman" w:hAnsi="Calibri" w:cs="Calibri"/>
                  <w:color w:val="0000FF"/>
                  <w:sz w:val="16"/>
                  <w:u w:val="single"/>
                </w:rPr>
                <w:t>Screen 3</w:t>
              </w:r>
            </w:hyperlink>
            <w:r w:rsidRPr="00DA305A">
              <w:rPr>
                <w:rFonts w:ascii="Calibri" w:eastAsia="Times New Roman" w:hAnsi="Calibri" w:cs="Calibri"/>
                <w:sz w:val="16"/>
              </w:rPr>
              <w:t xml:space="preserve"> </w:t>
            </w:r>
          </w:p>
          <w:p w14:paraId="096C061C" w14:textId="77777777" w:rsidR="00F66488" w:rsidRPr="00DA305A" w:rsidRDefault="00F13992" w:rsidP="00F66488">
            <w:pPr>
              <w:ind w:left="30" w:right="30"/>
              <w:rPr>
                <w:rFonts w:ascii="Calibri" w:eastAsia="Times New Roman" w:hAnsi="Calibri" w:cs="Calibri"/>
                <w:sz w:val="16"/>
              </w:rPr>
            </w:pPr>
            <w:hyperlink r:id="rId17" w:tgtFrame="_blank" w:history="1">
              <w:r w:rsidRPr="00DA305A">
                <w:rPr>
                  <w:rFonts w:ascii="Calibri" w:eastAsia="Times New Roman" w:hAnsi="Calibri" w:cs="Calibri"/>
                  <w:color w:val="0000FF"/>
                  <w:sz w:val="16"/>
                  <w:u w:val="single"/>
                </w:rPr>
                <w:t>4_C_4</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331F0A"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 Welcome</w:t>
            </w:r>
          </w:p>
          <w:p w14:paraId="143A8552"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 minute</w:t>
            </w:r>
          </w:p>
          <w:p w14:paraId="24196798"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[2] The Importance of Abbott’s Code of Business Conduct</w:t>
            </w:r>
          </w:p>
          <w:p w14:paraId="7DA7ECA9"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2 minutes</w:t>
            </w:r>
          </w:p>
          <w:p w14:paraId="2E2F034F"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[3] Our Code</w:t>
            </w:r>
          </w:p>
          <w:p w14:paraId="5C9EC789"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18 minutes</w:t>
            </w:r>
          </w:p>
          <w:p w14:paraId="5259CACE"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[4] Your Commitment</w:t>
            </w:r>
          </w:p>
          <w:p w14:paraId="59C61A39"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 minute</w:t>
            </w:r>
          </w:p>
          <w:p w14:paraId="1FE8F14C"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[5] Knowledge Check</w:t>
            </w:r>
          </w:p>
          <w:p w14:paraId="467DBC5D"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lastRenderedPageBreak/>
              <w:t>5 minutes</w:t>
            </w:r>
          </w:p>
          <w:p w14:paraId="60B007C3"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Learning Progress</w:t>
            </w:r>
          </w:p>
          <w:p w14:paraId="5C26A4B9" w14:textId="77777777" w:rsidR="00F66488"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This Topic is now available.</w:t>
            </w:r>
          </w:p>
        </w:tc>
        <w:tc>
          <w:tcPr>
            <w:tcW w:w="6000" w:type="dxa"/>
          </w:tcPr>
          <w:p w14:paraId="518A21BA" w14:textId="77777777" w:rsidR="000515B2" w:rsidRPr="00AD189D" w:rsidRDefault="00F13992" w:rsidP="00040BCF">
            <w:pPr>
              <w:spacing w:before="100" w:beforeAutospacing="1" w:after="100" w:afterAutospacing="1"/>
              <w:ind w:left="30" w:right="30"/>
              <w:rPr>
                <w:rFonts w:ascii="Calibri" w:eastAsia="Times New Roman" w:hAnsi="Calibri" w:cs="Calibri"/>
                <w:lang w:val="pl-PL"/>
                <w:rPrChange w:id="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[1] Witamy</w:t>
            </w:r>
          </w:p>
          <w:p w14:paraId="3B3CB237" w14:textId="77777777" w:rsidR="000515B2" w:rsidRPr="00AD189D" w:rsidRDefault="00F13992" w:rsidP="00040BCF">
            <w:pPr>
              <w:spacing w:before="100" w:beforeAutospacing="1" w:after="100" w:afterAutospacing="1"/>
              <w:ind w:left="30" w:right="30"/>
              <w:rPr>
                <w:rFonts w:ascii="Calibri" w:eastAsia="Times New Roman" w:hAnsi="Calibri" w:cs="Calibri"/>
                <w:lang w:val="pl-PL"/>
                <w:rPrChange w:id="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1 minuta</w:t>
            </w:r>
          </w:p>
          <w:p w14:paraId="228DB310" w14:textId="77777777" w:rsidR="000515B2" w:rsidRPr="00AD189D" w:rsidRDefault="00F13992" w:rsidP="00040BCF">
            <w:pPr>
              <w:spacing w:before="100" w:beforeAutospacing="1" w:after="100" w:afterAutospacing="1"/>
              <w:ind w:left="30" w:right="30"/>
              <w:rPr>
                <w:rFonts w:ascii="Calibri" w:eastAsia="Times New Roman" w:hAnsi="Calibri" w:cs="Calibri"/>
                <w:lang w:val="pl-PL"/>
                <w:rPrChange w:id="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[2] Znaczenie Kodeksu Postępowania w Biznesie firmy Abbott</w:t>
            </w:r>
          </w:p>
          <w:p w14:paraId="311B2070" w14:textId="77777777" w:rsidR="000515B2" w:rsidRPr="00AD189D" w:rsidRDefault="00F13992" w:rsidP="00040BCF">
            <w:pPr>
              <w:spacing w:before="100" w:beforeAutospacing="1" w:after="100" w:afterAutospacing="1"/>
              <w:ind w:left="30" w:right="30"/>
              <w:rPr>
                <w:rFonts w:ascii="Calibri" w:eastAsia="Times New Roman" w:hAnsi="Calibri" w:cs="Calibri"/>
                <w:lang w:val="pl-PL"/>
                <w:rPrChange w:id="1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2 minuty</w:t>
            </w:r>
          </w:p>
          <w:p w14:paraId="78B8484B" w14:textId="77777777" w:rsidR="000515B2" w:rsidRPr="00AD189D" w:rsidRDefault="00F13992" w:rsidP="00040BCF">
            <w:pPr>
              <w:spacing w:before="100" w:beforeAutospacing="1" w:after="100" w:afterAutospacing="1"/>
              <w:ind w:left="30" w:right="30"/>
              <w:rPr>
                <w:rFonts w:ascii="Calibri" w:eastAsia="Times New Roman" w:hAnsi="Calibri" w:cs="Calibri"/>
                <w:lang w:val="pl-PL"/>
                <w:rPrChange w:id="1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[3] Nasz Kodeks</w:t>
            </w:r>
          </w:p>
          <w:p w14:paraId="50BA5CC2" w14:textId="77777777" w:rsidR="000515B2" w:rsidRPr="00AD189D" w:rsidRDefault="00F13992" w:rsidP="00040BCF">
            <w:pPr>
              <w:spacing w:before="100" w:beforeAutospacing="1" w:after="100" w:afterAutospacing="1"/>
              <w:ind w:left="30" w:right="30"/>
              <w:rPr>
                <w:rFonts w:ascii="Calibri" w:eastAsia="Times New Roman" w:hAnsi="Calibri" w:cs="Calibri"/>
                <w:lang w:val="pl-PL"/>
                <w:rPrChange w:id="1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18 minut</w:t>
            </w:r>
          </w:p>
          <w:p w14:paraId="18854D87" w14:textId="77777777" w:rsidR="000515B2" w:rsidRPr="00AD189D" w:rsidRDefault="00F13992" w:rsidP="00040BCF">
            <w:pPr>
              <w:spacing w:before="100" w:beforeAutospacing="1" w:after="100" w:afterAutospacing="1"/>
              <w:ind w:left="30" w:right="30"/>
              <w:rPr>
                <w:rFonts w:ascii="Calibri" w:eastAsia="Times New Roman" w:hAnsi="Calibri" w:cs="Calibri"/>
                <w:lang w:val="pl-PL"/>
                <w:rPrChange w:id="1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[4] Twoje zobowiązanie</w:t>
            </w:r>
          </w:p>
          <w:p w14:paraId="4CFBFFB8" w14:textId="77777777" w:rsidR="000515B2" w:rsidRPr="00AD189D" w:rsidRDefault="00F13992" w:rsidP="00040BCF">
            <w:pPr>
              <w:spacing w:before="100" w:beforeAutospacing="1" w:after="100" w:afterAutospacing="1"/>
              <w:ind w:left="30" w:right="30"/>
              <w:rPr>
                <w:rFonts w:ascii="Calibri" w:eastAsia="Times New Roman" w:hAnsi="Calibri" w:cs="Calibri"/>
                <w:lang w:val="pl-PL"/>
                <w:rPrChange w:id="1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1 minuta</w:t>
            </w:r>
          </w:p>
          <w:p w14:paraId="7A8E2136" w14:textId="77777777" w:rsidR="000515B2" w:rsidRPr="00AD189D" w:rsidRDefault="00F13992" w:rsidP="00040BCF">
            <w:pPr>
              <w:spacing w:before="100" w:beforeAutospacing="1" w:after="100" w:afterAutospacing="1"/>
              <w:ind w:left="30" w:right="30"/>
              <w:rPr>
                <w:rFonts w:ascii="Calibri" w:eastAsia="Times New Roman" w:hAnsi="Calibri" w:cs="Calibri"/>
                <w:lang w:val="pl-PL"/>
                <w:rPrChange w:id="1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[5] Sprawdzian wiedzy</w:t>
            </w:r>
          </w:p>
          <w:p w14:paraId="399D1FFC" w14:textId="77777777" w:rsidR="000515B2" w:rsidRPr="00AD189D" w:rsidRDefault="00F13992" w:rsidP="00040BCF">
            <w:pPr>
              <w:spacing w:before="100" w:beforeAutospacing="1" w:after="100" w:afterAutospacing="1"/>
              <w:ind w:left="30" w:right="30"/>
              <w:rPr>
                <w:rFonts w:ascii="Calibri" w:eastAsia="Times New Roman" w:hAnsi="Calibri" w:cs="Calibri"/>
                <w:lang w:val="pl-PL"/>
                <w:rPrChange w:id="1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5 minut</w:t>
            </w:r>
          </w:p>
          <w:p w14:paraId="5BE0DAB1" w14:textId="77777777" w:rsidR="000515B2" w:rsidRPr="00AD189D" w:rsidRDefault="00F13992" w:rsidP="00040BCF">
            <w:pPr>
              <w:spacing w:before="100" w:beforeAutospacing="1" w:after="100" w:afterAutospacing="1"/>
              <w:ind w:left="30" w:right="30"/>
              <w:rPr>
                <w:rFonts w:ascii="Calibri" w:eastAsia="Times New Roman" w:hAnsi="Calibri" w:cs="Calibri"/>
                <w:lang w:val="pl-PL"/>
                <w:rPrChange w:id="1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Postęp kursu</w:t>
            </w:r>
          </w:p>
          <w:p w14:paraId="5C329177" w14:textId="77777777" w:rsidR="00F66488" w:rsidRPr="00AD189D" w:rsidRDefault="00F13992" w:rsidP="00040BCF">
            <w:pPr>
              <w:spacing w:before="100" w:beforeAutospacing="1" w:after="100" w:afterAutospacing="1"/>
              <w:ind w:left="30" w:right="30"/>
              <w:rPr>
                <w:rFonts w:ascii="Calibri" w:eastAsia="Times New Roman" w:hAnsi="Calibri" w:cs="Calibri"/>
                <w:lang w:val="pl-PL"/>
                <w:rPrChange w:id="1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Ten temat jest już dostępny.</w:t>
            </w:r>
          </w:p>
        </w:tc>
      </w:tr>
      <w:tr w:rsidR="00D02B95" w:rsidRPr="00AD189D" w14:paraId="6B07D040" w14:textId="77777777" w:rsidTr="00040BCF">
        <w:tc>
          <w:tcPr>
            <w:tcW w:w="1353" w:type="dxa"/>
            <w:shd w:val="clear" w:color="auto" w:fill="C1E4F5"/>
            <w:tcMar>
              <w:top w:w="120" w:type="dxa"/>
              <w:left w:w="180" w:type="dxa"/>
              <w:bottom w:w="120" w:type="dxa"/>
              <w:right w:w="180" w:type="dxa"/>
            </w:tcMar>
            <w:hideMark/>
          </w:tcPr>
          <w:p w14:paraId="6BD0261F" w14:textId="77777777" w:rsidR="00000F84" w:rsidRPr="00DA305A" w:rsidRDefault="00F13992" w:rsidP="00000F84">
            <w:pPr>
              <w:spacing w:before="30" w:after="30"/>
              <w:ind w:left="30" w:right="30"/>
              <w:rPr>
                <w:rFonts w:ascii="Calibri" w:eastAsia="Times New Roman" w:hAnsi="Calibri" w:cs="Calibri"/>
                <w:sz w:val="16"/>
              </w:rPr>
            </w:pPr>
            <w:hyperlink r:id="rId18" w:tgtFrame="_blank" w:history="1">
              <w:r w:rsidRPr="00DA305A">
                <w:rPr>
                  <w:rFonts w:ascii="Calibri" w:eastAsia="Times New Roman" w:hAnsi="Calibri" w:cs="Calibri"/>
                  <w:color w:val="0000FF"/>
                  <w:sz w:val="16"/>
                  <w:u w:val="single"/>
                </w:rPr>
                <w:t>Screen 4</w:t>
              </w:r>
            </w:hyperlink>
            <w:r w:rsidRPr="00DA305A">
              <w:rPr>
                <w:rFonts w:ascii="Calibri" w:eastAsia="Times New Roman" w:hAnsi="Calibri" w:cs="Calibri"/>
                <w:sz w:val="16"/>
              </w:rPr>
              <w:t xml:space="preserve"> </w:t>
            </w:r>
          </w:p>
          <w:p w14:paraId="2B53647B" w14:textId="77777777" w:rsidR="00000F84" w:rsidRPr="00DA305A" w:rsidRDefault="00F13992" w:rsidP="00000F84">
            <w:pPr>
              <w:ind w:left="30" w:right="30"/>
              <w:rPr>
                <w:rFonts w:ascii="Calibri" w:eastAsia="Times New Roman" w:hAnsi="Calibri" w:cs="Calibri"/>
                <w:sz w:val="16"/>
              </w:rPr>
            </w:pPr>
            <w:hyperlink r:id="rId19" w:tgtFrame="_blank" w:history="1">
              <w:r w:rsidRPr="00DA305A">
                <w:rPr>
                  <w:rFonts w:ascii="Calibri" w:eastAsia="Times New Roman" w:hAnsi="Calibri" w:cs="Calibri"/>
                  <w:color w:val="0000FF"/>
                  <w:sz w:val="16"/>
                  <w:u w:val="single"/>
                </w:rPr>
                <w:t>5_C_5</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4287D8" w14:textId="77777777" w:rsidR="00000F8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lead with integrity, fairness, and honesty. Everyone. Every day.</w:t>
            </w:r>
          </w:p>
          <w:p w14:paraId="4862360C" w14:textId="77777777" w:rsidR="00000F8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7AC03642" w14:textId="77777777" w:rsidR="00000F84"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Prowadzimy działania w sposób uczciwy, bezstronny i rzetelny. Wszyscy. Każdego dnia.</w:t>
            </w:r>
          </w:p>
          <w:p w14:paraId="3AEE8241" w14:textId="288A9CAD" w:rsidR="00000F84"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Nasz Kodeks Postępowania w Biznesie przypomina nam, że</w:t>
            </w:r>
            <w:r w:rsidR="00040BCF">
              <w:rPr>
                <w:rFonts w:ascii="Calibri" w:eastAsia="Calibri" w:hAnsi="Calibri" w:cs="Calibri"/>
                <w:lang w:val="pl-PL"/>
              </w:rPr>
              <w:t> </w:t>
            </w:r>
            <w:r w:rsidRPr="00DA305A">
              <w:rPr>
                <w:rFonts w:ascii="Calibri" w:eastAsia="Calibri" w:hAnsi="Calibri" w:cs="Calibri"/>
                <w:lang w:val="pl-PL"/>
              </w:rPr>
              <w:t>uczciwość, bezstronność i rzetelność to nie tylko górnolotne ideały — to nasze codzienne zobowiązania. Chociaż w Kodeksie nie jesteśmy w stanie przewiedzieć wszystkich wyzwań, które mogą nas spotkać, zapewnia on</w:t>
            </w:r>
            <w:r w:rsidR="00040BCF">
              <w:rPr>
                <w:rFonts w:ascii="Calibri" w:eastAsia="Calibri" w:hAnsi="Calibri" w:cs="Calibri"/>
                <w:lang w:val="pl-PL"/>
              </w:rPr>
              <w:t> </w:t>
            </w:r>
            <w:r w:rsidRPr="00DA305A">
              <w:rPr>
                <w:rFonts w:ascii="Calibri" w:eastAsia="Calibri" w:hAnsi="Calibri" w:cs="Calibri"/>
                <w:lang w:val="pl-PL"/>
              </w:rPr>
              <w:t>solidną podstawę wartości, które mogą nam służyć za</w:t>
            </w:r>
            <w:r w:rsidR="00040BCF">
              <w:rPr>
                <w:rFonts w:ascii="Calibri" w:eastAsia="Calibri" w:hAnsi="Calibri" w:cs="Calibri"/>
                <w:lang w:val="pl-PL"/>
              </w:rPr>
              <w:t> </w:t>
            </w:r>
            <w:r w:rsidRPr="00DA305A">
              <w:rPr>
                <w:rFonts w:ascii="Calibri" w:eastAsia="Calibri" w:hAnsi="Calibri" w:cs="Calibri"/>
                <w:lang w:val="pl-PL"/>
              </w:rPr>
              <w:t>przewodnik.</w:t>
            </w:r>
          </w:p>
        </w:tc>
      </w:tr>
      <w:tr w:rsidR="00D02B95" w:rsidRPr="00AD189D" w14:paraId="3908DEF8" w14:textId="77777777" w:rsidTr="00040BCF">
        <w:tc>
          <w:tcPr>
            <w:tcW w:w="1353" w:type="dxa"/>
            <w:shd w:val="clear" w:color="auto" w:fill="C1E4F5"/>
            <w:tcMar>
              <w:top w:w="120" w:type="dxa"/>
              <w:left w:w="180" w:type="dxa"/>
              <w:bottom w:w="120" w:type="dxa"/>
              <w:right w:w="180" w:type="dxa"/>
            </w:tcMar>
            <w:hideMark/>
          </w:tcPr>
          <w:p w14:paraId="25CD22E2" w14:textId="77777777" w:rsidR="00000F84" w:rsidRPr="00DA305A" w:rsidRDefault="00F13992" w:rsidP="00000F84">
            <w:pPr>
              <w:spacing w:before="30" w:after="30"/>
              <w:ind w:left="30" w:right="30"/>
              <w:rPr>
                <w:rFonts w:ascii="Calibri" w:eastAsia="Times New Roman" w:hAnsi="Calibri" w:cs="Calibri"/>
                <w:sz w:val="16"/>
              </w:rPr>
            </w:pPr>
            <w:hyperlink r:id="rId20" w:tgtFrame="_blank" w:history="1">
              <w:r w:rsidRPr="00DA305A">
                <w:rPr>
                  <w:rFonts w:ascii="Calibri" w:eastAsia="Times New Roman" w:hAnsi="Calibri" w:cs="Calibri"/>
                  <w:color w:val="0000FF"/>
                  <w:sz w:val="16"/>
                  <w:u w:val="single"/>
                </w:rPr>
                <w:t>Screen 5</w:t>
              </w:r>
            </w:hyperlink>
            <w:r w:rsidRPr="00DA305A">
              <w:rPr>
                <w:rFonts w:ascii="Calibri" w:eastAsia="Times New Roman" w:hAnsi="Calibri" w:cs="Calibri"/>
                <w:sz w:val="16"/>
              </w:rPr>
              <w:t xml:space="preserve"> </w:t>
            </w:r>
          </w:p>
          <w:p w14:paraId="49C006DA" w14:textId="77777777" w:rsidR="00000F84" w:rsidRPr="00DA305A" w:rsidRDefault="00F13992" w:rsidP="00000F84">
            <w:pPr>
              <w:ind w:left="30" w:right="30"/>
              <w:rPr>
                <w:rFonts w:ascii="Calibri" w:eastAsia="Times New Roman" w:hAnsi="Calibri" w:cs="Calibri"/>
                <w:sz w:val="16"/>
              </w:rPr>
            </w:pPr>
            <w:hyperlink r:id="rId21" w:tgtFrame="_blank" w:history="1">
              <w:r w:rsidRPr="00DA305A">
                <w:rPr>
                  <w:rFonts w:ascii="Calibri" w:eastAsia="Times New Roman" w:hAnsi="Calibri" w:cs="Calibri"/>
                  <w:color w:val="0000FF"/>
                  <w:sz w:val="16"/>
                  <w:u w:val="single"/>
                </w:rPr>
                <w:t>6_C_6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D3AF5C" w14:textId="77777777" w:rsidR="00000F8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are committed to the highest standards.</w:t>
            </w:r>
          </w:p>
          <w:p w14:paraId="61FB5847" w14:textId="77777777" w:rsidR="00000F8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02767F4D" w14:textId="77777777" w:rsidR="005011CC" w:rsidRPr="00AD189D" w:rsidRDefault="00F13992" w:rsidP="00040BCF">
            <w:pPr>
              <w:spacing w:before="100" w:beforeAutospacing="1" w:after="100" w:afterAutospacing="1"/>
              <w:ind w:left="30" w:right="30"/>
              <w:rPr>
                <w:rFonts w:ascii="Calibri" w:eastAsia="Times New Roman" w:hAnsi="Calibri" w:cs="Calibri"/>
                <w:lang w:val="pl-PL"/>
                <w:rPrChange w:id="1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Dążymy do zachowania najwyższych standardów.</w:t>
            </w:r>
          </w:p>
          <w:p w14:paraId="16FE68D8" w14:textId="77777777" w:rsidR="00000F84"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Kodeks Postępowania w Biznesie jest niezbędny do osiągnięcia sukcesu przez Abbott, ponieważ wyznacza standard naszej pracy, która ma być wykonywana w sposób uczciwy, bezstronny i rzetelny. Pomaga nam podejmować etyczne decyzje, zwłaszcza w złożonych sytuacjach, i gwarantuje zachowanie zgodności z naszymi wartościami. Przestrzegając Kodeksu, chronimy naszą reputację, budujemy zaufanie wśród osób, którym służymy, oraz tworzymy kulturę pracy, w której najważniejsze jest postępowanie zgodnie z zasadami.</w:t>
            </w:r>
          </w:p>
        </w:tc>
      </w:tr>
      <w:tr w:rsidR="00D02B95" w:rsidRPr="00AD189D" w14:paraId="1E4D5EFF" w14:textId="77777777" w:rsidTr="00040BCF">
        <w:tc>
          <w:tcPr>
            <w:tcW w:w="1353" w:type="dxa"/>
            <w:shd w:val="clear" w:color="auto" w:fill="C1E4F5"/>
            <w:tcMar>
              <w:top w:w="120" w:type="dxa"/>
              <w:left w:w="180" w:type="dxa"/>
              <w:bottom w:w="120" w:type="dxa"/>
              <w:right w:w="180" w:type="dxa"/>
            </w:tcMar>
            <w:hideMark/>
          </w:tcPr>
          <w:p w14:paraId="245E98ED" w14:textId="77777777" w:rsidR="00000F84" w:rsidRPr="00DA305A" w:rsidRDefault="00F13992" w:rsidP="00000F84">
            <w:pPr>
              <w:spacing w:before="30" w:after="30"/>
              <w:ind w:left="30" w:right="30"/>
              <w:rPr>
                <w:rFonts w:ascii="Calibri" w:eastAsia="Times New Roman" w:hAnsi="Calibri" w:cs="Calibri"/>
                <w:sz w:val="16"/>
              </w:rPr>
            </w:pPr>
            <w:hyperlink r:id="rId22" w:tgtFrame="_blank" w:history="1">
              <w:r w:rsidRPr="00DA305A">
                <w:rPr>
                  <w:rFonts w:ascii="Calibri" w:eastAsia="Times New Roman" w:hAnsi="Calibri" w:cs="Calibri"/>
                  <w:color w:val="0000FF"/>
                  <w:sz w:val="16"/>
                  <w:u w:val="single"/>
                </w:rPr>
                <w:t>Screen 6</w:t>
              </w:r>
            </w:hyperlink>
            <w:r w:rsidRPr="00DA305A">
              <w:rPr>
                <w:rFonts w:ascii="Calibri" w:eastAsia="Times New Roman" w:hAnsi="Calibri" w:cs="Calibri"/>
                <w:sz w:val="16"/>
              </w:rPr>
              <w:t xml:space="preserve"> </w:t>
            </w:r>
          </w:p>
          <w:p w14:paraId="5C1D84DA" w14:textId="77777777" w:rsidR="00000F84" w:rsidRPr="00DA305A" w:rsidRDefault="00F13992" w:rsidP="00000F84">
            <w:pPr>
              <w:ind w:left="30" w:right="30"/>
              <w:rPr>
                <w:rFonts w:ascii="Calibri" w:eastAsia="Times New Roman" w:hAnsi="Calibri" w:cs="Calibri"/>
                <w:sz w:val="16"/>
              </w:rPr>
            </w:pPr>
            <w:hyperlink r:id="rId23" w:tgtFrame="_blank" w:history="1">
              <w:r w:rsidRPr="00DA305A">
                <w:rPr>
                  <w:rFonts w:ascii="Calibri" w:eastAsia="Times New Roman" w:hAnsi="Calibri" w:cs="Calibri"/>
                  <w:color w:val="0000FF"/>
                  <w:sz w:val="16"/>
                  <w:u w:val="single"/>
                </w:rPr>
                <w:t>7_C_7</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7E8758" w14:textId="77777777" w:rsidR="00000F8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Understanding the Code is everyone’s responsibility.</w:t>
            </w:r>
          </w:p>
          <w:p w14:paraId="581B273D" w14:textId="77777777" w:rsidR="00000F8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24BD3B22" w14:textId="77777777" w:rsidR="00000F8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In the sections ahead, we’ll explore the key principles of the Code and see how they come to life in our everyday actions and choices.</w:t>
            </w:r>
          </w:p>
        </w:tc>
        <w:tc>
          <w:tcPr>
            <w:tcW w:w="6000" w:type="dxa"/>
          </w:tcPr>
          <w:p w14:paraId="0A925761" w14:textId="77777777" w:rsidR="00B6655E" w:rsidRPr="00AD189D" w:rsidRDefault="00F13992" w:rsidP="00040BCF">
            <w:pPr>
              <w:spacing w:before="100" w:beforeAutospacing="1" w:after="100" w:afterAutospacing="1"/>
              <w:ind w:left="30" w:right="30"/>
              <w:rPr>
                <w:rFonts w:ascii="Calibri" w:eastAsia="Times New Roman" w:hAnsi="Calibri" w:cs="Calibri"/>
                <w:lang w:val="pl-PL"/>
                <w:rPrChange w:id="2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Zrozumienie Kodeksu to obowiązek każdego z nas.</w:t>
            </w:r>
          </w:p>
          <w:p w14:paraId="2B2ED76A" w14:textId="77777777" w:rsidR="00B6655E"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Każdy z nas ma swoją rolę w stosowaniu Kodeksu Postępowania w Biznesie w naszej codziennej pracy i przy podejmowaniu decyzji. To nie jest zwykły dokument — to przewodnik, który pomaga nam podejmować właściwe decyzje w trudnych sytuacjach.</w:t>
            </w:r>
          </w:p>
          <w:p w14:paraId="3F0AD9AC" w14:textId="77777777" w:rsidR="00000F84"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W kolejnych częściach dokumentu przedstawimy kluczowe zasady Kodeksu i zobaczymy, jak wcielamy je w życie w naszych codziennych działaniach i wyborach.</w:t>
            </w:r>
          </w:p>
        </w:tc>
      </w:tr>
      <w:tr w:rsidR="00D02B95" w:rsidRPr="00AD189D" w14:paraId="49094F91" w14:textId="77777777" w:rsidTr="00040BCF">
        <w:tc>
          <w:tcPr>
            <w:tcW w:w="1353" w:type="dxa"/>
            <w:shd w:val="clear" w:color="auto" w:fill="C1E4F5"/>
            <w:tcMar>
              <w:top w:w="120" w:type="dxa"/>
              <w:left w:w="180" w:type="dxa"/>
              <w:bottom w:w="120" w:type="dxa"/>
              <w:right w:w="180" w:type="dxa"/>
            </w:tcMar>
            <w:hideMark/>
          </w:tcPr>
          <w:p w14:paraId="1942295E" w14:textId="77777777" w:rsidR="00000F84" w:rsidRPr="00DA305A" w:rsidRDefault="00F13992" w:rsidP="00000F84">
            <w:pPr>
              <w:spacing w:before="30" w:after="30"/>
              <w:ind w:left="30" w:right="30"/>
              <w:rPr>
                <w:rFonts w:ascii="Calibri" w:eastAsia="Times New Roman" w:hAnsi="Calibri" w:cs="Calibri"/>
                <w:sz w:val="16"/>
              </w:rPr>
            </w:pPr>
            <w:hyperlink r:id="rId24" w:tgtFrame="_blank" w:history="1">
              <w:r w:rsidRPr="00DA305A">
                <w:rPr>
                  <w:rFonts w:ascii="Calibri" w:eastAsia="Times New Roman" w:hAnsi="Calibri" w:cs="Calibri"/>
                  <w:color w:val="0000FF"/>
                  <w:sz w:val="16"/>
                  <w:u w:val="single"/>
                </w:rPr>
                <w:t>Screen 7</w:t>
              </w:r>
            </w:hyperlink>
            <w:r w:rsidRPr="00DA305A">
              <w:rPr>
                <w:rFonts w:ascii="Calibri" w:eastAsia="Times New Roman" w:hAnsi="Calibri" w:cs="Calibri"/>
                <w:sz w:val="16"/>
              </w:rPr>
              <w:t xml:space="preserve"> </w:t>
            </w:r>
          </w:p>
          <w:p w14:paraId="1A39AEA0" w14:textId="77777777" w:rsidR="00000F84" w:rsidRPr="00DA305A" w:rsidRDefault="00F13992" w:rsidP="00000F84">
            <w:pPr>
              <w:ind w:left="30" w:right="30"/>
              <w:rPr>
                <w:rFonts w:ascii="Calibri" w:eastAsia="Times New Roman" w:hAnsi="Calibri" w:cs="Calibri"/>
                <w:sz w:val="16"/>
              </w:rPr>
            </w:pPr>
            <w:hyperlink r:id="rId25" w:tgtFrame="_blank" w:history="1">
              <w:r w:rsidRPr="00DA305A">
                <w:rPr>
                  <w:rFonts w:ascii="Calibri" w:eastAsia="Times New Roman" w:hAnsi="Calibri" w:cs="Calibri"/>
                  <w:color w:val="0000FF"/>
                  <w:sz w:val="16"/>
                  <w:u w:val="single"/>
                </w:rPr>
                <w:t>8_C_8</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1ED01CC" w14:textId="77777777" w:rsidR="00000F8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You must view all content before moving forward.</w:t>
            </w:r>
          </w:p>
          <w:p w14:paraId="6C6AC87F" w14:textId="77777777" w:rsidR="00000F8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At Abbott, we are committed to improving the health and well-being of the people who rely on our products.</w:t>
            </w:r>
          </w:p>
          <w:p w14:paraId="579AA4B9" w14:textId="77777777" w:rsidR="00000F8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It’s a reminder that behind every decision, every innovation, and every action is a purpose—to make lives better.</w:t>
            </w:r>
          </w:p>
          <w:p w14:paraId="62AE3F52" w14:textId="77777777" w:rsidR="00000F8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Patients and Consumers</w:t>
            </w:r>
          </w:p>
          <w:p w14:paraId="51C01F21" w14:textId="77777777" w:rsidR="00000F8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Healthcare Professionals</w:t>
            </w:r>
          </w:p>
          <w:p w14:paraId="527715DF" w14:textId="77777777" w:rsidR="00000F8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Click each of the icons to learn more.</w:t>
            </w:r>
          </w:p>
        </w:tc>
        <w:tc>
          <w:tcPr>
            <w:tcW w:w="6000" w:type="dxa"/>
          </w:tcPr>
          <w:p w14:paraId="3D8EE088" w14:textId="77777777" w:rsidR="008079A2" w:rsidRPr="00AD189D" w:rsidRDefault="00F13992" w:rsidP="00040BCF">
            <w:pPr>
              <w:spacing w:before="100" w:beforeAutospacing="1" w:after="100" w:afterAutospacing="1"/>
              <w:ind w:left="30" w:right="30"/>
              <w:rPr>
                <w:rFonts w:ascii="Calibri" w:eastAsia="Times New Roman" w:hAnsi="Calibri" w:cs="Calibri"/>
                <w:lang w:val="pl-PL"/>
                <w:rPrChange w:id="2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Zanim przejdziesz dalej, musisz zapoznać się ze wszystkimi treściami.</w:t>
            </w:r>
          </w:p>
          <w:p w14:paraId="2D48970D" w14:textId="77777777" w:rsidR="008079A2" w:rsidRPr="00AD189D" w:rsidRDefault="00F13992" w:rsidP="00040BCF">
            <w:pPr>
              <w:spacing w:before="100" w:beforeAutospacing="1" w:after="100" w:afterAutospacing="1"/>
              <w:ind w:left="30" w:right="30"/>
              <w:rPr>
                <w:rFonts w:ascii="Calibri" w:eastAsia="Times New Roman" w:hAnsi="Calibri" w:cs="Calibri"/>
                <w:lang w:val="pl-PL"/>
                <w:rPrChange w:id="2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W Abbott dążymy do poprawy zdrowia i dobrego samopoczucia ludzi, którzy polegają na naszych produktach.</w:t>
            </w:r>
          </w:p>
          <w:p w14:paraId="54D798CD" w14:textId="77777777" w:rsidR="008079A2" w:rsidRPr="00AD189D" w:rsidRDefault="00F13992" w:rsidP="00040BCF">
            <w:pPr>
              <w:spacing w:before="100" w:beforeAutospacing="1" w:after="100" w:afterAutospacing="1"/>
              <w:ind w:left="30" w:right="30"/>
              <w:rPr>
                <w:rFonts w:ascii="Calibri" w:eastAsia="Times New Roman" w:hAnsi="Calibri" w:cs="Calibri"/>
                <w:lang w:val="pl-PL"/>
                <w:rPrChange w:id="2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To przypomnienie, że za każdą decyzją, innowacją i działaniem stoi wspólny cel — poprawa jakości życia.</w:t>
            </w:r>
          </w:p>
          <w:p w14:paraId="6E0DCA76" w14:textId="77777777" w:rsidR="008079A2" w:rsidRPr="00AD189D" w:rsidRDefault="00F13992" w:rsidP="00040BCF">
            <w:pPr>
              <w:spacing w:before="100" w:beforeAutospacing="1" w:after="100" w:afterAutospacing="1"/>
              <w:ind w:left="30" w:right="30"/>
              <w:rPr>
                <w:rFonts w:ascii="Calibri" w:eastAsia="Times New Roman" w:hAnsi="Calibri" w:cs="Calibri"/>
                <w:lang w:val="pl-PL"/>
                <w:rPrChange w:id="2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Pacjenci i osoby korzystające z naszych produktów</w:t>
            </w:r>
          </w:p>
          <w:p w14:paraId="221CF07A" w14:textId="77777777" w:rsidR="008079A2" w:rsidRPr="00AD189D" w:rsidRDefault="00F13992" w:rsidP="00040BCF">
            <w:pPr>
              <w:spacing w:before="100" w:beforeAutospacing="1" w:after="100" w:afterAutospacing="1"/>
              <w:ind w:left="30" w:right="30"/>
              <w:rPr>
                <w:rFonts w:ascii="Calibri" w:eastAsia="Times New Roman" w:hAnsi="Calibri" w:cs="Calibri"/>
                <w:lang w:val="pl-PL"/>
                <w:rPrChange w:id="2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Pracownicy służby zdrowia</w:t>
            </w:r>
          </w:p>
          <w:p w14:paraId="4B424978" w14:textId="77777777" w:rsidR="00000F84" w:rsidRPr="00AD189D" w:rsidRDefault="00F13992" w:rsidP="00040BCF">
            <w:pPr>
              <w:spacing w:before="100" w:beforeAutospacing="1" w:after="100" w:afterAutospacing="1"/>
              <w:ind w:left="30" w:right="30"/>
              <w:rPr>
                <w:rFonts w:ascii="Calibri" w:eastAsia="Times New Roman" w:hAnsi="Calibri" w:cs="Calibri"/>
                <w:lang w:val="pl-PL"/>
                <w:rPrChange w:id="2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Kliknij każdą ikonkę, aby dowiedzieć się więcej.</w:t>
            </w:r>
          </w:p>
        </w:tc>
      </w:tr>
      <w:tr w:rsidR="00D02B95" w:rsidRPr="00AD189D" w14:paraId="11C8BB98" w14:textId="77777777" w:rsidTr="00040BCF">
        <w:tc>
          <w:tcPr>
            <w:tcW w:w="1353" w:type="dxa"/>
            <w:shd w:val="clear" w:color="auto" w:fill="C1E4F5"/>
            <w:tcMar>
              <w:top w:w="120" w:type="dxa"/>
              <w:left w:w="180" w:type="dxa"/>
              <w:bottom w:w="120" w:type="dxa"/>
              <w:right w:w="180" w:type="dxa"/>
            </w:tcMar>
            <w:hideMark/>
          </w:tcPr>
          <w:p w14:paraId="053E58C1" w14:textId="77777777" w:rsidR="00000F84" w:rsidRPr="00DA305A" w:rsidRDefault="00F13992" w:rsidP="00000F84">
            <w:pPr>
              <w:spacing w:before="30" w:after="30"/>
              <w:ind w:left="30" w:right="30"/>
              <w:rPr>
                <w:rFonts w:ascii="Calibri" w:eastAsia="Times New Roman" w:hAnsi="Calibri" w:cs="Calibri"/>
                <w:sz w:val="16"/>
              </w:rPr>
            </w:pPr>
            <w:hyperlink r:id="rId26" w:tgtFrame="_blank" w:history="1">
              <w:r w:rsidRPr="00DA305A">
                <w:rPr>
                  <w:rFonts w:ascii="Calibri" w:eastAsia="Times New Roman" w:hAnsi="Calibri" w:cs="Calibri"/>
                  <w:color w:val="0000FF"/>
                  <w:sz w:val="16"/>
                  <w:u w:val="single"/>
                </w:rPr>
                <w:t>Screen 7</w:t>
              </w:r>
            </w:hyperlink>
            <w:r w:rsidRPr="00DA305A">
              <w:rPr>
                <w:rFonts w:ascii="Calibri" w:eastAsia="Times New Roman" w:hAnsi="Calibri" w:cs="Calibri"/>
                <w:sz w:val="16"/>
              </w:rPr>
              <w:t xml:space="preserve"> </w:t>
            </w:r>
          </w:p>
          <w:p w14:paraId="43DF86E1" w14:textId="77777777" w:rsidR="00000F84" w:rsidRPr="00DA305A" w:rsidRDefault="00F13992" w:rsidP="00000F84">
            <w:pPr>
              <w:ind w:left="30" w:right="30"/>
              <w:rPr>
                <w:rFonts w:ascii="Calibri" w:eastAsia="Times New Roman" w:hAnsi="Calibri" w:cs="Calibri"/>
                <w:sz w:val="16"/>
              </w:rPr>
            </w:pPr>
            <w:hyperlink r:id="rId27" w:tgtFrame="_blank" w:history="1">
              <w:r w:rsidRPr="00DA305A">
                <w:rPr>
                  <w:rFonts w:ascii="Calibri" w:eastAsia="Times New Roman" w:hAnsi="Calibri" w:cs="Calibri"/>
                  <w:color w:val="0000FF"/>
                  <w:sz w:val="16"/>
                  <w:u w:val="single"/>
                </w:rPr>
                <w:t>9_C_8</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464A5D" w14:textId="77777777" w:rsidR="00000F8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PATIENTS AND CONSUMERS</w:t>
            </w:r>
          </w:p>
          <w:p w14:paraId="309FCFD1" w14:textId="77777777" w:rsidR="00000F8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7DF44C7B" w14:textId="77777777" w:rsidR="00E36CE0" w:rsidRPr="00AD189D" w:rsidRDefault="00F13992" w:rsidP="00040BCF">
            <w:pPr>
              <w:spacing w:before="100" w:beforeAutospacing="1" w:after="100" w:afterAutospacing="1"/>
              <w:ind w:left="30" w:right="30"/>
              <w:rPr>
                <w:rFonts w:ascii="Calibri" w:eastAsia="Times New Roman" w:hAnsi="Calibri" w:cs="Calibri"/>
                <w:lang w:val="pl-PL"/>
                <w:rPrChange w:id="2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PACJENCI I OSOBY KORZYSTAJĄCE Z NASZYCH PRODUKTÓW</w:t>
            </w:r>
          </w:p>
          <w:p w14:paraId="2026F66F" w14:textId="77777777" w:rsidR="00000F84"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Dbanie o ludzi to podstawowy element naszej działalności. Na pierwszym miejscu stawiamy zdrowie i dobre samopoczucie pacjentów oraz osób korzystających z naszych produktów. Każdego dnia możemy zmieniać świat — pomagając ludziom żyć zdrowiej i wspierając silniejsze, zdrowsze społeczności.</w:t>
            </w:r>
          </w:p>
        </w:tc>
      </w:tr>
      <w:tr w:rsidR="00D02B95" w:rsidRPr="00AD189D" w14:paraId="51B9E94A" w14:textId="77777777" w:rsidTr="00040BCF">
        <w:tc>
          <w:tcPr>
            <w:tcW w:w="1353" w:type="dxa"/>
            <w:shd w:val="clear" w:color="auto" w:fill="C1E4F5"/>
            <w:tcMar>
              <w:top w:w="120" w:type="dxa"/>
              <w:left w:w="180" w:type="dxa"/>
              <w:bottom w:w="120" w:type="dxa"/>
              <w:right w:w="180" w:type="dxa"/>
            </w:tcMar>
            <w:hideMark/>
          </w:tcPr>
          <w:p w14:paraId="5CD183B1" w14:textId="77777777" w:rsidR="00E36CE0" w:rsidRPr="00DA305A" w:rsidRDefault="00F13992" w:rsidP="00E36CE0">
            <w:pPr>
              <w:spacing w:before="30" w:after="30"/>
              <w:ind w:left="30" w:right="30"/>
              <w:rPr>
                <w:rFonts w:ascii="Calibri" w:eastAsia="Times New Roman" w:hAnsi="Calibri" w:cs="Calibri"/>
                <w:sz w:val="16"/>
              </w:rPr>
            </w:pPr>
            <w:hyperlink r:id="rId28" w:tgtFrame="_blank" w:history="1">
              <w:r w:rsidRPr="00DA305A">
                <w:rPr>
                  <w:rFonts w:ascii="Calibri" w:eastAsia="Times New Roman" w:hAnsi="Calibri" w:cs="Calibri"/>
                  <w:color w:val="0000FF"/>
                  <w:sz w:val="16"/>
                  <w:u w:val="single"/>
                </w:rPr>
                <w:t>Screen 7</w:t>
              </w:r>
            </w:hyperlink>
            <w:r w:rsidRPr="00DA305A">
              <w:rPr>
                <w:rFonts w:ascii="Calibri" w:eastAsia="Times New Roman" w:hAnsi="Calibri" w:cs="Calibri"/>
                <w:sz w:val="16"/>
              </w:rPr>
              <w:t xml:space="preserve"> </w:t>
            </w:r>
          </w:p>
          <w:p w14:paraId="6CB61675" w14:textId="77777777" w:rsidR="00E36CE0" w:rsidRPr="00DA305A" w:rsidRDefault="00F13992" w:rsidP="00E36CE0">
            <w:pPr>
              <w:ind w:left="30" w:right="30"/>
              <w:rPr>
                <w:rFonts w:ascii="Calibri" w:eastAsia="Times New Roman" w:hAnsi="Calibri" w:cs="Calibri"/>
                <w:sz w:val="16"/>
              </w:rPr>
            </w:pPr>
            <w:hyperlink r:id="rId29" w:tgtFrame="_blank" w:history="1">
              <w:r w:rsidRPr="00DA305A">
                <w:rPr>
                  <w:rFonts w:ascii="Calibri" w:eastAsia="Times New Roman" w:hAnsi="Calibri" w:cs="Calibri"/>
                  <w:color w:val="0000FF"/>
                  <w:sz w:val="16"/>
                  <w:u w:val="single"/>
                </w:rPr>
                <w:t>10_C_8</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887BB2"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HEALTHCARE PROFESSIONALS</w:t>
            </w:r>
          </w:p>
          <w:p w14:paraId="2EFE1270"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6416240F"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40723754" w14:textId="77777777" w:rsidR="00E36CE0" w:rsidRPr="00AD189D" w:rsidRDefault="00F13992" w:rsidP="00040BCF">
            <w:pPr>
              <w:spacing w:before="100" w:beforeAutospacing="1" w:after="100" w:afterAutospacing="1"/>
              <w:ind w:left="30" w:right="30"/>
              <w:rPr>
                <w:rFonts w:ascii="Calibri" w:eastAsia="Times New Roman" w:hAnsi="Calibri" w:cs="Calibri"/>
                <w:lang w:val="pl-PL"/>
                <w:rPrChange w:id="2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PRACOWNICY SŁUŻBY ZDROWIA</w:t>
            </w:r>
          </w:p>
          <w:p w14:paraId="78C17039" w14:textId="77777777" w:rsidR="00E36CE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Współpracujemy z pracownikami służby zdrowia, aby wspierać poprawę stanu zdrowia pacjentów. Szanujemy wiedzę i niezależny osąd pracowników służby zdrowia — lekarzy, pielęgniarek, farmaceutów, badaczy i pracowników laboratoriów. Ich działania mają zasadnicze znaczenie dla poprawy zdrowia pacjentów.</w:t>
            </w:r>
          </w:p>
          <w:p w14:paraId="2FFB2B53" w14:textId="45EF8F23" w:rsidR="00E36CE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W Abbott zobowiązujemy się wspierać ich rzetelnymi i aktualnymi informacjami, aby mogli podejmować najlepsze decyzje. Dzięki współpracy możemy osiągnąć nasz wspólny cel — poprawę zdrowia i dobrostanu ludzi na</w:t>
            </w:r>
            <w:r w:rsidR="00040BCF">
              <w:rPr>
                <w:rFonts w:ascii="Calibri" w:eastAsia="Calibri" w:hAnsi="Calibri" w:cs="Calibri"/>
                <w:lang w:val="pl-PL"/>
              </w:rPr>
              <w:t> </w:t>
            </w:r>
            <w:r w:rsidRPr="00DA305A">
              <w:rPr>
                <w:rFonts w:ascii="Calibri" w:eastAsia="Calibri" w:hAnsi="Calibri" w:cs="Calibri"/>
                <w:lang w:val="pl-PL"/>
              </w:rPr>
              <w:t>całym świecie.</w:t>
            </w:r>
          </w:p>
        </w:tc>
      </w:tr>
      <w:tr w:rsidR="00D02B95" w:rsidRPr="00AD189D" w14:paraId="274B8F1C" w14:textId="77777777" w:rsidTr="00040BCF">
        <w:tc>
          <w:tcPr>
            <w:tcW w:w="1353" w:type="dxa"/>
            <w:shd w:val="clear" w:color="auto" w:fill="C1E4F5"/>
            <w:tcMar>
              <w:top w:w="120" w:type="dxa"/>
              <w:left w:w="180" w:type="dxa"/>
              <w:bottom w:w="120" w:type="dxa"/>
              <w:right w:w="180" w:type="dxa"/>
            </w:tcMar>
            <w:hideMark/>
          </w:tcPr>
          <w:p w14:paraId="6437A96D" w14:textId="77777777" w:rsidR="00E36CE0" w:rsidRPr="00DA305A" w:rsidRDefault="00F13992" w:rsidP="00E36CE0">
            <w:pPr>
              <w:spacing w:before="30" w:after="30"/>
              <w:ind w:left="30" w:right="30"/>
              <w:rPr>
                <w:rFonts w:ascii="Calibri" w:eastAsia="Times New Roman" w:hAnsi="Calibri" w:cs="Calibri"/>
                <w:sz w:val="16"/>
              </w:rPr>
            </w:pPr>
            <w:hyperlink r:id="rId30" w:tgtFrame="_blank" w:history="1">
              <w:r w:rsidRPr="00DA305A">
                <w:rPr>
                  <w:rFonts w:ascii="Calibri" w:eastAsia="Times New Roman" w:hAnsi="Calibri" w:cs="Calibri"/>
                  <w:color w:val="0000FF"/>
                  <w:sz w:val="16"/>
                  <w:u w:val="single"/>
                </w:rPr>
                <w:t>Screen 8</w:t>
              </w:r>
            </w:hyperlink>
            <w:r w:rsidRPr="00DA305A">
              <w:rPr>
                <w:rFonts w:ascii="Calibri" w:eastAsia="Times New Roman" w:hAnsi="Calibri" w:cs="Calibri"/>
                <w:sz w:val="16"/>
              </w:rPr>
              <w:t xml:space="preserve"> </w:t>
            </w:r>
          </w:p>
          <w:p w14:paraId="466BA9DE" w14:textId="77777777" w:rsidR="00E36CE0" w:rsidRPr="00DA305A" w:rsidRDefault="00F13992" w:rsidP="00E36CE0">
            <w:pPr>
              <w:ind w:left="30" w:right="30"/>
              <w:rPr>
                <w:rFonts w:ascii="Calibri" w:eastAsia="Times New Roman" w:hAnsi="Calibri" w:cs="Calibri"/>
                <w:sz w:val="16"/>
              </w:rPr>
            </w:pPr>
            <w:hyperlink r:id="rId31" w:tgtFrame="_blank" w:history="1">
              <w:r w:rsidRPr="00DA305A">
                <w:rPr>
                  <w:rFonts w:ascii="Calibri" w:eastAsia="Times New Roman" w:hAnsi="Calibri" w:cs="Calibri"/>
                  <w:color w:val="0000FF"/>
                  <w:sz w:val="16"/>
                  <w:u w:val="single"/>
                </w:rPr>
                <w:t>11_C_9</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607960"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You must view all content before moving forward.</w:t>
            </w:r>
          </w:p>
          <w:p w14:paraId="2F1D158B"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lastRenderedPageBreak/>
              <w:t>At Abbott, we are committed to ensuring every product we offer is safe, effective, and worthy of the trust people place in us.</w:t>
            </w:r>
          </w:p>
          <w:p w14:paraId="09D03BC8"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149229AC"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46555FEF"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Product Quality</w:t>
            </w:r>
          </w:p>
          <w:p w14:paraId="544E335B"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Product Promotion I</w:t>
            </w:r>
          </w:p>
          <w:p w14:paraId="57151A9A"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Product Promotion II</w:t>
            </w:r>
          </w:p>
          <w:p w14:paraId="5FAA590A"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Click each of the icons to learn more.</w:t>
            </w:r>
          </w:p>
        </w:tc>
        <w:tc>
          <w:tcPr>
            <w:tcW w:w="6000" w:type="dxa"/>
          </w:tcPr>
          <w:p w14:paraId="2526BF55" w14:textId="77777777" w:rsidR="005C7B27" w:rsidRPr="00AD189D" w:rsidRDefault="00F13992" w:rsidP="00040BCF">
            <w:pPr>
              <w:spacing w:before="100" w:beforeAutospacing="1" w:after="100" w:afterAutospacing="1"/>
              <w:ind w:left="30" w:right="30"/>
              <w:rPr>
                <w:rFonts w:ascii="Calibri" w:eastAsia="Times New Roman" w:hAnsi="Calibri" w:cs="Calibri"/>
                <w:lang w:val="pl-PL"/>
                <w:rPrChange w:id="2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Zanim przejdziesz dalej, musisz zapoznać się ze wszystkimi treściami.</w:t>
            </w:r>
          </w:p>
          <w:p w14:paraId="5A86EC87" w14:textId="5066BB6A" w:rsidR="005C7B27" w:rsidRPr="00AD189D" w:rsidRDefault="00F13992" w:rsidP="00040BCF">
            <w:pPr>
              <w:spacing w:before="100" w:beforeAutospacing="1" w:after="100" w:afterAutospacing="1"/>
              <w:ind w:left="30" w:right="30"/>
              <w:rPr>
                <w:rFonts w:ascii="Calibri" w:eastAsia="Times New Roman" w:hAnsi="Calibri" w:cs="Calibri"/>
                <w:lang w:val="pl-PL"/>
                <w:rPrChange w:id="3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W Abbott zobowiązujemy się do zagwarantowania, że</w:t>
            </w:r>
            <w:r w:rsidR="00040BCF">
              <w:rPr>
                <w:rFonts w:ascii="Calibri" w:eastAsia="Calibri" w:hAnsi="Calibri" w:cs="Calibri"/>
                <w:lang w:val="pl-PL"/>
              </w:rPr>
              <w:t> </w:t>
            </w:r>
            <w:r w:rsidRPr="00DA305A">
              <w:rPr>
                <w:rFonts w:ascii="Calibri" w:eastAsia="Calibri" w:hAnsi="Calibri" w:cs="Calibri"/>
                <w:lang w:val="pl-PL"/>
              </w:rPr>
              <w:t xml:space="preserve">każdy oferowany przez nas produkt jest bezpieczny, </w:t>
            </w:r>
            <w:r w:rsidRPr="00DA305A">
              <w:rPr>
                <w:rFonts w:ascii="Calibri" w:eastAsia="Calibri" w:hAnsi="Calibri" w:cs="Calibri"/>
                <w:lang w:val="pl-PL"/>
              </w:rPr>
              <w:lastRenderedPageBreak/>
              <w:t xml:space="preserve">skuteczny i </w:t>
            </w:r>
            <w:ins w:id="31" w:author="Mastalerz, Piotr" w:date="2025-12-16T10:32:00Z" w16du:dateUtc="2025-12-16T09:32:00Z">
              <w:r w:rsidR="00AD189D">
                <w:rPr>
                  <w:rFonts w:ascii="Calibri" w:eastAsia="Calibri" w:hAnsi="Calibri" w:cs="Calibri"/>
                  <w:lang w:val="pl-PL"/>
                </w:rPr>
                <w:t>godny</w:t>
              </w:r>
            </w:ins>
            <w:del w:id="32" w:author="Mastalerz, Piotr" w:date="2025-12-16T10:32:00Z" w16du:dateUtc="2025-12-16T09:32:00Z">
              <w:r w:rsidRPr="00DA305A" w:rsidDel="00AD189D">
                <w:rPr>
                  <w:rFonts w:ascii="Calibri" w:eastAsia="Calibri" w:hAnsi="Calibri" w:cs="Calibri"/>
                  <w:lang w:val="pl-PL"/>
                </w:rPr>
                <w:delText>warty</w:delText>
              </w:r>
            </w:del>
            <w:r w:rsidRPr="00DA305A">
              <w:rPr>
                <w:rFonts w:ascii="Calibri" w:eastAsia="Calibri" w:hAnsi="Calibri" w:cs="Calibri"/>
                <w:lang w:val="pl-PL"/>
              </w:rPr>
              <w:t xml:space="preserve"> zaufania, które ludzie w nas pokładają.</w:t>
            </w:r>
          </w:p>
          <w:p w14:paraId="052CF048" w14:textId="21C2EB12" w:rsidR="005C7B27"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Podejmujemy wszelkie działania, aby nasze produkty były</w:t>
            </w:r>
            <w:r w:rsidR="00040BCF">
              <w:rPr>
                <w:rFonts w:ascii="Calibri" w:eastAsia="Calibri" w:hAnsi="Calibri" w:cs="Calibri"/>
                <w:lang w:val="pl-PL"/>
              </w:rPr>
              <w:t> </w:t>
            </w:r>
            <w:r w:rsidRPr="00DA305A">
              <w:rPr>
                <w:rFonts w:ascii="Calibri" w:eastAsia="Calibri" w:hAnsi="Calibri" w:cs="Calibri"/>
                <w:lang w:val="pl-PL"/>
              </w:rPr>
              <w:t>bezpieczne i skuteczne — od doboru odpowiednich materiałów po sposób wprowadzania produktów na rynek, ich sprzedaż i dostawę. Na każdym etapie przestrzegamy najwyższych standardów jakości.</w:t>
            </w:r>
          </w:p>
          <w:p w14:paraId="280AA996" w14:textId="7BFBE674" w:rsidR="005C7B27"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Z ogromnym zaangażowaniem podchodzimy do terminowego identyfikowania, oceny i reakcji na problemy związane z bezpieczeństwem produktów, jak również do</w:t>
            </w:r>
            <w:r w:rsidR="00040BCF">
              <w:rPr>
                <w:rFonts w:ascii="Calibri" w:eastAsia="Calibri" w:hAnsi="Calibri" w:cs="Calibri"/>
                <w:lang w:val="pl-PL"/>
              </w:rPr>
              <w:t> </w:t>
            </w:r>
            <w:r w:rsidRPr="00DA305A">
              <w:rPr>
                <w:rFonts w:ascii="Calibri" w:eastAsia="Calibri" w:hAnsi="Calibri" w:cs="Calibri"/>
                <w:lang w:val="pl-PL"/>
              </w:rPr>
              <w:t>podejmowania działań zapobiegających podrabianiu, nielegalnemu obrotowi i kradzieży naszych wyrobów.</w:t>
            </w:r>
          </w:p>
          <w:p w14:paraId="3C18B882" w14:textId="77777777" w:rsidR="005C7B27" w:rsidRPr="00DA305A" w:rsidRDefault="00F13992" w:rsidP="00040BCF">
            <w:pPr>
              <w:spacing w:before="100" w:beforeAutospacing="1" w:after="100" w:afterAutospacing="1"/>
              <w:ind w:left="30" w:right="30"/>
              <w:rPr>
                <w:rFonts w:ascii="Calibri" w:eastAsia="Times New Roman" w:hAnsi="Calibri" w:cs="Calibri"/>
                <w:lang w:val="pt-BR"/>
              </w:rPr>
            </w:pPr>
            <w:r w:rsidRPr="00DA305A">
              <w:rPr>
                <w:rFonts w:ascii="Calibri" w:eastAsia="Calibri" w:hAnsi="Calibri" w:cs="Calibri"/>
                <w:lang w:val="pl-PL"/>
              </w:rPr>
              <w:t>Jakość produktu</w:t>
            </w:r>
          </w:p>
          <w:p w14:paraId="1B6B24FA" w14:textId="77777777" w:rsidR="00E36CE0" w:rsidRPr="00DA305A" w:rsidRDefault="00F13992" w:rsidP="00040BCF">
            <w:pPr>
              <w:spacing w:before="100" w:beforeAutospacing="1" w:after="100" w:afterAutospacing="1"/>
              <w:ind w:left="30" w:right="30"/>
              <w:rPr>
                <w:rFonts w:ascii="Calibri" w:eastAsia="Times New Roman" w:hAnsi="Calibri" w:cs="Calibri"/>
                <w:lang w:val="pt-BR"/>
              </w:rPr>
            </w:pPr>
            <w:r w:rsidRPr="00DA305A">
              <w:rPr>
                <w:rFonts w:ascii="Calibri" w:eastAsia="Calibri" w:hAnsi="Calibri" w:cs="Calibri"/>
                <w:lang w:val="pl-PL"/>
              </w:rPr>
              <w:t>Promocja produktu I</w:t>
            </w:r>
          </w:p>
          <w:p w14:paraId="787644D0" w14:textId="77777777" w:rsidR="00F81109" w:rsidRPr="00DA305A" w:rsidRDefault="00F13992" w:rsidP="00040BCF">
            <w:pPr>
              <w:spacing w:before="100" w:beforeAutospacing="1" w:after="100" w:afterAutospacing="1"/>
              <w:ind w:left="30" w:right="30"/>
              <w:rPr>
                <w:rFonts w:ascii="Calibri" w:eastAsia="Times New Roman" w:hAnsi="Calibri" w:cs="Calibri"/>
                <w:lang w:val="pt-BR"/>
              </w:rPr>
            </w:pPr>
            <w:r w:rsidRPr="00DA305A">
              <w:rPr>
                <w:rFonts w:ascii="Calibri" w:eastAsia="Calibri" w:hAnsi="Calibri" w:cs="Calibri"/>
                <w:lang w:val="pl-PL"/>
              </w:rPr>
              <w:t>Promocja produktu II</w:t>
            </w:r>
          </w:p>
          <w:p w14:paraId="6C3AD007" w14:textId="77777777" w:rsidR="00F81109" w:rsidRPr="00DA305A" w:rsidRDefault="00F13992" w:rsidP="00040BCF">
            <w:pPr>
              <w:spacing w:before="100" w:beforeAutospacing="1" w:after="100" w:afterAutospacing="1"/>
              <w:ind w:left="30" w:right="30"/>
              <w:rPr>
                <w:rFonts w:ascii="Calibri" w:eastAsia="Times New Roman" w:hAnsi="Calibri" w:cs="Calibri"/>
                <w:lang w:val="pt-BR"/>
              </w:rPr>
            </w:pPr>
            <w:r w:rsidRPr="00DA305A">
              <w:rPr>
                <w:rFonts w:ascii="Calibri" w:eastAsia="Calibri" w:hAnsi="Calibri" w:cs="Calibri"/>
                <w:lang w:val="pl-PL"/>
              </w:rPr>
              <w:t>Kliknij każdą ikonkę, aby dowiedzieć się więcej.</w:t>
            </w:r>
          </w:p>
        </w:tc>
      </w:tr>
      <w:tr w:rsidR="00D02B95" w:rsidRPr="00AD189D" w14:paraId="21652EB8" w14:textId="77777777" w:rsidTr="00040BCF">
        <w:tc>
          <w:tcPr>
            <w:tcW w:w="1353" w:type="dxa"/>
            <w:shd w:val="clear" w:color="auto" w:fill="C1E4F5"/>
            <w:tcMar>
              <w:top w:w="120" w:type="dxa"/>
              <w:left w:w="180" w:type="dxa"/>
              <w:bottom w:w="120" w:type="dxa"/>
              <w:right w:w="180" w:type="dxa"/>
            </w:tcMar>
            <w:hideMark/>
          </w:tcPr>
          <w:p w14:paraId="18BDF4AC" w14:textId="77777777" w:rsidR="00E36CE0" w:rsidRPr="00DA305A" w:rsidRDefault="00F13992" w:rsidP="00E36CE0">
            <w:pPr>
              <w:spacing w:before="30" w:after="30"/>
              <w:ind w:left="30" w:right="30"/>
              <w:rPr>
                <w:rFonts w:ascii="Calibri" w:eastAsia="Times New Roman" w:hAnsi="Calibri" w:cs="Calibri"/>
                <w:sz w:val="16"/>
              </w:rPr>
            </w:pPr>
            <w:hyperlink r:id="rId32" w:tgtFrame="_blank" w:history="1">
              <w:r w:rsidRPr="00DA305A">
                <w:rPr>
                  <w:rFonts w:ascii="Calibri" w:eastAsia="Times New Roman" w:hAnsi="Calibri" w:cs="Calibri"/>
                  <w:color w:val="0000FF"/>
                  <w:sz w:val="16"/>
                  <w:u w:val="single"/>
                </w:rPr>
                <w:t>Screen 8</w:t>
              </w:r>
            </w:hyperlink>
            <w:r w:rsidRPr="00DA305A">
              <w:rPr>
                <w:rFonts w:ascii="Calibri" w:eastAsia="Times New Roman" w:hAnsi="Calibri" w:cs="Calibri"/>
                <w:sz w:val="16"/>
              </w:rPr>
              <w:t xml:space="preserve"> </w:t>
            </w:r>
          </w:p>
          <w:p w14:paraId="4A60399C" w14:textId="77777777" w:rsidR="00E36CE0" w:rsidRPr="00DA305A" w:rsidRDefault="00F13992" w:rsidP="00E36CE0">
            <w:pPr>
              <w:ind w:left="30" w:right="30"/>
              <w:rPr>
                <w:rFonts w:ascii="Calibri" w:eastAsia="Times New Roman" w:hAnsi="Calibri" w:cs="Calibri"/>
                <w:sz w:val="16"/>
              </w:rPr>
            </w:pPr>
            <w:hyperlink r:id="rId33" w:tgtFrame="_blank" w:history="1">
              <w:r w:rsidRPr="00DA305A">
                <w:rPr>
                  <w:rFonts w:ascii="Calibri" w:eastAsia="Times New Roman" w:hAnsi="Calibri" w:cs="Calibri"/>
                  <w:color w:val="0000FF"/>
                  <w:sz w:val="16"/>
                  <w:u w:val="single"/>
                </w:rPr>
                <w:t>12_C_9</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88EE851"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PRODUCT QUALITY</w:t>
            </w:r>
          </w:p>
          <w:p w14:paraId="4D7352AD"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Safe, effective and trusted. Our products make a difference.</w:t>
            </w:r>
          </w:p>
          <w:p w14:paraId="5C379C39"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We’re committed to quality at every stage—from sourcing and production to how we market, sell, and </w:t>
            </w:r>
            <w:r w:rsidRPr="00DA305A">
              <w:rPr>
                <w:rFonts w:ascii="Calibri" w:eastAsia="Times New Roman" w:hAnsi="Calibri" w:cs="Calibri"/>
              </w:rPr>
              <w:lastRenderedPageBreak/>
              <w:t>deliver our products, including through our partners. Every step matters because people count on us for safety .</w:t>
            </w:r>
          </w:p>
          <w:p w14:paraId="5C712DB1"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7CF2CA38" w14:textId="77777777" w:rsidR="00E36C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0944CE44" w14:textId="77777777" w:rsidR="00723EDD" w:rsidRPr="00AD189D" w:rsidRDefault="00F13992" w:rsidP="00040BCF">
            <w:pPr>
              <w:spacing w:before="100" w:beforeAutospacing="1" w:after="100" w:afterAutospacing="1"/>
              <w:ind w:left="30" w:right="30"/>
              <w:rPr>
                <w:rFonts w:ascii="Calibri" w:eastAsia="Times New Roman" w:hAnsi="Calibri" w:cs="Calibri"/>
                <w:lang w:val="pl-PL"/>
                <w:rPrChange w:id="3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JAKOŚĆ PRODUKTÓW</w:t>
            </w:r>
          </w:p>
          <w:p w14:paraId="2FA9CD5D" w14:textId="77777777" w:rsidR="00723EDD" w:rsidRPr="00DA305A" w:rsidRDefault="00F13992" w:rsidP="00040BCF">
            <w:pPr>
              <w:spacing w:before="100" w:beforeAutospacing="1" w:after="100" w:afterAutospacing="1"/>
              <w:ind w:left="30" w:right="30"/>
              <w:rPr>
                <w:rFonts w:ascii="Calibri" w:eastAsia="Times New Roman" w:hAnsi="Calibri" w:cs="Calibri"/>
                <w:lang w:val="nl-NL"/>
              </w:rPr>
            </w:pPr>
            <w:r w:rsidRPr="00DA305A">
              <w:rPr>
                <w:rFonts w:ascii="Calibri" w:eastAsia="Calibri" w:hAnsi="Calibri" w:cs="Calibri"/>
                <w:lang w:val="pl-PL"/>
              </w:rPr>
              <w:t>Bezpieczne, skuteczne i godne zaufania. Nasze produkty zmieniają życie na lepsze.</w:t>
            </w:r>
          </w:p>
          <w:p w14:paraId="20382747" w14:textId="77777777" w:rsidR="00723EDD"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 xml:space="preserve">Dążymy do zapewnienia jakości na każdym etapie — od pozyskiwania materiałów po sposób wprowadzania </w:t>
            </w:r>
            <w:r w:rsidRPr="00DA305A">
              <w:rPr>
                <w:rFonts w:ascii="Calibri" w:eastAsia="Calibri" w:hAnsi="Calibri" w:cs="Calibri"/>
                <w:lang w:val="pl-PL"/>
              </w:rPr>
              <w:lastRenderedPageBreak/>
              <w:t>naszych produktów na rynek, ich sprzedaż i dostawę, w tym za pośrednictwem naszych partnerów. Każde działanie ma znaczenie, ponieważ ludzie liczą na nas w zakresie bezpieczeństwa.</w:t>
            </w:r>
          </w:p>
          <w:p w14:paraId="25479501" w14:textId="77777777" w:rsidR="00723EDD"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Zobowiązaliśmy się do terminowego identyfikowania, oceny i reakcji na problemy związane z bezpieczeństwem produktów. Zapewniamy pracownikom i instytucjom służby zdrowia informacje, których potrzebują, aby móc bezpiecznie i efektywnie korzystać z naszych produktów, oraz komunikujemy się z organami regulacyjnymi i służbami ochrony zdrowia publicznego w razie ewentualnych wątpliwości w kwestii bezpieczeństwa.</w:t>
            </w:r>
          </w:p>
          <w:p w14:paraId="462C0268" w14:textId="77777777" w:rsidR="00E36CE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Podejmujemy działania w celu zapobiegania podrabianiu, nielegalnemu obrotowi i kradzieży naszych wyrobów. Przestrzegamy przepisów dotyczących kontroli handlu, w tym przepisów dotyczących kontroli eksportu i importu oraz stosujemy się do ograniczeń i sankcji nałożonych przez instytucje publiczne w celu ochrony bezpieczeństwa narodowego i zdrowia publicznego.</w:t>
            </w:r>
          </w:p>
        </w:tc>
      </w:tr>
      <w:tr w:rsidR="00D02B95" w:rsidRPr="00AD189D" w14:paraId="69F7C987" w14:textId="77777777" w:rsidTr="00040BCF">
        <w:tc>
          <w:tcPr>
            <w:tcW w:w="1353" w:type="dxa"/>
            <w:shd w:val="clear" w:color="auto" w:fill="C1E4F5"/>
            <w:tcMar>
              <w:top w:w="120" w:type="dxa"/>
              <w:left w:w="180" w:type="dxa"/>
              <w:bottom w:w="120" w:type="dxa"/>
              <w:right w:w="180" w:type="dxa"/>
            </w:tcMar>
            <w:hideMark/>
          </w:tcPr>
          <w:p w14:paraId="41BE01A4" w14:textId="77777777" w:rsidR="00277052" w:rsidRPr="00DA305A" w:rsidRDefault="00F13992" w:rsidP="00277052">
            <w:pPr>
              <w:spacing w:before="30" w:after="30"/>
              <w:ind w:left="30" w:right="30"/>
              <w:rPr>
                <w:rFonts w:ascii="Calibri" w:eastAsia="Times New Roman" w:hAnsi="Calibri" w:cs="Calibri"/>
                <w:sz w:val="16"/>
              </w:rPr>
            </w:pPr>
            <w:hyperlink r:id="rId34" w:tgtFrame="_blank" w:history="1">
              <w:r w:rsidRPr="00DA305A">
                <w:rPr>
                  <w:rFonts w:ascii="Calibri" w:eastAsia="Times New Roman" w:hAnsi="Calibri" w:cs="Calibri"/>
                  <w:color w:val="0000FF"/>
                  <w:sz w:val="16"/>
                  <w:u w:val="single"/>
                </w:rPr>
                <w:t>Screen 8</w:t>
              </w:r>
            </w:hyperlink>
            <w:r w:rsidRPr="00DA305A">
              <w:rPr>
                <w:rFonts w:ascii="Calibri" w:eastAsia="Times New Roman" w:hAnsi="Calibri" w:cs="Calibri"/>
                <w:sz w:val="16"/>
              </w:rPr>
              <w:t xml:space="preserve"> </w:t>
            </w:r>
          </w:p>
          <w:p w14:paraId="3151BE48" w14:textId="77777777" w:rsidR="00277052" w:rsidRPr="00DA305A" w:rsidRDefault="00F13992" w:rsidP="00277052">
            <w:pPr>
              <w:ind w:left="30" w:right="30"/>
              <w:rPr>
                <w:rFonts w:ascii="Calibri" w:eastAsia="Times New Roman" w:hAnsi="Calibri" w:cs="Calibri"/>
                <w:sz w:val="16"/>
              </w:rPr>
            </w:pPr>
            <w:hyperlink r:id="rId35" w:tgtFrame="_blank" w:history="1">
              <w:r w:rsidRPr="00DA305A">
                <w:rPr>
                  <w:rFonts w:ascii="Calibri" w:eastAsia="Times New Roman" w:hAnsi="Calibri" w:cs="Calibri"/>
                  <w:color w:val="0000FF"/>
                  <w:sz w:val="16"/>
                  <w:u w:val="single"/>
                </w:rPr>
                <w:t>13_C_9</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FD917F" w14:textId="77777777" w:rsidR="00277052"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PRODUCT PROMOTION I</w:t>
            </w:r>
          </w:p>
          <w:p w14:paraId="45C37799" w14:textId="77777777" w:rsidR="00277052"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promote and sell our products with honesty and respect for those who rely on them.</w:t>
            </w:r>
          </w:p>
          <w:p w14:paraId="76D006D7" w14:textId="77777777" w:rsidR="00277052"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Our product communications are truthful, balanced, and aligned with approved </w:t>
            </w:r>
            <w:proofErr w:type="spellStart"/>
            <w:r w:rsidRPr="00DA305A">
              <w:rPr>
                <w:rFonts w:ascii="Calibri" w:eastAsia="Times New Roman" w:hAnsi="Calibri" w:cs="Calibri"/>
              </w:rPr>
              <w:t>labeling</w:t>
            </w:r>
            <w:proofErr w:type="spellEnd"/>
            <w:r w:rsidRPr="00DA305A">
              <w:rPr>
                <w:rFonts w:ascii="Calibri" w:eastAsia="Times New Roman" w:hAnsi="Calibri" w:cs="Calibri"/>
              </w:rPr>
              <w:t xml:space="preserve">, scientific evidence, and </w:t>
            </w:r>
            <w:r w:rsidRPr="00DA305A">
              <w:rPr>
                <w:rFonts w:ascii="Calibri" w:eastAsia="Times New Roman" w:hAnsi="Calibri" w:cs="Calibri"/>
              </w:rPr>
              <w:lastRenderedPageBreak/>
              <w:t>medical best practices in the countries where we operate.</w:t>
            </w:r>
          </w:p>
        </w:tc>
        <w:tc>
          <w:tcPr>
            <w:tcW w:w="6000" w:type="dxa"/>
          </w:tcPr>
          <w:p w14:paraId="25A35347" w14:textId="77777777" w:rsidR="00277052" w:rsidRPr="00AD189D" w:rsidRDefault="00F13992" w:rsidP="00040BCF">
            <w:pPr>
              <w:spacing w:before="100" w:beforeAutospacing="1" w:after="100" w:afterAutospacing="1"/>
              <w:ind w:left="30" w:right="30"/>
              <w:rPr>
                <w:rFonts w:ascii="Calibri" w:eastAsia="Times New Roman" w:hAnsi="Calibri" w:cs="Calibri"/>
                <w:lang w:val="pl-PL"/>
                <w:rPrChange w:id="3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PROMOCJA PRODUKTÓW I</w:t>
            </w:r>
          </w:p>
          <w:p w14:paraId="05BE974C" w14:textId="77777777" w:rsidR="00277052" w:rsidRPr="00AD189D" w:rsidRDefault="00F13992" w:rsidP="00040BCF">
            <w:pPr>
              <w:spacing w:before="100" w:beforeAutospacing="1" w:after="100" w:afterAutospacing="1"/>
              <w:ind w:left="30" w:right="30"/>
              <w:rPr>
                <w:rFonts w:ascii="Calibri" w:eastAsia="Times New Roman" w:hAnsi="Calibri" w:cs="Calibri"/>
                <w:lang w:val="pl-PL"/>
                <w:rPrChange w:id="3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Promujemy i sprzedajemy nasze produkty z uczciwością i szacunkiem dla osób, które na nich polegają.</w:t>
            </w:r>
          </w:p>
          <w:p w14:paraId="7BBF038A" w14:textId="77777777" w:rsidR="00277052" w:rsidRPr="00AD189D" w:rsidRDefault="00F13992" w:rsidP="00040BCF">
            <w:pPr>
              <w:spacing w:before="100" w:beforeAutospacing="1" w:after="100" w:afterAutospacing="1"/>
              <w:ind w:left="30" w:right="30"/>
              <w:rPr>
                <w:rFonts w:ascii="Calibri" w:eastAsia="Times New Roman" w:hAnsi="Calibri" w:cs="Calibri"/>
                <w:lang w:val="pl-PL"/>
                <w:rPrChange w:id="3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 xml:space="preserve">Treść naszej komunikacji na temat produktu jest zgodna z prawdą, zrównoważona oraz spójna z dowodami naukowymi oraz praktyką medyczną, a także z </w:t>
            </w:r>
            <w:r w:rsidRPr="00DA305A">
              <w:rPr>
                <w:rFonts w:ascii="Calibri" w:eastAsia="Calibri" w:hAnsi="Calibri" w:cs="Calibri"/>
                <w:lang w:val="pl-PL"/>
              </w:rPr>
              <w:lastRenderedPageBreak/>
              <w:t>zatwierdzonym zastosowaniem produktu w krajach, w których prowadzimy działalność.</w:t>
            </w:r>
          </w:p>
        </w:tc>
      </w:tr>
      <w:tr w:rsidR="00D02B95" w:rsidRPr="00AD189D" w14:paraId="634EA2FE" w14:textId="77777777" w:rsidTr="00040BCF">
        <w:tc>
          <w:tcPr>
            <w:tcW w:w="1353" w:type="dxa"/>
            <w:shd w:val="clear" w:color="auto" w:fill="C1E4F5"/>
            <w:tcMar>
              <w:top w:w="120" w:type="dxa"/>
              <w:left w:w="180" w:type="dxa"/>
              <w:bottom w:w="120" w:type="dxa"/>
              <w:right w:w="180" w:type="dxa"/>
            </w:tcMar>
            <w:hideMark/>
          </w:tcPr>
          <w:p w14:paraId="61FB3EBF" w14:textId="77777777" w:rsidR="00835013" w:rsidRPr="00DA305A" w:rsidRDefault="00F13992" w:rsidP="00835013">
            <w:pPr>
              <w:spacing w:before="30" w:after="30"/>
              <w:ind w:left="30" w:right="30"/>
              <w:rPr>
                <w:rFonts w:ascii="Calibri" w:eastAsia="Times New Roman" w:hAnsi="Calibri" w:cs="Calibri"/>
                <w:sz w:val="16"/>
              </w:rPr>
            </w:pPr>
            <w:hyperlink r:id="rId36" w:tgtFrame="_blank" w:history="1">
              <w:r w:rsidRPr="00DA305A">
                <w:rPr>
                  <w:rFonts w:ascii="Calibri" w:eastAsia="Times New Roman" w:hAnsi="Calibri" w:cs="Calibri"/>
                  <w:color w:val="0000FF"/>
                  <w:sz w:val="16"/>
                  <w:u w:val="single"/>
                </w:rPr>
                <w:t>Screen 8</w:t>
              </w:r>
            </w:hyperlink>
            <w:r w:rsidRPr="00DA305A">
              <w:rPr>
                <w:rFonts w:ascii="Calibri" w:eastAsia="Times New Roman" w:hAnsi="Calibri" w:cs="Calibri"/>
                <w:sz w:val="16"/>
              </w:rPr>
              <w:t xml:space="preserve"> </w:t>
            </w:r>
          </w:p>
          <w:p w14:paraId="7EA30524" w14:textId="77777777" w:rsidR="00835013" w:rsidRPr="00DA305A" w:rsidRDefault="00F13992" w:rsidP="00835013">
            <w:pPr>
              <w:ind w:left="30" w:right="30"/>
              <w:rPr>
                <w:rFonts w:ascii="Calibri" w:eastAsia="Times New Roman" w:hAnsi="Calibri" w:cs="Calibri"/>
                <w:sz w:val="16"/>
              </w:rPr>
            </w:pPr>
            <w:hyperlink r:id="rId37" w:tgtFrame="_blank" w:history="1">
              <w:r w:rsidRPr="00DA305A">
                <w:rPr>
                  <w:rFonts w:ascii="Calibri" w:eastAsia="Times New Roman" w:hAnsi="Calibri" w:cs="Calibri"/>
                  <w:color w:val="0000FF"/>
                  <w:sz w:val="16"/>
                  <w:u w:val="single"/>
                </w:rPr>
                <w:t>14_C_9</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F093B86" w14:textId="77777777" w:rsidR="0083501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PRODUCT PROMOTION II</w:t>
            </w:r>
          </w:p>
          <w:p w14:paraId="303D70DA" w14:textId="77777777" w:rsidR="0083501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promote our products for their intended and approved uses.</w:t>
            </w:r>
          </w:p>
          <w:p w14:paraId="401F279F" w14:textId="77777777" w:rsidR="0083501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063FE318" w14:textId="77777777" w:rsidR="00835013" w:rsidRPr="00AD189D" w:rsidRDefault="00F13992" w:rsidP="00040BCF">
            <w:pPr>
              <w:spacing w:before="100" w:beforeAutospacing="1" w:after="100" w:afterAutospacing="1"/>
              <w:ind w:left="30" w:right="30"/>
              <w:rPr>
                <w:rFonts w:ascii="Calibri" w:eastAsia="Times New Roman" w:hAnsi="Calibri" w:cs="Calibri"/>
                <w:lang w:val="pl-PL"/>
                <w:rPrChange w:id="3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PROMOCJA PRODUKTÓW II</w:t>
            </w:r>
          </w:p>
          <w:p w14:paraId="5BF7CB83" w14:textId="77777777" w:rsidR="00835013" w:rsidRPr="00AD189D" w:rsidRDefault="00F13992" w:rsidP="00040BCF">
            <w:pPr>
              <w:spacing w:before="100" w:beforeAutospacing="1" w:after="100" w:afterAutospacing="1"/>
              <w:ind w:left="30" w:right="30"/>
              <w:rPr>
                <w:rFonts w:ascii="Calibri" w:eastAsia="Times New Roman" w:hAnsi="Calibri" w:cs="Calibri"/>
                <w:lang w:val="pl-PL"/>
                <w:rPrChange w:id="3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Promujemy nasze produkty zgodnie z ich zamierzonym i zatwierdzonym zastosowaniem.</w:t>
            </w:r>
          </w:p>
          <w:p w14:paraId="4C47387B" w14:textId="77777777" w:rsidR="00835013"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Prowadzimy działalność na podstawie zezwoleń i zatwierdzeń udzielonych przez organy ochrony zdrowia w krajach, w których prowadzimy działalność. Promocja, sprzedaż i dystrybucja naszych produktów odbywa się zgodnie z surowymi przepisami dotyczącymi kontroli handlu oraz regulacjami obowiązującymi w poszczególnych krajach. Dzięki rygorystycznym wewnętrznym zasadom i procedurom zapewniamy zgodność z przepisami i dotrzymujemy naszego zobowiązania do prowadzenia działalności w sposób etyczny, bezpieczny i odpowiedzialny.</w:t>
            </w:r>
          </w:p>
        </w:tc>
      </w:tr>
      <w:tr w:rsidR="00D02B95" w:rsidRPr="00AD189D" w14:paraId="64A418EA" w14:textId="77777777" w:rsidTr="00040BCF">
        <w:tc>
          <w:tcPr>
            <w:tcW w:w="1353" w:type="dxa"/>
            <w:shd w:val="clear" w:color="auto" w:fill="C1E4F5"/>
            <w:tcMar>
              <w:top w:w="120" w:type="dxa"/>
              <w:left w:w="180" w:type="dxa"/>
              <w:bottom w:w="120" w:type="dxa"/>
              <w:right w:w="180" w:type="dxa"/>
            </w:tcMar>
            <w:hideMark/>
          </w:tcPr>
          <w:p w14:paraId="5ACFE215" w14:textId="77777777" w:rsidR="00BE08E6" w:rsidRPr="00DA305A" w:rsidRDefault="00F13992" w:rsidP="00BE08E6">
            <w:pPr>
              <w:spacing w:before="30" w:after="30"/>
              <w:ind w:left="30" w:right="30"/>
              <w:rPr>
                <w:rFonts w:ascii="Calibri" w:eastAsia="Times New Roman" w:hAnsi="Calibri" w:cs="Calibri"/>
                <w:sz w:val="16"/>
              </w:rPr>
            </w:pPr>
            <w:hyperlink r:id="rId38" w:tgtFrame="_blank" w:history="1">
              <w:r w:rsidRPr="00DA305A">
                <w:rPr>
                  <w:rFonts w:ascii="Calibri" w:eastAsia="Times New Roman" w:hAnsi="Calibri" w:cs="Calibri"/>
                  <w:color w:val="0000FF"/>
                  <w:sz w:val="16"/>
                  <w:u w:val="single"/>
                </w:rPr>
                <w:t>Screen 9</w:t>
              </w:r>
            </w:hyperlink>
            <w:r w:rsidRPr="00DA305A">
              <w:rPr>
                <w:rFonts w:ascii="Calibri" w:eastAsia="Times New Roman" w:hAnsi="Calibri" w:cs="Calibri"/>
                <w:sz w:val="16"/>
              </w:rPr>
              <w:t xml:space="preserve"> </w:t>
            </w:r>
          </w:p>
          <w:p w14:paraId="74212A79" w14:textId="77777777" w:rsidR="00BE08E6" w:rsidRPr="00DA305A" w:rsidRDefault="00F13992" w:rsidP="00BE08E6">
            <w:pPr>
              <w:ind w:left="30" w:right="30"/>
              <w:rPr>
                <w:rFonts w:ascii="Calibri" w:eastAsia="Times New Roman" w:hAnsi="Calibri" w:cs="Calibri"/>
                <w:sz w:val="16"/>
              </w:rPr>
            </w:pPr>
            <w:hyperlink r:id="rId39" w:tgtFrame="_blank" w:history="1">
              <w:r w:rsidRPr="00DA305A">
                <w:rPr>
                  <w:rFonts w:ascii="Calibri" w:eastAsia="Times New Roman" w:hAnsi="Calibri" w:cs="Calibri"/>
                  <w:color w:val="0000FF"/>
                  <w:sz w:val="16"/>
                  <w:u w:val="single"/>
                </w:rPr>
                <w:t>15_C_10</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76764E9"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You must view all content before moving forward.</w:t>
            </w:r>
          </w:p>
          <w:p w14:paraId="1497095A"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At Abbott, we are committed to advancing science with integrity and purpose.</w:t>
            </w:r>
          </w:p>
          <w:p w14:paraId="014E78D9"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We pursue innovation, recognizing the importance of anticipating and addressing risks responsibly. We </w:t>
            </w:r>
            <w:proofErr w:type="spellStart"/>
            <w:r w:rsidRPr="00DA305A">
              <w:rPr>
                <w:rFonts w:ascii="Calibri" w:eastAsia="Times New Roman" w:hAnsi="Calibri" w:cs="Calibri"/>
              </w:rPr>
              <w:t>honor</w:t>
            </w:r>
            <w:proofErr w:type="spellEnd"/>
            <w:r w:rsidRPr="00DA305A">
              <w:rPr>
                <w:rFonts w:ascii="Calibri" w:eastAsia="Times New Roman" w:hAnsi="Calibri" w:cs="Calibri"/>
              </w:rPr>
              <w:t xml:space="preserve"> the dignity of every study participant and uphold the </w:t>
            </w:r>
            <w:r w:rsidRPr="00DA305A">
              <w:rPr>
                <w:rFonts w:ascii="Calibri" w:eastAsia="Times New Roman" w:hAnsi="Calibri" w:cs="Calibri"/>
              </w:rPr>
              <w:lastRenderedPageBreak/>
              <w:t>highest standards of transparency and objectivity in scientific research.</w:t>
            </w:r>
          </w:p>
          <w:p w14:paraId="3A7EC452"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Innovation I</w:t>
            </w:r>
          </w:p>
          <w:p w14:paraId="2C3E4D11"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Innovation II</w:t>
            </w:r>
          </w:p>
          <w:p w14:paraId="6D1F4ADB"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Advancing Science</w:t>
            </w:r>
          </w:p>
          <w:p w14:paraId="6487B0E9"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Click each of the icons to learn more.</w:t>
            </w:r>
          </w:p>
        </w:tc>
        <w:tc>
          <w:tcPr>
            <w:tcW w:w="6000" w:type="dxa"/>
          </w:tcPr>
          <w:p w14:paraId="449AD680" w14:textId="77777777" w:rsidR="00BE08E6" w:rsidRPr="00AD189D" w:rsidRDefault="00F13992" w:rsidP="00040BCF">
            <w:pPr>
              <w:spacing w:before="100" w:beforeAutospacing="1" w:after="100" w:afterAutospacing="1"/>
              <w:ind w:left="30" w:right="30"/>
              <w:rPr>
                <w:rFonts w:ascii="Calibri" w:eastAsia="Times New Roman" w:hAnsi="Calibri" w:cs="Calibri"/>
                <w:lang w:val="pl-PL"/>
                <w:rPrChange w:id="3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Zanim przejdziesz dalej, musisz zapoznać się ze wszystkimi treściami.</w:t>
            </w:r>
          </w:p>
          <w:p w14:paraId="0323D002" w14:textId="77777777" w:rsidR="00BE08E6" w:rsidRPr="00AD189D" w:rsidRDefault="00F13992" w:rsidP="00040BCF">
            <w:pPr>
              <w:spacing w:before="100" w:beforeAutospacing="1" w:after="100" w:afterAutospacing="1"/>
              <w:ind w:left="30" w:right="30"/>
              <w:rPr>
                <w:rFonts w:ascii="Calibri" w:eastAsia="Times New Roman" w:hAnsi="Calibri" w:cs="Calibri"/>
                <w:lang w:val="pl-PL"/>
                <w:rPrChange w:id="4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W Abbott dążymy do postępu nauki, kierując się uczciwością i jasno określonym celem.</w:t>
            </w:r>
          </w:p>
          <w:p w14:paraId="0FEF9899" w14:textId="77777777" w:rsidR="00BE08E6"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 xml:space="preserve">Stawiamy na innowacje, jednocześnie dbając o odpowiedzialne identyfikowanie i minimalizowanie ryzyka. Szanujemy godność każdego uczestnika badania i </w:t>
            </w:r>
            <w:r w:rsidRPr="00DA305A">
              <w:rPr>
                <w:rFonts w:ascii="Calibri" w:eastAsia="Calibri" w:hAnsi="Calibri" w:cs="Calibri"/>
                <w:lang w:val="pl-PL"/>
              </w:rPr>
              <w:lastRenderedPageBreak/>
              <w:t>dotrzymujemy najwyższych standardów przejrzystości i obiektywizmu w badaniach naukowych.</w:t>
            </w:r>
          </w:p>
          <w:p w14:paraId="75BDDE14" w14:textId="77777777" w:rsidR="00BE08E6"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Innowacje I</w:t>
            </w:r>
          </w:p>
          <w:p w14:paraId="0FFD9476" w14:textId="77777777" w:rsidR="00BE08E6"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Innowacje II</w:t>
            </w:r>
          </w:p>
          <w:p w14:paraId="0E353BA0" w14:textId="77777777" w:rsidR="00BE08E6"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Promowanie postępu nauki</w:t>
            </w:r>
          </w:p>
          <w:p w14:paraId="2B3D2AEA" w14:textId="77777777" w:rsidR="00BE08E6"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Kliknij każdą ikonkę, aby dowiedzieć się więcej.</w:t>
            </w:r>
          </w:p>
        </w:tc>
      </w:tr>
      <w:tr w:rsidR="00D02B95" w:rsidRPr="00AD189D" w14:paraId="59E00637" w14:textId="77777777" w:rsidTr="00040BCF">
        <w:tc>
          <w:tcPr>
            <w:tcW w:w="1353" w:type="dxa"/>
            <w:shd w:val="clear" w:color="auto" w:fill="C1E4F5"/>
            <w:tcMar>
              <w:top w:w="120" w:type="dxa"/>
              <w:left w:w="180" w:type="dxa"/>
              <w:bottom w:w="120" w:type="dxa"/>
              <w:right w:w="180" w:type="dxa"/>
            </w:tcMar>
            <w:hideMark/>
          </w:tcPr>
          <w:p w14:paraId="065CB4E9" w14:textId="77777777" w:rsidR="00BE08E6" w:rsidRPr="00DA305A" w:rsidRDefault="00F13992" w:rsidP="00BE08E6">
            <w:pPr>
              <w:spacing w:before="30" w:after="30"/>
              <w:ind w:left="30" w:right="30"/>
              <w:rPr>
                <w:rFonts w:ascii="Calibri" w:eastAsia="Times New Roman" w:hAnsi="Calibri" w:cs="Calibri"/>
                <w:sz w:val="16"/>
              </w:rPr>
            </w:pPr>
            <w:hyperlink r:id="rId40" w:tgtFrame="_blank" w:history="1">
              <w:r w:rsidRPr="00DA305A">
                <w:rPr>
                  <w:rFonts w:ascii="Calibri" w:eastAsia="Times New Roman" w:hAnsi="Calibri" w:cs="Calibri"/>
                  <w:color w:val="0000FF"/>
                  <w:sz w:val="16"/>
                  <w:u w:val="single"/>
                </w:rPr>
                <w:t>Screen 9</w:t>
              </w:r>
            </w:hyperlink>
            <w:r w:rsidRPr="00DA305A">
              <w:rPr>
                <w:rFonts w:ascii="Calibri" w:eastAsia="Times New Roman" w:hAnsi="Calibri" w:cs="Calibri"/>
                <w:sz w:val="16"/>
              </w:rPr>
              <w:t xml:space="preserve"> </w:t>
            </w:r>
          </w:p>
          <w:p w14:paraId="2D94F156" w14:textId="77777777" w:rsidR="00BE08E6" w:rsidRPr="00DA305A" w:rsidRDefault="00F13992" w:rsidP="00BE08E6">
            <w:pPr>
              <w:ind w:left="30" w:right="30"/>
              <w:rPr>
                <w:rFonts w:ascii="Calibri" w:eastAsia="Times New Roman" w:hAnsi="Calibri" w:cs="Calibri"/>
                <w:sz w:val="16"/>
              </w:rPr>
            </w:pPr>
            <w:hyperlink r:id="rId41" w:tgtFrame="_blank" w:history="1">
              <w:r w:rsidRPr="00DA305A">
                <w:rPr>
                  <w:rFonts w:ascii="Calibri" w:eastAsia="Times New Roman" w:hAnsi="Calibri" w:cs="Calibri"/>
                  <w:color w:val="0000FF"/>
                  <w:sz w:val="16"/>
                  <w:u w:val="single"/>
                </w:rPr>
                <w:t>16_C_10</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FB4DE7"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INNOVATION I</w:t>
            </w:r>
          </w:p>
          <w:p w14:paraId="54E872B4"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create innovative healthcare solutions to help people live healthier lives and improve outcomes around the world.</w:t>
            </w:r>
          </w:p>
          <w:p w14:paraId="748550C8"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3979105A" w14:textId="77777777" w:rsidR="00106FB1" w:rsidRPr="00AD189D" w:rsidRDefault="00F13992" w:rsidP="00040BCF">
            <w:pPr>
              <w:spacing w:before="100" w:beforeAutospacing="1" w:after="100" w:afterAutospacing="1"/>
              <w:ind w:left="30" w:right="30"/>
              <w:rPr>
                <w:rFonts w:ascii="Calibri" w:eastAsia="Times New Roman" w:hAnsi="Calibri" w:cs="Calibri"/>
                <w:lang w:val="pl-PL"/>
                <w:rPrChange w:id="4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INNOWACJE I</w:t>
            </w:r>
          </w:p>
          <w:p w14:paraId="747524BC" w14:textId="77777777" w:rsidR="00106FB1" w:rsidRPr="00AD189D" w:rsidRDefault="00F13992" w:rsidP="00040BCF">
            <w:pPr>
              <w:spacing w:before="100" w:beforeAutospacing="1" w:after="100" w:afterAutospacing="1"/>
              <w:ind w:left="30" w:right="30"/>
              <w:rPr>
                <w:rFonts w:ascii="Calibri" w:eastAsia="Times New Roman" w:hAnsi="Calibri" w:cs="Calibri"/>
                <w:lang w:val="pl-PL"/>
                <w:rPrChange w:id="4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Tworzymy innowacyjne rozwiązania w zakresie ochrony zdrowia, aby pomagać ludziom prowadzić zdrowsze życie i poprawiać wyniki na całym świecie.</w:t>
            </w:r>
          </w:p>
          <w:p w14:paraId="4D0F2A8B" w14:textId="77777777" w:rsidR="00BE08E6"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Odpowiadamy na potrzeby ludzkie poprzez wprowadzanie przełomowych metod leczenia, urządzeń ratujących życie oraz innowacyjnych produktów, które wspierają zdrowie w nowy sposób. Dzięki nowatorskiej nauce i technologii dążymy do poprawy wyników zdrowotnych i wspierania ludzi w pełnym wykorzystaniu ich potencjału — tworząc znaczące innowacje mające zastosowanie na każdym etapie życia.</w:t>
            </w:r>
          </w:p>
        </w:tc>
      </w:tr>
      <w:tr w:rsidR="00D02B95" w:rsidRPr="00AD189D" w14:paraId="28BB1952" w14:textId="77777777" w:rsidTr="00040BCF">
        <w:tc>
          <w:tcPr>
            <w:tcW w:w="1353" w:type="dxa"/>
            <w:shd w:val="clear" w:color="auto" w:fill="C1E4F5"/>
            <w:tcMar>
              <w:top w:w="120" w:type="dxa"/>
              <w:left w:w="180" w:type="dxa"/>
              <w:bottom w:w="120" w:type="dxa"/>
              <w:right w:w="180" w:type="dxa"/>
            </w:tcMar>
            <w:hideMark/>
          </w:tcPr>
          <w:p w14:paraId="025B3F28" w14:textId="77777777" w:rsidR="00BE08E6" w:rsidRPr="00DA305A" w:rsidRDefault="00F13992" w:rsidP="00BE08E6">
            <w:pPr>
              <w:spacing w:before="30" w:after="30"/>
              <w:ind w:left="30" w:right="30"/>
              <w:rPr>
                <w:rFonts w:ascii="Calibri" w:eastAsia="Times New Roman" w:hAnsi="Calibri" w:cs="Calibri"/>
                <w:sz w:val="16"/>
              </w:rPr>
            </w:pPr>
            <w:hyperlink r:id="rId42" w:tgtFrame="_blank" w:history="1">
              <w:r w:rsidRPr="00DA305A">
                <w:rPr>
                  <w:rFonts w:ascii="Calibri" w:eastAsia="Times New Roman" w:hAnsi="Calibri" w:cs="Calibri"/>
                  <w:color w:val="0000FF"/>
                  <w:sz w:val="16"/>
                  <w:u w:val="single"/>
                </w:rPr>
                <w:t>Screen 9</w:t>
              </w:r>
            </w:hyperlink>
            <w:r w:rsidRPr="00DA305A">
              <w:rPr>
                <w:rFonts w:ascii="Calibri" w:eastAsia="Times New Roman" w:hAnsi="Calibri" w:cs="Calibri"/>
                <w:sz w:val="16"/>
              </w:rPr>
              <w:t xml:space="preserve"> </w:t>
            </w:r>
          </w:p>
          <w:p w14:paraId="0192867A" w14:textId="77777777" w:rsidR="00BE08E6" w:rsidRPr="00DA305A" w:rsidRDefault="00F13992" w:rsidP="00BE08E6">
            <w:pPr>
              <w:ind w:left="30" w:right="30"/>
              <w:rPr>
                <w:rFonts w:ascii="Calibri" w:eastAsia="Times New Roman" w:hAnsi="Calibri" w:cs="Calibri"/>
                <w:sz w:val="16"/>
              </w:rPr>
            </w:pPr>
            <w:hyperlink r:id="rId43" w:tgtFrame="_blank" w:history="1">
              <w:r w:rsidRPr="00DA305A">
                <w:rPr>
                  <w:rFonts w:ascii="Calibri" w:eastAsia="Times New Roman" w:hAnsi="Calibri" w:cs="Calibri"/>
                  <w:color w:val="0000FF"/>
                  <w:sz w:val="16"/>
                  <w:u w:val="single"/>
                </w:rPr>
                <w:t>17_C_10</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3D987D"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INNOVATION II</w:t>
            </w:r>
          </w:p>
          <w:p w14:paraId="6F0FDDA6"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lastRenderedPageBreak/>
              <w:t>We cultivate a culture of innovation by exploring new possibilities and plan for contingencies.</w:t>
            </w:r>
          </w:p>
          <w:p w14:paraId="4EB72C34"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6427AD51" w14:textId="77777777" w:rsidR="00106FB1" w:rsidRPr="00AD189D" w:rsidRDefault="00F13992" w:rsidP="00040BCF">
            <w:pPr>
              <w:spacing w:before="100" w:beforeAutospacing="1" w:after="100" w:afterAutospacing="1"/>
              <w:ind w:left="30" w:right="30"/>
              <w:rPr>
                <w:rFonts w:ascii="Calibri" w:eastAsia="Times New Roman" w:hAnsi="Calibri" w:cs="Calibri"/>
                <w:lang w:val="pl-PL"/>
                <w:rPrChange w:id="4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INNOWACJE II</w:t>
            </w:r>
          </w:p>
          <w:p w14:paraId="6130E1E1" w14:textId="77777777" w:rsidR="00106FB1" w:rsidRPr="00AD189D" w:rsidRDefault="00F13992" w:rsidP="00040BCF">
            <w:pPr>
              <w:spacing w:before="100" w:beforeAutospacing="1" w:after="100" w:afterAutospacing="1"/>
              <w:ind w:left="30" w:right="30"/>
              <w:rPr>
                <w:rFonts w:ascii="Calibri" w:eastAsia="Times New Roman" w:hAnsi="Calibri" w:cs="Calibri"/>
                <w:lang w:val="pl-PL"/>
                <w:rPrChange w:id="4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Promujemy kulturę innowacyjności, szukamy nowych możliwości i opracowujemy alternatywne plany.</w:t>
            </w:r>
          </w:p>
          <w:p w14:paraId="2B564C55" w14:textId="77777777" w:rsidR="00BE08E6" w:rsidRPr="00AD189D" w:rsidRDefault="00F13992" w:rsidP="00040BCF">
            <w:pPr>
              <w:spacing w:before="100" w:beforeAutospacing="1" w:after="100" w:afterAutospacing="1"/>
              <w:ind w:left="30" w:right="30"/>
              <w:rPr>
                <w:rFonts w:ascii="Calibri" w:eastAsia="Times New Roman" w:hAnsi="Calibri" w:cs="Calibri"/>
                <w:lang w:val="pl-PL"/>
                <w:rPrChange w:id="4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Chociaż postęp często wiąże się z ryzykiem, podejmujemy przemyślane, odpowiedzialne działania mające na celu przewidywanie i ograniczanie trudności z wyprzedzeniem — zawsze zgodnie z Kodeksem i naszymi politykami.</w:t>
            </w:r>
          </w:p>
        </w:tc>
      </w:tr>
      <w:tr w:rsidR="00D02B95" w:rsidRPr="00AD189D" w14:paraId="3F693FB1" w14:textId="77777777" w:rsidTr="00040BCF">
        <w:tc>
          <w:tcPr>
            <w:tcW w:w="1353" w:type="dxa"/>
            <w:shd w:val="clear" w:color="auto" w:fill="C1E4F5"/>
            <w:tcMar>
              <w:top w:w="120" w:type="dxa"/>
              <w:left w:w="180" w:type="dxa"/>
              <w:bottom w:w="120" w:type="dxa"/>
              <w:right w:w="180" w:type="dxa"/>
            </w:tcMar>
            <w:hideMark/>
          </w:tcPr>
          <w:p w14:paraId="2CC71A5C" w14:textId="77777777" w:rsidR="00BE08E6" w:rsidRPr="00DA305A" w:rsidRDefault="00F13992" w:rsidP="00BE08E6">
            <w:pPr>
              <w:spacing w:before="30" w:after="30"/>
              <w:ind w:left="30" w:right="30"/>
              <w:rPr>
                <w:rFonts w:ascii="Calibri" w:eastAsia="Times New Roman" w:hAnsi="Calibri" w:cs="Calibri"/>
                <w:sz w:val="16"/>
              </w:rPr>
            </w:pPr>
            <w:hyperlink r:id="rId44" w:tgtFrame="_blank" w:history="1">
              <w:r w:rsidRPr="00DA305A">
                <w:rPr>
                  <w:rFonts w:ascii="Calibri" w:eastAsia="Times New Roman" w:hAnsi="Calibri" w:cs="Calibri"/>
                  <w:color w:val="0000FF"/>
                  <w:sz w:val="16"/>
                  <w:u w:val="single"/>
                </w:rPr>
                <w:t>Screen 9</w:t>
              </w:r>
            </w:hyperlink>
            <w:r w:rsidRPr="00DA305A">
              <w:rPr>
                <w:rFonts w:ascii="Calibri" w:eastAsia="Times New Roman" w:hAnsi="Calibri" w:cs="Calibri"/>
                <w:sz w:val="16"/>
              </w:rPr>
              <w:t xml:space="preserve"> </w:t>
            </w:r>
          </w:p>
          <w:p w14:paraId="6D4AFE68" w14:textId="77777777" w:rsidR="00BE08E6" w:rsidRPr="00DA305A" w:rsidRDefault="00F13992" w:rsidP="00BE08E6">
            <w:pPr>
              <w:ind w:left="30" w:right="30"/>
              <w:rPr>
                <w:rFonts w:ascii="Calibri" w:eastAsia="Times New Roman" w:hAnsi="Calibri" w:cs="Calibri"/>
                <w:sz w:val="16"/>
              </w:rPr>
            </w:pPr>
            <w:hyperlink r:id="rId45" w:tgtFrame="_blank" w:history="1">
              <w:r w:rsidRPr="00DA305A">
                <w:rPr>
                  <w:rFonts w:ascii="Calibri" w:eastAsia="Times New Roman" w:hAnsi="Calibri" w:cs="Calibri"/>
                  <w:color w:val="0000FF"/>
                  <w:sz w:val="16"/>
                  <w:u w:val="single"/>
                </w:rPr>
                <w:t>18_C_10</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0EC474"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ADVANCING SCIENCE</w:t>
            </w:r>
          </w:p>
          <w:p w14:paraId="5E938CE7"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conduct research to generate accurate, objective data that drives innovation, improves treatments, and advances healthcare.</w:t>
            </w:r>
          </w:p>
          <w:p w14:paraId="5D915002"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2AB7519E"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55C2DBA9"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When research is conducted for Abbott or published on our behalf, we partner with experts who have strong scientific and medical backgrounds. We expect them to </w:t>
            </w:r>
            <w:r w:rsidRPr="00DA305A">
              <w:rPr>
                <w:rFonts w:ascii="Calibri" w:eastAsia="Times New Roman" w:hAnsi="Calibri" w:cs="Calibri"/>
              </w:rPr>
              <w:lastRenderedPageBreak/>
              <w:t>disclose any connections to Abbott, including financial or other relationships.</w:t>
            </w:r>
          </w:p>
        </w:tc>
        <w:tc>
          <w:tcPr>
            <w:tcW w:w="6000" w:type="dxa"/>
          </w:tcPr>
          <w:p w14:paraId="2F71C441" w14:textId="77777777" w:rsidR="009A0BBE" w:rsidRPr="00AD189D" w:rsidRDefault="00F13992" w:rsidP="00040BCF">
            <w:pPr>
              <w:spacing w:before="100" w:beforeAutospacing="1" w:after="100" w:afterAutospacing="1"/>
              <w:ind w:left="30" w:right="30"/>
              <w:rPr>
                <w:rFonts w:ascii="Calibri" w:eastAsia="Times New Roman" w:hAnsi="Calibri" w:cs="Calibri"/>
                <w:lang w:val="pl-PL"/>
                <w:rPrChange w:id="4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PROMOWANIE POSTĘPU NAUKI</w:t>
            </w:r>
          </w:p>
          <w:p w14:paraId="3A82ADA2" w14:textId="77777777" w:rsidR="009A0BBE" w:rsidRPr="00AD189D" w:rsidRDefault="00F13992" w:rsidP="00040BCF">
            <w:pPr>
              <w:spacing w:before="100" w:beforeAutospacing="1" w:after="100" w:afterAutospacing="1"/>
              <w:ind w:left="30" w:right="30"/>
              <w:rPr>
                <w:rFonts w:ascii="Calibri" w:eastAsia="Times New Roman" w:hAnsi="Calibri" w:cs="Calibri"/>
                <w:lang w:val="pl-PL"/>
                <w:rPrChange w:id="4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Prowadzimy badania, aby uzyskiwać dokładne, obiektywne dane, dzięki którym powstają innowacje, poprawiają się wyniki leczenia i dochodzi do postępów w ochronie zdrowia.</w:t>
            </w:r>
          </w:p>
          <w:p w14:paraId="424BE649" w14:textId="77777777" w:rsidR="009A0BBE"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Przy prowadzeniu badań traktujemy uczestników z godnością, chroniąc ich przed niepotrzebnym ryzykiem oraz upewniając się, że rozumieją charakter i cel badania oraz związane z nim ryzyka. Uzyskanie świadomej zgody od uczestników badań stanowi zasadniczy element procedury naszych badań.</w:t>
            </w:r>
          </w:p>
          <w:p w14:paraId="74CE4E77" w14:textId="77777777" w:rsidR="009A0BBE"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Cenimy przejrzystość w badaniach naukowych i nie dążymy do wywierania niewłaściwego wpływu na ich wyniki. Zapewniamy prawidłowość danych z badania i zobowiązujemy się do terminowego i precyzyjnego przedstawiania wyników badań związanych z naszymi produktami, niezależnie od tego, czy okażą się pozytywne lub negatywne.</w:t>
            </w:r>
          </w:p>
          <w:p w14:paraId="29A5242B" w14:textId="77777777" w:rsidR="00BE08E6"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lastRenderedPageBreak/>
              <w:t>Do badań lub publikacji dla firmy Abbott wybieramy specjalistów o wysokich medycznych i naukowych kwalifikacjach. Oczekujemy, że ujawnią oni wszelkie powiązania z Abbott, w tym nasze relacje finansowe lub inne.</w:t>
            </w:r>
          </w:p>
        </w:tc>
      </w:tr>
      <w:tr w:rsidR="00D02B95" w:rsidRPr="00AD189D" w14:paraId="251C6DC5" w14:textId="77777777" w:rsidTr="00040BCF">
        <w:tc>
          <w:tcPr>
            <w:tcW w:w="1353" w:type="dxa"/>
            <w:shd w:val="clear" w:color="auto" w:fill="C1E4F5"/>
            <w:tcMar>
              <w:top w:w="120" w:type="dxa"/>
              <w:left w:w="180" w:type="dxa"/>
              <w:bottom w:w="120" w:type="dxa"/>
              <w:right w:w="180" w:type="dxa"/>
            </w:tcMar>
            <w:hideMark/>
          </w:tcPr>
          <w:p w14:paraId="43BD3A60" w14:textId="77777777" w:rsidR="00BE08E6" w:rsidRPr="00DA305A" w:rsidRDefault="00F13992" w:rsidP="00BE08E6">
            <w:pPr>
              <w:spacing w:before="30" w:after="30"/>
              <w:ind w:left="30" w:right="30"/>
              <w:rPr>
                <w:rFonts w:ascii="Calibri" w:eastAsia="Times New Roman" w:hAnsi="Calibri" w:cs="Calibri"/>
                <w:sz w:val="16"/>
              </w:rPr>
            </w:pPr>
            <w:hyperlink r:id="rId46" w:tgtFrame="_blank" w:history="1">
              <w:r w:rsidRPr="00DA305A">
                <w:rPr>
                  <w:rFonts w:ascii="Calibri" w:eastAsia="Times New Roman" w:hAnsi="Calibri" w:cs="Calibri"/>
                  <w:color w:val="0000FF"/>
                  <w:sz w:val="16"/>
                  <w:u w:val="single"/>
                </w:rPr>
                <w:t>Screen 10</w:t>
              </w:r>
            </w:hyperlink>
            <w:r w:rsidRPr="00DA305A">
              <w:rPr>
                <w:rFonts w:ascii="Calibri" w:eastAsia="Times New Roman" w:hAnsi="Calibri" w:cs="Calibri"/>
                <w:sz w:val="16"/>
              </w:rPr>
              <w:t xml:space="preserve"> </w:t>
            </w:r>
          </w:p>
          <w:p w14:paraId="4D753CE1" w14:textId="77777777" w:rsidR="00BE08E6" w:rsidRPr="00DA305A" w:rsidRDefault="00F13992" w:rsidP="00BE08E6">
            <w:pPr>
              <w:ind w:left="30" w:right="30"/>
              <w:rPr>
                <w:rFonts w:ascii="Calibri" w:eastAsia="Times New Roman" w:hAnsi="Calibri" w:cs="Calibri"/>
                <w:sz w:val="16"/>
              </w:rPr>
            </w:pPr>
            <w:hyperlink r:id="rId47" w:tgtFrame="_blank" w:history="1">
              <w:r w:rsidRPr="00DA305A">
                <w:rPr>
                  <w:rFonts w:ascii="Calibri" w:eastAsia="Times New Roman" w:hAnsi="Calibri" w:cs="Calibri"/>
                  <w:color w:val="0000FF"/>
                  <w:sz w:val="16"/>
                  <w:u w:val="single"/>
                </w:rPr>
                <w:t>19_C_11</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AD72EF"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You must view all content before moving forward.</w:t>
            </w:r>
          </w:p>
          <w:p w14:paraId="0A1F0395"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At Abbott, we foster a culture of openness, diversity, and respect—because it drives creativity and innovation.</w:t>
            </w:r>
          </w:p>
          <w:p w14:paraId="62D92CEA"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each have a responsibility to live the Code every day: treating others with respect, creating a safe and inclusive workplace, and ensuring equal opportunity for all.</w:t>
            </w:r>
          </w:p>
          <w:p w14:paraId="409CF948"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ask questions when things are unclear and speak up when something doesn’t feel right.</w:t>
            </w:r>
          </w:p>
          <w:p w14:paraId="611404B0"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This section reinforces our commitment to equal opportunity and a secure work environment, and reminds us to understand, apply, and uphold the Code in everything we do.</w:t>
            </w:r>
          </w:p>
          <w:p w14:paraId="5804C35B"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Collaboration</w:t>
            </w:r>
          </w:p>
          <w:p w14:paraId="49C757B8"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Our Connection to Each Other</w:t>
            </w:r>
          </w:p>
          <w:p w14:paraId="7F7D09A1"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Reporting Concerns</w:t>
            </w:r>
          </w:p>
          <w:p w14:paraId="7AE752E1"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lastRenderedPageBreak/>
              <w:t>Equal Opportunity</w:t>
            </w:r>
          </w:p>
          <w:p w14:paraId="17638970"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Fair Treatment</w:t>
            </w:r>
          </w:p>
          <w:p w14:paraId="609C3F5D"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Work Environment</w:t>
            </w:r>
          </w:p>
          <w:p w14:paraId="6537BD08" w14:textId="77777777" w:rsidR="00BE08E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Click each of the icons to learn more.</w:t>
            </w:r>
          </w:p>
        </w:tc>
        <w:tc>
          <w:tcPr>
            <w:tcW w:w="6000" w:type="dxa"/>
          </w:tcPr>
          <w:p w14:paraId="265BCB7A" w14:textId="77777777" w:rsidR="007502B3" w:rsidRPr="00AD189D" w:rsidRDefault="00F13992" w:rsidP="00040BCF">
            <w:pPr>
              <w:spacing w:before="100" w:beforeAutospacing="1" w:after="100" w:afterAutospacing="1"/>
              <w:ind w:left="30" w:right="30"/>
              <w:rPr>
                <w:rFonts w:ascii="Calibri" w:eastAsia="Times New Roman" w:hAnsi="Calibri" w:cs="Calibri"/>
                <w:lang w:val="pl-PL"/>
                <w:rPrChange w:id="4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Zanim przejdziesz dalej, musisz zapoznać się ze wszystkimi treściami.</w:t>
            </w:r>
          </w:p>
          <w:p w14:paraId="2A99CC8E" w14:textId="77777777" w:rsidR="007502B3" w:rsidRPr="00AD189D" w:rsidRDefault="00F13992" w:rsidP="00040BCF">
            <w:pPr>
              <w:spacing w:before="100" w:beforeAutospacing="1" w:after="100" w:afterAutospacing="1"/>
              <w:ind w:left="30" w:right="30"/>
              <w:rPr>
                <w:rFonts w:ascii="Calibri" w:eastAsia="Times New Roman" w:hAnsi="Calibri" w:cs="Calibri"/>
                <w:lang w:val="pl-PL"/>
                <w:rPrChange w:id="4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W firmie Abbott promujemy kulturę otwartości, różnorodności i szacunku, ponieważ sprzyja ona kreatywności i innowacyjności.</w:t>
            </w:r>
          </w:p>
          <w:p w14:paraId="69493721" w14:textId="77777777" w:rsidR="007502B3" w:rsidRPr="00AD189D" w:rsidRDefault="00F13992" w:rsidP="00040BCF">
            <w:pPr>
              <w:spacing w:before="100" w:beforeAutospacing="1" w:after="100" w:afterAutospacing="1"/>
              <w:ind w:left="30" w:right="30"/>
              <w:rPr>
                <w:rFonts w:ascii="Calibri" w:eastAsia="Times New Roman" w:hAnsi="Calibri" w:cs="Calibri"/>
                <w:lang w:val="pl-PL"/>
                <w:rPrChange w:id="5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 xml:space="preserve">Każdy z nas ponosi odpowiedzialność za przestrzeganie Kodeksu na co dzień: traktując innych z szacunkiem, tworząc bezpieczne oraz </w:t>
            </w:r>
            <w:proofErr w:type="spellStart"/>
            <w:r w:rsidRPr="00DA305A">
              <w:rPr>
                <w:rFonts w:ascii="Calibri" w:eastAsia="Calibri" w:hAnsi="Calibri" w:cs="Calibri"/>
                <w:lang w:val="pl-PL"/>
              </w:rPr>
              <w:t>inkluzywne</w:t>
            </w:r>
            <w:proofErr w:type="spellEnd"/>
            <w:r w:rsidRPr="00DA305A">
              <w:rPr>
                <w:rFonts w:ascii="Calibri" w:eastAsia="Calibri" w:hAnsi="Calibri" w:cs="Calibri"/>
                <w:lang w:val="pl-PL"/>
              </w:rPr>
              <w:t xml:space="preserve"> miejsce pracy oraz zapewniając wszystkim równe szanse.</w:t>
            </w:r>
          </w:p>
          <w:p w14:paraId="38D4DB22" w14:textId="77777777" w:rsidR="007502B3" w:rsidRPr="00AD189D" w:rsidRDefault="00F13992" w:rsidP="00040BCF">
            <w:pPr>
              <w:spacing w:before="100" w:beforeAutospacing="1" w:after="100" w:afterAutospacing="1"/>
              <w:ind w:left="30" w:right="30"/>
              <w:rPr>
                <w:rFonts w:ascii="Calibri" w:eastAsia="Times New Roman" w:hAnsi="Calibri" w:cs="Calibri"/>
                <w:lang w:val="pl-PL"/>
                <w:rPrChange w:id="5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Zadajemy pytania w przypadku, gdy coś jest niejasne i zgłaszamy możliwe nieprawidłowości.</w:t>
            </w:r>
          </w:p>
          <w:p w14:paraId="58E781A4" w14:textId="77777777" w:rsidR="007502B3" w:rsidRPr="00AD189D" w:rsidRDefault="00F13992" w:rsidP="00040BCF">
            <w:pPr>
              <w:spacing w:before="100" w:beforeAutospacing="1" w:after="100" w:afterAutospacing="1"/>
              <w:ind w:left="30" w:right="30"/>
              <w:rPr>
                <w:rFonts w:ascii="Calibri" w:eastAsia="Times New Roman" w:hAnsi="Calibri" w:cs="Calibri"/>
                <w:lang w:val="pl-PL"/>
                <w:rPrChange w:id="5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W kolejnej części skupimy się na naszym zobowiązaniu do zapewnienia równych szans oraz bezpiecznego środowiska pracy oraz przypomnimy sobie, że zrozumienie, stosowanie i dotrzymywanie postanowień Kodeksu to podstawa naszych działań.</w:t>
            </w:r>
          </w:p>
          <w:p w14:paraId="446545B2" w14:textId="77777777" w:rsidR="007502B3" w:rsidRPr="00AD189D" w:rsidRDefault="00F13992" w:rsidP="00040BCF">
            <w:pPr>
              <w:spacing w:before="100" w:beforeAutospacing="1" w:after="100" w:afterAutospacing="1"/>
              <w:ind w:left="30" w:right="30"/>
              <w:rPr>
                <w:rFonts w:ascii="Calibri" w:eastAsia="Times New Roman" w:hAnsi="Calibri" w:cs="Calibri"/>
                <w:lang w:val="pl-PL"/>
                <w:rPrChange w:id="5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Współpraca</w:t>
            </w:r>
          </w:p>
          <w:p w14:paraId="7C2FA4B0" w14:textId="77777777" w:rsidR="007502B3" w:rsidRPr="00AD189D" w:rsidRDefault="00F13992" w:rsidP="00040BCF">
            <w:pPr>
              <w:spacing w:before="100" w:beforeAutospacing="1" w:after="100" w:afterAutospacing="1"/>
              <w:ind w:left="30" w:right="30"/>
              <w:rPr>
                <w:rFonts w:ascii="Calibri" w:eastAsia="Times New Roman" w:hAnsi="Calibri" w:cs="Calibri"/>
                <w:lang w:val="pl-PL"/>
                <w:rPrChange w:id="5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Nasze wzajemne relacje</w:t>
            </w:r>
          </w:p>
          <w:p w14:paraId="4ACDEAC6" w14:textId="77777777" w:rsidR="007502B3" w:rsidRPr="00AD189D" w:rsidRDefault="00F13992" w:rsidP="00040BCF">
            <w:pPr>
              <w:spacing w:before="100" w:beforeAutospacing="1" w:after="100" w:afterAutospacing="1"/>
              <w:ind w:left="30" w:right="30"/>
              <w:rPr>
                <w:rFonts w:ascii="Calibri" w:eastAsia="Times New Roman" w:hAnsi="Calibri" w:cs="Calibri"/>
                <w:lang w:val="pl-PL"/>
                <w:rPrChange w:id="5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Zgłaszanie wątpliwości</w:t>
            </w:r>
          </w:p>
          <w:p w14:paraId="58B48B10" w14:textId="77777777" w:rsidR="007502B3" w:rsidRPr="00AD189D" w:rsidRDefault="00F13992" w:rsidP="00040BCF">
            <w:pPr>
              <w:spacing w:before="100" w:beforeAutospacing="1" w:after="100" w:afterAutospacing="1"/>
              <w:ind w:left="30" w:right="30"/>
              <w:rPr>
                <w:rFonts w:ascii="Calibri" w:eastAsia="Times New Roman" w:hAnsi="Calibri" w:cs="Calibri"/>
                <w:lang w:val="pl-PL"/>
                <w:rPrChange w:id="5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Równe szanse</w:t>
            </w:r>
          </w:p>
          <w:p w14:paraId="2147DC8D" w14:textId="77777777" w:rsidR="007502B3" w:rsidRPr="00AD189D" w:rsidRDefault="00F13992" w:rsidP="00040BCF">
            <w:pPr>
              <w:spacing w:before="100" w:beforeAutospacing="1" w:after="100" w:afterAutospacing="1"/>
              <w:ind w:left="30" w:right="30"/>
              <w:rPr>
                <w:rFonts w:ascii="Calibri" w:eastAsia="Times New Roman" w:hAnsi="Calibri" w:cs="Calibri"/>
                <w:lang w:val="pl-PL"/>
                <w:rPrChange w:id="5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Bezstronne traktowanie</w:t>
            </w:r>
          </w:p>
          <w:p w14:paraId="5CE4CABD" w14:textId="77777777" w:rsidR="007502B3" w:rsidRPr="00AD189D" w:rsidRDefault="00F13992" w:rsidP="00040BCF">
            <w:pPr>
              <w:spacing w:before="100" w:beforeAutospacing="1" w:after="100" w:afterAutospacing="1"/>
              <w:ind w:left="30" w:right="30"/>
              <w:rPr>
                <w:rFonts w:ascii="Calibri" w:eastAsia="Times New Roman" w:hAnsi="Calibri" w:cs="Calibri"/>
                <w:lang w:val="pl-PL"/>
                <w:rPrChange w:id="5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Środowisko pracy</w:t>
            </w:r>
          </w:p>
          <w:p w14:paraId="5042935E" w14:textId="77777777" w:rsidR="00BE08E6" w:rsidRPr="00AD189D" w:rsidRDefault="00F13992" w:rsidP="00040BCF">
            <w:pPr>
              <w:spacing w:before="100" w:beforeAutospacing="1" w:after="100" w:afterAutospacing="1"/>
              <w:ind w:left="30" w:right="30"/>
              <w:rPr>
                <w:rFonts w:ascii="Calibri" w:eastAsia="Times New Roman" w:hAnsi="Calibri" w:cs="Calibri"/>
                <w:lang w:val="pl-PL"/>
                <w:rPrChange w:id="5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Kliknij każdą ikonkę, aby dowiedzieć się więcej.</w:t>
            </w:r>
          </w:p>
        </w:tc>
      </w:tr>
      <w:tr w:rsidR="00D02B95" w:rsidRPr="00AD189D" w14:paraId="053CD6BD" w14:textId="77777777" w:rsidTr="00040BCF">
        <w:tc>
          <w:tcPr>
            <w:tcW w:w="1353" w:type="dxa"/>
            <w:shd w:val="clear" w:color="auto" w:fill="C1E4F5"/>
            <w:tcMar>
              <w:top w:w="120" w:type="dxa"/>
              <w:left w:w="180" w:type="dxa"/>
              <w:bottom w:w="120" w:type="dxa"/>
              <w:right w:w="180" w:type="dxa"/>
            </w:tcMar>
            <w:hideMark/>
          </w:tcPr>
          <w:p w14:paraId="4EABD244" w14:textId="77777777" w:rsidR="00F47217" w:rsidRPr="00DA305A" w:rsidRDefault="00F13992" w:rsidP="00F47217">
            <w:pPr>
              <w:spacing w:before="30" w:after="30"/>
              <w:ind w:left="30" w:right="30"/>
              <w:rPr>
                <w:rFonts w:ascii="Calibri" w:eastAsia="Times New Roman" w:hAnsi="Calibri" w:cs="Calibri"/>
                <w:sz w:val="16"/>
              </w:rPr>
            </w:pPr>
            <w:hyperlink r:id="rId48" w:tgtFrame="_blank" w:history="1">
              <w:r w:rsidRPr="00DA305A">
                <w:rPr>
                  <w:rFonts w:ascii="Calibri" w:eastAsia="Times New Roman" w:hAnsi="Calibri" w:cs="Calibri"/>
                  <w:color w:val="0000FF"/>
                  <w:sz w:val="16"/>
                  <w:u w:val="single"/>
                </w:rPr>
                <w:t>Screen 10</w:t>
              </w:r>
            </w:hyperlink>
            <w:r w:rsidRPr="00DA305A">
              <w:rPr>
                <w:rFonts w:ascii="Calibri" w:eastAsia="Times New Roman" w:hAnsi="Calibri" w:cs="Calibri"/>
                <w:sz w:val="16"/>
              </w:rPr>
              <w:t xml:space="preserve"> </w:t>
            </w:r>
          </w:p>
          <w:p w14:paraId="30AE6148" w14:textId="77777777" w:rsidR="00F47217" w:rsidRPr="00DA305A" w:rsidRDefault="00F13992" w:rsidP="00F47217">
            <w:pPr>
              <w:ind w:left="30" w:right="30"/>
              <w:rPr>
                <w:rFonts w:ascii="Calibri" w:eastAsia="Times New Roman" w:hAnsi="Calibri" w:cs="Calibri"/>
                <w:sz w:val="16"/>
              </w:rPr>
            </w:pPr>
            <w:hyperlink r:id="rId49" w:tgtFrame="_blank" w:history="1">
              <w:r w:rsidRPr="00DA305A">
                <w:rPr>
                  <w:rFonts w:ascii="Calibri" w:eastAsia="Times New Roman" w:hAnsi="Calibri" w:cs="Calibri"/>
                  <w:color w:val="0000FF"/>
                  <w:sz w:val="16"/>
                  <w:u w:val="single"/>
                </w:rPr>
                <w:t>20_C_11</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D6D42F"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COLLABORATION</w:t>
            </w:r>
          </w:p>
          <w:p w14:paraId="4896DE6C"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value openness and collaboration because diverse ideas lead to better solutions.</w:t>
            </w:r>
          </w:p>
          <w:p w14:paraId="5EDFBCC9"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485A45E8" w14:textId="77777777" w:rsidR="00F47217" w:rsidRPr="00AD189D" w:rsidRDefault="00F13992" w:rsidP="00040BCF">
            <w:pPr>
              <w:spacing w:before="100" w:beforeAutospacing="1" w:after="100" w:afterAutospacing="1"/>
              <w:ind w:left="30" w:right="30"/>
              <w:rPr>
                <w:rFonts w:ascii="Calibri" w:eastAsia="Times New Roman" w:hAnsi="Calibri" w:cs="Calibri"/>
                <w:lang w:val="pl-PL"/>
                <w:rPrChange w:id="6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WSPÓŁPRACA</w:t>
            </w:r>
          </w:p>
          <w:p w14:paraId="4A38BBC8" w14:textId="77777777" w:rsidR="00F47217" w:rsidRPr="00AD189D" w:rsidRDefault="00F13992" w:rsidP="00040BCF">
            <w:pPr>
              <w:spacing w:before="100" w:beforeAutospacing="1" w:after="100" w:afterAutospacing="1"/>
              <w:ind w:left="30" w:right="30"/>
              <w:rPr>
                <w:rFonts w:ascii="Calibri" w:eastAsia="Times New Roman" w:hAnsi="Calibri" w:cs="Calibri"/>
                <w:lang w:val="pl-PL"/>
                <w:rPrChange w:id="6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Cenimy otwartość i współpracę, ponieważ różnorodne pomysły prowadzą do lepszych rozwiązań.</w:t>
            </w:r>
          </w:p>
          <w:p w14:paraId="7D88D413" w14:textId="77777777" w:rsidR="00F47217"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Wspieramy różnorodność, gdyż stanowi ona źródło kreatywności, energii i postępu. Słuchamy siebie nawzajem, cenimy każdy głos i współpracujemy na rzecz wspólnego celu, aby wywrzeć znaczący wpływ na globalną ochronę zdrowia.</w:t>
            </w:r>
          </w:p>
        </w:tc>
      </w:tr>
      <w:tr w:rsidR="00D02B95" w:rsidRPr="00AD189D" w14:paraId="26263819" w14:textId="77777777" w:rsidTr="00040BCF">
        <w:tc>
          <w:tcPr>
            <w:tcW w:w="1353" w:type="dxa"/>
            <w:shd w:val="clear" w:color="auto" w:fill="C1E4F5"/>
            <w:tcMar>
              <w:top w:w="120" w:type="dxa"/>
              <w:left w:w="180" w:type="dxa"/>
              <w:bottom w:w="120" w:type="dxa"/>
              <w:right w:w="180" w:type="dxa"/>
            </w:tcMar>
            <w:hideMark/>
          </w:tcPr>
          <w:p w14:paraId="0A06D1A0" w14:textId="77777777" w:rsidR="00F47217" w:rsidRPr="00DA305A" w:rsidRDefault="00F13992" w:rsidP="00F47217">
            <w:pPr>
              <w:spacing w:before="30" w:after="30"/>
              <w:ind w:left="30" w:right="30"/>
              <w:rPr>
                <w:rFonts w:ascii="Calibri" w:eastAsia="Times New Roman" w:hAnsi="Calibri" w:cs="Calibri"/>
                <w:sz w:val="16"/>
              </w:rPr>
            </w:pPr>
            <w:hyperlink r:id="rId50" w:tgtFrame="_blank" w:history="1">
              <w:r w:rsidRPr="00DA305A">
                <w:rPr>
                  <w:rFonts w:ascii="Calibri" w:eastAsia="Times New Roman" w:hAnsi="Calibri" w:cs="Calibri"/>
                  <w:color w:val="0000FF"/>
                  <w:sz w:val="16"/>
                  <w:u w:val="single"/>
                </w:rPr>
                <w:t>Screen 10</w:t>
              </w:r>
            </w:hyperlink>
            <w:r w:rsidRPr="00DA305A">
              <w:rPr>
                <w:rFonts w:ascii="Calibri" w:eastAsia="Times New Roman" w:hAnsi="Calibri" w:cs="Calibri"/>
                <w:sz w:val="16"/>
              </w:rPr>
              <w:t xml:space="preserve"> </w:t>
            </w:r>
          </w:p>
          <w:p w14:paraId="42A4AD1C" w14:textId="77777777" w:rsidR="00F47217" w:rsidRPr="00DA305A" w:rsidRDefault="00F13992" w:rsidP="00F47217">
            <w:pPr>
              <w:ind w:left="30" w:right="30"/>
              <w:rPr>
                <w:rFonts w:ascii="Calibri" w:eastAsia="Times New Roman" w:hAnsi="Calibri" w:cs="Calibri"/>
                <w:sz w:val="16"/>
              </w:rPr>
            </w:pPr>
            <w:hyperlink r:id="rId51" w:tgtFrame="_blank" w:history="1">
              <w:r w:rsidRPr="00DA305A">
                <w:rPr>
                  <w:rFonts w:ascii="Calibri" w:eastAsia="Times New Roman" w:hAnsi="Calibri" w:cs="Calibri"/>
                  <w:color w:val="0000FF"/>
                  <w:sz w:val="16"/>
                  <w:u w:val="single"/>
                </w:rPr>
                <w:t>21_C_11</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91D7AD"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OUR CONNECTION TO EACH OTHER</w:t>
            </w:r>
          </w:p>
          <w:p w14:paraId="700BCCC7"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all share the responsibility to live Abbott’s values every day.</w:t>
            </w:r>
          </w:p>
          <w:p w14:paraId="0FBBF2B2"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lastRenderedPageBreak/>
              <w:t>By acting ethically, we strengthen our culture. Everyone must understand how the Code applies to their role and work.</w:t>
            </w:r>
          </w:p>
          <w:p w14:paraId="385A48A4"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Managers and supervisors have a special responsibility as leaders—they must model our values, promote ethical </w:t>
            </w:r>
            <w:proofErr w:type="spellStart"/>
            <w:r w:rsidRPr="00DA305A">
              <w:rPr>
                <w:rFonts w:ascii="Calibri" w:eastAsia="Times New Roman" w:hAnsi="Calibri" w:cs="Calibri"/>
              </w:rPr>
              <w:t>behavior</w:t>
            </w:r>
            <w:proofErr w:type="spellEnd"/>
            <w:r w:rsidRPr="00DA305A">
              <w:rPr>
                <w:rFonts w:ascii="Calibri" w:eastAsia="Times New Roman" w:hAnsi="Calibri" w:cs="Calibri"/>
              </w:rPr>
              <w:t>, and create a safe space where employees feel comfortable asking questions and raising concerns without fear of retaliation.</w:t>
            </w:r>
          </w:p>
        </w:tc>
        <w:tc>
          <w:tcPr>
            <w:tcW w:w="6000" w:type="dxa"/>
          </w:tcPr>
          <w:p w14:paraId="7AA19B55" w14:textId="77777777" w:rsidR="004422A3" w:rsidRPr="00AD189D" w:rsidRDefault="00F13992" w:rsidP="00040BCF">
            <w:pPr>
              <w:spacing w:before="100" w:beforeAutospacing="1" w:after="100" w:afterAutospacing="1"/>
              <w:ind w:left="30" w:right="30"/>
              <w:rPr>
                <w:rFonts w:ascii="Calibri" w:eastAsia="Times New Roman" w:hAnsi="Calibri" w:cs="Calibri"/>
                <w:lang w:val="pl-PL"/>
                <w:rPrChange w:id="6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NASZE WZAJEMNE RELACJE</w:t>
            </w:r>
          </w:p>
          <w:p w14:paraId="24D11154" w14:textId="77777777" w:rsidR="004422A3" w:rsidRPr="00AD189D" w:rsidRDefault="00F13992" w:rsidP="00040BCF">
            <w:pPr>
              <w:spacing w:before="100" w:beforeAutospacing="1" w:after="100" w:afterAutospacing="1"/>
              <w:ind w:left="30" w:right="30"/>
              <w:rPr>
                <w:rFonts w:ascii="Calibri" w:eastAsia="Times New Roman" w:hAnsi="Calibri" w:cs="Calibri"/>
                <w:lang w:val="pl-PL"/>
                <w:rPrChange w:id="6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Na nas wszystkich spoczywa wspólny obowiązek postępowania każdego dnia zgodnie z wartościami Abbott.</w:t>
            </w:r>
          </w:p>
          <w:p w14:paraId="03928A54" w14:textId="77777777" w:rsidR="004422A3"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lastRenderedPageBreak/>
              <w:t>Poprzez etyczne działania wzmacniamy naszą kulturę. Każdy z nas musi rozumieć, w jaki sposób Kodeks ma zastosowanie do jego roli i pracy.</w:t>
            </w:r>
          </w:p>
          <w:p w14:paraId="27D15E95" w14:textId="77777777" w:rsidR="00F47217"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Kierownicy i przełożeni ponoszą szczególną odpowiedzialność jako liderzy — muszą dawać przykład naszych wartości, promować etyczne zachowania i tworzyć bezpieczną przestrzeń, w której pracownicy czują się swobodnie, zadając pytania i zgłaszając swoje wątpliwości bez obawy przed odwetem.</w:t>
            </w:r>
          </w:p>
        </w:tc>
      </w:tr>
      <w:tr w:rsidR="00D02B95" w:rsidRPr="00AD189D" w14:paraId="2C9320F0" w14:textId="77777777" w:rsidTr="00040BCF">
        <w:tc>
          <w:tcPr>
            <w:tcW w:w="1353" w:type="dxa"/>
            <w:shd w:val="clear" w:color="auto" w:fill="C1E4F5"/>
            <w:tcMar>
              <w:top w:w="120" w:type="dxa"/>
              <w:left w:w="180" w:type="dxa"/>
              <w:bottom w:w="120" w:type="dxa"/>
              <w:right w:w="180" w:type="dxa"/>
            </w:tcMar>
            <w:hideMark/>
          </w:tcPr>
          <w:p w14:paraId="2342D2E0" w14:textId="77777777" w:rsidR="00F47217" w:rsidRPr="00DA305A" w:rsidRDefault="00F13992" w:rsidP="00F47217">
            <w:pPr>
              <w:spacing w:before="30" w:after="30"/>
              <w:ind w:left="30" w:right="30"/>
              <w:rPr>
                <w:rFonts w:ascii="Calibri" w:eastAsia="Times New Roman" w:hAnsi="Calibri" w:cs="Calibri"/>
                <w:sz w:val="16"/>
              </w:rPr>
            </w:pPr>
            <w:hyperlink r:id="rId52" w:tgtFrame="_blank" w:history="1">
              <w:r w:rsidRPr="00DA305A">
                <w:rPr>
                  <w:rFonts w:ascii="Calibri" w:eastAsia="Times New Roman" w:hAnsi="Calibri" w:cs="Calibri"/>
                  <w:color w:val="0000FF"/>
                  <w:sz w:val="16"/>
                  <w:u w:val="single"/>
                </w:rPr>
                <w:t>Screen 10</w:t>
              </w:r>
            </w:hyperlink>
            <w:r w:rsidRPr="00DA305A">
              <w:rPr>
                <w:rFonts w:ascii="Calibri" w:eastAsia="Times New Roman" w:hAnsi="Calibri" w:cs="Calibri"/>
                <w:sz w:val="16"/>
              </w:rPr>
              <w:t xml:space="preserve"> </w:t>
            </w:r>
          </w:p>
          <w:p w14:paraId="55A0B344" w14:textId="77777777" w:rsidR="00F47217" w:rsidRPr="00DA305A" w:rsidRDefault="00F13992" w:rsidP="00F47217">
            <w:pPr>
              <w:ind w:left="30" w:right="30"/>
              <w:rPr>
                <w:rFonts w:ascii="Calibri" w:eastAsia="Times New Roman" w:hAnsi="Calibri" w:cs="Calibri"/>
                <w:sz w:val="16"/>
              </w:rPr>
            </w:pPr>
            <w:hyperlink r:id="rId53" w:tgtFrame="_blank" w:history="1">
              <w:r w:rsidRPr="00DA305A">
                <w:rPr>
                  <w:rFonts w:ascii="Calibri" w:eastAsia="Times New Roman" w:hAnsi="Calibri" w:cs="Calibri"/>
                  <w:color w:val="0000FF"/>
                  <w:sz w:val="16"/>
                  <w:u w:val="single"/>
                </w:rPr>
                <w:t>22_C_11</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0A1405"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REPORTING CONCERNS</w:t>
            </w:r>
          </w:p>
          <w:p w14:paraId="4AAEAEE6"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ask questions when something isn’t clear or doesn’t feel right. We also speak up and report any possible violations of the Code.</w:t>
            </w:r>
          </w:p>
          <w:p w14:paraId="2A789867"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6F7B8201"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If you’re unsure about the right choice or action, talk to your manager or contact the Office of Ethics and Compliance.</w:t>
            </w:r>
          </w:p>
          <w:p w14:paraId="7037515A"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Managers and supervisors must lead by example and make sure employees understand and follow the Code. Leaders have a greater responsibility to communicate Abbott’s expectations and should reach out to the Office </w:t>
            </w:r>
            <w:r w:rsidRPr="00DA305A">
              <w:rPr>
                <w:rFonts w:ascii="Calibri" w:eastAsia="Times New Roman" w:hAnsi="Calibri" w:cs="Calibri"/>
              </w:rPr>
              <w:lastRenderedPageBreak/>
              <w:t>of Ethics and Compliance about any potential Code violations.</w:t>
            </w:r>
          </w:p>
          <w:p w14:paraId="1538E69B"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42F373FE"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Corrective actions may include discipline (up to and including termination) or legal action for:</w:t>
            </w:r>
          </w:p>
          <w:p w14:paraId="10B5AD25" w14:textId="77777777" w:rsidR="00F47217" w:rsidRPr="00DA305A" w:rsidRDefault="00F13992" w:rsidP="00040BCF">
            <w:pPr>
              <w:numPr>
                <w:ilvl w:val="0"/>
                <w:numId w:val="3"/>
              </w:numPr>
              <w:spacing w:before="100" w:beforeAutospacing="1" w:after="100" w:afterAutospacing="1"/>
              <w:ind w:left="750" w:right="30"/>
              <w:rPr>
                <w:rFonts w:ascii="Calibri" w:eastAsia="Times New Roman" w:hAnsi="Calibri" w:cs="Calibri"/>
              </w:rPr>
            </w:pPr>
            <w:r w:rsidRPr="00DA305A">
              <w:rPr>
                <w:rFonts w:ascii="Calibri" w:eastAsia="Times New Roman" w:hAnsi="Calibri" w:cs="Calibri"/>
              </w:rPr>
              <w:t>Authorizing or taking part in a violation;</w:t>
            </w:r>
          </w:p>
          <w:p w14:paraId="24C01E10" w14:textId="77777777" w:rsidR="00F47217" w:rsidRPr="00DA305A" w:rsidRDefault="00F13992" w:rsidP="00040BCF">
            <w:pPr>
              <w:numPr>
                <w:ilvl w:val="0"/>
                <w:numId w:val="3"/>
              </w:numPr>
              <w:spacing w:before="100" w:beforeAutospacing="1" w:after="100" w:afterAutospacing="1"/>
              <w:ind w:left="750" w:right="30"/>
              <w:rPr>
                <w:rFonts w:ascii="Calibri" w:eastAsia="Times New Roman" w:hAnsi="Calibri" w:cs="Calibri"/>
              </w:rPr>
            </w:pPr>
            <w:r w:rsidRPr="00DA305A">
              <w:rPr>
                <w:rFonts w:ascii="Calibri" w:eastAsia="Times New Roman" w:hAnsi="Calibri" w:cs="Calibri"/>
              </w:rPr>
              <w:t>Refusing to cooperate in an investigation;</w:t>
            </w:r>
          </w:p>
          <w:p w14:paraId="794E196F" w14:textId="77777777" w:rsidR="00F47217" w:rsidRPr="00DA305A" w:rsidRDefault="00F13992" w:rsidP="00040BCF">
            <w:pPr>
              <w:numPr>
                <w:ilvl w:val="0"/>
                <w:numId w:val="3"/>
              </w:numPr>
              <w:spacing w:before="100" w:beforeAutospacing="1" w:after="100" w:afterAutospacing="1"/>
              <w:ind w:left="750" w:right="30"/>
              <w:rPr>
                <w:rFonts w:ascii="Calibri" w:eastAsia="Times New Roman" w:hAnsi="Calibri" w:cs="Calibri"/>
              </w:rPr>
            </w:pPr>
            <w:r w:rsidRPr="00DA305A">
              <w:rPr>
                <w:rFonts w:ascii="Calibri" w:eastAsia="Times New Roman" w:hAnsi="Calibri" w:cs="Calibri"/>
              </w:rPr>
              <w:t>Failing to report a violation due to poor supervision;</w:t>
            </w:r>
          </w:p>
          <w:p w14:paraId="4432BE6C" w14:textId="77777777" w:rsidR="00F47217" w:rsidRPr="00DA305A" w:rsidRDefault="00F13992" w:rsidP="00040BCF">
            <w:pPr>
              <w:numPr>
                <w:ilvl w:val="0"/>
                <w:numId w:val="3"/>
              </w:numPr>
              <w:spacing w:before="100" w:beforeAutospacing="1" w:after="100" w:afterAutospacing="1"/>
              <w:ind w:left="750" w:right="30"/>
              <w:rPr>
                <w:rFonts w:ascii="Calibri" w:eastAsia="Times New Roman" w:hAnsi="Calibri" w:cs="Calibri"/>
              </w:rPr>
            </w:pPr>
            <w:r w:rsidRPr="00DA305A">
              <w:rPr>
                <w:rFonts w:ascii="Calibri" w:eastAsia="Times New Roman" w:hAnsi="Calibri" w:cs="Calibri"/>
              </w:rPr>
              <w:t>Making a false report;</w:t>
            </w:r>
          </w:p>
          <w:p w14:paraId="69BFFBE4" w14:textId="77777777" w:rsidR="00F47217" w:rsidRPr="00DA305A" w:rsidRDefault="00F13992" w:rsidP="00040BCF">
            <w:pPr>
              <w:numPr>
                <w:ilvl w:val="0"/>
                <w:numId w:val="3"/>
              </w:numPr>
              <w:spacing w:before="100" w:beforeAutospacing="1" w:after="100" w:afterAutospacing="1"/>
              <w:ind w:left="750" w:right="30"/>
              <w:rPr>
                <w:rFonts w:ascii="Calibri" w:eastAsia="Times New Roman" w:hAnsi="Calibri" w:cs="Calibri"/>
              </w:rPr>
            </w:pPr>
            <w:r w:rsidRPr="00DA305A">
              <w:rPr>
                <w:rFonts w:ascii="Calibri" w:eastAsia="Times New Roman" w:hAnsi="Calibri" w:cs="Calibri"/>
              </w:rPr>
              <w:t>Retaliating against someone who reported a concern in good faith.</w:t>
            </w:r>
          </w:p>
          <w:p w14:paraId="052F3EAF"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008485C9" w14:textId="77777777" w:rsidR="00310ED1" w:rsidRPr="00AD189D" w:rsidRDefault="00F13992" w:rsidP="00040BCF">
            <w:pPr>
              <w:spacing w:before="100" w:beforeAutospacing="1" w:after="100" w:afterAutospacing="1"/>
              <w:ind w:left="30" w:right="30"/>
              <w:rPr>
                <w:rFonts w:ascii="Calibri" w:eastAsia="Times New Roman" w:hAnsi="Calibri" w:cs="Calibri"/>
                <w:lang w:val="pl-PL"/>
                <w:rPrChange w:id="6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ZGŁASZANIE WĄTPLIWOŚCI</w:t>
            </w:r>
          </w:p>
          <w:p w14:paraId="770D2B0F" w14:textId="77777777" w:rsidR="00310ED1"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Zadajemy pytania, gdy coś jest niejasne lub wydaje się być nie w porządku. Zabieramy głos i zgłaszamy wszelkie możliwe naruszenia Kodeksu.</w:t>
            </w:r>
          </w:p>
          <w:p w14:paraId="4F39E3BF" w14:textId="77777777" w:rsidR="00310ED1"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Do naszych obowiązków należy zadawanie pytań, gdy kierunek działań jest niejasny, jak również zwracanie uwagi i zgłaszanie wszelkich podejrzeń co do nieetycznego postępowania w biznesie, naruszeń naszego Kodeksu lub łamania zasad polityk Abbott.</w:t>
            </w:r>
          </w:p>
          <w:p w14:paraId="7AE30128" w14:textId="77777777" w:rsidR="00310ED1"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Jeśli nie masz pewności co do właściwego wyboru lub działania, porozmawiaj ze swoim kierownikiem lub skontaktuj się z Biurem Etyki i Zgodności.</w:t>
            </w:r>
          </w:p>
          <w:p w14:paraId="71B05583" w14:textId="77777777" w:rsidR="00310ED1"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 xml:space="preserve">Kierownicy i przełożeni muszą dawać przykład swoimi działaniami oraz upewnić się, że pracownicy rozumieją i stosują Kodeks. Liderzy mają większą odpowiedzialność w </w:t>
            </w:r>
            <w:r w:rsidRPr="00DA305A">
              <w:rPr>
                <w:rFonts w:ascii="Calibri" w:eastAsia="Calibri" w:hAnsi="Calibri" w:cs="Calibri"/>
                <w:lang w:val="pl-PL"/>
              </w:rPr>
              <w:lastRenderedPageBreak/>
              <w:t>zakresie informowania o oczekiwaniach Abbott i powinni zgłaszać do Biura Etyki i Zgodności wszelkie potencjalne naruszenia Kodeksu.</w:t>
            </w:r>
          </w:p>
          <w:p w14:paraId="14CD77B5" w14:textId="77777777" w:rsidR="00310ED1"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Wszystkie zgłoszenia możliwych naruszeń Kodeksu są traktowane poważnie. Biuro Etyki i Zgodności zajmie się dalszymi działaniami, w tym dochodzeniem oraz działaniami naprawczymi w razie potrzeby. Nie należy prowadzić dochodzenia na własną rękę. Wszyscy muszą współpracować i zachować poufność dochodzenia.</w:t>
            </w:r>
          </w:p>
          <w:p w14:paraId="29760AA3" w14:textId="77777777" w:rsidR="00310ED1"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Środki naprawcze mogą obejmować postępowanie dyscyplinarne (w tym rozwiązanie umowy o pracę) lub postępowanie na drodze sądowej w następujących przypadkach:</w:t>
            </w:r>
          </w:p>
          <w:p w14:paraId="3082C550" w14:textId="77777777" w:rsidR="00310ED1" w:rsidRPr="00DA305A" w:rsidRDefault="00F13992" w:rsidP="00040BCF">
            <w:pPr>
              <w:numPr>
                <w:ilvl w:val="0"/>
                <w:numId w:val="3"/>
              </w:numPr>
              <w:spacing w:before="100" w:beforeAutospacing="1" w:after="100" w:afterAutospacing="1"/>
              <w:ind w:left="750" w:right="30"/>
              <w:rPr>
                <w:rFonts w:ascii="Calibri" w:eastAsia="Times New Roman" w:hAnsi="Calibri" w:cs="Calibri"/>
                <w:lang w:val="pl-PL"/>
              </w:rPr>
            </w:pPr>
            <w:r w:rsidRPr="00DA305A">
              <w:rPr>
                <w:rFonts w:ascii="Calibri" w:eastAsia="Calibri" w:hAnsi="Calibri" w:cs="Calibri"/>
                <w:lang w:val="pl-PL"/>
              </w:rPr>
              <w:t>Upoważnienie lub udział w dokonaniu naruszenia;</w:t>
            </w:r>
          </w:p>
          <w:p w14:paraId="23D86D73" w14:textId="77777777" w:rsidR="00310ED1" w:rsidRPr="00AD189D" w:rsidRDefault="00F13992" w:rsidP="00040BCF">
            <w:pPr>
              <w:numPr>
                <w:ilvl w:val="0"/>
                <w:numId w:val="3"/>
              </w:numPr>
              <w:spacing w:before="100" w:beforeAutospacing="1" w:after="100" w:afterAutospacing="1"/>
              <w:ind w:left="750" w:right="30"/>
              <w:rPr>
                <w:rFonts w:ascii="Calibri" w:eastAsia="Times New Roman" w:hAnsi="Calibri" w:cs="Calibri"/>
                <w:lang w:val="pl-PL"/>
                <w:rPrChange w:id="6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Odmowa współpracy w ramach dochodzenia;</w:t>
            </w:r>
          </w:p>
          <w:p w14:paraId="40EB9105" w14:textId="77777777" w:rsidR="00310ED1" w:rsidRPr="00AD189D" w:rsidRDefault="00F13992" w:rsidP="00040BCF">
            <w:pPr>
              <w:numPr>
                <w:ilvl w:val="0"/>
                <w:numId w:val="3"/>
              </w:numPr>
              <w:spacing w:before="100" w:beforeAutospacing="1" w:after="100" w:afterAutospacing="1"/>
              <w:ind w:left="750" w:right="30"/>
              <w:rPr>
                <w:rFonts w:ascii="Calibri" w:eastAsia="Times New Roman" w:hAnsi="Calibri" w:cs="Calibri"/>
                <w:lang w:val="pl-PL"/>
                <w:rPrChange w:id="6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Niezgłoszenie naruszenia z powodu nieodpowiedniego nadzoru;</w:t>
            </w:r>
          </w:p>
          <w:p w14:paraId="28274828" w14:textId="77777777" w:rsidR="00310ED1" w:rsidRPr="00DA305A" w:rsidRDefault="00F13992" w:rsidP="00040BCF">
            <w:pPr>
              <w:numPr>
                <w:ilvl w:val="0"/>
                <w:numId w:val="3"/>
              </w:numPr>
              <w:spacing w:before="100" w:beforeAutospacing="1" w:after="100" w:afterAutospacing="1"/>
              <w:ind w:left="750" w:right="30"/>
              <w:rPr>
                <w:rFonts w:ascii="Calibri" w:eastAsia="Times New Roman" w:hAnsi="Calibri" w:cs="Calibri"/>
              </w:rPr>
            </w:pPr>
            <w:r w:rsidRPr="00DA305A">
              <w:rPr>
                <w:rFonts w:ascii="Calibri" w:eastAsia="Calibri" w:hAnsi="Calibri" w:cs="Calibri"/>
                <w:lang w:val="pl-PL"/>
              </w:rPr>
              <w:t>Dokonanie fałszywego zgłoszenia;</w:t>
            </w:r>
          </w:p>
          <w:p w14:paraId="0607EA1F" w14:textId="77777777" w:rsidR="00310ED1" w:rsidRPr="00AD189D" w:rsidRDefault="00F13992" w:rsidP="00040BCF">
            <w:pPr>
              <w:numPr>
                <w:ilvl w:val="0"/>
                <w:numId w:val="3"/>
              </w:numPr>
              <w:spacing w:before="100" w:beforeAutospacing="1" w:after="100" w:afterAutospacing="1"/>
              <w:ind w:left="750" w:right="30"/>
              <w:rPr>
                <w:rFonts w:ascii="Calibri" w:eastAsia="Times New Roman" w:hAnsi="Calibri" w:cs="Calibri"/>
                <w:lang w:val="pl-PL"/>
                <w:rPrChange w:id="6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Odwet przeciwko osobie, która zgłosiła wątpliwość w dobrej wierze.</w:t>
            </w:r>
          </w:p>
          <w:p w14:paraId="78AD5497" w14:textId="77777777" w:rsidR="00F47217" w:rsidRPr="00AD189D" w:rsidRDefault="00F13992" w:rsidP="00040BCF">
            <w:pPr>
              <w:spacing w:before="100" w:beforeAutospacing="1" w:after="100" w:afterAutospacing="1"/>
              <w:ind w:left="30" w:right="30"/>
              <w:rPr>
                <w:rFonts w:ascii="Calibri" w:eastAsia="Times New Roman" w:hAnsi="Calibri" w:cs="Calibri"/>
                <w:lang w:val="pl-PL"/>
                <w:rPrChange w:id="6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Działania odwetowe są niedopuszczalne. Podejrzewane działania odwetowe należy zgłosić do Biura Etyki i Zgodności lub Działu HR.</w:t>
            </w:r>
          </w:p>
        </w:tc>
      </w:tr>
      <w:tr w:rsidR="00D02B95" w:rsidRPr="00AD189D" w14:paraId="75022311" w14:textId="77777777" w:rsidTr="00040BCF">
        <w:tc>
          <w:tcPr>
            <w:tcW w:w="1353" w:type="dxa"/>
            <w:shd w:val="clear" w:color="auto" w:fill="C1E4F5"/>
            <w:tcMar>
              <w:top w:w="120" w:type="dxa"/>
              <w:left w:w="180" w:type="dxa"/>
              <w:bottom w:w="120" w:type="dxa"/>
              <w:right w:w="180" w:type="dxa"/>
            </w:tcMar>
            <w:hideMark/>
          </w:tcPr>
          <w:p w14:paraId="2363693C" w14:textId="77777777" w:rsidR="00F47217" w:rsidRPr="00DA305A" w:rsidRDefault="00F13992" w:rsidP="00F47217">
            <w:pPr>
              <w:spacing w:before="30" w:after="30"/>
              <w:ind w:left="30" w:right="30"/>
              <w:rPr>
                <w:rFonts w:ascii="Calibri" w:eastAsia="Times New Roman" w:hAnsi="Calibri" w:cs="Calibri"/>
                <w:sz w:val="16"/>
              </w:rPr>
            </w:pPr>
            <w:hyperlink r:id="rId54" w:tgtFrame="_blank" w:history="1">
              <w:r w:rsidRPr="00DA305A">
                <w:rPr>
                  <w:rFonts w:ascii="Calibri" w:eastAsia="Times New Roman" w:hAnsi="Calibri" w:cs="Calibri"/>
                  <w:color w:val="0000FF"/>
                  <w:sz w:val="16"/>
                  <w:u w:val="single"/>
                </w:rPr>
                <w:t>Screen 10</w:t>
              </w:r>
            </w:hyperlink>
            <w:r w:rsidRPr="00DA305A">
              <w:rPr>
                <w:rFonts w:ascii="Calibri" w:eastAsia="Times New Roman" w:hAnsi="Calibri" w:cs="Calibri"/>
                <w:sz w:val="16"/>
              </w:rPr>
              <w:t xml:space="preserve"> </w:t>
            </w:r>
          </w:p>
          <w:p w14:paraId="37C8F8AA" w14:textId="77777777" w:rsidR="00F47217" w:rsidRPr="00DA305A" w:rsidRDefault="00F13992" w:rsidP="00F47217">
            <w:pPr>
              <w:ind w:left="30" w:right="30"/>
              <w:rPr>
                <w:rFonts w:ascii="Calibri" w:eastAsia="Times New Roman" w:hAnsi="Calibri" w:cs="Calibri"/>
                <w:sz w:val="16"/>
              </w:rPr>
            </w:pPr>
            <w:hyperlink r:id="rId55" w:tgtFrame="_blank" w:history="1">
              <w:r w:rsidRPr="00DA305A">
                <w:rPr>
                  <w:rFonts w:ascii="Calibri" w:eastAsia="Times New Roman" w:hAnsi="Calibri" w:cs="Calibri"/>
                  <w:color w:val="0000FF"/>
                  <w:sz w:val="16"/>
                  <w:u w:val="single"/>
                </w:rPr>
                <w:t>23_C_11</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F871BE"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EQUAL OPPORTUNITY</w:t>
            </w:r>
          </w:p>
          <w:p w14:paraId="5D3053A6"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lastRenderedPageBreak/>
              <w:t>We provide equal opportunities for all employees.</w:t>
            </w:r>
          </w:p>
          <w:p w14:paraId="2205E80A"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57A38E37"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Abbott prohibits discrimination based on race, </w:t>
            </w:r>
            <w:proofErr w:type="spellStart"/>
            <w:r w:rsidRPr="00DA305A">
              <w:rPr>
                <w:rFonts w:ascii="Calibri" w:eastAsia="Times New Roman" w:hAnsi="Calibri" w:cs="Calibri"/>
              </w:rPr>
              <w:t>color</w:t>
            </w:r>
            <w:proofErr w:type="spellEnd"/>
            <w:r w:rsidRPr="00DA305A">
              <w:rPr>
                <w:rFonts w:ascii="Calibri" w:eastAsia="Times New Roman" w:hAnsi="Calibri" w:cs="Calibri"/>
              </w:rPr>
              <w:t>, religion, age, sex, national origin, gender identity or expression, sexual orientation, disability, marital status, veteran or military status, genetics, citizenship status, or any other legally protected status.</w:t>
            </w:r>
          </w:p>
        </w:tc>
        <w:tc>
          <w:tcPr>
            <w:tcW w:w="6000" w:type="dxa"/>
          </w:tcPr>
          <w:p w14:paraId="3893B1DE" w14:textId="77777777" w:rsidR="000E3269" w:rsidRPr="00AD189D" w:rsidRDefault="00F13992" w:rsidP="00040BCF">
            <w:pPr>
              <w:spacing w:before="100" w:beforeAutospacing="1" w:after="100" w:afterAutospacing="1"/>
              <w:ind w:left="30" w:right="30"/>
              <w:rPr>
                <w:rFonts w:ascii="Calibri" w:eastAsia="Times New Roman" w:hAnsi="Calibri" w:cs="Calibri"/>
                <w:lang w:val="pl-PL"/>
                <w:rPrChange w:id="6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RÓWNE SZANSE</w:t>
            </w:r>
          </w:p>
          <w:p w14:paraId="151B5BFB" w14:textId="77777777" w:rsidR="000E3269" w:rsidRPr="00AD189D" w:rsidRDefault="00F13992" w:rsidP="00040BCF">
            <w:pPr>
              <w:spacing w:before="100" w:beforeAutospacing="1" w:after="100" w:afterAutospacing="1"/>
              <w:ind w:left="30" w:right="30"/>
              <w:rPr>
                <w:rFonts w:ascii="Calibri" w:eastAsia="Times New Roman" w:hAnsi="Calibri" w:cs="Calibri"/>
                <w:lang w:val="pl-PL"/>
                <w:rPrChange w:id="7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Zapewniamy równe szanse wszystkim pracownikom.</w:t>
            </w:r>
          </w:p>
          <w:p w14:paraId="55A466DA" w14:textId="77777777" w:rsidR="000E3269"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Nasze decyzje o zatrudnieniu opieramy na potrzebach biznesowych, umiejętnościach, doświadczeniu i odpowiednich wynikach w pracy. Wszelkiego rodzaju dyskryminacja nie będzie tolerowana. Przestrzegamy wszelkich przepisów prawa, które regulują nasze relacje z pracownikami na całym świecie.</w:t>
            </w:r>
          </w:p>
          <w:p w14:paraId="1F0A9BA7" w14:textId="77777777" w:rsidR="00F47217"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Firma Abbott zakazuje dyskryminacji na podstawie rasy, koloru skóry, religii, wieku, płci, pochodzenia narodowego, tożsamości płciowej lub jej wyrażania, orientacji seksualnej, niepełnosprawności, stanu cywilnego, statusu weterana lub wojskowego, genetyki lub obywatelstwa, bądź jakiegokolwiek innego chronionego prawem statusu.</w:t>
            </w:r>
          </w:p>
        </w:tc>
      </w:tr>
      <w:tr w:rsidR="00D02B95" w:rsidRPr="00AD189D" w14:paraId="30020924" w14:textId="77777777" w:rsidTr="00040BCF">
        <w:tc>
          <w:tcPr>
            <w:tcW w:w="1353" w:type="dxa"/>
            <w:shd w:val="clear" w:color="auto" w:fill="C1E4F5"/>
            <w:tcMar>
              <w:top w:w="120" w:type="dxa"/>
              <w:left w:w="180" w:type="dxa"/>
              <w:bottom w:w="120" w:type="dxa"/>
              <w:right w:w="180" w:type="dxa"/>
            </w:tcMar>
            <w:hideMark/>
          </w:tcPr>
          <w:p w14:paraId="6E08355D" w14:textId="77777777" w:rsidR="00F47217" w:rsidRPr="00DA305A" w:rsidRDefault="00F13992" w:rsidP="00F47217">
            <w:pPr>
              <w:spacing w:before="30" w:after="30"/>
              <w:ind w:left="30" w:right="30"/>
              <w:rPr>
                <w:rFonts w:ascii="Calibri" w:eastAsia="Times New Roman" w:hAnsi="Calibri" w:cs="Calibri"/>
                <w:sz w:val="16"/>
              </w:rPr>
            </w:pPr>
            <w:hyperlink r:id="rId56" w:tgtFrame="_blank" w:history="1">
              <w:r w:rsidRPr="00DA305A">
                <w:rPr>
                  <w:rFonts w:ascii="Calibri" w:eastAsia="Times New Roman" w:hAnsi="Calibri" w:cs="Calibri"/>
                  <w:color w:val="0000FF"/>
                  <w:sz w:val="16"/>
                  <w:u w:val="single"/>
                </w:rPr>
                <w:t>Screen 10</w:t>
              </w:r>
            </w:hyperlink>
            <w:r w:rsidRPr="00DA305A">
              <w:rPr>
                <w:rFonts w:ascii="Calibri" w:eastAsia="Times New Roman" w:hAnsi="Calibri" w:cs="Calibri"/>
                <w:sz w:val="16"/>
              </w:rPr>
              <w:t xml:space="preserve"> </w:t>
            </w:r>
          </w:p>
          <w:p w14:paraId="4BF42A18" w14:textId="77777777" w:rsidR="00F47217" w:rsidRPr="00DA305A" w:rsidRDefault="00F13992" w:rsidP="00F47217">
            <w:pPr>
              <w:ind w:left="30" w:right="30"/>
              <w:rPr>
                <w:rFonts w:ascii="Calibri" w:eastAsia="Times New Roman" w:hAnsi="Calibri" w:cs="Calibri"/>
                <w:sz w:val="16"/>
              </w:rPr>
            </w:pPr>
            <w:hyperlink r:id="rId57" w:tgtFrame="_blank" w:history="1">
              <w:r w:rsidRPr="00DA305A">
                <w:rPr>
                  <w:rFonts w:ascii="Calibri" w:eastAsia="Times New Roman" w:hAnsi="Calibri" w:cs="Calibri"/>
                  <w:color w:val="0000FF"/>
                  <w:sz w:val="16"/>
                  <w:u w:val="single"/>
                </w:rPr>
                <w:t>24_C_11</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FFB78D"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FAIR TREATMENT</w:t>
            </w:r>
          </w:p>
          <w:p w14:paraId="1D319E73"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foster a respectful, inclusive, and safe workplace.</w:t>
            </w:r>
          </w:p>
          <w:p w14:paraId="13986FEE"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work to ensure everyone feels welcome, supported, and empowered.</w:t>
            </w:r>
          </w:p>
          <w:p w14:paraId="5A0AC23E"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Abbott promotes a healthy, harassment-free environment and values employee input to strengthen diversity and inclusion.</w:t>
            </w:r>
          </w:p>
          <w:p w14:paraId="69CABAFC"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2174360F" w14:textId="77777777" w:rsidR="00AC0538" w:rsidRPr="00AD189D" w:rsidRDefault="00F13992" w:rsidP="00040BCF">
            <w:pPr>
              <w:spacing w:before="100" w:beforeAutospacing="1" w:after="100" w:afterAutospacing="1"/>
              <w:ind w:left="30" w:right="30"/>
              <w:rPr>
                <w:rFonts w:ascii="Calibri" w:eastAsia="Times New Roman" w:hAnsi="Calibri" w:cs="Calibri"/>
                <w:lang w:val="pl-PL"/>
                <w:rPrChange w:id="7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BEZSTRONNE TRAKTOWANIE</w:t>
            </w:r>
          </w:p>
          <w:p w14:paraId="024A8F21" w14:textId="77777777" w:rsidR="00AC0538" w:rsidRPr="00AD189D" w:rsidRDefault="00F13992" w:rsidP="00040BCF">
            <w:pPr>
              <w:spacing w:before="100" w:beforeAutospacing="1" w:after="100" w:afterAutospacing="1"/>
              <w:ind w:left="30" w:right="30"/>
              <w:rPr>
                <w:rFonts w:ascii="Calibri" w:eastAsia="Times New Roman" w:hAnsi="Calibri" w:cs="Calibri"/>
                <w:lang w:val="pl-PL"/>
                <w:rPrChange w:id="7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 xml:space="preserve">Wspieramy pełne szacunku, </w:t>
            </w:r>
            <w:proofErr w:type="spellStart"/>
            <w:r w:rsidRPr="00DA305A">
              <w:rPr>
                <w:rFonts w:ascii="Calibri" w:eastAsia="Calibri" w:hAnsi="Calibri" w:cs="Calibri"/>
                <w:lang w:val="pl-PL"/>
              </w:rPr>
              <w:t>inkluzywne</w:t>
            </w:r>
            <w:proofErr w:type="spellEnd"/>
            <w:r w:rsidRPr="00DA305A">
              <w:rPr>
                <w:rFonts w:ascii="Calibri" w:eastAsia="Calibri" w:hAnsi="Calibri" w:cs="Calibri"/>
                <w:lang w:val="pl-PL"/>
              </w:rPr>
              <w:t xml:space="preserve"> i bezpieczne miejsce pracy.</w:t>
            </w:r>
          </w:p>
          <w:p w14:paraId="0161A8E1" w14:textId="77777777" w:rsidR="00AC0538" w:rsidRPr="00AD189D" w:rsidRDefault="00F13992" w:rsidP="00040BCF">
            <w:pPr>
              <w:spacing w:before="100" w:beforeAutospacing="1" w:after="100" w:afterAutospacing="1"/>
              <w:ind w:left="30" w:right="30"/>
              <w:rPr>
                <w:rFonts w:ascii="Calibri" w:eastAsia="Times New Roman" w:hAnsi="Calibri" w:cs="Calibri"/>
                <w:lang w:val="pl-PL"/>
                <w:rPrChange w:id="7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Staramy się zapewnić, aby każda osoba czuła się mile widziana, wspierana oraz inspirowana do osiągania sukcesów.</w:t>
            </w:r>
          </w:p>
          <w:p w14:paraId="1A986296" w14:textId="77777777" w:rsidR="00AC0538" w:rsidRPr="00AD189D" w:rsidRDefault="00F13992" w:rsidP="00040BCF">
            <w:pPr>
              <w:spacing w:before="100" w:beforeAutospacing="1" w:after="100" w:afterAutospacing="1"/>
              <w:ind w:left="30" w:right="30"/>
              <w:rPr>
                <w:rFonts w:ascii="Calibri" w:eastAsia="Times New Roman" w:hAnsi="Calibri" w:cs="Calibri"/>
                <w:lang w:val="pl-PL"/>
                <w:rPrChange w:id="7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 xml:space="preserve">Firma Abbott promuje zdrowe środowisko pracy, w którym nie ma miejsca na nękanie, i ceni wkład pracowników we wzmacnianie różnorodności oraz </w:t>
            </w:r>
            <w:proofErr w:type="spellStart"/>
            <w:r w:rsidRPr="00DA305A">
              <w:rPr>
                <w:rFonts w:ascii="Calibri" w:eastAsia="Calibri" w:hAnsi="Calibri" w:cs="Calibri"/>
                <w:lang w:val="pl-PL"/>
              </w:rPr>
              <w:t>inkluzywności</w:t>
            </w:r>
            <w:proofErr w:type="spellEnd"/>
            <w:r w:rsidRPr="00DA305A">
              <w:rPr>
                <w:rFonts w:ascii="Calibri" w:eastAsia="Calibri" w:hAnsi="Calibri" w:cs="Calibri"/>
                <w:lang w:val="pl-PL"/>
              </w:rPr>
              <w:t>.</w:t>
            </w:r>
          </w:p>
          <w:p w14:paraId="630ACA5C" w14:textId="77777777" w:rsidR="00F47217" w:rsidRPr="00AD189D" w:rsidRDefault="00F13992" w:rsidP="00040BCF">
            <w:pPr>
              <w:spacing w:before="100" w:beforeAutospacing="1" w:after="100" w:afterAutospacing="1"/>
              <w:ind w:left="30" w:right="30"/>
              <w:rPr>
                <w:rFonts w:ascii="Calibri" w:eastAsia="Times New Roman" w:hAnsi="Calibri" w:cs="Calibri"/>
                <w:lang w:val="pl-PL"/>
                <w:rPrChange w:id="7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Traktujemy wszystkim z szacunkiem i godnością, budując zaufanie poprzez bezstronność i uczciwość — nigdy poprzez manipulację, wprowadzanie w błąd czy brak przejrzystości.</w:t>
            </w:r>
          </w:p>
        </w:tc>
      </w:tr>
      <w:tr w:rsidR="00D02B95" w:rsidRPr="00AD189D" w14:paraId="126DCDA6" w14:textId="77777777" w:rsidTr="00040BCF">
        <w:tc>
          <w:tcPr>
            <w:tcW w:w="1353" w:type="dxa"/>
            <w:shd w:val="clear" w:color="auto" w:fill="C1E4F5"/>
            <w:tcMar>
              <w:top w:w="120" w:type="dxa"/>
              <w:left w:w="180" w:type="dxa"/>
              <w:bottom w:w="120" w:type="dxa"/>
              <w:right w:w="180" w:type="dxa"/>
            </w:tcMar>
            <w:hideMark/>
          </w:tcPr>
          <w:p w14:paraId="59256E56" w14:textId="77777777" w:rsidR="00F47217" w:rsidRPr="00DA305A" w:rsidRDefault="00F13992" w:rsidP="00F47217">
            <w:pPr>
              <w:spacing w:before="30" w:after="30"/>
              <w:ind w:left="30" w:right="30"/>
              <w:rPr>
                <w:rFonts w:ascii="Calibri" w:eastAsia="Times New Roman" w:hAnsi="Calibri" w:cs="Calibri"/>
                <w:sz w:val="16"/>
              </w:rPr>
            </w:pPr>
            <w:hyperlink r:id="rId58" w:tgtFrame="_blank" w:history="1">
              <w:r w:rsidRPr="00DA305A">
                <w:rPr>
                  <w:rFonts w:ascii="Calibri" w:eastAsia="Times New Roman" w:hAnsi="Calibri" w:cs="Calibri"/>
                  <w:color w:val="0000FF"/>
                  <w:sz w:val="16"/>
                  <w:u w:val="single"/>
                </w:rPr>
                <w:t>Screen 10</w:t>
              </w:r>
            </w:hyperlink>
            <w:r w:rsidRPr="00DA305A">
              <w:rPr>
                <w:rFonts w:ascii="Calibri" w:eastAsia="Times New Roman" w:hAnsi="Calibri" w:cs="Calibri"/>
                <w:sz w:val="16"/>
              </w:rPr>
              <w:t xml:space="preserve"> </w:t>
            </w:r>
          </w:p>
          <w:p w14:paraId="0C06C54B" w14:textId="77777777" w:rsidR="00F47217" w:rsidRPr="00DA305A" w:rsidRDefault="00F13992" w:rsidP="00F47217">
            <w:pPr>
              <w:ind w:left="30" w:right="30"/>
              <w:rPr>
                <w:rFonts w:ascii="Calibri" w:eastAsia="Times New Roman" w:hAnsi="Calibri" w:cs="Calibri"/>
                <w:sz w:val="16"/>
              </w:rPr>
            </w:pPr>
            <w:hyperlink r:id="rId59" w:tgtFrame="_blank" w:history="1">
              <w:r w:rsidRPr="00DA305A">
                <w:rPr>
                  <w:rFonts w:ascii="Calibri" w:eastAsia="Times New Roman" w:hAnsi="Calibri" w:cs="Calibri"/>
                  <w:color w:val="0000FF"/>
                  <w:sz w:val="16"/>
                  <w:u w:val="single"/>
                </w:rPr>
                <w:t>25_C_11</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CB7EDF"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WORK ENVIRONMENT</w:t>
            </w:r>
          </w:p>
          <w:p w14:paraId="6BCF2CCA"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prioritize safety and fair working conditions.</w:t>
            </w:r>
          </w:p>
          <w:p w14:paraId="05F64449" w14:textId="77777777" w:rsidR="00F472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DA305A">
              <w:rPr>
                <w:rFonts w:ascii="Calibri" w:eastAsia="Times New Roman" w:hAnsi="Calibri" w:cs="Calibri"/>
              </w:rPr>
              <w:t>labor</w:t>
            </w:r>
            <w:proofErr w:type="spellEnd"/>
            <w:r w:rsidRPr="00DA305A">
              <w:rPr>
                <w:rFonts w:ascii="Calibri" w:eastAsia="Times New Roman" w:hAnsi="Calibri" w:cs="Calibri"/>
              </w:rPr>
              <w:t xml:space="preserve"> practices and any form of cruel or inhumane treatment in our business activities worldwide.</w:t>
            </w:r>
          </w:p>
        </w:tc>
        <w:tc>
          <w:tcPr>
            <w:tcW w:w="6000" w:type="dxa"/>
          </w:tcPr>
          <w:p w14:paraId="53A66495" w14:textId="77777777" w:rsidR="00D319D3" w:rsidRPr="00AD189D" w:rsidRDefault="00F13992" w:rsidP="00040BCF">
            <w:pPr>
              <w:spacing w:before="100" w:beforeAutospacing="1" w:after="100" w:afterAutospacing="1"/>
              <w:ind w:left="30" w:right="30"/>
              <w:rPr>
                <w:rFonts w:ascii="Calibri" w:eastAsia="Times New Roman" w:hAnsi="Calibri" w:cs="Calibri"/>
                <w:lang w:val="pl-PL"/>
                <w:rPrChange w:id="7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ŚRODOWISKO PRACY</w:t>
            </w:r>
          </w:p>
          <w:p w14:paraId="316D8D95" w14:textId="77777777" w:rsidR="00D319D3" w:rsidRPr="00AD189D" w:rsidRDefault="00F13992" w:rsidP="00040BCF">
            <w:pPr>
              <w:spacing w:before="100" w:beforeAutospacing="1" w:after="100" w:afterAutospacing="1"/>
              <w:ind w:left="30" w:right="30"/>
              <w:rPr>
                <w:rFonts w:ascii="Calibri" w:eastAsia="Times New Roman" w:hAnsi="Calibri" w:cs="Calibri"/>
                <w:lang w:val="pl-PL"/>
                <w:rPrChange w:id="7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Stawiamy bezpieczeństwo oraz uczciwe warunki pracy na pierwszym miejscu.</w:t>
            </w:r>
          </w:p>
          <w:p w14:paraId="52DD64B8" w14:textId="77777777" w:rsidR="00F47217"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Wypadki lub niebezpieczne sytuacje należy niezwłocznie zgłaszać kierownictwu. Firma Abbott podejmuje również środki mające na celu zapobieganie i zakazanie pracy w nielegalnych i niewłaściwych warunkach oraz okrutnego lub nieludzkiego traktowania w związku z naszą działalnością biznesową na całym świecie.</w:t>
            </w:r>
          </w:p>
        </w:tc>
      </w:tr>
      <w:tr w:rsidR="00D02B95" w:rsidRPr="00AD189D" w14:paraId="58567CEF" w14:textId="77777777" w:rsidTr="00040BCF">
        <w:tc>
          <w:tcPr>
            <w:tcW w:w="1353" w:type="dxa"/>
            <w:shd w:val="clear" w:color="auto" w:fill="C1E4F5"/>
            <w:tcMar>
              <w:top w:w="120" w:type="dxa"/>
              <w:left w:w="180" w:type="dxa"/>
              <w:bottom w:w="120" w:type="dxa"/>
              <w:right w:w="180" w:type="dxa"/>
            </w:tcMar>
            <w:hideMark/>
          </w:tcPr>
          <w:p w14:paraId="197714E0" w14:textId="77777777" w:rsidR="00B71E05" w:rsidRPr="00DA305A" w:rsidRDefault="00F13992" w:rsidP="00B71E05">
            <w:pPr>
              <w:spacing w:before="30" w:after="30"/>
              <w:ind w:left="30" w:right="30"/>
              <w:rPr>
                <w:rFonts w:ascii="Calibri" w:eastAsia="Times New Roman" w:hAnsi="Calibri" w:cs="Calibri"/>
                <w:sz w:val="16"/>
              </w:rPr>
            </w:pPr>
            <w:hyperlink r:id="rId60" w:tgtFrame="_blank" w:history="1">
              <w:r w:rsidRPr="00DA305A">
                <w:rPr>
                  <w:rFonts w:ascii="Calibri" w:eastAsia="Times New Roman" w:hAnsi="Calibri" w:cs="Calibri"/>
                  <w:color w:val="0000FF"/>
                  <w:sz w:val="16"/>
                  <w:u w:val="single"/>
                </w:rPr>
                <w:t>Screen 11</w:t>
              </w:r>
            </w:hyperlink>
            <w:r w:rsidRPr="00DA305A">
              <w:rPr>
                <w:rFonts w:ascii="Calibri" w:eastAsia="Times New Roman" w:hAnsi="Calibri" w:cs="Calibri"/>
                <w:sz w:val="16"/>
              </w:rPr>
              <w:t xml:space="preserve"> </w:t>
            </w:r>
          </w:p>
          <w:p w14:paraId="0868985D" w14:textId="77777777" w:rsidR="00B71E05" w:rsidRPr="00DA305A" w:rsidRDefault="00F13992" w:rsidP="00B71E05">
            <w:pPr>
              <w:ind w:left="30" w:right="30"/>
              <w:rPr>
                <w:rFonts w:ascii="Calibri" w:eastAsia="Times New Roman" w:hAnsi="Calibri" w:cs="Calibri"/>
                <w:sz w:val="16"/>
              </w:rPr>
            </w:pPr>
            <w:hyperlink r:id="rId61" w:tgtFrame="_blank" w:history="1">
              <w:r w:rsidRPr="00DA305A">
                <w:rPr>
                  <w:rFonts w:ascii="Calibri" w:eastAsia="Times New Roman" w:hAnsi="Calibri" w:cs="Calibri"/>
                  <w:color w:val="0000FF"/>
                  <w:sz w:val="16"/>
                  <w:u w:val="single"/>
                </w:rPr>
                <w:t>26_C_12</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A9EA19" w14:textId="77777777" w:rsidR="00B71E0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You must view all content before moving forward.</w:t>
            </w:r>
          </w:p>
          <w:p w14:paraId="24869168" w14:textId="77777777" w:rsidR="00B71E0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At Abbott, we build trust through community, environment, and engagement.</w:t>
            </w:r>
          </w:p>
          <w:p w14:paraId="598511D4" w14:textId="77777777" w:rsidR="00B71E0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strive to give back to the communities where we operate and make a positive, lasting impact on people’s lives.</w:t>
            </w:r>
          </w:p>
          <w:p w14:paraId="6109E40E" w14:textId="77777777" w:rsidR="00B71E0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Abbott works to minimize its environmental footprint by reducing energy use and conserving natural resources.</w:t>
            </w:r>
          </w:p>
          <w:p w14:paraId="537ED875" w14:textId="77777777" w:rsidR="00B71E0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lastRenderedPageBreak/>
              <w:t>We also support appropriate political engagement and encourage community involvement across our global operations.</w:t>
            </w:r>
          </w:p>
          <w:p w14:paraId="4442E582" w14:textId="77777777" w:rsidR="00B71E0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Community Involvement</w:t>
            </w:r>
          </w:p>
          <w:p w14:paraId="556B805F" w14:textId="77777777" w:rsidR="00B71E0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Environmental Responsibility</w:t>
            </w:r>
          </w:p>
          <w:p w14:paraId="182895AE" w14:textId="77777777" w:rsidR="00B71E0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Political Contributions</w:t>
            </w:r>
          </w:p>
          <w:p w14:paraId="6802ED87" w14:textId="77777777" w:rsidR="00B71E0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Click each of the icons to learn more.</w:t>
            </w:r>
          </w:p>
        </w:tc>
        <w:tc>
          <w:tcPr>
            <w:tcW w:w="6000" w:type="dxa"/>
          </w:tcPr>
          <w:p w14:paraId="535F5285" w14:textId="77777777" w:rsidR="00B71E05" w:rsidRPr="00AD189D" w:rsidRDefault="00F13992" w:rsidP="00040BCF">
            <w:pPr>
              <w:spacing w:before="100" w:beforeAutospacing="1" w:after="100" w:afterAutospacing="1"/>
              <w:ind w:left="30" w:right="30"/>
              <w:rPr>
                <w:rFonts w:ascii="Calibri" w:eastAsia="Times New Roman" w:hAnsi="Calibri" w:cs="Calibri"/>
                <w:lang w:val="pl-PL"/>
                <w:rPrChange w:id="7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Zanim przejdziesz dalej, musisz zapoznać się ze wszystkimi treściami.</w:t>
            </w:r>
          </w:p>
          <w:p w14:paraId="0AEDA989" w14:textId="77777777" w:rsidR="00B71E05" w:rsidRPr="00AD189D" w:rsidRDefault="00F13992" w:rsidP="00040BCF">
            <w:pPr>
              <w:spacing w:before="100" w:beforeAutospacing="1" w:after="100" w:afterAutospacing="1"/>
              <w:ind w:left="30" w:right="30"/>
              <w:rPr>
                <w:rFonts w:ascii="Calibri" w:eastAsia="Times New Roman" w:hAnsi="Calibri" w:cs="Calibri"/>
                <w:lang w:val="pl-PL"/>
                <w:rPrChange w:id="7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W firmie Abbott budujemy zaufanie poprzez społeczność, środowisko i zaangażowanie.</w:t>
            </w:r>
          </w:p>
          <w:p w14:paraId="5A8DB1DA" w14:textId="77777777" w:rsidR="00B71E05" w:rsidRPr="00AD189D" w:rsidRDefault="00F13992" w:rsidP="00040BCF">
            <w:pPr>
              <w:spacing w:before="100" w:beforeAutospacing="1" w:after="100" w:afterAutospacing="1"/>
              <w:ind w:left="30" w:right="30"/>
              <w:rPr>
                <w:rFonts w:ascii="Calibri" w:eastAsia="Times New Roman" w:hAnsi="Calibri" w:cs="Calibri"/>
                <w:lang w:val="pl-PL"/>
                <w:rPrChange w:id="8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Dążymy do wspierania społeczności, w których działamy, oraz wywierania pozytywnego i trwałego wpływu na życie ludzi.</w:t>
            </w:r>
          </w:p>
          <w:p w14:paraId="08ECE42C" w14:textId="77777777" w:rsidR="00B71E05" w:rsidRPr="00AD189D" w:rsidRDefault="00F13992" w:rsidP="00040BCF">
            <w:pPr>
              <w:spacing w:before="100" w:beforeAutospacing="1" w:after="100" w:afterAutospacing="1"/>
              <w:ind w:left="30" w:right="30"/>
              <w:rPr>
                <w:rFonts w:ascii="Calibri" w:eastAsia="Times New Roman" w:hAnsi="Calibri" w:cs="Calibri"/>
                <w:lang w:val="pl-PL"/>
                <w:rPrChange w:id="8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Abbott działa na rzecz ograniczenia swojego śladu środowiskowego poprzez obniżenie wykorzystywania energii oraz ochronę zasobów naturalnych.</w:t>
            </w:r>
          </w:p>
          <w:p w14:paraId="02FA15A6" w14:textId="77777777" w:rsidR="00B71E05" w:rsidRPr="00AD189D" w:rsidRDefault="00F13992" w:rsidP="00040BCF">
            <w:pPr>
              <w:spacing w:before="100" w:beforeAutospacing="1" w:after="100" w:afterAutospacing="1"/>
              <w:ind w:left="30" w:right="30"/>
              <w:rPr>
                <w:rFonts w:ascii="Calibri" w:eastAsia="Times New Roman" w:hAnsi="Calibri" w:cs="Calibri"/>
                <w:lang w:val="pl-PL"/>
                <w:rPrChange w:id="8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Wspieramy również odpowiednie zaangażowanie polityczne i zachęcamy do działań na rzecz społeczności lokalnych w naszych oddziałach na całym świecie.</w:t>
            </w:r>
          </w:p>
          <w:p w14:paraId="4F1D347B" w14:textId="77777777" w:rsidR="00B71E05" w:rsidRPr="00AD189D" w:rsidRDefault="00F13992" w:rsidP="00040BCF">
            <w:pPr>
              <w:spacing w:before="100" w:beforeAutospacing="1" w:after="100" w:afterAutospacing="1"/>
              <w:ind w:left="30" w:right="30"/>
              <w:rPr>
                <w:rFonts w:ascii="Calibri" w:eastAsia="Times New Roman" w:hAnsi="Calibri" w:cs="Calibri"/>
                <w:lang w:val="pl-PL"/>
                <w:rPrChange w:id="8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Zaangażowanie społeczności</w:t>
            </w:r>
          </w:p>
          <w:p w14:paraId="2E732ED9" w14:textId="77777777" w:rsidR="00B71E05" w:rsidRPr="00AD189D" w:rsidRDefault="00F13992" w:rsidP="00040BCF">
            <w:pPr>
              <w:spacing w:before="100" w:beforeAutospacing="1" w:after="100" w:afterAutospacing="1"/>
              <w:ind w:left="30" w:right="30"/>
              <w:rPr>
                <w:rFonts w:ascii="Calibri" w:eastAsia="Times New Roman" w:hAnsi="Calibri" w:cs="Calibri"/>
                <w:lang w:val="pl-PL"/>
                <w:rPrChange w:id="8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Odpowiedzialność środowiskowa</w:t>
            </w:r>
          </w:p>
          <w:p w14:paraId="13D91559" w14:textId="77777777" w:rsidR="00B71E05" w:rsidRPr="00AD189D" w:rsidRDefault="00F13992" w:rsidP="00040BCF">
            <w:pPr>
              <w:spacing w:before="100" w:beforeAutospacing="1" w:after="100" w:afterAutospacing="1"/>
              <w:ind w:left="30" w:right="30"/>
              <w:rPr>
                <w:rFonts w:ascii="Calibri" w:eastAsia="Times New Roman" w:hAnsi="Calibri" w:cs="Calibri"/>
                <w:lang w:val="pl-PL"/>
                <w:rPrChange w:id="8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Wkład polityczny</w:t>
            </w:r>
          </w:p>
          <w:p w14:paraId="0A14BAFF" w14:textId="77777777" w:rsidR="00B71E05" w:rsidRPr="00AD189D" w:rsidRDefault="00F13992" w:rsidP="00040BCF">
            <w:pPr>
              <w:spacing w:before="100" w:beforeAutospacing="1" w:after="100" w:afterAutospacing="1"/>
              <w:ind w:left="30" w:right="30"/>
              <w:rPr>
                <w:rFonts w:ascii="Calibri" w:eastAsia="Times New Roman" w:hAnsi="Calibri" w:cs="Calibri"/>
                <w:lang w:val="pl-PL"/>
                <w:rPrChange w:id="8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Kliknij każdą ikonkę, aby dowiedzieć się więcej.</w:t>
            </w:r>
          </w:p>
        </w:tc>
      </w:tr>
      <w:tr w:rsidR="00D02B95" w:rsidRPr="00AD189D" w14:paraId="728474D8" w14:textId="77777777" w:rsidTr="00040BCF">
        <w:tc>
          <w:tcPr>
            <w:tcW w:w="1353" w:type="dxa"/>
            <w:shd w:val="clear" w:color="auto" w:fill="C1E4F5"/>
            <w:tcMar>
              <w:top w:w="120" w:type="dxa"/>
              <w:left w:w="180" w:type="dxa"/>
              <w:bottom w:w="120" w:type="dxa"/>
              <w:right w:w="180" w:type="dxa"/>
            </w:tcMar>
            <w:hideMark/>
          </w:tcPr>
          <w:p w14:paraId="0903D4CA" w14:textId="77777777" w:rsidR="00671917" w:rsidRPr="00DA305A" w:rsidRDefault="00F13992" w:rsidP="00671917">
            <w:pPr>
              <w:spacing w:before="30" w:after="30"/>
              <w:ind w:left="30" w:right="30"/>
              <w:rPr>
                <w:rFonts w:ascii="Calibri" w:eastAsia="Times New Roman" w:hAnsi="Calibri" w:cs="Calibri"/>
                <w:sz w:val="16"/>
              </w:rPr>
            </w:pPr>
            <w:hyperlink r:id="rId62" w:tgtFrame="_blank" w:history="1">
              <w:r w:rsidRPr="00DA305A">
                <w:rPr>
                  <w:rFonts w:ascii="Calibri" w:eastAsia="Times New Roman" w:hAnsi="Calibri" w:cs="Calibri"/>
                  <w:color w:val="0000FF"/>
                  <w:sz w:val="16"/>
                  <w:u w:val="single"/>
                </w:rPr>
                <w:t>Screen 11</w:t>
              </w:r>
            </w:hyperlink>
            <w:r w:rsidRPr="00DA305A">
              <w:rPr>
                <w:rFonts w:ascii="Calibri" w:eastAsia="Times New Roman" w:hAnsi="Calibri" w:cs="Calibri"/>
                <w:sz w:val="16"/>
              </w:rPr>
              <w:t xml:space="preserve"> </w:t>
            </w:r>
          </w:p>
          <w:p w14:paraId="7306F570" w14:textId="77777777" w:rsidR="00671917" w:rsidRPr="00DA305A" w:rsidRDefault="00F13992" w:rsidP="00671917">
            <w:pPr>
              <w:ind w:left="30" w:right="30"/>
              <w:rPr>
                <w:rFonts w:ascii="Calibri" w:eastAsia="Times New Roman" w:hAnsi="Calibri" w:cs="Calibri"/>
                <w:sz w:val="16"/>
              </w:rPr>
            </w:pPr>
            <w:hyperlink r:id="rId63" w:tgtFrame="_blank" w:history="1">
              <w:r w:rsidRPr="00DA305A">
                <w:rPr>
                  <w:rFonts w:ascii="Calibri" w:eastAsia="Times New Roman" w:hAnsi="Calibri" w:cs="Calibri"/>
                  <w:color w:val="0000FF"/>
                  <w:sz w:val="16"/>
                  <w:u w:val="single"/>
                </w:rPr>
                <w:t>27_C_12</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02C265" w14:textId="77777777" w:rsidR="006719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COMMUNITY INVOLVEMENT</w:t>
            </w:r>
          </w:p>
          <w:p w14:paraId="1DE88E83" w14:textId="77777777" w:rsidR="006719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support community well-being.</w:t>
            </w:r>
          </w:p>
          <w:p w14:paraId="7DAFE7C4" w14:textId="77777777" w:rsidR="006719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605B4289" w14:textId="77777777" w:rsidR="00671917"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2814772F" w14:textId="77777777" w:rsidR="00671917" w:rsidRPr="00AD189D" w:rsidRDefault="00F13992" w:rsidP="00040BCF">
            <w:pPr>
              <w:spacing w:before="100" w:beforeAutospacing="1" w:after="100" w:afterAutospacing="1"/>
              <w:ind w:left="30" w:right="30"/>
              <w:rPr>
                <w:rFonts w:ascii="Calibri" w:eastAsia="Times New Roman" w:hAnsi="Calibri" w:cs="Calibri"/>
                <w:lang w:val="pl-PL"/>
                <w:rPrChange w:id="8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ZAANGAŻOWANIE SPOŁECZNOŚCI</w:t>
            </w:r>
          </w:p>
          <w:p w14:paraId="342D11C1" w14:textId="77777777" w:rsidR="00671917" w:rsidRPr="00AD189D" w:rsidRDefault="00F13992" w:rsidP="00040BCF">
            <w:pPr>
              <w:spacing w:before="100" w:beforeAutospacing="1" w:after="100" w:afterAutospacing="1"/>
              <w:ind w:left="30" w:right="30"/>
              <w:rPr>
                <w:rFonts w:ascii="Calibri" w:eastAsia="Times New Roman" w:hAnsi="Calibri" w:cs="Calibri"/>
                <w:lang w:val="pl-PL"/>
                <w:rPrChange w:id="8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Wspieramy dobrostan społeczności.</w:t>
            </w:r>
          </w:p>
          <w:p w14:paraId="400EDE1F" w14:textId="77777777" w:rsidR="00671917"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W firmie Abbott wspieramy dobrostan społeczności poprzez nasze produkty, pracę i działania. Od lat angażujemy się w rozwój miejsc, w których mieszkamy i pracujemy, ponieważ wierzymy, że zdrowe społeczności prosperują.</w:t>
            </w:r>
          </w:p>
          <w:p w14:paraId="156C3045" w14:textId="77777777" w:rsidR="00671917"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Dzięki naszym działaniom, partnerstwom oraz wsparciu dla lokalnych grup i spraw dążymy do wywarcia pozytywnego i długotrwałego wpływu na miejsca, w których prowadzimy działalność.</w:t>
            </w:r>
          </w:p>
        </w:tc>
      </w:tr>
      <w:tr w:rsidR="00D02B95" w:rsidRPr="00AD189D" w14:paraId="7BD8E8D3" w14:textId="77777777" w:rsidTr="00040BCF">
        <w:tc>
          <w:tcPr>
            <w:tcW w:w="1353" w:type="dxa"/>
            <w:shd w:val="clear" w:color="auto" w:fill="C1E4F5"/>
            <w:tcMar>
              <w:top w:w="120" w:type="dxa"/>
              <w:left w:w="180" w:type="dxa"/>
              <w:bottom w:w="120" w:type="dxa"/>
              <w:right w:w="180" w:type="dxa"/>
            </w:tcMar>
            <w:hideMark/>
          </w:tcPr>
          <w:p w14:paraId="5E8381FF" w14:textId="77777777" w:rsidR="003E5A36" w:rsidRPr="00DA305A" w:rsidRDefault="00F13992" w:rsidP="003E5A36">
            <w:pPr>
              <w:spacing w:before="30" w:after="30"/>
              <w:ind w:left="30" w:right="30"/>
              <w:rPr>
                <w:rFonts w:ascii="Calibri" w:eastAsia="Times New Roman" w:hAnsi="Calibri" w:cs="Calibri"/>
                <w:sz w:val="16"/>
              </w:rPr>
            </w:pPr>
            <w:hyperlink r:id="rId64" w:tgtFrame="_blank" w:history="1">
              <w:r w:rsidRPr="00DA305A">
                <w:rPr>
                  <w:rFonts w:ascii="Calibri" w:eastAsia="Times New Roman" w:hAnsi="Calibri" w:cs="Calibri"/>
                  <w:color w:val="0000FF"/>
                  <w:sz w:val="16"/>
                  <w:u w:val="single"/>
                </w:rPr>
                <w:t>Screen 11</w:t>
              </w:r>
            </w:hyperlink>
            <w:r w:rsidRPr="00DA305A">
              <w:rPr>
                <w:rFonts w:ascii="Calibri" w:eastAsia="Times New Roman" w:hAnsi="Calibri" w:cs="Calibri"/>
                <w:sz w:val="16"/>
              </w:rPr>
              <w:t xml:space="preserve"> </w:t>
            </w:r>
          </w:p>
          <w:p w14:paraId="761EF378" w14:textId="77777777" w:rsidR="003E5A36" w:rsidRPr="00DA305A" w:rsidRDefault="00F13992" w:rsidP="003E5A36">
            <w:pPr>
              <w:ind w:left="30" w:right="30"/>
              <w:rPr>
                <w:rFonts w:ascii="Calibri" w:eastAsia="Times New Roman" w:hAnsi="Calibri" w:cs="Calibri"/>
                <w:sz w:val="16"/>
              </w:rPr>
            </w:pPr>
            <w:hyperlink r:id="rId65" w:tgtFrame="_blank" w:history="1">
              <w:r w:rsidRPr="00DA305A">
                <w:rPr>
                  <w:rFonts w:ascii="Calibri" w:eastAsia="Times New Roman" w:hAnsi="Calibri" w:cs="Calibri"/>
                  <w:color w:val="0000FF"/>
                  <w:sz w:val="16"/>
                  <w:u w:val="single"/>
                </w:rPr>
                <w:t>28_C_12</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6F28A6" w14:textId="77777777" w:rsidR="003E5A3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ENVIRONMENTAL RESPONSIBILITY</w:t>
            </w:r>
          </w:p>
          <w:p w14:paraId="6F772B10" w14:textId="77777777" w:rsidR="003E5A3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take part in sustainable development and work to reduce our impact on the environment.</w:t>
            </w:r>
          </w:p>
          <w:p w14:paraId="49BBFEF2" w14:textId="77777777" w:rsidR="003E5A3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work to protect the environment in everything we do—from how we source materials to how we make, ship, and use our products.</w:t>
            </w:r>
          </w:p>
          <w:p w14:paraId="4C3066C0" w14:textId="77777777" w:rsidR="003E5A3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77E2AF9C" w14:textId="77777777" w:rsidR="003E5A36" w:rsidRPr="00AD189D" w:rsidRDefault="00F13992" w:rsidP="00040BCF">
            <w:pPr>
              <w:spacing w:before="100" w:beforeAutospacing="1" w:after="100" w:afterAutospacing="1"/>
              <w:ind w:left="30" w:right="30"/>
              <w:rPr>
                <w:rFonts w:ascii="Calibri" w:eastAsia="Times New Roman" w:hAnsi="Calibri" w:cs="Calibri"/>
                <w:lang w:val="pl-PL"/>
                <w:rPrChange w:id="8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ODPOWIEDZIALNOŚĆ ŚRODOWISKOWA</w:t>
            </w:r>
          </w:p>
          <w:p w14:paraId="4E77E809" w14:textId="77777777" w:rsidR="003E5A36" w:rsidRPr="00AD189D" w:rsidRDefault="00F13992" w:rsidP="00040BCF">
            <w:pPr>
              <w:spacing w:before="100" w:beforeAutospacing="1" w:after="100" w:afterAutospacing="1"/>
              <w:ind w:left="30" w:right="30"/>
              <w:rPr>
                <w:rFonts w:ascii="Calibri" w:eastAsia="Times New Roman" w:hAnsi="Calibri" w:cs="Calibri"/>
                <w:lang w:val="pl-PL"/>
                <w:rPrChange w:id="9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Bierzemy udział w zrównoważonym rozwoju i pracujemy na rzecz obniżenia naszego wpływu na środowisko.</w:t>
            </w:r>
          </w:p>
          <w:p w14:paraId="690D7E8E" w14:textId="77777777" w:rsidR="003E5A36" w:rsidRPr="00AD189D" w:rsidRDefault="00F13992" w:rsidP="00040BCF">
            <w:pPr>
              <w:spacing w:before="100" w:beforeAutospacing="1" w:after="100" w:afterAutospacing="1"/>
              <w:ind w:left="30" w:right="30"/>
              <w:rPr>
                <w:rFonts w:ascii="Calibri" w:eastAsia="Times New Roman" w:hAnsi="Calibri" w:cs="Calibri"/>
                <w:lang w:val="pl-PL"/>
                <w:rPrChange w:id="9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We wszystkich naszych działaniach dążymy do ochrony środowiska — od pozyskiwania materiałów po wytwarzanie, transport i stosowanie naszych produktów.</w:t>
            </w:r>
          </w:p>
          <w:p w14:paraId="45BCECE5" w14:textId="77777777" w:rsidR="003E5A36"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Podejmujemy działania mające na celu zmniejszenie zużycia energii i zasobów naturalnych. Wspieramy projekty ekologiczne związane z energią w pracy i w naszych społecznościach. Szukamy sposobów na zmniejszenie ilości odpadów, zwiększenie recyklingu i obniżenie oddziaływania na środowisko. Przestrzegamy również przepisów i regulacji prawnych dotyczących środowiska, które mają zastosowanie do naszej działalności.</w:t>
            </w:r>
          </w:p>
        </w:tc>
      </w:tr>
      <w:tr w:rsidR="00D02B95" w:rsidRPr="00AD189D" w14:paraId="472F287A" w14:textId="77777777" w:rsidTr="00040BCF">
        <w:tc>
          <w:tcPr>
            <w:tcW w:w="1353" w:type="dxa"/>
            <w:shd w:val="clear" w:color="auto" w:fill="C1E4F5"/>
            <w:tcMar>
              <w:top w:w="120" w:type="dxa"/>
              <w:left w:w="180" w:type="dxa"/>
              <w:bottom w:w="120" w:type="dxa"/>
              <w:right w:w="180" w:type="dxa"/>
            </w:tcMar>
            <w:hideMark/>
          </w:tcPr>
          <w:p w14:paraId="4B68EC79" w14:textId="77777777" w:rsidR="00B93BBE" w:rsidRPr="00DA305A" w:rsidRDefault="00F13992" w:rsidP="00B93BBE">
            <w:pPr>
              <w:spacing w:before="30" w:after="30"/>
              <w:ind w:left="30" w:right="30"/>
              <w:rPr>
                <w:rFonts w:ascii="Calibri" w:eastAsia="Times New Roman" w:hAnsi="Calibri" w:cs="Calibri"/>
                <w:sz w:val="16"/>
              </w:rPr>
            </w:pPr>
            <w:hyperlink r:id="rId66" w:tgtFrame="_blank" w:history="1">
              <w:r w:rsidRPr="00DA305A">
                <w:rPr>
                  <w:rFonts w:ascii="Calibri" w:eastAsia="Times New Roman" w:hAnsi="Calibri" w:cs="Calibri"/>
                  <w:color w:val="0000FF"/>
                  <w:sz w:val="16"/>
                  <w:u w:val="single"/>
                </w:rPr>
                <w:t>Screen 11</w:t>
              </w:r>
            </w:hyperlink>
            <w:r w:rsidRPr="00DA305A">
              <w:rPr>
                <w:rFonts w:ascii="Calibri" w:eastAsia="Times New Roman" w:hAnsi="Calibri" w:cs="Calibri"/>
                <w:sz w:val="16"/>
              </w:rPr>
              <w:t xml:space="preserve"> </w:t>
            </w:r>
          </w:p>
          <w:p w14:paraId="1344C7AF" w14:textId="77777777" w:rsidR="00B93BBE" w:rsidRPr="00DA305A" w:rsidRDefault="00F13992" w:rsidP="00B93BBE">
            <w:pPr>
              <w:ind w:left="30" w:right="30"/>
              <w:rPr>
                <w:rFonts w:ascii="Calibri" w:eastAsia="Times New Roman" w:hAnsi="Calibri" w:cs="Calibri"/>
                <w:sz w:val="16"/>
              </w:rPr>
            </w:pPr>
            <w:hyperlink r:id="rId67" w:tgtFrame="_blank" w:history="1">
              <w:r w:rsidRPr="00DA305A">
                <w:rPr>
                  <w:rFonts w:ascii="Calibri" w:eastAsia="Times New Roman" w:hAnsi="Calibri" w:cs="Calibri"/>
                  <w:color w:val="0000FF"/>
                  <w:sz w:val="16"/>
                  <w:u w:val="single"/>
                </w:rPr>
                <w:t>29_C_12</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AD435D" w14:textId="77777777" w:rsidR="00B93BB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POLITICAL CONTRIBUTIONS</w:t>
            </w:r>
          </w:p>
          <w:p w14:paraId="21FE28DE" w14:textId="77777777" w:rsidR="00B93BB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encourage appropriate engagement in the political process and support community involvement.</w:t>
            </w:r>
          </w:p>
          <w:p w14:paraId="2E729D93" w14:textId="77777777" w:rsidR="00B93BB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Abbott supports public policies that align with our mission and values. When appropriate, we may also support political candidates or interest groups.</w:t>
            </w:r>
          </w:p>
          <w:p w14:paraId="7E13CA78" w14:textId="77777777" w:rsidR="00B93BB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Because laws about political contributions by companies are complex, any use of Abbott funds—or contributions </w:t>
            </w:r>
            <w:r w:rsidRPr="00DA305A">
              <w:rPr>
                <w:rFonts w:ascii="Calibri" w:eastAsia="Times New Roman" w:hAnsi="Calibri" w:cs="Calibri"/>
              </w:rPr>
              <w:lastRenderedPageBreak/>
              <w:t>made on Abbott’s behalf—must be reviewed with the Legal Division first.</w:t>
            </w:r>
          </w:p>
        </w:tc>
        <w:tc>
          <w:tcPr>
            <w:tcW w:w="6000" w:type="dxa"/>
          </w:tcPr>
          <w:p w14:paraId="584B5507" w14:textId="77777777" w:rsidR="00B93BBE" w:rsidRPr="00AD189D" w:rsidRDefault="00F13992" w:rsidP="00040BCF">
            <w:pPr>
              <w:spacing w:before="100" w:beforeAutospacing="1" w:after="100" w:afterAutospacing="1"/>
              <w:ind w:left="30" w:right="30"/>
              <w:rPr>
                <w:rFonts w:ascii="Calibri" w:eastAsia="Times New Roman" w:hAnsi="Calibri" w:cs="Calibri"/>
                <w:lang w:val="pl-PL"/>
                <w:rPrChange w:id="9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WKŁAD POLITYCZNY</w:t>
            </w:r>
          </w:p>
          <w:p w14:paraId="5D09DC10" w14:textId="77777777" w:rsidR="00B93BBE" w:rsidRPr="00AD189D" w:rsidRDefault="00F13992" w:rsidP="00040BCF">
            <w:pPr>
              <w:spacing w:before="100" w:beforeAutospacing="1" w:after="100" w:afterAutospacing="1"/>
              <w:ind w:left="30" w:right="30"/>
              <w:rPr>
                <w:rFonts w:ascii="Calibri" w:eastAsia="Times New Roman" w:hAnsi="Calibri" w:cs="Calibri"/>
                <w:lang w:val="pl-PL"/>
                <w:rPrChange w:id="9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Promujemy odpowiednie zaangażowanie w procesy polityczne oraz wspieramy zaangażowanie społeczne.</w:t>
            </w:r>
          </w:p>
          <w:p w14:paraId="5E4C2894" w14:textId="77777777" w:rsidR="00B93BBE"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Abbott wspiera politykę publiczną zgodnie z naszą misją i wartościami. W stosownych przypadkach możemy również popierać kandydatów na stanowiska polityczne lub grupy interesu.</w:t>
            </w:r>
          </w:p>
          <w:p w14:paraId="2ABD9CA5" w14:textId="77777777" w:rsidR="00B93BBE"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 xml:space="preserve">Ze względu na złożoność przepisów prawnych dotyczących wpłat na cele polityczne przez firmy, jakiekolwiek </w:t>
            </w:r>
            <w:r w:rsidRPr="00DA305A">
              <w:rPr>
                <w:rFonts w:ascii="Calibri" w:eastAsia="Calibri" w:hAnsi="Calibri" w:cs="Calibri"/>
                <w:lang w:val="pl-PL"/>
              </w:rPr>
              <w:lastRenderedPageBreak/>
              <w:t>wykorzystanie środków firmy Abbott lub dokonywanie wpłat w imieniu firmy Abbott podlega najpierw weryfikacji przez Dział Prawny.</w:t>
            </w:r>
          </w:p>
        </w:tc>
      </w:tr>
      <w:tr w:rsidR="00D02B95" w:rsidRPr="00AD189D" w14:paraId="4634603A" w14:textId="77777777" w:rsidTr="00040BCF">
        <w:tc>
          <w:tcPr>
            <w:tcW w:w="1353" w:type="dxa"/>
            <w:shd w:val="clear" w:color="auto" w:fill="C1E4F5"/>
            <w:tcMar>
              <w:top w:w="120" w:type="dxa"/>
              <w:left w:w="180" w:type="dxa"/>
              <w:bottom w:w="120" w:type="dxa"/>
              <w:right w:w="180" w:type="dxa"/>
            </w:tcMar>
            <w:hideMark/>
          </w:tcPr>
          <w:p w14:paraId="7730B58C" w14:textId="77777777" w:rsidR="00BB2193" w:rsidRPr="00DA305A" w:rsidRDefault="00F13992" w:rsidP="00BB2193">
            <w:pPr>
              <w:spacing w:before="30" w:after="30"/>
              <w:ind w:left="30" w:right="30"/>
              <w:rPr>
                <w:rFonts w:ascii="Calibri" w:eastAsia="Times New Roman" w:hAnsi="Calibri" w:cs="Calibri"/>
                <w:sz w:val="16"/>
              </w:rPr>
            </w:pPr>
            <w:hyperlink r:id="rId68" w:tgtFrame="_blank" w:history="1">
              <w:r w:rsidRPr="00DA305A">
                <w:rPr>
                  <w:rFonts w:ascii="Calibri" w:eastAsia="Times New Roman" w:hAnsi="Calibri" w:cs="Calibri"/>
                  <w:color w:val="0000FF"/>
                  <w:sz w:val="16"/>
                  <w:u w:val="single"/>
                </w:rPr>
                <w:t>Screen 12</w:t>
              </w:r>
            </w:hyperlink>
            <w:r w:rsidRPr="00DA305A">
              <w:rPr>
                <w:rFonts w:ascii="Calibri" w:eastAsia="Times New Roman" w:hAnsi="Calibri" w:cs="Calibri"/>
                <w:sz w:val="16"/>
              </w:rPr>
              <w:t xml:space="preserve"> </w:t>
            </w:r>
          </w:p>
          <w:p w14:paraId="22B1A4E9" w14:textId="77777777" w:rsidR="00BB2193" w:rsidRPr="00DA305A" w:rsidRDefault="00F13992" w:rsidP="00BB2193">
            <w:pPr>
              <w:ind w:left="30" w:right="30"/>
              <w:rPr>
                <w:rFonts w:ascii="Calibri" w:eastAsia="Times New Roman" w:hAnsi="Calibri" w:cs="Calibri"/>
                <w:sz w:val="16"/>
              </w:rPr>
            </w:pPr>
            <w:hyperlink r:id="rId69" w:tgtFrame="_blank" w:history="1">
              <w:r w:rsidRPr="00DA305A">
                <w:rPr>
                  <w:rFonts w:ascii="Calibri" w:eastAsia="Times New Roman" w:hAnsi="Calibri" w:cs="Calibri"/>
                  <w:color w:val="0000FF"/>
                  <w:sz w:val="16"/>
                  <w:u w:val="single"/>
                </w:rPr>
                <w:t>30_C_13</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104B99" w14:textId="77777777" w:rsidR="00BB219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You must view all content before moving forward.</w:t>
            </w:r>
          </w:p>
          <w:p w14:paraId="5030F4F6" w14:textId="77777777" w:rsidR="00BB219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At Abbott, we are committed to doing business honestly and keeping our promises in all areas of our work.</w:t>
            </w:r>
          </w:p>
          <w:p w14:paraId="01326D0B" w14:textId="77777777" w:rsidR="00BB219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068DF326" w14:textId="77777777" w:rsidR="00BB219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Fair Dealing</w:t>
            </w:r>
          </w:p>
          <w:p w14:paraId="0EB5BC78" w14:textId="77777777" w:rsidR="00BB219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Avoiding Conflicts of Interest I</w:t>
            </w:r>
          </w:p>
          <w:p w14:paraId="6D0C0763" w14:textId="77777777" w:rsidR="00BB219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Avoiding Conflicts of Interest I</w:t>
            </w:r>
            <w:r w:rsidR="00380CFE" w:rsidRPr="00DA305A">
              <w:rPr>
                <w:rFonts w:ascii="Calibri" w:eastAsia="Times New Roman" w:hAnsi="Calibri" w:cs="Calibri"/>
              </w:rPr>
              <w:t>I</w:t>
            </w:r>
          </w:p>
          <w:p w14:paraId="01845FF4" w14:textId="77777777" w:rsidR="00BB219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Protection of Abbott Assets &amp; Reputation</w:t>
            </w:r>
          </w:p>
          <w:p w14:paraId="4E61CA6A" w14:textId="77777777" w:rsidR="00BB219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Confidential Information</w:t>
            </w:r>
          </w:p>
          <w:p w14:paraId="189F15E2" w14:textId="77777777" w:rsidR="00BB219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Anti-bribery</w:t>
            </w:r>
          </w:p>
          <w:p w14:paraId="2A174815" w14:textId="77777777" w:rsidR="00BB219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Gifts, Meals &amp; Entertainment</w:t>
            </w:r>
          </w:p>
          <w:p w14:paraId="5A352452" w14:textId="77777777" w:rsidR="00BB219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lastRenderedPageBreak/>
              <w:t>Accurate Books and Records</w:t>
            </w:r>
          </w:p>
          <w:p w14:paraId="43BF3DB3" w14:textId="77777777" w:rsidR="00BB219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Compliance with Laws</w:t>
            </w:r>
          </w:p>
          <w:p w14:paraId="1AAEC2B0" w14:textId="77777777" w:rsidR="00BB219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Fair Competition</w:t>
            </w:r>
          </w:p>
          <w:p w14:paraId="3D6F986E" w14:textId="77777777" w:rsidR="00BB2193"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Click each of the icons to learn more.</w:t>
            </w:r>
          </w:p>
        </w:tc>
        <w:tc>
          <w:tcPr>
            <w:tcW w:w="6000" w:type="dxa"/>
          </w:tcPr>
          <w:p w14:paraId="7D377A2A" w14:textId="77777777" w:rsidR="00BB2193" w:rsidRPr="00AD189D" w:rsidRDefault="00F13992" w:rsidP="00040BCF">
            <w:pPr>
              <w:spacing w:before="100" w:beforeAutospacing="1" w:after="100" w:afterAutospacing="1"/>
              <w:ind w:left="30" w:right="30"/>
              <w:rPr>
                <w:rFonts w:ascii="Calibri" w:eastAsia="Times New Roman" w:hAnsi="Calibri" w:cs="Calibri"/>
                <w:lang w:val="pl-PL"/>
                <w:rPrChange w:id="9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Zanim przejdziesz dalej, musisz zapoznać się ze wszystkimi treściami.</w:t>
            </w:r>
          </w:p>
          <w:p w14:paraId="5456A507" w14:textId="77777777" w:rsidR="00BB2193" w:rsidRPr="00AD189D" w:rsidRDefault="00F13992" w:rsidP="00040BCF">
            <w:pPr>
              <w:spacing w:before="100" w:beforeAutospacing="1" w:after="100" w:afterAutospacing="1"/>
              <w:ind w:left="30" w:right="30"/>
              <w:rPr>
                <w:rFonts w:ascii="Calibri" w:eastAsia="Times New Roman" w:hAnsi="Calibri" w:cs="Calibri"/>
                <w:lang w:val="pl-PL"/>
                <w:rPrChange w:id="9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W firmie Abbott zobowiązaliśmy się do prowadzenia działalności uczciwie oraz dotrzymując naszych obietnic we wszystkich obszarach naszej pracy.</w:t>
            </w:r>
          </w:p>
          <w:p w14:paraId="1B05DC7B" w14:textId="77777777" w:rsidR="00BB2193"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W przypadku konfliktu interesów przedkładamy interesy firmy Abbott nad nasze własne. Chronimy aktywa i reputację firmy Abbott, zachowujemy bezpieczeństwo informacji poufnych i szanujemy prywatność osób, które powierzają nam swoje dane osobowe.</w:t>
            </w:r>
          </w:p>
          <w:p w14:paraId="4AE8137B" w14:textId="77777777" w:rsidR="00BB2193" w:rsidRPr="00DA305A" w:rsidRDefault="00F13992" w:rsidP="00040BCF">
            <w:pPr>
              <w:spacing w:before="100" w:beforeAutospacing="1" w:after="100" w:afterAutospacing="1"/>
              <w:ind w:left="30" w:right="30"/>
              <w:rPr>
                <w:rFonts w:ascii="Calibri" w:eastAsia="Times New Roman" w:hAnsi="Calibri" w:cs="Calibri"/>
                <w:lang w:val="nl-NL"/>
              </w:rPr>
            </w:pPr>
            <w:r w:rsidRPr="00DA305A">
              <w:rPr>
                <w:rFonts w:ascii="Calibri" w:eastAsia="Calibri" w:hAnsi="Calibri" w:cs="Calibri"/>
                <w:lang w:val="pl-PL"/>
              </w:rPr>
              <w:t>Bezstronne postępowanie</w:t>
            </w:r>
          </w:p>
          <w:p w14:paraId="44402362" w14:textId="77777777" w:rsidR="00BB2193" w:rsidRPr="00DA305A" w:rsidRDefault="00F13992" w:rsidP="00040BCF">
            <w:pPr>
              <w:spacing w:before="100" w:beforeAutospacing="1" w:after="100" w:afterAutospacing="1"/>
              <w:ind w:left="30" w:right="30"/>
              <w:rPr>
                <w:rFonts w:ascii="Calibri" w:eastAsia="Times New Roman" w:hAnsi="Calibri" w:cs="Calibri"/>
                <w:lang w:val="nl-NL"/>
              </w:rPr>
            </w:pPr>
            <w:r w:rsidRPr="00DA305A">
              <w:rPr>
                <w:rFonts w:ascii="Calibri" w:eastAsia="Calibri" w:hAnsi="Calibri" w:cs="Calibri"/>
                <w:lang w:val="pl-PL"/>
              </w:rPr>
              <w:t>Unikanie konfliktów interesu I</w:t>
            </w:r>
          </w:p>
          <w:p w14:paraId="6B9A4E4D" w14:textId="77777777" w:rsidR="00BB2193" w:rsidRPr="00DA305A" w:rsidRDefault="00F13992" w:rsidP="00040BCF">
            <w:pPr>
              <w:spacing w:before="100" w:beforeAutospacing="1" w:after="100" w:afterAutospacing="1"/>
              <w:ind w:left="30" w:right="30"/>
              <w:rPr>
                <w:rFonts w:ascii="Calibri" w:eastAsia="Times New Roman" w:hAnsi="Calibri" w:cs="Calibri"/>
                <w:lang w:val="nl-NL"/>
              </w:rPr>
            </w:pPr>
            <w:r w:rsidRPr="00DA305A">
              <w:rPr>
                <w:rFonts w:ascii="Calibri" w:eastAsia="Calibri" w:hAnsi="Calibri" w:cs="Calibri"/>
                <w:lang w:val="pl-PL"/>
              </w:rPr>
              <w:t>Unikanie konfliktów interesu II</w:t>
            </w:r>
          </w:p>
          <w:p w14:paraId="19BAC8CD" w14:textId="77777777" w:rsidR="00BB2193" w:rsidRPr="00DA305A" w:rsidRDefault="00F13992" w:rsidP="00040BCF">
            <w:pPr>
              <w:spacing w:before="100" w:beforeAutospacing="1" w:after="100" w:afterAutospacing="1"/>
              <w:ind w:left="30" w:right="30"/>
              <w:rPr>
                <w:rFonts w:ascii="Calibri" w:eastAsia="Times New Roman" w:hAnsi="Calibri" w:cs="Calibri"/>
                <w:lang w:val="nl-NL"/>
              </w:rPr>
            </w:pPr>
            <w:r w:rsidRPr="00DA305A">
              <w:rPr>
                <w:rFonts w:ascii="Calibri" w:eastAsia="Calibri" w:hAnsi="Calibri" w:cs="Calibri"/>
                <w:lang w:val="pl-PL"/>
              </w:rPr>
              <w:t>Ochrona aktywów i reputacji firmy Abbott</w:t>
            </w:r>
          </w:p>
          <w:p w14:paraId="2DB61872" w14:textId="77777777" w:rsidR="00BB2193" w:rsidRPr="00DA305A" w:rsidRDefault="00F13992" w:rsidP="00040BCF">
            <w:pPr>
              <w:spacing w:before="100" w:beforeAutospacing="1" w:after="100" w:afterAutospacing="1"/>
              <w:ind w:left="30" w:right="30"/>
              <w:rPr>
                <w:rFonts w:ascii="Calibri" w:eastAsia="Times New Roman" w:hAnsi="Calibri" w:cs="Calibri"/>
                <w:lang w:val="nl-NL"/>
              </w:rPr>
            </w:pPr>
            <w:r w:rsidRPr="00DA305A">
              <w:rPr>
                <w:rFonts w:ascii="Calibri" w:eastAsia="Calibri" w:hAnsi="Calibri" w:cs="Calibri"/>
                <w:lang w:val="pl-PL"/>
              </w:rPr>
              <w:t>Informacje poufne</w:t>
            </w:r>
          </w:p>
          <w:p w14:paraId="3DD49B31" w14:textId="77777777" w:rsidR="00BB2193" w:rsidRPr="00DA305A" w:rsidRDefault="00F13992" w:rsidP="00040BCF">
            <w:pPr>
              <w:spacing w:before="100" w:beforeAutospacing="1" w:after="100" w:afterAutospacing="1"/>
              <w:ind w:left="30" w:right="30"/>
              <w:rPr>
                <w:rFonts w:ascii="Calibri" w:eastAsia="Times New Roman" w:hAnsi="Calibri" w:cs="Calibri"/>
                <w:lang w:val="nl-NL"/>
              </w:rPr>
            </w:pPr>
            <w:r w:rsidRPr="00DA305A">
              <w:rPr>
                <w:rFonts w:ascii="Calibri" w:eastAsia="Calibri" w:hAnsi="Calibri" w:cs="Calibri"/>
                <w:lang w:val="pl-PL"/>
              </w:rPr>
              <w:t>Działania antykorupcyjne</w:t>
            </w:r>
          </w:p>
          <w:p w14:paraId="20526F1C" w14:textId="77777777" w:rsidR="00BB2193" w:rsidRPr="00DA305A" w:rsidRDefault="00F13992" w:rsidP="00040BCF">
            <w:pPr>
              <w:spacing w:before="100" w:beforeAutospacing="1" w:after="100" w:afterAutospacing="1"/>
              <w:ind w:left="30" w:right="30"/>
              <w:rPr>
                <w:rFonts w:ascii="Calibri" w:eastAsia="Times New Roman" w:hAnsi="Calibri" w:cs="Calibri"/>
                <w:lang w:val="nl-NL"/>
              </w:rPr>
            </w:pPr>
            <w:r w:rsidRPr="00DA305A">
              <w:rPr>
                <w:rFonts w:ascii="Calibri" w:eastAsia="Calibri" w:hAnsi="Calibri" w:cs="Calibri"/>
                <w:lang w:val="pl-PL"/>
              </w:rPr>
              <w:lastRenderedPageBreak/>
              <w:t>Podarunki, posiłki i rozrywka</w:t>
            </w:r>
          </w:p>
          <w:p w14:paraId="157D4384" w14:textId="77777777" w:rsidR="00BB2193" w:rsidRPr="00DA305A" w:rsidRDefault="00F13992" w:rsidP="00040BCF">
            <w:pPr>
              <w:spacing w:before="100" w:beforeAutospacing="1" w:after="100" w:afterAutospacing="1"/>
              <w:ind w:left="30" w:right="30"/>
              <w:rPr>
                <w:rFonts w:ascii="Calibri" w:eastAsia="Times New Roman" w:hAnsi="Calibri" w:cs="Calibri"/>
                <w:lang w:val="nl-NL"/>
              </w:rPr>
            </w:pPr>
            <w:r w:rsidRPr="00DA305A">
              <w:rPr>
                <w:rFonts w:ascii="Calibri" w:eastAsia="Calibri" w:hAnsi="Calibri" w:cs="Calibri"/>
                <w:lang w:val="pl-PL"/>
              </w:rPr>
              <w:t>Rzetelne księgowanie i ewidencja</w:t>
            </w:r>
          </w:p>
          <w:p w14:paraId="0193D73A" w14:textId="77777777" w:rsidR="00BB2193" w:rsidRPr="00DA305A" w:rsidRDefault="00F13992" w:rsidP="00040BCF">
            <w:pPr>
              <w:spacing w:before="100" w:beforeAutospacing="1" w:after="100" w:afterAutospacing="1"/>
              <w:ind w:left="30" w:right="30"/>
              <w:rPr>
                <w:rFonts w:ascii="Calibri" w:eastAsia="Times New Roman" w:hAnsi="Calibri" w:cs="Calibri"/>
                <w:lang w:val="nl-NL"/>
              </w:rPr>
            </w:pPr>
            <w:r w:rsidRPr="00DA305A">
              <w:rPr>
                <w:rFonts w:ascii="Calibri" w:eastAsia="Calibri" w:hAnsi="Calibri" w:cs="Calibri"/>
                <w:lang w:val="pl-PL"/>
              </w:rPr>
              <w:t>Zgodność z przepisami prawa</w:t>
            </w:r>
          </w:p>
          <w:p w14:paraId="1FB48F5C" w14:textId="77777777" w:rsidR="00BB2193" w:rsidRPr="00DA305A" w:rsidRDefault="00F13992" w:rsidP="00040BCF">
            <w:pPr>
              <w:spacing w:before="100" w:beforeAutospacing="1" w:after="100" w:afterAutospacing="1"/>
              <w:ind w:left="30" w:right="30"/>
              <w:rPr>
                <w:rFonts w:ascii="Calibri" w:eastAsia="Times New Roman" w:hAnsi="Calibri" w:cs="Calibri"/>
                <w:lang w:val="nl-NL"/>
              </w:rPr>
            </w:pPr>
            <w:r w:rsidRPr="00DA305A">
              <w:rPr>
                <w:rFonts w:ascii="Calibri" w:eastAsia="Calibri" w:hAnsi="Calibri" w:cs="Calibri"/>
                <w:lang w:val="pl-PL"/>
              </w:rPr>
              <w:t>Uczciwa konkurencja</w:t>
            </w:r>
          </w:p>
          <w:p w14:paraId="6CEC743E" w14:textId="77777777" w:rsidR="00BB2193" w:rsidRPr="00DA305A" w:rsidRDefault="00F13992" w:rsidP="00040BCF">
            <w:pPr>
              <w:spacing w:before="100" w:beforeAutospacing="1" w:after="100" w:afterAutospacing="1"/>
              <w:ind w:left="30" w:right="30"/>
              <w:rPr>
                <w:rFonts w:ascii="Calibri" w:eastAsia="Times New Roman" w:hAnsi="Calibri" w:cs="Calibri"/>
                <w:lang w:val="nl-NL"/>
              </w:rPr>
            </w:pPr>
            <w:r w:rsidRPr="00DA305A">
              <w:rPr>
                <w:rFonts w:ascii="Calibri" w:eastAsia="Calibri" w:hAnsi="Calibri" w:cs="Calibri"/>
                <w:lang w:val="pl-PL"/>
              </w:rPr>
              <w:t>Kliknij każdą ikonkę, aby dowiedzieć się więcej.</w:t>
            </w:r>
          </w:p>
        </w:tc>
      </w:tr>
      <w:tr w:rsidR="00D02B95" w:rsidRPr="00AD189D" w14:paraId="03D24A5A" w14:textId="77777777" w:rsidTr="00040BCF">
        <w:tc>
          <w:tcPr>
            <w:tcW w:w="1353" w:type="dxa"/>
            <w:shd w:val="clear" w:color="auto" w:fill="C1E4F5"/>
            <w:tcMar>
              <w:top w:w="120" w:type="dxa"/>
              <w:left w:w="180" w:type="dxa"/>
              <w:bottom w:w="120" w:type="dxa"/>
              <w:right w:w="180" w:type="dxa"/>
            </w:tcMar>
            <w:hideMark/>
          </w:tcPr>
          <w:p w14:paraId="625C704D" w14:textId="77777777" w:rsidR="007A2786" w:rsidRPr="00DA305A" w:rsidRDefault="00F13992" w:rsidP="007A2786">
            <w:pPr>
              <w:spacing w:before="30" w:after="30"/>
              <w:ind w:left="30" w:right="30"/>
              <w:rPr>
                <w:rFonts w:ascii="Calibri" w:eastAsia="Times New Roman" w:hAnsi="Calibri" w:cs="Calibri"/>
                <w:sz w:val="16"/>
              </w:rPr>
            </w:pPr>
            <w:hyperlink r:id="rId70" w:tgtFrame="_blank" w:history="1">
              <w:r w:rsidRPr="00DA305A">
                <w:rPr>
                  <w:rFonts w:ascii="Calibri" w:eastAsia="Times New Roman" w:hAnsi="Calibri" w:cs="Calibri"/>
                  <w:color w:val="0000FF"/>
                  <w:sz w:val="16"/>
                  <w:u w:val="single"/>
                </w:rPr>
                <w:t>Screen 12</w:t>
              </w:r>
            </w:hyperlink>
            <w:r w:rsidRPr="00DA305A">
              <w:rPr>
                <w:rFonts w:ascii="Calibri" w:eastAsia="Times New Roman" w:hAnsi="Calibri" w:cs="Calibri"/>
                <w:sz w:val="16"/>
              </w:rPr>
              <w:t xml:space="preserve"> </w:t>
            </w:r>
          </w:p>
          <w:p w14:paraId="0F4D3502" w14:textId="77777777" w:rsidR="007A2786" w:rsidRPr="00DA305A" w:rsidRDefault="00F13992" w:rsidP="007A2786">
            <w:pPr>
              <w:ind w:left="30" w:right="30"/>
              <w:rPr>
                <w:rFonts w:ascii="Calibri" w:eastAsia="Times New Roman" w:hAnsi="Calibri" w:cs="Calibri"/>
                <w:sz w:val="16"/>
              </w:rPr>
            </w:pPr>
            <w:hyperlink r:id="rId71" w:tgtFrame="_blank" w:history="1">
              <w:r w:rsidRPr="00DA305A">
                <w:rPr>
                  <w:rFonts w:ascii="Calibri" w:eastAsia="Times New Roman" w:hAnsi="Calibri" w:cs="Calibri"/>
                  <w:color w:val="0000FF"/>
                  <w:sz w:val="16"/>
                  <w:u w:val="single"/>
                </w:rPr>
                <w:t>31_C_13</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F74AF2" w14:textId="77777777" w:rsidR="007A278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FAIR DEALING</w:t>
            </w:r>
          </w:p>
          <w:p w14:paraId="6D02E8BF" w14:textId="77777777" w:rsidR="007A278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conduct business with integrity and follow through on our commitments in every aspect of our work.</w:t>
            </w:r>
          </w:p>
          <w:p w14:paraId="23A7E87D" w14:textId="77777777" w:rsidR="007A2786"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7B8EDC0C" w14:textId="77777777" w:rsidR="007A2786" w:rsidRPr="00AD189D" w:rsidRDefault="00F13992" w:rsidP="00040BCF">
            <w:pPr>
              <w:spacing w:before="100" w:beforeAutospacing="1" w:after="100" w:afterAutospacing="1"/>
              <w:ind w:left="30" w:right="30"/>
              <w:rPr>
                <w:rFonts w:ascii="Calibri" w:eastAsia="Times New Roman" w:hAnsi="Calibri" w:cs="Calibri"/>
                <w:lang w:val="pl-PL"/>
                <w:rPrChange w:id="9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BEZSTRONNE POSTĘPOWANIE</w:t>
            </w:r>
          </w:p>
          <w:p w14:paraId="329CB3FE" w14:textId="77777777" w:rsidR="007A2786" w:rsidRPr="00AD189D" w:rsidRDefault="00F13992" w:rsidP="00040BCF">
            <w:pPr>
              <w:spacing w:before="100" w:beforeAutospacing="1" w:after="100" w:afterAutospacing="1"/>
              <w:ind w:left="30" w:right="30"/>
              <w:rPr>
                <w:rFonts w:ascii="Calibri" w:eastAsia="Times New Roman" w:hAnsi="Calibri" w:cs="Calibri"/>
                <w:lang w:val="pl-PL"/>
                <w:rPrChange w:id="9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Prowadzimy działalność w sposób uczciwy i wywiązujemy się z naszych zobowiązań w każdym aspekcie naszej pracy.</w:t>
            </w:r>
          </w:p>
          <w:p w14:paraId="40B1E606" w14:textId="77777777" w:rsidR="007A2786"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Jesteśmy wzajemnie odpowiedzialni za naszą pracę oraz decyzje podejmowane w ramach naszych ról. W każdej interakcji zawodowej — czy to z współpracownikami, klientami, dostawcami, pracownikami służby zdrowia, konkurentami czy innymi osobami — musimy być uczciwi i szczerzy w kwestii sposobu prowadzenia działalności przez firmę Abbott.</w:t>
            </w:r>
          </w:p>
        </w:tc>
      </w:tr>
      <w:tr w:rsidR="00D02B95" w:rsidRPr="00AD189D" w14:paraId="080641D4" w14:textId="77777777" w:rsidTr="00040BCF">
        <w:tc>
          <w:tcPr>
            <w:tcW w:w="1353" w:type="dxa"/>
            <w:shd w:val="clear" w:color="auto" w:fill="C1E4F5"/>
            <w:tcMar>
              <w:top w:w="120" w:type="dxa"/>
              <w:left w:w="180" w:type="dxa"/>
              <w:bottom w:w="120" w:type="dxa"/>
              <w:right w:w="180" w:type="dxa"/>
            </w:tcMar>
            <w:hideMark/>
          </w:tcPr>
          <w:p w14:paraId="357B0DD4" w14:textId="77777777" w:rsidR="00EA2282" w:rsidRPr="00DA305A" w:rsidRDefault="00F13992" w:rsidP="00EA2282">
            <w:pPr>
              <w:spacing w:before="30" w:after="30"/>
              <w:ind w:left="30" w:right="30"/>
              <w:rPr>
                <w:rFonts w:ascii="Calibri" w:eastAsia="Times New Roman" w:hAnsi="Calibri" w:cs="Calibri"/>
                <w:sz w:val="16"/>
              </w:rPr>
            </w:pPr>
            <w:hyperlink r:id="rId72" w:tgtFrame="_blank" w:history="1">
              <w:r w:rsidRPr="00DA305A">
                <w:rPr>
                  <w:rFonts w:ascii="Calibri" w:eastAsia="Times New Roman" w:hAnsi="Calibri" w:cs="Calibri"/>
                  <w:color w:val="0000FF"/>
                  <w:sz w:val="16"/>
                  <w:u w:val="single"/>
                </w:rPr>
                <w:t>Screen 12</w:t>
              </w:r>
            </w:hyperlink>
            <w:r w:rsidRPr="00DA305A">
              <w:rPr>
                <w:rFonts w:ascii="Calibri" w:eastAsia="Times New Roman" w:hAnsi="Calibri" w:cs="Calibri"/>
                <w:sz w:val="16"/>
              </w:rPr>
              <w:t xml:space="preserve"> </w:t>
            </w:r>
          </w:p>
          <w:p w14:paraId="4CCE3B28" w14:textId="77777777" w:rsidR="00EA2282" w:rsidRPr="00DA305A" w:rsidRDefault="00F13992" w:rsidP="00EA2282">
            <w:pPr>
              <w:ind w:left="30" w:right="30"/>
              <w:rPr>
                <w:rFonts w:ascii="Calibri" w:eastAsia="Times New Roman" w:hAnsi="Calibri" w:cs="Calibri"/>
                <w:sz w:val="16"/>
              </w:rPr>
            </w:pPr>
            <w:hyperlink r:id="rId73" w:tgtFrame="_blank" w:history="1">
              <w:r w:rsidRPr="00DA305A">
                <w:rPr>
                  <w:rFonts w:ascii="Calibri" w:eastAsia="Times New Roman" w:hAnsi="Calibri" w:cs="Calibri"/>
                  <w:color w:val="0000FF"/>
                  <w:sz w:val="16"/>
                  <w:u w:val="single"/>
                </w:rPr>
                <w:t>32_C_13</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EC04FC4" w14:textId="77777777" w:rsidR="00EA2282"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AVOIDING CONFLICTS OF INTEREST I</w:t>
            </w:r>
          </w:p>
          <w:p w14:paraId="52C0CAB3" w14:textId="77777777" w:rsidR="00EA2282"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identify and address conflicts of interest before moving forward.</w:t>
            </w:r>
          </w:p>
          <w:p w14:paraId="492D0D38" w14:textId="77777777" w:rsidR="00EA2282"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A conflict of interest happens when personal interests interfere—or appear to interfere—with what’s best for </w:t>
            </w:r>
            <w:r w:rsidRPr="00DA305A">
              <w:rPr>
                <w:rFonts w:ascii="Calibri" w:eastAsia="Times New Roman" w:hAnsi="Calibri" w:cs="Calibri"/>
              </w:rPr>
              <w:lastRenderedPageBreak/>
              <w:t>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6060EF2A" w14:textId="77777777" w:rsidR="00EA2282" w:rsidRPr="00AD189D" w:rsidRDefault="00F13992" w:rsidP="00040BCF">
            <w:pPr>
              <w:spacing w:before="100" w:beforeAutospacing="1" w:after="100" w:afterAutospacing="1"/>
              <w:ind w:left="30" w:right="30"/>
              <w:rPr>
                <w:rFonts w:ascii="Calibri" w:eastAsia="Times New Roman" w:hAnsi="Calibri" w:cs="Calibri"/>
                <w:lang w:val="pl-PL"/>
                <w:rPrChange w:id="9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UNIKANIE KONFLIKTÓW INTERESU I</w:t>
            </w:r>
          </w:p>
          <w:p w14:paraId="01C40597" w14:textId="77777777" w:rsidR="00EA2282" w:rsidRPr="00AD189D" w:rsidRDefault="00F13992" w:rsidP="00040BCF">
            <w:pPr>
              <w:spacing w:before="100" w:beforeAutospacing="1" w:after="100" w:afterAutospacing="1"/>
              <w:ind w:left="30" w:right="30"/>
              <w:rPr>
                <w:rFonts w:ascii="Calibri" w:eastAsia="Times New Roman" w:hAnsi="Calibri" w:cs="Calibri"/>
                <w:lang w:val="pl-PL"/>
                <w:rPrChange w:id="9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Reagujemy i rozwiązujemy konflikty interesów przed podjęciem dalszych działań.</w:t>
            </w:r>
          </w:p>
          <w:p w14:paraId="58171179" w14:textId="77777777" w:rsidR="00EA2282"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 xml:space="preserve">Konflikt interesów pojawia się, gdy prywatne interesy pracownika kolidują lub stwarzają pozory kolidowania </w:t>
            </w:r>
            <w:r w:rsidRPr="00DA305A">
              <w:rPr>
                <w:rFonts w:ascii="Calibri" w:eastAsia="Calibri" w:hAnsi="Calibri" w:cs="Calibri"/>
                <w:lang w:val="pl-PL"/>
              </w:rPr>
              <w:lastRenderedPageBreak/>
              <w:t>z interesami Abbott. Decyzje biznesowe powinny opierać się na potrzebach firmy Abbott, nie zaś na potencjalnym osobistym zysku lub interesach rodziny lub przyjaciół. Oczekuje się od nas stosowania odpowiedniego osądu oraz unikania sytuacji, które mogłyby doprowadzić do rzeczywistego lub postrzeganego konfliktu. Jeśli relacje osobiste, zainteresowania lub działania zewnętrzne wpływają na Twoją zdolność do uczciwego i skutecznego działania — lub mogą przynieść korzyści Tobie lub członkowi Twojej rodziny — musisz ujawnić potencjalny konflikt i wycofać się z danej sytuacji zgodnie z wytycznymi Abbott.</w:t>
            </w:r>
          </w:p>
        </w:tc>
      </w:tr>
      <w:tr w:rsidR="00D02B95" w:rsidRPr="00AD189D" w14:paraId="45D97E39" w14:textId="77777777" w:rsidTr="00040BCF">
        <w:tc>
          <w:tcPr>
            <w:tcW w:w="1353" w:type="dxa"/>
            <w:shd w:val="clear" w:color="auto" w:fill="C1E4F5"/>
            <w:tcMar>
              <w:top w:w="120" w:type="dxa"/>
              <w:left w:w="180" w:type="dxa"/>
              <w:bottom w:w="120" w:type="dxa"/>
              <w:right w:w="180" w:type="dxa"/>
            </w:tcMar>
            <w:hideMark/>
          </w:tcPr>
          <w:p w14:paraId="73181796" w14:textId="77777777" w:rsidR="00795145" w:rsidRPr="00DA305A" w:rsidRDefault="00F13992" w:rsidP="00795145">
            <w:pPr>
              <w:spacing w:before="30" w:after="30"/>
              <w:ind w:left="30" w:right="30"/>
              <w:rPr>
                <w:rFonts w:ascii="Calibri" w:eastAsia="Times New Roman" w:hAnsi="Calibri" w:cs="Calibri"/>
                <w:sz w:val="16"/>
              </w:rPr>
            </w:pPr>
            <w:hyperlink r:id="rId74" w:tgtFrame="_blank" w:history="1">
              <w:r w:rsidRPr="00DA305A">
                <w:rPr>
                  <w:rFonts w:ascii="Calibri" w:eastAsia="Times New Roman" w:hAnsi="Calibri" w:cs="Calibri"/>
                  <w:color w:val="0000FF"/>
                  <w:sz w:val="16"/>
                  <w:u w:val="single"/>
                </w:rPr>
                <w:t>Screen 12</w:t>
              </w:r>
            </w:hyperlink>
            <w:r w:rsidRPr="00DA305A">
              <w:rPr>
                <w:rFonts w:ascii="Calibri" w:eastAsia="Times New Roman" w:hAnsi="Calibri" w:cs="Calibri"/>
                <w:sz w:val="16"/>
              </w:rPr>
              <w:t xml:space="preserve"> </w:t>
            </w:r>
          </w:p>
          <w:p w14:paraId="7E4DD0D2" w14:textId="77777777" w:rsidR="00795145" w:rsidRPr="00DA305A" w:rsidRDefault="00F13992" w:rsidP="00795145">
            <w:pPr>
              <w:ind w:left="30" w:right="30"/>
              <w:rPr>
                <w:rFonts w:ascii="Calibri" w:eastAsia="Times New Roman" w:hAnsi="Calibri" w:cs="Calibri"/>
                <w:sz w:val="16"/>
              </w:rPr>
            </w:pPr>
            <w:hyperlink r:id="rId75" w:tgtFrame="_blank" w:history="1">
              <w:r w:rsidRPr="00DA305A">
                <w:rPr>
                  <w:rFonts w:ascii="Calibri" w:eastAsia="Times New Roman" w:hAnsi="Calibri" w:cs="Calibri"/>
                  <w:color w:val="0000FF"/>
                  <w:sz w:val="16"/>
                  <w:u w:val="single"/>
                </w:rPr>
                <w:t>33_C_13</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A5107E5" w14:textId="77777777" w:rsidR="0079514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AVOIDING CONFLICTS OF INTEREST II</w:t>
            </w:r>
          </w:p>
          <w:p w14:paraId="61A89C8E" w14:textId="77777777" w:rsidR="0079514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put Abbott’s interests first when making work-related decisions.</w:t>
            </w:r>
          </w:p>
          <w:p w14:paraId="1C8ACE8D" w14:textId="77777777" w:rsidR="0079514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1422BE55" w14:textId="77777777" w:rsidR="00795145" w:rsidRPr="00AD189D" w:rsidRDefault="00F13992" w:rsidP="00040BCF">
            <w:pPr>
              <w:spacing w:before="100" w:beforeAutospacing="1" w:after="100" w:afterAutospacing="1"/>
              <w:ind w:left="30" w:right="30"/>
              <w:rPr>
                <w:rFonts w:ascii="Calibri" w:eastAsia="Times New Roman" w:hAnsi="Calibri" w:cs="Calibri"/>
                <w:lang w:val="pl-PL"/>
                <w:rPrChange w:id="10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UNIKANIE KONFLIKTÓW INTERESU II</w:t>
            </w:r>
          </w:p>
          <w:p w14:paraId="13EC84D2" w14:textId="77777777" w:rsidR="00795145" w:rsidRPr="00AD189D" w:rsidRDefault="00F13992" w:rsidP="00040BCF">
            <w:pPr>
              <w:spacing w:before="100" w:beforeAutospacing="1" w:after="100" w:afterAutospacing="1"/>
              <w:ind w:left="30" w:right="30"/>
              <w:rPr>
                <w:rFonts w:ascii="Calibri" w:eastAsia="Times New Roman" w:hAnsi="Calibri" w:cs="Calibri"/>
                <w:lang w:val="pl-PL"/>
                <w:rPrChange w:id="10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Stawiamy interesy Abbott na pierwszym miejscu przy podejmowaniu decyzji związanych z pracą.</w:t>
            </w:r>
          </w:p>
          <w:p w14:paraId="73B019C5" w14:textId="77777777" w:rsidR="00795145"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Oznacza to przedkładanie celów firmy nad cele konkretnego zespołu, grupy lub osoby. Wszelkie możliwości lub zasoby, do których uzyskujemy dostęp w ramach roli w Abbott, powinny być stosowane na korzyść firmy, a nie dla osobistego zysku. Nie powinniśmy konkurować z firmą Abbott ani wspierać innych osób w takiej konkurencji. Gdy pojawiają się nowe możliwości, musimy skupiać się na realizacji interesów firmy Abbott.</w:t>
            </w:r>
          </w:p>
        </w:tc>
      </w:tr>
      <w:tr w:rsidR="00D02B95" w:rsidRPr="00AD189D" w14:paraId="78A8A908" w14:textId="77777777" w:rsidTr="00040BCF">
        <w:tc>
          <w:tcPr>
            <w:tcW w:w="1353" w:type="dxa"/>
            <w:shd w:val="clear" w:color="auto" w:fill="C1E4F5"/>
            <w:tcMar>
              <w:top w:w="120" w:type="dxa"/>
              <w:left w:w="180" w:type="dxa"/>
              <w:bottom w:w="120" w:type="dxa"/>
              <w:right w:w="180" w:type="dxa"/>
            </w:tcMar>
            <w:hideMark/>
          </w:tcPr>
          <w:p w14:paraId="43CC1AA9" w14:textId="77777777" w:rsidR="004150A0" w:rsidRPr="00DA305A" w:rsidRDefault="00F13992" w:rsidP="004150A0">
            <w:pPr>
              <w:spacing w:before="30" w:after="30"/>
              <w:ind w:left="30" w:right="30"/>
              <w:rPr>
                <w:rFonts w:ascii="Calibri" w:eastAsia="Times New Roman" w:hAnsi="Calibri" w:cs="Calibri"/>
                <w:sz w:val="16"/>
              </w:rPr>
            </w:pPr>
            <w:hyperlink r:id="rId76" w:tgtFrame="_blank" w:history="1">
              <w:r w:rsidRPr="00DA305A">
                <w:rPr>
                  <w:rFonts w:ascii="Calibri" w:eastAsia="Times New Roman" w:hAnsi="Calibri" w:cs="Calibri"/>
                  <w:color w:val="0000FF"/>
                  <w:sz w:val="16"/>
                  <w:u w:val="single"/>
                </w:rPr>
                <w:t>Screen 12</w:t>
              </w:r>
            </w:hyperlink>
            <w:r w:rsidRPr="00DA305A">
              <w:rPr>
                <w:rFonts w:ascii="Calibri" w:eastAsia="Times New Roman" w:hAnsi="Calibri" w:cs="Calibri"/>
                <w:sz w:val="16"/>
              </w:rPr>
              <w:t xml:space="preserve"> </w:t>
            </w:r>
          </w:p>
          <w:p w14:paraId="0827A9F4" w14:textId="77777777" w:rsidR="004150A0" w:rsidRPr="00DA305A" w:rsidRDefault="00F13992" w:rsidP="004150A0">
            <w:pPr>
              <w:ind w:left="30" w:right="30"/>
              <w:rPr>
                <w:rFonts w:ascii="Calibri" w:eastAsia="Times New Roman" w:hAnsi="Calibri" w:cs="Calibri"/>
                <w:sz w:val="16"/>
              </w:rPr>
            </w:pPr>
            <w:hyperlink r:id="rId77" w:tgtFrame="_blank" w:history="1">
              <w:r w:rsidRPr="00DA305A">
                <w:rPr>
                  <w:rFonts w:ascii="Calibri" w:eastAsia="Times New Roman" w:hAnsi="Calibri" w:cs="Calibri"/>
                  <w:color w:val="0000FF"/>
                  <w:sz w:val="16"/>
                  <w:u w:val="single"/>
                </w:rPr>
                <w:t>34_C_13</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4AF9FF9" w14:textId="77777777" w:rsidR="004150A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PROTECTION OF ABBOTT ASSETS &amp; REPUTATION</w:t>
            </w:r>
          </w:p>
          <w:p w14:paraId="1099055A" w14:textId="77777777" w:rsidR="004150A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lastRenderedPageBreak/>
              <w:t>We are caretakers of our company.</w:t>
            </w:r>
          </w:p>
          <w:p w14:paraId="596F04C4" w14:textId="77777777" w:rsidR="004150A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1316C074" w14:textId="77777777" w:rsidR="004150A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should always use good judgment to make sure these resources are used properly, efficiently, and with care—avoiding loss, theft, misuse, or waste.</w:t>
            </w:r>
          </w:p>
          <w:p w14:paraId="6AE1CF2C" w14:textId="77777777" w:rsidR="004150A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Abbott’s reputation is one of our most valuable assets—and we all play a role in protecting it.</w:t>
            </w:r>
          </w:p>
          <w:p w14:paraId="73D5AB31" w14:textId="77777777" w:rsidR="004150A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67155954" w14:textId="77777777" w:rsidR="004150A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3910E653" w14:textId="77777777" w:rsidR="004150A0" w:rsidRPr="00AD189D" w:rsidRDefault="00F13992" w:rsidP="00040BCF">
            <w:pPr>
              <w:spacing w:before="100" w:beforeAutospacing="1" w:after="100" w:afterAutospacing="1"/>
              <w:ind w:left="30" w:right="30"/>
              <w:rPr>
                <w:rFonts w:ascii="Calibri" w:eastAsia="Times New Roman" w:hAnsi="Calibri" w:cs="Calibri"/>
                <w:lang w:val="pl-PL"/>
                <w:rPrChange w:id="10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OCHRONA AKTYWÓW I REPUTACJI FIRMY ABBOTT</w:t>
            </w:r>
          </w:p>
          <w:p w14:paraId="5860CCD3" w14:textId="77777777" w:rsidR="004150A0" w:rsidRPr="00AD189D" w:rsidRDefault="00F13992" w:rsidP="00040BCF">
            <w:pPr>
              <w:spacing w:before="100" w:beforeAutospacing="1" w:after="100" w:afterAutospacing="1"/>
              <w:ind w:left="30" w:right="30"/>
              <w:rPr>
                <w:rFonts w:ascii="Calibri" w:eastAsia="Times New Roman" w:hAnsi="Calibri" w:cs="Calibri"/>
                <w:lang w:val="pl-PL"/>
                <w:rPrChange w:id="10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W naszej pracy jesteśmy reprezentantami naszej firmy.</w:t>
            </w:r>
          </w:p>
          <w:p w14:paraId="149EB038" w14:textId="77777777" w:rsidR="004150A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Na nas wszystkich spoczywa wspólny obowiązek ochrony i mądrego korzystania z zasobów firmy Abbott. Obejmuje to wszystko, od przedmiotów fizycznych, takich jak pojazdy i komputery, po cenne informacje, takie jak własność intelektualna, tajemnice handlowe i specjalistyczna wiedza.</w:t>
            </w:r>
          </w:p>
          <w:p w14:paraId="26DB0799" w14:textId="77777777" w:rsidR="004150A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Zawsze powinniśmy kierować się zdrowym rozsądkiem, aby zapewnić właściwe, efektywne i ostrożne wykorzystanie tych zasobów, unikając strat, kradzieży, nadużyć i marnotrawstwa.</w:t>
            </w:r>
          </w:p>
          <w:p w14:paraId="3BBF3559" w14:textId="77777777" w:rsidR="004150A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Reputacja Abbott to jeden z naszych najcenniejszych zasobów i wszyscy odgrywamy ważną rolę w jej ochronie.</w:t>
            </w:r>
          </w:p>
          <w:p w14:paraId="316E7D16" w14:textId="77777777" w:rsidR="004150A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Każdy z nas jest odpowiedzialny za sposób, w jaki reprezentuje firmę Abbott, szczególnie w miejscach publicznych oraz w Internecie, ponieważ wszystko, co udostępniamy — w ramach rozmów, wiadomości e-mail lub w mediach społecznościowych — może wpływać na wizerunek firmy. Musimy komunikować się w sposób przemyślany, kierować się zdrowym rozsądkiem i chronić informacje poufne firmy Abbott.</w:t>
            </w:r>
          </w:p>
          <w:p w14:paraId="76C18217" w14:textId="77777777" w:rsidR="004150A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 xml:space="preserve">W kontaktach zewnętrznych powinniśmy zastanowić się, czy możemy być postrzegani jako przedstawiciele firmy Abbott i jaki wpływ na jej reputację mogą mieć nasze słowa lub działania. To szczególnie istotne w mediach </w:t>
            </w:r>
            <w:r w:rsidRPr="00DA305A">
              <w:rPr>
                <w:rFonts w:ascii="Calibri" w:eastAsia="Calibri" w:hAnsi="Calibri" w:cs="Calibri"/>
                <w:lang w:val="pl-PL"/>
              </w:rPr>
              <w:lastRenderedPageBreak/>
              <w:t>społecznościowych, gdzie posty rozprzestrzeniają się bardzo szybko — nieuważny komentarz lub post mogą spowodować prawdziwe szkody.</w:t>
            </w:r>
          </w:p>
        </w:tc>
      </w:tr>
      <w:tr w:rsidR="00D02B95" w:rsidRPr="00AD189D" w14:paraId="46E06D0A" w14:textId="77777777" w:rsidTr="00040BCF">
        <w:tc>
          <w:tcPr>
            <w:tcW w:w="1353" w:type="dxa"/>
            <w:shd w:val="clear" w:color="auto" w:fill="C1E4F5"/>
            <w:tcMar>
              <w:top w:w="120" w:type="dxa"/>
              <w:left w:w="180" w:type="dxa"/>
              <w:bottom w:w="120" w:type="dxa"/>
              <w:right w:w="180" w:type="dxa"/>
            </w:tcMar>
            <w:hideMark/>
          </w:tcPr>
          <w:p w14:paraId="7969A1B2" w14:textId="77777777" w:rsidR="007C042D" w:rsidRPr="00DA305A" w:rsidRDefault="00F13992" w:rsidP="007C042D">
            <w:pPr>
              <w:spacing w:before="30" w:after="30"/>
              <w:ind w:left="30" w:right="30"/>
              <w:rPr>
                <w:rFonts w:ascii="Calibri" w:eastAsia="Times New Roman" w:hAnsi="Calibri" w:cs="Calibri"/>
                <w:sz w:val="16"/>
              </w:rPr>
            </w:pPr>
            <w:hyperlink r:id="rId78" w:tgtFrame="_blank" w:history="1">
              <w:r w:rsidRPr="00DA305A">
                <w:rPr>
                  <w:rFonts w:ascii="Calibri" w:eastAsia="Times New Roman" w:hAnsi="Calibri" w:cs="Calibri"/>
                  <w:color w:val="0000FF"/>
                  <w:sz w:val="16"/>
                  <w:u w:val="single"/>
                </w:rPr>
                <w:t>Screen 12</w:t>
              </w:r>
            </w:hyperlink>
            <w:r w:rsidRPr="00DA305A">
              <w:rPr>
                <w:rFonts w:ascii="Calibri" w:eastAsia="Times New Roman" w:hAnsi="Calibri" w:cs="Calibri"/>
                <w:sz w:val="16"/>
              </w:rPr>
              <w:t xml:space="preserve"> </w:t>
            </w:r>
          </w:p>
          <w:p w14:paraId="646D2B5D" w14:textId="77777777" w:rsidR="007C042D" w:rsidRPr="00DA305A" w:rsidRDefault="00F13992" w:rsidP="007C042D">
            <w:pPr>
              <w:ind w:left="30" w:right="30"/>
              <w:rPr>
                <w:rFonts w:ascii="Calibri" w:eastAsia="Times New Roman" w:hAnsi="Calibri" w:cs="Calibri"/>
                <w:sz w:val="16"/>
              </w:rPr>
            </w:pPr>
            <w:hyperlink r:id="rId79" w:tgtFrame="_blank" w:history="1">
              <w:r w:rsidRPr="00DA305A">
                <w:rPr>
                  <w:rFonts w:ascii="Calibri" w:eastAsia="Times New Roman" w:hAnsi="Calibri" w:cs="Calibri"/>
                  <w:color w:val="0000FF"/>
                  <w:sz w:val="16"/>
                  <w:u w:val="single"/>
                </w:rPr>
                <w:t>35_C_13</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B2578CF" w14:textId="77777777" w:rsidR="007C042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CONFIDENTIAL INFORMATION</w:t>
            </w:r>
          </w:p>
          <w:p w14:paraId="779877DC" w14:textId="77777777" w:rsidR="007C042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are committed to respecting and protecting all confidential information, including personal data.</w:t>
            </w:r>
          </w:p>
          <w:p w14:paraId="2F3B2AE2" w14:textId="77777777" w:rsidR="007C042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0BE8F29A" w14:textId="77777777" w:rsidR="007C042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must protect confidential information and prevent unauthorized use or sharing—even after our time with Abbott ends.</w:t>
            </w:r>
          </w:p>
          <w:p w14:paraId="02AFB0E7" w14:textId="77777777" w:rsidR="007C042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29222ED0" w14:textId="77777777" w:rsidR="007C042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w:t>
            </w:r>
            <w:r w:rsidRPr="00DA305A">
              <w:rPr>
                <w:rFonts w:ascii="Calibri" w:eastAsia="Times New Roman" w:hAnsi="Calibri" w:cs="Calibri"/>
              </w:rPr>
              <w:lastRenderedPageBreak/>
              <w:t>understanding and following them, especially for the most sensitive categories of personal information.</w:t>
            </w:r>
          </w:p>
        </w:tc>
        <w:tc>
          <w:tcPr>
            <w:tcW w:w="6000" w:type="dxa"/>
          </w:tcPr>
          <w:p w14:paraId="1F6AB171" w14:textId="77777777" w:rsidR="007C042D" w:rsidRPr="00AD189D" w:rsidRDefault="00F13992" w:rsidP="00040BCF">
            <w:pPr>
              <w:spacing w:before="100" w:beforeAutospacing="1" w:after="100" w:afterAutospacing="1"/>
              <w:ind w:left="30" w:right="30"/>
              <w:rPr>
                <w:rFonts w:ascii="Calibri" w:eastAsia="Times New Roman" w:hAnsi="Calibri" w:cs="Calibri"/>
                <w:lang w:val="pl-PL"/>
                <w:rPrChange w:id="10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INFORMACJE POUFNE</w:t>
            </w:r>
          </w:p>
          <w:p w14:paraId="5B25F84B" w14:textId="77777777" w:rsidR="007C042D" w:rsidRPr="00AD189D" w:rsidRDefault="00F13992" w:rsidP="00040BCF">
            <w:pPr>
              <w:spacing w:before="100" w:beforeAutospacing="1" w:after="100" w:afterAutospacing="1"/>
              <w:ind w:left="30" w:right="30"/>
              <w:rPr>
                <w:rFonts w:ascii="Calibri" w:eastAsia="Times New Roman" w:hAnsi="Calibri" w:cs="Calibri"/>
                <w:lang w:val="pl-PL"/>
                <w:rPrChange w:id="10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Zobowiązujemy się do poszanowania i ochrony wszystkich informacji poufnych, w tym danych osobowych.</w:t>
            </w:r>
          </w:p>
          <w:p w14:paraId="5AB33095" w14:textId="77777777" w:rsidR="007C042D"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Jednym z najcenniejszych zasobów firmy Abbott są jej informacje poufne. Obejmują one informacje niepubliczne, takie jak badania, tajemnice handlowe, plany biznesowe, ceny, umowy, wyniki finansowe oraz inne dane, które w przypadku ujawnienia mogłyby przynieść korzyści konkurentom lub zaszkodzić firmie Abbott.</w:t>
            </w:r>
          </w:p>
          <w:p w14:paraId="275BAE14" w14:textId="77777777" w:rsidR="007C042D"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Musimy chronić informacje poufne i zapobiegać ich nieupoważnionemu wykorzystaniu lub udostępnianiu — nawet po zakończeniu relacji z Abbott.</w:t>
            </w:r>
          </w:p>
          <w:p w14:paraId="033208F7" w14:textId="77777777" w:rsidR="007C042D"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W firmie Abbott szanujemy również własność intelektualną innych osób i unikamy niewłaściwego wykorzystywania ich poufnych informacji. Niewłaściwe wykorzystanie informacji niepublicznych, np. w celu przeprowadzenia transakcji z wykorzystaniem informacji poufnych, jest niezgodne z prawem i nieetyczne.</w:t>
            </w:r>
          </w:p>
          <w:p w14:paraId="318E9B16" w14:textId="77777777" w:rsidR="007C042D"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 xml:space="preserve">Chronimy również dane osobowe powierzone nam przez współpracowników, pracowników służby zdrowia i klientów. Gromadząc i wykorzystując dane osobowe, </w:t>
            </w:r>
            <w:r w:rsidRPr="00DA305A">
              <w:rPr>
                <w:rFonts w:ascii="Calibri" w:eastAsia="Calibri" w:hAnsi="Calibri" w:cs="Calibri"/>
                <w:lang w:val="pl-PL"/>
              </w:rPr>
              <w:lastRenderedPageBreak/>
              <w:t>postępujemy w sposób odpowiedzialny, uzyskując odpowiednią zgodę, i nigdy nie sprzedajemy ani nie pozyskujemy ich z nieautoryzowanych źródeł. W wielu lokalizacjach obowiązują surowe przepisy dotyczące ochrony prywatności, a my zobowiązujemy się do ich zrozumienia i przestrzegania, zwłaszcza w odniesieniu do najbardziej wrażliwych kategorii danych osobowych.</w:t>
            </w:r>
          </w:p>
        </w:tc>
      </w:tr>
      <w:tr w:rsidR="00D02B95" w:rsidRPr="00AD189D" w14:paraId="70111131" w14:textId="77777777" w:rsidTr="00040BCF">
        <w:tc>
          <w:tcPr>
            <w:tcW w:w="1353" w:type="dxa"/>
            <w:shd w:val="clear" w:color="auto" w:fill="C1E4F5"/>
            <w:tcMar>
              <w:top w:w="120" w:type="dxa"/>
              <w:left w:w="180" w:type="dxa"/>
              <w:bottom w:w="120" w:type="dxa"/>
              <w:right w:w="180" w:type="dxa"/>
            </w:tcMar>
            <w:hideMark/>
          </w:tcPr>
          <w:p w14:paraId="2AC40581" w14:textId="77777777" w:rsidR="007317E0" w:rsidRPr="00DA305A" w:rsidRDefault="00F13992" w:rsidP="007317E0">
            <w:pPr>
              <w:spacing w:before="30" w:after="30"/>
              <w:ind w:left="30" w:right="30"/>
              <w:rPr>
                <w:rFonts w:ascii="Calibri" w:eastAsia="Times New Roman" w:hAnsi="Calibri" w:cs="Calibri"/>
                <w:sz w:val="16"/>
              </w:rPr>
            </w:pPr>
            <w:hyperlink r:id="rId80" w:tgtFrame="_blank" w:history="1">
              <w:r w:rsidRPr="00DA305A">
                <w:rPr>
                  <w:rFonts w:ascii="Calibri" w:eastAsia="Times New Roman" w:hAnsi="Calibri" w:cs="Calibri"/>
                  <w:color w:val="0000FF"/>
                  <w:sz w:val="16"/>
                  <w:u w:val="single"/>
                </w:rPr>
                <w:t>Screen 12</w:t>
              </w:r>
            </w:hyperlink>
            <w:r w:rsidRPr="00DA305A">
              <w:rPr>
                <w:rFonts w:ascii="Calibri" w:eastAsia="Times New Roman" w:hAnsi="Calibri" w:cs="Calibri"/>
                <w:sz w:val="16"/>
              </w:rPr>
              <w:t xml:space="preserve"> </w:t>
            </w:r>
          </w:p>
          <w:p w14:paraId="3D13FCC8" w14:textId="77777777" w:rsidR="007317E0" w:rsidRPr="00DA305A" w:rsidRDefault="00F13992" w:rsidP="007317E0">
            <w:pPr>
              <w:ind w:left="30" w:right="30"/>
              <w:rPr>
                <w:rFonts w:ascii="Calibri" w:eastAsia="Times New Roman" w:hAnsi="Calibri" w:cs="Calibri"/>
                <w:sz w:val="16"/>
              </w:rPr>
            </w:pPr>
            <w:hyperlink r:id="rId81" w:tgtFrame="_blank" w:history="1">
              <w:r w:rsidRPr="00DA305A">
                <w:rPr>
                  <w:rFonts w:ascii="Calibri" w:eastAsia="Times New Roman" w:hAnsi="Calibri" w:cs="Calibri"/>
                  <w:color w:val="0000FF"/>
                  <w:sz w:val="16"/>
                  <w:u w:val="single"/>
                </w:rPr>
                <w:t>36_C_13</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D5531B" w14:textId="77777777" w:rsidR="007317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ANTI-BRIBERY</w:t>
            </w:r>
          </w:p>
          <w:p w14:paraId="0CE21378" w14:textId="77777777" w:rsidR="007317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actively oppose fraud, bribery, and corruption. We get business the right way.</w:t>
            </w:r>
          </w:p>
          <w:p w14:paraId="5811A235" w14:textId="77777777" w:rsidR="007317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3788AD43" w14:textId="77777777" w:rsidR="007317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116BAD4C" w14:textId="77777777" w:rsidR="007317E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We follow anti-bribery, anti-corruption, and anti-kickback laws globally, including the U.S. Foreign Corrupt Practices Act. Everyone at Abbott must carefully manage </w:t>
            </w:r>
            <w:r w:rsidRPr="00DA305A">
              <w:rPr>
                <w:rFonts w:ascii="Calibri" w:eastAsia="Times New Roman" w:hAnsi="Calibri" w:cs="Calibri"/>
              </w:rPr>
              <w:lastRenderedPageBreak/>
              <w:t>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6AE3FACC" w14:textId="77777777" w:rsidR="007317E0" w:rsidRPr="00AD189D" w:rsidRDefault="00F13992" w:rsidP="00040BCF">
            <w:pPr>
              <w:spacing w:before="100" w:beforeAutospacing="1" w:after="100" w:afterAutospacing="1"/>
              <w:ind w:left="30" w:right="30"/>
              <w:rPr>
                <w:rFonts w:ascii="Calibri" w:eastAsia="Times New Roman" w:hAnsi="Calibri" w:cs="Calibri"/>
                <w:lang w:val="pl-PL"/>
                <w:rPrChange w:id="10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DZIAŁANIA ANTYKORUPCYJNE</w:t>
            </w:r>
          </w:p>
          <w:p w14:paraId="47195B2C" w14:textId="77777777" w:rsidR="007317E0" w:rsidRPr="00AD189D" w:rsidRDefault="00F13992" w:rsidP="00040BCF">
            <w:pPr>
              <w:spacing w:before="100" w:beforeAutospacing="1" w:after="100" w:afterAutospacing="1"/>
              <w:ind w:left="30" w:right="30"/>
              <w:rPr>
                <w:rFonts w:ascii="Calibri" w:eastAsia="Times New Roman" w:hAnsi="Calibri" w:cs="Calibri"/>
                <w:lang w:val="pl-PL"/>
                <w:rPrChange w:id="10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Aktywnie przeciwdziałamy oszustwom, przekupstwu i korupcji. Prowadzimy interesy we właściwy sposób.</w:t>
            </w:r>
          </w:p>
          <w:p w14:paraId="32CB7297" w14:textId="77777777" w:rsidR="007317E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Jako ludzie oczekujemy, że pracownicy służby zdrowia będą podejmować decyzje w oparciu o dobro pacjentów, a nie pod wpływem zachęt ze strony firm. Podobnie oczekujemy, że urzędnicy państwowi będą działać w interesie publicznym, a nie pod presją firm komercyjnych.</w:t>
            </w:r>
          </w:p>
          <w:p w14:paraId="41F7C8E5" w14:textId="77777777" w:rsidR="007317E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W firmie Abbott edukujemy pracowników służby zdrowia na temat naszych produktów, ale nie wpływamy na ich niezależny osąd. Nigdy nie wolno oferować korzyści majątkowych pracownikom służby zdrowia (takim jak lekarze, farmaceuci, pielęgniarki, naukowcy lub pracownicy laboratoriów), urzędnikom państwowym ani innym osobom w celu uzyskania korzyści biznesowych lub wynagrodzenia za dotychczasowe relacje.</w:t>
            </w:r>
          </w:p>
          <w:p w14:paraId="59E2E251" w14:textId="77777777" w:rsidR="007317E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 xml:space="preserve">Przestrzegamy przepisów dotyczących przeciwdziałania przekupstwu, korupcji i łapówkarstwu na całym świecie, w </w:t>
            </w:r>
            <w:r w:rsidRPr="00DA305A">
              <w:rPr>
                <w:rFonts w:ascii="Calibri" w:eastAsia="Calibri" w:hAnsi="Calibri" w:cs="Calibri"/>
                <w:lang w:val="pl-PL"/>
              </w:rPr>
              <w:lastRenderedPageBreak/>
              <w:t>tym amerykańskiej ustawy o zagranicznych praktykach korupcyjnych (</w:t>
            </w:r>
            <w:proofErr w:type="spellStart"/>
            <w:r w:rsidRPr="00DA305A">
              <w:rPr>
                <w:rFonts w:ascii="Calibri" w:eastAsia="Calibri" w:hAnsi="Calibri" w:cs="Calibri"/>
                <w:lang w:val="pl-PL"/>
              </w:rPr>
              <w:t>Foreign</w:t>
            </w:r>
            <w:proofErr w:type="spellEnd"/>
            <w:r w:rsidRPr="00DA305A">
              <w:rPr>
                <w:rFonts w:ascii="Calibri" w:eastAsia="Calibri" w:hAnsi="Calibri" w:cs="Calibri"/>
                <w:lang w:val="pl-PL"/>
              </w:rPr>
              <w:t xml:space="preserve"> </w:t>
            </w:r>
            <w:proofErr w:type="spellStart"/>
            <w:r w:rsidRPr="00DA305A">
              <w:rPr>
                <w:rFonts w:ascii="Calibri" w:eastAsia="Calibri" w:hAnsi="Calibri" w:cs="Calibri"/>
                <w:lang w:val="pl-PL"/>
              </w:rPr>
              <w:t>Corrupt</w:t>
            </w:r>
            <w:proofErr w:type="spellEnd"/>
            <w:r w:rsidRPr="00DA305A">
              <w:rPr>
                <w:rFonts w:ascii="Calibri" w:eastAsia="Calibri" w:hAnsi="Calibri" w:cs="Calibri"/>
                <w:lang w:val="pl-PL"/>
              </w:rPr>
              <w:t xml:space="preserve"> </w:t>
            </w:r>
            <w:proofErr w:type="spellStart"/>
            <w:r w:rsidRPr="00DA305A">
              <w:rPr>
                <w:rFonts w:ascii="Calibri" w:eastAsia="Calibri" w:hAnsi="Calibri" w:cs="Calibri"/>
                <w:lang w:val="pl-PL"/>
              </w:rPr>
              <w:t>Practices</w:t>
            </w:r>
            <w:proofErr w:type="spellEnd"/>
            <w:r w:rsidRPr="00DA305A">
              <w:rPr>
                <w:rFonts w:ascii="Calibri" w:eastAsia="Calibri" w:hAnsi="Calibri" w:cs="Calibri"/>
                <w:lang w:val="pl-PL"/>
              </w:rPr>
              <w:t xml:space="preserve"> </w:t>
            </w:r>
            <w:proofErr w:type="spellStart"/>
            <w:r w:rsidRPr="00DA305A">
              <w:rPr>
                <w:rFonts w:ascii="Calibri" w:eastAsia="Calibri" w:hAnsi="Calibri" w:cs="Calibri"/>
                <w:lang w:val="pl-PL"/>
              </w:rPr>
              <w:t>Act</w:t>
            </w:r>
            <w:proofErr w:type="spellEnd"/>
            <w:r w:rsidRPr="00DA305A">
              <w:rPr>
                <w:rFonts w:ascii="Calibri" w:eastAsia="Calibri" w:hAnsi="Calibri" w:cs="Calibri"/>
                <w:lang w:val="pl-PL"/>
              </w:rPr>
              <w:t xml:space="preserve">). Każda osoba w firmie Abbott musi starannie zarządzać relacjami z dostawcami usług — takimi jak dystrybutorzy, konsultanci i prelegenci — poprzez przeprowadzanie analiz </w:t>
            </w:r>
            <w:proofErr w:type="spellStart"/>
            <w:r w:rsidRPr="00DA305A">
              <w:rPr>
                <w:rFonts w:ascii="Calibri" w:eastAsia="Calibri" w:hAnsi="Calibri" w:cs="Calibri"/>
                <w:lang w:val="pl-PL"/>
              </w:rPr>
              <w:t>due</w:t>
            </w:r>
            <w:proofErr w:type="spellEnd"/>
            <w:r w:rsidRPr="00DA305A">
              <w:rPr>
                <w:rFonts w:ascii="Calibri" w:eastAsia="Calibri" w:hAnsi="Calibri" w:cs="Calibri"/>
                <w:lang w:val="pl-PL"/>
              </w:rPr>
              <w:t xml:space="preserve"> </w:t>
            </w:r>
            <w:proofErr w:type="spellStart"/>
            <w:r w:rsidRPr="00DA305A">
              <w:rPr>
                <w:rFonts w:ascii="Calibri" w:eastAsia="Calibri" w:hAnsi="Calibri" w:cs="Calibri"/>
                <w:lang w:val="pl-PL"/>
              </w:rPr>
              <w:t>diligence</w:t>
            </w:r>
            <w:proofErr w:type="spellEnd"/>
            <w:r w:rsidRPr="00DA305A">
              <w:rPr>
                <w:rFonts w:ascii="Calibri" w:eastAsia="Calibri" w:hAnsi="Calibri" w:cs="Calibri"/>
                <w:lang w:val="pl-PL"/>
              </w:rPr>
              <w:t>, płacenie godziwej wartości rynkowej oraz odpowiednie dokumentowanie płatności w celu zapewnienia zgodności z przepisami prawa i standardami firmy.</w:t>
            </w:r>
          </w:p>
        </w:tc>
      </w:tr>
      <w:tr w:rsidR="00D02B95" w:rsidRPr="00AD189D" w14:paraId="15B70B4C" w14:textId="77777777" w:rsidTr="00040BCF">
        <w:tc>
          <w:tcPr>
            <w:tcW w:w="1353" w:type="dxa"/>
            <w:shd w:val="clear" w:color="auto" w:fill="C1E4F5"/>
            <w:tcMar>
              <w:top w:w="120" w:type="dxa"/>
              <w:left w:w="180" w:type="dxa"/>
              <w:bottom w:w="120" w:type="dxa"/>
              <w:right w:w="180" w:type="dxa"/>
            </w:tcMar>
            <w:hideMark/>
          </w:tcPr>
          <w:p w14:paraId="59CD87D9" w14:textId="77777777" w:rsidR="00870B35" w:rsidRPr="00DA305A" w:rsidRDefault="00F13992" w:rsidP="00870B35">
            <w:pPr>
              <w:spacing w:before="30" w:after="30"/>
              <w:ind w:left="30" w:right="30"/>
              <w:rPr>
                <w:rFonts w:ascii="Calibri" w:eastAsia="Times New Roman" w:hAnsi="Calibri" w:cs="Calibri"/>
                <w:sz w:val="16"/>
              </w:rPr>
            </w:pPr>
            <w:hyperlink r:id="rId82" w:tgtFrame="_blank" w:history="1">
              <w:r w:rsidRPr="00DA305A">
                <w:rPr>
                  <w:rFonts w:ascii="Calibri" w:eastAsia="Times New Roman" w:hAnsi="Calibri" w:cs="Calibri"/>
                  <w:color w:val="0000FF"/>
                  <w:sz w:val="16"/>
                  <w:u w:val="single"/>
                </w:rPr>
                <w:t>Screen 12</w:t>
              </w:r>
            </w:hyperlink>
            <w:r w:rsidRPr="00DA305A">
              <w:rPr>
                <w:rFonts w:ascii="Calibri" w:eastAsia="Times New Roman" w:hAnsi="Calibri" w:cs="Calibri"/>
                <w:sz w:val="16"/>
              </w:rPr>
              <w:t xml:space="preserve"> </w:t>
            </w:r>
          </w:p>
          <w:p w14:paraId="3CE18432" w14:textId="77777777" w:rsidR="00870B35" w:rsidRPr="00DA305A" w:rsidRDefault="00F13992" w:rsidP="00870B35">
            <w:pPr>
              <w:ind w:left="30" w:right="30"/>
              <w:rPr>
                <w:rFonts w:ascii="Calibri" w:eastAsia="Times New Roman" w:hAnsi="Calibri" w:cs="Calibri"/>
                <w:sz w:val="16"/>
              </w:rPr>
            </w:pPr>
            <w:hyperlink r:id="rId83" w:tgtFrame="_blank" w:history="1">
              <w:r w:rsidRPr="00DA305A">
                <w:rPr>
                  <w:rFonts w:ascii="Calibri" w:eastAsia="Times New Roman" w:hAnsi="Calibri" w:cs="Calibri"/>
                  <w:color w:val="0000FF"/>
                  <w:sz w:val="16"/>
                  <w:u w:val="single"/>
                </w:rPr>
                <w:t>37_C_13</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994F60" w14:textId="77777777" w:rsidR="00870B3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GIFTS, MEALS &amp; ENTERTAINMENT</w:t>
            </w:r>
          </w:p>
          <w:p w14:paraId="3E86EE37" w14:textId="77777777" w:rsidR="00870B3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do not offer or provide anything of value to gain a business advantage, directly or indirectly, in line with anti-bribery principles.</w:t>
            </w:r>
          </w:p>
          <w:p w14:paraId="596D93BD" w14:textId="77777777" w:rsidR="00870B3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5BC998BE" w14:textId="77777777" w:rsidR="00870B35" w:rsidRPr="00AD189D" w:rsidRDefault="00F13992" w:rsidP="00040BCF">
            <w:pPr>
              <w:spacing w:before="100" w:beforeAutospacing="1" w:after="100" w:afterAutospacing="1"/>
              <w:ind w:left="30" w:right="30"/>
              <w:rPr>
                <w:rFonts w:ascii="Calibri" w:eastAsia="Times New Roman" w:hAnsi="Calibri" w:cs="Calibri"/>
                <w:lang w:val="pl-PL"/>
                <w:rPrChange w:id="10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PODARUNKI, POSIŁKI I ROZRYWKA</w:t>
            </w:r>
          </w:p>
          <w:p w14:paraId="5FF59E1E" w14:textId="77777777" w:rsidR="00870B35" w:rsidRPr="00AD189D" w:rsidRDefault="00F13992" w:rsidP="00040BCF">
            <w:pPr>
              <w:spacing w:before="100" w:beforeAutospacing="1" w:after="100" w:afterAutospacing="1"/>
              <w:ind w:left="30" w:right="30"/>
              <w:rPr>
                <w:rFonts w:ascii="Calibri" w:eastAsia="Times New Roman" w:hAnsi="Calibri" w:cs="Calibri"/>
                <w:lang w:val="pl-PL"/>
                <w:rPrChange w:id="10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Nie oferujemy ani nie zapewniamy żadnych korzyści majątkowych w celu uzyskania przewagi biznesowej, bezpośrednio lub pośrednio, zgodnie z zasadami przeciwdziałania korupcji.</w:t>
            </w:r>
          </w:p>
          <w:p w14:paraId="6CBFD0B8" w14:textId="77777777" w:rsidR="00870B35"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Aby zapobiec wywieraniu niewłaściwego wpływu na decyzje biznesowe, ustanawiamy limity dotyczące podarunków, posiłków i rozrywki. Polityka firmy Abbott gwarantuje, że gadżety przypominające o marce, przedmioty okolicznościowe, oferty gościnności czy inne świadczenia nigdy nie kolidują z profesjonalnym osądem.</w:t>
            </w:r>
          </w:p>
        </w:tc>
      </w:tr>
      <w:tr w:rsidR="00D02B95" w:rsidRPr="00AD189D" w14:paraId="106615DB" w14:textId="77777777" w:rsidTr="00040BCF">
        <w:tc>
          <w:tcPr>
            <w:tcW w:w="1353" w:type="dxa"/>
            <w:shd w:val="clear" w:color="auto" w:fill="C1E4F5"/>
            <w:tcMar>
              <w:top w:w="120" w:type="dxa"/>
              <w:left w:w="180" w:type="dxa"/>
              <w:bottom w:w="120" w:type="dxa"/>
              <w:right w:w="180" w:type="dxa"/>
            </w:tcMar>
            <w:hideMark/>
          </w:tcPr>
          <w:p w14:paraId="2A391E2E" w14:textId="77777777" w:rsidR="00B44AA0" w:rsidRPr="00DA305A" w:rsidRDefault="00F13992" w:rsidP="00B44AA0">
            <w:pPr>
              <w:spacing w:before="30" w:after="30"/>
              <w:ind w:left="30" w:right="30"/>
              <w:rPr>
                <w:rFonts w:ascii="Calibri" w:eastAsia="Times New Roman" w:hAnsi="Calibri" w:cs="Calibri"/>
                <w:sz w:val="16"/>
              </w:rPr>
            </w:pPr>
            <w:hyperlink r:id="rId84" w:tgtFrame="_blank" w:history="1">
              <w:r w:rsidRPr="00DA305A">
                <w:rPr>
                  <w:rFonts w:ascii="Calibri" w:eastAsia="Times New Roman" w:hAnsi="Calibri" w:cs="Calibri"/>
                  <w:color w:val="0000FF"/>
                  <w:sz w:val="16"/>
                  <w:u w:val="single"/>
                </w:rPr>
                <w:t>Screen 12</w:t>
              </w:r>
            </w:hyperlink>
            <w:r w:rsidRPr="00DA305A">
              <w:rPr>
                <w:rFonts w:ascii="Calibri" w:eastAsia="Times New Roman" w:hAnsi="Calibri" w:cs="Calibri"/>
                <w:sz w:val="16"/>
              </w:rPr>
              <w:t xml:space="preserve"> </w:t>
            </w:r>
          </w:p>
          <w:p w14:paraId="6C478DB2" w14:textId="77777777" w:rsidR="00B44AA0" w:rsidRPr="00DA305A" w:rsidRDefault="00F13992" w:rsidP="00B44AA0">
            <w:pPr>
              <w:ind w:left="30" w:right="30"/>
              <w:rPr>
                <w:rFonts w:ascii="Calibri" w:eastAsia="Times New Roman" w:hAnsi="Calibri" w:cs="Calibri"/>
                <w:sz w:val="16"/>
              </w:rPr>
            </w:pPr>
            <w:hyperlink r:id="rId85" w:tgtFrame="_blank" w:history="1">
              <w:r w:rsidRPr="00DA305A">
                <w:rPr>
                  <w:rFonts w:ascii="Calibri" w:eastAsia="Times New Roman" w:hAnsi="Calibri" w:cs="Calibri"/>
                  <w:color w:val="0000FF"/>
                  <w:sz w:val="16"/>
                  <w:u w:val="single"/>
                </w:rPr>
                <w:t>38_C_13</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13CE58" w14:textId="77777777" w:rsidR="00B44AA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ACCURATE BOOKS &amp; RECORDS</w:t>
            </w:r>
          </w:p>
          <w:p w14:paraId="62DFB000" w14:textId="77777777" w:rsidR="00B44AA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measure achievements accurately.</w:t>
            </w:r>
          </w:p>
          <w:p w14:paraId="3A6FEC62" w14:textId="77777777" w:rsidR="00B44AA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Abbott’s records and public statements must accurately reflect our actions, with enough context to show the </w:t>
            </w:r>
            <w:r w:rsidRPr="00DA305A">
              <w:rPr>
                <w:rFonts w:ascii="Calibri" w:eastAsia="Times New Roman" w:hAnsi="Calibri" w:cs="Calibri"/>
              </w:rPr>
              <w:lastRenderedPageBreak/>
              <w:t>true nature of our work. Financial records must follow accounting standards, laws, and Abbott’s internal policies.</w:t>
            </w:r>
          </w:p>
          <w:p w14:paraId="72CC3328" w14:textId="77777777" w:rsidR="00B44AA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1ED37148" w14:textId="77777777" w:rsidR="00B44AA0" w:rsidRPr="00AD189D" w:rsidRDefault="00F13992" w:rsidP="00040BCF">
            <w:pPr>
              <w:spacing w:before="100" w:beforeAutospacing="1" w:after="100" w:afterAutospacing="1"/>
              <w:ind w:left="30" w:right="30"/>
              <w:rPr>
                <w:rFonts w:ascii="Calibri" w:eastAsia="Times New Roman" w:hAnsi="Calibri" w:cs="Calibri"/>
                <w:lang w:val="pl-PL"/>
                <w:rPrChange w:id="11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RZETELNE KSIĘGOWANIE I EWIDENCJA</w:t>
            </w:r>
          </w:p>
          <w:p w14:paraId="30AD926D" w14:textId="77777777" w:rsidR="00B44AA0" w:rsidRPr="00AD189D" w:rsidRDefault="00F13992" w:rsidP="00040BCF">
            <w:pPr>
              <w:spacing w:before="100" w:beforeAutospacing="1" w:after="100" w:afterAutospacing="1"/>
              <w:ind w:left="30" w:right="30"/>
              <w:rPr>
                <w:rFonts w:ascii="Calibri" w:eastAsia="Times New Roman" w:hAnsi="Calibri" w:cs="Calibri"/>
                <w:lang w:val="pl-PL"/>
                <w:rPrChange w:id="11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Precyzyjnie mierzymy osiągnięcia.</w:t>
            </w:r>
          </w:p>
          <w:p w14:paraId="0DD72D14" w14:textId="77777777" w:rsidR="00B44AA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 xml:space="preserve">Ewidencje oraz oświadczenia publiczne Abbott muszą dokładnie odzwierciedlać nasze działania i zapewniać </w:t>
            </w:r>
            <w:r w:rsidRPr="00DA305A">
              <w:rPr>
                <w:rFonts w:ascii="Calibri" w:eastAsia="Calibri" w:hAnsi="Calibri" w:cs="Calibri"/>
                <w:lang w:val="pl-PL"/>
              </w:rPr>
              <w:lastRenderedPageBreak/>
              <w:t>wystarczający kontekst, by wykazać prawdziwy charakter naszej pracy. Księgi rachunkowe muszą być sporządzane zgodnie ze standardami rachunkowości, przepisami prawa oraz polityką wewnętrzną firmy Abbott.</w:t>
            </w:r>
          </w:p>
          <w:p w14:paraId="12E904B4" w14:textId="77777777" w:rsidR="00B44AA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Podając informacje dotyczące cen, płatności lub przedmiotów wartościowych — zwłaszcza pracownikom służby zdrowia — musimy zapewnić, że są one kompletne i dokładne. Wiele instytucji rządowych wymaga przejrzystości w celu ochrony środków publicznych. Abbott zobowiązuje się do przekazywania wiarygodnych danych, dzięki którym instytucje rządowe, ubezpieczyciele oraz inni interesariusze mogą podejmować świadome decyzje.</w:t>
            </w:r>
          </w:p>
        </w:tc>
      </w:tr>
      <w:tr w:rsidR="00D02B95" w:rsidRPr="00AD189D" w14:paraId="0BC1BBCD" w14:textId="77777777" w:rsidTr="00040BCF">
        <w:tc>
          <w:tcPr>
            <w:tcW w:w="1353" w:type="dxa"/>
            <w:shd w:val="clear" w:color="auto" w:fill="C1E4F5"/>
            <w:tcMar>
              <w:top w:w="120" w:type="dxa"/>
              <w:left w:w="180" w:type="dxa"/>
              <w:bottom w:w="120" w:type="dxa"/>
              <w:right w:w="180" w:type="dxa"/>
            </w:tcMar>
            <w:hideMark/>
          </w:tcPr>
          <w:p w14:paraId="37612955" w14:textId="77777777" w:rsidR="008A1495" w:rsidRPr="00DA305A" w:rsidRDefault="00F13992" w:rsidP="008A1495">
            <w:pPr>
              <w:spacing w:before="30" w:after="30"/>
              <w:ind w:left="30" w:right="30"/>
              <w:rPr>
                <w:rFonts w:ascii="Calibri" w:eastAsia="Times New Roman" w:hAnsi="Calibri" w:cs="Calibri"/>
                <w:sz w:val="16"/>
              </w:rPr>
            </w:pPr>
            <w:hyperlink r:id="rId86" w:tgtFrame="_blank" w:history="1">
              <w:r w:rsidRPr="00DA305A">
                <w:rPr>
                  <w:rFonts w:ascii="Calibri" w:eastAsia="Times New Roman" w:hAnsi="Calibri" w:cs="Calibri"/>
                  <w:color w:val="0000FF"/>
                  <w:sz w:val="16"/>
                  <w:u w:val="single"/>
                </w:rPr>
                <w:t>Screen 12</w:t>
              </w:r>
            </w:hyperlink>
            <w:r w:rsidRPr="00DA305A">
              <w:rPr>
                <w:rFonts w:ascii="Calibri" w:eastAsia="Times New Roman" w:hAnsi="Calibri" w:cs="Calibri"/>
                <w:sz w:val="16"/>
              </w:rPr>
              <w:t xml:space="preserve"> </w:t>
            </w:r>
          </w:p>
          <w:p w14:paraId="257B7341" w14:textId="77777777" w:rsidR="008A1495" w:rsidRPr="00DA305A" w:rsidRDefault="00F13992" w:rsidP="008A1495">
            <w:pPr>
              <w:ind w:left="30" w:right="30"/>
              <w:rPr>
                <w:rFonts w:ascii="Calibri" w:eastAsia="Times New Roman" w:hAnsi="Calibri" w:cs="Calibri"/>
                <w:sz w:val="16"/>
              </w:rPr>
            </w:pPr>
            <w:hyperlink r:id="rId87" w:tgtFrame="_blank" w:history="1">
              <w:r w:rsidRPr="00DA305A">
                <w:rPr>
                  <w:rFonts w:ascii="Calibri" w:eastAsia="Times New Roman" w:hAnsi="Calibri" w:cs="Calibri"/>
                  <w:color w:val="0000FF"/>
                  <w:sz w:val="16"/>
                  <w:u w:val="single"/>
                </w:rPr>
                <w:t>39_C_13</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014222" w14:textId="77777777" w:rsidR="008A149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COMPLIANCE WITH LAWS</w:t>
            </w:r>
          </w:p>
          <w:p w14:paraId="2752CAB3" w14:textId="77777777" w:rsidR="008A149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follow all laws, regulations and Abbott requirements that apply to our work.</w:t>
            </w:r>
          </w:p>
          <w:p w14:paraId="2E36FF48" w14:textId="77777777" w:rsidR="008A149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0EEC4739" w14:textId="77777777" w:rsidR="008A149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As a global company, we must also be aware that laws from one country may apply to work done in another. </w:t>
            </w:r>
            <w:r w:rsidRPr="00DA305A">
              <w:rPr>
                <w:rFonts w:ascii="Calibri" w:eastAsia="Times New Roman" w:hAnsi="Calibri" w:cs="Calibri"/>
              </w:rPr>
              <w:lastRenderedPageBreak/>
              <w:t>When in doubt, seek guidance from the Legal Division or the Office of Ethics and Compliance.</w:t>
            </w:r>
          </w:p>
        </w:tc>
        <w:tc>
          <w:tcPr>
            <w:tcW w:w="6000" w:type="dxa"/>
          </w:tcPr>
          <w:p w14:paraId="197515EC" w14:textId="77777777" w:rsidR="008A1495" w:rsidRPr="00AD189D" w:rsidRDefault="00F13992" w:rsidP="00040BCF">
            <w:pPr>
              <w:spacing w:before="100" w:beforeAutospacing="1" w:after="100" w:afterAutospacing="1"/>
              <w:ind w:left="30" w:right="30"/>
              <w:rPr>
                <w:rFonts w:ascii="Calibri" w:eastAsia="Times New Roman" w:hAnsi="Calibri" w:cs="Calibri"/>
                <w:lang w:val="pl-PL"/>
                <w:rPrChange w:id="11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ZGODNOŚĆ Z PRZEPISAMI PRAWA</w:t>
            </w:r>
          </w:p>
          <w:p w14:paraId="3BD6CBC3" w14:textId="77777777" w:rsidR="008A1495" w:rsidRPr="00AD189D" w:rsidRDefault="00F13992" w:rsidP="00040BCF">
            <w:pPr>
              <w:spacing w:before="100" w:beforeAutospacing="1" w:after="100" w:afterAutospacing="1"/>
              <w:ind w:left="30" w:right="30"/>
              <w:rPr>
                <w:rFonts w:ascii="Calibri" w:eastAsia="Times New Roman" w:hAnsi="Calibri" w:cs="Calibri"/>
                <w:lang w:val="pl-PL"/>
                <w:rPrChange w:id="11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Przestrzegamy wszystkich przepisów, regulacji prawnych oraz wymogów firmy Abbott mających zastosowanie do naszej pracy.</w:t>
            </w:r>
          </w:p>
          <w:p w14:paraId="3A53C731" w14:textId="77777777" w:rsidR="008A1495"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Każdy pracownik firmy Abbott jest zobowiązany do przestrzegania wszystkich obowiązujących przepisów prawa, jak również polityk, procedur i Kodeksu firmy Abbott. To podstawowy warunek zatrudnienia. Polityki firmy Abbott obejmują kluczowe obszary, taki jak zgodność z przepisami w zakresie ochrony zdrowia, jakość, finanse, handel, bezpieczeństwo i inne, pomagając nam spełniać wymogi prawne i zapobiegać niezgodności z prawem.</w:t>
            </w:r>
          </w:p>
          <w:p w14:paraId="3B0D63FD" w14:textId="0D4935B0" w:rsidR="008A1495"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lastRenderedPageBreak/>
              <w:t xml:space="preserve">Jako firma globalna musimy również mieć świadomość, że przepisy prawne jednego kraju mogą mieć zastosowanie do pracy wykonywanej w innym kraju. W przypadku wątpliwości należy </w:t>
            </w:r>
            <w:del w:id="114" w:author="Mastalerz, Piotr" w:date="2025-12-17T12:02:00Z" w16du:dateUtc="2025-12-17T11:02:00Z">
              <w:r w:rsidRPr="00DA305A" w:rsidDel="0044703D">
                <w:rPr>
                  <w:rFonts w:ascii="Calibri" w:eastAsia="Calibri" w:hAnsi="Calibri" w:cs="Calibri"/>
                  <w:lang w:val="pl-PL"/>
                </w:rPr>
                <w:delText>zasiegnąć</w:delText>
              </w:r>
            </w:del>
            <w:ins w:id="115" w:author="Mastalerz, Piotr" w:date="2025-12-17T12:02:00Z" w16du:dateUtc="2025-12-17T11:02:00Z">
              <w:r w:rsidR="0044703D" w:rsidRPr="00DA305A">
                <w:rPr>
                  <w:rFonts w:ascii="Calibri" w:eastAsia="Calibri" w:hAnsi="Calibri" w:cs="Calibri"/>
                  <w:lang w:val="pl-PL"/>
                </w:rPr>
                <w:t>zasięgnąć</w:t>
              </w:r>
            </w:ins>
            <w:r w:rsidRPr="00DA305A">
              <w:rPr>
                <w:rFonts w:ascii="Calibri" w:eastAsia="Calibri" w:hAnsi="Calibri" w:cs="Calibri"/>
                <w:lang w:val="pl-PL"/>
              </w:rPr>
              <w:t xml:space="preserve"> porady Działu Prawnego lub Biura Etyki i Zgodności.</w:t>
            </w:r>
          </w:p>
        </w:tc>
      </w:tr>
      <w:tr w:rsidR="00D02B95" w:rsidRPr="00AD189D" w14:paraId="6BE1A3F2" w14:textId="77777777" w:rsidTr="00040BCF">
        <w:tc>
          <w:tcPr>
            <w:tcW w:w="1353" w:type="dxa"/>
            <w:shd w:val="clear" w:color="auto" w:fill="C1E4F5"/>
            <w:tcMar>
              <w:top w:w="120" w:type="dxa"/>
              <w:left w:w="180" w:type="dxa"/>
              <w:bottom w:w="120" w:type="dxa"/>
              <w:right w:w="180" w:type="dxa"/>
            </w:tcMar>
            <w:hideMark/>
          </w:tcPr>
          <w:p w14:paraId="224E679D" w14:textId="77777777" w:rsidR="0044511A" w:rsidRPr="00DA305A" w:rsidRDefault="00F13992" w:rsidP="0044511A">
            <w:pPr>
              <w:spacing w:before="30" w:after="30"/>
              <w:ind w:left="30" w:right="30"/>
              <w:rPr>
                <w:rFonts w:ascii="Calibri" w:eastAsia="Times New Roman" w:hAnsi="Calibri" w:cs="Calibri"/>
                <w:sz w:val="16"/>
              </w:rPr>
            </w:pPr>
            <w:hyperlink r:id="rId88" w:tgtFrame="_blank" w:history="1">
              <w:r w:rsidRPr="00DA305A">
                <w:rPr>
                  <w:rFonts w:ascii="Calibri" w:eastAsia="Times New Roman" w:hAnsi="Calibri" w:cs="Calibri"/>
                  <w:color w:val="0000FF"/>
                  <w:sz w:val="16"/>
                  <w:u w:val="single"/>
                </w:rPr>
                <w:t>Screen 12</w:t>
              </w:r>
            </w:hyperlink>
            <w:r w:rsidRPr="00DA305A">
              <w:rPr>
                <w:rFonts w:ascii="Calibri" w:eastAsia="Times New Roman" w:hAnsi="Calibri" w:cs="Calibri"/>
                <w:sz w:val="16"/>
              </w:rPr>
              <w:t xml:space="preserve"> </w:t>
            </w:r>
          </w:p>
          <w:p w14:paraId="34E9B818" w14:textId="77777777" w:rsidR="0044511A" w:rsidRPr="00DA305A" w:rsidRDefault="00F13992" w:rsidP="0044511A">
            <w:pPr>
              <w:ind w:left="30" w:right="30"/>
              <w:rPr>
                <w:rFonts w:ascii="Calibri" w:eastAsia="Times New Roman" w:hAnsi="Calibri" w:cs="Calibri"/>
                <w:sz w:val="16"/>
              </w:rPr>
            </w:pPr>
            <w:hyperlink r:id="rId89" w:tgtFrame="_blank" w:history="1">
              <w:r w:rsidRPr="00DA305A">
                <w:rPr>
                  <w:rFonts w:ascii="Calibri" w:eastAsia="Times New Roman" w:hAnsi="Calibri" w:cs="Calibri"/>
                  <w:color w:val="0000FF"/>
                  <w:sz w:val="16"/>
                  <w:u w:val="single"/>
                </w:rPr>
                <w:t>40_C_13</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5484431" w14:textId="77777777" w:rsidR="0044511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FAIR COMPETITION</w:t>
            </w:r>
          </w:p>
          <w:p w14:paraId="406CCC9D" w14:textId="77777777" w:rsidR="0044511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ensure that any interactions that we have with competitors are appropriate.</w:t>
            </w:r>
          </w:p>
          <w:p w14:paraId="28F28172" w14:textId="77777777" w:rsidR="0044511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7A5CC728" w14:textId="77777777" w:rsidR="0044511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w:t>
            </w:r>
            <w:proofErr w:type="spellStart"/>
            <w:r w:rsidRPr="00DA305A">
              <w:rPr>
                <w:rFonts w:ascii="Calibri" w:eastAsia="Times New Roman" w:hAnsi="Calibri" w:cs="Calibri"/>
              </w:rPr>
              <w:t>behavior</w:t>
            </w:r>
            <w:proofErr w:type="spellEnd"/>
            <w:r w:rsidRPr="00DA305A">
              <w:rPr>
                <w:rFonts w:ascii="Calibri" w:eastAsia="Times New Roman" w:hAnsi="Calibri" w:cs="Calibri"/>
              </w:rPr>
              <w:t>.</w:t>
            </w:r>
          </w:p>
        </w:tc>
        <w:tc>
          <w:tcPr>
            <w:tcW w:w="6000" w:type="dxa"/>
          </w:tcPr>
          <w:p w14:paraId="54513414" w14:textId="77777777" w:rsidR="0044511A" w:rsidRPr="00AD189D" w:rsidRDefault="00F13992" w:rsidP="00040BCF">
            <w:pPr>
              <w:spacing w:before="100" w:beforeAutospacing="1" w:after="100" w:afterAutospacing="1"/>
              <w:ind w:left="30" w:right="30"/>
              <w:rPr>
                <w:rFonts w:ascii="Calibri" w:eastAsia="Times New Roman" w:hAnsi="Calibri" w:cs="Calibri"/>
                <w:lang w:val="pl-PL"/>
                <w:rPrChange w:id="11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UCZCIWA KONKURENCJA</w:t>
            </w:r>
          </w:p>
          <w:p w14:paraId="4A47C87E" w14:textId="77777777" w:rsidR="0044511A" w:rsidRPr="00AD189D" w:rsidRDefault="00F13992" w:rsidP="00040BCF">
            <w:pPr>
              <w:spacing w:before="100" w:beforeAutospacing="1" w:after="100" w:afterAutospacing="1"/>
              <w:ind w:left="30" w:right="30"/>
              <w:rPr>
                <w:rFonts w:ascii="Calibri" w:eastAsia="Times New Roman" w:hAnsi="Calibri" w:cs="Calibri"/>
                <w:lang w:val="pl-PL"/>
                <w:rPrChange w:id="11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Zwracamy uwagę na to, by wszelkie interakcje z konkurencją miały odpowiedni charakter.</w:t>
            </w:r>
          </w:p>
          <w:p w14:paraId="3EE372D3" w14:textId="77777777" w:rsidR="0044511A"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W firmie Abbott zobowiązujemy się do przestrzegania przepisów prawa dotyczących konkurencji w każdym miejscu, w którym prowadzimy działalność. Przepisy te zabraniają zawierania porozumień lub podejmowania działań, które utrudniają stosowanie uczciwych praktyk rynkowych, zwłaszcza w zakresie ustalania cen, warunków sprzedaży i relacji z konkurentami.</w:t>
            </w:r>
          </w:p>
          <w:p w14:paraId="36B8D574" w14:textId="77777777" w:rsidR="0044511A"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 xml:space="preserve">Należy unikać rozmów na drażliwe tematy, takie jak ceny, koszty czy plany biznesowe, z konkurentami i zwrócić się do Działu Prawnego lub Biura Etyki i Zgodności w przypadku jakichkolwiek pytań lub spotkania się z niewłaściwymi praktykami. Ponieważ przepisy dotyczące konkurencji są złożone, a ich naruszenie może skutkować poważnymi karami, musimy również ostrożnie zarządzać relacjami z podmiotami zewnętrznymi, aby zapewnić zgodność z przepisami i uniknąć nawet pozorów </w:t>
            </w:r>
            <w:proofErr w:type="spellStart"/>
            <w:r w:rsidRPr="00DA305A">
              <w:rPr>
                <w:rFonts w:ascii="Calibri" w:eastAsia="Calibri" w:hAnsi="Calibri" w:cs="Calibri"/>
                <w:lang w:val="pl-PL"/>
              </w:rPr>
              <w:t>zachowań</w:t>
            </w:r>
            <w:proofErr w:type="spellEnd"/>
            <w:r w:rsidRPr="00DA305A">
              <w:rPr>
                <w:rFonts w:ascii="Calibri" w:eastAsia="Calibri" w:hAnsi="Calibri" w:cs="Calibri"/>
                <w:lang w:val="pl-PL"/>
              </w:rPr>
              <w:t xml:space="preserve"> </w:t>
            </w:r>
            <w:proofErr w:type="spellStart"/>
            <w:r w:rsidRPr="00DA305A">
              <w:rPr>
                <w:rFonts w:ascii="Calibri" w:eastAsia="Calibri" w:hAnsi="Calibri" w:cs="Calibri"/>
                <w:lang w:val="pl-PL"/>
              </w:rPr>
              <w:t>antykonkurencyjnych</w:t>
            </w:r>
            <w:proofErr w:type="spellEnd"/>
            <w:r w:rsidRPr="00DA305A">
              <w:rPr>
                <w:rFonts w:ascii="Calibri" w:eastAsia="Calibri" w:hAnsi="Calibri" w:cs="Calibri"/>
                <w:lang w:val="pl-PL"/>
              </w:rPr>
              <w:t>.</w:t>
            </w:r>
          </w:p>
        </w:tc>
      </w:tr>
      <w:tr w:rsidR="00D02B95" w:rsidRPr="00DA305A" w14:paraId="006EF860" w14:textId="77777777" w:rsidTr="00040BCF">
        <w:tc>
          <w:tcPr>
            <w:tcW w:w="1353" w:type="dxa"/>
            <w:shd w:val="clear" w:color="auto" w:fill="C1E4F5"/>
            <w:tcMar>
              <w:top w:w="120" w:type="dxa"/>
              <w:left w:w="180" w:type="dxa"/>
              <w:bottom w:w="120" w:type="dxa"/>
              <w:right w:w="180" w:type="dxa"/>
            </w:tcMar>
            <w:hideMark/>
          </w:tcPr>
          <w:p w14:paraId="4A5B6ED4" w14:textId="77777777" w:rsidR="000B1959" w:rsidRPr="00DA305A" w:rsidRDefault="00F13992" w:rsidP="000B1959">
            <w:pPr>
              <w:spacing w:before="30" w:after="30"/>
              <w:ind w:left="30" w:right="30"/>
              <w:rPr>
                <w:rFonts w:ascii="Calibri" w:eastAsia="Times New Roman" w:hAnsi="Calibri" w:cs="Calibri"/>
                <w:sz w:val="16"/>
              </w:rPr>
            </w:pPr>
            <w:hyperlink r:id="rId90" w:tgtFrame="_blank" w:history="1">
              <w:r w:rsidRPr="00DA305A">
                <w:rPr>
                  <w:rFonts w:ascii="Calibri" w:eastAsia="Times New Roman" w:hAnsi="Calibri" w:cs="Calibri"/>
                  <w:color w:val="0000FF"/>
                  <w:sz w:val="16"/>
                  <w:u w:val="single"/>
                </w:rPr>
                <w:t>Screen 13</w:t>
              </w:r>
            </w:hyperlink>
            <w:r w:rsidRPr="00DA305A">
              <w:rPr>
                <w:rFonts w:ascii="Calibri" w:eastAsia="Times New Roman" w:hAnsi="Calibri" w:cs="Calibri"/>
                <w:sz w:val="16"/>
              </w:rPr>
              <w:t xml:space="preserve"> </w:t>
            </w:r>
          </w:p>
          <w:p w14:paraId="30B794DB" w14:textId="77777777" w:rsidR="000B1959" w:rsidRPr="00DA305A" w:rsidRDefault="00F13992" w:rsidP="000B1959">
            <w:pPr>
              <w:ind w:left="30" w:right="30"/>
              <w:rPr>
                <w:rFonts w:ascii="Calibri" w:eastAsia="Times New Roman" w:hAnsi="Calibri" w:cs="Calibri"/>
                <w:sz w:val="16"/>
              </w:rPr>
            </w:pPr>
            <w:hyperlink r:id="rId91" w:tgtFrame="_blank" w:history="1">
              <w:r w:rsidRPr="00DA305A">
                <w:rPr>
                  <w:rFonts w:ascii="Calibri" w:eastAsia="Times New Roman" w:hAnsi="Calibri" w:cs="Calibri"/>
                  <w:color w:val="0000FF"/>
                  <w:sz w:val="16"/>
                  <w:u w:val="single"/>
                </w:rPr>
                <w:t>41_C_14</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D6673C" w14:textId="77777777" w:rsidR="000B1959"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Before you leave this course, take a moment to confirm that you understand your responsibilities related to Abbott’s Code of Business Conduct.</w:t>
            </w:r>
          </w:p>
          <w:p w14:paraId="75431BD2" w14:textId="77777777" w:rsidR="000B1959"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I confirm that I understand my responsibilities regarding Abbott’s Code of Business Conduct and know where to locate and review applicable Policies and Procedures.</w:t>
            </w:r>
          </w:p>
          <w:p w14:paraId="2A8F3BE1" w14:textId="77777777" w:rsidR="000B1959"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Confirm</w:t>
            </w:r>
          </w:p>
        </w:tc>
        <w:tc>
          <w:tcPr>
            <w:tcW w:w="6000" w:type="dxa"/>
          </w:tcPr>
          <w:p w14:paraId="53F8F27D" w14:textId="77777777" w:rsidR="000B1959" w:rsidRPr="00AD189D" w:rsidRDefault="00F13992" w:rsidP="00040BCF">
            <w:pPr>
              <w:spacing w:before="100" w:beforeAutospacing="1" w:after="100" w:afterAutospacing="1"/>
              <w:ind w:left="30" w:right="30"/>
              <w:rPr>
                <w:rFonts w:ascii="Calibri" w:eastAsia="Times New Roman" w:hAnsi="Calibri" w:cs="Calibri"/>
                <w:lang w:val="pl-PL"/>
                <w:rPrChange w:id="11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Przed opuszczeniem tego kursu, przeznacz chwilę na potwierdzenie, że rozumiesz swoje obowiązki związane z Kodeksem Postępowania w Biznesie firmy Abbott.</w:t>
            </w:r>
          </w:p>
          <w:p w14:paraId="107B97C1" w14:textId="77777777" w:rsidR="000B1959" w:rsidRPr="00AD189D" w:rsidRDefault="00F13992" w:rsidP="00040BCF">
            <w:pPr>
              <w:spacing w:before="100" w:beforeAutospacing="1" w:after="100" w:afterAutospacing="1"/>
              <w:ind w:left="30" w:right="30"/>
              <w:rPr>
                <w:rFonts w:ascii="Calibri" w:eastAsia="Times New Roman" w:hAnsi="Calibri" w:cs="Calibri"/>
                <w:lang w:val="pl-PL"/>
                <w:rPrChange w:id="11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Potwierdzam, że rozumiem swoje obowiązki związane z Kodeksem Postępowania w Biznesie firmy Abbott oraz wiem, gdzie można znaleźć obowiązujące polityki i procedury i zapoznać się z nimi.</w:t>
            </w:r>
          </w:p>
          <w:p w14:paraId="707981A1" w14:textId="77777777" w:rsidR="000B1959"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Potwierdź</w:t>
            </w:r>
          </w:p>
        </w:tc>
      </w:tr>
      <w:tr w:rsidR="00D02B95" w:rsidRPr="00AD189D" w14:paraId="799C5DEA" w14:textId="77777777" w:rsidTr="00040BCF">
        <w:tc>
          <w:tcPr>
            <w:tcW w:w="1353" w:type="dxa"/>
            <w:shd w:val="clear" w:color="auto" w:fill="C1E4F5"/>
            <w:tcMar>
              <w:top w:w="120" w:type="dxa"/>
              <w:left w:w="180" w:type="dxa"/>
              <w:bottom w:w="120" w:type="dxa"/>
              <w:right w:w="180" w:type="dxa"/>
            </w:tcMar>
            <w:hideMark/>
          </w:tcPr>
          <w:p w14:paraId="3C3B2A28" w14:textId="77777777" w:rsidR="000B1959" w:rsidRPr="00DA305A" w:rsidRDefault="00F13992" w:rsidP="000B1959">
            <w:pPr>
              <w:spacing w:before="30" w:after="30"/>
              <w:ind w:left="30" w:right="30"/>
              <w:rPr>
                <w:rFonts w:ascii="Calibri" w:eastAsia="Times New Roman" w:hAnsi="Calibri" w:cs="Calibri"/>
                <w:sz w:val="16"/>
              </w:rPr>
            </w:pPr>
            <w:hyperlink r:id="rId92" w:tgtFrame="_blank" w:history="1">
              <w:r w:rsidRPr="00DA305A">
                <w:rPr>
                  <w:rFonts w:ascii="Calibri" w:eastAsia="Times New Roman" w:hAnsi="Calibri" w:cs="Calibri"/>
                  <w:color w:val="0000FF"/>
                  <w:sz w:val="16"/>
                  <w:u w:val="single"/>
                </w:rPr>
                <w:t>Screen 14</w:t>
              </w:r>
            </w:hyperlink>
            <w:r w:rsidRPr="00DA305A">
              <w:rPr>
                <w:rFonts w:ascii="Calibri" w:eastAsia="Times New Roman" w:hAnsi="Calibri" w:cs="Calibri"/>
                <w:sz w:val="16"/>
              </w:rPr>
              <w:t xml:space="preserve"> </w:t>
            </w:r>
          </w:p>
          <w:p w14:paraId="44CD0B9C" w14:textId="77777777" w:rsidR="000B1959" w:rsidRPr="00DA305A" w:rsidRDefault="00F13992" w:rsidP="000B1959">
            <w:pPr>
              <w:ind w:left="30" w:right="30"/>
              <w:rPr>
                <w:rFonts w:ascii="Calibri" w:eastAsia="Times New Roman" w:hAnsi="Calibri" w:cs="Calibri"/>
                <w:sz w:val="16"/>
              </w:rPr>
            </w:pPr>
            <w:hyperlink r:id="rId93" w:tgtFrame="_blank" w:history="1">
              <w:r w:rsidRPr="00DA305A">
                <w:rPr>
                  <w:rFonts w:ascii="Calibri" w:eastAsia="Times New Roman" w:hAnsi="Calibri" w:cs="Calibri"/>
                  <w:color w:val="0000FF"/>
                  <w:sz w:val="16"/>
                  <w:u w:val="single"/>
                </w:rPr>
                <w:t>42_C_15</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434521" w14:textId="77777777" w:rsidR="000B1959"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The Knowledge Check that follows consists of 10 questions. You must score 80% or higher to successfully complete this course.</w:t>
            </w:r>
          </w:p>
          <w:p w14:paraId="74BFB437" w14:textId="77777777" w:rsidR="00022AA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WHEN YOU ARE READY, CLICK THE KNOWLEDGE CHECK BUTTON.</w:t>
            </w:r>
          </w:p>
        </w:tc>
        <w:tc>
          <w:tcPr>
            <w:tcW w:w="6000" w:type="dxa"/>
          </w:tcPr>
          <w:p w14:paraId="797188C7" w14:textId="77777777" w:rsidR="009E242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Poniższy Sprawdzian wiedzy składa się z 10 pytań. Zaliczenie kursu wymaga uzyskania wyniku na poziomie co najmniej 80% poprawnych odpowiedzi.</w:t>
            </w:r>
          </w:p>
          <w:p w14:paraId="13994297" w14:textId="77777777" w:rsidR="000B1959"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GDY BĘDZIESZ GOTOWY(-A), KLIKNIJ PRZYCISK „SPRAWDZIAN WIEDZY”.</w:t>
            </w:r>
          </w:p>
        </w:tc>
      </w:tr>
      <w:tr w:rsidR="00D02B95" w:rsidRPr="00AD189D" w14:paraId="57552C67" w14:textId="77777777" w:rsidTr="00040BCF">
        <w:tc>
          <w:tcPr>
            <w:tcW w:w="1353" w:type="dxa"/>
            <w:shd w:val="clear" w:color="auto" w:fill="C1E4F5"/>
            <w:tcMar>
              <w:top w:w="120" w:type="dxa"/>
              <w:left w:w="180" w:type="dxa"/>
              <w:bottom w:w="120" w:type="dxa"/>
              <w:right w:w="180" w:type="dxa"/>
            </w:tcMar>
            <w:hideMark/>
          </w:tcPr>
          <w:p w14:paraId="7ECBC9A6" w14:textId="77777777" w:rsidR="00FD6DAC" w:rsidRPr="00DA305A" w:rsidRDefault="00F13992" w:rsidP="00FD6DAC">
            <w:pPr>
              <w:spacing w:before="30" w:after="30"/>
              <w:ind w:left="30" w:right="30"/>
              <w:rPr>
                <w:rFonts w:ascii="Calibri" w:eastAsia="Times New Roman" w:hAnsi="Calibri" w:cs="Calibri"/>
                <w:sz w:val="16"/>
              </w:rPr>
            </w:pPr>
            <w:hyperlink r:id="rId94"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6B03D805" w14:textId="77777777" w:rsidR="00FD6DAC" w:rsidRPr="00DA305A" w:rsidRDefault="00F13992" w:rsidP="00FD6DAC">
            <w:pPr>
              <w:ind w:left="30" w:right="30"/>
              <w:rPr>
                <w:rFonts w:ascii="Calibri" w:eastAsia="Times New Roman" w:hAnsi="Calibri" w:cs="Calibri"/>
                <w:sz w:val="16"/>
              </w:rPr>
            </w:pPr>
            <w:hyperlink r:id="rId95" w:tgtFrame="_blank" w:history="1">
              <w:r w:rsidRPr="00DA305A">
                <w:rPr>
                  <w:rFonts w:ascii="Calibri" w:eastAsia="Times New Roman" w:hAnsi="Calibri" w:cs="Calibri"/>
                  <w:color w:val="0000FF"/>
                  <w:sz w:val="16"/>
                  <w:u w:val="single"/>
                </w:rPr>
                <w:t>43_C_16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831541" w14:textId="77777777" w:rsidR="00FD6DAC"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 Why is the Code of Business Conduct important?</w:t>
            </w:r>
          </w:p>
        </w:tc>
        <w:tc>
          <w:tcPr>
            <w:tcW w:w="6000" w:type="dxa"/>
          </w:tcPr>
          <w:p w14:paraId="78D32591" w14:textId="77777777" w:rsidR="00FD6DAC" w:rsidRPr="00AD189D" w:rsidRDefault="00F13992" w:rsidP="00040BCF">
            <w:pPr>
              <w:spacing w:before="100" w:beforeAutospacing="1" w:after="100" w:afterAutospacing="1"/>
              <w:ind w:left="30" w:right="30"/>
              <w:rPr>
                <w:rFonts w:ascii="Calibri" w:eastAsia="Times New Roman" w:hAnsi="Calibri" w:cs="Calibri"/>
                <w:lang w:val="pl-PL"/>
                <w:rPrChange w:id="12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[1] Dlaczego Kodeks Postępowania w Biznesie jest ważny?</w:t>
            </w:r>
          </w:p>
        </w:tc>
      </w:tr>
      <w:tr w:rsidR="00D02B95" w:rsidRPr="00AD189D" w14:paraId="1BFA070B" w14:textId="77777777" w:rsidTr="00040BCF">
        <w:tc>
          <w:tcPr>
            <w:tcW w:w="1353" w:type="dxa"/>
            <w:shd w:val="clear" w:color="auto" w:fill="C1E4F5"/>
            <w:tcMar>
              <w:top w:w="120" w:type="dxa"/>
              <w:left w:w="180" w:type="dxa"/>
              <w:bottom w:w="120" w:type="dxa"/>
              <w:right w:w="180" w:type="dxa"/>
            </w:tcMar>
            <w:hideMark/>
          </w:tcPr>
          <w:p w14:paraId="799547A7" w14:textId="77777777" w:rsidR="00FD6DAC" w:rsidRPr="00DA305A" w:rsidRDefault="00F13992" w:rsidP="00FD6DAC">
            <w:pPr>
              <w:spacing w:before="30" w:after="30"/>
              <w:ind w:left="30" w:right="30"/>
              <w:rPr>
                <w:rFonts w:ascii="Calibri" w:eastAsia="Times New Roman" w:hAnsi="Calibri" w:cs="Calibri"/>
                <w:sz w:val="16"/>
              </w:rPr>
            </w:pPr>
            <w:hyperlink r:id="rId96"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6EEAC282" w14:textId="77777777" w:rsidR="00FD6DAC" w:rsidRPr="00DA305A" w:rsidRDefault="00F13992" w:rsidP="00FD6DAC">
            <w:pPr>
              <w:ind w:left="30" w:right="30"/>
              <w:rPr>
                <w:rFonts w:ascii="Calibri" w:eastAsia="Times New Roman" w:hAnsi="Calibri" w:cs="Calibri"/>
                <w:sz w:val="16"/>
              </w:rPr>
            </w:pPr>
            <w:hyperlink r:id="rId97" w:tgtFrame="_blank" w:history="1">
              <w:r w:rsidRPr="00DA305A">
                <w:rPr>
                  <w:rFonts w:ascii="Calibri" w:eastAsia="Times New Roman" w:hAnsi="Calibri" w:cs="Calibri"/>
                  <w:color w:val="0000FF"/>
                  <w:sz w:val="16"/>
                  <w:u w:val="single"/>
                </w:rPr>
                <w:t>44_C_16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34E458" w14:textId="77777777" w:rsidR="00FD6DAC"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 It provides specific advice for every situation we may face in our work.</w:t>
            </w:r>
          </w:p>
        </w:tc>
        <w:tc>
          <w:tcPr>
            <w:tcW w:w="6000" w:type="dxa"/>
          </w:tcPr>
          <w:p w14:paraId="6B28EC31" w14:textId="77777777" w:rsidR="00FD6DAC" w:rsidRPr="00AD189D" w:rsidRDefault="00F13992" w:rsidP="00040BCF">
            <w:pPr>
              <w:spacing w:before="100" w:beforeAutospacing="1" w:after="100" w:afterAutospacing="1"/>
              <w:ind w:left="30" w:right="30"/>
              <w:rPr>
                <w:rFonts w:ascii="Calibri" w:eastAsia="Times New Roman" w:hAnsi="Calibri" w:cs="Calibri"/>
                <w:lang w:val="pl-PL"/>
                <w:rPrChange w:id="12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[1] Zawiera konkretne wskazówki, jak zachować się w każdej sytuacji w pracy.</w:t>
            </w:r>
          </w:p>
        </w:tc>
      </w:tr>
      <w:tr w:rsidR="00D02B95" w:rsidRPr="00DA305A" w14:paraId="37B1C51A" w14:textId="77777777" w:rsidTr="00040BCF">
        <w:tc>
          <w:tcPr>
            <w:tcW w:w="1353" w:type="dxa"/>
            <w:shd w:val="clear" w:color="auto" w:fill="C1E4F5"/>
            <w:tcMar>
              <w:top w:w="120" w:type="dxa"/>
              <w:left w:w="180" w:type="dxa"/>
              <w:bottom w:w="120" w:type="dxa"/>
              <w:right w:w="180" w:type="dxa"/>
            </w:tcMar>
            <w:hideMark/>
          </w:tcPr>
          <w:p w14:paraId="61ECF28E" w14:textId="77777777" w:rsidR="00FD6DAC" w:rsidRPr="00DA305A" w:rsidRDefault="00F13992" w:rsidP="00FD6DAC">
            <w:pPr>
              <w:spacing w:before="30" w:after="30"/>
              <w:ind w:left="30" w:right="30"/>
              <w:rPr>
                <w:rFonts w:ascii="Calibri" w:eastAsia="Times New Roman" w:hAnsi="Calibri" w:cs="Calibri"/>
                <w:sz w:val="16"/>
              </w:rPr>
            </w:pPr>
            <w:hyperlink r:id="rId98"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5A222F50" w14:textId="77777777" w:rsidR="00FD6DAC" w:rsidRPr="00DA305A" w:rsidRDefault="00F13992" w:rsidP="00FD6DAC">
            <w:pPr>
              <w:ind w:left="30" w:right="30"/>
              <w:rPr>
                <w:rFonts w:ascii="Calibri" w:eastAsia="Times New Roman" w:hAnsi="Calibri" w:cs="Calibri"/>
                <w:sz w:val="16"/>
              </w:rPr>
            </w:pPr>
            <w:hyperlink r:id="rId99" w:tgtFrame="_blank" w:history="1">
              <w:r w:rsidRPr="00DA305A">
                <w:rPr>
                  <w:rFonts w:ascii="Calibri" w:eastAsia="Times New Roman" w:hAnsi="Calibri" w:cs="Calibri"/>
                  <w:color w:val="0000FF"/>
                  <w:sz w:val="16"/>
                  <w:u w:val="single"/>
                </w:rPr>
                <w:t>45_C_16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7E0852" w14:textId="77777777" w:rsidR="00FD6DAC"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[2] It provides a clear set of principles and values on which to base decisions when the best course of action is not immediately clear.</w:t>
            </w:r>
          </w:p>
          <w:p w14:paraId="3A122016" w14:textId="77777777" w:rsidR="00FD6DAC"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Next</w:t>
            </w:r>
          </w:p>
        </w:tc>
        <w:tc>
          <w:tcPr>
            <w:tcW w:w="6000" w:type="dxa"/>
          </w:tcPr>
          <w:p w14:paraId="6465ADDA" w14:textId="77777777" w:rsidR="00FD6DAC" w:rsidRPr="00AD189D" w:rsidRDefault="00F13992" w:rsidP="00040BCF">
            <w:pPr>
              <w:spacing w:before="100" w:beforeAutospacing="1" w:after="100" w:afterAutospacing="1"/>
              <w:ind w:left="30" w:right="30"/>
              <w:rPr>
                <w:rFonts w:ascii="Calibri" w:eastAsia="Times New Roman" w:hAnsi="Calibri" w:cs="Calibri"/>
                <w:lang w:val="pl-PL"/>
                <w:rPrChange w:id="12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[2] Stanowi jasny zbiór zasad i wartości, który musi być podstawą podejmowania decyzji, gdy optymalny kierunek działania nie jest oczywisty.</w:t>
            </w:r>
          </w:p>
          <w:p w14:paraId="2BCB7770" w14:textId="77777777" w:rsidR="00FD6DAC"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Dalej</w:t>
            </w:r>
          </w:p>
        </w:tc>
      </w:tr>
      <w:tr w:rsidR="00D02B95" w:rsidRPr="00AD189D" w14:paraId="0EE5A814" w14:textId="77777777" w:rsidTr="00040BCF">
        <w:tc>
          <w:tcPr>
            <w:tcW w:w="1353" w:type="dxa"/>
            <w:shd w:val="clear" w:color="auto" w:fill="C1E4F5"/>
            <w:tcMar>
              <w:top w:w="120" w:type="dxa"/>
              <w:left w:w="180" w:type="dxa"/>
              <w:bottom w:w="120" w:type="dxa"/>
              <w:right w:w="180" w:type="dxa"/>
            </w:tcMar>
            <w:hideMark/>
          </w:tcPr>
          <w:p w14:paraId="39E33FE0" w14:textId="77777777" w:rsidR="002117DA" w:rsidRPr="00DA305A" w:rsidRDefault="00F13992" w:rsidP="002117DA">
            <w:pPr>
              <w:spacing w:before="30" w:after="30"/>
              <w:ind w:left="30" w:right="30"/>
              <w:rPr>
                <w:rFonts w:ascii="Calibri" w:eastAsia="Times New Roman" w:hAnsi="Calibri" w:cs="Calibri"/>
                <w:sz w:val="16"/>
              </w:rPr>
            </w:pPr>
            <w:r w:rsidRPr="00DA305A">
              <w:rPr>
                <w:rFonts w:ascii="Calibri" w:eastAsia="Times New Roman" w:hAnsi="Calibri" w:cs="Calibri"/>
                <w:sz w:val="16"/>
              </w:rPr>
              <w:lastRenderedPageBreak/>
              <w:t>Screen 15</w:t>
            </w:r>
          </w:p>
          <w:p w14:paraId="5E164E83" w14:textId="77777777" w:rsidR="002117DA" w:rsidRPr="00DA305A" w:rsidRDefault="00F13992" w:rsidP="002117DA">
            <w:pPr>
              <w:spacing w:before="100" w:beforeAutospacing="1" w:after="100" w:afterAutospacing="1"/>
              <w:ind w:left="30" w:right="30"/>
              <w:rPr>
                <w:rFonts w:ascii="Calibri" w:eastAsia="Times New Roman" w:hAnsi="Calibri" w:cs="Calibri"/>
                <w:sz w:val="16"/>
              </w:rPr>
            </w:pPr>
            <w:r w:rsidRPr="00DA305A">
              <w:rPr>
                <w:rFonts w:ascii="Calibri" w:eastAsia="Times New Roman" w:hAnsi="Calibri" w:cs="Calibri"/>
                <w:sz w:val="16"/>
              </w:rPr>
              <w:t>Question 1: Feedback</w:t>
            </w:r>
          </w:p>
          <w:p w14:paraId="18CEE523" w14:textId="77777777" w:rsidR="002117DA" w:rsidRPr="00DA305A" w:rsidRDefault="00F13992" w:rsidP="002117DA">
            <w:pPr>
              <w:ind w:left="30" w:right="30"/>
              <w:rPr>
                <w:rFonts w:ascii="Calibri" w:eastAsia="Times New Roman" w:hAnsi="Calibri" w:cs="Calibri"/>
                <w:sz w:val="16"/>
              </w:rPr>
            </w:pPr>
            <w:r w:rsidRPr="00DA305A">
              <w:rPr>
                <w:rFonts w:ascii="Calibri" w:eastAsia="Times New Roman" w:hAnsi="Calibri" w:cs="Calibri"/>
                <w:sz w:val="16"/>
              </w:rPr>
              <w:t>46_C_16</w:t>
            </w:r>
          </w:p>
        </w:tc>
        <w:tc>
          <w:tcPr>
            <w:tcW w:w="6000" w:type="dxa"/>
            <w:tcMar>
              <w:top w:w="120" w:type="dxa"/>
              <w:left w:w="180" w:type="dxa"/>
              <w:bottom w:w="120" w:type="dxa"/>
              <w:right w:w="180" w:type="dxa"/>
            </w:tcMar>
            <w:hideMark/>
          </w:tcPr>
          <w:p w14:paraId="5439389F" w14:textId="77777777" w:rsidR="002117D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323DFB7D" w14:textId="77777777" w:rsidR="002117DA" w:rsidRPr="00AD189D" w:rsidRDefault="00F13992" w:rsidP="00040BCF">
            <w:pPr>
              <w:spacing w:before="100" w:beforeAutospacing="1" w:after="100" w:afterAutospacing="1"/>
              <w:ind w:left="30" w:right="30"/>
              <w:rPr>
                <w:rFonts w:ascii="Calibri" w:eastAsia="Times New Roman" w:hAnsi="Calibri" w:cs="Calibri"/>
                <w:lang w:val="pl-PL"/>
                <w:rPrChange w:id="12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Kodeks Postępowania w Biznesie stanowi jasny zbiór zasad i wartości, który musi być podstawą podejmowania decyzji, gdy optymalny kierunek działania nie jest oczywisty.</w:t>
            </w:r>
          </w:p>
        </w:tc>
      </w:tr>
      <w:tr w:rsidR="00D02B95" w:rsidRPr="00AD189D" w14:paraId="317F5F6F" w14:textId="77777777" w:rsidTr="00040BCF">
        <w:tc>
          <w:tcPr>
            <w:tcW w:w="1353" w:type="dxa"/>
            <w:shd w:val="clear" w:color="auto" w:fill="C1E4F5"/>
            <w:tcMar>
              <w:top w:w="120" w:type="dxa"/>
              <w:left w:w="180" w:type="dxa"/>
              <w:bottom w:w="120" w:type="dxa"/>
              <w:right w:w="180" w:type="dxa"/>
            </w:tcMar>
            <w:hideMark/>
          </w:tcPr>
          <w:p w14:paraId="1B6DCD8D" w14:textId="77777777" w:rsidR="002117DA" w:rsidRPr="00DA305A" w:rsidRDefault="00F13992" w:rsidP="002117DA">
            <w:pPr>
              <w:spacing w:before="30" w:after="30"/>
              <w:ind w:left="30" w:right="30"/>
              <w:rPr>
                <w:rFonts w:ascii="Calibri" w:eastAsia="Times New Roman" w:hAnsi="Calibri" w:cs="Calibri"/>
                <w:sz w:val="16"/>
              </w:rPr>
            </w:pPr>
            <w:hyperlink r:id="rId100"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5E735C3C" w14:textId="77777777" w:rsidR="002117DA" w:rsidRPr="00DA305A" w:rsidRDefault="00F13992" w:rsidP="002117DA">
            <w:pPr>
              <w:ind w:left="30" w:right="30"/>
              <w:rPr>
                <w:rFonts w:ascii="Calibri" w:eastAsia="Times New Roman" w:hAnsi="Calibri" w:cs="Calibri"/>
                <w:sz w:val="16"/>
              </w:rPr>
            </w:pPr>
            <w:hyperlink r:id="rId101" w:tgtFrame="_blank" w:history="1">
              <w:r w:rsidRPr="00DA305A">
                <w:rPr>
                  <w:rFonts w:ascii="Calibri" w:eastAsia="Times New Roman" w:hAnsi="Calibri" w:cs="Calibri"/>
                  <w:color w:val="0000FF"/>
                  <w:sz w:val="16"/>
                  <w:u w:val="single"/>
                </w:rPr>
                <w:t>47_C_16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AA6449D" w14:textId="77777777" w:rsidR="002117D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[2] Which of the following is </w:t>
            </w:r>
            <w:r w:rsidRPr="00DA305A">
              <w:rPr>
                <w:rFonts w:ascii="Calibri" w:eastAsia="Times New Roman" w:hAnsi="Calibri" w:cs="Calibri"/>
                <w:u w:val="single"/>
              </w:rPr>
              <w:t>never</w:t>
            </w:r>
            <w:r w:rsidRPr="00DA305A">
              <w:rPr>
                <w:rFonts w:ascii="Calibri" w:eastAsia="Times New Roman" w:hAnsi="Calibri" w:cs="Calibri"/>
              </w:rPr>
              <w:t xml:space="preserve"> an appropriate business transaction?</w:t>
            </w:r>
          </w:p>
        </w:tc>
        <w:tc>
          <w:tcPr>
            <w:tcW w:w="6000" w:type="dxa"/>
          </w:tcPr>
          <w:p w14:paraId="27A2F435" w14:textId="77777777" w:rsidR="002117DA" w:rsidRPr="00AD189D" w:rsidRDefault="00F13992" w:rsidP="00040BCF">
            <w:pPr>
              <w:spacing w:before="100" w:beforeAutospacing="1" w:after="100" w:afterAutospacing="1"/>
              <w:ind w:left="30" w:right="30"/>
              <w:rPr>
                <w:rFonts w:ascii="Calibri" w:eastAsia="Times New Roman" w:hAnsi="Calibri" w:cs="Calibri"/>
                <w:lang w:val="pl-PL"/>
                <w:rPrChange w:id="12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 xml:space="preserve">[2] Które z poniższych działań </w:t>
            </w:r>
            <w:r w:rsidRPr="00DA305A">
              <w:rPr>
                <w:rFonts w:ascii="Calibri" w:eastAsia="Calibri" w:hAnsi="Calibri" w:cs="Calibri"/>
                <w:u w:val="single"/>
                <w:lang w:val="pl-PL"/>
              </w:rPr>
              <w:t>nigdy</w:t>
            </w:r>
            <w:r w:rsidRPr="00DA305A">
              <w:rPr>
                <w:rFonts w:ascii="Calibri" w:eastAsia="Calibri" w:hAnsi="Calibri" w:cs="Calibri"/>
                <w:lang w:val="pl-PL"/>
              </w:rPr>
              <w:t xml:space="preserve"> nie stanowi właściwej transakcji biznesowej?</w:t>
            </w:r>
          </w:p>
        </w:tc>
      </w:tr>
      <w:tr w:rsidR="00D02B95" w:rsidRPr="00AD189D" w14:paraId="44BECEC7" w14:textId="77777777" w:rsidTr="00040BCF">
        <w:tc>
          <w:tcPr>
            <w:tcW w:w="1353" w:type="dxa"/>
            <w:shd w:val="clear" w:color="auto" w:fill="C1E4F5"/>
            <w:tcMar>
              <w:top w:w="120" w:type="dxa"/>
              <w:left w:w="180" w:type="dxa"/>
              <w:bottom w:w="120" w:type="dxa"/>
              <w:right w:w="180" w:type="dxa"/>
            </w:tcMar>
            <w:hideMark/>
          </w:tcPr>
          <w:p w14:paraId="7E7CF86B" w14:textId="77777777" w:rsidR="002117DA" w:rsidRPr="00DA305A" w:rsidRDefault="00F13992" w:rsidP="002117DA">
            <w:pPr>
              <w:spacing w:before="30" w:after="30"/>
              <w:ind w:left="30" w:right="30"/>
              <w:rPr>
                <w:rFonts w:ascii="Calibri" w:eastAsia="Times New Roman" w:hAnsi="Calibri" w:cs="Calibri"/>
                <w:sz w:val="16"/>
              </w:rPr>
            </w:pPr>
            <w:hyperlink r:id="rId102"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1B530B92" w14:textId="77777777" w:rsidR="002117DA" w:rsidRPr="00DA305A" w:rsidRDefault="00F13992" w:rsidP="002117DA">
            <w:pPr>
              <w:ind w:left="30" w:right="30"/>
              <w:rPr>
                <w:rFonts w:ascii="Calibri" w:eastAsia="Times New Roman" w:hAnsi="Calibri" w:cs="Calibri"/>
                <w:sz w:val="16"/>
              </w:rPr>
            </w:pPr>
            <w:hyperlink r:id="rId103" w:tgtFrame="_blank" w:history="1">
              <w:r w:rsidRPr="00DA305A">
                <w:rPr>
                  <w:rFonts w:ascii="Calibri" w:eastAsia="Times New Roman" w:hAnsi="Calibri" w:cs="Calibri"/>
                  <w:color w:val="0000FF"/>
                  <w:sz w:val="16"/>
                  <w:u w:val="single"/>
                </w:rPr>
                <w:t>48_C_16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EFACB0" w14:textId="77777777" w:rsidR="002117D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 Hiring an HCP to speak about a particular disease area due to their skills and expertise.</w:t>
            </w:r>
          </w:p>
        </w:tc>
        <w:tc>
          <w:tcPr>
            <w:tcW w:w="6000" w:type="dxa"/>
          </w:tcPr>
          <w:p w14:paraId="14C0D52D" w14:textId="77777777" w:rsidR="002117DA" w:rsidRPr="00AD189D" w:rsidRDefault="00F13992" w:rsidP="00040BCF">
            <w:pPr>
              <w:spacing w:before="100" w:beforeAutospacing="1" w:after="100" w:afterAutospacing="1"/>
              <w:ind w:left="30" w:right="30"/>
              <w:rPr>
                <w:rFonts w:ascii="Calibri" w:eastAsia="Times New Roman" w:hAnsi="Calibri" w:cs="Calibri"/>
                <w:lang w:val="pl-PL"/>
                <w:rPrChange w:id="12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[1] Zatrudnienie pracownika służby zdrowia, który opowie o konkretnej chorobie na podstawie swoich umiejętności i wiedzy.</w:t>
            </w:r>
          </w:p>
        </w:tc>
      </w:tr>
      <w:tr w:rsidR="00D02B95" w:rsidRPr="00AD189D" w14:paraId="3DAFF966" w14:textId="77777777" w:rsidTr="00040BCF">
        <w:tc>
          <w:tcPr>
            <w:tcW w:w="1353" w:type="dxa"/>
            <w:shd w:val="clear" w:color="auto" w:fill="C1E4F5"/>
            <w:tcMar>
              <w:top w:w="120" w:type="dxa"/>
              <w:left w:w="180" w:type="dxa"/>
              <w:bottom w:w="120" w:type="dxa"/>
              <w:right w:w="180" w:type="dxa"/>
            </w:tcMar>
            <w:hideMark/>
          </w:tcPr>
          <w:p w14:paraId="670F814E" w14:textId="77777777" w:rsidR="002117DA" w:rsidRPr="00DA305A" w:rsidRDefault="00F13992" w:rsidP="002117DA">
            <w:pPr>
              <w:spacing w:before="30" w:after="30"/>
              <w:ind w:left="30" w:right="30"/>
              <w:rPr>
                <w:rFonts w:ascii="Calibri" w:eastAsia="Times New Roman" w:hAnsi="Calibri" w:cs="Calibri"/>
                <w:sz w:val="16"/>
              </w:rPr>
            </w:pPr>
            <w:hyperlink r:id="rId104"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58E08572" w14:textId="77777777" w:rsidR="002117DA" w:rsidRPr="00DA305A" w:rsidRDefault="00F13992" w:rsidP="002117DA">
            <w:pPr>
              <w:ind w:left="30" w:right="30"/>
              <w:rPr>
                <w:rFonts w:ascii="Calibri" w:eastAsia="Times New Roman" w:hAnsi="Calibri" w:cs="Calibri"/>
                <w:sz w:val="16"/>
              </w:rPr>
            </w:pPr>
            <w:hyperlink r:id="rId105" w:tgtFrame="_blank" w:history="1">
              <w:r w:rsidRPr="00DA305A">
                <w:rPr>
                  <w:rFonts w:ascii="Calibri" w:eastAsia="Times New Roman" w:hAnsi="Calibri" w:cs="Calibri"/>
                  <w:color w:val="0000FF"/>
                  <w:sz w:val="16"/>
                  <w:u w:val="single"/>
                </w:rPr>
                <w:t>49_C_16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6C46C6" w14:textId="77777777" w:rsidR="002117D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[2] Providing a reasonable meal to attendees of an Abbott-sponsored educational program.</w:t>
            </w:r>
          </w:p>
        </w:tc>
        <w:tc>
          <w:tcPr>
            <w:tcW w:w="6000" w:type="dxa"/>
          </w:tcPr>
          <w:p w14:paraId="2CE3E409" w14:textId="77777777" w:rsidR="002117DA" w:rsidRPr="00AD189D" w:rsidRDefault="00F13992" w:rsidP="00040BCF">
            <w:pPr>
              <w:spacing w:before="100" w:beforeAutospacing="1" w:after="100" w:afterAutospacing="1"/>
              <w:ind w:left="30" w:right="30"/>
              <w:rPr>
                <w:rFonts w:ascii="Calibri" w:eastAsia="Times New Roman" w:hAnsi="Calibri" w:cs="Calibri"/>
                <w:lang w:val="pl-PL"/>
                <w:rPrChange w:id="12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[2] Zapewnienie uzasadnionego posiłku uczestnikom programu edukacyjnego sponsorowanego przez Abbott.</w:t>
            </w:r>
          </w:p>
        </w:tc>
      </w:tr>
      <w:tr w:rsidR="00D02B95" w:rsidRPr="00AD189D" w14:paraId="6E79460C" w14:textId="77777777" w:rsidTr="00040BCF">
        <w:tc>
          <w:tcPr>
            <w:tcW w:w="1353" w:type="dxa"/>
            <w:shd w:val="clear" w:color="auto" w:fill="C1E4F5"/>
            <w:tcMar>
              <w:top w:w="120" w:type="dxa"/>
              <w:left w:w="180" w:type="dxa"/>
              <w:bottom w:w="120" w:type="dxa"/>
              <w:right w:w="180" w:type="dxa"/>
            </w:tcMar>
            <w:hideMark/>
          </w:tcPr>
          <w:p w14:paraId="22FF8683" w14:textId="77777777" w:rsidR="002117DA" w:rsidRPr="00DA305A" w:rsidRDefault="00F13992" w:rsidP="002117DA">
            <w:pPr>
              <w:spacing w:before="30" w:after="30"/>
              <w:ind w:left="30" w:right="30"/>
              <w:rPr>
                <w:rFonts w:ascii="Calibri" w:eastAsia="Times New Roman" w:hAnsi="Calibri" w:cs="Calibri"/>
                <w:sz w:val="16"/>
              </w:rPr>
            </w:pPr>
            <w:hyperlink r:id="rId106"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3FD81BDE" w14:textId="77777777" w:rsidR="002117DA" w:rsidRPr="00DA305A" w:rsidRDefault="00F13992" w:rsidP="002117DA">
            <w:pPr>
              <w:ind w:left="30" w:right="30"/>
              <w:rPr>
                <w:rFonts w:ascii="Calibri" w:eastAsia="Times New Roman" w:hAnsi="Calibri" w:cs="Calibri"/>
                <w:sz w:val="16"/>
              </w:rPr>
            </w:pPr>
            <w:hyperlink r:id="rId107" w:tgtFrame="_blank" w:history="1">
              <w:r w:rsidRPr="00DA305A">
                <w:rPr>
                  <w:rFonts w:ascii="Calibri" w:eastAsia="Times New Roman" w:hAnsi="Calibri" w:cs="Calibri"/>
                  <w:color w:val="0000FF"/>
                  <w:sz w:val="16"/>
                  <w:u w:val="single"/>
                </w:rPr>
                <w:t>50_C_16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B1EA0A" w14:textId="77777777" w:rsidR="002117D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[3] Arranging a charitable contribution for a local organization.</w:t>
            </w:r>
          </w:p>
        </w:tc>
        <w:tc>
          <w:tcPr>
            <w:tcW w:w="6000" w:type="dxa"/>
          </w:tcPr>
          <w:p w14:paraId="246C6C08" w14:textId="77777777" w:rsidR="002117DA" w:rsidRPr="00AD189D" w:rsidRDefault="00F13992" w:rsidP="00040BCF">
            <w:pPr>
              <w:spacing w:before="100" w:beforeAutospacing="1" w:after="100" w:afterAutospacing="1"/>
              <w:ind w:left="30" w:right="30"/>
              <w:rPr>
                <w:rFonts w:ascii="Calibri" w:eastAsia="Times New Roman" w:hAnsi="Calibri" w:cs="Calibri"/>
                <w:lang w:val="pl-PL"/>
                <w:rPrChange w:id="12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[3] Zorganizowanie zbiórki charytatywnej dla lokalnej organizacji.</w:t>
            </w:r>
          </w:p>
        </w:tc>
      </w:tr>
      <w:tr w:rsidR="00D02B95" w:rsidRPr="00DA305A" w14:paraId="506E4ABB" w14:textId="77777777" w:rsidTr="00040BCF">
        <w:tc>
          <w:tcPr>
            <w:tcW w:w="1353" w:type="dxa"/>
            <w:shd w:val="clear" w:color="auto" w:fill="C1E4F5"/>
            <w:tcMar>
              <w:top w:w="120" w:type="dxa"/>
              <w:left w:w="180" w:type="dxa"/>
              <w:bottom w:w="120" w:type="dxa"/>
              <w:right w:w="180" w:type="dxa"/>
            </w:tcMar>
            <w:hideMark/>
          </w:tcPr>
          <w:p w14:paraId="3D811DB7" w14:textId="77777777" w:rsidR="002117DA" w:rsidRPr="00DA305A" w:rsidRDefault="00F13992" w:rsidP="002117DA">
            <w:pPr>
              <w:spacing w:before="30" w:after="30"/>
              <w:ind w:left="30" w:right="30"/>
              <w:rPr>
                <w:rFonts w:ascii="Calibri" w:eastAsia="Times New Roman" w:hAnsi="Calibri" w:cs="Calibri"/>
                <w:sz w:val="16"/>
              </w:rPr>
            </w:pPr>
            <w:hyperlink r:id="rId108"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1D5DC9ED" w14:textId="77777777" w:rsidR="002117DA" w:rsidRPr="00DA305A" w:rsidRDefault="00F13992" w:rsidP="002117DA">
            <w:pPr>
              <w:ind w:left="30" w:right="30"/>
              <w:rPr>
                <w:rFonts w:ascii="Calibri" w:eastAsia="Times New Roman" w:hAnsi="Calibri" w:cs="Calibri"/>
                <w:sz w:val="16"/>
              </w:rPr>
            </w:pPr>
            <w:hyperlink r:id="rId109" w:tgtFrame="_blank" w:history="1">
              <w:r w:rsidRPr="00DA305A">
                <w:rPr>
                  <w:rFonts w:ascii="Calibri" w:eastAsia="Times New Roman" w:hAnsi="Calibri" w:cs="Calibri"/>
                  <w:color w:val="0000FF"/>
                  <w:sz w:val="16"/>
                  <w:u w:val="single"/>
                </w:rPr>
                <w:t>51_C_16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1857C6" w14:textId="77777777" w:rsidR="002117D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[4] Hiring an HCP to conduct an educational program to thank them for using Abbott products.</w:t>
            </w:r>
          </w:p>
          <w:p w14:paraId="6AEC1620" w14:textId="77777777" w:rsidR="002117D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Next</w:t>
            </w:r>
          </w:p>
        </w:tc>
        <w:tc>
          <w:tcPr>
            <w:tcW w:w="6000" w:type="dxa"/>
          </w:tcPr>
          <w:p w14:paraId="7E19C999" w14:textId="77777777" w:rsidR="002117DA" w:rsidRPr="00AD189D" w:rsidRDefault="00F13992" w:rsidP="00040BCF">
            <w:pPr>
              <w:spacing w:before="100" w:beforeAutospacing="1" w:after="100" w:afterAutospacing="1"/>
              <w:ind w:left="30" w:right="30"/>
              <w:rPr>
                <w:rFonts w:ascii="Calibri" w:eastAsia="Times New Roman" w:hAnsi="Calibri" w:cs="Calibri"/>
                <w:lang w:val="pl-PL"/>
                <w:rPrChange w:id="12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[4] Zatrudnienie pracownika służby zdrowia w celu przeprowadzenia programu edukacyjnego, aby podziękować mu za korzystanie z produktów Abbott.</w:t>
            </w:r>
          </w:p>
          <w:p w14:paraId="3E57FC13" w14:textId="77777777" w:rsidR="002117D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Dalej</w:t>
            </w:r>
          </w:p>
        </w:tc>
      </w:tr>
      <w:tr w:rsidR="00D02B95" w:rsidRPr="00AD189D" w14:paraId="073FA184" w14:textId="77777777" w:rsidTr="00040BCF">
        <w:tc>
          <w:tcPr>
            <w:tcW w:w="1353" w:type="dxa"/>
            <w:shd w:val="clear" w:color="auto" w:fill="C1E4F5"/>
            <w:tcMar>
              <w:top w:w="120" w:type="dxa"/>
              <w:left w:w="180" w:type="dxa"/>
              <w:bottom w:w="120" w:type="dxa"/>
              <w:right w:w="180" w:type="dxa"/>
            </w:tcMar>
            <w:hideMark/>
          </w:tcPr>
          <w:p w14:paraId="3235BC01" w14:textId="77777777" w:rsidR="00603700" w:rsidRPr="00DA305A" w:rsidRDefault="00F13992" w:rsidP="00603700">
            <w:pPr>
              <w:spacing w:before="30" w:after="30"/>
              <w:ind w:left="30" w:right="30"/>
              <w:rPr>
                <w:rFonts w:ascii="Calibri" w:eastAsia="Times New Roman" w:hAnsi="Calibri" w:cs="Calibri"/>
                <w:sz w:val="16"/>
              </w:rPr>
            </w:pPr>
            <w:r w:rsidRPr="00DA305A">
              <w:rPr>
                <w:rFonts w:ascii="Calibri" w:eastAsia="Times New Roman" w:hAnsi="Calibri" w:cs="Calibri"/>
                <w:sz w:val="16"/>
              </w:rPr>
              <w:t>Screen 15</w:t>
            </w:r>
          </w:p>
          <w:p w14:paraId="527A448F" w14:textId="77777777" w:rsidR="00603700" w:rsidRPr="00DA305A" w:rsidRDefault="00F13992" w:rsidP="00603700">
            <w:pPr>
              <w:spacing w:before="100" w:beforeAutospacing="1" w:after="100" w:afterAutospacing="1"/>
              <w:ind w:left="30" w:right="30"/>
              <w:rPr>
                <w:rFonts w:ascii="Calibri" w:eastAsia="Times New Roman" w:hAnsi="Calibri" w:cs="Calibri"/>
                <w:sz w:val="16"/>
              </w:rPr>
            </w:pPr>
            <w:r w:rsidRPr="00DA305A">
              <w:rPr>
                <w:rFonts w:ascii="Calibri" w:eastAsia="Times New Roman" w:hAnsi="Calibri" w:cs="Calibri"/>
                <w:sz w:val="16"/>
              </w:rPr>
              <w:t>Question 2: Feedback</w:t>
            </w:r>
          </w:p>
          <w:p w14:paraId="37A505C1" w14:textId="77777777" w:rsidR="00603700" w:rsidRPr="00DA305A" w:rsidRDefault="00F13992" w:rsidP="00603700">
            <w:pPr>
              <w:ind w:left="30" w:right="30"/>
              <w:rPr>
                <w:rFonts w:ascii="Calibri" w:eastAsia="Times New Roman" w:hAnsi="Calibri" w:cs="Calibri"/>
                <w:sz w:val="16"/>
              </w:rPr>
            </w:pPr>
            <w:r w:rsidRPr="00DA305A">
              <w:rPr>
                <w:rFonts w:ascii="Calibri" w:eastAsia="Times New Roman" w:hAnsi="Calibri" w:cs="Calibri"/>
                <w:sz w:val="16"/>
              </w:rPr>
              <w:t>52_C_16</w:t>
            </w:r>
          </w:p>
        </w:tc>
        <w:tc>
          <w:tcPr>
            <w:tcW w:w="6000" w:type="dxa"/>
            <w:tcMar>
              <w:top w:w="120" w:type="dxa"/>
              <w:left w:w="180" w:type="dxa"/>
              <w:bottom w:w="120" w:type="dxa"/>
              <w:right w:w="180" w:type="dxa"/>
            </w:tcMar>
            <w:hideMark/>
          </w:tcPr>
          <w:p w14:paraId="50DA94DB" w14:textId="77777777" w:rsidR="0060370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6C8D63EE" w14:textId="77777777" w:rsidR="00603700" w:rsidRPr="00AD189D" w:rsidRDefault="00F13992" w:rsidP="00040BCF">
            <w:pPr>
              <w:spacing w:before="100" w:beforeAutospacing="1" w:after="100" w:afterAutospacing="1"/>
              <w:ind w:left="30" w:right="30"/>
              <w:rPr>
                <w:rFonts w:ascii="Calibri" w:eastAsia="Times New Roman" w:hAnsi="Calibri" w:cs="Calibri"/>
                <w:lang w:val="pl-PL"/>
                <w:rPrChange w:id="12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 xml:space="preserve">Zatrudnienie pracownika służby zdrowia w celu przeprowadzenia programu edukacyjnego ze względu na jego umiejętności i wiedzę jest dozwolone, natomiast zatrudnianie pracownika służby zdrowia w ramach podziękowania za korzystanie z produktów Abbott jest </w:t>
            </w:r>
            <w:r w:rsidRPr="00DA305A">
              <w:rPr>
                <w:rFonts w:ascii="Calibri" w:eastAsia="Calibri" w:hAnsi="Calibri" w:cs="Calibri"/>
                <w:lang w:val="pl-PL"/>
              </w:rPr>
              <w:lastRenderedPageBreak/>
              <w:t>niewłaściwe, ponieważ może być postrzegane jako łapówka.</w:t>
            </w:r>
          </w:p>
        </w:tc>
      </w:tr>
      <w:tr w:rsidR="00D02B95" w:rsidRPr="00AD189D" w14:paraId="4F5DC8F1" w14:textId="77777777" w:rsidTr="00040BCF">
        <w:tc>
          <w:tcPr>
            <w:tcW w:w="1353" w:type="dxa"/>
            <w:shd w:val="clear" w:color="auto" w:fill="C1E4F5"/>
            <w:tcMar>
              <w:top w:w="120" w:type="dxa"/>
              <w:left w:w="180" w:type="dxa"/>
              <w:bottom w:w="120" w:type="dxa"/>
              <w:right w:w="180" w:type="dxa"/>
            </w:tcMar>
            <w:hideMark/>
          </w:tcPr>
          <w:p w14:paraId="2F2408C4" w14:textId="77777777" w:rsidR="00603700" w:rsidRPr="00DA305A" w:rsidRDefault="00F13992" w:rsidP="00603700">
            <w:pPr>
              <w:spacing w:before="30" w:after="30"/>
              <w:ind w:left="30" w:right="30"/>
              <w:rPr>
                <w:rFonts w:ascii="Calibri" w:eastAsia="Times New Roman" w:hAnsi="Calibri" w:cs="Calibri"/>
                <w:sz w:val="16"/>
              </w:rPr>
            </w:pPr>
            <w:hyperlink r:id="rId110"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14710971" w14:textId="77777777" w:rsidR="00603700" w:rsidRPr="00DA305A" w:rsidRDefault="00F13992" w:rsidP="00603700">
            <w:pPr>
              <w:ind w:left="30" w:right="30"/>
              <w:rPr>
                <w:rFonts w:ascii="Calibri" w:eastAsia="Times New Roman" w:hAnsi="Calibri" w:cs="Calibri"/>
                <w:sz w:val="16"/>
              </w:rPr>
            </w:pPr>
            <w:hyperlink r:id="rId111" w:tgtFrame="_blank" w:history="1">
              <w:r w:rsidRPr="00DA305A">
                <w:rPr>
                  <w:rFonts w:ascii="Calibri" w:eastAsia="Times New Roman" w:hAnsi="Calibri" w:cs="Calibri"/>
                  <w:color w:val="0000FF"/>
                  <w:sz w:val="16"/>
                  <w:u w:val="single"/>
                </w:rPr>
                <w:t>53_C_16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F83FD68" w14:textId="77777777" w:rsidR="0060370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[3] The consequences for individuals involved in bribery and corruption can include:</w:t>
            </w:r>
          </w:p>
        </w:tc>
        <w:tc>
          <w:tcPr>
            <w:tcW w:w="6000" w:type="dxa"/>
          </w:tcPr>
          <w:p w14:paraId="159D51F4" w14:textId="77777777" w:rsidR="00603700" w:rsidRPr="00AD189D" w:rsidRDefault="00F13992" w:rsidP="00040BCF">
            <w:pPr>
              <w:spacing w:before="100" w:beforeAutospacing="1" w:after="100" w:afterAutospacing="1"/>
              <w:ind w:left="30" w:right="30"/>
              <w:rPr>
                <w:rFonts w:ascii="Calibri" w:eastAsia="Times New Roman" w:hAnsi="Calibri" w:cs="Calibri"/>
                <w:lang w:val="pl-PL"/>
                <w:rPrChange w:id="13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[3] Konsekwencje dla osób zaangażowanych w łapownictwo i korupcję mogą obejmować:</w:t>
            </w:r>
          </w:p>
        </w:tc>
      </w:tr>
      <w:tr w:rsidR="00D02B95" w:rsidRPr="00DA305A" w14:paraId="14961207" w14:textId="77777777" w:rsidTr="00040BCF">
        <w:tc>
          <w:tcPr>
            <w:tcW w:w="1353" w:type="dxa"/>
            <w:shd w:val="clear" w:color="auto" w:fill="C1E4F5"/>
            <w:tcMar>
              <w:top w:w="120" w:type="dxa"/>
              <w:left w:w="180" w:type="dxa"/>
              <w:bottom w:w="120" w:type="dxa"/>
              <w:right w:w="180" w:type="dxa"/>
            </w:tcMar>
            <w:hideMark/>
          </w:tcPr>
          <w:p w14:paraId="5BF2B471" w14:textId="77777777" w:rsidR="00603700" w:rsidRPr="00DA305A" w:rsidRDefault="00F13992" w:rsidP="00603700">
            <w:pPr>
              <w:spacing w:before="30" w:after="30"/>
              <w:ind w:left="30" w:right="30"/>
              <w:rPr>
                <w:rFonts w:ascii="Calibri" w:eastAsia="Times New Roman" w:hAnsi="Calibri" w:cs="Calibri"/>
                <w:sz w:val="16"/>
              </w:rPr>
            </w:pPr>
            <w:hyperlink r:id="rId112"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09014CAA" w14:textId="77777777" w:rsidR="00603700" w:rsidRPr="00DA305A" w:rsidRDefault="00F13992" w:rsidP="00603700">
            <w:pPr>
              <w:ind w:left="30" w:right="30"/>
              <w:rPr>
                <w:rFonts w:ascii="Calibri" w:eastAsia="Times New Roman" w:hAnsi="Calibri" w:cs="Calibri"/>
                <w:sz w:val="16"/>
              </w:rPr>
            </w:pPr>
            <w:hyperlink r:id="rId113" w:tgtFrame="_blank" w:history="1">
              <w:r w:rsidRPr="00DA305A">
                <w:rPr>
                  <w:rFonts w:ascii="Calibri" w:eastAsia="Times New Roman" w:hAnsi="Calibri" w:cs="Calibri"/>
                  <w:color w:val="0000FF"/>
                  <w:sz w:val="16"/>
                  <w:u w:val="single"/>
                </w:rPr>
                <w:t>54_C_16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E6C1AB" w14:textId="77777777" w:rsidR="0060370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 Reputational damage.</w:t>
            </w:r>
          </w:p>
        </w:tc>
        <w:tc>
          <w:tcPr>
            <w:tcW w:w="6000" w:type="dxa"/>
          </w:tcPr>
          <w:p w14:paraId="5CA08187" w14:textId="77777777" w:rsidR="0060370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[1] Utratę dobrej reputacji.</w:t>
            </w:r>
          </w:p>
        </w:tc>
      </w:tr>
      <w:tr w:rsidR="00D02B95" w:rsidRPr="00DA305A" w14:paraId="26C8FA19" w14:textId="77777777" w:rsidTr="00040BCF">
        <w:tc>
          <w:tcPr>
            <w:tcW w:w="1353" w:type="dxa"/>
            <w:shd w:val="clear" w:color="auto" w:fill="C1E4F5"/>
            <w:tcMar>
              <w:top w:w="120" w:type="dxa"/>
              <w:left w:w="180" w:type="dxa"/>
              <w:bottom w:w="120" w:type="dxa"/>
              <w:right w:w="180" w:type="dxa"/>
            </w:tcMar>
            <w:hideMark/>
          </w:tcPr>
          <w:p w14:paraId="5C3E654B" w14:textId="77777777" w:rsidR="00603700" w:rsidRPr="00DA305A" w:rsidRDefault="00F13992" w:rsidP="00603700">
            <w:pPr>
              <w:spacing w:before="30" w:after="30"/>
              <w:ind w:left="30" w:right="30"/>
              <w:rPr>
                <w:rFonts w:ascii="Calibri" w:eastAsia="Times New Roman" w:hAnsi="Calibri" w:cs="Calibri"/>
                <w:sz w:val="16"/>
              </w:rPr>
            </w:pPr>
            <w:hyperlink r:id="rId114"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60C0C469" w14:textId="77777777" w:rsidR="00603700" w:rsidRPr="00DA305A" w:rsidRDefault="00F13992" w:rsidP="00603700">
            <w:pPr>
              <w:ind w:left="30" w:right="30"/>
              <w:rPr>
                <w:rFonts w:ascii="Calibri" w:eastAsia="Times New Roman" w:hAnsi="Calibri" w:cs="Calibri"/>
                <w:sz w:val="16"/>
              </w:rPr>
            </w:pPr>
            <w:hyperlink r:id="rId115" w:tgtFrame="_blank" w:history="1">
              <w:r w:rsidRPr="00DA305A">
                <w:rPr>
                  <w:rFonts w:ascii="Calibri" w:eastAsia="Times New Roman" w:hAnsi="Calibri" w:cs="Calibri"/>
                  <w:color w:val="0000FF"/>
                  <w:sz w:val="16"/>
                  <w:u w:val="single"/>
                </w:rPr>
                <w:t>55_C_16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3BEC00" w14:textId="77777777" w:rsidR="0060370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[2] Fines and penalties.</w:t>
            </w:r>
          </w:p>
        </w:tc>
        <w:tc>
          <w:tcPr>
            <w:tcW w:w="6000" w:type="dxa"/>
          </w:tcPr>
          <w:p w14:paraId="3BD99F81" w14:textId="77777777" w:rsidR="0060370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[2] Grzywny i kary.</w:t>
            </w:r>
          </w:p>
        </w:tc>
      </w:tr>
      <w:tr w:rsidR="00D02B95" w:rsidRPr="00DA305A" w14:paraId="7FF92E2A" w14:textId="77777777" w:rsidTr="00040BCF">
        <w:tc>
          <w:tcPr>
            <w:tcW w:w="1353" w:type="dxa"/>
            <w:shd w:val="clear" w:color="auto" w:fill="C1E4F5"/>
            <w:tcMar>
              <w:top w:w="120" w:type="dxa"/>
              <w:left w:w="180" w:type="dxa"/>
              <w:bottom w:w="120" w:type="dxa"/>
              <w:right w:w="180" w:type="dxa"/>
            </w:tcMar>
            <w:hideMark/>
          </w:tcPr>
          <w:p w14:paraId="072F4995" w14:textId="77777777" w:rsidR="00603700" w:rsidRPr="00DA305A" w:rsidRDefault="00F13992" w:rsidP="00603700">
            <w:pPr>
              <w:spacing w:before="30" w:after="30"/>
              <w:ind w:left="30" w:right="30"/>
              <w:rPr>
                <w:rFonts w:ascii="Calibri" w:eastAsia="Times New Roman" w:hAnsi="Calibri" w:cs="Calibri"/>
                <w:sz w:val="16"/>
              </w:rPr>
            </w:pPr>
            <w:hyperlink r:id="rId116"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3C268AF5" w14:textId="77777777" w:rsidR="00603700" w:rsidRPr="00DA305A" w:rsidRDefault="00F13992" w:rsidP="00603700">
            <w:pPr>
              <w:ind w:left="30" w:right="30"/>
              <w:rPr>
                <w:rFonts w:ascii="Calibri" w:eastAsia="Times New Roman" w:hAnsi="Calibri" w:cs="Calibri"/>
                <w:sz w:val="16"/>
              </w:rPr>
            </w:pPr>
            <w:hyperlink r:id="rId117" w:tgtFrame="_blank" w:history="1">
              <w:r w:rsidRPr="00DA305A">
                <w:rPr>
                  <w:rFonts w:ascii="Calibri" w:eastAsia="Times New Roman" w:hAnsi="Calibri" w:cs="Calibri"/>
                  <w:color w:val="0000FF"/>
                  <w:sz w:val="16"/>
                  <w:u w:val="single"/>
                </w:rPr>
                <w:t>56_C_16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ADAAD4" w14:textId="77777777" w:rsidR="0060370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[3] Termination of employment.</w:t>
            </w:r>
          </w:p>
        </w:tc>
        <w:tc>
          <w:tcPr>
            <w:tcW w:w="6000" w:type="dxa"/>
          </w:tcPr>
          <w:p w14:paraId="7A7F47FA" w14:textId="77777777" w:rsidR="0060370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[3] Rozwiązanie stosunku pracy.</w:t>
            </w:r>
          </w:p>
        </w:tc>
      </w:tr>
      <w:tr w:rsidR="00D02B95" w:rsidRPr="00DA305A" w14:paraId="6861394B" w14:textId="77777777" w:rsidTr="00040BCF">
        <w:tc>
          <w:tcPr>
            <w:tcW w:w="1353" w:type="dxa"/>
            <w:shd w:val="clear" w:color="auto" w:fill="C1E4F5"/>
            <w:tcMar>
              <w:top w:w="120" w:type="dxa"/>
              <w:left w:w="180" w:type="dxa"/>
              <w:bottom w:w="120" w:type="dxa"/>
              <w:right w:w="180" w:type="dxa"/>
            </w:tcMar>
            <w:hideMark/>
          </w:tcPr>
          <w:p w14:paraId="156CF447" w14:textId="77777777" w:rsidR="00603700" w:rsidRPr="00DA305A" w:rsidRDefault="00F13992" w:rsidP="00603700">
            <w:pPr>
              <w:spacing w:before="30" w:after="30"/>
              <w:ind w:left="30" w:right="30"/>
              <w:rPr>
                <w:rFonts w:ascii="Calibri" w:eastAsia="Times New Roman" w:hAnsi="Calibri" w:cs="Calibri"/>
                <w:sz w:val="16"/>
              </w:rPr>
            </w:pPr>
            <w:hyperlink r:id="rId118"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0FE3F461" w14:textId="77777777" w:rsidR="00603700" w:rsidRPr="00DA305A" w:rsidRDefault="00F13992" w:rsidP="00603700">
            <w:pPr>
              <w:ind w:left="30" w:right="30"/>
              <w:rPr>
                <w:rFonts w:ascii="Calibri" w:eastAsia="Times New Roman" w:hAnsi="Calibri" w:cs="Calibri"/>
                <w:sz w:val="16"/>
              </w:rPr>
            </w:pPr>
            <w:hyperlink r:id="rId119" w:tgtFrame="_blank" w:history="1">
              <w:r w:rsidRPr="00DA305A">
                <w:rPr>
                  <w:rFonts w:ascii="Calibri" w:eastAsia="Times New Roman" w:hAnsi="Calibri" w:cs="Calibri"/>
                  <w:color w:val="0000FF"/>
                  <w:sz w:val="16"/>
                  <w:u w:val="single"/>
                </w:rPr>
                <w:t>57_C_16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722E3A3" w14:textId="77777777" w:rsidR="0060370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[4] Prison time.</w:t>
            </w:r>
          </w:p>
        </w:tc>
        <w:tc>
          <w:tcPr>
            <w:tcW w:w="6000" w:type="dxa"/>
          </w:tcPr>
          <w:p w14:paraId="5083B91C" w14:textId="77777777" w:rsidR="0060370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[4] Karę pozbawienia wolności.</w:t>
            </w:r>
          </w:p>
        </w:tc>
      </w:tr>
      <w:tr w:rsidR="00D02B95" w:rsidRPr="00DA305A" w14:paraId="436D8B4F" w14:textId="77777777" w:rsidTr="00040BCF">
        <w:tc>
          <w:tcPr>
            <w:tcW w:w="1353" w:type="dxa"/>
            <w:shd w:val="clear" w:color="auto" w:fill="C1E4F5"/>
            <w:tcMar>
              <w:top w:w="120" w:type="dxa"/>
              <w:left w:w="180" w:type="dxa"/>
              <w:bottom w:w="120" w:type="dxa"/>
              <w:right w:w="180" w:type="dxa"/>
            </w:tcMar>
            <w:hideMark/>
          </w:tcPr>
          <w:p w14:paraId="74DFCF14" w14:textId="77777777" w:rsidR="00603700" w:rsidRPr="00DA305A" w:rsidRDefault="00F13992" w:rsidP="00603700">
            <w:pPr>
              <w:spacing w:before="30" w:after="30"/>
              <w:ind w:left="30" w:right="30"/>
              <w:rPr>
                <w:rFonts w:ascii="Calibri" w:eastAsia="Times New Roman" w:hAnsi="Calibri" w:cs="Calibri"/>
                <w:sz w:val="16"/>
              </w:rPr>
            </w:pPr>
            <w:hyperlink r:id="rId120"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4918347E" w14:textId="77777777" w:rsidR="00603700" w:rsidRPr="00DA305A" w:rsidRDefault="00F13992" w:rsidP="00603700">
            <w:pPr>
              <w:ind w:left="30" w:right="30"/>
              <w:rPr>
                <w:rFonts w:ascii="Calibri" w:eastAsia="Times New Roman" w:hAnsi="Calibri" w:cs="Calibri"/>
                <w:sz w:val="16"/>
              </w:rPr>
            </w:pPr>
            <w:hyperlink r:id="rId121" w:tgtFrame="_blank" w:history="1">
              <w:r w:rsidRPr="00DA305A">
                <w:rPr>
                  <w:rFonts w:ascii="Calibri" w:eastAsia="Times New Roman" w:hAnsi="Calibri" w:cs="Calibri"/>
                  <w:color w:val="0000FF"/>
                  <w:sz w:val="16"/>
                  <w:u w:val="single"/>
                </w:rPr>
                <w:t>58_C_16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A293ED" w14:textId="77777777" w:rsidR="0060370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[5] All of the above.</w:t>
            </w:r>
          </w:p>
          <w:p w14:paraId="3811AFE2" w14:textId="77777777" w:rsidR="0060370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Next</w:t>
            </w:r>
          </w:p>
        </w:tc>
        <w:tc>
          <w:tcPr>
            <w:tcW w:w="6000" w:type="dxa"/>
          </w:tcPr>
          <w:p w14:paraId="19954134" w14:textId="77777777" w:rsidR="0060370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[5] Wszystkie powyższe.</w:t>
            </w:r>
          </w:p>
          <w:p w14:paraId="0DF3220A" w14:textId="77777777" w:rsidR="0060370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Dalej</w:t>
            </w:r>
          </w:p>
        </w:tc>
      </w:tr>
      <w:tr w:rsidR="00D02B95" w:rsidRPr="00AD189D" w14:paraId="59C68C6C" w14:textId="77777777" w:rsidTr="00040BCF">
        <w:tc>
          <w:tcPr>
            <w:tcW w:w="1353" w:type="dxa"/>
            <w:shd w:val="clear" w:color="auto" w:fill="C1E4F5"/>
            <w:tcMar>
              <w:top w:w="120" w:type="dxa"/>
              <w:left w:w="180" w:type="dxa"/>
              <w:bottom w:w="120" w:type="dxa"/>
              <w:right w:w="180" w:type="dxa"/>
            </w:tcMar>
            <w:hideMark/>
          </w:tcPr>
          <w:p w14:paraId="5C863FF2" w14:textId="77777777" w:rsidR="0094318D" w:rsidRPr="00DA305A" w:rsidRDefault="00F13992" w:rsidP="0094318D">
            <w:pPr>
              <w:spacing w:before="30" w:after="30"/>
              <w:ind w:left="30" w:right="30"/>
              <w:rPr>
                <w:rFonts w:ascii="Calibri" w:eastAsia="Times New Roman" w:hAnsi="Calibri" w:cs="Calibri"/>
                <w:sz w:val="16"/>
              </w:rPr>
            </w:pPr>
            <w:r w:rsidRPr="00DA305A">
              <w:rPr>
                <w:rFonts w:ascii="Calibri" w:eastAsia="Times New Roman" w:hAnsi="Calibri" w:cs="Calibri"/>
                <w:sz w:val="16"/>
              </w:rPr>
              <w:t>Screen 15</w:t>
            </w:r>
          </w:p>
          <w:p w14:paraId="2550167C" w14:textId="77777777" w:rsidR="0094318D" w:rsidRPr="00DA305A" w:rsidRDefault="00F13992" w:rsidP="0094318D">
            <w:pPr>
              <w:spacing w:before="100" w:beforeAutospacing="1" w:after="100" w:afterAutospacing="1"/>
              <w:ind w:left="30" w:right="30"/>
              <w:rPr>
                <w:rFonts w:ascii="Calibri" w:eastAsia="Times New Roman" w:hAnsi="Calibri" w:cs="Calibri"/>
                <w:sz w:val="16"/>
              </w:rPr>
            </w:pPr>
            <w:r w:rsidRPr="00DA305A">
              <w:rPr>
                <w:rFonts w:ascii="Calibri" w:eastAsia="Times New Roman" w:hAnsi="Calibri" w:cs="Calibri"/>
                <w:sz w:val="16"/>
              </w:rPr>
              <w:t>Question 3: Feedback</w:t>
            </w:r>
          </w:p>
          <w:p w14:paraId="0C7B5849" w14:textId="77777777" w:rsidR="0094318D" w:rsidRPr="00DA305A" w:rsidRDefault="00F13992" w:rsidP="0094318D">
            <w:pPr>
              <w:ind w:left="30" w:right="30"/>
              <w:rPr>
                <w:rFonts w:ascii="Calibri" w:eastAsia="Times New Roman" w:hAnsi="Calibri" w:cs="Calibri"/>
                <w:sz w:val="16"/>
              </w:rPr>
            </w:pPr>
            <w:r w:rsidRPr="00DA305A">
              <w:rPr>
                <w:rFonts w:ascii="Calibri" w:eastAsia="Times New Roman" w:hAnsi="Calibri" w:cs="Calibri"/>
                <w:sz w:val="16"/>
              </w:rPr>
              <w:t>59_C_16</w:t>
            </w:r>
          </w:p>
        </w:tc>
        <w:tc>
          <w:tcPr>
            <w:tcW w:w="6000" w:type="dxa"/>
            <w:tcMar>
              <w:top w:w="120" w:type="dxa"/>
              <w:left w:w="180" w:type="dxa"/>
              <w:bottom w:w="120" w:type="dxa"/>
              <w:right w:w="180" w:type="dxa"/>
            </w:tcMar>
            <w:hideMark/>
          </w:tcPr>
          <w:p w14:paraId="72F695B3"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78D9E22B" w14:textId="77777777" w:rsidR="0094318D" w:rsidRPr="00AD189D" w:rsidRDefault="00F13992" w:rsidP="00040BCF">
            <w:pPr>
              <w:spacing w:before="100" w:beforeAutospacing="1" w:after="100" w:afterAutospacing="1"/>
              <w:ind w:left="30" w:right="30"/>
              <w:rPr>
                <w:rFonts w:ascii="Calibri" w:eastAsia="Times New Roman" w:hAnsi="Calibri" w:cs="Calibri"/>
                <w:lang w:val="pl-PL"/>
                <w:rPrChange w:id="13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Konsekwencje dla osób zaangażowanych w łapownictwo i korupcję mogą obejmować utratę reputacji, grzywny i kary, rozwiązanie stosunku pracy, a nawet karę pozbawienia wolności.</w:t>
            </w:r>
          </w:p>
        </w:tc>
      </w:tr>
      <w:tr w:rsidR="00D02B95" w:rsidRPr="00DA305A" w14:paraId="2F1749F7" w14:textId="77777777" w:rsidTr="00040BCF">
        <w:tc>
          <w:tcPr>
            <w:tcW w:w="1353" w:type="dxa"/>
            <w:shd w:val="clear" w:color="auto" w:fill="C1E4F5"/>
            <w:tcMar>
              <w:top w:w="120" w:type="dxa"/>
              <w:left w:w="180" w:type="dxa"/>
              <w:bottom w:w="120" w:type="dxa"/>
              <w:right w:w="180" w:type="dxa"/>
            </w:tcMar>
            <w:hideMark/>
          </w:tcPr>
          <w:p w14:paraId="3105EE5E" w14:textId="77777777" w:rsidR="0094318D" w:rsidRPr="00DA305A" w:rsidRDefault="00F13992" w:rsidP="0094318D">
            <w:pPr>
              <w:spacing w:before="30" w:after="30"/>
              <w:ind w:left="30" w:right="30"/>
              <w:rPr>
                <w:rFonts w:ascii="Calibri" w:eastAsia="Times New Roman" w:hAnsi="Calibri" w:cs="Calibri"/>
                <w:sz w:val="16"/>
              </w:rPr>
            </w:pPr>
            <w:hyperlink r:id="rId122"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4B964B8A" w14:textId="77777777" w:rsidR="0094318D" w:rsidRPr="00DA305A" w:rsidRDefault="00F13992" w:rsidP="0094318D">
            <w:pPr>
              <w:ind w:left="30" w:right="30"/>
              <w:rPr>
                <w:rFonts w:ascii="Calibri" w:eastAsia="Times New Roman" w:hAnsi="Calibri" w:cs="Calibri"/>
                <w:sz w:val="16"/>
              </w:rPr>
            </w:pPr>
            <w:hyperlink r:id="rId123" w:tgtFrame="_blank" w:history="1">
              <w:r w:rsidRPr="00DA305A">
                <w:rPr>
                  <w:rFonts w:ascii="Calibri" w:eastAsia="Times New Roman" w:hAnsi="Calibri" w:cs="Calibri"/>
                  <w:color w:val="0000FF"/>
                  <w:sz w:val="16"/>
                  <w:u w:val="single"/>
                </w:rPr>
                <w:t>60_C_16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DCBA3B"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[4] A sales representative also owns a small </w:t>
            </w:r>
            <w:proofErr w:type="spellStart"/>
            <w:r w:rsidRPr="00DA305A">
              <w:rPr>
                <w:rFonts w:ascii="Calibri" w:eastAsia="Times New Roman" w:hAnsi="Calibri" w:cs="Calibri"/>
              </w:rPr>
              <w:t>jewelry</w:t>
            </w:r>
            <w:proofErr w:type="spellEnd"/>
            <w:r w:rsidRPr="00DA305A">
              <w:rPr>
                <w:rFonts w:ascii="Calibri" w:eastAsia="Times New Roman" w:hAnsi="Calibri" w:cs="Calibri"/>
              </w:rPr>
              <w:t xml:space="preserve"> shop. She decides it would be nice to provide small gifts from her shop to HCPs who have not prescribed Abbott product lately. Is this okay?</w:t>
            </w:r>
          </w:p>
        </w:tc>
        <w:tc>
          <w:tcPr>
            <w:tcW w:w="6000" w:type="dxa"/>
          </w:tcPr>
          <w:p w14:paraId="31E1661E"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[4] Przedstawiciel handlowy jest również właścicielem małego sklepu z biżuterią. Postanawia, że byłoby miło przekazać drobne upominki ze swojego sklepu pracownikom służby zdrowia, którzy ostatnio nie przepisali produktu Abbott. Czy to w porządku?</w:t>
            </w:r>
          </w:p>
        </w:tc>
      </w:tr>
      <w:tr w:rsidR="00D02B95" w:rsidRPr="00DA305A" w14:paraId="5D8A81E7" w14:textId="77777777" w:rsidTr="00040BCF">
        <w:tc>
          <w:tcPr>
            <w:tcW w:w="1353" w:type="dxa"/>
            <w:shd w:val="clear" w:color="auto" w:fill="C1E4F5"/>
            <w:tcMar>
              <w:top w:w="120" w:type="dxa"/>
              <w:left w:w="180" w:type="dxa"/>
              <w:bottom w:w="120" w:type="dxa"/>
              <w:right w:w="180" w:type="dxa"/>
            </w:tcMar>
            <w:hideMark/>
          </w:tcPr>
          <w:p w14:paraId="2B7D63FF" w14:textId="77777777" w:rsidR="0094318D" w:rsidRPr="00DA305A" w:rsidRDefault="00F13992" w:rsidP="0094318D">
            <w:pPr>
              <w:spacing w:before="30" w:after="30"/>
              <w:ind w:left="30" w:right="30"/>
              <w:rPr>
                <w:rFonts w:ascii="Calibri" w:eastAsia="Times New Roman" w:hAnsi="Calibri" w:cs="Calibri"/>
                <w:sz w:val="16"/>
              </w:rPr>
            </w:pPr>
            <w:hyperlink r:id="rId124"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0471EA42" w14:textId="77777777" w:rsidR="0094318D" w:rsidRPr="00DA305A" w:rsidRDefault="00F13992" w:rsidP="0094318D">
            <w:pPr>
              <w:ind w:left="30" w:right="30"/>
              <w:rPr>
                <w:rFonts w:ascii="Calibri" w:eastAsia="Times New Roman" w:hAnsi="Calibri" w:cs="Calibri"/>
                <w:sz w:val="16"/>
              </w:rPr>
            </w:pPr>
            <w:hyperlink r:id="rId125" w:tgtFrame="_blank" w:history="1">
              <w:r w:rsidRPr="00DA305A">
                <w:rPr>
                  <w:rFonts w:ascii="Calibri" w:eastAsia="Times New Roman" w:hAnsi="Calibri" w:cs="Calibri"/>
                  <w:color w:val="0000FF"/>
                  <w:sz w:val="16"/>
                  <w:u w:val="single"/>
                </w:rPr>
                <w:t>61_C_16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34976E"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 Yes</w:t>
            </w:r>
          </w:p>
        </w:tc>
        <w:tc>
          <w:tcPr>
            <w:tcW w:w="6000" w:type="dxa"/>
          </w:tcPr>
          <w:p w14:paraId="79A22C4D"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[1] Tak</w:t>
            </w:r>
          </w:p>
        </w:tc>
      </w:tr>
      <w:tr w:rsidR="00D02B95" w:rsidRPr="00DA305A" w14:paraId="542D61FE" w14:textId="77777777" w:rsidTr="00040BCF">
        <w:tc>
          <w:tcPr>
            <w:tcW w:w="1353" w:type="dxa"/>
            <w:shd w:val="clear" w:color="auto" w:fill="C1E4F5"/>
            <w:tcMar>
              <w:top w:w="120" w:type="dxa"/>
              <w:left w:w="180" w:type="dxa"/>
              <w:bottom w:w="120" w:type="dxa"/>
              <w:right w:w="180" w:type="dxa"/>
            </w:tcMar>
            <w:hideMark/>
          </w:tcPr>
          <w:p w14:paraId="25A6658B" w14:textId="77777777" w:rsidR="0094318D" w:rsidRPr="00DA305A" w:rsidRDefault="00F13992" w:rsidP="0094318D">
            <w:pPr>
              <w:spacing w:before="30" w:after="30"/>
              <w:ind w:left="30" w:right="30"/>
              <w:rPr>
                <w:rFonts w:ascii="Calibri" w:eastAsia="Times New Roman" w:hAnsi="Calibri" w:cs="Calibri"/>
                <w:sz w:val="16"/>
              </w:rPr>
            </w:pPr>
            <w:hyperlink r:id="rId126"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7B924B2D" w14:textId="77777777" w:rsidR="0094318D" w:rsidRPr="00DA305A" w:rsidRDefault="00F13992" w:rsidP="0094318D">
            <w:pPr>
              <w:ind w:left="30" w:right="30"/>
              <w:rPr>
                <w:rFonts w:ascii="Calibri" w:eastAsia="Times New Roman" w:hAnsi="Calibri" w:cs="Calibri"/>
                <w:sz w:val="16"/>
              </w:rPr>
            </w:pPr>
            <w:hyperlink r:id="rId127" w:tgtFrame="_blank" w:history="1">
              <w:r w:rsidRPr="00DA305A">
                <w:rPr>
                  <w:rFonts w:ascii="Calibri" w:eastAsia="Times New Roman" w:hAnsi="Calibri" w:cs="Calibri"/>
                  <w:color w:val="0000FF"/>
                  <w:sz w:val="16"/>
                  <w:u w:val="single"/>
                </w:rPr>
                <w:t>62_C_16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5AFAB4"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[2] No</w:t>
            </w:r>
          </w:p>
          <w:p w14:paraId="5B50A0E2"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Next</w:t>
            </w:r>
          </w:p>
        </w:tc>
        <w:tc>
          <w:tcPr>
            <w:tcW w:w="6000" w:type="dxa"/>
          </w:tcPr>
          <w:p w14:paraId="3F38E19B"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[2] Nie</w:t>
            </w:r>
          </w:p>
          <w:p w14:paraId="0433D98B"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Dalej</w:t>
            </w:r>
          </w:p>
        </w:tc>
      </w:tr>
      <w:tr w:rsidR="00D02B95" w:rsidRPr="00AD189D" w14:paraId="33092F35" w14:textId="77777777" w:rsidTr="00040BCF">
        <w:tc>
          <w:tcPr>
            <w:tcW w:w="1353" w:type="dxa"/>
            <w:shd w:val="clear" w:color="auto" w:fill="C1E4F5"/>
            <w:tcMar>
              <w:top w:w="120" w:type="dxa"/>
              <w:left w:w="180" w:type="dxa"/>
              <w:bottom w:w="120" w:type="dxa"/>
              <w:right w:w="180" w:type="dxa"/>
            </w:tcMar>
            <w:hideMark/>
          </w:tcPr>
          <w:p w14:paraId="6C152576" w14:textId="77777777" w:rsidR="0094318D" w:rsidRPr="00DA305A" w:rsidRDefault="00F13992" w:rsidP="0094318D">
            <w:pPr>
              <w:spacing w:before="30" w:after="30"/>
              <w:ind w:left="30" w:right="30"/>
              <w:rPr>
                <w:rFonts w:ascii="Calibri" w:eastAsia="Times New Roman" w:hAnsi="Calibri" w:cs="Calibri"/>
                <w:sz w:val="16"/>
              </w:rPr>
            </w:pPr>
            <w:r w:rsidRPr="00DA305A">
              <w:rPr>
                <w:rFonts w:ascii="Calibri" w:eastAsia="Times New Roman" w:hAnsi="Calibri" w:cs="Calibri"/>
                <w:sz w:val="16"/>
              </w:rPr>
              <w:t>Screen 15</w:t>
            </w:r>
          </w:p>
          <w:p w14:paraId="024B180E" w14:textId="77777777" w:rsidR="0094318D" w:rsidRPr="00DA305A" w:rsidRDefault="00F13992" w:rsidP="0094318D">
            <w:pPr>
              <w:spacing w:before="100" w:beforeAutospacing="1" w:after="100" w:afterAutospacing="1"/>
              <w:ind w:left="30" w:right="30"/>
              <w:rPr>
                <w:rFonts w:ascii="Calibri" w:eastAsia="Times New Roman" w:hAnsi="Calibri" w:cs="Calibri"/>
                <w:sz w:val="16"/>
              </w:rPr>
            </w:pPr>
            <w:r w:rsidRPr="00DA305A">
              <w:rPr>
                <w:rFonts w:ascii="Calibri" w:eastAsia="Times New Roman" w:hAnsi="Calibri" w:cs="Calibri"/>
                <w:sz w:val="16"/>
              </w:rPr>
              <w:t>Question 4: Feedback</w:t>
            </w:r>
          </w:p>
          <w:p w14:paraId="15E6920D" w14:textId="77777777" w:rsidR="0094318D" w:rsidRPr="00DA305A" w:rsidRDefault="00F13992" w:rsidP="0094318D">
            <w:pPr>
              <w:ind w:left="30" w:right="30"/>
              <w:rPr>
                <w:rFonts w:ascii="Calibri" w:eastAsia="Times New Roman" w:hAnsi="Calibri" w:cs="Calibri"/>
                <w:sz w:val="16"/>
              </w:rPr>
            </w:pPr>
            <w:r w:rsidRPr="00DA305A">
              <w:rPr>
                <w:rFonts w:ascii="Calibri" w:eastAsia="Times New Roman" w:hAnsi="Calibri" w:cs="Calibri"/>
                <w:sz w:val="16"/>
              </w:rPr>
              <w:t>63_C_16</w:t>
            </w:r>
          </w:p>
        </w:tc>
        <w:tc>
          <w:tcPr>
            <w:tcW w:w="6000" w:type="dxa"/>
            <w:tcMar>
              <w:top w:w="120" w:type="dxa"/>
              <w:left w:w="180" w:type="dxa"/>
              <w:bottom w:w="120" w:type="dxa"/>
              <w:right w:w="180" w:type="dxa"/>
            </w:tcMar>
            <w:hideMark/>
          </w:tcPr>
          <w:p w14:paraId="497DC2B5"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78A37D41" w14:textId="77777777" w:rsidR="0094318D"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Polityka Abbott zabrania przekazywania podarunków pracownikom służby zdrowia, ponieważ przedstawiciel handlowy działa w charakterze przedstawiciela firmy Abbott. Podarunki są zabronione, nawet jeśli pracownica sama za nie płaci. Przekazywanie upominków może być również postrzegane jako łapówka w zamian za przyszłe zlecenia.</w:t>
            </w:r>
          </w:p>
        </w:tc>
      </w:tr>
      <w:tr w:rsidR="00D02B95" w:rsidRPr="00DA305A" w14:paraId="7F34F5AD" w14:textId="77777777" w:rsidTr="00040BCF">
        <w:tc>
          <w:tcPr>
            <w:tcW w:w="1353" w:type="dxa"/>
            <w:shd w:val="clear" w:color="auto" w:fill="C1E4F5"/>
            <w:tcMar>
              <w:top w:w="120" w:type="dxa"/>
              <w:left w:w="180" w:type="dxa"/>
              <w:bottom w:w="120" w:type="dxa"/>
              <w:right w:w="180" w:type="dxa"/>
            </w:tcMar>
            <w:hideMark/>
          </w:tcPr>
          <w:p w14:paraId="0264E331" w14:textId="77777777" w:rsidR="0094318D" w:rsidRPr="00DA305A" w:rsidRDefault="00F13992" w:rsidP="0094318D">
            <w:pPr>
              <w:spacing w:before="30" w:after="30"/>
              <w:ind w:left="30" w:right="30"/>
              <w:rPr>
                <w:rFonts w:ascii="Calibri" w:eastAsia="Times New Roman" w:hAnsi="Calibri" w:cs="Calibri"/>
                <w:sz w:val="16"/>
              </w:rPr>
            </w:pPr>
            <w:hyperlink r:id="rId128"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736C8798" w14:textId="77777777" w:rsidR="0094318D" w:rsidRPr="00DA305A" w:rsidRDefault="00F13992" w:rsidP="0094318D">
            <w:pPr>
              <w:ind w:left="30" w:right="30"/>
              <w:rPr>
                <w:rFonts w:ascii="Calibri" w:eastAsia="Times New Roman" w:hAnsi="Calibri" w:cs="Calibri"/>
                <w:sz w:val="16"/>
              </w:rPr>
            </w:pPr>
            <w:hyperlink r:id="rId129" w:tgtFrame="_blank" w:history="1">
              <w:r w:rsidRPr="00DA305A">
                <w:rPr>
                  <w:rFonts w:ascii="Calibri" w:eastAsia="Times New Roman" w:hAnsi="Calibri" w:cs="Calibri"/>
                  <w:color w:val="0000FF"/>
                  <w:sz w:val="16"/>
                  <w:u w:val="single"/>
                </w:rPr>
                <w:t>64_C_16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9AC649"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3DB5B6DC"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[5] Kierownik ds. sprzedaży otrzymuje telefon od kontaktu w konkurencyjnej firmie. Konkurent twierdzi, że zewnętrzny zespół sprzedaży zatrudniony przez firmę Abbott na nowym rynku rzekomo oferuje wystawne posiłki klientom, którzy wybierają produkty firmy Abbott zamiast produktów konkurencji. Jakie działanie należy podjąć?</w:t>
            </w:r>
          </w:p>
        </w:tc>
      </w:tr>
      <w:tr w:rsidR="00D02B95" w:rsidRPr="00AD189D" w14:paraId="55D6166B" w14:textId="77777777" w:rsidTr="00040BCF">
        <w:tc>
          <w:tcPr>
            <w:tcW w:w="1353" w:type="dxa"/>
            <w:shd w:val="clear" w:color="auto" w:fill="C1E4F5"/>
            <w:tcMar>
              <w:top w:w="120" w:type="dxa"/>
              <w:left w:w="180" w:type="dxa"/>
              <w:bottom w:w="120" w:type="dxa"/>
              <w:right w:w="180" w:type="dxa"/>
            </w:tcMar>
            <w:hideMark/>
          </w:tcPr>
          <w:p w14:paraId="2DC1F34C" w14:textId="77777777" w:rsidR="0094318D" w:rsidRPr="00DA305A" w:rsidRDefault="00F13992" w:rsidP="0094318D">
            <w:pPr>
              <w:spacing w:before="30" w:after="30"/>
              <w:ind w:left="30" w:right="30"/>
              <w:rPr>
                <w:rFonts w:ascii="Calibri" w:eastAsia="Times New Roman" w:hAnsi="Calibri" w:cs="Calibri"/>
                <w:sz w:val="16"/>
              </w:rPr>
            </w:pPr>
            <w:hyperlink r:id="rId130"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049F716C" w14:textId="77777777" w:rsidR="0094318D" w:rsidRPr="00DA305A" w:rsidRDefault="00F13992" w:rsidP="0094318D">
            <w:pPr>
              <w:ind w:left="30" w:right="30"/>
              <w:rPr>
                <w:rFonts w:ascii="Calibri" w:eastAsia="Times New Roman" w:hAnsi="Calibri" w:cs="Calibri"/>
                <w:sz w:val="16"/>
              </w:rPr>
            </w:pPr>
            <w:hyperlink r:id="rId131" w:tgtFrame="_blank" w:history="1">
              <w:r w:rsidRPr="00DA305A">
                <w:rPr>
                  <w:rFonts w:ascii="Calibri" w:eastAsia="Times New Roman" w:hAnsi="Calibri" w:cs="Calibri"/>
                  <w:color w:val="0000FF"/>
                  <w:sz w:val="16"/>
                  <w:u w:val="single"/>
                </w:rPr>
                <w:t>65_C_16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CEE24C"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 Do nothing, since the information came from a competitor.</w:t>
            </w:r>
          </w:p>
        </w:tc>
        <w:tc>
          <w:tcPr>
            <w:tcW w:w="6000" w:type="dxa"/>
          </w:tcPr>
          <w:p w14:paraId="62CC61F0" w14:textId="77777777" w:rsidR="0094318D" w:rsidRPr="00AD189D" w:rsidRDefault="00F13992" w:rsidP="00040BCF">
            <w:pPr>
              <w:spacing w:before="100" w:beforeAutospacing="1" w:after="100" w:afterAutospacing="1"/>
              <w:ind w:left="30" w:right="30"/>
              <w:rPr>
                <w:rFonts w:ascii="Calibri" w:eastAsia="Times New Roman" w:hAnsi="Calibri" w:cs="Calibri"/>
                <w:lang w:val="pl-PL"/>
                <w:rPrChange w:id="13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[1] Nie robić nic, ponieważ informacja pochodzi od konkurencji.</w:t>
            </w:r>
          </w:p>
        </w:tc>
      </w:tr>
      <w:tr w:rsidR="00D02B95" w:rsidRPr="00AD189D" w14:paraId="03535B03" w14:textId="77777777" w:rsidTr="00040BCF">
        <w:tc>
          <w:tcPr>
            <w:tcW w:w="1353" w:type="dxa"/>
            <w:shd w:val="clear" w:color="auto" w:fill="C1E4F5"/>
            <w:tcMar>
              <w:top w:w="120" w:type="dxa"/>
              <w:left w:w="180" w:type="dxa"/>
              <w:bottom w:w="120" w:type="dxa"/>
              <w:right w:w="180" w:type="dxa"/>
            </w:tcMar>
            <w:hideMark/>
          </w:tcPr>
          <w:p w14:paraId="1126E5BC" w14:textId="77777777" w:rsidR="0094318D" w:rsidRPr="00DA305A" w:rsidRDefault="00F13992" w:rsidP="0094318D">
            <w:pPr>
              <w:spacing w:before="30" w:after="30"/>
              <w:ind w:left="30" w:right="30"/>
              <w:rPr>
                <w:rFonts w:ascii="Calibri" w:eastAsia="Times New Roman" w:hAnsi="Calibri" w:cs="Calibri"/>
                <w:sz w:val="16"/>
              </w:rPr>
            </w:pPr>
            <w:hyperlink r:id="rId132"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1C480F20" w14:textId="77777777" w:rsidR="0094318D" w:rsidRPr="00DA305A" w:rsidRDefault="00F13992" w:rsidP="0094318D">
            <w:pPr>
              <w:ind w:left="30" w:right="30"/>
              <w:rPr>
                <w:rFonts w:ascii="Calibri" w:eastAsia="Times New Roman" w:hAnsi="Calibri" w:cs="Calibri"/>
                <w:sz w:val="16"/>
              </w:rPr>
            </w:pPr>
            <w:hyperlink r:id="rId133" w:tgtFrame="_blank" w:history="1">
              <w:r w:rsidRPr="00DA305A">
                <w:rPr>
                  <w:rFonts w:ascii="Calibri" w:eastAsia="Times New Roman" w:hAnsi="Calibri" w:cs="Calibri"/>
                  <w:color w:val="0000FF"/>
                  <w:sz w:val="16"/>
                  <w:u w:val="single"/>
                </w:rPr>
                <w:t>66_C_16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791073"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[2] Do nothing, because lavish meals are common in that market.</w:t>
            </w:r>
          </w:p>
        </w:tc>
        <w:tc>
          <w:tcPr>
            <w:tcW w:w="6000" w:type="dxa"/>
          </w:tcPr>
          <w:p w14:paraId="2678CCBE" w14:textId="77777777" w:rsidR="0094318D" w:rsidRPr="00AD189D" w:rsidRDefault="00F13992" w:rsidP="00040BCF">
            <w:pPr>
              <w:spacing w:before="100" w:beforeAutospacing="1" w:after="100" w:afterAutospacing="1"/>
              <w:ind w:left="30" w:right="30"/>
              <w:rPr>
                <w:rFonts w:ascii="Calibri" w:eastAsia="Times New Roman" w:hAnsi="Calibri" w:cs="Calibri"/>
                <w:lang w:val="pl-PL"/>
                <w:rPrChange w:id="13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[2] Nie robić nic, ponieważ wystawne posiłki są powszechne na tym rynku.</w:t>
            </w:r>
          </w:p>
        </w:tc>
      </w:tr>
      <w:tr w:rsidR="00D02B95" w:rsidRPr="00AD189D" w14:paraId="7AD55D91" w14:textId="77777777" w:rsidTr="00040BCF">
        <w:tc>
          <w:tcPr>
            <w:tcW w:w="1353" w:type="dxa"/>
            <w:shd w:val="clear" w:color="auto" w:fill="C1E4F5"/>
            <w:tcMar>
              <w:top w:w="120" w:type="dxa"/>
              <w:left w:w="180" w:type="dxa"/>
              <w:bottom w:w="120" w:type="dxa"/>
              <w:right w:w="180" w:type="dxa"/>
            </w:tcMar>
            <w:hideMark/>
          </w:tcPr>
          <w:p w14:paraId="2FD7283B" w14:textId="77777777" w:rsidR="0094318D" w:rsidRPr="00DA305A" w:rsidRDefault="00F13992" w:rsidP="0094318D">
            <w:pPr>
              <w:spacing w:before="30" w:after="30"/>
              <w:ind w:left="30" w:right="30"/>
              <w:rPr>
                <w:rFonts w:ascii="Calibri" w:eastAsia="Times New Roman" w:hAnsi="Calibri" w:cs="Calibri"/>
                <w:sz w:val="16"/>
              </w:rPr>
            </w:pPr>
            <w:hyperlink r:id="rId134"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6C2F245E" w14:textId="77777777" w:rsidR="0094318D" w:rsidRPr="00DA305A" w:rsidRDefault="00F13992" w:rsidP="0094318D">
            <w:pPr>
              <w:ind w:left="30" w:right="30"/>
              <w:rPr>
                <w:rFonts w:ascii="Calibri" w:eastAsia="Times New Roman" w:hAnsi="Calibri" w:cs="Calibri"/>
                <w:sz w:val="16"/>
              </w:rPr>
            </w:pPr>
            <w:hyperlink r:id="rId135" w:tgtFrame="_blank" w:history="1">
              <w:r w:rsidRPr="00DA305A">
                <w:rPr>
                  <w:rFonts w:ascii="Calibri" w:eastAsia="Times New Roman" w:hAnsi="Calibri" w:cs="Calibri"/>
                  <w:color w:val="0000FF"/>
                  <w:sz w:val="16"/>
                  <w:u w:val="single"/>
                </w:rPr>
                <w:t>67_C_16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931F2F"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[3] Report the matter immediately to the Office of Ethics and Compliance (OEC).</w:t>
            </w:r>
          </w:p>
        </w:tc>
        <w:tc>
          <w:tcPr>
            <w:tcW w:w="6000" w:type="dxa"/>
          </w:tcPr>
          <w:p w14:paraId="122043CA" w14:textId="77777777" w:rsidR="0094318D" w:rsidRPr="00AD189D" w:rsidRDefault="00F13992" w:rsidP="00040BCF">
            <w:pPr>
              <w:spacing w:before="100" w:beforeAutospacing="1" w:after="100" w:afterAutospacing="1"/>
              <w:ind w:left="30" w:right="30"/>
              <w:rPr>
                <w:rFonts w:ascii="Calibri" w:eastAsia="Times New Roman" w:hAnsi="Calibri" w:cs="Calibri"/>
                <w:lang w:val="pl-PL"/>
                <w:rPrChange w:id="13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[3] Zgłosić sprawę niezwłocznie do Biura Etyki i Zgodności (OEC).</w:t>
            </w:r>
          </w:p>
        </w:tc>
      </w:tr>
      <w:tr w:rsidR="00D02B95" w:rsidRPr="00DA305A" w14:paraId="5BB53E07" w14:textId="77777777" w:rsidTr="00040BCF">
        <w:tc>
          <w:tcPr>
            <w:tcW w:w="1353" w:type="dxa"/>
            <w:shd w:val="clear" w:color="auto" w:fill="C1E4F5"/>
            <w:tcMar>
              <w:top w:w="120" w:type="dxa"/>
              <w:left w:w="180" w:type="dxa"/>
              <w:bottom w:w="120" w:type="dxa"/>
              <w:right w:w="180" w:type="dxa"/>
            </w:tcMar>
            <w:hideMark/>
          </w:tcPr>
          <w:p w14:paraId="667384ED" w14:textId="77777777" w:rsidR="0094318D" w:rsidRPr="00DA305A" w:rsidRDefault="00F13992" w:rsidP="0094318D">
            <w:pPr>
              <w:spacing w:before="30" w:after="30"/>
              <w:ind w:left="30" w:right="30"/>
              <w:rPr>
                <w:rFonts w:ascii="Calibri" w:eastAsia="Times New Roman" w:hAnsi="Calibri" w:cs="Calibri"/>
                <w:sz w:val="16"/>
              </w:rPr>
            </w:pPr>
            <w:hyperlink r:id="rId136"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78BF5EAC" w14:textId="77777777" w:rsidR="0094318D" w:rsidRPr="00DA305A" w:rsidRDefault="00F13992" w:rsidP="0094318D">
            <w:pPr>
              <w:ind w:left="30" w:right="30"/>
              <w:rPr>
                <w:rFonts w:ascii="Calibri" w:eastAsia="Times New Roman" w:hAnsi="Calibri" w:cs="Calibri"/>
                <w:sz w:val="16"/>
              </w:rPr>
            </w:pPr>
            <w:hyperlink r:id="rId137" w:tgtFrame="_blank" w:history="1">
              <w:r w:rsidRPr="00DA305A">
                <w:rPr>
                  <w:rFonts w:ascii="Calibri" w:eastAsia="Times New Roman" w:hAnsi="Calibri" w:cs="Calibri"/>
                  <w:color w:val="0000FF"/>
                  <w:sz w:val="16"/>
                  <w:u w:val="single"/>
                </w:rPr>
                <w:t>68_C_16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9FDFDF"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[4] Research alternative distributors in case the claim is true.</w:t>
            </w:r>
          </w:p>
          <w:p w14:paraId="705C63B9"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Next</w:t>
            </w:r>
          </w:p>
        </w:tc>
        <w:tc>
          <w:tcPr>
            <w:tcW w:w="6000" w:type="dxa"/>
          </w:tcPr>
          <w:p w14:paraId="236A97C3" w14:textId="77777777" w:rsidR="0094318D" w:rsidRPr="00AD189D" w:rsidRDefault="00F13992" w:rsidP="00040BCF">
            <w:pPr>
              <w:spacing w:before="100" w:beforeAutospacing="1" w:after="100" w:afterAutospacing="1"/>
              <w:ind w:left="30" w:right="30"/>
              <w:rPr>
                <w:rFonts w:ascii="Calibri" w:eastAsia="Times New Roman" w:hAnsi="Calibri" w:cs="Calibri"/>
                <w:lang w:val="pl-PL"/>
                <w:rPrChange w:id="13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[4] Poszukać alternatywnych dystrybutorów jeśli to twierdzenie jest prawdziwe.</w:t>
            </w:r>
          </w:p>
          <w:p w14:paraId="4B4CC884" w14:textId="77777777" w:rsidR="0094318D"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Dalej</w:t>
            </w:r>
          </w:p>
        </w:tc>
      </w:tr>
      <w:tr w:rsidR="00D02B95" w:rsidRPr="00AD189D" w14:paraId="0B3954D3" w14:textId="77777777" w:rsidTr="00040BCF">
        <w:tc>
          <w:tcPr>
            <w:tcW w:w="1353" w:type="dxa"/>
            <w:shd w:val="clear" w:color="auto" w:fill="C1E4F5"/>
            <w:tcMar>
              <w:top w:w="120" w:type="dxa"/>
              <w:left w:w="180" w:type="dxa"/>
              <w:bottom w:w="120" w:type="dxa"/>
              <w:right w:w="180" w:type="dxa"/>
            </w:tcMar>
            <w:hideMark/>
          </w:tcPr>
          <w:p w14:paraId="531976B9" w14:textId="77777777" w:rsidR="00807D7F" w:rsidRPr="00DA305A" w:rsidRDefault="00F13992" w:rsidP="00807D7F">
            <w:pPr>
              <w:spacing w:before="30" w:after="30"/>
              <w:ind w:left="30" w:right="30"/>
              <w:rPr>
                <w:rFonts w:ascii="Calibri" w:eastAsia="Times New Roman" w:hAnsi="Calibri" w:cs="Calibri"/>
                <w:sz w:val="16"/>
              </w:rPr>
            </w:pPr>
            <w:r w:rsidRPr="00DA305A">
              <w:rPr>
                <w:rFonts w:ascii="Calibri" w:eastAsia="Times New Roman" w:hAnsi="Calibri" w:cs="Calibri"/>
                <w:sz w:val="16"/>
              </w:rPr>
              <w:t>Screen 15</w:t>
            </w:r>
          </w:p>
          <w:p w14:paraId="12EC6B6E" w14:textId="77777777" w:rsidR="00807D7F" w:rsidRPr="00DA305A" w:rsidRDefault="00F13992" w:rsidP="00807D7F">
            <w:pPr>
              <w:spacing w:before="100" w:beforeAutospacing="1" w:after="100" w:afterAutospacing="1"/>
              <w:ind w:left="30" w:right="30"/>
              <w:rPr>
                <w:rFonts w:ascii="Calibri" w:eastAsia="Times New Roman" w:hAnsi="Calibri" w:cs="Calibri"/>
                <w:sz w:val="16"/>
              </w:rPr>
            </w:pPr>
            <w:r w:rsidRPr="00DA305A">
              <w:rPr>
                <w:rFonts w:ascii="Calibri" w:eastAsia="Times New Roman" w:hAnsi="Calibri" w:cs="Calibri"/>
                <w:sz w:val="16"/>
              </w:rPr>
              <w:t>Question 5: Feedback</w:t>
            </w:r>
          </w:p>
          <w:p w14:paraId="12E214BC" w14:textId="77777777" w:rsidR="00807D7F" w:rsidRPr="00DA305A" w:rsidRDefault="00F13992" w:rsidP="00807D7F">
            <w:pPr>
              <w:ind w:left="30" w:right="30"/>
              <w:rPr>
                <w:rFonts w:ascii="Calibri" w:eastAsia="Times New Roman" w:hAnsi="Calibri" w:cs="Calibri"/>
                <w:sz w:val="16"/>
              </w:rPr>
            </w:pPr>
            <w:r w:rsidRPr="00DA305A">
              <w:rPr>
                <w:rFonts w:ascii="Calibri" w:eastAsia="Times New Roman" w:hAnsi="Calibri" w:cs="Calibri"/>
                <w:sz w:val="16"/>
              </w:rPr>
              <w:t>69_C_16</w:t>
            </w:r>
          </w:p>
        </w:tc>
        <w:tc>
          <w:tcPr>
            <w:tcW w:w="6000" w:type="dxa"/>
            <w:tcMar>
              <w:top w:w="120" w:type="dxa"/>
              <w:left w:w="180" w:type="dxa"/>
              <w:bottom w:w="120" w:type="dxa"/>
              <w:right w:w="180" w:type="dxa"/>
            </w:tcMar>
            <w:hideMark/>
          </w:tcPr>
          <w:p w14:paraId="06422580" w14:textId="77777777" w:rsidR="00807D7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32A551A1" w14:textId="77777777" w:rsidR="00807D7F" w:rsidRPr="00AD189D" w:rsidRDefault="00F13992" w:rsidP="00040BCF">
            <w:pPr>
              <w:spacing w:before="100" w:beforeAutospacing="1" w:after="100" w:afterAutospacing="1"/>
              <w:ind w:left="30" w:right="30"/>
              <w:rPr>
                <w:rFonts w:ascii="Calibri" w:eastAsia="Times New Roman" w:hAnsi="Calibri" w:cs="Calibri"/>
                <w:lang w:val="pl-PL"/>
                <w:rPrChange w:id="13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Należy niezwłocznie zgłosić zarzut do Biura Etyki i Zgodności (OEC), które będzie mogło przeprowadzić odpowiednie dochodzenie, nawet jeśli informacje pochodzą od konkurenta.</w:t>
            </w:r>
          </w:p>
        </w:tc>
      </w:tr>
      <w:tr w:rsidR="00D02B95" w:rsidRPr="00DA305A" w14:paraId="2E6B9B29" w14:textId="77777777" w:rsidTr="00040BCF">
        <w:tc>
          <w:tcPr>
            <w:tcW w:w="1353" w:type="dxa"/>
            <w:shd w:val="clear" w:color="auto" w:fill="C1E4F5"/>
            <w:tcMar>
              <w:top w:w="120" w:type="dxa"/>
              <w:left w:w="180" w:type="dxa"/>
              <w:bottom w:w="120" w:type="dxa"/>
              <w:right w:w="180" w:type="dxa"/>
            </w:tcMar>
            <w:hideMark/>
          </w:tcPr>
          <w:p w14:paraId="3177D322" w14:textId="77777777" w:rsidR="00807D7F" w:rsidRPr="00DA305A" w:rsidRDefault="00F13992" w:rsidP="00807D7F">
            <w:pPr>
              <w:spacing w:before="30" w:after="30"/>
              <w:ind w:left="30" w:right="30"/>
              <w:rPr>
                <w:rFonts w:ascii="Calibri" w:eastAsia="Times New Roman" w:hAnsi="Calibri" w:cs="Calibri"/>
                <w:sz w:val="16"/>
              </w:rPr>
            </w:pPr>
            <w:hyperlink r:id="rId138"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5CEB86D5" w14:textId="77777777" w:rsidR="00807D7F" w:rsidRPr="00DA305A" w:rsidRDefault="00F13992" w:rsidP="00807D7F">
            <w:pPr>
              <w:ind w:left="30" w:right="30"/>
              <w:rPr>
                <w:rFonts w:ascii="Calibri" w:eastAsia="Times New Roman" w:hAnsi="Calibri" w:cs="Calibri"/>
                <w:sz w:val="16"/>
              </w:rPr>
            </w:pPr>
            <w:hyperlink r:id="rId139" w:tgtFrame="_blank" w:history="1">
              <w:r w:rsidRPr="00DA305A">
                <w:rPr>
                  <w:rFonts w:ascii="Calibri" w:eastAsia="Times New Roman" w:hAnsi="Calibri" w:cs="Calibri"/>
                  <w:color w:val="0000FF"/>
                  <w:sz w:val="16"/>
                  <w:u w:val="single"/>
                </w:rPr>
                <w:t>70_C_16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2A07E28" w14:textId="77777777" w:rsidR="00807D7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7214AA22" w14:textId="77777777" w:rsidR="00807D7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What is the appropriate action?</w:t>
            </w:r>
          </w:p>
        </w:tc>
        <w:tc>
          <w:tcPr>
            <w:tcW w:w="6000" w:type="dxa"/>
          </w:tcPr>
          <w:p w14:paraId="1DCFBFE2" w14:textId="77777777" w:rsidR="00807D7F"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[6] Biuro podróży organizuje wyjazd dla pracowników służby zdrowia, którzy świadczą usługi związane z nadzorem dla Abbott. Po sprawdzeniu przedłożonych rachunków stwierdzono rozbieżności — suma nie zgadza się z wnioskiem o zwrot kosztów, a niektóre rachunki nie zawierają kluczowych informacji, takich jak daty podróży.</w:t>
            </w:r>
          </w:p>
          <w:p w14:paraId="4600F95F" w14:textId="77777777" w:rsidR="00807D7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Jakie działanie należy podjąć?</w:t>
            </w:r>
          </w:p>
        </w:tc>
      </w:tr>
      <w:tr w:rsidR="00D02B95" w:rsidRPr="00AD189D" w14:paraId="0EB73496" w14:textId="77777777" w:rsidTr="00040BCF">
        <w:tc>
          <w:tcPr>
            <w:tcW w:w="1353" w:type="dxa"/>
            <w:shd w:val="clear" w:color="auto" w:fill="C1E4F5"/>
            <w:tcMar>
              <w:top w:w="120" w:type="dxa"/>
              <w:left w:w="180" w:type="dxa"/>
              <w:bottom w:w="120" w:type="dxa"/>
              <w:right w:w="180" w:type="dxa"/>
            </w:tcMar>
            <w:hideMark/>
          </w:tcPr>
          <w:p w14:paraId="712C5214" w14:textId="77777777" w:rsidR="00807D7F" w:rsidRPr="00DA305A" w:rsidRDefault="00F13992" w:rsidP="00807D7F">
            <w:pPr>
              <w:spacing w:before="30" w:after="30"/>
              <w:ind w:left="30" w:right="30"/>
              <w:rPr>
                <w:rFonts w:ascii="Calibri" w:eastAsia="Times New Roman" w:hAnsi="Calibri" w:cs="Calibri"/>
                <w:sz w:val="16"/>
              </w:rPr>
            </w:pPr>
            <w:hyperlink r:id="rId140"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4C55AF78" w14:textId="77777777" w:rsidR="00807D7F" w:rsidRPr="00DA305A" w:rsidRDefault="00F13992" w:rsidP="00807D7F">
            <w:pPr>
              <w:ind w:left="30" w:right="30"/>
              <w:rPr>
                <w:rFonts w:ascii="Calibri" w:eastAsia="Times New Roman" w:hAnsi="Calibri" w:cs="Calibri"/>
                <w:sz w:val="16"/>
              </w:rPr>
            </w:pPr>
            <w:hyperlink r:id="rId141" w:tgtFrame="_blank" w:history="1">
              <w:r w:rsidRPr="00DA305A">
                <w:rPr>
                  <w:rFonts w:ascii="Calibri" w:eastAsia="Times New Roman" w:hAnsi="Calibri" w:cs="Calibri"/>
                  <w:color w:val="0000FF"/>
                  <w:sz w:val="16"/>
                  <w:u w:val="single"/>
                </w:rPr>
                <w:t>71_C_16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E395F25" w14:textId="77777777" w:rsidR="00807D7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 Inform the travel agency that Abbott cannot process payment without complete and accurate documentation.</w:t>
            </w:r>
          </w:p>
        </w:tc>
        <w:tc>
          <w:tcPr>
            <w:tcW w:w="6000" w:type="dxa"/>
          </w:tcPr>
          <w:p w14:paraId="4A03CC08" w14:textId="77777777" w:rsidR="00807D7F" w:rsidRPr="00AD189D" w:rsidRDefault="00F13992" w:rsidP="00040BCF">
            <w:pPr>
              <w:spacing w:before="100" w:beforeAutospacing="1" w:after="100" w:afterAutospacing="1"/>
              <w:ind w:left="30" w:right="30"/>
              <w:rPr>
                <w:rFonts w:ascii="Calibri" w:eastAsia="Times New Roman" w:hAnsi="Calibri" w:cs="Calibri"/>
                <w:lang w:val="pl-PL"/>
                <w:rPrChange w:id="13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[1] Poinformować biuro podróży, że Abbott nie może dokonać płatności bez dokładnej i kompletnej dokumentacji.</w:t>
            </w:r>
          </w:p>
        </w:tc>
      </w:tr>
      <w:tr w:rsidR="00D02B95" w:rsidRPr="00AD189D" w14:paraId="5EC83D0C" w14:textId="77777777" w:rsidTr="00040BCF">
        <w:tc>
          <w:tcPr>
            <w:tcW w:w="1353" w:type="dxa"/>
            <w:shd w:val="clear" w:color="auto" w:fill="C1E4F5"/>
            <w:tcMar>
              <w:top w:w="120" w:type="dxa"/>
              <w:left w:w="180" w:type="dxa"/>
              <w:bottom w:w="120" w:type="dxa"/>
              <w:right w:w="180" w:type="dxa"/>
            </w:tcMar>
            <w:hideMark/>
          </w:tcPr>
          <w:p w14:paraId="256924A1" w14:textId="77777777" w:rsidR="00807D7F" w:rsidRPr="00DA305A" w:rsidRDefault="00F13992" w:rsidP="00807D7F">
            <w:pPr>
              <w:spacing w:before="30" w:after="30"/>
              <w:ind w:left="30" w:right="30"/>
              <w:rPr>
                <w:rFonts w:ascii="Calibri" w:eastAsia="Times New Roman" w:hAnsi="Calibri" w:cs="Calibri"/>
                <w:sz w:val="16"/>
              </w:rPr>
            </w:pPr>
            <w:hyperlink r:id="rId142"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4DAEE890" w14:textId="77777777" w:rsidR="00807D7F" w:rsidRPr="00DA305A" w:rsidRDefault="00F13992" w:rsidP="00807D7F">
            <w:pPr>
              <w:ind w:left="30" w:right="30"/>
              <w:rPr>
                <w:rFonts w:ascii="Calibri" w:eastAsia="Times New Roman" w:hAnsi="Calibri" w:cs="Calibri"/>
                <w:sz w:val="16"/>
              </w:rPr>
            </w:pPr>
            <w:hyperlink r:id="rId143" w:tgtFrame="_blank" w:history="1">
              <w:r w:rsidRPr="00DA305A">
                <w:rPr>
                  <w:rFonts w:ascii="Calibri" w:eastAsia="Times New Roman" w:hAnsi="Calibri" w:cs="Calibri"/>
                  <w:color w:val="0000FF"/>
                  <w:sz w:val="16"/>
                  <w:u w:val="single"/>
                </w:rPr>
                <w:t>72_C_16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1CBF5E" w14:textId="77777777" w:rsidR="00807D7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[2] Process the receipts since only some information is missing.</w:t>
            </w:r>
          </w:p>
        </w:tc>
        <w:tc>
          <w:tcPr>
            <w:tcW w:w="6000" w:type="dxa"/>
          </w:tcPr>
          <w:p w14:paraId="4BE657EF" w14:textId="77777777" w:rsidR="00807D7F" w:rsidRPr="00AD189D" w:rsidRDefault="00F13992" w:rsidP="00040BCF">
            <w:pPr>
              <w:spacing w:before="100" w:beforeAutospacing="1" w:after="100" w:afterAutospacing="1"/>
              <w:ind w:left="30" w:right="30"/>
              <w:rPr>
                <w:rFonts w:ascii="Calibri" w:eastAsia="Times New Roman" w:hAnsi="Calibri" w:cs="Calibri"/>
                <w:lang w:val="pl-PL"/>
                <w:rPrChange w:id="13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[2] Zatwierdzić rachunki, ponieważ brakuje tylko niektórych informacji.</w:t>
            </w:r>
          </w:p>
        </w:tc>
      </w:tr>
      <w:tr w:rsidR="00D02B95" w:rsidRPr="00AD189D" w14:paraId="2D893D26" w14:textId="77777777" w:rsidTr="00040BCF">
        <w:tc>
          <w:tcPr>
            <w:tcW w:w="1353" w:type="dxa"/>
            <w:shd w:val="clear" w:color="auto" w:fill="C1E4F5"/>
            <w:tcMar>
              <w:top w:w="120" w:type="dxa"/>
              <w:left w:w="180" w:type="dxa"/>
              <w:bottom w:w="120" w:type="dxa"/>
              <w:right w:w="180" w:type="dxa"/>
            </w:tcMar>
            <w:hideMark/>
          </w:tcPr>
          <w:p w14:paraId="42DACB4D" w14:textId="77777777" w:rsidR="00807D7F" w:rsidRPr="00DA305A" w:rsidRDefault="00F13992" w:rsidP="00807D7F">
            <w:pPr>
              <w:spacing w:before="30" w:after="30"/>
              <w:ind w:left="30" w:right="30"/>
              <w:rPr>
                <w:rFonts w:ascii="Calibri" w:eastAsia="Times New Roman" w:hAnsi="Calibri" w:cs="Calibri"/>
                <w:sz w:val="16"/>
              </w:rPr>
            </w:pPr>
            <w:hyperlink r:id="rId144"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5EB62FEC" w14:textId="77777777" w:rsidR="00807D7F" w:rsidRPr="00DA305A" w:rsidRDefault="00F13992" w:rsidP="00807D7F">
            <w:pPr>
              <w:ind w:left="30" w:right="30"/>
              <w:rPr>
                <w:rFonts w:ascii="Calibri" w:eastAsia="Times New Roman" w:hAnsi="Calibri" w:cs="Calibri"/>
                <w:sz w:val="16"/>
              </w:rPr>
            </w:pPr>
            <w:hyperlink r:id="rId145" w:tgtFrame="_blank" w:history="1">
              <w:r w:rsidRPr="00DA305A">
                <w:rPr>
                  <w:rFonts w:ascii="Calibri" w:eastAsia="Times New Roman" w:hAnsi="Calibri" w:cs="Calibri"/>
                  <w:color w:val="0000FF"/>
                  <w:sz w:val="16"/>
                  <w:u w:val="single"/>
                </w:rPr>
                <w:t>73_C_16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E59609B" w14:textId="77777777" w:rsidR="00807D7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[3] Advise the agency to be more accurate next time.</w:t>
            </w:r>
          </w:p>
        </w:tc>
        <w:tc>
          <w:tcPr>
            <w:tcW w:w="6000" w:type="dxa"/>
          </w:tcPr>
          <w:p w14:paraId="15DBD50E" w14:textId="77777777" w:rsidR="00807D7F" w:rsidRPr="00AD189D" w:rsidRDefault="00F13992" w:rsidP="00040BCF">
            <w:pPr>
              <w:spacing w:before="100" w:beforeAutospacing="1" w:after="100" w:afterAutospacing="1"/>
              <w:ind w:left="30" w:right="30"/>
              <w:rPr>
                <w:rFonts w:ascii="Calibri" w:eastAsia="Times New Roman" w:hAnsi="Calibri" w:cs="Calibri"/>
                <w:lang w:val="pl-PL"/>
                <w:rPrChange w:id="13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[3] Poradzić biuru, żeby było bardziej dokładne następnym razem.</w:t>
            </w:r>
          </w:p>
        </w:tc>
      </w:tr>
      <w:tr w:rsidR="00D02B95" w:rsidRPr="00DA305A" w14:paraId="3FFCDA39" w14:textId="77777777" w:rsidTr="00040BCF">
        <w:tc>
          <w:tcPr>
            <w:tcW w:w="1353" w:type="dxa"/>
            <w:shd w:val="clear" w:color="auto" w:fill="C1E4F5"/>
            <w:tcMar>
              <w:top w:w="120" w:type="dxa"/>
              <w:left w:w="180" w:type="dxa"/>
              <w:bottom w:w="120" w:type="dxa"/>
              <w:right w:w="180" w:type="dxa"/>
            </w:tcMar>
            <w:hideMark/>
          </w:tcPr>
          <w:p w14:paraId="04FBA417" w14:textId="77777777" w:rsidR="00807D7F" w:rsidRPr="00DA305A" w:rsidRDefault="00F13992" w:rsidP="00807D7F">
            <w:pPr>
              <w:spacing w:before="30" w:after="30"/>
              <w:ind w:left="30" w:right="30"/>
              <w:rPr>
                <w:rFonts w:ascii="Calibri" w:eastAsia="Times New Roman" w:hAnsi="Calibri" w:cs="Calibri"/>
                <w:sz w:val="16"/>
              </w:rPr>
            </w:pPr>
            <w:hyperlink r:id="rId146"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44D2AC32" w14:textId="77777777" w:rsidR="00807D7F" w:rsidRPr="00DA305A" w:rsidRDefault="00F13992" w:rsidP="00807D7F">
            <w:pPr>
              <w:ind w:left="30" w:right="30"/>
              <w:rPr>
                <w:rFonts w:ascii="Calibri" w:eastAsia="Times New Roman" w:hAnsi="Calibri" w:cs="Calibri"/>
                <w:sz w:val="16"/>
              </w:rPr>
            </w:pPr>
            <w:hyperlink r:id="rId147" w:tgtFrame="_blank" w:history="1">
              <w:r w:rsidRPr="00DA305A">
                <w:rPr>
                  <w:rFonts w:ascii="Calibri" w:eastAsia="Times New Roman" w:hAnsi="Calibri" w:cs="Calibri"/>
                  <w:color w:val="0000FF"/>
                  <w:sz w:val="16"/>
                  <w:u w:val="single"/>
                </w:rPr>
                <w:t>74_C_16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24C996" w14:textId="77777777" w:rsidR="00807D7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[4] Do nothing, since the agency is new.</w:t>
            </w:r>
          </w:p>
          <w:p w14:paraId="5B566E03" w14:textId="77777777" w:rsidR="00807D7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Next</w:t>
            </w:r>
          </w:p>
        </w:tc>
        <w:tc>
          <w:tcPr>
            <w:tcW w:w="6000" w:type="dxa"/>
          </w:tcPr>
          <w:p w14:paraId="1DC73FDC" w14:textId="77777777" w:rsidR="00807D7F" w:rsidRPr="00AD189D" w:rsidRDefault="00F13992" w:rsidP="00040BCF">
            <w:pPr>
              <w:spacing w:before="100" w:beforeAutospacing="1" w:after="100" w:afterAutospacing="1"/>
              <w:ind w:left="30" w:right="30"/>
              <w:rPr>
                <w:rFonts w:ascii="Calibri" w:eastAsia="Times New Roman" w:hAnsi="Calibri" w:cs="Calibri"/>
                <w:lang w:val="pl-PL"/>
                <w:rPrChange w:id="14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[4] Nie robić nic, ponieważ to nowe biuro.</w:t>
            </w:r>
          </w:p>
          <w:p w14:paraId="7FE99B6E" w14:textId="77777777" w:rsidR="00807D7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Dalej</w:t>
            </w:r>
          </w:p>
        </w:tc>
      </w:tr>
      <w:tr w:rsidR="00D02B95" w:rsidRPr="00AD189D" w14:paraId="78B1DE64" w14:textId="77777777" w:rsidTr="00040BCF">
        <w:tc>
          <w:tcPr>
            <w:tcW w:w="1353" w:type="dxa"/>
            <w:shd w:val="clear" w:color="auto" w:fill="C1E4F5"/>
            <w:tcMar>
              <w:top w:w="120" w:type="dxa"/>
              <w:left w:w="180" w:type="dxa"/>
              <w:bottom w:w="120" w:type="dxa"/>
              <w:right w:w="180" w:type="dxa"/>
            </w:tcMar>
            <w:hideMark/>
          </w:tcPr>
          <w:p w14:paraId="624CA1EF" w14:textId="77777777" w:rsidR="00E90AF1" w:rsidRPr="00DA305A" w:rsidRDefault="00F13992" w:rsidP="00E90AF1">
            <w:pPr>
              <w:spacing w:before="30" w:after="30"/>
              <w:ind w:left="30" w:right="30"/>
              <w:rPr>
                <w:rFonts w:ascii="Calibri" w:eastAsia="Times New Roman" w:hAnsi="Calibri" w:cs="Calibri"/>
                <w:sz w:val="16"/>
              </w:rPr>
            </w:pPr>
            <w:r w:rsidRPr="00DA305A">
              <w:rPr>
                <w:rFonts w:ascii="Calibri" w:eastAsia="Times New Roman" w:hAnsi="Calibri" w:cs="Calibri"/>
                <w:sz w:val="16"/>
              </w:rPr>
              <w:t>Screen 15</w:t>
            </w:r>
          </w:p>
          <w:p w14:paraId="30ED36E0" w14:textId="77777777" w:rsidR="00E90AF1" w:rsidRPr="00DA305A" w:rsidRDefault="00F13992" w:rsidP="00E90AF1">
            <w:pPr>
              <w:spacing w:before="100" w:beforeAutospacing="1" w:after="100" w:afterAutospacing="1"/>
              <w:ind w:left="30" w:right="30"/>
              <w:rPr>
                <w:rFonts w:ascii="Calibri" w:eastAsia="Times New Roman" w:hAnsi="Calibri" w:cs="Calibri"/>
                <w:sz w:val="16"/>
              </w:rPr>
            </w:pPr>
            <w:r w:rsidRPr="00DA305A">
              <w:rPr>
                <w:rFonts w:ascii="Calibri" w:eastAsia="Times New Roman" w:hAnsi="Calibri" w:cs="Calibri"/>
                <w:sz w:val="16"/>
              </w:rPr>
              <w:t>Question 6: Feedback</w:t>
            </w:r>
          </w:p>
          <w:p w14:paraId="175EFC2E" w14:textId="77777777" w:rsidR="00E90AF1" w:rsidRPr="00DA305A" w:rsidRDefault="00F13992" w:rsidP="00E90AF1">
            <w:pPr>
              <w:ind w:left="30" w:right="30"/>
              <w:rPr>
                <w:rFonts w:ascii="Calibri" w:eastAsia="Times New Roman" w:hAnsi="Calibri" w:cs="Calibri"/>
                <w:sz w:val="16"/>
              </w:rPr>
            </w:pPr>
            <w:r w:rsidRPr="00DA305A">
              <w:rPr>
                <w:rFonts w:ascii="Calibri" w:eastAsia="Times New Roman" w:hAnsi="Calibri" w:cs="Calibri"/>
                <w:sz w:val="16"/>
              </w:rPr>
              <w:t>75_C_16</w:t>
            </w:r>
          </w:p>
        </w:tc>
        <w:tc>
          <w:tcPr>
            <w:tcW w:w="6000" w:type="dxa"/>
            <w:tcMar>
              <w:top w:w="120" w:type="dxa"/>
              <w:left w:w="180" w:type="dxa"/>
              <w:bottom w:w="120" w:type="dxa"/>
              <w:right w:w="180" w:type="dxa"/>
            </w:tcMar>
            <w:hideMark/>
          </w:tcPr>
          <w:p w14:paraId="31FD2B28" w14:textId="77777777" w:rsidR="00E90AF1"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586D6B15" w14:textId="77777777" w:rsidR="00E90AF1"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Księgi i dokumentacje Abbott muszą całkowicie i dokładnie odzwierciedlać wszystkie transakcje. Dlatego tak ważne jest, aby strony trzecie świadczące usługi na rzecz Abbott dostarczały pełną dokumentację, która dokładnie odzwierciedla rzeczywisty cel i szczegóły transakcji.</w:t>
            </w:r>
          </w:p>
        </w:tc>
      </w:tr>
      <w:tr w:rsidR="00D02B95" w:rsidRPr="00DA305A" w14:paraId="21DD1766" w14:textId="77777777" w:rsidTr="00040BCF">
        <w:tc>
          <w:tcPr>
            <w:tcW w:w="1353" w:type="dxa"/>
            <w:shd w:val="clear" w:color="auto" w:fill="C1E4F5"/>
            <w:tcMar>
              <w:top w:w="120" w:type="dxa"/>
              <w:left w:w="180" w:type="dxa"/>
              <w:bottom w:w="120" w:type="dxa"/>
              <w:right w:w="180" w:type="dxa"/>
            </w:tcMar>
            <w:hideMark/>
          </w:tcPr>
          <w:p w14:paraId="5AAD9365" w14:textId="77777777" w:rsidR="00E90AF1" w:rsidRPr="00DA305A" w:rsidRDefault="00F13992" w:rsidP="00E90AF1">
            <w:pPr>
              <w:spacing w:before="30" w:after="30"/>
              <w:ind w:left="30" w:right="30"/>
              <w:rPr>
                <w:rFonts w:ascii="Calibri" w:eastAsia="Times New Roman" w:hAnsi="Calibri" w:cs="Calibri"/>
                <w:sz w:val="16"/>
              </w:rPr>
            </w:pPr>
            <w:hyperlink r:id="rId148"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4FFC6747" w14:textId="77777777" w:rsidR="00E90AF1" w:rsidRPr="00DA305A" w:rsidRDefault="00F13992" w:rsidP="00E90AF1">
            <w:pPr>
              <w:ind w:left="30" w:right="30"/>
              <w:rPr>
                <w:rFonts w:ascii="Calibri" w:eastAsia="Times New Roman" w:hAnsi="Calibri" w:cs="Calibri"/>
                <w:sz w:val="16"/>
              </w:rPr>
            </w:pPr>
            <w:hyperlink r:id="rId149" w:tgtFrame="_blank" w:history="1">
              <w:r w:rsidRPr="00DA305A">
                <w:rPr>
                  <w:rFonts w:ascii="Calibri" w:eastAsia="Times New Roman" w:hAnsi="Calibri" w:cs="Calibri"/>
                  <w:color w:val="0000FF"/>
                  <w:sz w:val="16"/>
                  <w:u w:val="single"/>
                </w:rPr>
                <w:t>76_C_16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12E39D" w14:textId="77777777" w:rsidR="00E90AF1"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6CB2C930" w14:textId="77777777" w:rsidR="00E90AF1"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[7] Pracujesz w jednostce stowarzyszonej, w której dozwolone jest sponsorowanie udziału pracowników służby zdrowia w konferencjach edukacyjnych. Znajdujesz się w trakcie procesu wyboru pracowników służby zdrowia do uczestnictwa w konferencji. Kryteria wyboru obejmują: (1) czy temat konferencji mieści się w obszarze specjalizacji pracownika służby zdrowia; (2) czy Abbott sponsorowała pracownika służby zdrowia w ostatnim roku; oraz (3) czy jest prawdopodobne, że pracownik służby zdrowia poleci produkty Abbott lub skorzysta z urządzeń firmy Abbott po udziale w wydarzeniu. Czy te kryteria są właściwe?</w:t>
            </w:r>
          </w:p>
        </w:tc>
      </w:tr>
      <w:tr w:rsidR="00D02B95" w:rsidRPr="00AD189D" w14:paraId="116EAD97" w14:textId="77777777" w:rsidTr="00040BCF">
        <w:tc>
          <w:tcPr>
            <w:tcW w:w="1353" w:type="dxa"/>
            <w:shd w:val="clear" w:color="auto" w:fill="C1E4F5"/>
            <w:tcMar>
              <w:top w:w="120" w:type="dxa"/>
              <w:left w:w="180" w:type="dxa"/>
              <w:bottom w:w="120" w:type="dxa"/>
              <w:right w:w="180" w:type="dxa"/>
            </w:tcMar>
            <w:hideMark/>
          </w:tcPr>
          <w:p w14:paraId="39D75954" w14:textId="77777777" w:rsidR="00E90AF1" w:rsidRPr="00DA305A" w:rsidRDefault="00F13992" w:rsidP="00E90AF1">
            <w:pPr>
              <w:spacing w:before="30" w:after="30"/>
              <w:ind w:left="30" w:right="30"/>
              <w:rPr>
                <w:rFonts w:ascii="Calibri" w:eastAsia="Times New Roman" w:hAnsi="Calibri" w:cs="Calibri"/>
                <w:sz w:val="16"/>
              </w:rPr>
            </w:pPr>
            <w:hyperlink r:id="rId150"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158ACAFA" w14:textId="77777777" w:rsidR="00E90AF1" w:rsidRPr="00DA305A" w:rsidRDefault="00F13992" w:rsidP="00E90AF1">
            <w:pPr>
              <w:ind w:left="30" w:right="30"/>
              <w:rPr>
                <w:rFonts w:ascii="Calibri" w:eastAsia="Times New Roman" w:hAnsi="Calibri" w:cs="Calibri"/>
                <w:sz w:val="16"/>
              </w:rPr>
            </w:pPr>
            <w:hyperlink r:id="rId151" w:tgtFrame="_blank" w:history="1">
              <w:r w:rsidRPr="00DA305A">
                <w:rPr>
                  <w:rFonts w:ascii="Calibri" w:eastAsia="Times New Roman" w:hAnsi="Calibri" w:cs="Calibri"/>
                  <w:color w:val="0000FF"/>
                  <w:sz w:val="16"/>
                  <w:u w:val="single"/>
                </w:rPr>
                <w:t>77_C_16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999C09" w14:textId="77777777" w:rsidR="00E90AF1"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0803B620" w14:textId="5701B76E" w:rsidR="00E90AF1"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[1] Tak. Dwa kluczowe kryteria, które muszą zostać spełnione przy sponsorowaniu osób fizycznych, to: a) sponsoring powinien wiązać się z obszarem specjalizacji pracownika służby zdrowia (</w:t>
            </w:r>
            <w:ins w:id="141" w:author="Mastalerz, Piotr" w:date="2025-12-16T11:03:00Z" w16du:dateUtc="2025-12-16T10:03:00Z">
              <w:r w:rsidR="00E63165">
                <w:rPr>
                  <w:rFonts w:ascii="Calibri" w:eastAsia="Calibri" w:hAnsi="Calibri" w:cs="Calibri"/>
                  <w:lang w:val="pl-PL"/>
                </w:rPr>
                <w:t>HCP</w:t>
              </w:r>
            </w:ins>
            <w:del w:id="142" w:author="Mastalerz, Piotr" w:date="2025-12-16T11:03:00Z" w16du:dateUtc="2025-12-16T10:03:00Z">
              <w:r w:rsidRPr="00DA305A" w:rsidDel="00E63165">
                <w:rPr>
                  <w:rFonts w:ascii="Calibri" w:eastAsia="Calibri" w:hAnsi="Calibri" w:cs="Calibri"/>
                  <w:lang w:val="pl-PL"/>
                </w:rPr>
                <w:delText>PSZ</w:delText>
              </w:r>
            </w:del>
            <w:r w:rsidRPr="00DA305A">
              <w:rPr>
                <w:rFonts w:ascii="Calibri" w:eastAsia="Calibri" w:hAnsi="Calibri" w:cs="Calibri"/>
                <w:lang w:val="pl-PL"/>
              </w:rPr>
              <w:t>), b) sponsoring nie stanowi nagrody ani zachęty do przeprowadzenia transakcji. Sprawdzenie, czy firma Abbott nie sponsorowała już HCP w zeszłym roku, gwarantuje spełnienie drugiego kryterium.</w:t>
            </w:r>
          </w:p>
        </w:tc>
      </w:tr>
      <w:tr w:rsidR="00D02B95" w:rsidRPr="00AD189D" w14:paraId="55AFFD7E" w14:textId="77777777" w:rsidTr="00040BCF">
        <w:tc>
          <w:tcPr>
            <w:tcW w:w="1353" w:type="dxa"/>
            <w:shd w:val="clear" w:color="auto" w:fill="C1E4F5"/>
            <w:tcMar>
              <w:top w:w="120" w:type="dxa"/>
              <w:left w:w="180" w:type="dxa"/>
              <w:bottom w:w="120" w:type="dxa"/>
              <w:right w:w="180" w:type="dxa"/>
            </w:tcMar>
            <w:hideMark/>
          </w:tcPr>
          <w:p w14:paraId="5E0623AA" w14:textId="77777777" w:rsidR="00E90AF1" w:rsidRPr="00DA305A" w:rsidRDefault="00F13992" w:rsidP="00E90AF1">
            <w:pPr>
              <w:spacing w:before="30" w:after="30"/>
              <w:ind w:left="30" w:right="30"/>
              <w:rPr>
                <w:rFonts w:ascii="Calibri" w:eastAsia="Times New Roman" w:hAnsi="Calibri" w:cs="Calibri"/>
                <w:sz w:val="16"/>
              </w:rPr>
            </w:pPr>
            <w:hyperlink r:id="rId152"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2C93183C" w14:textId="77777777" w:rsidR="00E90AF1" w:rsidRPr="00DA305A" w:rsidRDefault="00F13992" w:rsidP="00E90AF1">
            <w:pPr>
              <w:ind w:left="30" w:right="30"/>
              <w:rPr>
                <w:rFonts w:ascii="Calibri" w:eastAsia="Times New Roman" w:hAnsi="Calibri" w:cs="Calibri"/>
                <w:sz w:val="16"/>
              </w:rPr>
            </w:pPr>
            <w:hyperlink r:id="rId153" w:tgtFrame="_blank" w:history="1">
              <w:r w:rsidRPr="00DA305A">
                <w:rPr>
                  <w:rFonts w:ascii="Calibri" w:eastAsia="Times New Roman" w:hAnsi="Calibri" w:cs="Calibri"/>
                  <w:color w:val="0000FF"/>
                  <w:sz w:val="16"/>
                  <w:u w:val="single"/>
                </w:rPr>
                <w:t>78_C_16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21589B8" w14:textId="77777777" w:rsidR="00E90AF1"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2F511C1B" w14:textId="77777777" w:rsidR="00E90AF1" w:rsidRPr="00AD189D" w:rsidRDefault="00F13992" w:rsidP="00040BCF">
            <w:pPr>
              <w:spacing w:before="100" w:beforeAutospacing="1" w:after="100" w:afterAutospacing="1"/>
              <w:ind w:left="30" w:right="30"/>
              <w:rPr>
                <w:rFonts w:ascii="Calibri" w:eastAsia="Times New Roman" w:hAnsi="Calibri" w:cs="Calibri"/>
                <w:lang w:val="pl-PL"/>
                <w:rPrChange w:id="14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[2] Tak. Jeśli tylko powodem sponsorowania pracownika służby zdrowia nie jest wywarcie na niego wpływu czy przekazanie mu nagrody, masz prawo uwzględniać zwrot z inwestycji – w tym przypadku dalsze przepisywanie produktów Abbott.</w:t>
            </w:r>
          </w:p>
        </w:tc>
      </w:tr>
      <w:tr w:rsidR="00D02B95" w:rsidRPr="00AD189D" w14:paraId="0FB1E601" w14:textId="77777777" w:rsidTr="00040BCF">
        <w:tc>
          <w:tcPr>
            <w:tcW w:w="1353" w:type="dxa"/>
            <w:shd w:val="clear" w:color="auto" w:fill="C1E4F5"/>
            <w:tcMar>
              <w:top w:w="120" w:type="dxa"/>
              <w:left w:w="180" w:type="dxa"/>
              <w:bottom w:w="120" w:type="dxa"/>
              <w:right w:w="180" w:type="dxa"/>
            </w:tcMar>
            <w:hideMark/>
          </w:tcPr>
          <w:p w14:paraId="5B9CA1C4" w14:textId="77777777" w:rsidR="00E90AF1" w:rsidRPr="00DA305A" w:rsidRDefault="00F13992" w:rsidP="00E90AF1">
            <w:pPr>
              <w:spacing w:before="30" w:after="30"/>
              <w:ind w:left="30" w:right="30"/>
              <w:rPr>
                <w:rFonts w:ascii="Calibri" w:eastAsia="Times New Roman" w:hAnsi="Calibri" w:cs="Calibri"/>
                <w:sz w:val="16"/>
              </w:rPr>
            </w:pPr>
            <w:hyperlink r:id="rId154"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22F6B1A0" w14:textId="77777777" w:rsidR="00E90AF1" w:rsidRPr="00DA305A" w:rsidRDefault="00F13992" w:rsidP="00E90AF1">
            <w:pPr>
              <w:ind w:left="30" w:right="30"/>
              <w:rPr>
                <w:rFonts w:ascii="Calibri" w:eastAsia="Times New Roman" w:hAnsi="Calibri" w:cs="Calibri"/>
                <w:sz w:val="16"/>
              </w:rPr>
            </w:pPr>
            <w:hyperlink r:id="rId155" w:tgtFrame="_blank" w:history="1">
              <w:r w:rsidRPr="00DA305A">
                <w:rPr>
                  <w:rFonts w:ascii="Calibri" w:eastAsia="Times New Roman" w:hAnsi="Calibri" w:cs="Calibri"/>
                  <w:color w:val="0000FF"/>
                  <w:sz w:val="16"/>
                  <w:u w:val="single"/>
                </w:rPr>
                <w:t>79_C_16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08FD4C" w14:textId="77777777" w:rsidR="00E90AF1"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0CEA32F7" w14:textId="77777777" w:rsidR="00E90AF1" w:rsidRPr="00AD189D" w:rsidRDefault="00F13992" w:rsidP="00040BCF">
            <w:pPr>
              <w:spacing w:before="100" w:beforeAutospacing="1" w:after="100" w:afterAutospacing="1"/>
              <w:ind w:left="30" w:right="30"/>
              <w:rPr>
                <w:rFonts w:ascii="Calibri" w:eastAsia="Times New Roman" w:hAnsi="Calibri" w:cs="Calibri"/>
                <w:lang w:val="pl-PL"/>
                <w:rPrChange w:id="14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[3] Nie. Sponsoring nie może zależeć od tego, czy uczestnictwo w sponsorowanym wydarzeniu skłoni pracownika służby zdrowia do polecania produktów lub korzystania z urządzeń Abbott.</w:t>
            </w:r>
          </w:p>
        </w:tc>
      </w:tr>
      <w:tr w:rsidR="00D02B95" w:rsidRPr="00DA305A" w14:paraId="63723CD5" w14:textId="77777777" w:rsidTr="00040BCF">
        <w:tc>
          <w:tcPr>
            <w:tcW w:w="1353" w:type="dxa"/>
            <w:shd w:val="clear" w:color="auto" w:fill="C1E4F5"/>
            <w:tcMar>
              <w:top w:w="120" w:type="dxa"/>
              <w:left w:w="180" w:type="dxa"/>
              <w:bottom w:w="120" w:type="dxa"/>
              <w:right w:w="180" w:type="dxa"/>
            </w:tcMar>
            <w:hideMark/>
          </w:tcPr>
          <w:p w14:paraId="36D177A6" w14:textId="77777777" w:rsidR="00E90AF1" w:rsidRPr="00DA305A" w:rsidRDefault="00F13992" w:rsidP="00E90AF1">
            <w:pPr>
              <w:spacing w:before="30" w:after="30"/>
              <w:ind w:left="30" w:right="30"/>
              <w:rPr>
                <w:rFonts w:ascii="Calibri" w:eastAsia="Times New Roman" w:hAnsi="Calibri" w:cs="Calibri"/>
                <w:sz w:val="16"/>
              </w:rPr>
            </w:pPr>
            <w:hyperlink r:id="rId156"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1CE7F97E" w14:textId="77777777" w:rsidR="00E90AF1" w:rsidRPr="00DA305A" w:rsidRDefault="00F13992" w:rsidP="00E90AF1">
            <w:pPr>
              <w:ind w:left="30" w:right="30"/>
              <w:rPr>
                <w:rFonts w:ascii="Calibri" w:eastAsia="Times New Roman" w:hAnsi="Calibri" w:cs="Calibri"/>
                <w:sz w:val="16"/>
              </w:rPr>
            </w:pPr>
            <w:hyperlink r:id="rId157" w:tgtFrame="_blank" w:history="1">
              <w:r w:rsidRPr="00DA305A">
                <w:rPr>
                  <w:rFonts w:ascii="Calibri" w:eastAsia="Times New Roman" w:hAnsi="Calibri" w:cs="Calibri"/>
                  <w:color w:val="0000FF"/>
                  <w:sz w:val="16"/>
                  <w:u w:val="single"/>
                </w:rPr>
                <w:t>80_C_16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A5B169E" w14:textId="77777777" w:rsidR="00E90AF1"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[4] Yes. As long as at least one of the criteria is appropriate, the presence of additional inappropriate criteria is not relevant.</w:t>
            </w:r>
          </w:p>
          <w:p w14:paraId="637F5595" w14:textId="77777777" w:rsidR="00E90AF1"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Next</w:t>
            </w:r>
          </w:p>
        </w:tc>
        <w:tc>
          <w:tcPr>
            <w:tcW w:w="6000" w:type="dxa"/>
          </w:tcPr>
          <w:p w14:paraId="27031916" w14:textId="77777777" w:rsidR="00E90AF1" w:rsidRPr="00AD189D" w:rsidRDefault="00F13992" w:rsidP="00040BCF">
            <w:pPr>
              <w:spacing w:before="100" w:beforeAutospacing="1" w:after="100" w:afterAutospacing="1"/>
              <w:ind w:left="30" w:right="30"/>
              <w:rPr>
                <w:rFonts w:ascii="Calibri" w:eastAsia="Times New Roman" w:hAnsi="Calibri" w:cs="Calibri"/>
                <w:lang w:val="pl-PL"/>
                <w:rPrChange w:id="14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[4] Tak. Dopóki co najmniej jedno z kryteriów jest właściwe, stosowanie innych niewłaściwych kryteriów nie jest istotne.</w:t>
            </w:r>
          </w:p>
          <w:p w14:paraId="3CE6204F" w14:textId="77777777" w:rsidR="00E90AF1"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Dalej</w:t>
            </w:r>
          </w:p>
        </w:tc>
      </w:tr>
      <w:tr w:rsidR="00D02B95" w:rsidRPr="00AD189D" w14:paraId="20CD9D1A" w14:textId="77777777" w:rsidTr="00040BCF">
        <w:tc>
          <w:tcPr>
            <w:tcW w:w="1353" w:type="dxa"/>
            <w:shd w:val="clear" w:color="auto" w:fill="C1E4F5"/>
            <w:tcMar>
              <w:top w:w="120" w:type="dxa"/>
              <w:left w:w="180" w:type="dxa"/>
              <w:bottom w:w="120" w:type="dxa"/>
              <w:right w:w="180" w:type="dxa"/>
            </w:tcMar>
            <w:hideMark/>
          </w:tcPr>
          <w:p w14:paraId="309491D2" w14:textId="77777777" w:rsidR="00BD044A" w:rsidRPr="00DA305A" w:rsidRDefault="00F13992" w:rsidP="00BD044A">
            <w:pPr>
              <w:spacing w:before="30" w:after="30"/>
              <w:ind w:left="30" w:right="30"/>
              <w:rPr>
                <w:rFonts w:ascii="Calibri" w:eastAsia="Times New Roman" w:hAnsi="Calibri" w:cs="Calibri"/>
                <w:sz w:val="16"/>
              </w:rPr>
            </w:pPr>
            <w:r w:rsidRPr="00DA305A">
              <w:rPr>
                <w:rFonts w:ascii="Calibri" w:eastAsia="Times New Roman" w:hAnsi="Calibri" w:cs="Calibri"/>
                <w:sz w:val="16"/>
              </w:rPr>
              <w:t>Screen 15</w:t>
            </w:r>
          </w:p>
          <w:p w14:paraId="4EAAE1FB" w14:textId="77777777" w:rsidR="00BD044A" w:rsidRPr="00DA305A" w:rsidRDefault="00F13992" w:rsidP="00BD044A">
            <w:pPr>
              <w:spacing w:before="100" w:beforeAutospacing="1" w:after="100" w:afterAutospacing="1"/>
              <w:ind w:left="30" w:right="30"/>
              <w:rPr>
                <w:rFonts w:ascii="Calibri" w:eastAsia="Times New Roman" w:hAnsi="Calibri" w:cs="Calibri"/>
                <w:sz w:val="16"/>
              </w:rPr>
            </w:pPr>
            <w:r w:rsidRPr="00DA305A">
              <w:rPr>
                <w:rFonts w:ascii="Calibri" w:eastAsia="Times New Roman" w:hAnsi="Calibri" w:cs="Calibri"/>
                <w:sz w:val="16"/>
              </w:rPr>
              <w:t>Question 7: Feedback</w:t>
            </w:r>
          </w:p>
          <w:p w14:paraId="0CAC38F9" w14:textId="77777777" w:rsidR="00BD044A" w:rsidRPr="00DA305A" w:rsidRDefault="00F13992" w:rsidP="00BD044A">
            <w:pPr>
              <w:ind w:left="30" w:right="30"/>
              <w:rPr>
                <w:rFonts w:ascii="Calibri" w:eastAsia="Times New Roman" w:hAnsi="Calibri" w:cs="Calibri"/>
                <w:sz w:val="16"/>
              </w:rPr>
            </w:pPr>
            <w:r w:rsidRPr="00DA305A">
              <w:rPr>
                <w:rFonts w:ascii="Calibri" w:eastAsia="Times New Roman" w:hAnsi="Calibri" w:cs="Calibri"/>
                <w:sz w:val="16"/>
              </w:rPr>
              <w:t>81_C_16</w:t>
            </w:r>
          </w:p>
        </w:tc>
        <w:tc>
          <w:tcPr>
            <w:tcW w:w="6000" w:type="dxa"/>
            <w:tcMar>
              <w:top w:w="120" w:type="dxa"/>
              <w:left w:w="180" w:type="dxa"/>
              <w:bottom w:w="120" w:type="dxa"/>
              <w:right w:w="180" w:type="dxa"/>
            </w:tcMar>
            <w:hideMark/>
          </w:tcPr>
          <w:p w14:paraId="46125351" w14:textId="77777777" w:rsidR="00BD044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4813205E" w14:textId="77777777" w:rsidR="00BD044A"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Decyzje w zakresie sponsoringu nie mogą stanowić ani nagrody za wcześniejsze wykorzystywanie naszych produktów lub urządzeń, ani zachęty do ich większego wykorzystania. Należy pamiętać, że w wielu jurysdykcjach sponsoring jest zabroniony. Zawsze należy zapoznać się z procedurami filii przed zapewnieniem sponsoringu.</w:t>
            </w:r>
          </w:p>
        </w:tc>
      </w:tr>
      <w:tr w:rsidR="00D02B95" w:rsidRPr="00DA305A" w14:paraId="4D7345B4" w14:textId="77777777" w:rsidTr="00040BCF">
        <w:tc>
          <w:tcPr>
            <w:tcW w:w="1353" w:type="dxa"/>
            <w:shd w:val="clear" w:color="auto" w:fill="C1E4F5"/>
            <w:tcMar>
              <w:top w:w="120" w:type="dxa"/>
              <w:left w:w="180" w:type="dxa"/>
              <w:bottom w:w="120" w:type="dxa"/>
              <w:right w:w="180" w:type="dxa"/>
            </w:tcMar>
            <w:hideMark/>
          </w:tcPr>
          <w:p w14:paraId="0B10B7F4" w14:textId="77777777" w:rsidR="00BD044A" w:rsidRPr="00DA305A" w:rsidRDefault="00F13992" w:rsidP="00BD044A">
            <w:pPr>
              <w:spacing w:before="30" w:after="30"/>
              <w:ind w:left="30" w:right="30"/>
              <w:rPr>
                <w:rFonts w:ascii="Calibri" w:eastAsia="Times New Roman" w:hAnsi="Calibri" w:cs="Calibri"/>
                <w:sz w:val="16"/>
              </w:rPr>
            </w:pPr>
            <w:hyperlink r:id="rId158"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1B6DC663" w14:textId="77777777" w:rsidR="00BD044A" w:rsidRPr="00DA305A" w:rsidRDefault="00F13992" w:rsidP="00BD044A">
            <w:pPr>
              <w:ind w:left="30" w:right="30"/>
              <w:rPr>
                <w:rFonts w:ascii="Calibri" w:eastAsia="Times New Roman" w:hAnsi="Calibri" w:cs="Calibri"/>
                <w:sz w:val="16"/>
              </w:rPr>
            </w:pPr>
            <w:hyperlink r:id="rId159" w:tgtFrame="_blank" w:history="1">
              <w:r w:rsidRPr="00DA305A">
                <w:rPr>
                  <w:rFonts w:ascii="Calibri" w:eastAsia="Times New Roman" w:hAnsi="Calibri" w:cs="Calibri"/>
                  <w:color w:val="0000FF"/>
                  <w:sz w:val="16"/>
                  <w:u w:val="single"/>
                </w:rPr>
                <w:t>82_C_16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608706" w14:textId="77777777" w:rsidR="00BD044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5B28E0D2" w14:textId="77777777" w:rsidR="00BD044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What is the appropriate action?</w:t>
            </w:r>
          </w:p>
        </w:tc>
        <w:tc>
          <w:tcPr>
            <w:tcW w:w="6000" w:type="dxa"/>
          </w:tcPr>
          <w:p w14:paraId="4A45CADB" w14:textId="77777777" w:rsidR="00BD044A"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[8] Przedstawiciel handlowy Abbott edukuje pracownika służby zdrowia na temat produktu. Po rozmowie pracownik służby zdrowia przekazuje informację, że konkurent zaoferował mu nowego iPada w zamian za pomoc w zwiększeniu sprzedaży.</w:t>
            </w:r>
          </w:p>
          <w:p w14:paraId="728402FB" w14:textId="77777777" w:rsidR="00BD044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lastRenderedPageBreak/>
              <w:t>Jakie działanie należy podjąć?</w:t>
            </w:r>
          </w:p>
        </w:tc>
      </w:tr>
      <w:tr w:rsidR="00D02B95" w:rsidRPr="00AD189D" w14:paraId="15F5B91C" w14:textId="77777777" w:rsidTr="00040BCF">
        <w:tc>
          <w:tcPr>
            <w:tcW w:w="1353" w:type="dxa"/>
            <w:shd w:val="clear" w:color="auto" w:fill="C1E4F5"/>
            <w:tcMar>
              <w:top w:w="120" w:type="dxa"/>
              <w:left w:w="180" w:type="dxa"/>
              <w:bottom w:w="120" w:type="dxa"/>
              <w:right w:w="180" w:type="dxa"/>
            </w:tcMar>
            <w:hideMark/>
          </w:tcPr>
          <w:p w14:paraId="5A45E13B" w14:textId="77777777" w:rsidR="00BD044A" w:rsidRPr="00DA305A" w:rsidRDefault="00F13992" w:rsidP="00BD044A">
            <w:pPr>
              <w:spacing w:before="30" w:after="30"/>
              <w:ind w:left="30" w:right="30"/>
              <w:rPr>
                <w:rFonts w:ascii="Calibri" w:eastAsia="Times New Roman" w:hAnsi="Calibri" w:cs="Calibri"/>
                <w:sz w:val="16"/>
              </w:rPr>
            </w:pPr>
            <w:hyperlink r:id="rId160"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45DE8247" w14:textId="77777777" w:rsidR="00BD044A" w:rsidRPr="00DA305A" w:rsidRDefault="00F13992" w:rsidP="00BD044A">
            <w:pPr>
              <w:ind w:left="30" w:right="30"/>
              <w:rPr>
                <w:rFonts w:ascii="Calibri" w:eastAsia="Times New Roman" w:hAnsi="Calibri" w:cs="Calibri"/>
                <w:sz w:val="16"/>
              </w:rPr>
            </w:pPr>
            <w:hyperlink r:id="rId161" w:tgtFrame="_blank" w:history="1">
              <w:r w:rsidRPr="00DA305A">
                <w:rPr>
                  <w:rFonts w:ascii="Calibri" w:eastAsia="Times New Roman" w:hAnsi="Calibri" w:cs="Calibri"/>
                  <w:color w:val="0000FF"/>
                  <w:sz w:val="16"/>
                  <w:u w:val="single"/>
                </w:rPr>
                <w:t>83_C_16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38C293" w14:textId="77777777" w:rsidR="00BD044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 Offer the same incentive to remain competitive.</w:t>
            </w:r>
          </w:p>
        </w:tc>
        <w:tc>
          <w:tcPr>
            <w:tcW w:w="6000" w:type="dxa"/>
          </w:tcPr>
          <w:p w14:paraId="108D40A5" w14:textId="77777777" w:rsidR="00BD044A" w:rsidRPr="00AD189D" w:rsidRDefault="00F13992" w:rsidP="00040BCF">
            <w:pPr>
              <w:spacing w:before="100" w:beforeAutospacing="1" w:after="100" w:afterAutospacing="1"/>
              <w:ind w:left="30" w:right="30"/>
              <w:rPr>
                <w:rFonts w:ascii="Calibri" w:eastAsia="Times New Roman" w:hAnsi="Calibri" w:cs="Calibri"/>
                <w:lang w:val="pl-PL"/>
                <w:rPrChange w:id="14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[1] Zaoferować taką samą zachętę, aby pozostać konkurencyjnym.</w:t>
            </w:r>
          </w:p>
        </w:tc>
      </w:tr>
      <w:tr w:rsidR="00D02B95" w:rsidRPr="00AD189D" w14:paraId="4532DA78" w14:textId="77777777" w:rsidTr="00040BCF">
        <w:tc>
          <w:tcPr>
            <w:tcW w:w="1353" w:type="dxa"/>
            <w:shd w:val="clear" w:color="auto" w:fill="C1E4F5"/>
            <w:tcMar>
              <w:top w:w="120" w:type="dxa"/>
              <w:left w:w="180" w:type="dxa"/>
              <w:bottom w:w="120" w:type="dxa"/>
              <w:right w:w="180" w:type="dxa"/>
            </w:tcMar>
            <w:hideMark/>
          </w:tcPr>
          <w:p w14:paraId="0ECB1F5F" w14:textId="77777777" w:rsidR="00BD044A" w:rsidRPr="00DA305A" w:rsidRDefault="00F13992" w:rsidP="00BD044A">
            <w:pPr>
              <w:spacing w:before="30" w:after="30"/>
              <w:ind w:left="30" w:right="30"/>
              <w:rPr>
                <w:rFonts w:ascii="Calibri" w:eastAsia="Times New Roman" w:hAnsi="Calibri" w:cs="Calibri"/>
                <w:sz w:val="16"/>
              </w:rPr>
            </w:pPr>
            <w:hyperlink r:id="rId162"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217F3BD5" w14:textId="77777777" w:rsidR="00BD044A" w:rsidRPr="00DA305A" w:rsidRDefault="00F13992" w:rsidP="00BD044A">
            <w:pPr>
              <w:ind w:left="30" w:right="30"/>
              <w:rPr>
                <w:rFonts w:ascii="Calibri" w:eastAsia="Times New Roman" w:hAnsi="Calibri" w:cs="Calibri"/>
                <w:sz w:val="16"/>
              </w:rPr>
            </w:pPr>
            <w:hyperlink r:id="rId163" w:tgtFrame="_blank" w:history="1">
              <w:r w:rsidRPr="00DA305A">
                <w:rPr>
                  <w:rFonts w:ascii="Calibri" w:eastAsia="Times New Roman" w:hAnsi="Calibri" w:cs="Calibri"/>
                  <w:color w:val="0000FF"/>
                  <w:sz w:val="16"/>
                  <w:u w:val="single"/>
                </w:rPr>
                <w:t>84_C_16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271653" w14:textId="77777777" w:rsidR="00BD044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[2] Decline the iPad offer but suggest an expensive dinner to continue the conversation.</w:t>
            </w:r>
          </w:p>
        </w:tc>
        <w:tc>
          <w:tcPr>
            <w:tcW w:w="6000" w:type="dxa"/>
          </w:tcPr>
          <w:p w14:paraId="5B902D9E" w14:textId="77777777" w:rsidR="00BD044A" w:rsidRPr="00AD189D" w:rsidRDefault="00F13992" w:rsidP="00040BCF">
            <w:pPr>
              <w:spacing w:before="100" w:beforeAutospacing="1" w:after="100" w:afterAutospacing="1"/>
              <w:ind w:left="30" w:right="30"/>
              <w:rPr>
                <w:rFonts w:ascii="Calibri" w:eastAsia="Times New Roman" w:hAnsi="Calibri" w:cs="Calibri"/>
                <w:lang w:val="pl-PL"/>
                <w:rPrChange w:id="14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[2] Odmówić oferty iPada, ale zaproponować drogi obiad w celu kontynuacji rozmowy.</w:t>
            </w:r>
          </w:p>
        </w:tc>
      </w:tr>
      <w:tr w:rsidR="00D02B95" w:rsidRPr="00AD189D" w14:paraId="69D639AE" w14:textId="77777777" w:rsidTr="00040BCF">
        <w:tc>
          <w:tcPr>
            <w:tcW w:w="1353" w:type="dxa"/>
            <w:shd w:val="clear" w:color="auto" w:fill="C1E4F5"/>
            <w:tcMar>
              <w:top w:w="120" w:type="dxa"/>
              <w:left w:w="180" w:type="dxa"/>
              <w:bottom w:w="120" w:type="dxa"/>
              <w:right w:w="180" w:type="dxa"/>
            </w:tcMar>
            <w:hideMark/>
          </w:tcPr>
          <w:p w14:paraId="4AF3FFCA" w14:textId="77777777" w:rsidR="00BD044A" w:rsidRPr="00DA305A" w:rsidRDefault="00F13992" w:rsidP="00BD044A">
            <w:pPr>
              <w:spacing w:before="30" w:after="30"/>
              <w:ind w:left="30" w:right="30"/>
              <w:rPr>
                <w:rFonts w:ascii="Calibri" w:eastAsia="Times New Roman" w:hAnsi="Calibri" w:cs="Calibri"/>
                <w:sz w:val="16"/>
              </w:rPr>
            </w:pPr>
            <w:hyperlink r:id="rId164"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0DA8CC31" w14:textId="77777777" w:rsidR="00BD044A" w:rsidRPr="00DA305A" w:rsidRDefault="00F13992" w:rsidP="00BD044A">
            <w:pPr>
              <w:ind w:left="30" w:right="30"/>
              <w:rPr>
                <w:rFonts w:ascii="Calibri" w:eastAsia="Times New Roman" w:hAnsi="Calibri" w:cs="Calibri"/>
                <w:sz w:val="16"/>
              </w:rPr>
            </w:pPr>
            <w:hyperlink r:id="rId165" w:tgtFrame="_blank" w:history="1">
              <w:r w:rsidRPr="00DA305A">
                <w:rPr>
                  <w:rFonts w:ascii="Calibri" w:eastAsia="Times New Roman" w:hAnsi="Calibri" w:cs="Calibri"/>
                  <w:color w:val="0000FF"/>
                  <w:sz w:val="16"/>
                  <w:u w:val="single"/>
                </w:rPr>
                <w:t>85_C_16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AE252E" w14:textId="77777777" w:rsidR="00BD044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76D52415" w14:textId="77777777" w:rsidR="00BD044A"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[3] Wyjaśnić, że Abbott prowadzi działalność w odpowiedni sposób i nie może oferować korzyści majątkowych, które mogą wywierać niewłaściwy wpływ na podejmowanie decyzji. Następnie natychmiast zgłosić sytuację do Biura Etyki i Zgodności (OEC) firmy Abbott.</w:t>
            </w:r>
          </w:p>
        </w:tc>
      </w:tr>
      <w:tr w:rsidR="00D02B95" w:rsidRPr="00DA305A" w14:paraId="10D10D31" w14:textId="77777777" w:rsidTr="00040BCF">
        <w:tc>
          <w:tcPr>
            <w:tcW w:w="1353" w:type="dxa"/>
            <w:shd w:val="clear" w:color="auto" w:fill="C1E4F5"/>
            <w:tcMar>
              <w:top w:w="120" w:type="dxa"/>
              <w:left w:w="180" w:type="dxa"/>
              <w:bottom w:w="120" w:type="dxa"/>
              <w:right w:w="180" w:type="dxa"/>
            </w:tcMar>
            <w:hideMark/>
          </w:tcPr>
          <w:p w14:paraId="5A6FB262" w14:textId="77777777" w:rsidR="00BD044A" w:rsidRPr="00DA305A" w:rsidRDefault="00F13992" w:rsidP="00BD044A">
            <w:pPr>
              <w:spacing w:before="30" w:after="30"/>
              <w:ind w:left="30" w:right="30"/>
              <w:rPr>
                <w:rFonts w:ascii="Calibri" w:eastAsia="Times New Roman" w:hAnsi="Calibri" w:cs="Calibri"/>
                <w:sz w:val="16"/>
              </w:rPr>
            </w:pPr>
            <w:hyperlink r:id="rId166"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0A1B4234" w14:textId="77777777" w:rsidR="00BD044A" w:rsidRPr="00DA305A" w:rsidRDefault="00F13992" w:rsidP="00BD044A">
            <w:pPr>
              <w:ind w:left="30" w:right="30"/>
              <w:rPr>
                <w:rFonts w:ascii="Calibri" w:eastAsia="Times New Roman" w:hAnsi="Calibri" w:cs="Calibri"/>
                <w:sz w:val="16"/>
              </w:rPr>
            </w:pPr>
            <w:hyperlink r:id="rId167" w:tgtFrame="_blank" w:history="1">
              <w:r w:rsidRPr="00DA305A">
                <w:rPr>
                  <w:rFonts w:ascii="Calibri" w:eastAsia="Times New Roman" w:hAnsi="Calibri" w:cs="Calibri"/>
                  <w:color w:val="0000FF"/>
                  <w:sz w:val="16"/>
                  <w:u w:val="single"/>
                </w:rPr>
                <w:t>86_C_16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2C78E3F" w14:textId="77777777" w:rsidR="00BD044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[4] Thank the HCP for the information and promise you will think about it.</w:t>
            </w:r>
          </w:p>
          <w:p w14:paraId="4CA8DA0F" w14:textId="77777777" w:rsidR="00BD044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Next</w:t>
            </w:r>
          </w:p>
        </w:tc>
        <w:tc>
          <w:tcPr>
            <w:tcW w:w="6000" w:type="dxa"/>
          </w:tcPr>
          <w:p w14:paraId="04C23CC2" w14:textId="77777777" w:rsidR="00BD044A" w:rsidRPr="00AD189D" w:rsidRDefault="00F13992" w:rsidP="00040BCF">
            <w:pPr>
              <w:spacing w:before="100" w:beforeAutospacing="1" w:after="100" w:afterAutospacing="1"/>
              <w:ind w:left="30" w:right="30"/>
              <w:rPr>
                <w:rFonts w:ascii="Calibri" w:eastAsia="Times New Roman" w:hAnsi="Calibri" w:cs="Calibri"/>
                <w:lang w:val="pl-PL"/>
                <w:rPrChange w:id="14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[4] Podziękować pracownikowi służby zdrowia za informację i obiecać, że przemyśli się sprawę.</w:t>
            </w:r>
          </w:p>
          <w:p w14:paraId="2AA180A5" w14:textId="77777777" w:rsidR="00BD044A"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Dalej</w:t>
            </w:r>
          </w:p>
        </w:tc>
      </w:tr>
      <w:tr w:rsidR="00D02B95" w:rsidRPr="00AD189D" w14:paraId="08166930" w14:textId="77777777" w:rsidTr="00040BCF">
        <w:tc>
          <w:tcPr>
            <w:tcW w:w="1353" w:type="dxa"/>
            <w:shd w:val="clear" w:color="auto" w:fill="C1E4F5"/>
            <w:tcMar>
              <w:top w:w="120" w:type="dxa"/>
              <w:left w:w="180" w:type="dxa"/>
              <w:bottom w:w="120" w:type="dxa"/>
              <w:right w:w="180" w:type="dxa"/>
            </w:tcMar>
            <w:hideMark/>
          </w:tcPr>
          <w:p w14:paraId="3EF3BCB6" w14:textId="77777777" w:rsidR="00E5633E" w:rsidRPr="00DA305A" w:rsidRDefault="00F13992" w:rsidP="00E5633E">
            <w:pPr>
              <w:spacing w:before="30" w:after="30"/>
              <w:ind w:left="30" w:right="30"/>
              <w:rPr>
                <w:rFonts w:ascii="Calibri" w:eastAsia="Times New Roman" w:hAnsi="Calibri" w:cs="Calibri"/>
                <w:sz w:val="16"/>
              </w:rPr>
            </w:pPr>
            <w:r w:rsidRPr="00DA305A">
              <w:rPr>
                <w:rFonts w:ascii="Calibri" w:eastAsia="Times New Roman" w:hAnsi="Calibri" w:cs="Calibri"/>
                <w:sz w:val="16"/>
              </w:rPr>
              <w:t>Screen 15</w:t>
            </w:r>
          </w:p>
          <w:p w14:paraId="279B5687" w14:textId="77777777" w:rsidR="00E5633E" w:rsidRPr="00DA305A" w:rsidRDefault="00F13992" w:rsidP="00E5633E">
            <w:pPr>
              <w:spacing w:before="100" w:beforeAutospacing="1" w:after="100" w:afterAutospacing="1"/>
              <w:ind w:left="30" w:right="30"/>
              <w:rPr>
                <w:rFonts w:ascii="Calibri" w:eastAsia="Times New Roman" w:hAnsi="Calibri" w:cs="Calibri"/>
                <w:sz w:val="16"/>
              </w:rPr>
            </w:pPr>
            <w:r w:rsidRPr="00DA305A">
              <w:rPr>
                <w:rFonts w:ascii="Calibri" w:eastAsia="Times New Roman" w:hAnsi="Calibri" w:cs="Calibri"/>
                <w:sz w:val="16"/>
              </w:rPr>
              <w:t>Question 8: Feedback</w:t>
            </w:r>
          </w:p>
          <w:p w14:paraId="0D534CAB" w14:textId="77777777" w:rsidR="00E5633E" w:rsidRPr="00DA305A" w:rsidRDefault="00F13992" w:rsidP="00E5633E">
            <w:pPr>
              <w:ind w:left="30" w:right="30"/>
              <w:rPr>
                <w:rFonts w:ascii="Calibri" w:eastAsia="Times New Roman" w:hAnsi="Calibri" w:cs="Calibri"/>
                <w:sz w:val="16"/>
              </w:rPr>
            </w:pPr>
            <w:r w:rsidRPr="00DA305A">
              <w:rPr>
                <w:rFonts w:ascii="Calibri" w:eastAsia="Times New Roman" w:hAnsi="Calibri" w:cs="Calibri"/>
                <w:sz w:val="16"/>
              </w:rPr>
              <w:t>87_C_16</w:t>
            </w:r>
          </w:p>
        </w:tc>
        <w:tc>
          <w:tcPr>
            <w:tcW w:w="6000" w:type="dxa"/>
            <w:tcMar>
              <w:top w:w="120" w:type="dxa"/>
              <w:left w:w="180" w:type="dxa"/>
              <w:bottom w:w="120" w:type="dxa"/>
              <w:right w:w="180" w:type="dxa"/>
            </w:tcMar>
            <w:hideMark/>
          </w:tcPr>
          <w:p w14:paraId="4FB0E482" w14:textId="77777777" w:rsidR="00E5633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503B2565" w14:textId="77777777" w:rsidR="00E5633E"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Nie wolno nigdy oferować, obiecywać, wręczać ani przyjmować żadnych korzyści majątkowych w celu uzyskania nienależnej przewagi biznesowej albo też uzyskania czy zatrzymania zamówień. Niezależnie od tego, co robią konkurenci, musisz przestrzegać obowiązującego prawa i polityki Abbott, w tym wymogów zawartych w Globalnej polityce antykorupcyjnej Abbott (GLB-ANTI-CORRUPTION). W razie wątpliwości należy zawsze skonsultować się z Działem Prawnym lub OEC.</w:t>
            </w:r>
          </w:p>
        </w:tc>
      </w:tr>
      <w:tr w:rsidR="00D02B95" w:rsidRPr="00AD189D" w14:paraId="65D41369" w14:textId="77777777" w:rsidTr="00040BCF">
        <w:tc>
          <w:tcPr>
            <w:tcW w:w="1353" w:type="dxa"/>
            <w:shd w:val="clear" w:color="auto" w:fill="C1E4F5"/>
            <w:tcMar>
              <w:top w:w="120" w:type="dxa"/>
              <w:left w:w="180" w:type="dxa"/>
              <w:bottom w:w="120" w:type="dxa"/>
              <w:right w:w="180" w:type="dxa"/>
            </w:tcMar>
            <w:hideMark/>
          </w:tcPr>
          <w:p w14:paraId="5ECE1394" w14:textId="77777777" w:rsidR="00E5633E" w:rsidRPr="00DA305A" w:rsidRDefault="00F13992" w:rsidP="00E5633E">
            <w:pPr>
              <w:spacing w:before="30" w:after="30"/>
              <w:ind w:left="30" w:right="30"/>
              <w:rPr>
                <w:rFonts w:ascii="Calibri" w:eastAsia="Times New Roman" w:hAnsi="Calibri" w:cs="Calibri"/>
                <w:sz w:val="16"/>
              </w:rPr>
            </w:pPr>
            <w:hyperlink r:id="rId168"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22D1F700" w14:textId="77777777" w:rsidR="00E5633E" w:rsidRPr="00DA305A" w:rsidRDefault="00F13992" w:rsidP="00E5633E">
            <w:pPr>
              <w:ind w:left="30" w:right="30"/>
              <w:rPr>
                <w:rFonts w:ascii="Calibri" w:eastAsia="Times New Roman" w:hAnsi="Calibri" w:cs="Calibri"/>
                <w:sz w:val="16"/>
              </w:rPr>
            </w:pPr>
            <w:hyperlink r:id="rId169" w:tgtFrame="_blank" w:history="1">
              <w:r w:rsidRPr="00DA305A">
                <w:rPr>
                  <w:rFonts w:ascii="Calibri" w:eastAsia="Times New Roman" w:hAnsi="Calibri" w:cs="Calibri"/>
                  <w:color w:val="0000FF"/>
                  <w:sz w:val="16"/>
                  <w:u w:val="single"/>
                </w:rPr>
                <w:t>88_C_16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FD737E" w14:textId="77777777" w:rsidR="00E5633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[9] Which of the following are examples of items of value that must not be given to win business?</w:t>
            </w:r>
          </w:p>
        </w:tc>
        <w:tc>
          <w:tcPr>
            <w:tcW w:w="6000" w:type="dxa"/>
          </w:tcPr>
          <w:p w14:paraId="7544A753" w14:textId="77777777" w:rsidR="00E5633E" w:rsidRPr="00AD189D" w:rsidRDefault="00F13992" w:rsidP="00040BCF">
            <w:pPr>
              <w:spacing w:before="100" w:beforeAutospacing="1" w:after="100" w:afterAutospacing="1"/>
              <w:ind w:left="30" w:right="30"/>
              <w:rPr>
                <w:rFonts w:ascii="Calibri" w:eastAsia="Times New Roman" w:hAnsi="Calibri" w:cs="Calibri"/>
                <w:lang w:val="pl-PL"/>
                <w:rPrChange w:id="14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[9] Które z poniższych opcji są przykładami wartościowych przedmiotów, których nie wolno wręczać w celu pozyskania klientów?</w:t>
            </w:r>
          </w:p>
        </w:tc>
      </w:tr>
      <w:tr w:rsidR="00D02B95" w:rsidRPr="00AD189D" w14:paraId="25F33F8A" w14:textId="77777777" w:rsidTr="00040BCF">
        <w:tc>
          <w:tcPr>
            <w:tcW w:w="1353" w:type="dxa"/>
            <w:shd w:val="clear" w:color="auto" w:fill="C1E4F5"/>
            <w:tcMar>
              <w:top w:w="120" w:type="dxa"/>
              <w:left w:w="180" w:type="dxa"/>
              <w:bottom w:w="120" w:type="dxa"/>
              <w:right w:w="180" w:type="dxa"/>
            </w:tcMar>
            <w:hideMark/>
          </w:tcPr>
          <w:p w14:paraId="13F99184" w14:textId="77777777" w:rsidR="00E5633E" w:rsidRPr="00DA305A" w:rsidRDefault="00F13992" w:rsidP="00E5633E">
            <w:pPr>
              <w:spacing w:before="30" w:after="30"/>
              <w:ind w:left="30" w:right="30"/>
              <w:rPr>
                <w:rFonts w:ascii="Calibri" w:eastAsia="Times New Roman" w:hAnsi="Calibri" w:cs="Calibri"/>
                <w:sz w:val="16"/>
              </w:rPr>
            </w:pPr>
            <w:hyperlink r:id="rId170"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68503DC8" w14:textId="77777777" w:rsidR="00E5633E" w:rsidRPr="00DA305A" w:rsidRDefault="00F13992" w:rsidP="00E5633E">
            <w:pPr>
              <w:ind w:left="30" w:right="30"/>
              <w:rPr>
                <w:rFonts w:ascii="Calibri" w:eastAsia="Times New Roman" w:hAnsi="Calibri" w:cs="Calibri"/>
                <w:sz w:val="16"/>
              </w:rPr>
            </w:pPr>
            <w:hyperlink r:id="rId171" w:tgtFrame="_blank" w:history="1">
              <w:r w:rsidRPr="00DA305A">
                <w:rPr>
                  <w:rFonts w:ascii="Calibri" w:eastAsia="Times New Roman" w:hAnsi="Calibri" w:cs="Calibri"/>
                  <w:color w:val="0000FF"/>
                  <w:sz w:val="16"/>
                  <w:u w:val="single"/>
                </w:rPr>
                <w:t>89_C_16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5F10C6" w14:textId="77777777" w:rsidR="00E5633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 Trips to HCPs and their families to visit spas, casinos or other venues known for entertainment.</w:t>
            </w:r>
          </w:p>
        </w:tc>
        <w:tc>
          <w:tcPr>
            <w:tcW w:w="6000" w:type="dxa"/>
          </w:tcPr>
          <w:p w14:paraId="7F136414" w14:textId="77777777" w:rsidR="00E5633E" w:rsidRPr="00AD189D" w:rsidRDefault="00F13992" w:rsidP="00040BCF">
            <w:pPr>
              <w:spacing w:before="100" w:beforeAutospacing="1" w:after="100" w:afterAutospacing="1"/>
              <w:ind w:left="30" w:right="30"/>
              <w:rPr>
                <w:rFonts w:ascii="Calibri" w:eastAsia="Times New Roman" w:hAnsi="Calibri" w:cs="Calibri"/>
                <w:lang w:val="pl-PL"/>
                <w:rPrChange w:id="15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[1] Wyjazdy dla HCP i ich rodzin do SPA, kasyna czy innych miejsc znanych z rozrywki.</w:t>
            </w:r>
          </w:p>
        </w:tc>
      </w:tr>
      <w:tr w:rsidR="00D02B95" w:rsidRPr="00AD189D" w14:paraId="30DBAD5B" w14:textId="77777777" w:rsidTr="00040BCF">
        <w:tc>
          <w:tcPr>
            <w:tcW w:w="1353" w:type="dxa"/>
            <w:shd w:val="clear" w:color="auto" w:fill="C1E4F5"/>
            <w:tcMar>
              <w:top w:w="120" w:type="dxa"/>
              <w:left w:w="180" w:type="dxa"/>
              <w:bottom w:w="120" w:type="dxa"/>
              <w:right w:w="180" w:type="dxa"/>
            </w:tcMar>
            <w:hideMark/>
          </w:tcPr>
          <w:p w14:paraId="7FD956BD" w14:textId="77777777" w:rsidR="00E5633E" w:rsidRPr="00DA305A" w:rsidRDefault="00F13992" w:rsidP="00E5633E">
            <w:pPr>
              <w:spacing w:before="30" w:after="30"/>
              <w:ind w:left="30" w:right="30"/>
              <w:rPr>
                <w:rFonts w:ascii="Calibri" w:eastAsia="Times New Roman" w:hAnsi="Calibri" w:cs="Calibri"/>
                <w:sz w:val="16"/>
              </w:rPr>
            </w:pPr>
            <w:hyperlink r:id="rId172"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4FE1870C" w14:textId="77777777" w:rsidR="00E5633E" w:rsidRPr="00DA305A" w:rsidRDefault="00F13992" w:rsidP="00E5633E">
            <w:pPr>
              <w:ind w:left="30" w:right="30"/>
              <w:rPr>
                <w:rFonts w:ascii="Calibri" w:eastAsia="Times New Roman" w:hAnsi="Calibri" w:cs="Calibri"/>
                <w:sz w:val="16"/>
              </w:rPr>
            </w:pPr>
            <w:hyperlink r:id="rId173" w:tgtFrame="_blank" w:history="1">
              <w:r w:rsidRPr="00DA305A">
                <w:rPr>
                  <w:rFonts w:ascii="Calibri" w:eastAsia="Times New Roman" w:hAnsi="Calibri" w:cs="Calibri"/>
                  <w:color w:val="0000FF"/>
                  <w:sz w:val="16"/>
                  <w:u w:val="single"/>
                </w:rPr>
                <w:t>90_C_16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06B0E7" w14:textId="77777777" w:rsidR="00E5633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[2] Grants for future research or educational projects.</w:t>
            </w:r>
          </w:p>
        </w:tc>
        <w:tc>
          <w:tcPr>
            <w:tcW w:w="6000" w:type="dxa"/>
          </w:tcPr>
          <w:p w14:paraId="0DBD43B8" w14:textId="77777777" w:rsidR="00E5633E" w:rsidRPr="00AD189D" w:rsidRDefault="00F13992" w:rsidP="00040BCF">
            <w:pPr>
              <w:spacing w:before="100" w:beforeAutospacing="1" w:after="100" w:afterAutospacing="1"/>
              <w:ind w:left="30" w:right="30"/>
              <w:rPr>
                <w:rFonts w:ascii="Calibri" w:eastAsia="Times New Roman" w:hAnsi="Calibri" w:cs="Calibri"/>
                <w:lang w:val="pl-PL"/>
                <w:rPrChange w:id="15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[2] Dotacje na przyszłe projekty badawcze albo edukacyjne.</w:t>
            </w:r>
          </w:p>
        </w:tc>
      </w:tr>
      <w:tr w:rsidR="00D02B95" w:rsidRPr="00AD189D" w14:paraId="13B609A9" w14:textId="77777777" w:rsidTr="00040BCF">
        <w:tc>
          <w:tcPr>
            <w:tcW w:w="1353" w:type="dxa"/>
            <w:shd w:val="clear" w:color="auto" w:fill="C1E4F5"/>
            <w:tcMar>
              <w:top w:w="120" w:type="dxa"/>
              <w:left w:w="180" w:type="dxa"/>
              <w:bottom w:w="120" w:type="dxa"/>
              <w:right w:w="180" w:type="dxa"/>
            </w:tcMar>
            <w:hideMark/>
          </w:tcPr>
          <w:p w14:paraId="769648C8" w14:textId="77777777" w:rsidR="00E5633E" w:rsidRPr="00DA305A" w:rsidRDefault="00F13992" w:rsidP="00E5633E">
            <w:pPr>
              <w:spacing w:before="30" w:after="30"/>
              <w:ind w:left="30" w:right="30"/>
              <w:rPr>
                <w:rFonts w:ascii="Calibri" w:eastAsia="Times New Roman" w:hAnsi="Calibri" w:cs="Calibri"/>
                <w:sz w:val="16"/>
              </w:rPr>
            </w:pPr>
            <w:hyperlink r:id="rId174"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7E7320DB" w14:textId="77777777" w:rsidR="00E5633E" w:rsidRPr="00DA305A" w:rsidRDefault="00F13992" w:rsidP="00E5633E">
            <w:pPr>
              <w:ind w:left="30" w:right="30"/>
              <w:rPr>
                <w:rFonts w:ascii="Calibri" w:eastAsia="Times New Roman" w:hAnsi="Calibri" w:cs="Calibri"/>
                <w:sz w:val="16"/>
              </w:rPr>
            </w:pPr>
            <w:hyperlink r:id="rId175" w:tgtFrame="_blank" w:history="1">
              <w:r w:rsidRPr="00DA305A">
                <w:rPr>
                  <w:rFonts w:ascii="Calibri" w:eastAsia="Times New Roman" w:hAnsi="Calibri" w:cs="Calibri"/>
                  <w:color w:val="0000FF"/>
                  <w:sz w:val="16"/>
                  <w:u w:val="single"/>
                </w:rPr>
                <w:t>91_C_16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C069AC" w14:textId="77777777" w:rsidR="00E5633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[3] Donations to government officials’ </w:t>
            </w:r>
            <w:proofErr w:type="spellStart"/>
            <w:r w:rsidRPr="00DA305A">
              <w:rPr>
                <w:rFonts w:ascii="Calibri" w:eastAsia="Times New Roman" w:hAnsi="Calibri" w:cs="Calibri"/>
              </w:rPr>
              <w:t>favorite</w:t>
            </w:r>
            <w:proofErr w:type="spellEnd"/>
            <w:r w:rsidRPr="00DA305A">
              <w:rPr>
                <w:rFonts w:ascii="Calibri" w:eastAsia="Times New Roman" w:hAnsi="Calibri" w:cs="Calibri"/>
              </w:rPr>
              <w:t xml:space="preserve"> charities.</w:t>
            </w:r>
          </w:p>
        </w:tc>
        <w:tc>
          <w:tcPr>
            <w:tcW w:w="6000" w:type="dxa"/>
          </w:tcPr>
          <w:p w14:paraId="6DA2A58D" w14:textId="77777777" w:rsidR="00E5633E" w:rsidRPr="00AD189D" w:rsidRDefault="00F13992" w:rsidP="00040BCF">
            <w:pPr>
              <w:spacing w:before="100" w:beforeAutospacing="1" w:after="100" w:afterAutospacing="1"/>
              <w:ind w:left="30" w:right="30"/>
              <w:rPr>
                <w:rFonts w:ascii="Calibri" w:eastAsia="Times New Roman" w:hAnsi="Calibri" w:cs="Calibri"/>
                <w:lang w:val="pl-PL"/>
                <w:rPrChange w:id="15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[3] Darowizny na rzecz ulubionych organizacji charytatywnych urzędników państwowych.</w:t>
            </w:r>
          </w:p>
        </w:tc>
      </w:tr>
      <w:tr w:rsidR="00D02B95" w:rsidRPr="00DA305A" w14:paraId="7B0ECBCD" w14:textId="77777777" w:rsidTr="00040BCF">
        <w:tc>
          <w:tcPr>
            <w:tcW w:w="1353" w:type="dxa"/>
            <w:shd w:val="clear" w:color="auto" w:fill="C1E4F5"/>
            <w:tcMar>
              <w:top w:w="120" w:type="dxa"/>
              <w:left w:w="180" w:type="dxa"/>
              <w:bottom w:w="120" w:type="dxa"/>
              <w:right w:w="180" w:type="dxa"/>
            </w:tcMar>
            <w:hideMark/>
          </w:tcPr>
          <w:p w14:paraId="499D608D" w14:textId="77777777" w:rsidR="00E5633E" w:rsidRPr="00DA305A" w:rsidRDefault="00F13992" w:rsidP="00E5633E">
            <w:pPr>
              <w:spacing w:before="30" w:after="30"/>
              <w:ind w:left="30" w:right="30"/>
              <w:rPr>
                <w:rFonts w:ascii="Calibri" w:eastAsia="Times New Roman" w:hAnsi="Calibri" w:cs="Calibri"/>
                <w:sz w:val="16"/>
              </w:rPr>
            </w:pPr>
            <w:hyperlink r:id="rId176"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358DD7FE" w14:textId="77777777" w:rsidR="00E5633E" w:rsidRPr="00DA305A" w:rsidRDefault="00F13992" w:rsidP="00E5633E">
            <w:pPr>
              <w:ind w:left="30" w:right="30"/>
              <w:rPr>
                <w:rFonts w:ascii="Calibri" w:eastAsia="Times New Roman" w:hAnsi="Calibri" w:cs="Calibri"/>
                <w:sz w:val="16"/>
              </w:rPr>
            </w:pPr>
            <w:hyperlink r:id="rId177" w:tgtFrame="_blank" w:history="1">
              <w:r w:rsidRPr="00DA305A">
                <w:rPr>
                  <w:rFonts w:ascii="Calibri" w:eastAsia="Times New Roman" w:hAnsi="Calibri" w:cs="Calibri"/>
                  <w:color w:val="0000FF"/>
                  <w:sz w:val="16"/>
                  <w:u w:val="single"/>
                </w:rPr>
                <w:t>92_C_16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A3EBCA" w14:textId="77777777" w:rsidR="00E5633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[4] All of the above.</w:t>
            </w:r>
          </w:p>
          <w:p w14:paraId="349966EC" w14:textId="77777777" w:rsidR="00E5633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Next</w:t>
            </w:r>
          </w:p>
        </w:tc>
        <w:tc>
          <w:tcPr>
            <w:tcW w:w="6000" w:type="dxa"/>
          </w:tcPr>
          <w:p w14:paraId="7C0E2A99" w14:textId="77777777" w:rsidR="00E5633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[4] Wszystkie powyższe.</w:t>
            </w:r>
          </w:p>
          <w:p w14:paraId="468518A2" w14:textId="77777777" w:rsidR="00E5633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Dalej</w:t>
            </w:r>
          </w:p>
        </w:tc>
      </w:tr>
      <w:tr w:rsidR="00D02B95" w:rsidRPr="00AD189D" w14:paraId="6852FC06" w14:textId="77777777" w:rsidTr="00040BCF">
        <w:tc>
          <w:tcPr>
            <w:tcW w:w="1353" w:type="dxa"/>
            <w:shd w:val="clear" w:color="auto" w:fill="C1E4F5"/>
            <w:tcMar>
              <w:top w:w="120" w:type="dxa"/>
              <w:left w:w="180" w:type="dxa"/>
              <w:bottom w:w="120" w:type="dxa"/>
              <w:right w:w="180" w:type="dxa"/>
            </w:tcMar>
            <w:hideMark/>
          </w:tcPr>
          <w:p w14:paraId="01AD6639" w14:textId="77777777" w:rsidR="001C3170" w:rsidRPr="00DA305A" w:rsidRDefault="00F13992" w:rsidP="001C3170">
            <w:pPr>
              <w:spacing w:before="30" w:after="30"/>
              <w:ind w:left="30" w:right="30"/>
              <w:rPr>
                <w:rFonts w:ascii="Calibri" w:eastAsia="Times New Roman" w:hAnsi="Calibri" w:cs="Calibri"/>
                <w:sz w:val="16"/>
              </w:rPr>
            </w:pPr>
            <w:r w:rsidRPr="00DA305A">
              <w:rPr>
                <w:rFonts w:ascii="Calibri" w:eastAsia="Times New Roman" w:hAnsi="Calibri" w:cs="Calibri"/>
                <w:sz w:val="16"/>
              </w:rPr>
              <w:t>Screen 15</w:t>
            </w:r>
          </w:p>
          <w:p w14:paraId="743737CD" w14:textId="77777777" w:rsidR="001C3170" w:rsidRPr="00DA305A" w:rsidRDefault="00F13992" w:rsidP="001C3170">
            <w:pPr>
              <w:spacing w:before="100" w:beforeAutospacing="1" w:after="100" w:afterAutospacing="1"/>
              <w:ind w:left="30" w:right="30"/>
              <w:rPr>
                <w:rFonts w:ascii="Calibri" w:eastAsia="Times New Roman" w:hAnsi="Calibri" w:cs="Calibri"/>
                <w:sz w:val="16"/>
              </w:rPr>
            </w:pPr>
            <w:r w:rsidRPr="00DA305A">
              <w:rPr>
                <w:rFonts w:ascii="Calibri" w:eastAsia="Times New Roman" w:hAnsi="Calibri" w:cs="Calibri"/>
                <w:sz w:val="16"/>
              </w:rPr>
              <w:t>Question 9: Feedback</w:t>
            </w:r>
          </w:p>
          <w:p w14:paraId="05649BEE" w14:textId="77777777" w:rsidR="001C3170" w:rsidRPr="00DA305A" w:rsidRDefault="00F13992" w:rsidP="001C3170">
            <w:pPr>
              <w:ind w:left="30" w:right="30"/>
              <w:rPr>
                <w:rFonts w:ascii="Calibri" w:eastAsia="Times New Roman" w:hAnsi="Calibri" w:cs="Calibri"/>
                <w:sz w:val="16"/>
              </w:rPr>
            </w:pPr>
            <w:r w:rsidRPr="00DA305A">
              <w:rPr>
                <w:rFonts w:ascii="Calibri" w:eastAsia="Times New Roman" w:hAnsi="Calibri" w:cs="Calibri"/>
                <w:sz w:val="16"/>
              </w:rPr>
              <w:t>93_C_16</w:t>
            </w:r>
          </w:p>
        </w:tc>
        <w:tc>
          <w:tcPr>
            <w:tcW w:w="6000" w:type="dxa"/>
            <w:tcMar>
              <w:top w:w="120" w:type="dxa"/>
              <w:left w:w="180" w:type="dxa"/>
              <w:bottom w:w="120" w:type="dxa"/>
              <w:right w:w="180" w:type="dxa"/>
            </w:tcMar>
            <w:hideMark/>
          </w:tcPr>
          <w:p w14:paraId="7FBEA597" w14:textId="77777777" w:rsidR="001C317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4FE39188" w14:textId="77777777" w:rsidR="001C317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Stosowane przez Abbott standardy dotyczące łapownictwa i korupcji, które można znaleźć w Globalnej polityce antykorupcyjnej (GLB-ANTI-CORRUPTION), są zgodne z naszym zobowiązaniem do prowadzenia działalności w sposób uczciwy, sprawiedliwy i etyczny. Oznacza to, że oferowanie lub przekazywanie wartościowych przedmiotów w celu osiągnięcia korzyści biznesowej nie jest dozwolone.</w:t>
            </w:r>
          </w:p>
        </w:tc>
      </w:tr>
      <w:tr w:rsidR="00D02B95" w:rsidRPr="00DA305A" w14:paraId="57F23AB4" w14:textId="77777777" w:rsidTr="00040BCF">
        <w:tc>
          <w:tcPr>
            <w:tcW w:w="1353" w:type="dxa"/>
            <w:shd w:val="clear" w:color="auto" w:fill="C1E4F5"/>
            <w:tcMar>
              <w:top w:w="120" w:type="dxa"/>
              <w:left w:w="180" w:type="dxa"/>
              <w:bottom w:w="120" w:type="dxa"/>
              <w:right w:w="180" w:type="dxa"/>
            </w:tcMar>
            <w:hideMark/>
          </w:tcPr>
          <w:p w14:paraId="529B686A" w14:textId="77777777" w:rsidR="001C3170" w:rsidRPr="00DA305A" w:rsidRDefault="00F13992" w:rsidP="001C3170">
            <w:pPr>
              <w:spacing w:before="30" w:after="30"/>
              <w:ind w:left="30" w:right="30"/>
              <w:rPr>
                <w:rFonts w:ascii="Calibri" w:eastAsia="Times New Roman" w:hAnsi="Calibri" w:cs="Calibri"/>
                <w:sz w:val="16"/>
              </w:rPr>
            </w:pPr>
            <w:hyperlink r:id="rId178"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2F019C7A" w14:textId="77777777" w:rsidR="001C3170" w:rsidRPr="00DA305A" w:rsidRDefault="00F13992" w:rsidP="001C3170">
            <w:pPr>
              <w:ind w:left="30" w:right="30"/>
              <w:rPr>
                <w:rFonts w:ascii="Calibri" w:eastAsia="Times New Roman" w:hAnsi="Calibri" w:cs="Calibri"/>
                <w:sz w:val="16"/>
              </w:rPr>
            </w:pPr>
            <w:hyperlink r:id="rId179" w:tgtFrame="_blank" w:history="1">
              <w:r w:rsidRPr="00DA305A">
                <w:rPr>
                  <w:rFonts w:ascii="Calibri" w:eastAsia="Times New Roman" w:hAnsi="Calibri" w:cs="Calibri"/>
                  <w:color w:val="0000FF"/>
                  <w:sz w:val="16"/>
                  <w:u w:val="single"/>
                </w:rPr>
                <w:t>94_C_16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DCB25C" w14:textId="77777777" w:rsidR="001C317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[10] An HCP that is a key opinion leader asks if you could arrange some support for an education program that he would like to attend in exchange for additional business </w:t>
            </w:r>
            <w:r w:rsidRPr="00DA305A">
              <w:rPr>
                <w:rFonts w:ascii="Calibri" w:eastAsia="Times New Roman" w:hAnsi="Calibri" w:cs="Calibri"/>
              </w:rPr>
              <w:lastRenderedPageBreak/>
              <w:t>opportunities for Abbott. Which option is the most appropriate?</w:t>
            </w:r>
          </w:p>
        </w:tc>
        <w:tc>
          <w:tcPr>
            <w:tcW w:w="6000" w:type="dxa"/>
          </w:tcPr>
          <w:p w14:paraId="0CB35C8D" w14:textId="77777777" w:rsidR="001C317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lastRenderedPageBreak/>
              <w:t xml:space="preserve">[10] HCP, który jest kluczowym liderem opinii, pyta, czy mógłbyś/mogłabyś zorganizować wsparcie dla programu edukacyjnego, w którym chce wziąć udział, w zamian za </w:t>
            </w:r>
            <w:r w:rsidRPr="00DA305A">
              <w:rPr>
                <w:rFonts w:ascii="Calibri" w:eastAsia="Calibri" w:hAnsi="Calibri" w:cs="Calibri"/>
                <w:lang w:val="pl-PL"/>
              </w:rPr>
              <w:lastRenderedPageBreak/>
              <w:t>dodatkowe możliwości biznesowe dla Abbott. Która opcja jest najlepsza?</w:t>
            </w:r>
          </w:p>
        </w:tc>
      </w:tr>
      <w:tr w:rsidR="00D02B95" w:rsidRPr="00AD189D" w14:paraId="004C8286" w14:textId="77777777" w:rsidTr="00040BCF">
        <w:tc>
          <w:tcPr>
            <w:tcW w:w="1353" w:type="dxa"/>
            <w:shd w:val="clear" w:color="auto" w:fill="C1E4F5"/>
            <w:tcMar>
              <w:top w:w="120" w:type="dxa"/>
              <w:left w:w="180" w:type="dxa"/>
              <w:bottom w:w="120" w:type="dxa"/>
              <w:right w:w="180" w:type="dxa"/>
            </w:tcMar>
            <w:hideMark/>
          </w:tcPr>
          <w:p w14:paraId="02C2EF0D" w14:textId="77777777" w:rsidR="001C3170" w:rsidRPr="00DA305A" w:rsidRDefault="00F13992" w:rsidP="001C3170">
            <w:pPr>
              <w:spacing w:before="30" w:after="30"/>
              <w:ind w:left="30" w:right="30"/>
              <w:rPr>
                <w:rFonts w:ascii="Calibri" w:eastAsia="Times New Roman" w:hAnsi="Calibri" w:cs="Calibri"/>
                <w:sz w:val="16"/>
              </w:rPr>
            </w:pPr>
            <w:hyperlink r:id="rId180"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0B59692B" w14:textId="77777777" w:rsidR="001C3170" w:rsidRPr="00DA305A" w:rsidRDefault="00F13992" w:rsidP="001C3170">
            <w:pPr>
              <w:ind w:left="30" w:right="30"/>
              <w:rPr>
                <w:rFonts w:ascii="Calibri" w:eastAsia="Times New Roman" w:hAnsi="Calibri" w:cs="Calibri"/>
                <w:sz w:val="16"/>
              </w:rPr>
            </w:pPr>
            <w:hyperlink r:id="rId181" w:tgtFrame="_blank" w:history="1">
              <w:r w:rsidRPr="00DA305A">
                <w:rPr>
                  <w:rFonts w:ascii="Calibri" w:eastAsia="Times New Roman" w:hAnsi="Calibri" w:cs="Calibri"/>
                  <w:color w:val="0000FF"/>
                  <w:sz w:val="16"/>
                  <w:u w:val="single"/>
                </w:rPr>
                <w:t>95_C_16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2446E2" w14:textId="77777777" w:rsidR="001C317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 Firmly reject the request on the basis that it violates Abbott’s Anti-corruption Policy.</w:t>
            </w:r>
          </w:p>
        </w:tc>
        <w:tc>
          <w:tcPr>
            <w:tcW w:w="6000" w:type="dxa"/>
          </w:tcPr>
          <w:p w14:paraId="0ABFEF50" w14:textId="77777777" w:rsidR="001C3170" w:rsidRPr="00AD189D" w:rsidRDefault="00F13992" w:rsidP="00040BCF">
            <w:pPr>
              <w:spacing w:before="100" w:beforeAutospacing="1" w:after="100" w:afterAutospacing="1"/>
              <w:ind w:left="30" w:right="30"/>
              <w:rPr>
                <w:rFonts w:ascii="Calibri" w:eastAsia="Times New Roman" w:hAnsi="Calibri" w:cs="Calibri"/>
                <w:lang w:val="pl-PL"/>
                <w:rPrChange w:id="15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[1] Zdecydowane odrzucenie prośby, ponieważ narusza ona Politykę antykorupcyjną Abbott.</w:t>
            </w:r>
          </w:p>
        </w:tc>
      </w:tr>
      <w:tr w:rsidR="00D02B95" w:rsidRPr="00AD189D" w14:paraId="7D3100A8" w14:textId="77777777" w:rsidTr="00040BCF">
        <w:tc>
          <w:tcPr>
            <w:tcW w:w="1353" w:type="dxa"/>
            <w:shd w:val="clear" w:color="auto" w:fill="C1E4F5"/>
            <w:tcMar>
              <w:top w:w="120" w:type="dxa"/>
              <w:left w:w="180" w:type="dxa"/>
              <w:bottom w:w="120" w:type="dxa"/>
              <w:right w:w="180" w:type="dxa"/>
            </w:tcMar>
            <w:hideMark/>
          </w:tcPr>
          <w:p w14:paraId="1237FAF2" w14:textId="77777777" w:rsidR="001C3170" w:rsidRPr="00DA305A" w:rsidRDefault="00F13992" w:rsidP="001C3170">
            <w:pPr>
              <w:spacing w:before="30" w:after="30"/>
              <w:ind w:left="30" w:right="30"/>
              <w:rPr>
                <w:rFonts w:ascii="Calibri" w:eastAsia="Times New Roman" w:hAnsi="Calibri" w:cs="Calibri"/>
                <w:sz w:val="16"/>
              </w:rPr>
            </w:pPr>
            <w:hyperlink r:id="rId182"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08A2DEA8" w14:textId="77777777" w:rsidR="001C3170" w:rsidRPr="00DA305A" w:rsidRDefault="00F13992" w:rsidP="001C3170">
            <w:pPr>
              <w:ind w:left="30" w:right="30"/>
              <w:rPr>
                <w:rFonts w:ascii="Calibri" w:eastAsia="Times New Roman" w:hAnsi="Calibri" w:cs="Calibri"/>
                <w:sz w:val="16"/>
              </w:rPr>
            </w:pPr>
            <w:hyperlink r:id="rId183" w:tgtFrame="_blank" w:history="1">
              <w:r w:rsidRPr="00DA305A">
                <w:rPr>
                  <w:rFonts w:ascii="Calibri" w:eastAsia="Times New Roman" w:hAnsi="Calibri" w:cs="Calibri"/>
                  <w:color w:val="0000FF"/>
                  <w:sz w:val="16"/>
                  <w:u w:val="single"/>
                </w:rPr>
                <w:t>96_C_16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4484AB" w14:textId="77777777" w:rsidR="001C317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[2] Tell the HCP that you will ask your manager.</w:t>
            </w:r>
          </w:p>
        </w:tc>
        <w:tc>
          <w:tcPr>
            <w:tcW w:w="6000" w:type="dxa"/>
          </w:tcPr>
          <w:p w14:paraId="3EA28E11" w14:textId="77777777" w:rsidR="001C3170" w:rsidRPr="00AD189D" w:rsidRDefault="00F13992" w:rsidP="00040BCF">
            <w:pPr>
              <w:spacing w:before="100" w:beforeAutospacing="1" w:after="100" w:afterAutospacing="1"/>
              <w:ind w:left="30" w:right="30"/>
              <w:rPr>
                <w:rFonts w:ascii="Calibri" w:eastAsia="Times New Roman" w:hAnsi="Calibri" w:cs="Calibri"/>
                <w:lang w:val="pl-PL"/>
                <w:rPrChange w:id="15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[2] Poinformowanie HCP, że zapytasz swojego przełożonego.</w:t>
            </w:r>
          </w:p>
        </w:tc>
      </w:tr>
      <w:tr w:rsidR="00D02B95" w:rsidRPr="00AD189D" w14:paraId="144468E9" w14:textId="77777777" w:rsidTr="00040BCF">
        <w:tc>
          <w:tcPr>
            <w:tcW w:w="1353" w:type="dxa"/>
            <w:shd w:val="clear" w:color="auto" w:fill="C1E4F5"/>
            <w:tcMar>
              <w:top w:w="120" w:type="dxa"/>
              <w:left w:w="180" w:type="dxa"/>
              <w:bottom w:w="120" w:type="dxa"/>
              <w:right w:w="180" w:type="dxa"/>
            </w:tcMar>
            <w:hideMark/>
          </w:tcPr>
          <w:p w14:paraId="5BF32F1B" w14:textId="77777777" w:rsidR="001C3170" w:rsidRPr="00DA305A" w:rsidRDefault="00F13992" w:rsidP="001C3170">
            <w:pPr>
              <w:spacing w:before="30" w:after="30"/>
              <w:ind w:left="30" w:right="30"/>
              <w:rPr>
                <w:rFonts w:ascii="Calibri" w:eastAsia="Times New Roman" w:hAnsi="Calibri" w:cs="Calibri"/>
                <w:sz w:val="16"/>
              </w:rPr>
            </w:pPr>
            <w:hyperlink r:id="rId184"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1B63053D" w14:textId="77777777" w:rsidR="001C3170" w:rsidRPr="00DA305A" w:rsidRDefault="00F13992" w:rsidP="001C3170">
            <w:pPr>
              <w:ind w:left="30" w:right="30"/>
              <w:rPr>
                <w:rFonts w:ascii="Calibri" w:eastAsia="Times New Roman" w:hAnsi="Calibri" w:cs="Calibri"/>
                <w:sz w:val="16"/>
              </w:rPr>
            </w:pPr>
            <w:hyperlink r:id="rId185" w:tgtFrame="_blank" w:history="1">
              <w:r w:rsidRPr="00DA305A">
                <w:rPr>
                  <w:rFonts w:ascii="Calibri" w:eastAsia="Times New Roman" w:hAnsi="Calibri" w:cs="Calibri"/>
                  <w:color w:val="0000FF"/>
                  <w:sz w:val="16"/>
                  <w:u w:val="single"/>
                </w:rPr>
                <w:t>97_C_16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CCB440" w14:textId="77777777" w:rsidR="001C317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[3] Agree to the request, as the HCP is a key opinion leader with a lot of influence.</w:t>
            </w:r>
          </w:p>
        </w:tc>
        <w:tc>
          <w:tcPr>
            <w:tcW w:w="6000" w:type="dxa"/>
          </w:tcPr>
          <w:p w14:paraId="082BD2D8" w14:textId="77777777" w:rsidR="001C3170" w:rsidRPr="00AD189D" w:rsidRDefault="00F13992" w:rsidP="00040BCF">
            <w:pPr>
              <w:spacing w:before="100" w:beforeAutospacing="1" w:after="100" w:afterAutospacing="1"/>
              <w:ind w:left="30" w:right="30"/>
              <w:rPr>
                <w:rFonts w:ascii="Calibri" w:eastAsia="Times New Roman" w:hAnsi="Calibri" w:cs="Calibri"/>
                <w:lang w:val="pl-PL"/>
                <w:rPrChange w:id="15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[3] Zgoda na prośbę, ponieważ HCP jest kluczowym opiniodawcą z dużym wpływem.</w:t>
            </w:r>
          </w:p>
        </w:tc>
      </w:tr>
      <w:tr w:rsidR="00D02B95" w:rsidRPr="00DA305A" w14:paraId="108341F5" w14:textId="77777777" w:rsidTr="00040BCF">
        <w:tc>
          <w:tcPr>
            <w:tcW w:w="1353" w:type="dxa"/>
            <w:shd w:val="clear" w:color="auto" w:fill="C1E4F5"/>
            <w:tcMar>
              <w:top w:w="120" w:type="dxa"/>
              <w:left w:w="180" w:type="dxa"/>
              <w:bottom w:w="120" w:type="dxa"/>
              <w:right w:w="180" w:type="dxa"/>
            </w:tcMar>
            <w:hideMark/>
          </w:tcPr>
          <w:p w14:paraId="1F796E37" w14:textId="77777777" w:rsidR="001C3170" w:rsidRPr="00DA305A" w:rsidRDefault="00F13992" w:rsidP="001C3170">
            <w:pPr>
              <w:spacing w:before="30" w:after="30"/>
              <w:ind w:left="30" w:right="30"/>
              <w:rPr>
                <w:rFonts w:ascii="Calibri" w:eastAsia="Times New Roman" w:hAnsi="Calibri" w:cs="Calibri"/>
                <w:sz w:val="16"/>
              </w:rPr>
            </w:pPr>
            <w:hyperlink r:id="rId186" w:tgtFrame="_blank" w:history="1">
              <w:r w:rsidRPr="00DA305A">
                <w:rPr>
                  <w:rFonts w:ascii="Calibri" w:eastAsia="Times New Roman" w:hAnsi="Calibri" w:cs="Calibri"/>
                  <w:color w:val="0000FF"/>
                  <w:sz w:val="16"/>
                  <w:u w:val="single"/>
                </w:rPr>
                <w:t>Screen 15</w:t>
              </w:r>
            </w:hyperlink>
            <w:r w:rsidRPr="00DA305A">
              <w:rPr>
                <w:rFonts w:ascii="Calibri" w:eastAsia="Times New Roman" w:hAnsi="Calibri" w:cs="Calibri"/>
                <w:sz w:val="16"/>
              </w:rPr>
              <w:t xml:space="preserve"> </w:t>
            </w:r>
          </w:p>
          <w:p w14:paraId="1085F6F8" w14:textId="77777777" w:rsidR="001C3170" w:rsidRPr="00DA305A" w:rsidRDefault="00F13992" w:rsidP="001C3170">
            <w:pPr>
              <w:ind w:left="30" w:right="30"/>
              <w:rPr>
                <w:rFonts w:ascii="Calibri" w:eastAsia="Times New Roman" w:hAnsi="Calibri" w:cs="Calibri"/>
                <w:sz w:val="16"/>
              </w:rPr>
            </w:pPr>
            <w:hyperlink r:id="rId187" w:tgtFrame="_blank" w:history="1">
              <w:r w:rsidRPr="00DA305A">
                <w:rPr>
                  <w:rFonts w:ascii="Calibri" w:eastAsia="Times New Roman" w:hAnsi="Calibri" w:cs="Calibri"/>
                  <w:color w:val="0000FF"/>
                  <w:sz w:val="16"/>
                  <w:u w:val="single"/>
                </w:rPr>
                <w:t>98_C_16</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604A67" w14:textId="77777777" w:rsidR="001C317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[4] None of the above.</w:t>
            </w:r>
          </w:p>
          <w:p w14:paraId="4F13481B" w14:textId="77777777" w:rsidR="001C317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Submit</w:t>
            </w:r>
          </w:p>
        </w:tc>
        <w:tc>
          <w:tcPr>
            <w:tcW w:w="6000" w:type="dxa"/>
          </w:tcPr>
          <w:p w14:paraId="31C202DC" w14:textId="77777777" w:rsidR="001C317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[4] Żadne z powyższych</w:t>
            </w:r>
          </w:p>
          <w:p w14:paraId="7AF47D99" w14:textId="77777777" w:rsidR="001C317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Prześlij</w:t>
            </w:r>
          </w:p>
        </w:tc>
      </w:tr>
      <w:tr w:rsidR="00D02B95" w:rsidRPr="00AD189D" w14:paraId="617469D7" w14:textId="77777777" w:rsidTr="00040BCF">
        <w:tc>
          <w:tcPr>
            <w:tcW w:w="1353" w:type="dxa"/>
            <w:shd w:val="clear" w:color="auto" w:fill="C1E4F5"/>
            <w:tcMar>
              <w:top w:w="120" w:type="dxa"/>
              <w:left w:w="180" w:type="dxa"/>
              <w:bottom w:w="120" w:type="dxa"/>
              <w:right w:w="180" w:type="dxa"/>
            </w:tcMar>
            <w:hideMark/>
          </w:tcPr>
          <w:p w14:paraId="168612B9" w14:textId="77777777" w:rsidR="00A551B5" w:rsidRPr="00DA305A" w:rsidRDefault="00F13992" w:rsidP="00A551B5">
            <w:pPr>
              <w:spacing w:before="30" w:after="30"/>
              <w:ind w:left="30" w:right="30"/>
              <w:rPr>
                <w:rFonts w:ascii="Calibri" w:eastAsia="Times New Roman" w:hAnsi="Calibri" w:cs="Calibri"/>
                <w:sz w:val="16"/>
              </w:rPr>
            </w:pPr>
            <w:r w:rsidRPr="00DA305A">
              <w:rPr>
                <w:rFonts w:ascii="Calibri" w:eastAsia="Times New Roman" w:hAnsi="Calibri" w:cs="Calibri"/>
                <w:sz w:val="16"/>
              </w:rPr>
              <w:t>Screen 15</w:t>
            </w:r>
          </w:p>
          <w:p w14:paraId="3088F7F5" w14:textId="77777777" w:rsidR="00A551B5" w:rsidRPr="00DA305A" w:rsidRDefault="00F13992" w:rsidP="00A551B5">
            <w:pPr>
              <w:spacing w:before="100" w:beforeAutospacing="1" w:after="100" w:afterAutospacing="1"/>
              <w:ind w:left="30" w:right="30"/>
              <w:rPr>
                <w:rFonts w:ascii="Calibri" w:eastAsia="Times New Roman" w:hAnsi="Calibri" w:cs="Calibri"/>
                <w:sz w:val="16"/>
              </w:rPr>
            </w:pPr>
            <w:r w:rsidRPr="00DA305A">
              <w:rPr>
                <w:rFonts w:ascii="Calibri" w:eastAsia="Times New Roman" w:hAnsi="Calibri" w:cs="Calibri"/>
                <w:sz w:val="16"/>
              </w:rPr>
              <w:t>Question 10: Feedback</w:t>
            </w:r>
          </w:p>
          <w:p w14:paraId="119D470D" w14:textId="77777777" w:rsidR="00A551B5" w:rsidRPr="00DA305A" w:rsidRDefault="00F13992" w:rsidP="00A551B5">
            <w:pPr>
              <w:ind w:left="30" w:right="30"/>
              <w:rPr>
                <w:rFonts w:ascii="Calibri" w:eastAsia="Times New Roman" w:hAnsi="Calibri" w:cs="Calibri"/>
                <w:sz w:val="16"/>
              </w:rPr>
            </w:pPr>
            <w:r w:rsidRPr="00DA305A">
              <w:rPr>
                <w:rFonts w:ascii="Calibri" w:eastAsia="Times New Roman" w:hAnsi="Calibri" w:cs="Calibri"/>
                <w:sz w:val="16"/>
              </w:rPr>
              <w:t>99_C_16</w:t>
            </w:r>
          </w:p>
        </w:tc>
        <w:tc>
          <w:tcPr>
            <w:tcW w:w="6000" w:type="dxa"/>
            <w:tcMar>
              <w:top w:w="120" w:type="dxa"/>
              <w:left w:w="180" w:type="dxa"/>
              <w:bottom w:w="120" w:type="dxa"/>
              <w:right w:w="180" w:type="dxa"/>
            </w:tcMar>
            <w:hideMark/>
          </w:tcPr>
          <w:p w14:paraId="59BB776B" w14:textId="77777777" w:rsidR="00A551B5"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 do not offer or provide anything of value to gain a business advantage, directly or indirectly, in line with anti-bribery principles.</w:t>
            </w:r>
          </w:p>
        </w:tc>
        <w:tc>
          <w:tcPr>
            <w:tcW w:w="6000" w:type="dxa"/>
          </w:tcPr>
          <w:p w14:paraId="07E11878" w14:textId="77777777" w:rsidR="00A551B5" w:rsidRPr="00AD189D" w:rsidRDefault="00F13992" w:rsidP="00040BCF">
            <w:pPr>
              <w:spacing w:before="100" w:beforeAutospacing="1" w:after="100" w:afterAutospacing="1"/>
              <w:ind w:left="30" w:right="30"/>
              <w:rPr>
                <w:rFonts w:ascii="Calibri" w:eastAsia="Times New Roman" w:hAnsi="Calibri" w:cs="Calibri"/>
                <w:lang w:val="pl-PL"/>
                <w:rPrChange w:id="15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Nie oferujemy ani nie zapewniamy żadnych korzyści majątkowych w celu uzyskania przewagi biznesowej, bezpośrednio lub pośrednio, zgodnie z zasadami przeciwdziałania korupcji.</w:t>
            </w:r>
          </w:p>
        </w:tc>
      </w:tr>
      <w:tr w:rsidR="00D02B95" w:rsidRPr="00AD189D" w14:paraId="795155EE" w14:textId="77777777" w:rsidTr="00040BCF">
        <w:tc>
          <w:tcPr>
            <w:tcW w:w="1353" w:type="dxa"/>
            <w:shd w:val="clear" w:color="auto" w:fill="C1E4F5"/>
            <w:tcMar>
              <w:top w:w="120" w:type="dxa"/>
              <w:left w:w="180" w:type="dxa"/>
              <w:bottom w:w="120" w:type="dxa"/>
              <w:right w:w="180" w:type="dxa"/>
            </w:tcMar>
            <w:hideMark/>
          </w:tcPr>
          <w:p w14:paraId="4A0D4A6D" w14:textId="77777777" w:rsidR="003C2A50" w:rsidRPr="00DA305A" w:rsidRDefault="00F13992" w:rsidP="003C2A50">
            <w:pPr>
              <w:spacing w:before="30" w:after="30"/>
              <w:ind w:left="30" w:right="30"/>
              <w:rPr>
                <w:rFonts w:ascii="Calibri" w:eastAsia="Times New Roman" w:hAnsi="Calibri" w:cs="Calibri"/>
                <w:sz w:val="16"/>
              </w:rPr>
            </w:pPr>
            <w:hyperlink r:id="rId188" w:tgtFrame="_blank" w:history="1">
              <w:r w:rsidRPr="00DA305A">
                <w:rPr>
                  <w:rFonts w:ascii="Calibri" w:eastAsia="Times New Roman" w:hAnsi="Calibri" w:cs="Calibri"/>
                  <w:color w:val="0000FF"/>
                  <w:sz w:val="16"/>
                  <w:u w:val="single"/>
                </w:rPr>
                <w:t>Screen 16</w:t>
              </w:r>
            </w:hyperlink>
            <w:r w:rsidRPr="00DA305A">
              <w:rPr>
                <w:rFonts w:ascii="Calibri" w:eastAsia="Times New Roman" w:hAnsi="Calibri" w:cs="Calibri"/>
                <w:sz w:val="16"/>
              </w:rPr>
              <w:t xml:space="preserve"> </w:t>
            </w:r>
          </w:p>
          <w:p w14:paraId="7AED11F5" w14:textId="77777777" w:rsidR="003C2A50" w:rsidRPr="00DA305A" w:rsidRDefault="00F13992" w:rsidP="003C2A50">
            <w:pPr>
              <w:ind w:left="30" w:right="30"/>
              <w:rPr>
                <w:rFonts w:ascii="Calibri" w:eastAsia="Times New Roman" w:hAnsi="Calibri" w:cs="Calibri"/>
                <w:sz w:val="16"/>
              </w:rPr>
            </w:pPr>
            <w:hyperlink r:id="rId189" w:tgtFrame="_blank" w:history="1">
              <w:r w:rsidRPr="00DA305A">
                <w:rPr>
                  <w:rFonts w:ascii="Calibri" w:eastAsia="Times New Roman" w:hAnsi="Calibri" w:cs="Calibri"/>
                  <w:color w:val="0000FF"/>
                  <w:sz w:val="16"/>
                  <w:u w:val="single"/>
                </w:rPr>
                <w:t>100_C_17</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D6E674" w14:textId="77777777" w:rsidR="003C2A5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No results are available, as you have not completed the Knowledge Check.</w:t>
            </w:r>
          </w:p>
          <w:p w14:paraId="1653D320" w14:textId="77777777" w:rsidR="003C2A5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Congratulations! You have successfully passed the Knowledge Check.</w:t>
            </w:r>
          </w:p>
          <w:p w14:paraId="28D72428" w14:textId="77777777" w:rsidR="003C2A5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Please review your results below by clicking on each question.</w:t>
            </w:r>
          </w:p>
          <w:p w14:paraId="6092C87A" w14:textId="77777777" w:rsidR="003C2A5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lastRenderedPageBreak/>
              <w:t>Once you’re done, click the forward arrow to take a short survey.</w:t>
            </w:r>
          </w:p>
          <w:p w14:paraId="7A21E821" w14:textId="77777777" w:rsidR="003C2A5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Sorry, you did not pass the Knowledge Check. Take a few minutes to review your results below by clicking on each question.</w:t>
            </w:r>
          </w:p>
          <w:p w14:paraId="01D324D7" w14:textId="77777777" w:rsidR="003C2A5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When you are done, click the Retake button.</w:t>
            </w:r>
          </w:p>
        </w:tc>
        <w:tc>
          <w:tcPr>
            <w:tcW w:w="6000" w:type="dxa"/>
          </w:tcPr>
          <w:p w14:paraId="1C39007C" w14:textId="77777777" w:rsidR="003C2A50" w:rsidRPr="00AD189D" w:rsidRDefault="00F13992" w:rsidP="00040BCF">
            <w:pPr>
              <w:spacing w:before="100" w:beforeAutospacing="1" w:after="100" w:afterAutospacing="1"/>
              <w:ind w:left="30" w:right="30"/>
              <w:rPr>
                <w:rFonts w:ascii="Calibri" w:eastAsia="Times New Roman" w:hAnsi="Calibri" w:cs="Calibri"/>
                <w:lang w:val="pl-PL"/>
                <w:rPrChange w:id="15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Brak dostępnych wyników ze względu na nieukończenie Sprawdzianu wiedzy.</w:t>
            </w:r>
          </w:p>
          <w:p w14:paraId="51D44740" w14:textId="77777777" w:rsidR="003C2A50" w:rsidRPr="00AD189D" w:rsidRDefault="00F13992" w:rsidP="00040BCF">
            <w:pPr>
              <w:spacing w:before="100" w:beforeAutospacing="1" w:after="100" w:afterAutospacing="1"/>
              <w:ind w:left="30" w:right="30"/>
              <w:rPr>
                <w:rFonts w:ascii="Calibri" w:eastAsia="Times New Roman" w:hAnsi="Calibri" w:cs="Calibri"/>
                <w:lang w:val="pl-PL"/>
                <w:rPrChange w:id="15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Gratulacje! Sprawdzian wiedzy został zaliczony.</w:t>
            </w:r>
          </w:p>
          <w:p w14:paraId="57BE478D" w14:textId="77777777" w:rsidR="003C2A50" w:rsidRPr="00AD189D" w:rsidRDefault="00F13992" w:rsidP="00040BCF">
            <w:pPr>
              <w:spacing w:before="100" w:beforeAutospacing="1" w:after="100" w:afterAutospacing="1"/>
              <w:ind w:left="30" w:right="30"/>
              <w:rPr>
                <w:rFonts w:ascii="Calibri" w:eastAsia="Times New Roman" w:hAnsi="Calibri" w:cs="Calibri"/>
                <w:lang w:val="pl-PL"/>
                <w:rPrChange w:id="15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Aby sprawdzić swoje wyniki, kliknij każde pytanie poniżej.</w:t>
            </w:r>
          </w:p>
          <w:p w14:paraId="39CBDC3E" w14:textId="77777777" w:rsidR="003C2A50" w:rsidRPr="00AD189D" w:rsidRDefault="00F13992" w:rsidP="00040BCF">
            <w:pPr>
              <w:spacing w:before="100" w:beforeAutospacing="1" w:after="100" w:afterAutospacing="1"/>
              <w:ind w:left="30" w:right="30"/>
              <w:rPr>
                <w:rFonts w:ascii="Calibri" w:eastAsia="Times New Roman" w:hAnsi="Calibri" w:cs="Calibri"/>
                <w:lang w:val="pl-PL"/>
                <w:rPrChange w:id="16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Po zakończeniu kliknij strzałkę w prawo, aby wypełnić krótką ankietę.</w:t>
            </w:r>
          </w:p>
          <w:p w14:paraId="5CCCFF34" w14:textId="77777777" w:rsidR="003C2A5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Niestety, Sprawdzian wiedzy nie został zaliczony. Przeznacz kilka minut, by przejrzeć swoje wyniki, klikając poszczególne pytania.</w:t>
            </w:r>
          </w:p>
          <w:p w14:paraId="3F674F13" w14:textId="77777777" w:rsidR="003C2A50"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Po przejrzeniu wyników kliknij przycisk ponowienia sprawdzianu.</w:t>
            </w:r>
          </w:p>
        </w:tc>
      </w:tr>
      <w:tr w:rsidR="00D02B95" w:rsidRPr="00AD189D" w14:paraId="27633488" w14:textId="77777777" w:rsidTr="00040BCF">
        <w:tc>
          <w:tcPr>
            <w:tcW w:w="1353" w:type="dxa"/>
            <w:shd w:val="clear" w:color="auto" w:fill="C1E4F5"/>
            <w:tcMar>
              <w:top w:w="120" w:type="dxa"/>
              <w:left w:w="180" w:type="dxa"/>
              <w:bottom w:w="120" w:type="dxa"/>
              <w:right w:w="180" w:type="dxa"/>
            </w:tcMar>
            <w:hideMark/>
          </w:tcPr>
          <w:p w14:paraId="405A76FC" w14:textId="77777777" w:rsidR="003C2A50" w:rsidRPr="00DA305A" w:rsidRDefault="00F13992" w:rsidP="003C2A50">
            <w:pPr>
              <w:spacing w:before="30" w:after="30"/>
              <w:ind w:left="30" w:right="30"/>
              <w:rPr>
                <w:rFonts w:ascii="Calibri" w:eastAsia="Times New Roman" w:hAnsi="Calibri" w:cs="Calibri"/>
                <w:sz w:val="16"/>
              </w:rPr>
            </w:pPr>
            <w:hyperlink r:id="rId190" w:tgtFrame="_blank" w:history="1">
              <w:r w:rsidRPr="00DA305A">
                <w:rPr>
                  <w:rFonts w:ascii="Calibri" w:eastAsia="Times New Roman" w:hAnsi="Calibri" w:cs="Calibri"/>
                  <w:color w:val="0000FF"/>
                  <w:sz w:val="16"/>
                  <w:u w:val="single"/>
                </w:rPr>
                <w:t>Screen 17</w:t>
              </w:r>
            </w:hyperlink>
            <w:r w:rsidRPr="00DA305A">
              <w:rPr>
                <w:rFonts w:ascii="Calibri" w:eastAsia="Times New Roman" w:hAnsi="Calibri" w:cs="Calibri"/>
                <w:sz w:val="16"/>
              </w:rPr>
              <w:t xml:space="preserve"> </w:t>
            </w:r>
          </w:p>
          <w:p w14:paraId="69936E32" w14:textId="77777777" w:rsidR="003C2A50" w:rsidRPr="00DA305A" w:rsidRDefault="00F13992" w:rsidP="003C2A50">
            <w:pPr>
              <w:ind w:left="30" w:right="30"/>
              <w:rPr>
                <w:rFonts w:ascii="Calibri" w:eastAsia="Times New Roman" w:hAnsi="Calibri" w:cs="Calibri"/>
                <w:sz w:val="16"/>
              </w:rPr>
            </w:pPr>
            <w:hyperlink r:id="rId191" w:tgtFrame="_blank" w:history="1">
              <w:r w:rsidRPr="00DA305A">
                <w:rPr>
                  <w:rFonts w:ascii="Calibri" w:eastAsia="Times New Roman" w:hAnsi="Calibri" w:cs="Calibri"/>
                  <w:color w:val="0000FF"/>
                  <w:sz w:val="16"/>
                  <w:u w:val="single"/>
                </w:rPr>
                <w:t>104_C_199</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F76D66" w14:textId="77777777" w:rsidR="003C2A5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[3] As a result of this session, I have a better understanding of Abbott's Code of Business Conduct.</w:t>
            </w:r>
          </w:p>
          <w:p w14:paraId="4A2CB7D9" w14:textId="77777777" w:rsidR="003C2A5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Strongly Disagree</w:t>
            </w:r>
          </w:p>
          <w:p w14:paraId="3095D8D9" w14:textId="77777777" w:rsidR="003C2A5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Disagree</w:t>
            </w:r>
          </w:p>
          <w:p w14:paraId="7FACCE93" w14:textId="77777777" w:rsidR="003C2A5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Neutral</w:t>
            </w:r>
          </w:p>
          <w:p w14:paraId="237DE420" w14:textId="77777777" w:rsidR="003C2A5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Agree</w:t>
            </w:r>
          </w:p>
          <w:p w14:paraId="2FA569E1" w14:textId="77777777" w:rsidR="003C2A50"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Strongly Agree</w:t>
            </w:r>
          </w:p>
        </w:tc>
        <w:tc>
          <w:tcPr>
            <w:tcW w:w="6000" w:type="dxa"/>
          </w:tcPr>
          <w:p w14:paraId="77DBB6CD" w14:textId="77777777" w:rsidR="006F1CE1" w:rsidRPr="00AD189D" w:rsidRDefault="00F13992" w:rsidP="00040BCF">
            <w:pPr>
              <w:spacing w:before="100" w:beforeAutospacing="1" w:after="100" w:afterAutospacing="1"/>
              <w:ind w:left="30" w:right="30"/>
              <w:rPr>
                <w:rFonts w:ascii="Calibri" w:eastAsia="Times New Roman" w:hAnsi="Calibri" w:cs="Calibri"/>
                <w:lang w:val="pl-PL"/>
                <w:rPrChange w:id="16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[3] Po tej sesji lepiej rozumiem Kodeks Postępowania w Biznesie firmy Abbott.</w:t>
            </w:r>
          </w:p>
          <w:p w14:paraId="4300BD0D" w14:textId="77777777" w:rsidR="006F1CE1" w:rsidRPr="00AD189D" w:rsidRDefault="00F13992" w:rsidP="00040BCF">
            <w:pPr>
              <w:spacing w:before="100" w:beforeAutospacing="1" w:after="100" w:afterAutospacing="1"/>
              <w:ind w:left="30" w:right="30"/>
              <w:rPr>
                <w:rFonts w:ascii="Calibri" w:eastAsia="Times New Roman" w:hAnsi="Calibri" w:cs="Calibri"/>
                <w:lang w:val="pl-PL"/>
                <w:rPrChange w:id="16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Zdecydowanie się nie zgadzam</w:t>
            </w:r>
          </w:p>
          <w:p w14:paraId="0E6168D4" w14:textId="77777777" w:rsidR="006F1CE1" w:rsidRPr="00AD189D" w:rsidRDefault="00F13992" w:rsidP="00040BCF">
            <w:pPr>
              <w:spacing w:before="100" w:beforeAutospacing="1" w:after="100" w:afterAutospacing="1"/>
              <w:ind w:left="30" w:right="30"/>
              <w:rPr>
                <w:rFonts w:ascii="Calibri" w:eastAsia="Times New Roman" w:hAnsi="Calibri" w:cs="Calibri"/>
                <w:lang w:val="pl-PL"/>
                <w:rPrChange w:id="16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Nie zgadzam się</w:t>
            </w:r>
          </w:p>
          <w:p w14:paraId="49FF3CF8" w14:textId="77777777" w:rsidR="006F1CE1" w:rsidRPr="00AD189D" w:rsidRDefault="00F13992" w:rsidP="00040BCF">
            <w:pPr>
              <w:spacing w:before="100" w:beforeAutospacing="1" w:after="100" w:afterAutospacing="1"/>
              <w:ind w:left="30" w:right="30"/>
              <w:rPr>
                <w:rFonts w:ascii="Calibri" w:eastAsia="Times New Roman" w:hAnsi="Calibri" w:cs="Calibri"/>
                <w:lang w:val="pl-PL"/>
                <w:rPrChange w:id="16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Trudno powiedzieć</w:t>
            </w:r>
          </w:p>
          <w:p w14:paraId="5FD2D986" w14:textId="77777777" w:rsidR="006F1CE1" w:rsidRPr="00AD189D" w:rsidRDefault="00F13992" w:rsidP="00040BCF">
            <w:pPr>
              <w:spacing w:before="100" w:beforeAutospacing="1" w:after="100" w:afterAutospacing="1"/>
              <w:ind w:left="30" w:right="30"/>
              <w:rPr>
                <w:rFonts w:ascii="Calibri" w:eastAsia="Times New Roman" w:hAnsi="Calibri" w:cs="Calibri"/>
                <w:lang w:val="pl-PL"/>
                <w:rPrChange w:id="16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Zgadzam się</w:t>
            </w:r>
          </w:p>
          <w:p w14:paraId="36EFC4F1" w14:textId="77777777" w:rsidR="003C2A50" w:rsidRPr="00AD189D" w:rsidRDefault="00F13992" w:rsidP="00040BCF">
            <w:pPr>
              <w:spacing w:before="100" w:beforeAutospacing="1" w:after="100" w:afterAutospacing="1"/>
              <w:ind w:left="30" w:right="30"/>
              <w:rPr>
                <w:rFonts w:ascii="Calibri" w:eastAsia="Times New Roman" w:hAnsi="Calibri" w:cs="Calibri"/>
                <w:lang w:val="pl-PL"/>
                <w:rPrChange w:id="16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Zdecydowanie się zgadzam</w:t>
            </w:r>
          </w:p>
        </w:tc>
      </w:tr>
      <w:tr w:rsidR="00D02B95" w:rsidRPr="00DA305A" w14:paraId="0ABC732C" w14:textId="77777777" w:rsidTr="00040BCF">
        <w:tc>
          <w:tcPr>
            <w:tcW w:w="1353" w:type="dxa"/>
            <w:shd w:val="clear" w:color="auto" w:fill="C1E4F5"/>
            <w:tcMar>
              <w:top w:w="120" w:type="dxa"/>
              <w:left w:w="180" w:type="dxa"/>
              <w:bottom w:w="120" w:type="dxa"/>
              <w:right w:w="180" w:type="dxa"/>
            </w:tcMar>
            <w:hideMark/>
          </w:tcPr>
          <w:p w14:paraId="23E31D39" w14:textId="77777777" w:rsidR="00764DBF" w:rsidRPr="00DA305A" w:rsidRDefault="00F13992" w:rsidP="00764DBF">
            <w:pPr>
              <w:spacing w:before="30" w:after="30"/>
              <w:ind w:left="30" w:right="30"/>
              <w:rPr>
                <w:rFonts w:ascii="Calibri" w:eastAsia="Times New Roman" w:hAnsi="Calibri" w:cs="Calibri"/>
                <w:sz w:val="16"/>
              </w:rPr>
            </w:pPr>
            <w:hyperlink r:id="rId192" w:tgtFrame="_blank" w:history="1">
              <w:r w:rsidRPr="00DA305A">
                <w:rPr>
                  <w:rFonts w:ascii="Calibri" w:eastAsia="Times New Roman" w:hAnsi="Calibri" w:cs="Calibri"/>
                  <w:color w:val="0000FF"/>
                  <w:sz w:val="16"/>
                  <w:u w:val="single"/>
                </w:rPr>
                <w:t>Screen 18</w:t>
              </w:r>
            </w:hyperlink>
            <w:r w:rsidRPr="00DA305A">
              <w:rPr>
                <w:rFonts w:ascii="Calibri" w:eastAsia="Times New Roman" w:hAnsi="Calibri" w:cs="Calibri"/>
                <w:sz w:val="16"/>
              </w:rPr>
              <w:t xml:space="preserve"> </w:t>
            </w:r>
          </w:p>
          <w:p w14:paraId="5AE4E90D" w14:textId="77777777" w:rsidR="00764DBF" w:rsidRPr="00DA305A" w:rsidRDefault="00F13992" w:rsidP="00764DBF">
            <w:pPr>
              <w:ind w:left="30" w:right="30"/>
              <w:rPr>
                <w:rFonts w:ascii="Calibri" w:eastAsia="Times New Roman" w:hAnsi="Calibri" w:cs="Calibri"/>
                <w:sz w:val="16"/>
              </w:rPr>
            </w:pPr>
            <w:hyperlink r:id="rId193" w:tgtFrame="_blank" w:history="1">
              <w:r w:rsidRPr="00DA305A">
                <w:rPr>
                  <w:rFonts w:ascii="Calibri" w:eastAsia="Times New Roman" w:hAnsi="Calibri" w:cs="Calibri"/>
                  <w:color w:val="0000FF"/>
                  <w:sz w:val="16"/>
                  <w:u w:val="single"/>
                </w:rPr>
                <w:t>107_C_200</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CD6D4B"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Where to go for Support</w:t>
            </w:r>
          </w:p>
        </w:tc>
        <w:tc>
          <w:tcPr>
            <w:tcW w:w="6000" w:type="dxa"/>
          </w:tcPr>
          <w:p w14:paraId="55E69A5B"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Gdzie szukać pomocy</w:t>
            </w:r>
          </w:p>
        </w:tc>
      </w:tr>
      <w:tr w:rsidR="00D02B95" w:rsidRPr="00AD189D" w14:paraId="6E5D6FA0" w14:textId="77777777" w:rsidTr="00040BCF">
        <w:tc>
          <w:tcPr>
            <w:tcW w:w="1353" w:type="dxa"/>
            <w:shd w:val="clear" w:color="auto" w:fill="C1E4F5"/>
            <w:tcMar>
              <w:top w:w="120" w:type="dxa"/>
              <w:left w:w="180" w:type="dxa"/>
              <w:bottom w:w="120" w:type="dxa"/>
              <w:right w:w="180" w:type="dxa"/>
            </w:tcMar>
            <w:hideMark/>
          </w:tcPr>
          <w:p w14:paraId="7A9B17DA" w14:textId="77777777" w:rsidR="00764DBF" w:rsidRPr="00DA305A" w:rsidRDefault="00F13992" w:rsidP="00764DBF">
            <w:pPr>
              <w:spacing w:before="30" w:after="30"/>
              <w:ind w:left="30" w:right="30"/>
              <w:rPr>
                <w:rFonts w:ascii="Calibri" w:eastAsia="Times New Roman" w:hAnsi="Calibri" w:cs="Calibri"/>
                <w:sz w:val="16"/>
              </w:rPr>
            </w:pPr>
            <w:hyperlink r:id="rId194" w:tgtFrame="_blank" w:history="1">
              <w:r w:rsidRPr="00DA305A">
                <w:rPr>
                  <w:rFonts w:ascii="Calibri" w:eastAsia="Times New Roman" w:hAnsi="Calibri" w:cs="Calibri"/>
                  <w:color w:val="0000FF"/>
                  <w:sz w:val="16"/>
                  <w:u w:val="single"/>
                </w:rPr>
                <w:t>Screen 18</w:t>
              </w:r>
            </w:hyperlink>
            <w:r w:rsidRPr="00DA305A">
              <w:rPr>
                <w:rFonts w:ascii="Calibri" w:eastAsia="Times New Roman" w:hAnsi="Calibri" w:cs="Calibri"/>
                <w:sz w:val="16"/>
              </w:rPr>
              <w:t xml:space="preserve"> </w:t>
            </w:r>
          </w:p>
          <w:p w14:paraId="2AEF013B" w14:textId="77777777" w:rsidR="00764DBF" w:rsidRPr="00DA305A" w:rsidRDefault="00F13992" w:rsidP="00764DBF">
            <w:pPr>
              <w:ind w:left="30" w:right="30"/>
              <w:rPr>
                <w:rFonts w:ascii="Calibri" w:eastAsia="Times New Roman" w:hAnsi="Calibri" w:cs="Calibri"/>
                <w:sz w:val="16"/>
              </w:rPr>
            </w:pPr>
            <w:hyperlink r:id="rId195" w:tgtFrame="_blank" w:history="1">
              <w:r w:rsidRPr="00DA305A">
                <w:rPr>
                  <w:rFonts w:ascii="Calibri" w:eastAsia="Times New Roman" w:hAnsi="Calibri" w:cs="Calibri"/>
                  <w:color w:val="0000FF"/>
                  <w:sz w:val="16"/>
                  <w:u w:val="single"/>
                </w:rPr>
                <w:t>108_C_200</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0EF1CD"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Manager</w:t>
            </w:r>
          </w:p>
          <w:p w14:paraId="0E5F1640"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If you have questions about your interactions with those outside of Abbott, the best place to start is with your manager</w:t>
            </w:r>
          </w:p>
        </w:tc>
        <w:tc>
          <w:tcPr>
            <w:tcW w:w="6000" w:type="dxa"/>
          </w:tcPr>
          <w:p w14:paraId="70E54161" w14:textId="77777777" w:rsidR="00764DBF" w:rsidRPr="00AD189D" w:rsidRDefault="00F13992" w:rsidP="00040BCF">
            <w:pPr>
              <w:spacing w:before="100" w:beforeAutospacing="1" w:after="100" w:afterAutospacing="1"/>
              <w:ind w:left="30" w:right="30"/>
              <w:rPr>
                <w:rFonts w:ascii="Calibri" w:eastAsia="Times New Roman" w:hAnsi="Calibri" w:cs="Calibri"/>
                <w:lang w:val="pl-PL"/>
                <w:rPrChange w:id="16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Kierownik</w:t>
            </w:r>
          </w:p>
          <w:p w14:paraId="260A25EB" w14:textId="77777777" w:rsidR="00764DBF" w:rsidRPr="00AD189D" w:rsidRDefault="00F13992" w:rsidP="00040BCF">
            <w:pPr>
              <w:spacing w:before="100" w:beforeAutospacing="1" w:after="100" w:afterAutospacing="1"/>
              <w:ind w:left="30" w:right="30"/>
              <w:rPr>
                <w:rFonts w:ascii="Calibri" w:eastAsia="Times New Roman" w:hAnsi="Calibri" w:cs="Calibri"/>
                <w:lang w:val="pl-PL"/>
                <w:rPrChange w:id="16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Jeśli masz pytania dotyczące Twoich interakcji z osobami spoza Abbott, najlepiej zwróć się najpierw do swojego kierownika.</w:t>
            </w:r>
          </w:p>
        </w:tc>
      </w:tr>
      <w:tr w:rsidR="00D02B95" w:rsidRPr="00AD189D" w14:paraId="371FFCBB" w14:textId="77777777" w:rsidTr="00040BCF">
        <w:tc>
          <w:tcPr>
            <w:tcW w:w="1353" w:type="dxa"/>
            <w:shd w:val="clear" w:color="auto" w:fill="C1E4F5"/>
            <w:tcMar>
              <w:top w:w="120" w:type="dxa"/>
              <w:left w:w="180" w:type="dxa"/>
              <w:bottom w:w="120" w:type="dxa"/>
              <w:right w:w="180" w:type="dxa"/>
            </w:tcMar>
            <w:hideMark/>
          </w:tcPr>
          <w:p w14:paraId="1190435D" w14:textId="77777777" w:rsidR="00764DBF" w:rsidRPr="00DA305A" w:rsidRDefault="00F13992" w:rsidP="00764DBF">
            <w:pPr>
              <w:spacing w:before="30" w:after="30"/>
              <w:ind w:left="30" w:right="30"/>
              <w:rPr>
                <w:rFonts w:ascii="Calibri" w:eastAsia="Times New Roman" w:hAnsi="Calibri" w:cs="Calibri"/>
                <w:sz w:val="16"/>
              </w:rPr>
            </w:pPr>
            <w:hyperlink r:id="rId196" w:tgtFrame="_blank" w:history="1">
              <w:r w:rsidRPr="00DA305A">
                <w:rPr>
                  <w:rFonts w:ascii="Calibri" w:eastAsia="Times New Roman" w:hAnsi="Calibri" w:cs="Calibri"/>
                  <w:color w:val="0000FF"/>
                  <w:sz w:val="16"/>
                  <w:u w:val="single"/>
                </w:rPr>
                <w:t>Screen 18</w:t>
              </w:r>
            </w:hyperlink>
            <w:r w:rsidRPr="00DA305A">
              <w:rPr>
                <w:rFonts w:ascii="Calibri" w:eastAsia="Times New Roman" w:hAnsi="Calibri" w:cs="Calibri"/>
                <w:sz w:val="16"/>
              </w:rPr>
              <w:t xml:space="preserve"> </w:t>
            </w:r>
          </w:p>
          <w:p w14:paraId="66751289" w14:textId="77777777" w:rsidR="00764DBF" w:rsidRPr="00DA305A" w:rsidRDefault="00F13992" w:rsidP="00764DBF">
            <w:pPr>
              <w:ind w:left="30" w:right="30"/>
              <w:rPr>
                <w:rFonts w:ascii="Calibri" w:eastAsia="Times New Roman" w:hAnsi="Calibri" w:cs="Calibri"/>
                <w:sz w:val="16"/>
              </w:rPr>
            </w:pPr>
            <w:hyperlink r:id="rId197" w:tgtFrame="_blank" w:history="1">
              <w:r w:rsidRPr="00DA305A">
                <w:rPr>
                  <w:rFonts w:ascii="Calibri" w:eastAsia="Times New Roman" w:hAnsi="Calibri" w:cs="Calibri"/>
                  <w:color w:val="0000FF"/>
                  <w:sz w:val="16"/>
                  <w:u w:val="single"/>
                </w:rPr>
                <w:t>109_C_200</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55041C"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Written Standards</w:t>
            </w:r>
          </w:p>
          <w:p w14:paraId="3C8B870E" w14:textId="77777777" w:rsidR="00764DBF" w:rsidRPr="00DA305A" w:rsidRDefault="00F13992" w:rsidP="00040BCF">
            <w:pPr>
              <w:numPr>
                <w:ilvl w:val="0"/>
                <w:numId w:val="4"/>
              </w:numPr>
              <w:spacing w:before="100" w:beforeAutospacing="1" w:after="100" w:afterAutospacing="1"/>
              <w:ind w:left="750" w:right="30"/>
              <w:rPr>
                <w:rFonts w:ascii="Calibri" w:eastAsia="Times New Roman" w:hAnsi="Calibri" w:cs="Calibri"/>
              </w:rPr>
            </w:pPr>
            <w:r w:rsidRPr="00DA305A">
              <w:rPr>
                <w:rFonts w:ascii="Calibri" w:eastAsia="Times New Roman" w:hAnsi="Calibri" w:cs="Calibri"/>
              </w:rPr>
              <w:t xml:space="preserve">For our company’s fundamental set of expectations about interactions with others, consult our </w:t>
            </w:r>
            <w:hyperlink r:id="rId198" w:tgtFrame="_blank" w:history="1">
              <w:r w:rsidRPr="00DA305A">
                <w:rPr>
                  <w:rFonts w:ascii="Calibri" w:eastAsia="Times New Roman" w:hAnsi="Calibri" w:cs="Calibri"/>
                  <w:color w:val="0000FF"/>
                  <w:u w:val="single"/>
                </w:rPr>
                <w:t>Code of Business Conduct</w:t>
              </w:r>
            </w:hyperlink>
            <w:r w:rsidRPr="00DA305A">
              <w:rPr>
                <w:rFonts w:ascii="Calibri" w:eastAsia="Times New Roman" w:hAnsi="Calibri" w:cs="Calibri"/>
              </w:rPr>
              <w:t>.</w:t>
            </w:r>
          </w:p>
          <w:p w14:paraId="4FC8F89B" w14:textId="77777777" w:rsidR="00764DBF" w:rsidRPr="00DA305A" w:rsidRDefault="00F13992" w:rsidP="00040BCF">
            <w:pPr>
              <w:numPr>
                <w:ilvl w:val="0"/>
                <w:numId w:val="4"/>
              </w:numPr>
              <w:spacing w:before="100" w:beforeAutospacing="1" w:after="100" w:afterAutospacing="1"/>
              <w:ind w:left="750" w:right="30"/>
              <w:rPr>
                <w:rFonts w:ascii="Calibri" w:eastAsia="Times New Roman" w:hAnsi="Calibri" w:cs="Calibri"/>
              </w:rPr>
            </w:pPr>
            <w:r w:rsidRPr="00DA305A">
              <w:rPr>
                <w:rFonts w:ascii="Calibri" w:eastAsia="Times New Roman" w:hAnsi="Calibri" w:cs="Calibri"/>
              </w:rPr>
              <w:t xml:space="preserve">For our corporate policies and procedures applicable companywide, visit the </w:t>
            </w:r>
            <w:hyperlink r:id="rId199" w:tgtFrame="_blank" w:history="1">
              <w:r w:rsidRPr="00DA305A">
                <w:rPr>
                  <w:rFonts w:ascii="Calibri" w:eastAsia="Times New Roman" w:hAnsi="Calibri" w:cs="Calibri"/>
                  <w:color w:val="0000FF"/>
                  <w:u w:val="single"/>
                </w:rPr>
                <w:t>Global Policy Portal.</w:t>
              </w:r>
            </w:hyperlink>
          </w:p>
        </w:tc>
        <w:tc>
          <w:tcPr>
            <w:tcW w:w="6000" w:type="dxa"/>
          </w:tcPr>
          <w:p w14:paraId="6BF627F3"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Pisemne standardy</w:t>
            </w:r>
          </w:p>
          <w:p w14:paraId="5D6786B8" w14:textId="77777777" w:rsidR="00AF4AEE" w:rsidRPr="00AD189D" w:rsidRDefault="00F13992" w:rsidP="00040BCF">
            <w:pPr>
              <w:numPr>
                <w:ilvl w:val="0"/>
                <w:numId w:val="4"/>
              </w:numPr>
              <w:spacing w:before="100" w:beforeAutospacing="1" w:after="100" w:afterAutospacing="1"/>
              <w:ind w:left="750" w:right="30"/>
              <w:rPr>
                <w:rFonts w:ascii="Calibri" w:eastAsia="Times New Roman" w:hAnsi="Calibri" w:cs="Calibri"/>
                <w:lang w:val="pl-PL"/>
                <w:rPrChange w:id="16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 xml:space="preserve">Aby zapoznać się z podstawowym zestawem oczekiwań dotyczących interakcji z osobami spoza firmy, przejrzyj </w:t>
            </w:r>
            <w:r w:rsidRPr="00DA305A">
              <w:fldChar w:fldCharType="begin"/>
            </w:r>
            <w:r w:rsidRPr="00AD189D">
              <w:rPr>
                <w:lang w:val="pl-PL"/>
                <w:rPrChange w:id="170" w:author="Mastalerz, Piotr" w:date="2025-12-16T10:32:00Z" w16du:dateUtc="2025-12-16T09:32:00Z">
                  <w:rPr/>
                </w:rPrChange>
              </w:rPr>
              <w:instrText xml:space="preserve"> HYPERLINK "http://www.abbott.com/investors/governance/code-of-business-conduct.html" \t "_blank" </w:instrText>
            </w:r>
            <w:r w:rsidRPr="00DA305A">
              <w:fldChar w:fldCharType="separate"/>
            </w:r>
            <w:r w:rsidRPr="00DA305A">
              <w:rPr>
                <w:rFonts w:ascii="Calibri" w:eastAsia="Calibri" w:hAnsi="Calibri" w:cs="Calibri"/>
                <w:color w:val="0000FF"/>
                <w:u w:val="single"/>
                <w:lang w:val="pl-PL"/>
              </w:rPr>
              <w:t>Kodeks Postępowania w Biznesie</w:t>
            </w:r>
            <w:r w:rsidRPr="00DA305A">
              <w:rPr>
                <w:rFonts w:ascii="Calibri" w:eastAsia="Calibri" w:hAnsi="Calibri" w:cs="Calibri"/>
                <w:color w:val="0000FF"/>
                <w:u w:val="single"/>
                <w:lang w:val="pl-PL"/>
              </w:rPr>
              <w:fldChar w:fldCharType="end"/>
            </w:r>
            <w:r w:rsidRPr="00DA305A">
              <w:rPr>
                <w:rFonts w:ascii="Calibri" w:eastAsia="Calibri" w:hAnsi="Calibri" w:cs="Calibri"/>
                <w:lang w:val="pl-PL"/>
              </w:rPr>
              <w:t>.</w:t>
            </w:r>
          </w:p>
          <w:p w14:paraId="67A81AFB" w14:textId="77777777" w:rsidR="00764DBF" w:rsidRPr="00AD189D" w:rsidRDefault="00F13992" w:rsidP="00040BCF">
            <w:pPr>
              <w:numPr>
                <w:ilvl w:val="0"/>
                <w:numId w:val="4"/>
              </w:numPr>
              <w:spacing w:before="100" w:beforeAutospacing="1" w:after="100" w:afterAutospacing="1"/>
              <w:ind w:left="750" w:right="30"/>
              <w:rPr>
                <w:rFonts w:ascii="Calibri" w:eastAsia="Times New Roman" w:hAnsi="Calibri" w:cs="Calibri"/>
                <w:lang w:val="pl-PL"/>
                <w:rPrChange w:id="17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 xml:space="preserve">Aby zapoznać się z naszą polityką korporacyjną i procedurami mającymi zastosowanie w całej firmie, odwiedź </w:t>
            </w:r>
            <w:r w:rsidRPr="00DA305A">
              <w:fldChar w:fldCharType="begin"/>
            </w:r>
            <w:r w:rsidRPr="00AD189D">
              <w:rPr>
                <w:lang w:val="pl-PL"/>
                <w:rPrChange w:id="172" w:author="Mastalerz, Piotr" w:date="2025-12-16T10:32:00Z" w16du:dateUtc="2025-12-16T09:32:00Z">
                  <w:rPr/>
                </w:rPrChange>
              </w:rPr>
              <w:instrText xml:space="preserve"> HYPERLINK "https://icomply.abbott.com/Apps/DocumentLibrary/" \t "_blank" </w:instrText>
            </w:r>
            <w:r w:rsidRPr="00DA305A">
              <w:fldChar w:fldCharType="separate"/>
            </w:r>
            <w:r w:rsidRPr="00DA305A">
              <w:rPr>
                <w:rFonts w:ascii="Calibri" w:eastAsia="Calibri" w:hAnsi="Calibri" w:cs="Calibri"/>
                <w:color w:val="0000FF"/>
                <w:u w:val="single"/>
                <w:lang w:val="pl-PL"/>
              </w:rPr>
              <w:t>Portal Globalnej Polityki</w:t>
            </w:r>
            <w:r w:rsidRPr="00DA305A">
              <w:rPr>
                <w:rFonts w:ascii="Calibri" w:eastAsia="Calibri" w:hAnsi="Calibri" w:cs="Calibri"/>
                <w:color w:val="0000FF"/>
                <w:u w:val="single"/>
                <w:lang w:val="pl-PL"/>
              </w:rPr>
              <w:fldChar w:fldCharType="end"/>
            </w:r>
            <w:r w:rsidRPr="00DA305A">
              <w:rPr>
                <w:rFonts w:ascii="Calibri" w:eastAsia="Calibri" w:hAnsi="Calibri" w:cs="Calibri"/>
                <w:lang w:val="pl-PL"/>
              </w:rPr>
              <w:t>.</w:t>
            </w:r>
          </w:p>
        </w:tc>
      </w:tr>
      <w:tr w:rsidR="00D02B95" w:rsidRPr="00AD189D" w14:paraId="6C767FD1" w14:textId="77777777" w:rsidTr="00040BCF">
        <w:tc>
          <w:tcPr>
            <w:tcW w:w="1353" w:type="dxa"/>
            <w:shd w:val="clear" w:color="auto" w:fill="C1E4F5"/>
            <w:tcMar>
              <w:top w:w="120" w:type="dxa"/>
              <w:left w:w="180" w:type="dxa"/>
              <w:bottom w:w="120" w:type="dxa"/>
              <w:right w:w="180" w:type="dxa"/>
            </w:tcMar>
            <w:hideMark/>
          </w:tcPr>
          <w:p w14:paraId="612F5AD6" w14:textId="77777777" w:rsidR="00764DBF" w:rsidRPr="00DA305A" w:rsidRDefault="00F13992" w:rsidP="00764DBF">
            <w:pPr>
              <w:spacing w:before="30" w:after="30"/>
              <w:ind w:left="30" w:right="30"/>
              <w:rPr>
                <w:rFonts w:ascii="Calibri" w:eastAsia="Times New Roman" w:hAnsi="Calibri" w:cs="Calibri"/>
                <w:sz w:val="16"/>
              </w:rPr>
            </w:pPr>
            <w:hyperlink r:id="rId200" w:tgtFrame="_blank" w:history="1">
              <w:r w:rsidRPr="00DA305A">
                <w:rPr>
                  <w:rFonts w:ascii="Calibri" w:eastAsia="Times New Roman" w:hAnsi="Calibri" w:cs="Calibri"/>
                  <w:color w:val="0000FF"/>
                  <w:sz w:val="16"/>
                  <w:u w:val="single"/>
                </w:rPr>
                <w:t>Screen 18</w:t>
              </w:r>
            </w:hyperlink>
            <w:r w:rsidRPr="00DA305A">
              <w:rPr>
                <w:rFonts w:ascii="Calibri" w:eastAsia="Times New Roman" w:hAnsi="Calibri" w:cs="Calibri"/>
                <w:sz w:val="16"/>
              </w:rPr>
              <w:t xml:space="preserve"> </w:t>
            </w:r>
          </w:p>
          <w:p w14:paraId="70BCB9D4" w14:textId="77777777" w:rsidR="00764DBF" w:rsidRPr="00DA305A" w:rsidRDefault="00F13992" w:rsidP="00764DBF">
            <w:pPr>
              <w:ind w:left="30" w:right="30"/>
              <w:rPr>
                <w:rFonts w:ascii="Calibri" w:eastAsia="Times New Roman" w:hAnsi="Calibri" w:cs="Calibri"/>
                <w:sz w:val="16"/>
              </w:rPr>
            </w:pPr>
            <w:hyperlink r:id="rId201" w:tgtFrame="_blank" w:history="1">
              <w:r w:rsidRPr="00DA305A">
                <w:rPr>
                  <w:rFonts w:ascii="Calibri" w:eastAsia="Times New Roman" w:hAnsi="Calibri" w:cs="Calibri"/>
                  <w:color w:val="0000FF"/>
                  <w:sz w:val="16"/>
                  <w:u w:val="single"/>
                </w:rPr>
                <w:t>110_C_200</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31DE0C"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Office of Ethics and Compliance (OEC)</w:t>
            </w:r>
          </w:p>
          <w:p w14:paraId="7B2038B7"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The OEC is a global resource available to address your questions or concerns about our company’s values and standards of conduct.</w:t>
            </w:r>
          </w:p>
          <w:p w14:paraId="1E2CB3D4" w14:textId="77777777" w:rsidR="00764DBF" w:rsidRPr="00DA305A" w:rsidRDefault="00F13992" w:rsidP="00040BCF">
            <w:pPr>
              <w:numPr>
                <w:ilvl w:val="0"/>
                <w:numId w:val="5"/>
              </w:numPr>
              <w:spacing w:before="100" w:beforeAutospacing="1" w:after="100" w:afterAutospacing="1"/>
              <w:ind w:left="750" w:right="30"/>
              <w:rPr>
                <w:rFonts w:ascii="Calibri" w:eastAsia="Times New Roman" w:hAnsi="Calibri" w:cs="Calibri"/>
              </w:rPr>
            </w:pPr>
            <w:r w:rsidRPr="00DA305A">
              <w:rPr>
                <w:rFonts w:ascii="Calibri" w:eastAsia="Times New Roman" w:hAnsi="Calibri" w:cs="Calibri"/>
              </w:rPr>
              <w:t xml:space="preserve">Visit the </w:t>
            </w:r>
            <w:hyperlink r:id="rId202" w:tgtFrame="_blank" w:history="1">
              <w:r w:rsidRPr="00DA305A">
                <w:rPr>
                  <w:rFonts w:ascii="Calibri" w:eastAsia="Times New Roman" w:hAnsi="Calibri" w:cs="Calibri"/>
                  <w:color w:val="0000FF"/>
                  <w:u w:val="single"/>
                </w:rPr>
                <w:t>OEC webpage</w:t>
              </w:r>
            </w:hyperlink>
            <w:r w:rsidRPr="00DA305A">
              <w:rPr>
                <w:rFonts w:ascii="Calibri" w:eastAsia="Times New Roman" w:hAnsi="Calibri" w:cs="Calibri"/>
              </w:rPr>
              <w:t xml:space="preserve"> on Abbott World.</w:t>
            </w:r>
          </w:p>
          <w:p w14:paraId="33FB7C7F" w14:textId="77777777" w:rsidR="00764DBF" w:rsidRPr="00DA305A" w:rsidRDefault="00F13992" w:rsidP="00040BCF">
            <w:pPr>
              <w:numPr>
                <w:ilvl w:val="0"/>
                <w:numId w:val="5"/>
              </w:numPr>
              <w:spacing w:before="100" w:beforeAutospacing="1" w:after="100" w:afterAutospacing="1"/>
              <w:ind w:left="750" w:right="30"/>
              <w:rPr>
                <w:rFonts w:ascii="Calibri" w:eastAsia="Times New Roman" w:hAnsi="Calibri" w:cs="Calibri"/>
              </w:rPr>
            </w:pPr>
            <w:r w:rsidRPr="00DA305A">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3" w:tgtFrame="_blank" w:history="1">
              <w:r w:rsidRPr="00DA305A">
                <w:rPr>
                  <w:rFonts w:ascii="Calibri" w:eastAsia="Times New Roman" w:hAnsi="Calibri" w:cs="Calibri"/>
                  <w:color w:val="0000FF"/>
                  <w:u w:val="single"/>
                </w:rPr>
                <w:t>investigations@abbott.com</w:t>
              </w:r>
            </w:hyperlink>
            <w:r w:rsidRPr="00DA305A">
              <w:rPr>
                <w:rFonts w:ascii="Calibri" w:eastAsia="Times New Roman" w:hAnsi="Calibri" w:cs="Calibri"/>
              </w:rPr>
              <w:t xml:space="preserve">) or Legal, or call our multilingual </w:t>
            </w:r>
            <w:hyperlink r:id="rId204" w:tgtFrame="_blank" w:history="1">
              <w:proofErr w:type="spellStart"/>
              <w:r w:rsidRPr="00DA305A">
                <w:rPr>
                  <w:rFonts w:ascii="Calibri" w:eastAsia="Times New Roman" w:hAnsi="Calibri" w:cs="Calibri"/>
                  <w:color w:val="0000FF"/>
                  <w:u w:val="single"/>
                </w:rPr>
                <w:t>SpeakUp</w:t>
              </w:r>
              <w:proofErr w:type="spellEnd"/>
            </w:hyperlink>
            <w:r w:rsidRPr="00DA305A">
              <w:rPr>
                <w:rFonts w:ascii="Calibri" w:eastAsia="Times New Roman" w:hAnsi="Calibri" w:cs="Calibri"/>
              </w:rPr>
              <w:t xml:space="preserve"> available globally 24/7.</w:t>
            </w:r>
          </w:p>
          <w:p w14:paraId="51E3DB9E" w14:textId="77777777" w:rsidR="00764DBF" w:rsidRPr="00DA305A" w:rsidRDefault="00F13992" w:rsidP="00040BCF">
            <w:pPr>
              <w:numPr>
                <w:ilvl w:val="0"/>
                <w:numId w:val="5"/>
              </w:numPr>
              <w:spacing w:before="100" w:beforeAutospacing="1" w:after="100" w:afterAutospacing="1"/>
              <w:ind w:left="750" w:right="30"/>
              <w:rPr>
                <w:rFonts w:ascii="Calibri" w:eastAsia="Times New Roman" w:hAnsi="Calibri" w:cs="Calibri"/>
              </w:rPr>
            </w:pPr>
            <w:r w:rsidRPr="00DA305A">
              <w:rPr>
                <w:rFonts w:ascii="Calibri" w:eastAsia="Times New Roman" w:hAnsi="Calibri" w:cs="Calibri"/>
              </w:rPr>
              <w:t xml:space="preserve">iComply – Visit </w:t>
            </w:r>
            <w:hyperlink r:id="rId205" w:tgtFrame="_blank" w:history="1">
              <w:r w:rsidRPr="00DA305A">
                <w:rPr>
                  <w:rFonts w:ascii="Calibri" w:eastAsia="Times New Roman" w:hAnsi="Calibri" w:cs="Calibri"/>
                  <w:color w:val="0000FF"/>
                  <w:u w:val="single"/>
                </w:rPr>
                <w:t>iComply</w:t>
              </w:r>
            </w:hyperlink>
            <w:r w:rsidRPr="00DA305A">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2D6D212E" w14:textId="77777777" w:rsidR="00764DBF" w:rsidRPr="00DA305A" w:rsidRDefault="00F13992" w:rsidP="00040BCF">
            <w:pPr>
              <w:spacing w:before="100" w:beforeAutospacing="1" w:after="100" w:afterAutospacing="1"/>
              <w:ind w:left="30" w:right="30"/>
              <w:rPr>
                <w:rFonts w:ascii="Calibri" w:eastAsia="Times New Roman" w:hAnsi="Calibri" w:cs="Calibri"/>
                <w:lang w:val="pt-BR"/>
              </w:rPr>
            </w:pPr>
            <w:r w:rsidRPr="00DA305A">
              <w:rPr>
                <w:rFonts w:ascii="Calibri" w:eastAsia="Calibri" w:hAnsi="Calibri" w:cs="Calibri"/>
                <w:lang w:val="pl-PL"/>
              </w:rPr>
              <w:t>Biuro Etyki i Zgodności (OEC)</w:t>
            </w:r>
          </w:p>
          <w:p w14:paraId="4E9EA0F3" w14:textId="77777777" w:rsidR="00764DBF" w:rsidRPr="00DA305A" w:rsidRDefault="00F13992" w:rsidP="00040BCF">
            <w:pPr>
              <w:spacing w:before="100" w:beforeAutospacing="1" w:after="100" w:afterAutospacing="1"/>
              <w:ind w:left="30" w:right="30"/>
              <w:rPr>
                <w:rFonts w:ascii="Calibri" w:eastAsia="Times New Roman" w:hAnsi="Calibri" w:cs="Calibri"/>
                <w:lang w:val="pt-BR"/>
              </w:rPr>
            </w:pPr>
            <w:r w:rsidRPr="00DA305A">
              <w:rPr>
                <w:rFonts w:ascii="Calibri" w:eastAsia="Calibri" w:hAnsi="Calibri" w:cs="Calibri"/>
                <w:lang w:val="pl-PL"/>
              </w:rPr>
              <w:t>Biuro Etyki i Zgodności jest globalnym organem, do którego możesz zgłosić swoje pytania lub wątpliwości związane z wartościami i normami postępowania firmy.</w:t>
            </w:r>
          </w:p>
          <w:p w14:paraId="36916FCE" w14:textId="24F50666" w:rsidR="00764DBF" w:rsidRPr="00DA305A" w:rsidRDefault="00F13992" w:rsidP="00040BCF">
            <w:pPr>
              <w:numPr>
                <w:ilvl w:val="0"/>
                <w:numId w:val="5"/>
              </w:numPr>
              <w:spacing w:before="100" w:beforeAutospacing="1" w:after="100" w:afterAutospacing="1"/>
              <w:ind w:left="750" w:right="30"/>
              <w:rPr>
                <w:rFonts w:ascii="Calibri" w:eastAsia="Times New Roman" w:hAnsi="Calibri" w:cs="Calibri"/>
                <w:lang w:val="pt-BR"/>
              </w:rPr>
            </w:pPr>
            <w:r w:rsidRPr="00DA305A">
              <w:rPr>
                <w:rFonts w:ascii="Calibri" w:eastAsia="Calibri" w:hAnsi="Calibri" w:cs="Calibri"/>
                <w:lang w:val="pl-PL"/>
              </w:rPr>
              <w:t xml:space="preserve">Odwiedź stronę internetową </w:t>
            </w:r>
            <w:hyperlink r:id="rId206" w:tgtFrame="_blank" w:history="1">
              <w:r w:rsidRPr="00DA305A">
                <w:rPr>
                  <w:rFonts w:ascii="Calibri" w:eastAsia="Calibri" w:hAnsi="Calibri" w:cs="Calibri"/>
                  <w:color w:val="0000FF"/>
                  <w:u w:val="single"/>
                  <w:lang w:val="pl-PL"/>
                </w:rPr>
                <w:t>OEC w serwisie Abbott</w:t>
              </w:r>
              <w:r w:rsidR="00040BCF">
                <w:rPr>
                  <w:rFonts w:ascii="Calibri" w:eastAsia="Calibri" w:hAnsi="Calibri" w:cs="Calibri"/>
                  <w:color w:val="0000FF"/>
                  <w:u w:val="single"/>
                  <w:lang w:val="pl-PL"/>
                </w:rPr>
                <w:t> </w:t>
              </w:r>
              <w:r w:rsidRPr="00DA305A">
                <w:rPr>
                  <w:rFonts w:ascii="Calibri" w:eastAsia="Calibri" w:hAnsi="Calibri" w:cs="Calibri"/>
                  <w:color w:val="0000FF"/>
                  <w:u w:val="single"/>
                  <w:lang w:val="pl-PL"/>
                </w:rPr>
                <w:t>World</w:t>
              </w:r>
            </w:hyperlink>
            <w:r w:rsidRPr="00DA305A">
              <w:rPr>
                <w:rFonts w:ascii="Calibri" w:eastAsia="Calibri" w:hAnsi="Calibri" w:cs="Calibri"/>
                <w:lang w:val="pl-PL"/>
              </w:rPr>
              <w:t>.</w:t>
            </w:r>
          </w:p>
          <w:p w14:paraId="047B1066" w14:textId="77777777" w:rsidR="006E5FE6" w:rsidRPr="00DA305A" w:rsidRDefault="00F13992" w:rsidP="00040BCF">
            <w:pPr>
              <w:numPr>
                <w:ilvl w:val="0"/>
                <w:numId w:val="5"/>
              </w:numPr>
              <w:spacing w:before="100" w:beforeAutospacing="1" w:after="100" w:afterAutospacing="1"/>
              <w:ind w:left="750" w:right="30"/>
              <w:rPr>
                <w:rFonts w:ascii="Calibri" w:eastAsia="Times New Roman" w:hAnsi="Calibri" w:cs="Calibri"/>
                <w:lang w:val="pt-BR"/>
              </w:rPr>
            </w:pPr>
            <w:r w:rsidRPr="00DA305A">
              <w:rPr>
                <w:rFonts w:ascii="Calibri" w:eastAsia="Calibri" w:hAnsi="Calibri" w:cs="Calibri"/>
                <w:lang w:val="pl-PL"/>
              </w:rPr>
              <w:t>Jeśli masz jakiekolwiek obawy dotyczące korupcji, zarówno w firmie, jak i w kontaktach z klientami lub innymi stronami trzecimi, możesz zgłosić je do Biura Etyki i Zgodności (</w:t>
            </w:r>
            <w:hyperlink r:id="rId207" w:tgtFrame="_blank" w:history="1">
              <w:r w:rsidRPr="00DA305A">
                <w:rPr>
                  <w:rFonts w:ascii="Calibri" w:eastAsia="Calibri" w:hAnsi="Calibri" w:cs="Calibri"/>
                  <w:color w:val="0000FF"/>
                  <w:u w:val="single"/>
                  <w:lang w:val="pl-PL"/>
                </w:rPr>
                <w:t>investigations@abbott.com</w:t>
              </w:r>
            </w:hyperlink>
            <w:r w:rsidRPr="00DA305A">
              <w:rPr>
                <w:rFonts w:ascii="Calibri" w:eastAsia="Calibri" w:hAnsi="Calibri" w:cs="Calibri"/>
                <w:lang w:val="pl-PL"/>
              </w:rPr>
              <w:t xml:space="preserve">), Działu Prawnego lub zadzwonić na naszą </w:t>
            </w:r>
            <w:hyperlink r:id="rId208" w:tgtFrame="_blank" w:history="1">
              <w:r w:rsidRPr="00DA305A">
                <w:rPr>
                  <w:rFonts w:ascii="Calibri" w:eastAsia="Calibri" w:hAnsi="Calibri" w:cs="Calibri"/>
                  <w:color w:val="0000FF"/>
                  <w:u w:val="single"/>
                  <w:lang w:val="pl-PL"/>
                </w:rPr>
                <w:t xml:space="preserve">infolinię </w:t>
              </w:r>
              <w:proofErr w:type="spellStart"/>
              <w:r w:rsidRPr="00DA305A">
                <w:rPr>
                  <w:rFonts w:ascii="Calibri" w:eastAsia="Calibri" w:hAnsi="Calibri" w:cs="Calibri"/>
                  <w:color w:val="0000FF"/>
                  <w:u w:val="single"/>
                  <w:lang w:val="pl-PL"/>
                </w:rPr>
                <w:t>SpeakUp</w:t>
              </w:r>
              <w:proofErr w:type="spellEnd"/>
            </w:hyperlink>
            <w:r w:rsidRPr="00DA305A">
              <w:rPr>
                <w:rFonts w:ascii="Calibri" w:eastAsia="Calibri" w:hAnsi="Calibri" w:cs="Calibri"/>
                <w:lang w:val="pl-PL"/>
              </w:rPr>
              <w:t>, która jest dostępna przez całą dobę, 7 dni w tygodniu, w wielu językach na całym świecie.</w:t>
            </w:r>
          </w:p>
          <w:p w14:paraId="0030D560" w14:textId="001BCE3A" w:rsidR="00764DBF" w:rsidRPr="00DA305A" w:rsidRDefault="00F13992" w:rsidP="00040BCF">
            <w:pPr>
              <w:numPr>
                <w:ilvl w:val="0"/>
                <w:numId w:val="5"/>
              </w:numPr>
              <w:spacing w:before="100" w:beforeAutospacing="1" w:after="100" w:afterAutospacing="1"/>
              <w:ind w:left="750" w:right="30"/>
              <w:rPr>
                <w:rFonts w:ascii="Calibri" w:eastAsia="Times New Roman" w:hAnsi="Calibri" w:cs="Calibri"/>
                <w:lang w:val="pt-BR"/>
              </w:rPr>
            </w:pPr>
            <w:proofErr w:type="spellStart"/>
            <w:r w:rsidRPr="00DA305A">
              <w:rPr>
                <w:rFonts w:ascii="Calibri" w:eastAsia="Calibri" w:hAnsi="Calibri" w:cs="Calibri"/>
                <w:lang w:val="pl-PL"/>
              </w:rPr>
              <w:t>iComply</w:t>
            </w:r>
            <w:proofErr w:type="spellEnd"/>
            <w:r w:rsidRPr="00DA305A">
              <w:rPr>
                <w:rFonts w:ascii="Calibri" w:eastAsia="Calibri" w:hAnsi="Calibri" w:cs="Calibri"/>
                <w:lang w:val="pl-PL"/>
              </w:rPr>
              <w:t xml:space="preserve"> – Odwiedź stronę </w:t>
            </w:r>
            <w:hyperlink r:id="rId209" w:tgtFrame="_blank" w:history="1">
              <w:proofErr w:type="spellStart"/>
              <w:r w:rsidRPr="00DA305A">
                <w:rPr>
                  <w:rFonts w:ascii="Calibri" w:eastAsia="Calibri" w:hAnsi="Calibri" w:cs="Calibri"/>
                  <w:color w:val="0000FF"/>
                  <w:u w:val="single"/>
                  <w:lang w:val="pl-PL"/>
                </w:rPr>
                <w:t>iComply</w:t>
              </w:r>
              <w:proofErr w:type="spellEnd"/>
            </w:hyperlink>
            <w:r w:rsidRPr="00DA305A">
              <w:rPr>
                <w:rFonts w:ascii="Calibri" w:eastAsia="Calibri" w:hAnsi="Calibri" w:cs="Calibri"/>
                <w:lang w:val="pl-PL"/>
              </w:rPr>
              <w:t xml:space="preserve">, aby uzyskać dostęp do aplikacji i zasobów dotyczących zgodności opracowanych pod kątem interakcji </w:t>
            </w:r>
            <w:r w:rsidRPr="00DA305A">
              <w:rPr>
                <w:rFonts w:ascii="Calibri" w:eastAsia="Calibri" w:hAnsi="Calibri" w:cs="Calibri"/>
                <w:lang w:val="pl-PL"/>
              </w:rPr>
              <w:lastRenderedPageBreak/>
              <w:t>z pracownikami i organizacjami służby zdrowia, jak</w:t>
            </w:r>
            <w:r w:rsidR="00040BCF">
              <w:rPr>
                <w:rFonts w:ascii="Calibri" w:eastAsia="Calibri" w:hAnsi="Calibri" w:cs="Calibri"/>
                <w:lang w:val="pl-PL"/>
              </w:rPr>
              <w:t> </w:t>
            </w:r>
            <w:r w:rsidRPr="00DA305A">
              <w:rPr>
                <w:rFonts w:ascii="Calibri" w:eastAsia="Calibri" w:hAnsi="Calibri" w:cs="Calibri"/>
                <w:lang w:val="pl-PL"/>
              </w:rPr>
              <w:t>również ze stronami trzecimi.</w:t>
            </w:r>
          </w:p>
        </w:tc>
      </w:tr>
      <w:tr w:rsidR="00D02B95" w:rsidRPr="00AD189D" w14:paraId="231EE331" w14:textId="77777777" w:rsidTr="00040BCF">
        <w:tc>
          <w:tcPr>
            <w:tcW w:w="1353" w:type="dxa"/>
            <w:shd w:val="clear" w:color="auto" w:fill="C1E4F5"/>
            <w:tcMar>
              <w:top w:w="120" w:type="dxa"/>
              <w:left w:w="180" w:type="dxa"/>
              <w:bottom w:w="120" w:type="dxa"/>
              <w:right w:w="180" w:type="dxa"/>
            </w:tcMar>
            <w:hideMark/>
          </w:tcPr>
          <w:p w14:paraId="19125AC2" w14:textId="77777777" w:rsidR="00764DBF" w:rsidRPr="00DA305A" w:rsidRDefault="00F13992" w:rsidP="00764DBF">
            <w:pPr>
              <w:spacing w:before="30" w:after="30"/>
              <w:ind w:left="30" w:right="30"/>
              <w:rPr>
                <w:rFonts w:ascii="Calibri" w:eastAsia="Times New Roman" w:hAnsi="Calibri" w:cs="Calibri"/>
                <w:sz w:val="16"/>
              </w:rPr>
            </w:pPr>
            <w:hyperlink r:id="rId210" w:tgtFrame="_blank" w:history="1">
              <w:r w:rsidRPr="00DA305A">
                <w:rPr>
                  <w:rFonts w:ascii="Calibri" w:eastAsia="Times New Roman" w:hAnsi="Calibri" w:cs="Calibri"/>
                  <w:color w:val="0000FF"/>
                  <w:sz w:val="16"/>
                  <w:u w:val="single"/>
                </w:rPr>
                <w:t>Screen 18</w:t>
              </w:r>
            </w:hyperlink>
            <w:r w:rsidRPr="00DA305A">
              <w:rPr>
                <w:rFonts w:ascii="Calibri" w:eastAsia="Times New Roman" w:hAnsi="Calibri" w:cs="Calibri"/>
                <w:sz w:val="16"/>
              </w:rPr>
              <w:t xml:space="preserve"> </w:t>
            </w:r>
          </w:p>
          <w:p w14:paraId="703080A4" w14:textId="77777777" w:rsidR="00764DBF" w:rsidRPr="00DA305A" w:rsidRDefault="00F13992" w:rsidP="00764DBF">
            <w:pPr>
              <w:ind w:left="30" w:right="30"/>
              <w:rPr>
                <w:rFonts w:ascii="Calibri" w:eastAsia="Times New Roman" w:hAnsi="Calibri" w:cs="Calibri"/>
                <w:sz w:val="16"/>
              </w:rPr>
            </w:pPr>
            <w:hyperlink r:id="rId211" w:tgtFrame="_blank" w:history="1">
              <w:r w:rsidRPr="00DA305A">
                <w:rPr>
                  <w:rFonts w:ascii="Calibri" w:eastAsia="Times New Roman" w:hAnsi="Calibri" w:cs="Calibri"/>
                  <w:color w:val="0000FF"/>
                  <w:sz w:val="16"/>
                  <w:u w:val="single"/>
                </w:rPr>
                <w:t>111_C_200</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C40E50"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Human Resources</w:t>
            </w:r>
          </w:p>
          <w:p w14:paraId="6F65DAEB"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For employee-related issues, such as concerns involving management and/or other employees, contact your local </w:t>
            </w:r>
            <w:hyperlink r:id="rId212" w:tgtFrame="_blank" w:history="1">
              <w:r w:rsidRPr="00DA305A">
                <w:rPr>
                  <w:rFonts w:ascii="Calibri" w:eastAsia="Times New Roman" w:hAnsi="Calibri" w:cs="Calibri"/>
                  <w:color w:val="0000FF"/>
                  <w:u w:val="single"/>
                </w:rPr>
                <w:t>Human Resources representative</w:t>
              </w:r>
            </w:hyperlink>
            <w:r w:rsidRPr="00DA305A">
              <w:rPr>
                <w:rFonts w:ascii="Calibri" w:eastAsia="Times New Roman" w:hAnsi="Calibri" w:cs="Calibri"/>
              </w:rPr>
              <w:t>.</w:t>
            </w:r>
          </w:p>
        </w:tc>
        <w:tc>
          <w:tcPr>
            <w:tcW w:w="6000" w:type="dxa"/>
          </w:tcPr>
          <w:p w14:paraId="318C4AA1" w14:textId="77777777" w:rsidR="00764DBF" w:rsidRPr="00AD189D" w:rsidRDefault="00F13992" w:rsidP="00040BCF">
            <w:pPr>
              <w:spacing w:before="100" w:beforeAutospacing="1" w:after="100" w:afterAutospacing="1"/>
              <w:ind w:left="30" w:right="30"/>
              <w:rPr>
                <w:rFonts w:ascii="Calibri" w:eastAsia="Times New Roman" w:hAnsi="Calibri" w:cs="Calibri"/>
                <w:lang w:val="pl-PL"/>
                <w:rPrChange w:id="17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Zasoby ludzkie</w:t>
            </w:r>
          </w:p>
          <w:p w14:paraId="6E17D3A2" w14:textId="77777777" w:rsidR="00764DBF" w:rsidRPr="00AD189D" w:rsidRDefault="00F13992" w:rsidP="00040BCF">
            <w:pPr>
              <w:spacing w:before="100" w:beforeAutospacing="1" w:after="100" w:afterAutospacing="1"/>
              <w:ind w:left="30" w:right="30"/>
              <w:rPr>
                <w:rFonts w:ascii="Calibri" w:eastAsia="Times New Roman" w:hAnsi="Calibri" w:cs="Calibri"/>
                <w:lang w:val="pl-PL"/>
                <w:rPrChange w:id="17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 xml:space="preserve">W sprawach dotyczących pracowników, m.in. w przypadku obaw związanych z kierownictwem oraz/lub innymi pracownikami, skontaktuj się z lokalnym przedstawicielem </w:t>
            </w:r>
            <w:r w:rsidRPr="00DA305A">
              <w:fldChar w:fldCharType="begin"/>
            </w:r>
            <w:r w:rsidRPr="00AD189D">
              <w:rPr>
                <w:lang w:val="pl-PL"/>
                <w:rPrChange w:id="175" w:author="Mastalerz, Piotr" w:date="2025-12-16T10:32:00Z" w16du:dateUtc="2025-12-16T09:32:00Z">
                  <w:rPr/>
                </w:rPrChange>
              </w:rPr>
              <w:instrText xml:space="preserve"> HYPERLINK "https://abbott.sharepoint.com/sites/myhr" \t "_blank" </w:instrText>
            </w:r>
            <w:r w:rsidRPr="00DA305A">
              <w:fldChar w:fldCharType="separate"/>
            </w:r>
            <w:r w:rsidRPr="00DA305A">
              <w:rPr>
                <w:rFonts w:ascii="Calibri" w:eastAsia="Calibri" w:hAnsi="Calibri" w:cs="Calibri"/>
                <w:color w:val="0000FF"/>
                <w:u w:val="single"/>
                <w:lang w:val="pl-PL"/>
              </w:rPr>
              <w:t>Działu HR</w:t>
            </w:r>
            <w:r w:rsidRPr="00DA305A">
              <w:rPr>
                <w:rFonts w:ascii="Calibri" w:eastAsia="Calibri" w:hAnsi="Calibri" w:cs="Calibri"/>
                <w:color w:val="0000FF"/>
                <w:u w:val="single"/>
                <w:lang w:val="pl-PL"/>
              </w:rPr>
              <w:fldChar w:fldCharType="end"/>
            </w:r>
            <w:r w:rsidRPr="00DA305A">
              <w:rPr>
                <w:rFonts w:ascii="Calibri" w:eastAsia="Calibri" w:hAnsi="Calibri" w:cs="Calibri"/>
                <w:lang w:val="pl-PL"/>
              </w:rPr>
              <w:t>.</w:t>
            </w:r>
          </w:p>
        </w:tc>
      </w:tr>
      <w:tr w:rsidR="00D02B95" w:rsidRPr="00AD189D" w14:paraId="6C123C5A" w14:textId="77777777" w:rsidTr="00040BCF">
        <w:tc>
          <w:tcPr>
            <w:tcW w:w="1353" w:type="dxa"/>
            <w:shd w:val="clear" w:color="auto" w:fill="C1E4F5"/>
            <w:tcMar>
              <w:top w:w="120" w:type="dxa"/>
              <w:left w:w="180" w:type="dxa"/>
              <w:bottom w:w="120" w:type="dxa"/>
              <w:right w:w="180" w:type="dxa"/>
            </w:tcMar>
            <w:hideMark/>
          </w:tcPr>
          <w:p w14:paraId="72FE93A8" w14:textId="77777777" w:rsidR="00764DBF" w:rsidRPr="00DA305A" w:rsidRDefault="00F13992" w:rsidP="00764DBF">
            <w:pPr>
              <w:spacing w:before="30" w:after="30"/>
              <w:ind w:left="30" w:right="30"/>
              <w:rPr>
                <w:rFonts w:ascii="Calibri" w:eastAsia="Times New Roman" w:hAnsi="Calibri" w:cs="Calibri"/>
                <w:sz w:val="16"/>
              </w:rPr>
            </w:pPr>
            <w:hyperlink r:id="rId213" w:tgtFrame="_blank" w:history="1">
              <w:r w:rsidRPr="00DA305A">
                <w:rPr>
                  <w:rFonts w:ascii="Calibri" w:eastAsia="Times New Roman" w:hAnsi="Calibri" w:cs="Calibri"/>
                  <w:color w:val="0000FF"/>
                  <w:sz w:val="16"/>
                  <w:u w:val="single"/>
                </w:rPr>
                <w:t>Screen 18</w:t>
              </w:r>
            </w:hyperlink>
            <w:r w:rsidRPr="00DA305A">
              <w:rPr>
                <w:rFonts w:ascii="Calibri" w:eastAsia="Times New Roman" w:hAnsi="Calibri" w:cs="Calibri"/>
                <w:sz w:val="16"/>
              </w:rPr>
              <w:t xml:space="preserve"> </w:t>
            </w:r>
          </w:p>
          <w:p w14:paraId="2B739176" w14:textId="77777777" w:rsidR="00764DBF" w:rsidRPr="00DA305A" w:rsidRDefault="00F13992" w:rsidP="00764DBF">
            <w:pPr>
              <w:ind w:left="30" w:right="30"/>
              <w:rPr>
                <w:rFonts w:ascii="Calibri" w:eastAsia="Times New Roman" w:hAnsi="Calibri" w:cs="Calibri"/>
                <w:sz w:val="16"/>
              </w:rPr>
            </w:pPr>
            <w:hyperlink r:id="rId214" w:tgtFrame="_blank" w:history="1">
              <w:r w:rsidRPr="00DA305A">
                <w:rPr>
                  <w:rFonts w:ascii="Calibri" w:eastAsia="Times New Roman" w:hAnsi="Calibri" w:cs="Calibri"/>
                  <w:color w:val="0000FF"/>
                  <w:sz w:val="16"/>
                  <w:u w:val="single"/>
                </w:rPr>
                <w:t>112_C_200</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A03868"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Legal Division</w:t>
            </w:r>
          </w:p>
          <w:p w14:paraId="1CA0ADC6"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Contact the Legal Division with questions or concerns about legal implications of bribery and corruption.</w:t>
            </w:r>
          </w:p>
          <w:p w14:paraId="5B373D0D" w14:textId="77777777" w:rsidR="00764DBF" w:rsidRPr="00DA305A" w:rsidRDefault="00F13992" w:rsidP="00040BCF">
            <w:pPr>
              <w:numPr>
                <w:ilvl w:val="0"/>
                <w:numId w:val="6"/>
              </w:numPr>
              <w:spacing w:before="100" w:beforeAutospacing="1" w:after="100" w:afterAutospacing="1"/>
              <w:ind w:left="750" w:right="30"/>
              <w:rPr>
                <w:rFonts w:ascii="Calibri" w:eastAsia="Times New Roman" w:hAnsi="Calibri" w:cs="Calibri"/>
              </w:rPr>
            </w:pPr>
            <w:r w:rsidRPr="00DA305A">
              <w:rPr>
                <w:rFonts w:ascii="Calibri" w:eastAsia="Times New Roman" w:hAnsi="Calibri" w:cs="Calibri"/>
              </w:rPr>
              <w:t>Click here to access the Legal home page on Abbott World.</w:t>
            </w:r>
          </w:p>
        </w:tc>
        <w:tc>
          <w:tcPr>
            <w:tcW w:w="6000" w:type="dxa"/>
          </w:tcPr>
          <w:p w14:paraId="712DF76F" w14:textId="77777777" w:rsidR="00764DBF" w:rsidRPr="00AD189D" w:rsidRDefault="00F13992" w:rsidP="00040BCF">
            <w:pPr>
              <w:spacing w:before="100" w:beforeAutospacing="1" w:after="100" w:afterAutospacing="1"/>
              <w:ind w:left="30" w:right="30"/>
              <w:rPr>
                <w:rFonts w:ascii="Calibri" w:eastAsia="Times New Roman" w:hAnsi="Calibri" w:cs="Calibri"/>
                <w:lang w:val="pl-PL"/>
                <w:rPrChange w:id="176"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Dział Prawny</w:t>
            </w:r>
          </w:p>
          <w:p w14:paraId="0B7A43C1" w14:textId="77777777" w:rsidR="00764DBF" w:rsidRPr="00AD189D" w:rsidRDefault="00F13992" w:rsidP="00040BCF">
            <w:pPr>
              <w:spacing w:before="100" w:beforeAutospacing="1" w:after="100" w:afterAutospacing="1"/>
              <w:ind w:left="30" w:right="30"/>
              <w:rPr>
                <w:rFonts w:ascii="Calibri" w:eastAsia="Times New Roman" w:hAnsi="Calibri" w:cs="Calibri"/>
                <w:lang w:val="pl-PL"/>
                <w:rPrChange w:id="17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Skontaktuj się z działem prawnym, jeśli masz pytania lub wątpliwości dotyczące prawnych konsekwencji łapownictwa i korupcji.</w:t>
            </w:r>
          </w:p>
          <w:p w14:paraId="6C860247" w14:textId="77777777" w:rsidR="00764DBF" w:rsidRPr="00AD189D" w:rsidRDefault="00F13992" w:rsidP="00040BCF">
            <w:pPr>
              <w:numPr>
                <w:ilvl w:val="0"/>
                <w:numId w:val="6"/>
              </w:numPr>
              <w:spacing w:before="100" w:beforeAutospacing="1" w:after="100" w:afterAutospacing="1"/>
              <w:ind w:left="750" w:right="30"/>
              <w:rPr>
                <w:rFonts w:ascii="Calibri" w:eastAsia="Times New Roman" w:hAnsi="Calibri" w:cs="Calibri"/>
                <w:lang w:val="pl-PL"/>
                <w:rPrChange w:id="17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Kliknij tutaj, aby uzyskać dostęp do strony głównej Działu Prawnego na platformie Abbott World.</w:t>
            </w:r>
          </w:p>
        </w:tc>
      </w:tr>
      <w:tr w:rsidR="00D02B95" w:rsidRPr="00AD189D" w14:paraId="0B7C6E15" w14:textId="77777777" w:rsidTr="00040BCF">
        <w:tc>
          <w:tcPr>
            <w:tcW w:w="1353" w:type="dxa"/>
            <w:shd w:val="clear" w:color="auto" w:fill="C1E4F5"/>
            <w:tcMar>
              <w:top w:w="120" w:type="dxa"/>
              <w:left w:w="180" w:type="dxa"/>
              <w:bottom w:w="120" w:type="dxa"/>
              <w:right w:w="180" w:type="dxa"/>
            </w:tcMar>
            <w:hideMark/>
          </w:tcPr>
          <w:p w14:paraId="12A22B87" w14:textId="77777777" w:rsidR="00764DBF" w:rsidRPr="00DA305A" w:rsidRDefault="00F13992" w:rsidP="00764DBF">
            <w:pPr>
              <w:spacing w:before="30" w:after="30"/>
              <w:ind w:left="30" w:right="30"/>
              <w:rPr>
                <w:rFonts w:ascii="Calibri" w:eastAsia="Times New Roman" w:hAnsi="Calibri" w:cs="Calibri"/>
                <w:sz w:val="16"/>
              </w:rPr>
            </w:pPr>
            <w:hyperlink r:id="rId215" w:tgtFrame="_blank" w:history="1">
              <w:r w:rsidRPr="00DA305A">
                <w:rPr>
                  <w:rFonts w:ascii="Calibri" w:eastAsia="Times New Roman" w:hAnsi="Calibri" w:cs="Calibri"/>
                  <w:color w:val="0000FF"/>
                  <w:sz w:val="16"/>
                  <w:u w:val="single"/>
                </w:rPr>
                <w:t>Screen 18</w:t>
              </w:r>
            </w:hyperlink>
            <w:r w:rsidRPr="00DA305A">
              <w:rPr>
                <w:rFonts w:ascii="Calibri" w:eastAsia="Times New Roman" w:hAnsi="Calibri" w:cs="Calibri"/>
                <w:sz w:val="16"/>
              </w:rPr>
              <w:t xml:space="preserve"> </w:t>
            </w:r>
          </w:p>
          <w:p w14:paraId="726CA3FF" w14:textId="77777777" w:rsidR="00764DBF" w:rsidRPr="00DA305A" w:rsidRDefault="00F13992" w:rsidP="00764DBF">
            <w:pPr>
              <w:ind w:left="30" w:right="30"/>
              <w:rPr>
                <w:rFonts w:ascii="Calibri" w:eastAsia="Times New Roman" w:hAnsi="Calibri" w:cs="Calibri"/>
                <w:sz w:val="16"/>
              </w:rPr>
            </w:pPr>
            <w:hyperlink r:id="rId216" w:tgtFrame="_blank" w:history="1">
              <w:r w:rsidRPr="00DA305A">
                <w:rPr>
                  <w:rFonts w:ascii="Calibri" w:eastAsia="Times New Roman" w:hAnsi="Calibri" w:cs="Calibri"/>
                  <w:color w:val="0000FF"/>
                  <w:sz w:val="16"/>
                  <w:u w:val="single"/>
                </w:rPr>
                <w:t>113_C_200</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DC5231"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OTHER RESOURCES</w:t>
            </w:r>
          </w:p>
          <w:p w14:paraId="3B49F2A6"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There are many other resources available to you:</w:t>
            </w:r>
          </w:p>
          <w:p w14:paraId="1EEEA3C5"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Finance – If your question is about accounting or finance, contact your local Finance department.</w:t>
            </w:r>
          </w:p>
          <w:p w14:paraId="440D91C3"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Corporate Audit – If you have specific concerns regarding accounting, internal accounting controls, or auditing </w:t>
            </w:r>
            <w:r w:rsidRPr="00DA305A">
              <w:rPr>
                <w:rFonts w:ascii="Calibri" w:eastAsia="Times New Roman" w:hAnsi="Calibri" w:cs="Calibri"/>
              </w:rPr>
              <w:lastRenderedPageBreak/>
              <w:t>matters, promptly report them to Corporate Audit or the OEC.</w:t>
            </w:r>
          </w:p>
          <w:p w14:paraId="579DAD78"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Abbott Quality and Regulatory – If you have questions about the quality and safety of our products, contact your local Quality or Regulatory department.</w:t>
            </w:r>
          </w:p>
          <w:p w14:paraId="5714C74F"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Global Environment, Health, and Safety – Contact a Global Environment, Health, and Safety representative if you have questions about a physical site and potential dangers.</w:t>
            </w:r>
          </w:p>
          <w:p w14:paraId="532EFF0F"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Global Procurement – If you have questions about supplier relations, contact Global Procurement.</w:t>
            </w:r>
          </w:p>
        </w:tc>
        <w:tc>
          <w:tcPr>
            <w:tcW w:w="6000" w:type="dxa"/>
          </w:tcPr>
          <w:p w14:paraId="4CFBC8BA" w14:textId="77777777" w:rsidR="00764DBF" w:rsidRPr="00AD189D" w:rsidRDefault="00F13992" w:rsidP="00040BCF">
            <w:pPr>
              <w:spacing w:before="100" w:beforeAutospacing="1" w:after="100" w:afterAutospacing="1"/>
              <w:ind w:left="30" w:right="30"/>
              <w:rPr>
                <w:rFonts w:ascii="Calibri" w:eastAsia="Times New Roman" w:hAnsi="Calibri" w:cs="Calibri"/>
                <w:lang w:val="pl-PL"/>
                <w:rPrChange w:id="17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POZOSTAŁE ZASOBY</w:t>
            </w:r>
          </w:p>
          <w:p w14:paraId="72505F15" w14:textId="77777777" w:rsidR="00764DBF" w:rsidRPr="00AD189D" w:rsidRDefault="00F13992" w:rsidP="00040BCF">
            <w:pPr>
              <w:spacing w:before="100" w:beforeAutospacing="1" w:after="100" w:afterAutospacing="1"/>
              <w:ind w:left="30" w:right="30"/>
              <w:rPr>
                <w:rFonts w:ascii="Calibri" w:eastAsia="Times New Roman" w:hAnsi="Calibri" w:cs="Calibri"/>
                <w:lang w:val="pl-PL"/>
                <w:rPrChange w:id="18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Wiele innych zasobów jest dostępnych dla Ciebie:</w:t>
            </w:r>
          </w:p>
          <w:p w14:paraId="105CAED4" w14:textId="77777777" w:rsidR="00764DBF" w:rsidRPr="00AD189D" w:rsidRDefault="00F13992" w:rsidP="00040BCF">
            <w:pPr>
              <w:spacing w:before="100" w:beforeAutospacing="1" w:after="100" w:afterAutospacing="1"/>
              <w:ind w:left="30" w:right="30"/>
              <w:rPr>
                <w:rFonts w:ascii="Calibri" w:eastAsia="Times New Roman" w:hAnsi="Calibri" w:cs="Calibri"/>
                <w:lang w:val="pl-PL"/>
                <w:rPrChange w:id="18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Finanse – Jeśli Twoje pytanie dotyczy księgowości lub finansów, skontaktuj się z lokalnym Działem Finansowym.</w:t>
            </w:r>
          </w:p>
          <w:p w14:paraId="4EABBAC7" w14:textId="77777777" w:rsidR="00764DBF" w:rsidRPr="00AD189D" w:rsidRDefault="00F13992" w:rsidP="00040BCF">
            <w:pPr>
              <w:spacing w:before="100" w:beforeAutospacing="1" w:after="100" w:afterAutospacing="1"/>
              <w:ind w:left="30" w:right="30"/>
              <w:rPr>
                <w:rFonts w:ascii="Calibri" w:eastAsia="Times New Roman" w:hAnsi="Calibri" w:cs="Calibri"/>
                <w:lang w:val="pl-PL"/>
                <w:rPrChange w:id="182"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 xml:space="preserve">Audyt korporacyjny – Jeśli Twoje wątpliwości dotyczą konkretnie księgowości, kontroli wewnętrznej ewidencji </w:t>
            </w:r>
            <w:r w:rsidRPr="00DA305A">
              <w:rPr>
                <w:rFonts w:ascii="Calibri" w:eastAsia="Calibri" w:hAnsi="Calibri" w:cs="Calibri"/>
                <w:lang w:val="pl-PL"/>
              </w:rPr>
              <w:lastRenderedPageBreak/>
              <w:t>finansowej lub spraw związanych z audytami, zgłoś je niezwłocznie do Działu Audytu Korporacyjnego lub Biura Etyki i Zgodności.</w:t>
            </w:r>
          </w:p>
          <w:p w14:paraId="2D29543D" w14:textId="77777777" w:rsidR="00764DBF" w:rsidRPr="00DA305A"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Dział ds. Jakości i Spraw Regulacyjnych firmy Abbott – W razie pytań dotyczących jakości i bezpieczeństwa naszych produktów należy skontaktować się z miejscowym Działem ds. Jakości lub Działem ds. Regulacyjnych.</w:t>
            </w:r>
          </w:p>
          <w:p w14:paraId="259169E0" w14:textId="7E49F61E" w:rsidR="00764DBF" w:rsidRPr="00040BCF"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Globalny Dział ds. Ochrony Środowiska oraz Zdrowia i</w:t>
            </w:r>
            <w:r w:rsidR="00040BCF">
              <w:rPr>
                <w:rFonts w:ascii="Calibri" w:eastAsia="Calibri" w:hAnsi="Calibri" w:cs="Calibri"/>
                <w:lang w:val="pl-PL"/>
              </w:rPr>
              <w:t> </w:t>
            </w:r>
            <w:r w:rsidRPr="00DA305A">
              <w:rPr>
                <w:rFonts w:ascii="Calibri" w:eastAsia="Calibri" w:hAnsi="Calibri" w:cs="Calibri"/>
                <w:lang w:val="pl-PL"/>
              </w:rPr>
              <w:t>Bezpieczeństwa – Skontaktuj się z przedstawicielem Globalnego Działu ds. Ochrony Środowiska oraz Zdrowia i</w:t>
            </w:r>
            <w:r w:rsidR="00040BCF">
              <w:rPr>
                <w:rFonts w:ascii="Calibri" w:eastAsia="Calibri" w:hAnsi="Calibri" w:cs="Calibri"/>
                <w:lang w:val="pl-PL"/>
              </w:rPr>
              <w:t> </w:t>
            </w:r>
            <w:r w:rsidRPr="00DA305A">
              <w:rPr>
                <w:rFonts w:ascii="Calibri" w:eastAsia="Calibri" w:hAnsi="Calibri" w:cs="Calibri"/>
                <w:lang w:val="pl-PL"/>
              </w:rPr>
              <w:t>Bezpieczeństwa, jeśli masz pytanie dotyczące konkretnego obiektu i potencjalnych zagrożeń.</w:t>
            </w:r>
          </w:p>
          <w:p w14:paraId="56977550" w14:textId="77777777" w:rsidR="00764DBF" w:rsidRPr="00040BCF"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Dział odpowiedzialny za zaopatrzenie globalne – Pytania dotyczące relacji z dostawcami należy zadawać działowi odpowiedzialnemu za zaopatrzenie globalne.</w:t>
            </w:r>
          </w:p>
        </w:tc>
      </w:tr>
      <w:tr w:rsidR="00D02B95" w:rsidRPr="00AD189D" w14:paraId="259E3F15" w14:textId="77777777" w:rsidTr="00040BCF">
        <w:tc>
          <w:tcPr>
            <w:tcW w:w="1353" w:type="dxa"/>
            <w:shd w:val="clear" w:color="auto" w:fill="C1E4F5"/>
            <w:tcMar>
              <w:top w:w="120" w:type="dxa"/>
              <w:left w:w="180" w:type="dxa"/>
              <w:bottom w:w="120" w:type="dxa"/>
              <w:right w:w="180" w:type="dxa"/>
            </w:tcMar>
            <w:hideMark/>
          </w:tcPr>
          <w:p w14:paraId="3F97E44F" w14:textId="77777777" w:rsidR="00764DBF" w:rsidRPr="00DA305A" w:rsidRDefault="00F13992" w:rsidP="00764DBF">
            <w:pPr>
              <w:spacing w:before="30" w:after="30"/>
              <w:ind w:left="30" w:right="30"/>
              <w:rPr>
                <w:rFonts w:ascii="Calibri" w:eastAsia="Times New Roman" w:hAnsi="Calibri" w:cs="Calibri"/>
                <w:sz w:val="16"/>
              </w:rPr>
            </w:pPr>
            <w:hyperlink r:id="rId217" w:tgtFrame="_blank" w:history="1">
              <w:r w:rsidRPr="00DA305A">
                <w:rPr>
                  <w:rFonts w:ascii="Calibri" w:eastAsia="Times New Roman" w:hAnsi="Calibri" w:cs="Calibri"/>
                  <w:color w:val="0000FF"/>
                  <w:sz w:val="16"/>
                  <w:u w:val="single"/>
                </w:rPr>
                <w:t>Screen 18</w:t>
              </w:r>
            </w:hyperlink>
            <w:r w:rsidRPr="00DA305A">
              <w:rPr>
                <w:rFonts w:ascii="Calibri" w:eastAsia="Times New Roman" w:hAnsi="Calibri" w:cs="Calibri"/>
                <w:sz w:val="16"/>
              </w:rPr>
              <w:t xml:space="preserve"> </w:t>
            </w:r>
          </w:p>
          <w:p w14:paraId="411E8BE2" w14:textId="77777777" w:rsidR="00764DBF" w:rsidRPr="00DA305A" w:rsidRDefault="00F13992" w:rsidP="00764DBF">
            <w:pPr>
              <w:ind w:left="30" w:right="30"/>
              <w:rPr>
                <w:rFonts w:ascii="Calibri" w:eastAsia="Times New Roman" w:hAnsi="Calibri" w:cs="Calibri"/>
                <w:sz w:val="16"/>
              </w:rPr>
            </w:pPr>
            <w:hyperlink r:id="rId218" w:tgtFrame="_blank" w:history="1">
              <w:r w:rsidRPr="00DA305A">
                <w:rPr>
                  <w:rFonts w:ascii="Calibri" w:eastAsia="Times New Roman" w:hAnsi="Calibri" w:cs="Calibri"/>
                  <w:color w:val="0000FF"/>
                  <w:sz w:val="16"/>
                  <w:u w:val="single"/>
                </w:rPr>
                <w:t>114_C_200</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BE92721"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Course Resources</w:t>
            </w:r>
          </w:p>
          <w:p w14:paraId="4A8F0883" w14:textId="77777777"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Transcript</w:t>
            </w:r>
          </w:p>
          <w:p w14:paraId="6C46562A" w14:textId="175A61FD" w:rsidR="00764DBF"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Click </w:t>
            </w:r>
            <w:hyperlink r:id="rId219" w:tgtFrame="_blank" w:history="1">
              <w:r w:rsidRPr="00DA305A">
                <w:rPr>
                  <w:rFonts w:ascii="Calibri" w:eastAsia="Times New Roman" w:hAnsi="Calibri" w:cs="Calibri"/>
                  <w:color w:val="0000FF"/>
                  <w:u w:val="single"/>
                </w:rPr>
                <w:t>here</w:t>
              </w:r>
            </w:hyperlink>
            <w:r w:rsidRPr="00DA305A">
              <w:rPr>
                <w:rFonts w:ascii="Calibri" w:eastAsia="Times New Roman" w:hAnsi="Calibri" w:cs="Calibri"/>
              </w:rPr>
              <w:t xml:space="preserve"> for a full transcript of the course</w:t>
            </w:r>
          </w:p>
        </w:tc>
        <w:tc>
          <w:tcPr>
            <w:tcW w:w="6000" w:type="dxa"/>
          </w:tcPr>
          <w:p w14:paraId="61647B86" w14:textId="77777777" w:rsidR="00764DBF" w:rsidRPr="00AD189D" w:rsidRDefault="00F13992" w:rsidP="00040BCF">
            <w:pPr>
              <w:spacing w:before="100" w:beforeAutospacing="1" w:after="100" w:afterAutospacing="1"/>
              <w:ind w:left="30" w:right="30"/>
              <w:rPr>
                <w:rFonts w:ascii="Calibri" w:eastAsia="Times New Roman" w:hAnsi="Calibri" w:cs="Calibri"/>
                <w:lang w:val="pl-PL"/>
                <w:rPrChange w:id="183"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Materiały kursu</w:t>
            </w:r>
          </w:p>
          <w:p w14:paraId="66E39DAB" w14:textId="77777777" w:rsidR="00764DBF" w:rsidRPr="00AD189D" w:rsidRDefault="00F13992" w:rsidP="00040BCF">
            <w:pPr>
              <w:spacing w:before="100" w:beforeAutospacing="1" w:after="100" w:afterAutospacing="1"/>
              <w:ind w:left="30" w:right="30"/>
              <w:rPr>
                <w:rFonts w:ascii="Calibri" w:eastAsia="Times New Roman" w:hAnsi="Calibri" w:cs="Calibri"/>
                <w:lang w:val="pl-PL"/>
                <w:rPrChange w:id="184"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Transkrypcja</w:t>
            </w:r>
          </w:p>
          <w:p w14:paraId="452488BB" w14:textId="7C8C2A86" w:rsidR="00764DBF" w:rsidRPr="00AD189D" w:rsidRDefault="00F13992" w:rsidP="00040BCF">
            <w:pPr>
              <w:spacing w:before="100" w:beforeAutospacing="1" w:after="100" w:afterAutospacing="1"/>
              <w:ind w:left="30" w:right="30"/>
              <w:rPr>
                <w:rFonts w:ascii="Calibri" w:eastAsia="Times New Roman" w:hAnsi="Calibri" w:cs="Calibri"/>
                <w:lang w:val="pl-PL"/>
                <w:rPrChange w:id="185"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 xml:space="preserve">Kliknij </w:t>
            </w:r>
            <w:r w:rsidRPr="00DA305A">
              <w:fldChar w:fldCharType="begin"/>
            </w:r>
            <w:r w:rsidR="00040BCF" w:rsidRPr="00AD189D">
              <w:rPr>
                <w:lang w:val="pl-PL"/>
                <w:rPrChange w:id="186" w:author="Mastalerz, Piotr" w:date="2025-12-16T10:32:00Z" w16du:dateUtc="2025-12-16T09:32:00Z">
                  <w:rPr/>
                </w:rPrChange>
              </w:rPr>
              <w:instrText>HYPERLINK "https://rusnakassociates.com/content/AbbottCOBCCourse/courses/EN-US/course/reference/Transcript.pdf" \t "_blank"</w:instrText>
            </w:r>
            <w:r w:rsidRPr="00DA305A">
              <w:fldChar w:fldCharType="separate"/>
            </w:r>
            <w:r w:rsidRPr="00DA305A">
              <w:rPr>
                <w:rFonts w:ascii="Calibri" w:eastAsia="Calibri" w:hAnsi="Calibri" w:cs="Calibri"/>
                <w:color w:val="0000FF"/>
                <w:u w:val="single"/>
                <w:lang w:val="pl-PL"/>
              </w:rPr>
              <w:t>tutaj</w:t>
            </w:r>
            <w:r w:rsidRPr="00DA305A">
              <w:rPr>
                <w:rFonts w:ascii="Calibri" w:eastAsia="Calibri" w:hAnsi="Calibri" w:cs="Calibri"/>
                <w:color w:val="0000FF"/>
                <w:u w:val="single"/>
                <w:lang w:val="pl-PL"/>
              </w:rPr>
              <w:fldChar w:fldCharType="end"/>
            </w:r>
            <w:r w:rsidRPr="00DA305A">
              <w:rPr>
                <w:rFonts w:ascii="Calibri" w:eastAsia="Calibri" w:hAnsi="Calibri" w:cs="Calibri"/>
                <w:lang w:val="pl-PL"/>
              </w:rPr>
              <w:t>, aby wyświetlić pełną transkrypcję kursu</w:t>
            </w:r>
          </w:p>
        </w:tc>
      </w:tr>
      <w:tr w:rsidR="00D02B95" w:rsidRPr="00DA305A" w14:paraId="704BFA8A" w14:textId="77777777" w:rsidTr="00040BCF">
        <w:tc>
          <w:tcPr>
            <w:tcW w:w="1353" w:type="dxa"/>
            <w:shd w:val="clear" w:color="auto" w:fill="C1E4F5"/>
            <w:tcMar>
              <w:top w:w="120" w:type="dxa"/>
              <w:left w:w="180" w:type="dxa"/>
              <w:bottom w:w="120" w:type="dxa"/>
              <w:right w:w="180" w:type="dxa"/>
            </w:tcMar>
            <w:hideMark/>
          </w:tcPr>
          <w:p w14:paraId="42E6D79A"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115_toc_1</w:t>
            </w:r>
          </w:p>
        </w:tc>
        <w:tc>
          <w:tcPr>
            <w:tcW w:w="6000" w:type="dxa"/>
            <w:tcMar>
              <w:top w:w="120" w:type="dxa"/>
              <w:left w:w="180" w:type="dxa"/>
              <w:bottom w:w="120" w:type="dxa"/>
              <w:right w:w="180" w:type="dxa"/>
            </w:tcMar>
            <w:hideMark/>
          </w:tcPr>
          <w:p w14:paraId="2CEA1A05"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Welcome</w:t>
            </w:r>
          </w:p>
        </w:tc>
        <w:tc>
          <w:tcPr>
            <w:tcW w:w="6000" w:type="dxa"/>
          </w:tcPr>
          <w:p w14:paraId="2BF4FAF3"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Witamy</w:t>
            </w:r>
          </w:p>
        </w:tc>
      </w:tr>
      <w:tr w:rsidR="00D02B95" w:rsidRPr="00DA305A" w14:paraId="636FAB2E" w14:textId="77777777" w:rsidTr="00040BCF">
        <w:tc>
          <w:tcPr>
            <w:tcW w:w="1353" w:type="dxa"/>
            <w:shd w:val="clear" w:color="auto" w:fill="C1E4F5"/>
            <w:tcMar>
              <w:top w:w="120" w:type="dxa"/>
              <w:left w:w="180" w:type="dxa"/>
              <w:bottom w:w="120" w:type="dxa"/>
              <w:right w:w="180" w:type="dxa"/>
            </w:tcMar>
            <w:hideMark/>
          </w:tcPr>
          <w:p w14:paraId="2DD77E2A"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116_toc_2</w:t>
            </w:r>
          </w:p>
        </w:tc>
        <w:tc>
          <w:tcPr>
            <w:tcW w:w="6000" w:type="dxa"/>
            <w:tcMar>
              <w:top w:w="120" w:type="dxa"/>
              <w:left w:w="180" w:type="dxa"/>
              <w:bottom w:w="120" w:type="dxa"/>
              <w:right w:w="180" w:type="dxa"/>
            </w:tcMar>
            <w:hideMark/>
          </w:tcPr>
          <w:p w14:paraId="3F0FD8D1"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Code of Business Conduct</w:t>
            </w:r>
          </w:p>
        </w:tc>
        <w:tc>
          <w:tcPr>
            <w:tcW w:w="6000" w:type="dxa"/>
          </w:tcPr>
          <w:p w14:paraId="5DFD8F4F"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Kodeks Postępowania w Biznesie</w:t>
            </w:r>
          </w:p>
        </w:tc>
      </w:tr>
      <w:tr w:rsidR="00D02B95" w:rsidRPr="00DA305A" w14:paraId="039B2827" w14:textId="77777777" w:rsidTr="00040BCF">
        <w:tc>
          <w:tcPr>
            <w:tcW w:w="1353" w:type="dxa"/>
            <w:shd w:val="clear" w:color="auto" w:fill="C1E4F5"/>
            <w:tcMar>
              <w:top w:w="120" w:type="dxa"/>
              <w:left w:w="180" w:type="dxa"/>
              <w:bottom w:w="120" w:type="dxa"/>
              <w:right w:w="180" w:type="dxa"/>
            </w:tcMar>
            <w:hideMark/>
          </w:tcPr>
          <w:p w14:paraId="4E06E99D"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117_toc_3</w:t>
            </w:r>
          </w:p>
        </w:tc>
        <w:tc>
          <w:tcPr>
            <w:tcW w:w="6000" w:type="dxa"/>
            <w:tcMar>
              <w:top w:w="120" w:type="dxa"/>
              <w:left w:w="180" w:type="dxa"/>
              <w:bottom w:w="120" w:type="dxa"/>
              <w:right w:w="180" w:type="dxa"/>
            </w:tcMar>
            <w:hideMark/>
          </w:tcPr>
          <w:p w14:paraId="7A3D0712"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Our Philosophy</w:t>
            </w:r>
          </w:p>
        </w:tc>
        <w:tc>
          <w:tcPr>
            <w:tcW w:w="6000" w:type="dxa"/>
          </w:tcPr>
          <w:p w14:paraId="124531FB"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Nasza filozofia</w:t>
            </w:r>
          </w:p>
        </w:tc>
      </w:tr>
      <w:tr w:rsidR="00D02B95" w:rsidRPr="00DA305A" w14:paraId="7C7F2C46" w14:textId="77777777" w:rsidTr="00040BCF">
        <w:tc>
          <w:tcPr>
            <w:tcW w:w="1353" w:type="dxa"/>
            <w:shd w:val="clear" w:color="auto" w:fill="C1E4F5"/>
            <w:tcMar>
              <w:top w:w="120" w:type="dxa"/>
              <w:left w:w="180" w:type="dxa"/>
              <w:bottom w:w="120" w:type="dxa"/>
              <w:right w:w="180" w:type="dxa"/>
            </w:tcMar>
            <w:hideMark/>
          </w:tcPr>
          <w:p w14:paraId="72601BF5"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lastRenderedPageBreak/>
              <w:t>118_toc_4</w:t>
            </w:r>
          </w:p>
        </w:tc>
        <w:tc>
          <w:tcPr>
            <w:tcW w:w="6000" w:type="dxa"/>
            <w:tcMar>
              <w:top w:w="120" w:type="dxa"/>
              <w:left w:w="180" w:type="dxa"/>
              <w:bottom w:w="120" w:type="dxa"/>
              <w:right w:w="180" w:type="dxa"/>
            </w:tcMar>
            <w:hideMark/>
          </w:tcPr>
          <w:p w14:paraId="6C1D8441"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Objectives</w:t>
            </w:r>
          </w:p>
        </w:tc>
        <w:tc>
          <w:tcPr>
            <w:tcW w:w="6000" w:type="dxa"/>
          </w:tcPr>
          <w:p w14:paraId="4367B45D"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Cele</w:t>
            </w:r>
          </w:p>
        </w:tc>
      </w:tr>
      <w:tr w:rsidR="00D02B95" w:rsidRPr="00DA305A" w14:paraId="7C34C9AD" w14:textId="77777777" w:rsidTr="00040BCF">
        <w:tc>
          <w:tcPr>
            <w:tcW w:w="1353" w:type="dxa"/>
            <w:shd w:val="clear" w:color="auto" w:fill="C1E4F5"/>
            <w:tcMar>
              <w:top w:w="120" w:type="dxa"/>
              <w:left w:w="180" w:type="dxa"/>
              <w:bottom w:w="120" w:type="dxa"/>
              <w:right w:w="180" w:type="dxa"/>
            </w:tcMar>
            <w:hideMark/>
          </w:tcPr>
          <w:p w14:paraId="35D26720"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119_toc_5</w:t>
            </w:r>
          </w:p>
        </w:tc>
        <w:tc>
          <w:tcPr>
            <w:tcW w:w="6000" w:type="dxa"/>
            <w:tcMar>
              <w:top w:w="120" w:type="dxa"/>
              <w:left w:w="180" w:type="dxa"/>
              <w:bottom w:w="120" w:type="dxa"/>
              <w:right w:w="180" w:type="dxa"/>
            </w:tcMar>
            <w:hideMark/>
          </w:tcPr>
          <w:p w14:paraId="63CB0D77"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Table of Contents</w:t>
            </w:r>
          </w:p>
        </w:tc>
        <w:tc>
          <w:tcPr>
            <w:tcW w:w="6000" w:type="dxa"/>
          </w:tcPr>
          <w:p w14:paraId="7FD07C12"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Spis treści</w:t>
            </w:r>
          </w:p>
        </w:tc>
      </w:tr>
      <w:tr w:rsidR="00D02B95" w:rsidRPr="00AD189D" w14:paraId="003007C9" w14:textId="77777777" w:rsidTr="00040BCF">
        <w:tc>
          <w:tcPr>
            <w:tcW w:w="1353" w:type="dxa"/>
            <w:shd w:val="clear" w:color="auto" w:fill="C1E4F5"/>
            <w:tcMar>
              <w:top w:w="120" w:type="dxa"/>
              <w:left w:w="180" w:type="dxa"/>
              <w:bottom w:w="120" w:type="dxa"/>
              <w:right w:w="180" w:type="dxa"/>
            </w:tcMar>
            <w:hideMark/>
          </w:tcPr>
          <w:p w14:paraId="1029FDE4"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120_toc_6</w:t>
            </w:r>
          </w:p>
        </w:tc>
        <w:tc>
          <w:tcPr>
            <w:tcW w:w="6000" w:type="dxa"/>
            <w:tcMar>
              <w:top w:w="120" w:type="dxa"/>
              <w:left w:w="180" w:type="dxa"/>
              <w:bottom w:w="120" w:type="dxa"/>
              <w:right w:w="180" w:type="dxa"/>
            </w:tcMar>
            <w:hideMark/>
          </w:tcPr>
          <w:p w14:paraId="35FDDA09"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The Importance of Abbott’s Code of Business Conduct </w:t>
            </w:r>
          </w:p>
        </w:tc>
        <w:tc>
          <w:tcPr>
            <w:tcW w:w="6000" w:type="dxa"/>
          </w:tcPr>
          <w:p w14:paraId="66A26CAD" w14:textId="77777777" w:rsidR="00315D6E" w:rsidRPr="00AD189D" w:rsidRDefault="00F13992" w:rsidP="00040BCF">
            <w:pPr>
              <w:spacing w:before="100" w:beforeAutospacing="1" w:after="100" w:afterAutospacing="1"/>
              <w:ind w:left="30" w:right="30"/>
              <w:rPr>
                <w:rFonts w:ascii="Calibri" w:eastAsia="Times New Roman" w:hAnsi="Calibri" w:cs="Calibri"/>
                <w:lang w:val="pl-PL"/>
                <w:rPrChange w:id="187"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 xml:space="preserve">Znaczenie Kodeksu Postępowania w Biznesie firmy Abbot </w:t>
            </w:r>
          </w:p>
        </w:tc>
      </w:tr>
      <w:tr w:rsidR="00D02B95" w:rsidRPr="00DA305A" w14:paraId="0B7C6CA6" w14:textId="77777777" w:rsidTr="00040BCF">
        <w:tc>
          <w:tcPr>
            <w:tcW w:w="1353" w:type="dxa"/>
            <w:shd w:val="clear" w:color="auto" w:fill="C1E4F5"/>
            <w:tcMar>
              <w:top w:w="120" w:type="dxa"/>
              <w:left w:w="180" w:type="dxa"/>
              <w:bottom w:w="120" w:type="dxa"/>
              <w:right w:w="180" w:type="dxa"/>
            </w:tcMar>
            <w:hideMark/>
          </w:tcPr>
          <w:p w14:paraId="4DA762D1"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121_toc_7</w:t>
            </w:r>
          </w:p>
        </w:tc>
        <w:tc>
          <w:tcPr>
            <w:tcW w:w="6000" w:type="dxa"/>
            <w:tcMar>
              <w:top w:w="120" w:type="dxa"/>
              <w:left w:w="180" w:type="dxa"/>
              <w:bottom w:w="120" w:type="dxa"/>
              <w:right w:w="180" w:type="dxa"/>
            </w:tcMar>
            <w:hideMark/>
          </w:tcPr>
          <w:p w14:paraId="2986B9A1"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Our Everyday Commitments</w:t>
            </w:r>
          </w:p>
        </w:tc>
        <w:tc>
          <w:tcPr>
            <w:tcW w:w="6000" w:type="dxa"/>
          </w:tcPr>
          <w:p w14:paraId="308C2537"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Nasze codzienne zobowiązania</w:t>
            </w:r>
          </w:p>
        </w:tc>
      </w:tr>
      <w:tr w:rsidR="00D02B95" w:rsidRPr="00AD189D" w14:paraId="13102D68" w14:textId="77777777" w:rsidTr="00040BCF">
        <w:tc>
          <w:tcPr>
            <w:tcW w:w="1353" w:type="dxa"/>
            <w:shd w:val="clear" w:color="auto" w:fill="C1E4F5"/>
            <w:tcMar>
              <w:top w:w="120" w:type="dxa"/>
              <w:left w:w="180" w:type="dxa"/>
              <w:bottom w:w="120" w:type="dxa"/>
              <w:right w:w="180" w:type="dxa"/>
            </w:tcMar>
            <w:hideMark/>
          </w:tcPr>
          <w:p w14:paraId="3F60E296"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122_toc_8</w:t>
            </w:r>
          </w:p>
        </w:tc>
        <w:tc>
          <w:tcPr>
            <w:tcW w:w="6000" w:type="dxa"/>
            <w:tcMar>
              <w:top w:w="120" w:type="dxa"/>
              <w:left w:w="180" w:type="dxa"/>
              <w:bottom w:w="120" w:type="dxa"/>
              <w:right w:w="180" w:type="dxa"/>
            </w:tcMar>
            <w:hideMark/>
          </w:tcPr>
          <w:p w14:paraId="02E17CDF"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The Importance of the Code to Our Business</w:t>
            </w:r>
          </w:p>
        </w:tc>
        <w:tc>
          <w:tcPr>
            <w:tcW w:w="6000" w:type="dxa"/>
          </w:tcPr>
          <w:p w14:paraId="1F802B77" w14:textId="77777777" w:rsidR="00315D6E" w:rsidRPr="00AD189D" w:rsidRDefault="00F13992" w:rsidP="00040BCF">
            <w:pPr>
              <w:spacing w:before="100" w:beforeAutospacing="1" w:after="100" w:afterAutospacing="1"/>
              <w:ind w:left="30" w:right="30"/>
              <w:rPr>
                <w:rFonts w:ascii="Calibri" w:eastAsia="Times New Roman" w:hAnsi="Calibri" w:cs="Calibri"/>
                <w:lang w:val="pl-PL"/>
                <w:rPrChange w:id="18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Znaczenie Kodeksu dla naszej Działalności</w:t>
            </w:r>
          </w:p>
        </w:tc>
      </w:tr>
      <w:tr w:rsidR="00D02B95" w:rsidRPr="00DA305A" w14:paraId="65E2AAC2" w14:textId="77777777" w:rsidTr="00040BCF">
        <w:tc>
          <w:tcPr>
            <w:tcW w:w="1353" w:type="dxa"/>
            <w:shd w:val="clear" w:color="auto" w:fill="C1E4F5"/>
            <w:tcMar>
              <w:top w:w="120" w:type="dxa"/>
              <w:left w:w="180" w:type="dxa"/>
              <w:bottom w:w="120" w:type="dxa"/>
              <w:right w:w="180" w:type="dxa"/>
            </w:tcMar>
            <w:hideMark/>
          </w:tcPr>
          <w:p w14:paraId="6EAAA999"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123_toc_9</w:t>
            </w:r>
          </w:p>
        </w:tc>
        <w:tc>
          <w:tcPr>
            <w:tcW w:w="6000" w:type="dxa"/>
            <w:tcMar>
              <w:top w:w="120" w:type="dxa"/>
              <w:left w:w="180" w:type="dxa"/>
              <w:bottom w:w="120" w:type="dxa"/>
              <w:right w:w="180" w:type="dxa"/>
            </w:tcMar>
            <w:hideMark/>
          </w:tcPr>
          <w:p w14:paraId="243942FA"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Our Code</w:t>
            </w:r>
          </w:p>
        </w:tc>
        <w:tc>
          <w:tcPr>
            <w:tcW w:w="6000" w:type="dxa"/>
          </w:tcPr>
          <w:p w14:paraId="43CB35FB"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Nasz Kodeks</w:t>
            </w:r>
          </w:p>
        </w:tc>
      </w:tr>
      <w:tr w:rsidR="00D02B95" w:rsidRPr="00DA305A" w14:paraId="05020D4A" w14:textId="77777777" w:rsidTr="00040BCF">
        <w:tc>
          <w:tcPr>
            <w:tcW w:w="1353" w:type="dxa"/>
            <w:shd w:val="clear" w:color="auto" w:fill="C1E4F5"/>
            <w:tcMar>
              <w:top w:w="120" w:type="dxa"/>
              <w:left w:w="180" w:type="dxa"/>
              <w:bottom w:w="120" w:type="dxa"/>
              <w:right w:w="180" w:type="dxa"/>
            </w:tcMar>
            <w:hideMark/>
          </w:tcPr>
          <w:p w14:paraId="43BDC6BE"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124_toc_10</w:t>
            </w:r>
          </w:p>
        </w:tc>
        <w:tc>
          <w:tcPr>
            <w:tcW w:w="6000" w:type="dxa"/>
            <w:tcMar>
              <w:top w:w="120" w:type="dxa"/>
              <w:left w:w="180" w:type="dxa"/>
              <w:bottom w:w="120" w:type="dxa"/>
              <w:right w:w="180" w:type="dxa"/>
            </w:tcMar>
            <w:hideMark/>
          </w:tcPr>
          <w:p w14:paraId="627E40F0"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Overview</w:t>
            </w:r>
          </w:p>
        </w:tc>
        <w:tc>
          <w:tcPr>
            <w:tcW w:w="6000" w:type="dxa"/>
          </w:tcPr>
          <w:p w14:paraId="208E0FD4"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Przegląd</w:t>
            </w:r>
          </w:p>
        </w:tc>
      </w:tr>
      <w:tr w:rsidR="00D02B95" w:rsidRPr="00DA305A" w14:paraId="28C0ADFC" w14:textId="77777777" w:rsidTr="00040BCF">
        <w:tc>
          <w:tcPr>
            <w:tcW w:w="1353" w:type="dxa"/>
            <w:shd w:val="clear" w:color="auto" w:fill="C1E4F5"/>
            <w:tcMar>
              <w:top w:w="120" w:type="dxa"/>
              <w:left w:w="180" w:type="dxa"/>
              <w:bottom w:w="120" w:type="dxa"/>
              <w:right w:w="180" w:type="dxa"/>
            </w:tcMar>
            <w:hideMark/>
          </w:tcPr>
          <w:p w14:paraId="3AC4781F"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125_toc_11</w:t>
            </w:r>
          </w:p>
        </w:tc>
        <w:tc>
          <w:tcPr>
            <w:tcW w:w="6000" w:type="dxa"/>
            <w:tcMar>
              <w:top w:w="120" w:type="dxa"/>
              <w:left w:w="180" w:type="dxa"/>
              <w:bottom w:w="120" w:type="dxa"/>
              <w:right w:w="180" w:type="dxa"/>
            </w:tcMar>
            <w:hideMark/>
          </w:tcPr>
          <w:p w14:paraId="1E41057F"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Our Customers</w:t>
            </w:r>
          </w:p>
        </w:tc>
        <w:tc>
          <w:tcPr>
            <w:tcW w:w="6000" w:type="dxa"/>
          </w:tcPr>
          <w:p w14:paraId="3F7C9082"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Nasi klienci</w:t>
            </w:r>
          </w:p>
        </w:tc>
      </w:tr>
      <w:tr w:rsidR="00D02B95" w:rsidRPr="00DA305A" w14:paraId="3F691C7E" w14:textId="77777777" w:rsidTr="00040BCF">
        <w:tc>
          <w:tcPr>
            <w:tcW w:w="1353" w:type="dxa"/>
            <w:shd w:val="clear" w:color="auto" w:fill="C1E4F5"/>
            <w:tcMar>
              <w:top w:w="120" w:type="dxa"/>
              <w:left w:w="180" w:type="dxa"/>
              <w:bottom w:w="120" w:type="dxa"/>
              <w:right w:w="180" w:type="dxa"/>
            </w:tcMar>
            <w:hideMark/>
          </w:tcPr>
          <w:p w14:paraId="02DF5F76"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126_toc_12</w:t>
            </w:r>
          </w:p>
        </w:tc>
        <w:tc>
          <w:tcPr>
            <w:tcW w:w="6000" w:type="dxa"/>
            <w:tcMar>
              <w:top w:w="120" w:type="dxa"/>
              <w:left w:w="180" w:type="dxa"/>
              <w:bottom w:w="120" w:type="dxa"/>
              <w:right w:w="180" w:type="dxa"/>
            </w:tcMar>
            <w:hideMark/>
          </w:tcPr>
          <w:p w14:paraId="4E5DED36"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Our Products</w:t>
            </w:r>
          </w:p>
        </w:tc>
        <w:tc>
          <w:tcPr>
            <w:tcW w:w="6000" w:type="dxa"/>
          </w:tcPr>
          <w:p w14:paraId="04620511"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Nasze produkty</w:t>
            </w:r>
          </w:p>
        </w:tc>
      </w:tr>
      <w:tr w:rsidR="00D02B95" w:rsidRPr="00DA305A" w14:paraId="5273047D" w14:textId="77777777" w:rsidTr="00040BCF">
        <w:tc>
          <w:tcPr>
            <w:tcW w:w="1353" w:type="dxa"/>
            <w:shd w:val="clear" w:color="auto" w:fill="C1E4F5"/>
            <w:tcMar>
              <w:top w:w="120" w:type="dxa"/>
              <w:left w:w="180" w:type="dxa"/>
              <w:bottom w:w="120" w:type="dxa"/>
              <w:right w:w="180" w:type="dxa"/>
            </w:tcMar>
            <w:hideMark/>
          </w:tcPr>
          <w:p w14:paraId="3E76D3E8"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127_toc_13</w:t>
            </w:r>
          </w:p>
        </w:tc>
        <w:tc>
          <w:tcPr>
            <w:tcW w:w="6000" w:type="dxa"/>
            <w:tcMar>
              <w:top w:w="120" w:type="dxa"/>
              <w:left w:w="180" w:type="dxa"/>
              <w:bottom w:w="120" w:type="dxa"/>
              <w:right w:w="180" w:type="dxa"/>
            </w:tcMar>
            <w:hideMark/>
          </w:tcPr>
          <w:p w14:paraId="6FAC45B8"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Advancing Science</w:t>
            </w:r>
          </w:p>
        </w:tc>
        <w:tc>
          <w:tcPr>
            <w:tcW w:w="6000" w:type="dxa"/>
          </w:tcPr>
          <w:p w14:paraId="3EFB86E6"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Promowanie postępu nauki</w:t>
            </w:r>
          </w:p>
        </w:tc>
      </w:tr>
      <w:tr w:rsidR="00D02B95" w:rsidRPr="00DA305A" w14:paraId="0ED1A840" w14:textId="77777777" w:rsidTr="00040BCF">
        <w:tc>
          <w:tcPr>
            <w:tcW w:w="1353" w:type="dxa"/>
            <w:shd w:val="clear" w:color="auto" w:fill="C1E4F5"/>
            <w:tcMar>
              <w:top w:w="120" w:type="dxa"/>
              <w:left w:w="180" w:type="dxa"/>
              <w:bottom w:w="120" w:type="dxa"/>
              <w:right w:w="180" w:type="dxa"/>
            </w:tcMar>
            <w:hideMark/>
          </w:tcPr>
          <w:p w14:paraId="21800E92"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128_toc_14</w:t>
            </w:r>
          </w:p>
        </w:tc>
        <w:tc>
          <w:tcPr>
            <w:tcW w:w="6000" w:type="dxa"/>
            <w:tcMar>
              <w:top w:w="120" w:type="dxa"/>
              <w:left w:w="180" w:type="dxa"/>
              <w:bottom w:w="120" w:type="dxa"/>
              <w:right w:w="180" w:type="dxa"/>
            </w:tcMar>
            <w:hideMark/>
          </w:tcPr>
          <w:p w14:paraId="48BBC4BD"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Our People</w:t>
            </w:r>
          </w:p>
        </w:tc>
        <w:tc>
          <w:tcPr>
            <w:tcW w:w="6000" w:type="dxa"/>
          </w:tcPr>
          <w:p w14:paraId="66776E5C"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Nasi ludzie</w:t>
            </w:r>
          </w:p>
        </w:tc>
      </w:tr>
      <w:tr w:rsidR="00D02B95" w:rsidRPr="00DA305A" w14:paraId="4DA4A532" w14:textId="77777777" w:rsidTr="00040BCF">
        <w:tc>
          <w:tcPr>
            <w:tcW w:w="1353" w:type="dxa"/>
            <w:shd w:val="clear" w:color="auto" w:fill="C1E4F5"/>
            <w:tcMar>
              <w:top w:w="120" w:type="dxa"/>
              <w:left w:w="180" w:type="dxa"/>
              <w:bottom w:w="120" w:type="dxa"/>
              <w:right w:w="180" w:type="dxa"/>
            </w:tcMar>
            <w:hideMark/>
          </w:tcPr>
          <w:p w14:paraId="1C305726"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129_toc_15</w:t>
            </w:r>
          </w:p>
        </w:tc>
        <w:tc>
          <w:tcPr>
            <w:tcW w:w="6000" w:type="dxa"/>
            <w:tcMar>
              <w:top w:w="120" w:type="dxa"/>
              <w:left w:w="180" w:type="dxa"/>
              <w:bottom w:w="120" w:type="dxa"/>
              <w:right w:w="180" w:type="dxa"/>
            </w:tcMar>
            <w:hideMark/>
          </w:tcPr>
          <w:p w14:paraId="058C139E"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Our Communities</w:t>
            </w:r>
          </w:p>
        </w:tc>
        <w:tc>
          <w:tcPr>
            <w:tcW w:w="6000" w:type="dxa"/>
          </w:tcPr>
          <w:p w14:paraId="69D93A76"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Nasze społeczności</w:t>
            </w:r>
          </w:p>
        </w:tc>
      </w:tr>
      <w:tr w:rsidR="00D02B95" w:rsidRPr="00DA305A" w14:paraId="070B3721" w14:textId="77777777" w:rsidTr="00040BCF">
        <w:tc>
          <w:tcPr>
            <w:tcW w:w="1353" w:type="dxa"/>
            <w:shd w:val="clear" w:color="auto" w:fill="C1E4F5"/>
            <w:tcMar>
              <w:top w:w="120" w:type="dxa"/>
              <w:left w:w="180" w:type="dxa"/>
              <w:bottom w:w="120" w:type="dxa"/>
              <w:right w:w="180" w:type="dxa"/>
            </w:tcMar>
            <w:hideMark/>
          </w:tcPr>
          <w:p w14:paraId="40625152"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130_toc_16</w:t>
            </w:r>
          </w:p>
        </w:tc>
        <w:tc>
          <w:tcPr>
            <w:tcW w:w="6000" w:type="dxa"/>
            <w:tcMar>
              <w:top w:w="120" w:type="dxa"/>
              <w:left w:w="180" w:type="dxa"/>
              <w:bottom w:w="120" w:type="dxa"/>
              <w:right w:w="180" w:type="dxa"/>
            </w:tcMar>
            <w:hideMark/>
          </w:tcPr>
          <w:p w14:paraId="16D68EAF"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How we Operate</w:t>
            </w:r>
          </w:p>
        </w:tc>
        <w:tc>
          <w:tcPr>
            <w:tcW w:w="6000" w:type="dxa"/>
          </w:tcPr>
          <w:p w14:paraId="402C8586"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Nasz sposób działania</w:t>
            </w:r>
          </w:p>
        </w:tc>
      </w:tr>
      <w:tr w:rsidR="00D02B95" w:rsidRPr="00DA305A" w14:paraId="2BD373F4" w14:textId="77777777" w:rsidTr="00040BCF">
        <w:tc>
          <w:tcPr>
            <w:tcW w:w="1353" w:type="dxa"/>
            <w:shd w:val="clear" w:color="auto" w:fill="C1E4F5"/>
            <w:tcMar>
              <w:top w:w="120" w:type="dxa"/>
              <w:left w:w="180" w:type="dxa"/>
              <w:bottom w:w="120" w:type="dxa"/>
              <w:right w:w="180" w:type="dxa"/>
            </w:tcMar>
            <w:hideMark/>
          </w:tcPr>
          <w:p w14:paraId="544EB179"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131_toc_17</w:t>
            </w:r>
          </w:p>
        </w:tc>
        <w:tc>
          <w:tcPr>
            <w:tcW w:w="6000" w:type="dxa"/>
            <w:tcMar>
              <w:top w:w="120" w:type="dxa"/>
              <w:left w:w="180" w:type="dxa"/>
              <w:bottom w:w="120" w:type="dxa"/>
              <w:right w:w="180" w:type="dxa"/>
            </w:tcMar>
            <w:hideMark/>
          </w:tcPr>
          <w:p w14:paraId="69FB498B"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Your Commitment </w:t>
            </w:r>
          </w:p>
        </w:tc>
        <w:tc>
          <w:tcPr>
            <w:tcW w:w="6000" w:type="dxa"/>
          </w:tcPr>
          <w:p w14:paraId="68414A7C"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 xml:space="preserve">Twoje zobowiązanie </w:t>
            </w:r>
          </w:p>
        </w:tc>
      </w:tr>
      <w:tr w:rsidR="00D02B95" w:rsidRPr="00DA305A" w14:paraId="614E65B6" w14:textId="77777777" w:rsidTr="00040BCF">
        <w:tc>
          <w:tcPr>
            <w:tcW w:w="1353" w:type="dxa"/>
            <w:shd w:val="clear" w:color="auto" w:fill="C1E4F5"/>
            <w:tcMar>
              <w:top w:w="120" w:type="dxa"/>
              <w:left w:w="180" w:type="dxa"/>
              <w:bottom w:w="120" w:type="dxa"/>
              <w:right w:w="180" w:type="dxa"/>
            </w:tcMar>
            <w:hideMark/>
          </w:tcPr>
          <w:p w14:paraId="6A14299C"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132_toc_18</w:t>
            </w:r>
          </w:p>
        </w:tc>
        <w:tc>
          <w:tcPr>
            <w:tcW w:w="6000" w:type="dxa"/>
            <w:tcMar>
              <w:top w:w="120" w:type="dxa"/>
              <w:left w:w="180" w:type="dxa"/>
              <w:bottom w:w="120" w:type="dxa"/>
              <w:right w:w="180" w:type="dxa"/>
            </w:tcMar>
            <w:hideMark/>
          </w:tcPr>
          <w:p w14:paraId="228D3AF0"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Your Commitment</w:t>
            </w:r>
          </w:p>
        </w:tc>
        <w:tc>
          <w:tcPr>
            <w:tcW w:w="6000" w:type="dxa"/>
          </w:tcPr>
          <w:p w14:paraId="1F1AC6EE"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Twoje zobowiązanie</w:t>
            </w:r>
          </w:p>
        </w:tc>
      </w:tr>
      <w:tr w:rsidR="00D02B95" w:rsidRPr="00DA305A" w14:paraId="6FEF4491" w14:textId="77777777" w:rsidTr="00040BCF">
        <w:tc>
          <w:tcPr>
            <w:tcW w:w="1353" w:type="dxa"/>
            <w:shd w:val="clear" w:color="auto" w:fill="C1E4F5"/>
            <w:tcMar>
              <w:top w:w="120" w:type="dxa"/>
              <w:left w:w="180" w:type="dxa"/>
              <w:bottom w:w="120" w:type="dxa"/>
              <w:right w:w="180" w:type="dxa"/>
            </w:tcMar>
            <w:hideMark/>
          </w:tcPr>
          <w:p w14:paraId="17A0DB60"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133_toc_19</w:t>
            </w:r>
          </w:p>
        </w:tc>
        <w:tc>
          <w:tcPr>
            <w:tcW w:w="6000" w:type="dxa"/>
            <w:tcMar>
              <w:top w:w="120" w:type="dxa"/>
              <w:left w:w="180" w:type="dxa"/>
              <w:bottom w:w="120" w:type="dxa"/>
              <w:right w:w="180" w:type="dxa"/>
            </w:tcMar>
            <w:hideMark/>
          </w:tcPr>
          <w:p w14:paraId="110CA6B4"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Knowledge Check</w:t>
            </w:r>
          </w:p>
        </w:tc>
        <w:tc>
          <w:tcPr>
            <w:tcW w:w="6000" w:type="dxa"/>
          </w:tcPr>
          <w:p w14:paraId="2D63FD0A"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Sprawdzian wiedzy</w:t>
            </w:r>
          </w:p>
        </w:tc>
      </w:tr>
      <w:tr w:rsidR="00D02B95" w:rsidRPr="00DA305A" w14:paraId="402CA499" w14:textId="77777777" w:rsidTr="00040BCF">
        <w:tc>
          <w:tcPr>
            <w:tcW w:w="1353" w:type="dxa"/>
            <w:shd w:val="clear" w:color="auto" w:fill="C1E4F5"/>
            <w:tcMar>
              <w:top w:w="120" w:type="dxa"/>
              <w:left w:w="180" w:type="dxa"/>
              <w:bottom w:w="120" w:type="dxa"/>
              <w:right w:w="180" w:type="dxa"/>
            </w:tcMar>
            <w:hideMark/>
          </w:tcPr>
          <w:p w14:paraId="49266A02"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lastRenderedPageBreak/>
              <w:t>134_toc_20</w:t>
            </w:r>
          </w:p>
        </w:tc>
        <w:tc>
          <w:tcPr>
            <w:tcW w:w="6000" w:type="dxa"/>
            <w:tcMar>
              <w:top w:w="120" w:type="dxa"/>
              <w:left w:w="180" w:type="dxa"/>
              <w:bottom w:w="120" w:type="dxa"/>
              <w:right w:w="180" w:type="dxa"/>
            </w:tcMar>
            <w:hideMark/>
          </w:tcPr>
          <w:p w14:paraId="61BDA7F7"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Introduction</w:t>
            </w:r>
          </w:p>
        </w:tc>
        <w:tc>
          <w:tcPr>
            <w:tcW w:w="6000" w:type="dxa"/>
          </w:tcPr>
          <w:p w14:paraId="43E19562"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Wprowadzenie</w:t>
            </w:r>
          </w:p>
        </w:tc>
      </w:tr>
      <w:tr w:rsidR="00D02B95" w:rsidRPr="00DA305A" w14:paraId="16FD4D53" w14:textId="77777777" w:rsidTr="00040BCF">
        <w:tc>
          <w:tcPr>
            <w:tcW w:w="1353" w:type="dxa"/>
            <w:shd w:val="clear" w:color="auto" w:fill="C1E4F5"/>
            <w:tcMar>
              <w:top w:w="120" w:type="dxa"/>
              <w:left w:w="180" w:type="dxa"/>
              <w:bottom w:w="120" w:type="dxa"/>
              <w:right w:w="180" w:type="dxa"/>
            </w:tcMar>
            <w:hideMark/>
          </w:tcPr>
          <w:p w14:paraId="0BB34CD0"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135_toc_21</w:t>
            </w:r>
          </w:p>
        </w:tc>
        <w:tc>
          <w:tcPr>
            <w:tcW w:w="6000" w:type="dxa"/>
            <w:tcMar>
              <w:top w:w="120" w:type="dxa"/>
              <w:left w:w="180" w:type="dxa"/>
              <w:bottom w:w="120" w:type="dxa"/>
              <w:right w:w="180" w:type="dxa"/>
            </w:tcMar>
            <w:hideMark/>
          </w:tcPr>
          <w:p w14:paraId="7896891F"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Assessment</w:t>
            </w:r>
          </w:p>
        </w:tc>
        <w:tc>
          <w:tcPr>
            <w:tcW w:w="6000" w:type="dxa"/>
          </w:tcPr>
          <w:p w14:paraId="421767FE"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Ocena</w:t>
            </w:r>
          </w:p>
        </w:tc>
      </w:tr>
      <w:tr w:rsidR="00D02B95" w:rsidRPr="00DA305A" w14:paraId="0B2DF800" w14:textId="77777777" w:rsidTr="00040BCF">
        <w:tc>
          <w:tcPr>
            <w:tcW w:w="1353" w:type="dxa"/>
            <w:shd w:val="clear" w:color="auto" w:fill="C1E4F5"/>
            <w:tcMar>
              <w:top w:w="120" w:type="dxa"/>
              <w:left w:w="180" w:type="dxa"/>
              <w:bottom w:w="120" w:type="dxa"/>
              <w:right w:w="180" w:type="dxa"/>
            </w:tcMar>
            <w:hideMark/>
          </w:tcPr>
          <w:p w14:paraId="0E8C18A9"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136_toc_22</w:t>
            </w:r>
          </w:p>
        </w:tc>
        <w:tc>
          <w:tcPr>
            <w:tcW w:w="6000" w:type="dxa"/>
            <w:tcMar>
              <w:top w:w="120" w:type="dxa"/>
              <w:left w:w="180" w:type="dxa"/>
              <w:bottom w:w="120" w:type="dxa"/>
              <w:right w:w="180" w:type="dxa"/>
            </w:tcMar>
            <w:hideMark/>
          </w:tcPr>
          <w:p w14:paraId="2F9AC504"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Feedback</w:t>
            </w:r>
          </w:p>
        </w:tc>
        <w:tc>
          <w:tcPr>
            <w:tcW w:w="6000" w:type="dxa"/>
          </w:tcPr>
          <w:p w14:paraId="5F84F814"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Informacje zwrotne</w:t>
            </w:r>
          </w:p>
        </w:tc>
      </w:tr>
      <w:tr w:rsidR="00D02B95" w:rsidRPr="00DA305A" w14:paraId="5788488F" w14:textId="77777777" w:rsidTr="00040BCF">
        <w:tc>
          <w:tcPr>
            <w:tcW w:w="1353" w:type="dxa"/>
            <w:shd w:val="clear" w:color="auto" w:fill="C1E4F5"/>
            <w:tcMar>
              <w:top w:w="120" w:type="dxa"/>
              <w:left w:w="180" w:type="dxa"/>
              <w:bottom w:w="120" w:type="dxa"/>
              <w:right w:w="180" w:type="dxa"/>
            </w:tcMar>
            <w:hideMark/>
          </w:tcPr>
          <w:p w14:paraId="7D8FDE94"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137_toc_23</w:t>
            </w:r>
          </w:p>
        </w:tc>
        <w:tc>
          <w:tcPr>
            <w:tcW w:w="6000" w:type="dxa"/>
            <w:tcMar>
              <w:top w:w="120" w:type="dxa"/>
              <w:left w:w="180" w:type="dxa"/>
              <w:bottom w:w="120" w:type="dxa"/>
              <w:right w:w="180" w:type="dxa"/>
            </w:tcMar>
            <w:hideMark/>
          </w:tcPr>
          <w:p w14:paraId="135AD804"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Survey</w:t>
            </w:r>
          </w:p>
        </w:tc>
        <w:tc>
          <w:tcPr>
            <w:tcW w:w="6000" w:type="dxa"/>
          </w:tcPr>
          <w:p w14:paraId="1F1DDBDC"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Ankieta</w:t>
            </w:r>
          </w:p>
        </w:tc>
      </w:tr>
      <w:tr w:rsidR="00D02B95" w:rsidRPr="00AD189D" w14:paraId="5A8A06B6" w14:textId="77777777" w:rsidTr="00040BCF">
        <w:tc>
          <w:tcPr>
            <w:tcW w:w="1353" w:type="dxa"/>
            <w:shd w:val="clear" w:color="auto" w:fill="C1E4F5"/>
            <w:tcMar>
              <w:top w:w="120" w:type="dxa"/>
              <w:left w:w="180" w:type="dxa"/>
              <w:bottom w:w="120" w:type="dxa"/>
              <w:right w:w="180" w:type="dxa"/>
            </w:tcMar>
            <w:hideMark/>
          </w:tcPr>
          <w:p w14:paraId="22547449"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1CFDE24C"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52DF45EA" w14:textId="77777777" w:rsidR="00315D6E" w:rsidRPr="00040BCF" w:rsidRDefault="00F13992" w:rsidP="00040BCF">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 xml:space="preserve">Kurs nie może połączyć się z platformą LMS. Kliknij przycisk „OK”, aby kontynuować i przejrzeć ponownie kurs. Uwaga: Karta certyfikacyjna kursu może być niedostępna. Kliknij przycisk „Anuluj”, aby wyjść </w:t>
            </w:r>
          </w:p>
        </w:tc>
      </w:tr>
      <w:tr w:rsidR="00D02B95" w:rsidRPr="00AD189D" w14:paraId="100EF61B" w14:textId="77777777" w:rsidTr="00040BCF">
        <w:tc>
          <w:tcPr>
            <w:tcW w:w="1353" w:type="dxa"/>
            <w:shd w:val="clear" w:color="auto" w:fill="C1E4F5"/>
            <w:tcMar>
              <w:top w:w="120" w:type="dxa"/>
              <w:left w:w="180" w:type="dxa"/>
              <w:bottom w:w="120" w:type="dxa"/>
              <w:right w:w="180" w:type="dxa"/>
            </w:tcMar>
            <w:hideMark/>
          </w:tcPr>
          <w:p w14:paraId="7C3052C0"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64E37966"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All questions remain unanswered</w:t>
            </w:r>
          </w:p>
        </w:tc>
        <w:tc>
          <w:tcPr>
            <w:tcW w:w="6000" w:type="dxa"/>
          </w:tcPr>
          <w:p w14:paraId="05B51C65" w14:textId="77777777" w:rsidR="00315D6E" w:rsidRPr="00AD189D" w:rsidRDefault="00F13992" w:rsidP="00040BCF">
            <w:pPr>
              <w:spacing w:before="100" w:beforeAutospacing="1" w:after="100" w:afterAutospacing="1"/>
              <w:ind w:left="30" w:right="30"/>
              <w:rPr>
                <w:rFonts w:ascii="Calibri" w:eastAsia="Times New Roman" w:hAnsi="Calibri" w:cs="Calibri"/>
                <w:lang w:val="pl-PL"/>
                <w:rPrChange w:id="18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Wszystkie pytania pozostają bez odpowiedzi</w:t>
            </w:r>
          </w:p>
        </w:tc>
      </w:tr>
      <w:tr w:rsidR="00D02B95" w:rsidRPr="00DA305A" w14:paraId="7E2CEE64" w14:textId="77777777" w:rsidTr="00040BCF">
        <w:tc>
          <w:tcPr>
            <w:tcW w:w="1353" w:type="dxa"/>
            <w:shd w:val="clear" w:color="auto" w:fill="C1E4F5"/>
            <w:tcMar>
              <w:top w:w="120" w:type="dxa"/>
              <w:left w:w="180" w:type="dxa"/>
              <w:bottom w:w="120" w:type="dxa"/>
              <w:right w:w="180" w:type="dxa"/>
            </w:tcMar>
            <w:hideMark/>
          </w:tcPr>
          <w:p w14:paraId="2904321E"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2103673E"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Questions</w:t>
            </w:r>
          </w:p>
        </w:tc>
        <w:tc>
          <w:tcPr>
            <w:tcW w:w="6000" w:type="dxa"/>
          </w:tcPr>
          <w:p w14:paraId="1A9C6DCC"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Pytania</w:t>
            </w:r>
          </w:p>
        </w:tc>
      </w:tr>
      <w:tr w:rsidR="00D02B95" w:rsidRPr="00DA305A" w14:paraId="431C4DE8" w14:textId="77777777" w:rsidTr="00040BCF">
        <w:tc>
          <w:tcPr>
            <w:tcW w:w="1353" w:type="dxa"/>
            <w:shd w:val="clear" w:color="auto" w:fill="C1E4F5"/>
            <w:tcMar>
              <w:top w:w="120" w:type="dxa"/>
              <w:left w:w="180" w:type="dxa"/>
              <w:bottom w:w="120" w:type="dxa"/>
              <w:right w:w="180" w:type="dxa"/>
            </w:tcMar>
            <w:hideMark/>
          </w:tcPr>
          <w:p w14:paraId="1CC276E1"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6B5755A6"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Question</w:t>
            </w:r>
          </w:p>
        </w:tc>
        <w:tc>
          <w:tcPr>
            <w:tcW w:w="6000" w:type="dxa"/>
          </w:tcPr>
          <w:p w14:paraId="107DBF30"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Pytanie</w:t>
            </w:r>
          </w:p>
        </w:tc>
      </w:tr>
      <w:tr w:rsidR="00D02B95" w:rsidRPr="00DA305A" w14:paraId="3FDD7842" w14:textId="77777777" w:rsidTr="00040BCF">
        <w:tc>
          <w:tcPr>
            <w:tcW w:w="1353" w:type="dxa"/>
            <w:shd w:val="clear" w:color="auto" w:fill="C1E4F5"/>
            <w:tcMar>
              <w:top w:w="120" w:type="dxa"/>
              <w:left w:w="180" w:type="dxa"/>
              <w:bottom w:w="120" w:type="dxa"/>
              <w:right w:w="180" w:type="dxa"/>
            </w:tcMar>
            <w:hideMark/>
          </w:tcPr>
          <w:p w14:paraId="2FE5A356"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17B7DCDB"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not answered</w:t>
            </w:r>
          </w:p>
        </w:tc>
        <w:tc>
          <w:tcPr>
            <w:tcW w:w="6000" w:type="dxa"/>
          </w:tcPr>
          <w:p w14:paraId="03A08365"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bez odpowiedzi</w:t>
            </w:r>
          </w:p>
        </w:tc>
      </w:tr>
      <w:tr w:rsidR="00D02B95" w:rsidRPr="00DA305A" w14:paraId="72E33E69" w14:textId="77777777" w:rsidTr="00040BCF">
        <w:tc>
          <w:tcPr>
            <w:tcW w:w="1353" w:type="dxa"/>
            <w:shd w:val="clear" w:color="auto" w:fill="C1E4F5"/>
            <w:tcMar>
              <w:top w:w="120" w:type="dxa"/>
              <w:left w:w="180" w:type="dxa"/>
              <w:bottom w:w="120" w:type="dxa"/>
              <w:right w:w="180" w:type="dxa"/>
            </w:tcMar>
            <w:hideMark/>
          </w:tcPr>
          <w:p w14:paraId="2E5B4927"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7F123A73"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That's correct!</w:t>
            </w:r>
          </w:p>
        </w:tc>
        <w:tc>
          <w:tcPr>
            <w:tcW w:w="6000" w:type="dxa"/>
          </w:tcPr>
          <w:p w14:paraId="79595372"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To jest poprawna odpowiedź!</w:t>
            </w:r>
          </w:p>
        </w:tc>
      </w:tr>
      <w:tr w:rsidR="00D02B95" w:rsidRPr="00AD189D" w14:paraId="1CA348CB" w14:textId="77777777" w:rsidTr="00040BCF">
        <w:tc>
          <w:tcPr>
            <w:tcW w:w="1353" w:type="dxa"/>
            <w:shd w:val="clear" w:color="auto" w:fill="C1E4F5"/>
            <w:tcMar>
              <w:top w:w="120" w:type="dxa"/>
              <w:left w:w="180" w:type="dxa"/>
              <w:bottom w:w="120" w:type="dxa"/>
              <w:right w:w="180" w:type="dxa"/>
            </w:tcMar>
            <w:hideMark/>
          </w:tcPr>
          <w:p w14:paraId="12DE480B"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747E983F"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That's not correct!</w:t>
            </w:r>
          </w:p>
        </w:tc>
        <w:tc>
          <w:tcPr>
            <w:tcW w:w="6000" w:type="dxa"/>
          </w:tcPr>
          <w:p w14:paraId="37A3A951" w14:textId="77777777" w:rsidR="00315D6E" w:rsidRPr="00AD189D" w:rsidRDefault="00F13992" w:rsidP="00040BCF">
            <w:pPr>
              <w:spacing w:before="100" w:beforeAutospacing="1" w:after="100" w:afterAutospacing="1"/>
              <w:ind w:left="30" w:right="30"/>
              <w:rPr>
                <w:rFonts w:ascii="Calibri" w:eastAsia="Times New Roman" w:hAnsi="Calibri" w:cs="Calibri"/>
                <w:lang w:val="pl-PL"/>
                <w:rPrChange w:id="19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To nie jest poprawna odpowiedź!</w:t>
            </w:r>
          </w:p>
        </w:tc>
      </w:tr>
      <w:tr w:rsidR="00D02B95" w:rsidRPr="00DA305A" w14:paraId="3B22DAC1" w14:textId="77777777" w:rsidTr="00040BCF">
        <w:tc>
          <w:tcPr>
            <w:tcW w:w="1353" w:type="dxa"/>
            <w:shd w:val="clear" w:color="auto" w:fill="C1E4F5"/>
            <w:tcMar>
              <w:top w:w="120" w:type="dxa"/>
              <w:left w:w="180" w:type="dxa"/>
              <w:bottom w:w="120" w:type="dxa"/>
              <w:right w:w="180" w:type="dxa"/>
            </w:tcMar>
            <w:hideMark/>
          </w:tcPr>
          <w:p w14:paraId="3F2C4859"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20E04571"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Feedback: </w:t>
            </w:r>
          </w:p>
        </w:tc>
        <w:tc>
          <w:tcPr>
            <w:tcW w:w="6000" w:type="dxa"/>
          </w:tcPr>
          <w:p w14:paraId="56D4C1FD"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 xml:space="preserve">Informacje zwrotne: </w:t>
            </w:r>
          </w:p>
        </w:tc>
      </w:tr>
      <w:tr w:rsidR="00D02B95" w:rsidRPr="00DA305A" w14:paraId="55F7BDED" w14:textId="77777777" w:rsidTr="00040BCF">
        <w:tc>
          <w:tcPr>
            <w:tcW w:w="1353" w:type="dxa"/>
            <w:shd w:val="clear" w:color="auto" w:fill="C1E4F5"/>
            <w:tcMar>
              <w:top w:w="120" w:type="dxa"/>
              <w:left w:w="180" w:type="dxa"/>
              <w:bottom w:w="120" w:type="dxa"/>
              <w:right w:w="180" w:type="dxa"/>
            </w:tcMar>
            <w:hideMark/>
          </w:tcPr>
          <w:p w14:paraId="432F01C5"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7D63AC5E"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Code of Business Conduct</w:t>
            </w:r>
          </w:p>
        </w:tc>
        <w:tc>
          <w:tcPr>
            <w:tcW w:w="6000" w:type="dxa"/>
          </w:tcPr>
          <w:p w14:paraId="73D88F20"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Kodeks Postępowania w Biznesie</w:t>
            </w:r>
          </w:p>
        </w:tc>
      </w:tr>
      <w:tr w:rsidR="00D02B95" w:rsidRPr="00DA305A" w14:paraId="55A09D8D" w14:textId="77777777" w:rsidTr="00040BCF">
        <w:tc>
          <w:tcPr>
            <w:tcW w:w="1353" w:type="dxa"/>
            <w:shd w:val="clear" w:color="auto" w:fill="C1E4F5"/>
            <w:tcMar>
              <w:top w:w="120" w:type="dxa"/>
              <w:left w:w="180" w:type="dxa"/>
              <w:bottom w:w="120" w:type="dxa"/>
              <w:right w:w="180" w:type="dxa"/>
            </w:tcMar>
            <w:hideMark/>
          </w:tcPr>
          <w:p w14:paraId="1C3E1E51"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161DCE83"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Knowledge Check</w:t>
            </w:r>
          </w:p>
        </w:tc>
        <w:tc>
          <w:tcPr>
            <w:tcW w:w="6000" w:type="dxa"/>
          </w:tcPr>
          <w:p w14:paraId="10883D34"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Sprawdzian wiedzy</w:t>
            </w:r>
          </w:p>
        </w:tc>
      </w:tr>
      <w:tr w:rsidR="00D02B95" w:rsidRPr="00DA305A" w14:paraId="32458F2D" w14:textId="77777777" w:rsidTr="00040BCF">
        <w:tc>
          <w:tcPr>
            <w:tcW w:w="1353" w:type="dxa"/>
            <w:shd w:val="clear" w:color="auto" w:fill="C1E4F5"/>
            <w:tcMar>
              <w:top w:w="120" w:type="dxa"/>
              <w:left w:w="180" w:type="dxa"/>
              <w:bottom w:w="120" w:type="dxa"/>
              <w:right w:w="180" w:type="dxa"/>
            </w:tcMar>
            <w:hideMark/>
          </w:tcPr>
          <w:p w14:paraId="0DC903C4"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lastRenderedPageBreak/>
              <w:t>148_string_11</w:t>
            </w:r>
          </w:p>
        </w:tc>
        <w:tc>
          <w:tcPr>
            <w:tcW w:w="6000" w:type="dxa"/>
            <w:tcMar>
              <w:top w:w="120" w:type="dxa"/>
              <w:left w:w="180" w:type="dxa"/>
              <w:bottom w:w="120" w:type="dxa"/>
              <w:right w:w="180" w:type="dxa"/>
            </w:tcMar>
            <w:hideMark/>
          </w:tcPr>
          <w:p w14:paraId="73A22C00"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Submit</w:t>
            </w:r>
          </w:p>
        </w:tc>
        <w:tc>
          <w:tcPr>
            <w:tcW w:w="6000" w:type="dxa"/>
          </w:tcPr>
          <w:p w14:paraId="2F7EE5E0"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Prześlij</w:t>
            </w:r>
          </w:p>
        </w:tc>
      </w:tr>
      <w:tr w:rsidR="00D02B95" w:rsidRPr="00DA305A" w14:paraId="76109664" w14:textId="77777777" w:rsidTr="00040BCF">
        <w:tc>
          <w:tcPr>
            <w:tcW w:w="1353" w:type="dxa"/>
            <w:shd w:val="clear" w:color="auto" w:fill="C1E4F5"/>
            <w:tcMar>
              <w:top w:w="120" w:type="dxa"/>
              <w:left w:w="180" w:type="dxa"/>
              <w:bottom w:w="120" w:type="dxa"/>
              <w:right w:w="180" w:type="dxa"/>
            </w:tcMar>
            <w:hideMark/>
          </w:tcPr>
          <w:p w14:paraId="31929228" w14:textId="77777777" w:rsidR="00315D6E" w:rsidRPr="00DA305A" w:rsidRDefault="00F13992" w:rsidP="00315D6E">
            <w:pPr>
              <w:spacing w:before="30" w:after="30"/>
              <w:ind w:left="30" w:right="30"/>
              <w:rPr>
                <w:rFonts w:ascii="Calibri" w:eastAsia="Times New Roman" w:hAnsi="Calibri" w:cs="Calibri"/>
                <w:sz w:val="16"/>
              </w:rPr>
            </w:pPr>
            <w:r w:rsidRPr="00DA305A">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5EFDD615"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Retake</w:t>
            </w:r>
          </w:p>
        </w:tc>
        <w:tc>
          <w:tcPr>
            <w:tcW w:w="6000" w:type="dxa"/>
          </w:tcPr>
          <w:p w14:paraId="4B0ABD65" w14:textId="77777777" w:rsidR="00315D6E"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Podejdź ponownie do sprawdzianu</w:t>
            </w:r>
          </w:p>
        </w:tc>
      </w:tr>
      <w:tr w:rsidR="00D02B95" w:rsidRPr="00DA305A" w14:paraId="309E1A24" w14:textId="77777777" w:rsidTr="00040BCF">
        <w:tc>
          <w:tcPr>
            <w:tcW w:w="1353" w:type="dxa"/>
            <w:shd w:val="clear" w:color="auto" w:fill="C1E4F5"/>
            <w:tcMar>
              <w:top w:w="120" w:type="dxa"/>
              <w:left w:w="180" w:type="dxa"/>
              <w:bottom w:w="120" w:type="dxa"/>
              <w:right w:w="180" w:type="dxa"/>
            </w:tcMar>
            <w:hideMark/>
          </w:tcPr>
          <w:p w14:paraId="75667E33" w14:textId="77777777" w:rsidR="005B5C04" w:rsidRPr="00DA305A" w:rsidRDefault="00F13992" w:rsidP="005B5C04">
            <w:pPr>
              <w:spacing w:before="30" w:after="30"/>
              <w:ind w:left="30" w:right="30"/>
              <w:rPr>
                <w:rFonts w:ascii="Calibri" w:eastAsia="Times New Roman" w:hAnsi="Calibri" w:cs="Calibri"/>
                <w:sz w:val="16"/>
              </w:rPr>
            </w:pPr>
            <w:r w:rsidRPr="00DA305A">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78045EBD"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DA305A">
              <w:rPr>
                <w:rFonts w:ascii="Calibri" w:eastAsia="Times New Roman" w:hAnsi="Calibri" w:cs="Calibri"/>
              </w:rPr>
              <w:t>behaviors</w:t>
            </w:r>
            <w:proofErr w:type="spellEnd"/>
            <w:r w:rsidRPr="00DA305A">
              <w:rPr>
                <w:rFonts w:ascii="Calibri" w:eastAsia="Times New Roman" w:hAnsi="Calibri" w:cs="Calibri"/>
              </w:rPr>
              <w:t xml:space="preserve">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5AB36E5F"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Opis kursu: Nasz Kodeks Postępowania w Biznesie to bardzo ważny dokument, który opisuje oczekiwania firmy wobec każdego pracownika reprezentującego firmę Abbott w codziennych obowiązkach. Kodeks stanowi podstawę dla realizacji naszych zadań i dla naszego postępowania, pomagając nam podejmować najlepsze decyzje dla firmy Abbott, dla nas samych i dla wielu ludzi, którym służymy. Kurs przedstawia ogólny przegląd Kodeksu, nakreśla oczekiwania naszej firmy i Twoje zobowiązania oraz zawiera praktyczne porady dotyczące właściwego postępowania w sytuacji, w której trudno jest ustalić właściwie dalsze postępowanie. Szkolenie zajmie 35–45 minut.</w:t>
            </w:r>
          </w:p>
        </w:tc>
      </w:tr>
      <w:tr w:rsidR="00D02B95" w:rsidRPr="00DA305A" w14:paraId="542F6612" w14:textId="77777777" w:rsidTr="00040BCF">
        <w:tc>
          <w:tcPr>
            <w:tcW w:w="1353" w:type="dxa"/>
            <w:shd w:val="clear" w:color="auto" w:fill="C1E4F5"/>
            <w:tcMar>
              <w:top w:w="120" w:type="dxa"/>
              <w:left w:w="180" w:type="dxa"/>
              <w:bottom w:w="120" w:type="dxa"/>
              <w:right w:w="180" w:type="dxa"/>
            </w:tcMar>
            <w:hideMark/>
          </w:tcPr>
          <w:p w14:paraId="3C5D9292" w14:textId="77777777" w:rsidR="005B5C04" w:rsidRPr="00DA305A" w:rsidRDefault="00F13992" w:rsidP="005B5C04">
            <w:pPr>
              <w:spacing w:before="30" w:after="30"/>
              <w:ind w:left="30" w:right="30"/>
              <w:rPr>
                <w:rFonts w:ascii="Calibri" w:eastAsia="Times New Roman" w:hAnsi="Calibri" w:cs="Calibri"/>
                <w:sz w:val="16"/>
              </w:rPr>
            </w:pPr>
            <w:r w:rsidRPr="00DA305A">
              <w:rPr>
                <w:rFonts w:ascii="Calibri" w:eastAsia="Times New Roman" w:hAnsi="Calibri" w:cs="Calibri"/>
                <w:sz w:val="16"/>
              </w:rPr>
              <w:t>151_string_14</w:t>
            </w:r>
          </w:p>
        </w:tc>
        <w:tc>
          <w:tcPr>
            <w:tcW w:w="6000" w:type="dxa"/>
            <w:tcMar>
              <w:top w:w="120" w:type="dxa"/>
              <w:left w:w="180" w:type="dxa"/>
              <w:bottom w:w="120" w:type="dxa"/>
              <w:right w:w="180" w:type="dxa"/>
            </w:tcMar>
            <w:hideMark/>
          </w:tcPr>
          <w:p w14:paraId="6CCCCD6B"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Menu</w:t>
            </w:r>
          </w:p>
        </w:tc>
        <w:tc>
          <w:tcPr>
            <w:tcW w:w="6000" w:type="dxa"/>
          </w:tcPr>
          <w:p w14:paraId="07F16EAC"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Menu</w:t>
            </w:r>
          </w:p>
        </w:tc>
      </w:tr>
      <w:tr w:rsidR="00D02B95" w:rsidRPr="00DA305A" w14:paraId="0FEBA3D4" w14:textId="77777777" w:rsidTr="00040BCF">
        <w:tc>
          <w:tcPr>
            <w:tcW w:w="1353" w:type="dxa"/>
            <w:shd w:val="clear" w:color="auto" w:fill="C1E4F5"/>
            <w:tcMar>
              <w:top w:w="120" w:type="dxa"/>
              <w:left w:w="180" w:type="dxa"/>
              <w:bottom w:w="120" w:type="dxa"/>
              <w:right w:w="180" w:type="dxa"/>
            </w:tcMar>
            <w:hideMark/>
          </w:tcPr>
          <w:p w14:paraId="396B931C" w14:textId="77777777" w:rsidR="005B5C04" w:rsidRPr="00DA305A" w:rsidRDefault="00F13992" w:rsidP="005B5C04">
            <w:pPr>
              <w:spacing w:before="30" w:after="30"/>
              <w:ind w:left="30" w:right="30"/>
              <w:rPr>
                <w:rFonts w:ascii="Calibri" w:eastAsia="Times New Roman" w:hAnsi="Calibri" w:cs="Calibri"/>
                <w:sz w:val="16"/>
              </w:rPr>
            </w:pPr>
            <w:r w:rsidRPr="00DA305A">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6EF77974"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Resources</w:t>
            </w:r>
          </w:p>
        </w:tc>
        <w:tc>
          <w:tcPr>
            <w:tcW w:w="6000" w:type="dxa"/>
          </w:tcPr>
          <w:p w14:paraId="26FB40A4"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Zasoby</w:t>
            </w:r>
          </w:p>
        </w:tc>
      </w:tr>
      <w:tr w:rsidR="00D02B95" w:rsidRPr="00DA305A" w14:paraId="0CF740D3" w14:textId="77777777" w:rsidTr="00040BCF">
        <w:tc>
          <w:tcPr>
            <w:tcW w:w="1353" w:type="dxa"/>
            <w:shd w:val="clear" w:color="auto" w:fill="C1E4F5"/>
            <w:tcMar>
              <w:top w:w="120" w:type="dxa"/>
              <w:left w:w="180" w:type="dxa"/>
              <w:bottom w:w="120" w:type="dxa"/>
              <w:right w:w="180" w:type="dxa"/>
            </w:tcMar>
            <w:hideMark/>
          </w:tcPr>
          <w:p w14:paraId="5DF8C418" w14:textId="77777777" w:rsidR="005B5C04" w:rsidRPr="00DA305A" w:rsidRDefault="00F13992" w:rsidP="005B5C04">
            <w:pPr>
              <w:spacing w:before="30" w:after="30"/>
              <w:ind w:left="30" w:right="30"/>
              <w:rPr>
                <w:rFonts w:ascii="Calibri" w:eastAsia="Times New Roman" w:hAnsi="Calibri" w:cs="Calibri"/>
                <w:sz w:val="16"/>
              </w:rPr>
            </w:pPr>
            <w:r w:rsidRPr="00DA305A">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2B87C2E2"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Reference Material</w:t>
            </w:r>
          </w:p>
        </w:tc>
        <w:tc>
          <w:tcPr>
            <w:tcW w:w="6000" w:type="dxa"/>
          </w:tcPr>
          <w:p w14:paraId="124C1CBD"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Materiały referencyjne</w:t>
            </w:r>
          </w:p>
        </w:tc>
      </w:tr>
      <w:tr w:rsidR="00D02B95" w:rsidRPr="00DA305A" w14:paraId="5C553698" w14:textId="77777777" w:rsidTr="00040BCF">
        <w:tc>
          <w:tcPr>
            <w:tcW w:w="1353" w:type="dxa"/>
            <w:shd w:val="clear" w:color="auto" w:fill="C1E4F5"/>
            <w:tcMar>
              <w:top w:w="120" w:type="dxa"/>
              <w:left w:w="180" w:type="dxa"/>
              <w:bottom w:w="120" w:type="dxa"/>
              <w:right w:w="180" w:type="dxa"/>
            </w:tcMar>
            <w:hideMark/>
          </w:tcPr>
          <w:p w14:paraId="047EA10B" w14:textId="77777777" w:rsidR="005B5C04" w:rsidRPr="00DA305A" w:rsidRDefault="00F13992" w:rsidP="005B5C04">
            <w:pPr>
              <w:spacing w:before="30" w:after="30"/>
              <w:ind w:left="30" w:right="30"/>
              <w:rPr>
                <w:rFonts w:ascii="Calibri" w:eastAsia="Times New Roman" w:hAnsi="Calibri" w:cs="Calibri"/>
                <w:sz w:val="16"/>
              </w:rPr>
            </w:pPr>
            <w:r w:rsidRPr="00DA305A">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08F4D3EE"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Audio</w:t>
            </w:r>
          </w:p>
        </w:tc>
        <w:tc>
          <w:tcPr>
            <w:tcW w:w="6000" w:type="dxa"/>
          </w:tcPr>
          <w:p w14:paraId="3372F607"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Materiały audio</w:t>
            </w:r>
          </w:p>
        </w:tc>
      </w:tr>
      <w:tr w:rsidR="00D02B95" w:rsidRPr="00DA305A" w14:paraId="7A19C4CF" w14:textId="77777777" w:rsidTr="00040BCF">
        <w:tc>
          <w:tcPr>
            <w:tcW w:w="1353" w:type="dxa"/>
            <w:shd w:val="clear" w:color="auto" w:fill="C1E4F5"/>
            <w:tcMar>
              <w:top w:w="120" w:type="dxa"/>
              <w:left w:w="180" w:type="dxa"/>
              <w:bottom w:w="120" w:type="dxa"/>
              <w:right w:w="180" w:type="dxa"/>
            </w:tcMar>
            <w:hideMark/>
          </w:tcPr>
          <w:p w14:paraId="4C1C4D12" w14:textId="77777777" w:rsidR="005B5C04" w:rsidRPr="00DA305A" w:rsidRDefault="00F13992" w:rsidP="005B5C04">
            <w:pPr>
              <w:spacing w:before="30" w:after="30"/>
              <w:ind w:left="30" w:right="30"/>
              <w:rPr>
                <w:rFonts w:ascii="Calibri" w:eastAsia="Times New Roman" w:hAnsi="Calibri" w:cs="Calibri"/>
                <w:sz w:val="16"/>
              </w:rPr>
            </w:pPr>
            <w:r w:rsidRPr="00DA305A">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74C57BEF"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Exit</w:t>
            </w:r>
          </w:p>
        </w:tc>
        <w:tc>
          <w:tcPr>
            <w:tcW w:w="6000" w:type="dxa"/>
          </w:tcPr>
          <w:p w14:paraId="57307C34"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Wyjdź</w:t>
            </w:r>
          </w:p>
        </w:tc>
      </w:tr>
      <w:tr w:rsidR="00D02B95" w:rsidRPr="00DA305A" w14:paraId="6F371F09" w14:textId="77777777" w:rsidTr="00040BCF">
        <w:tc>
          <w:tcPr>
            <w:tcW w:w="1353" w:type="dxa"/>
            <w:shd w:val="clear" w:color="auto" w:fill="C1E4F5"/>
            <w:tcMar>
              <w:top w:w="120" w:type="dxa"/>
              <w:left w:w="180" w:type="dxa"/>
              <w:bottom w:w="120" w:type="dxa"/>
              <w:right w:w="180" w:type="dxa"/>
            </w:tcMar>
            <w:hideMark/>
          </w:tcPr>
          <w:p w14:paraId="49A024F2" w14:textId="77777777" w:rsidR="005B5C04" w:rsidRPr="00DA305A" w:rsidRDefault="00F13992" w:rsidP="005B5C04">
            <w:pPr>
              <w:spacing w:before="30" w:after="30"/>
              <w:ind w:left="30" w:right="30"/>
              <w:rPr>
                <w:rFonts w:ascii="Calibri" w:eastAsia="Times New Roman" w:hAnsi="Calibri" w:cs="Calibri"/>
                <w:sz w:val="16"/>
              </w:rPr>
            </w:pPr>
            <w:r w:rsidRPr="00DA305A">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1FB6398C"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Close</w:t>
            </w:r>
          </w:p>
        </w:tc>
        <w:tc>
          <w:tcPr>
            <w:tcW w:w="6000" w:type="dxa"/>
          </w:tcPr>
          <w:p w14:paraId="2CCA7D56"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Zamknij</w:t>
            </w:r>
          </w:p>
        </w:tc>
      </w:tr>
      <w:tr w:rsidR="00D02B95" w:rsidRPr="00DA305A" w14:paraId="72BDC427" w14:textId="77777777" w:rsidTr="00040BCF">
        <w:tc>
          <w:tcPr>
            <w:tcW w:w="1353" w:type="dxa"/>
            <w:shd w:val="clear" w:color="auto" w:fill="C1E4F5"/>
            <w:tcMar>
              <w:top w:w="120" w:type="dxa"/>
              <w:left w:w="180" w:type="dxa"/>
              <w:bottom w:w="120" w:type="dxa"/>
              <w:right w:w="180" w:type="dxa"/>
            </w:tcMar>
            <w:hideMark/>
          </w:tcPr>
          <w:p w14:paraId="30AE9175" w14:textId="77777777" w:rsidR="005B5C04" w:rsidRPr="00DA305A" w:rsidRDefault="00F13992" w:rsidP="005B5C04">
            <w:pPr>
              <w:spacing w:before="30" w:after="30"/>
              <w:ind w:left="30" w:right="30"/>
              <w:rPr>
                <w:rFonts w:ascii="Calibri" w:eastAsia="Times New Roman" w:hAnsi="Calibri" w:cs="Calibri"/>
                <w:sz w:val="16"/>
              </w:rPr>
            </w:pPr>
            <w:r w:rsidRPr="00DA305A">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340F12A4"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Comment</w:t>
            </w:r>
            <w:r w:rsidR="00F5122E" w:rsidRPr="00DA305A">
              <w:rPr>
                <w:rFonts w:ascii="Calibri" w:eastAsia="Times New Roman" w:hAnsi="Calibri" w:cs="Calibri"/>
              </w:rPr>
              <w:t>…</w:t>
            </w:r>
          </w:p>
        </w:tc>
        <w:tc>
          <w:tcPr>
            <w:tcW w:w="6000" w:type="dxa"/>
          </w:tcPr>
          <w:p w14:paraId="414AEEF3" w14:textId="03D3BACE"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Skomentuj</w:t>
            </w:r>
            <w:r w:rsidR="007803EE">
              <w:rPr>
                <w:rFonts w:ascii="Calibri" w:eastAsia="Calibri" w:hAnsi="Calibri" w:cs="Calibri"/>
                <w:lang w:val="pl-PL"/>
              </w:rPr>
              <w:t>…</w:t>
            </w:r>
          </w:p>
        </w:tc>
      </w:tr>
      <w:tr w:rsidR="00D02B95" w:rsidRPr="00AD189D" w14:paraId="3E0EEE82" w14:textId="77777777" w:rsidTr="00040BCF">
        <w:tc>
          <w:tcPr>
            <w:tcW w:w="1353" w:type="dxa"/>
            <w:shd w:val="clear" w:color="auto" w:fill="C1E4F5"/>
            <w:tcMar>
              <w:top w:w="120" w:type="dxa"/>
              <w:left w:w="180" w:type="dxa"/>
              <w:bottom w:w="120" w:type="dxa"/>
              <w:right w:w="180" w:type="dxa"/>
            </w:tcMar>
          </w:tcPr>
          <w:p w14:paraId="751B113D" w14:textId="77777777" w:rsidR="005B5C04" w:rsidRPr="00DA305A" w:rsidRDefault="00F13992" w:rsidP="005B5C04">
            <w:pPr>
              <w:spacing w:before="30" w:after="30"/>
              <w:ind w:left="30" w:right="30"/>
              <w:rPr>
                <w:rFonts w:ascii="Calibri" w:eastAsia="Times New Roman" w:hAnsi="Calibri" w:cs="Calibri"/>
                <w:sz w:val="16"/>
              </w:rPr>
            </w:pPr>
            <w:r w:rsidRPr="00DA305A">
              <w:rPr>
                <w:rFonts w:ascii="Calibri" w:eastAsia="Times New Roman" w:hAnsi="Calibri" w:cs="Calibri"/>
                <w:sz w:val="16"/>
              </w:rPr>
              <w:lastRenderedPageBreak/>
              <w:t>FB_01</w:t>
            </w:r>
          </w:p>
        </w:tc>
        <w:tc>
          <w:tcPr>
            <w:tcW w:w="6000" w:type="dxa"/>
            <w:tcMar>
              <w:top w:w="120" w:type="dxa"/>
              <w:left w:w="180" w:type="dxa"/>
              <w:bottom w:w="120" w:type="dxa"/>
              <w:right w:w="180" w:type="dxa"/>
            </w:tcMar>
          </w:tcPr>
          <w:p w14:paraId="2A7141C7" w14:textId="77777777" w:rsidR="005B5C04" w:rsidRPr="00DA305A" w:rsidRDefault="00F13992" w:rsidP="00040BCF">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You must view all content before moving forward.</w:t>
            </w:r>
          </w:p>
        </w:tc>
        <w:tc>
          <w:tcPr>
            <w:tcW w:w="6000" w:type="dxa"/>
          </w:tcPr>
          <w:p w14:paraId="55F5496E" w14:textId="77777777" w:rsidR="005B5C04" w:rsidRPr="00AD189D" w:rsidRDefault="00F13992" w:rsidP="00040BCF">
            <w:pPr>
              <w:spacing w:before="100" w:beforeAutospacing="1" w:after="100" w:afterAutospacing="1"/>
              <w:ind w:left="30" w:right="30"/>
              <w:rPr>
                <w:rFonts w:ascii="Calibri" w:eastAsia="Times New Roman" w:hAnsi="Calibri" w:cs="Calibri"/>
                <w:lang w:val="pl-PL"/>
                <w:rPrChange w:id="19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Zanim przejdziesz dalej, musisz zapoznać się ze wszystkimi treściami.</w:t>
            </w:r>
          </w:p>
        </w:tc>
      </w:tr>
    </w:tbl>
    <w:p w14:paraId="5DE0BA21" w14:textId="77777777" w:rsidR="00840375" w:rsidRPr="00AD189D" w:rsidRDefault="00840375">
      <w:pPr>
        <w:rPr>
          <w:lang w:val="pl-PL"/>
          <w:rPrChange w:id="192" w:author="Mastalerz, Piotr" w:date="2025-12-16T10:32:00Z" w16du:dateUtc="2025-12-16T09:32:00Z">
            <w:rPr/>
          </w:rPrChange>
        </w:rPr>
      </w:pPr>
    </w:p>
    <w:p w14:paraId="11517A14" w14:textId="77777777" w:rsidR="002C1E64" w:rsidRPr="00AD189D" w:rsidRDefault="002C1E64">
      <w:pPr>
        <w:rPr>
          <w:rFonts w:eastAsia="Times New Roman"/>
          <w:lang w:val="pl-PL"/>
          <w:rPrChange w:id="193" w:author="Mastalerz, Piotr" w:date="2025-12-16T10:32:00Z" w16du:dateUtc="2025-12-16T09:32:00Z">
            <w:rPr>
              <w:rFonts w:eastAsia="Times New Roman"/>
            </w:rPr>
          </w:rPrChange>
        </w:rPr>
      </w:pPr>
    </w:p>
    <w:p w14:paraId="7DC50EEE" w14:textId="77777777" w:rsidR="00F44929" w:rsidRPr="00AD189D" w:rsidRDefault="00F44929">
      <w:pPr>
        <w:rPr>
          <w:rFonts w:eastAsia="Times New Roman"/>
          <w:lang w:val="pl-PL"/>
          <w:rPrChange w:id="194" w:author="Mastalerz, Piotr" w:date="2025-12-16T10:32:00Z" w16du:dateUtc="2025-12-16T09:32:00Z">
            <w:rPr>
              <w:rFonts w:eastAsia="Times New Roman"/>
            </w:rPr>
          </w:rPrChange>
        </w:rPr>
      </w:pPr>
    </w:p>
    <w:p w14:paraId="0BDAAD1C" w14:textId="77777777" w:rsidR="003E2E74" w:rsidRPr="00AD189D" w:rsidRDefault="00F13992">
      <w:pPr>
        <w:rPr>
          <w:rFonts w:ascii="Calibri Light" w:hAnsi="Calibri Light" w:cs="Calibri Light"/>
          <w:smallCaps/>
          <w:color w:val="0F243E"/>
          <w:sz w:val="48"/>
          <w:szCs w:val="48"/>
          <w:lang w:val="pl-PL"/>
          <w:rPrChange w:id="195" w:author="Mastalerz, Piotr" w:date="2025-12-16T10:32:00Z" w16du:dateUtc="2025-12-16T09:32:00Z">
            <w:rPr>
              <w:rFonts w:ascii="Calibri Light" w:hAnsi="Calibri Light" w:cs="Calibri Light"/>
              <w:smallCaps/>
              <w:color w:val="0F243E"/>
              <w:sz w:val="48"/>
              <w:szCs w:val="48"/>
            </w:rPr>
          </w:rPrChange>
        </w:rPr>
      </w:pPr>
      <w:r w:rsidRPr="00AD189D">
        <w:rPr>
          <w:rFonts w:ascii="Calibri Light" w:hAnsi="Calibri Light" w:cs="Calibri Light"/>
          <w:smallCaps/>
          <w:color w:val="0F243E"/>
          <w:sz w:val="48"/>
          <w:szCs w:val="48"/>
          <w:lang w:val="pl-PL"/>
          <w:rPrChange w:id="196" w:author="Mastalerz, Piotr" w:date="2025-12-16T10:32:00Z" w16du:dateUtc="2025-12-16T09:32:00Z">
            <w:rPr>
              <w:rFonts w:ascii="Calibri Light" w:hAnsi="Calibri Light" w:cs="Calibri Light"/>
              <w:smallCaps/>
              <w:color w:val="0F243E"/>
              <w:sz w:val="48"/>
              <w:szCs w:val="48"/>
            </w:rPr>
          </w:rPrChange>
        </w:rPr>
        <w:br w:type="page"/>
      </w:r>
    </w:p>
    <w:p w14:paraId="5F2FCD55" w14:textId="77777777" w:rsidR="00F44929" w:rsidRPr="00DA305A" w:rsidRDefault="00F13992" w:rsidP="00F44929">
      <w:pPr>
        <w:ind w:left="-1134"/>
        <w:rPr>
          <w:rFonts w:ascii="Calibri Light" w:hAnsi="Calibri Light" w:cs="Calibri Light"/>
          <w:smallCaps/>
          <w:color w:val="0F243E"/>
          <w:sz w:val="72"/>
          <w:szCs w:val="72"/>
        </w:rPr>
      </w:pPr>
      <w:r w:rsidRPr="00AD189D">
        <w:rPr>
          <w:rFonts w:ascii="Calibri Light" w:hAnsi="Calibri Light" w:cs="Calibri Light"/>
          <w:smallCaps/>
          <w:color w:val="0F243E"/>
          <w:sz w:val="48"/>
          <w:szCs w:val="48"/>
          <w:lang w:val="pl-PL"/>
          <w:rPrChange w:id="197" w:author="Mastalerz, Piotr" w:date="2025-12-16T10:32:00Z" w16du:dateUtc="2025-12-16T09:32:00Z">
            <w:rPr>
              <w:rFonts w:ascii="Calibri Light" w:hAnsi="Calibri Light" w:cs="Calibri Light"/>
              <w:smallCaps/>
              <w:color w:val="0F243E"/>
              <w:sz w:val="48"/>
              <w:szCs w:val="48"/>
            </w:rPr>
          </w:rPrChange>
        </w:rPr>
        <w:lastRenderedPageBreak/>
        <w:t xml:space="preserve">         </w:t>
      </w:r>
      <w:r w:rsidRPr="00DA305A">
        <w:rPr>
          <w:rFonts w:ascii="Calibri Light" w:hAnsi="Calibri Light" w:cs="Calibri Light"/>
          <w:smallCaps/>
          <w:color w:val="0F243E"/>
          <w:sz w:val="72"/>
          <w:szCs w:val="72"/>
        </w:rPr>
        <w:t xml:space="preserve">Interactions with Competitors </w:t>
      </w:r>
    </w:p>
    <w:p w14:paraId="47E51EA1" w14:textId="77777777" w:rsidR="00F44929" w:rsidRPr="00DA305A" w:rsidRDefault="00F44929">
      <w:pPr>
        <w:rPr>
          <w:rFonts w:eastAsia="Times New Roman"/>
        </w:rPr>
      </w:pPr>
    </w:p>
    <w:p w14:paraId="3BD4DDC8" w14:textId="77777777" w:rsidR="00F44929" w:rsidRPr="00DA305A" w:rsidRDefault="00F44929">
      <w:pPr>
        <w:rPr>
          <w:rFonts w:eastAsia="Times New Roman"/>
        </w:rPr>
      </w:pPr>
    </w:p>
    <w:p w14:paraId="704D0C95" w14:textId="77777777" w:rsidR="00F44929" w:rsidRPr="00DA305A"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D02B95" w:rsidRPr="00DA305A" w14:paraId="33F6D9D8" w14:textId="77777777" w:rsidTr="007803EE">
        <w:tc>
          <w:tcPr>
            <w:tcW w:w="1353" w:type="dxa"/>
            <w:shd w:val="clear" w:color="auto" w:fill="F1A983" w:themeFill="accent2" w:themeFillTint="99"/>
            <w:tcMar>
              <w:top w:w="120" w:type="dxa"/>
              <w:left w:w="180" w:type="dxa"/>
              <w:bottom w:w="120" w:type="dxa"/>
              <w:right w:w="180" w:type="dxa"/>
            </w:tcMar>
          </w:tcPr>
          <w:p w14:paraId="56E8A28B" w14:textId="77777777" w:rsidR="009E03B7" w:rsidRPr="00DA305A" w:rsidRDefault="00F13992" w:rsidP="000A2928">
            <w:pPr>
              <w:spacing w:before="30" w:after="30"/>
              <w:ind w:left="30" w:right="30"/>
              <w:rPr>
                <w:rFonts w:eastAsia="Times New Roman"/>
              </w:rPr>
            </w:pPr>
            <w:r w:rsidRPr="00DA305A">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35B0966C" w14:textId="77777777" w:rsidR="009E03B7" w:rsidRPr="00DA305A" w:rsidRDefault="00F13992" w:rsidP="000A2928">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Source</w:t>
            </w:r>
          </w:p>
        </w:tc>
        <w:tc>
          <w:tcPr>
            <w:tcW w:w="6000" w:type="dxa"/>
            <w:shd w:val="clear" w:color="auto" w:fill="F1A983" w:themeFill="accent2" w:themeFillTint="99"/>
          </w:tcPr>
          <w:p w14:paraId="5287849A" w14:textId="77777777" w:rsidR="009E03B7" w:rsidRPr="00DA305A" w:rsidRDefault="00F13992" w:rsidP="000A2928">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Target</w:t>
            </w:r>
          </w:p>
        </w:tc>
      </w:tr>
      <w:tr w:rsidR="00D02B95" w:rsidRPr="00AD189D" w14:paraId="4C00E401" w14:textId="77777777" w:rsidTr="007803EE">
        <w:tc>
          <w:tcPr>
            <w:tcW w:w="1353" w:type="dxa"/>
            <w:shd w:val="clear" w:color="auto" w:fill="C1E4F5"/>
            <w:tcMar>
              <w:top w:w="120" w:type="dxa"/>
              <w:left w:w="180" w:type="dxa"/>
              <w:bottom w:w="120" w:type="dxa"/>
              <w:right w:w="180" w:type="dxa"/>
            </w:tcMar>
            <w:hideMark/>
          </w:tcPr>
          <w:p w14:paraId="200FFB67" w14:textId="77777777" w:rsidR="000B4F03" w:rsidRPr="00DA305A" w:rsidRDefault="00F13992" w:rsidP="000B4F03">
            <w:pPr>
              <w:spacing w:before="30" w:after="30"/>
              <w:ind w:left="30" w:right="30"/>
              <w:rPr>
                <w:rFonts w:ascii="Calibri" w:eastAsia="Times New Roman" w:hAnsi="Calibri" w:cs="Calibri"/>
                <w:sz w:val="16"/>
              </w:rPr>
            </w:pPr>
            <w:hyperlink r:id="rId220" w:tgtFrame="_blank" w:history="1">
              <w:r w:rsidRPr="00DA305A">
                <w:rPr>
                  <w:rFonts w:ascii="Calibri" w:eastAsia="Times New Roman" w:hAnsi="Calibri" w:cs="Calibri"/>
                  <w:color w:val="0000FF"/>
                  <w:sz w:val="16"/>
                  <w:u w:val="single"/>
                </w:rPr>
                <w:t>Screen 1</w:t>
              </w:r>
            </w:hyperlink>
            <w:r w:rsidRPr="00DA305A">
              <w:rPr>
                <w:rFonts w:ascii="Calibri" w:eastAsia="Times New Roman" w:hAnsi="Calibri" w:cs="Calibri"/>
                <w:sz w:val="16"/>
              </w:rPr>
              <w:t xml:space="preserve"> </w:t>
            </w:r>
          </w:p>
          <w:p w14:paraId="202C6048" w14:textId="77777777" w:rsidR="000B4F03" w:rsidRPr="00DA305A" w:rsidRDefault="00F13992" w:rsidP="000B4F03">
            <w:pPr>
              <w:ind w:left="30" w:right="30"/>
              <w:rPr>
                <w:rFonts w:ascii="Calibri" w:eastAsia="Times New Roman" w:hAnsi="Calibri" w:cs="Calibri"/>
                <w:sz w:val="16"/>
              </w:rPr>
            </w:pPr>
            <w:hyperlink r:id="rId221" w:tgtFrame="_blank" w:history="1">
              <w:r w:rsidRPr="00DA305A">
                <w:rPr>
                  <w:rFonts w:ascii="Calibri" w:eastAsia="Times New Roman" w:hAnsi="Calibri" w:cs="Calibri"/>
                  <w:color w:val="0000FF"/>
                  <w:sz w:val="16"/>
                  <w:u w:val="single"/>
                </w:rPr>
                <w:t>2_C_2</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1767708" w14:textId="77777777" w:rsidR="000B4F03" w:rsidRPr="00DA305A" w:rsidRDefault="00F13992" w:rsidP="000B4F03">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vAlign w:val="center"/>
          </w:tcPr>
          <w:p w14:paraId="18C155AF" w14:textId="77777777" w:rsidR="000B4F03" w:rsidRPr="00040BCF" w:rsidRDefault="00F13992" w:rsidP="000B4F03">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Uczciwa konkurencja jest korzystna dla wszystkich, od firm, przez konsumentów, po całą gospodarkę. Uczciwa konkurencja owocuje powstaniem dynamicznych rynków, zwiększoną produktywnością i lepszą wartością dla konsumentów.</w:t>
            </w:r>
          </w:p>
        </w:tc>
      </w:tr>
      <w:tr w:rsidR="00D02B95" w:rsidRPr="00AD189D" w14:paraId="084CD6A1" w14:textId="77777777" w:rsidTr="007803EE">
        <w:tc>
          <w:tcPr>
            <w:tcW w:w="1353" w:type="dxa"/>
            <w:shd w:val="clear" w:color="auto" w:fill="C1E4F5"/>
            <w:tcMar>
              <w:top w:w="120" w:type="dxa"/>
              <w:left w:w="180" w:type="dxa"/>
              <w:bottom w:w="120" w:type="dxa"/>
              <w:right w:w="180" w:type="dxa"/>
            </w:tcMar>
            <w:hideMark/>
          </w:tcPr>
          <w:p w14:paraId="5937D480" w14:textId="77777777" w:rsidR="000B4F03" w:rsidRPr="00DA305A" w:rsidRDefault="00F13992" w:rsidP="000B4F03">
            <w:pPr>
              <w:spacing w:before="30" w:after="30"/>
              <w:ind w:left="30" w:right="30"/>
              <w:rPr>
                <w:rFonts w:ascii="Calibri" w:eastAsia="Times New Roman" w:hAnsi="Calibri" w:cs="Calibri"/>
                <w:sz w:val="16"/>
              </w:rPr>
            </w:pPr>
            <w:hyperlink r:id="rId222" w:tgtFrame="_blank" w:history="1">
              <w:r w:rsidRPr="00DA305A">
                <w:rPr>
                  <w:rFonts w:ascii="Calibri" w:eastAsia="Times New Roman" w:hAnsi="Calibri" w:cs="Calibri"/>
                  <w:color w:val="0000FF"/>
                  <w:sz w:val="16"/>
                  <w:u w:val="single"/>
                </w:rPr>
                <w:t>Screen 10</w:t>
              </w:r>
            </w:hyperlink>
            <w:r w:rsidRPr="00DA305A">
              <w:rPr>
                <w:rFonts w:ascii="Calibri" w:eastAsia="Times New Roman" w:hAnsi="Calibri" w:cs="Calibri"/>
                <w:sz w:val="16"/>
              </w:rPr>
              <w:t xml:space="preserve"> </w:t>
            </w:r>
          </w:p>
          <w:p w14:paraId="4DE0200B" w14:textId="77777777" w:rsidR="000B4F03" w:rsidRPr="00DA305A" w:rsidRDefault="00F13992" w:rsidP="000B4F03">
            <w:pPr>
              <w:ind w:left="30" w:right="30"/>
              <w:rPr>
                <w:rFonts w:ascii="Calibri" w:eastAsia="Times New Roman" w:hAnsi="Calibri" w:cs="Calibri"/>
                <w:sz w:val="16"/>
              </w:rPr>
            </w:pPr>
            <w:hyperlink r:id="rId223" w:tgtFrame="_blank" w:history="1">
              <w:r w:rsidRPr="00DA305A">
                <w:rPr>
                  <w:rFonts w:ascii="Calibri" w:eastAsia="Times New Roman" w:hAnsi="Calibri" w:cs="Calibri"/>
                  <w:color w:val="0000FF"/>
                  <w:sz w:val="16"/>
                  <w:u w:val="single"/>
                </w:rPr>
                <w:t>17_C_11</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A3A3544" w14:textId="77777777" w:rsidR="000B4F03" w:rsidRPr="00DA305A" w:rsidRDefault="00F13992" w:rsidP="000B4F03">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An Abbott distributor can be considered a competitor if we are submitting separate bids in connection with a tender.</w:t>
            </w:r>
          </w:p>
        </w:tc>
        <w:tc>
          <w:tcPr>
            <w:tcW w:w="6000" w:type="dxa"/>
            <w:vAlign w:val="center"/>
          </w:tcPr>
          <w:p w14:paraId="161A416E" w14:textId="77777777" w:rsidR="000B4F03" w:rsidRPr="00AD189D" w:rsidRDefault="00F13992" w:rsidP="000B4F03">
            <w:pPr>
              <w:spacing w:before="100" w:beforeAutospacing="1" w:after="100" w:afterAutospacing="1"/>
              <w:ind w:left="30" w:right="30"/>
              <w:rPr>
                <w:rFonts w:ascii="Calibri" w:eastAsia="Times New Roman" w:hAnsi="Calibri" w:cs="Calibri"/>
                <w:lang w:val="pl-PL"/>
                <w:rPrChange w:id="198"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Dystrybutora Abbott uznaje się na konkurenta w przypadku gdy składamy oddzielne oferty w związku z przetargiem.</w:t>
            </w:r>
          </w:p>
        </w:tc>
      </w:tr>
      <w:tr w:rsidR="00D02B95" w:rsidRPr="00AD189D" w14:paraId="4D0B03F8" w14:textId="77777777" w:rsidTr="007803EE">
        <w:tc>
          <w:tcPr>
            <w:tcW w:w="1353" w:type="dxa"/>
            <w:shd w:val="clear" w:color="auto" w:fill="C1E4F5"/>
            <w:tcMar>
              <w:top w:w="120" w:type="dxa"/>
              <w:left w:w="180" w:type="dxa"/>
              <w:bottom w:w="120" w:type="dxa"/>
              <w:right w:w="180" w:type="dxa"/>
            </w:tcMar>
            <w:hideMark/>
          </w:tcPr>
          <w:p w14:paraId="06D2A4C6" w14:textId="77777777" w:rsidR="000B4F03" w:rsidRPr="00DA305A" w:rsidRDefault="00F13992" w:rsidP="000B4F03">
            <w:pPr>
              <w:spacing w:before="30" w:after="30"/>
              <w:ind w:left="30" w:right="30"/>
              <w:rPr>
                <w:rFonts w:ascii="Calibri" w:eastAsia="Times New Roman" w:hAnsi="Calibri" w:cs="Calibri"/>
                <w:sz w:val="16"/>
              </w:rPr>
            </w:pPr>
            <w:hyperlink r:id="rId224" w:tgtFrame="_blank" w:history="1">
              <w:r w:rsidRPr="00DA305A">
                <w:rPr>
                  <w:rFonts w:ascii="Calibri" w:eastAsia="Times New Roman" w:hAnsi="Calibri" w:cs="Calibri"/>
                  <w:color w:val="0000FF"/>
                  <w:sz w:val="16"/>
                  <w:u w:val="single"/>
                </w:rPr>
                <w:t>Screen 10</w:t>
              </w:r>
            </w:hyperlink>
            <w:r w:rsidRPr="00DA305A">
              <w:rPr>
                <w:rFonts w:ascii="Calibri" w:eastAsia="Times New Roman" w:hAnsi="Calibri" w:cs="Calibri"/>
                <w:sz w:val="16"/>
              </w:rPr>
              <w:t xml:space="preserve"> </w:t>
            </w:r>
          </w:p>
          <w:p w14:paraId="5A0801F1" w14:textId="77777777" w:rsidR="000B4F03" w:rsidRPr="00DA305A" w:rsidRDefault="00F13992" w:rsidP="000B4F03">
            <w:pPr>
              <w:ind w:left="30" w:right="30"/>
              <w:rPr>
                <w:rFonts w:ascii="Calibri" w:eastAsia="Times New Roman" w:hAnsi="Calibri" w:cs="Calibri"/>
                <w:sz w:val="16"/>
              </w:rPr>
            </w:pPr>
            <w:hyperlink r:id="rId225" w:tgtFrame="_blank" w:history="1">
              <w:r w:rsidRPr="00DA305A">
                <w:rPr>
                  <w:rFonts w:ascii="Calibri" w:eastAsia="Times New Roman" w:hAnsi="Calibri" w:cs="Calibri"/>
                  <w:color w:val="0000FF"/>
                  <w:sz w:val="16"/>
                  <w:u w:val="single"/>
                </w:rPr>
                <w:t>18_C_11</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03F555E" w14:textId="77777777" w:rsidR="000B4F03" w:rsidRPr="00DA305A" w:rsidRDefault="00F13992" w:rsidP="000B4F03">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vAlign w:val="center"/>
          </w:tcPr>
          <w:p w14:paraId="18BAB052" w14:textId="77777777" w:rsidR="000B4F03" w:rsidRPr="00040BCF" w:rsidRDefault="00F13992" w:rsidP="000B4F03">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Jeśli ktoś zacznie omawiać te sprawy, podejmij natychmiastowe działania. Zakończ swój udział w spotkaniu i zwróć się o zaprotokołowanie Twoich zastrzeżeń. Wychodząc, wykonaj wyraźny, stanowczy gest, aby inni zapamiętali Twoje opuszczenie zakazanej dyskusji.</w:t>
            </w:r>
          </w:p>
        </w:tc>
      </w:tr>
      <w:tr w:rsidR="00D02B95" w:rsidRPr="00DA305A" w14:paraId="47C522AA" w14:textId="77777777" w:rsidTr="007803EE">
        <w:tc>
          <w:tcPr>
            <w:tcW w:w="1353" w:type="dxa"/>
            <w:shd w:val="clear" w:color="auto" w:fill="C1E4F5"/>
            <w:tcMar>
              <w:top w:w="120" w:type="dxa"/>
              <w:left w:w="180" w:type="dxa"/>
              <w:bottom w:w="120" w:type="dxa"/>
              <w:right w:w="180" w:type="dxa"/>
            </w:tcMar>
            <w:hideMark/>
          </w:tcPr>
          <w:p w14:paraId="3AA4228F" w14:textId="77777777" w:rsidR="000B4F03" w:rsidRPr="00DA305A" w:rsidRDefault="00F13992" w:rsidP="000B4F03">
            <w:pPr>
              <w:spacing w:before="30" w:after="30"/>
              <w:ind w:left="30" w:right="30"/>
              <w:rPr>
                <w:rFonts w:ascii="Calibri" w:eastAsia="Times New Roman" w:hAnsi="Calibri" w:cs="Calibri"/>
                <w:sz w:val="16"/>
              </w:rPr>
            </w:pPr>
            <w:hyperlink r:id="rId226" w:tgtFrame="_blank" w:history="1">
              <w:r w:rsidRPr="00DA305A">
                <w:rPr>
                  <w:rFonts w:ascii="Calibri" w:eastAsia="Times New Roman" w:hAnsi="Calibri" w:cs="Calibri"/>
                  <w:color w:val="0000FF"/>
                  <w:sz w:val="16"/>
                  <w:u w:val="single"/>
                </w:rPr>
                <w:t>Screen 11</w:t>
              </w:r>
            </w:hyperlink>
            <w:r w:rsidRPr="00DA305A">
              <w:rPr>
                <w:rFonts w:ascii="Calibri" w:eastAsia="Times New Roman" w:hAnsi="Calibri" w:cs="Calibri"/>
                <w:sz w:val="16"/>
              </w:rPr>
              <w:t xml:space="preserve"> </w:t>
            </w:r>
          </w:p>
          <w:p w14:paraId="45CE8F5B" w14:textId="77777777" w:rsidR="000B4F03" w:rsidRPr="00DA305A" w:rsidRDefault="00F13992" w:rsidP="000B4F03">
            <w:pPr>
              <w:ind w:left="30" w:right="30"/>
              <w:rPr>
                <w:rFonts w:ascii="Calibri" w:eastAsia="Times New Roman" w:hAnsi="Calibri" w:cs="Calibri"/>
                <w:sz w:val="16"/>
              </w:rPr>
            </w:pPr>
            <w:hyperlink r:id="rId227" w:tgtFrame="_blank" w:history="1">
              <w:r w:rsidRPr="00DA305A">
                <w:rPr>
                  <w:rFonts w:ascii="Calibri" w:eastAsia="Times New Roman" w:hAnsi="Calibri" w:cs="Calibri"/>
                  <w:color w:val="0000FF"/>
                  <w:sz w:val="16"/>
                  <w:u w:val="single"/>
                </w:rPr>
                <w:t>22_C_12</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05E73DF" w14:textId="77777777" w:rsidR="000B4F03" w:rsidRPr="00DA305A" w:rsidRDefault="00F13992" w:rsidP="000B4F03">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 xml:space="preserve">You are a Regional Sales Manager responsible for Abbott Vascular in Turkey. You are considering submitting a bid to supply product to a large public hospital in your area. Before investing a lot of time into putting together the </w:t>
            </w:r>
            <w:r w:rsidRPr="00DA305A">
              <w:rPr>
                <w:rFonts w:ascii="Calibri" w:eastAsia="Times New Roman" w:hAnsi="Calibri" w:cs="Calibri"/>
              </w:rPr>
              <w:lastRenderedPageBreak/>
              <w:t>bid, you reach out to a counterpart at Medtronic to find out whether they are bidding. Is this okay?</w:t>
            </w:r>
          </w:p>
        </w:tc>
        <w:tc>
          <w:tcPr>
            <w:tcW w:w="6000" w:type="dxa"/>
            <w:vAlign w:val="center"/>
          </w:tcPr>
          <w:p w14:paraId="628FF55F" w14:textId="77777777" w:rsidR="000B4F03" w:rsidRPr="00DA305A" w:rsidRDefault="00F13992" w:rsidP="000B4F03">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lastRenderedPageBreak/>
              <w:t xml:space="preserve">Pełnisz rolę regionalnego kierownika sprzedaży odpowiedzialnego w Abbott </w:t>
            </w:r>
            <w:proofErr w:type="spellStart"/>
            <w:r w:rsidRPr="00DA305A">
              <w:rPr>
                <w:rFonts w:ascii="Calibri" w:eastAsia="Calibri" w:hAnsi="Calibri" w:cs="Calibri"/>
                <w:lang w:val="pl-PL"/>
              </w:rPr>
              <w:t>Vascular</w:t>
            </w:r>
            <w:proofErr w:type="spellEnd"/>
            <w:r w:rsidRPr="00DA305A">
              <w:rPr>
                <w:rFonts w:ascii="Calibri" w:eastAsia="Calibri" w:hAnsi="Calibri" w:cs="Calibri"/>
                <w:lang w:val="pl-PL"/>
              </w:rPr>
              <w:t xml:space="preserve"> w Turcji. Zamierzasz złożyć ofertę na dostawę produktów do dużego szpitala publicznego w Twojej okolicy. Zanim zainwestujesz dużo czasu w złożenie oferty, kontaktujesz się ze swoim </w:t>
            </w:r>
            <w:r w:rsidRPr="00DA305A">
              <w:rPr>
                <w:rFonts w:ascii="Calibri" w:eastAsia="Calibri" w:hAnsi="Calibri" w:cs="Calibri"/>
                <w:lang w:val="pl-PL"/>
              </w:rPr>
              <w:lastRenderedPageBreak/>
              <w:t xml:space="preserve">odpowiednikiem w </w:t>
            </w:r>
            <w:proofErr w:type="spellStart"/>
            <w:r w:rsidRPr="00DA305A">
              <w:rPr>
                <w:rFonts w:ascii="Calibri" w:eastAsia="Calibri" w:hAnsi="Calibri" w:cs="Calibri"/>
                <w:lang w:val="pl-PL"/>
              </w:rPr>
              <w:t>Medtronic</w:t>
            </w:r>
            <w:proofErr w:type="spellEnd"/>
            <w:r w:rsidRPr="00DA305A">
              <w:rPr>
                <w:rFonts w:ascii="Calibri" w:eastAsia="Calibri" w:hAnsi="Calibri" w:cs="Calibri"/>
                <w:lang w:val="pl-PL"/>
              </w:rPr>
              <w:t>, aby dowiedzieć się, czy bierze udział w tym przetargu. Czy to w porządku?</w:t>
            </w:r>
          </w:p>
        </w:tc>
      </w:tr>
      <w:tr w:rsidR="00D02B95" w:rsidRPr="00DA305A" w14:paraId="79790211" w14:textId="77777777" w:rsidTr="007803EE">
        <w:tc>
          <w:tcPr>
            <w:tcW w:w="1353" w:type="dxa"/>
            <w:shd w:val="clear" w:color="auto" w:fill="C1E4F5"/>
            <w:tcMar>
              <w:top w:w="120" w:type="dxa"/>
              <w:left w:w="180" w:type="dxa"/>
              <w:bottom w:w="120" w:type="dxa"/>
              <w:right w:w="180" w:type="dxa"/>
            </w:tcMar>
            <w:hideMark/>
          </w:tcPr>
          <w:p w14:paraId="70CFB5D6" w14:textId="77777777" w:rsidR="000B4F03" w:rsidRPr="00DA305A" w:rsidRDefault="00F13992" w:rsidP="000B4F03">
            <w:pPr>
              <w:spacing w:before="30" w:after="30"/>
              <w:ind w:left="30" w:right="30"/>
              <w:rPr>
                <w:rFonts w:ascii="Calibri" w:eastAsia="Times New Roman" w:hAnsi="Calibri" w:cs="Calibri"/>
                <w:sz w:val="16"/>
              </w:rPr>
            </w:pPr>
            <w:hyperlink r:id="rId228" w:tgtFrame="_blank" w:history="1">
              <w:r w:rsidRPr="00DA305A">
                <w:rPr>
                  <w:rFonts w:ascii="Calibri" w:eastAsia="Times New Roman" w:hAnsi="Calibri" w:cs="Calibri"/>
                  <w:color w:val="0000FF"/>
                  <w:sz w:val="16"/>
                  <w:u w:val="single"/>
                </w:rPr>
                <w:t>Screen 12</w:t>
              </w:r>
            </w:hyperlink>
            <w:r w:rsidRPr="00DA305A">
              <w:rPr>
                <w:rFonts w:ascii="Calibri" w:eastAsia="Times New Roman" w:hAnsi="Calibri" w:cs="Calibri"/>
                <w:sz w:val="16"/>
              </w:rPr>
              <w:t xml:space="preserve"> </w:t>
            </w:r>
          </w:p>
          <w:p w14:paraId="6B7FCA07" w14:textId="77777777" w:rsidR="000B4F03" w:rsidRPr="00DA305A" w:rsidRDefault="00F13992" w:rsidP="000B4F03">
            <w:pPr>
              <w:ind w:left="30" w:right="30"/>
              <w:rPr>
                <w:rFonts w:ascii="Calibri" w:eastAsia="Times New Roman" w:hAnsi="Calibri" w:cs="Calibri"/>
                <w:sz w:val="16"/>
              </w:rPr>
            </w:pPr>
            <w:hyperlink r:id="rId229" w:tgtFrame="_blank" w:history="1">
              <w:r w:rsidRPr="00DA305A">
                <w:rPr>
                  <w:rFonts w:ascii="Calibri" w:eastAsia="Times New Roman" w:hAnsi="Calibri" w:cs="Calibri"/>
                  <w:color w:val="0000FF"/>
                  <w:sz w:val="16"/>
                  <w:u w:val="single"/>
                </w:rPr>
                <w:t>25_C_13</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0764EFA" w14:textId="77777777" w:rsidR="000B4F03" w:rsidRPr="00DA305A" w:rsidRDefault="00F13992" w:rsidP="000B4F03">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vAlign w:val="center"/>
          </w:tcPr>
          <w:p w14:paraId="75C09DF7" w14:textId="77777777" w:rsidR="000B4F03" w:rsidRPr="00DA305A" w:rsidRDefault="00F13992" w:rsidP="000B4F03">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 xml:space="preserve">Jesteś regionalnym dyrektorem sprzedaży oddziału Abbott </w:t>
            </w:r>
            <w:proofErr w:type="spellStart"/>
            <w:r w:rsidRPr="00DA305A">
              <w:rPr>
                <w:rFonts w:ascii="Calibri" w:eastAsia="Calibri" w:hAnsi="Calibri" w:cs="Calibri"/>
                <w:lang w:val="pl-PL"/>
              </w:rPr>
              <w:t>Rapid</w:t>
            </w:r>
            <w:proofErr w:type="spellEnd"/>
            <w:r w:rsidRPr="00DA305A">
              <w:rPr>
                <w:rFonts w:ascii="Calibri" w:eastAsia="Calibri" w:hAnsi="Calibri" w:cs="Calibri"/>
                <w:lang w:val="pl-PL"/>
              </w:rPr>
              <w:t xml:space="preserve"> Diagnostics w Afryce Wschodniej. Podczas spotkania z lokalnym dystrybutorem, który rozprowadza sprzęt do testów diagnostycznych dla Abbott i wiodącego konkurenta, otrzymujesz listę klientów, na których według dystrybutora należy skupić działania marketingowe w zakresie szybkiej diagnostyki. Zostaje Ci wyjaśnione, że konkurencja otrzymała podobną listę z różnymi klientami, aby działania marketingowe obu firm się nie pokrywały. Ponieważ dystrybutor jest odpowiedzialny za ostateczną sprzedaż produktów firm, zgadzasz się ograniczyć działania marketingowe do klientów z listy. Czy to w porządku?</w:t>
            </w:r>
          </w:p>
        </w:tc>
      </w:tr>
      <w:tr w:rsidR="00D02B95" w:rsidRPr="00AD189D" w14:paraId="2BA36FC9" w14:textId="77777777" w:rsidTr="007803EE">
        <w:tc>
          <w:tcPr>
            <w:tcW w:w="1353" w:type="dxa"/>
            <w:shd w:val="clear" w:color="auto" w:fill="C1E4F5"/>
            <w:tcMar>
              <w:top w:w="120" w:type="dxa"/>
              <w:left w:w="180" w:type="dxa"/>
              <w:bottom w:w="120" w:type="dxa"/>
              <w:right w:w="180" w:type="dxa"/>
            </w:tcMar>
            <w:hideMark/>
          </w:tcPr>
          <w:p w14:paraId="32513166" w14:textId="77777777" w:rsidR="000B4F03" w:rsidRPr="00DA305A" w:rsidRDefault="00F13992" w:rsidP="000B4F03">
            <w:pPr>
              <w:spacing w:before="30" w:after="30"/>
              <w:ind w:left="30" w:right="30"/>
              <w:rPr>
                <w:rFonts w:ascii="Calibri" w:eastAsia="Times New Roman" w:hAnsi="Calibri" w:cs="Calibri"/>
                <w:sz w:val="16"/>
              </w:rPr>
            </w:pPr>
            <w:hyperlink r:id="rId230" w:tgtFrame="_blank" w:history="1">
              <w:r w:rsidRPr="00DA305A">
                <w:rPr>
                  <w:rFonts w:ascii="Calibri" w:eastAsia="Times New Roman" w:hAnsi="Calibri" w:cs="Calibri"/>
                  <w:color w:val="0000FF"/>
                  <w:sz w:val="16"/>
                  <w:u w:val="single"/>
                </w:rPr>
                <w:t>Screen 17</w:t>
              </w:r>
            </w:hyperlink>
            <w:r w:rsidRPr="00DA305A">
              <w:rPr>
                <w:rFonts w:ascii="Calibri" w:eastAsia="Times New Roman" w:hAnsi="Calibri" w:cs="Calibri"/>
                <w:sz w:val="16"/>
              </w:rPr>
              <w:t xml:space="preserve"> </w:t>
            </w:r>
          </w:p>
          <w:p w14:paraId="6FE0ED32" w14:textId="77777777" w:rsidR="000B4F03" w:rsidRPr="00DA305A" w:rsidRDefault="00F13992" w:rsidP="000B4F03">
            <w:pPr>
              <w:ind w:left="30" w:right="30"/>
              <w:rPr>
                <w:rFonts w:ascii="Calibri" w:eastAsia="Times New Roman" w:hAnsi="Calibri" w:cs="Calibri"/>
                <w:sz w:val="16"/>
              </w:rPr>
            </w:pPr>
            <w:hyperlink r:id="rId231" w:tgtFrame="_blank" w:history="1">
              <w:r w:rsidRPr="00DA305A">
                <w:rPr>
                  <w:rFonts w:ascii="Calibri" w:eastAsia="Times New Roman" w:hAnsi="Calibri" w:cs="Calibri"/>
                  <w:color w:val="0000FF"/>
                  <w:sz w:val="16"/>
                  <w:u w:val="single"/>
                </w:rPr>
                <w:t>37_C_18</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2F87A85" w14:textId="77777777" w:rsidR="000B4F03" w:rsidRPr="00DA305A" w:rsidRDefault="00F13992" w:rsidP="000B4F03">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318114C3" w14:textId="77777777" w:rsidR="000B4F03" w:rsidRPr="00DA305A" w:rsidRDefault="00F13992" w:rsidP="000B4F03">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In addition to civil/criminal penalties and reputational damage, one consequence is potentially being barred from future tenders or other bidding.</w:t>
            </w:r>
          </w:p>
        </w:tc>
        <w:tc>
          <w:tcPr>
            <w:tcW w:w="6000" w:type="dxa"/>
            <w:vAlign w:val="center"/>
          </w:tcPr>
          <w:p w14:paraId="40064B84" w14:textId="77777777" w:rsidR="000B4F03" w:rsidRPr="00AD189D" w:rsidRDefault="00F13992" w:rsidP="000B4F03">
            <w:pPr>
              <w:spacing w:before="100" w:beforeAutospacing="1" w:after="100" w:afterAutospacing="1"/>
              <w:ind w:left="30" w:right="30"/>
              <w:rPr>
                <w:rFonts w:ascii="Calibri" w:eastAsia="Times New Roman" w:hAnsi="Calibri" w:cs="Calibri"/>
                <w:lang w:val="pl-PL"/>
                <w:rPrChange w:id="199"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 xml:space="preserve">Ponieważ zachowanie </w:t>
            </w:r>
            <w:proofErr w:type="spellStart"/>
            <w:r w:rsidRPr="00DA305A">
              <w:rPr>
                <w:rFonts w:ascii="Calibri" w:eastAsia="Calibri" w:hAnsi="Calibri" w:cs="Calibri"/>
                <w:lang w:val="pl-PL"/>
              </w:rPr>
              <w:t>antykonkurencyjne</w:t>
            </w:r>
            <w:proofErr w:type="spellEnd"/>
            <w:r w:rsidRPr="00DA305A">
              <w:rPr>
                <w:rFonts w:ascii="Calibri" w:eastAsia="Calibri" w:hAnsi="Calibri" w:cs="Calibri"/>
                <w:lang w:val="pl-PL"/>
              </w:rPr>
              <w:t xml:space="preserve"> zwykle skutkuje wyższymi cenami lub mniejszą ofertą dla konsumentów, firma, która popełnia takie przestępstwa, może poważnie zaszkodzić swojej reputacji w oczach klientów.</w:t>
            </w:r>
          </w:p>
          <w:p w14:paraId="4C8BD627" w14:textId="0ABD3081" w:rsidR="000B4F03" w:rsidRPr="00AD189D" w:rsidRDefault="00F13992" w:rsidP="000B4F03">
            <w:pPr>
              <w:spacing w:before="100" w:beforeAutospacing="1" w:after="100" w:afterAutospacing="1"/>
              <w:ind w:left="30" w:right="30"/>
              <w:rPr>
                <w:rFonts w:ascii="Calibri" w:eastAsia="Times New Roman" w:hAnsi="Calibri" w:cs="Calibri"/>
                <w:lang w:val="pl-PL"/>
                <w:rPrChange w:id="200"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t>Oprócz kar w postępowaniu cywilnym/karnym oraz utraty reputacji, inną konsekwencją może być wykluczenie z</w:t>
            </w:r>
            <w:r w:rsidR="007803EE">
              <w:rPr>
                <w:rFonts w:ascii="Calibri" w:eastAsia="Calibri" w:hAnsi="Calibri" w:cs="Calibri"/>
                <w:lang w:val="pl-PL"/>
              </w:rPr>
              <w:t> </w:t>
            </w:r>
            <w:r w:rsidRPr="00DA305A">
              <w:rPr>
                <w:rFonts w:ascii="Calibri" w:eastAsia="Calibri" w:hAnsi="Calibri" w:cs="Calibri"/>
                <w:lang w:val="pl-PL"/>
              </w:rPr>
              <w:t>przyszłych przetargów lub innego składania ofert.</w:t>
            </w:r>
          </w:p>
        </w:tc>
      </w:tr>
      <w:tr w:rsidR="00D02B95" w:rsidRPr="00AD189D" w14:paraId="14155624" w14:textId="77777777" w:rsidTr="007803EE">
        <w:tc>
          <w:tcPr>
            <w:tcW w:w="1353" w:type="dxa"/>
            <w:shd w:val="clear" w:color="auto" w:fill="C1E4F5"/>
            <w:tcMar>
              <w:top w:w="120" w:type="dxa"/>
              <w:left w:w="180" w:type="dxa"/>
              <w:bottom w:w="120" w:type="dxa"/>
              <w:right w:w="180" w:type="dxa"/>
            </w:tcMar>
            <w:hideMark/>
          </w:tcPr>
          <w:p w14:paraId="38042ECA" w14:textId="77777777" w:rsidR="000B4F03" w:rsidRPr="00DA305A" w:rsidRDefault="00F13992" w:rsidP="000B4F03">
            <w:pPr>
              <w:spacing w:before="30" w:after="30"/>
              <w:ind w:left="30" w:right="30"/>
              <w:rPr>
                <w:rFonts w:ascii="Calibri" w:eastAsia="Times New Roman" w:hAnsi="Calibri" w:cs="Calibri"/>
                <w:sz w:val="16"/>
              </w:rPr>
            </w:pPr>
            <w:hyperlink r:id="rId232" w:tgtFrame="_blank" w:history="1">
              <w:r w:rsidRPr="00DA305A">
                <w:rPr>
                  <w:rFonts w:ascii="Calibri" w:eastAsia="Times New Roman" w:hAnsi="Calibri" w:cs="Calibri"/>
                  <w:color w:val="0000FF"/>
                  <w:sz w:val="16"/>
                  <w:u w:val="single"/>
                </w:rPr>
                <w:t>Screen 21</w:t>
              </w:r>
            </w:hyperlink>
            <w:r w:rsidRPr="00DA305A">
              <w:rPr>
                <w:rFonts w:ascii="Calibri" w:eastAsia="Times New Roman" w:hAnsi="Calibri" w:cs="Calibri"/>
                <w:sz w:val="16"/>
              </w:rPr>
              <w:t xml:space="preserve"> </w:t>
            </w:r>
          </w:p>
          <w:p w14:paraId="1383BAC6" w14:textId="77777777" w:rsidR="000B4F03" w:rsidRPr="00DA305A" w:rsidRDefault="00F13992" w:rsidP="000B4F03">
            <w:pPr>
              <w:ind w:left="30" w:right="30"/>
              <w:rPr>
                <w:rFonts w:ascii="Calibri" w:eastAsia="Times New Roman" w:hAnsi="Calibri" w:cs="Calibri"/>
                <w:sz w:val="16"/>
              </w:rPr>
            </w:pPr>
            <w:hyperlink r:id="rId233" w:tgtFrame="_blank" w:history="1">
              <w:r w:rsidRPr="00DA305A">
                <w:rPr>
                  <w:rFonts w:ascii="Calibri" w:eastAsia="Times New Roman" w:hAnsi="Calibri" w:cs="Calibri"/>
                  <w:color w:val="0000FF"/>
                  <w:sz w:val="16"/>
                  <w:u w:val="single"/>
                </w:rPr>
                <w:t>42_C_22</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FA10B08" w14:textId="77777777" w:rsidR="000B4F03" w:rsidRPr="00DA305A" w:rsidRDefault="00F13992" w:rsidP="000B4F03">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In many countries controlling the prices of distributors is a violation of competition law, please contact your local Legal team for guidance.</w:t>
            </w:r>
          </w:p>
        </w:tc>
        <w:tc>
          <w:tcPr>
            <w:tcW w:w="6000" w:type="dxa"/>
            <w:vAlign w:val="center"/>
          </w:tcPr>
          <w:p w14:paraId="2031083A" w14:textId="77777777" w:rsidR="000B4F03" w:rsidRPr="00040BCF" w:rsidRDefault="00F13992" w:rsidP="000B4F03">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W wielu krajach kontrolowanie cen dystrybutorów stanowi naruszenie prawa konkurencji. Prosimy o kontakt z lokalnym zespołem prawnym w celu uzyskania porady.</w:t>
            </w:r>
          </w:p>
        </w:tc>
      </w:tr>
      <w:tr w:rsidR="00D02B95" w:rsidRPr="00AD189D" w14:paraId="5F9416A3" w14:textId="77777777" w:rsidTr="007803EE">
        <w:tc>
          <w:tcPr>
            <w:tcW w:w="1353" w:type="dxa"/>
            <w:shd w:val="clear" w:color="auto" w:fill="C1E4F5"/>
            <w:tcMar>
              <w:top w:w="120" w:type="dxa"/>
              <w:left w:w="180" w:type="dxa"/>
              <w:bottom w:w="120" w:type="dxa"/>
              <w:right w:w="180" w:type="dxa"/>
            </w:tcMar>
            <w:hideMark/>
          </w:tcPr>
          <w:p w14:paraId="119657FB" w14:textId="77777777" w:rsidR="000B4F03" w:rsidRPr="00DA305A" w:rsidRDefault="00F13992" w:rsidP="000B4F03">
            <w:pPr>
              <w:spacing w:before="30" w:after="30"/>
              <w:ind w:left="30" w:right="30"/>
              <w:rPr>
                <w:rFonts w:ascii="Calibri" w:eastAsia="Times New Roman" w:hAnsi="Calibri" w:cs="Calibri"/>
                <w:sz w:val="16"/>
              </w:rPr>
            </w:pPr>
            <w:hyperlink r:id="rId234" w:tgtFrame="_blank" w:history="1">
              <w:r w:rsidRPr="00DA305A">
                <w:rPr>
                  <w:rFonts w:ascii="Calibri" w:eastAsia="Times New Roman" w:hAnsi="Calibri" w:cs="Calibri"/>
                  <w:color w:val="0000FF"/>
                  <w:sz w:val="16"/>
                  <w:u w:val="single"/>
                </w:rPr>
                <w:t>Screen 21</w:t>
              </w:r>
            </w:hyperlink>
            <w:r w:rsidRPr="00DA305A">
              <w:rPr>
                <w:rFonts w:ascii="Calibri" w:eastAsia="Times New Roman" w:hAnsi="Calibri" w:cs="Calibri"/>
                <w:sz w:val="16"/>
              </w:rPr>
              <w:t xml:space="preserve"> </w:t>
            </w:r>
          </w:p>
          <w:p w14:paraId="4FB9F4CD" w14:textId="77777777" w:rsidR="000B4F03" w:rsidRPr="00DA305A" w:rsidRDefault="00F13992" w:rsidP="000B4F03">
            <w:pPr>
              <w:ind w:left="30" w:right="30"/>
              <w:rPr>
                <w:rFonts w:ascii="Calibri" w:eastAsia="Times New Roman" w:hAnsi="Calibri" w:cs="Calibri"/>
                <w:sz w:val="16"/>
              </w:rPr>
            </w:pPr>
            <w:hyperlink r:id="rId235" w:tgtFrame="_blank" w:history="1">
              <w:r w:rsidRPr="00DA305A">
                <w:rPr>
                  <w:rFonts w:ascii="Calibri" w:eastAsia="Times New Roman" w:hAnsi="Calibri" w:cs="Calibri"/>
                  <w:color w:val="0000FF"/>
                  <w:sz w:val="16"/>
                  <w:u w:val="single"/>
                </w:rPr>
                <w:t>44_C_22</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BF1344A" w14:textId="77777777" w:rsidR="000B4F03" w:rsidRPr="00DA305A" w:rsidRDefault="00F13992" w:rsidP="000B4F03">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vAlign w:val="center"/>
          </w:tcPr>
          <w:p w14:paraId="5F6FD039" w14:textId="21017DA0" w:rsidR="000B4F03" w:rsidRPr="00040BCF" w:rsidRDefault="00F13992" w:rsidP="000B4F03">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Wszelkie rozmowy między konkurentami dotyczące podziału rynku lub klientów, produktów lub zasobów mogą być postrzegane jako nielegalna współpraca i należy ich unikać. Takie rozmowy nie muszą kończyć się formalnym porozumieniem z konkurentem, aby można je</w:t>
            </w:r>
            <w:r w:rsidR="007803EE">
              <w:rPr>
                <w:rFonts w:ascii="Calibri" w:eastAsia="Calibri" w:hAnsi="Calibri" w:cs="Calibri"/>
                <w:lang w:val="pl-PL"/>
              </w:rPr>
              <w:t> </w:t>
            </w:r>
            <w:r w:rsidRPr="00DA305A">
              <w:rPr>
                <w:rFonts w:ascii="Calibri" w:eastAsia="Calibri" w:hAnsi="Calibri" w:cs="Calibri"/>
                <w:lang w:val="pl-PL"/>
              </w:rPr>
              <w:t xml:space="preserve">było uznać za </w:t>
            </w:r>
            <w:proofErr w:type="spellStart"/>
            <w:r w:rsidRPr="00DA305A">
              <w:rPr>
                <w:rFonts w:ascii="Calibri" w:eastAsia="Calibri" w:hAnsi="Calibri" w:cs="Calibri"/>
                <w:lang w:val="pl-PL"/>
              </w:rPr>
              <w:t>antykonkurencyjne</w:t>
            </w:r>
            <w:proofErr w:type="spellEnd"/>
            <w:r w:rsidRPr="00DA305A">
              <w:rPr>
                <w:rFonts w:ascii="Calibri" w:eastAsia="Calibri" w:hAnsi="Calibri" w:cs="Calibri"/>
                <w:lang w:val="pl-PL"/>
              </w:rPr>
              <w:t>.</w:t>
            </w:r>
          </w:p>
        </w:tc>
      </w:tr>
      <w:tr w:rsidR="00D02B95" w:rsidRPr="00AD189D" w14:paraId="71D5150B" w14:textId="77777777" w:rsidTr="007803EE">
        <w:tc>
          <w:tcPr>
            <w:tcW w:w="1353" w:type="dxa"/>
            <w:shd w:val="clear" w:color="auto" w:fill="C1E4F5"/>
            <w:tcMar>
              <w:top w:w="120" w:type="dxa"/>
              <w:left w:w="180" w:type="dxa"/>
              <w:bottom w:w="120" w:type="dxa"/>
              <w:right w:w="180" w:type="dxa"/>
            </w:tcMar>
            <w:hideMark/>
          </w:tcPr>
          <w:p w14:paraId="4F3555B0" w14:textId="77777777" w:rsidR="000B4F03" w:rsidRPr="00DA305A" w:rsidRDefault="00F13992" w:rsidP="000B4F03">
            <w:pPr>
              <w:spacing w:before="30" w:after="30"/>
              <w:ind w:left="30" w:right="30"/>
              <w:rPr>
                <w:rFonts w:ascii="Calibri" w:eastAsia="Times New Roman" w:hAnsi="Calibri" w:cs="Calibri"/>
                <w:sz w:val="16"/>
              </w:rPr>
            </w:pPr>
            <w:hyperlink r:id="rId236" w:tgtFrame="_blank" w:history="1">
              <w:r w:rsidRPr="00DA305A">
                <w:rPr>
                  <w:rFonts w:ascii="Calibri" w:eastAsia="Times New Roman" w:hAnsi="Calibri" w:cs="Calibri"/>
                  <w:color w:val="0000FF"/>
                  <w:sz w:val="16"/>
                  <w:u w:val="single"/>
                </w:rPr>
                <w:t>Screen 21</w:t>
              </w:r>
            </w:hyperlink>
            <w:r w:rsidRPr="00DA305A">
              <w:rPr>
                <w:rFonts w:ascii="Calibri" w:eastAsia="Times New Roman" w:hAnsi="Calibri" w:cs="Calibri"/>
                <w:sz w:val="16"/>
              </w:rPr>
              <w:t xml:space="preserve"> </w:t>
            </w:r>
          </w:p>
          <w:p w14:paraId="4C251F0C" w14:textId="77777777" w:rsidR="000B4F03" w:rsidRPr="00DA305A" w:rsidRDefault="00F13992" w:rsidP="000B4F03">
            <w:pPr>
              <w:ind w:left="30" w:right="30"/>
              <w:rPr>
                <w:rFonts w:ascii="Calibri" w:eastAsia="Times New Roman" w:hAnsi="Calibri" w:cs="Calibri"/>
                <w:sz w:val="16"/>
              </w:rPr>
            </w:pPr>
            <w:hyperlink r:id="rId237" w:tgtFrame="_blank" w:history="1">
              <w:r w:rsidRPr="00DA305A">
                <w:rPr>
                  <w:rFonts w:ascii="Calibri" w:eastAsia="Times New Roman" w:hAnsi="Calibri" w:cs="Calibri"/>
                  <w:color w:val="0000FF"/>
                  <w:sz w:val="16"/>
                  <w:u w:val="single"/>
                </w:rPr>
                <w:t>45_C_22</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724EE98" w14:textId="77777777" w:rsidR="000B4F03" w:rsidRPr="00DA305A" w:rsidRDefault="00F13992" w:rsidP="000B4F03">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vAlign w:val="center"/>
          </w:tcPr>
          <w:p w14:paraId="6EE211E3" w14:textId="32F17D14" w:rsidR="000B4F03" w:rsidRPr="00040BCF" w:rsidRDefault="00F13992" w:rsidP="000B4F03">
            <w:pPr>
              <w:spacing w:before="100" w:beforeAutospacing="1" w:after="100" w:afterAutospacing="1"/>
              <w:ind w:left="30" w:right="30"/>
              <w:rPr>
                <w:rFonts w:ascii="Calibri" w:eastAsia="Times New Roman" w:hAnsi="Calibri" w:cs="Calibri"/>
                <w:lang w:val="pl-PL"/>
              </w:rPr>
            </w:pPr>
            <w:r w:rsidRPr="00DA305A">
              <w:rPr>
                <w:rFonts w:ascii="Calibri" w:eastAsia="Calibri" w:hAnsi="Calibri" w:cs="Calibri"/>
                <w:lang w:val="pl-PL"/>
              </w:rPr>
              <w:t>Wszelkie rozmowy między firmami dotyczące bojkotu stron trzecich, takich jak dostawcy, dystrybutorzy lub sprzedawcy detaliczni, mogą być postrzegane jako nielegalna współpraca i należy ich unikać. Takie rozmowy nie muszą kończyć się formalnym porozumieniem, aby</w:t>
            </w:r>
            <w:r w:rsidR="007803EE">
              <w:rPr>
                <w:rFonts w:ascii="Calibri" w:eastAsia="Calibri" w:hAnsi="Calibri" w:cs="Calibri"/>
                <w:lang w:val="pl-PL"/>
              </w:rPr>
              <w:t> </w:t>
            </w:r>
            <w:r w:rsidRPr="00DA305A">
              <w:rPr>
                <w:rFonts w:ascii="Calibri" w:eastAsia="Calibri" w:hAnsi="Calibri" w:cs="Calibri"/>
                <w:lang w:val="pl-PL"/>
              </w:rPr>
              <w:t xml:space="preserve">można je było uznać za </w:t>
            </w:r>
            <w:proofErr w:type="spellStart"/>
            <w:r w:rsidRPr="00DA305A">
              <w:rPr>
                <w:rFonts w:ascii="Calibri" w:eastAsia="Calibri" w:hAnsi="Calibri" w:cs="Calibri"/>
                <w:lang w:val="pl-PL"/>
              </w:rPr>
              <w:t>antykonkurencyjne</w:t>
            </w:r>
            <w:proofErr w:type="spellEnd"/>
            <w:r w:rsidRPr="00DA305A">
              <w:rPr>
                <w:rFonts w:ascii="Calibri" w:eastAsia="Calibri" w:hAnsi="Calibri" w:cs="Calibri"/>
                <w:lang w:val="pl-PL"/>
              </w:rPr>
              <w:t>.</w:t>
            </w:r>
          </w:p>
        </w:tc>
      </w:tr>
      <w:tr w:rsidR="00D02B95" w:rsidRPr="00DA305A" w14:paraId="7EC3D59F" w14:textId="77777777" w:rsidTr="007803EE">
        <w:tc>
          <w:tcPr>
            <w:tcW w:w="1353" w:type="dxa"/>
            <w:shd w:val="clear" w:color="auto" w:fill="C1E4F5"/>
            <w:tcMar>
              <w:top w:w="120" w:type="dxa"/>
              <w:left w:w="180" w:type="dxa"/>
              <w:bottom w:w="120" w:type="dxa"/>
              <w:right w:w="180" w:type="dxa"/>
            </w:tcMar>
            <w:hideMark/>
          </w:tcPr>
          <w:p w14:paraId="16953046" w14:textId="77777777" w:rsidR="000B4F03" w:rsidRPr="00DA305A" w:rsidRDefault="00F13992" w:rsidP="000B4F03">
            <w:pPr>
              <w:spacing w:before="30" w:after="30"/>
              <w:ind w:left="30" w:right="30"/>
              <w:rPr>
                <w:rFonts w:ascii="Calibri" w:eastAsia="Times New Roman" w:hAnsi="Calibri" w:cs="Calibri"/>
                <w:sz w:val="16"/>
              </w:rPr>
            </w:pPr>
            <w:hyperlink r:id="rId238" w:tgtFrame="_blank" w:history="1">
              <w:r w:rsidRPr="00DA305A">
                <w:rPr>
                  <w:rFonts w:ascii="Calibri" w:eastAsia="Times New Roman" w:hAnsi="Calibri" w:cs="Calibri"/>
                  <w:color w:val="0000FF"/>
                  <w:sz w:val="16"/>
                  <w:u w:val="single"/>
                </w:rPr>
                <w:t>Screen 26</w:t>
              </w:r>
            </w:hyperlink>
            <w:r w:rsidRPr="00DA305A">
              <w:rPr>
                <w:rFonts w:ascii="Calibri" w:eastAsia="Times New Roman" w:hAnsi="Calibri" w:cs="Calibri"/>
                <w:sz w:val="16"/>
              </w:rPr>
              <w:t xml:space="preserve"> </w:t>
            </w:r>
          </w:p>
          <w:p w14:paraId="7469A8D8" w14:textId="77777777" w:rsidR="000B4F03" w:rsidRPr="00DA305A" w:rsidRDefault="00F13992" w:rsidP="000B4F03">
            <w:pPr>
              <w:ind w:left="30" w:right="30"/>
              <w:rPr>
                <w:rFonts w:ascii="Calibri" w:eastAsia="Times New Roman" w:hAnsi="Calibri" w:cs="Calibri"/>
                <w:sz w:val="16"/>
              </w:rPr>
            </w:pPr>
            <w:hyperlink r:id="rId239" w:tgtFrame="_blank" w:history="1">
              <w:r w:rsidRPr="00DA305A">
                <w:rPr>
                  <w:rFonts w:ascii="Calibri" w:eastAsia="Times New Roman" w:hAnsi="Calibri" w:cs="Calibri"/>
                  <w:color w:val="0000FF"/>
                  <w:sz w:val="16"/>
                  <w:u w:val="single"/>
                </w:rPr>
                <w:t>55_C_27</w:t>
              </w:r>
            </w:hyperlink>
            <w:r w:rsidRPr="00DA305A">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47F683F" w14:textId="77777777" w:rsidR="000B4F03" w:rsidRPr="00DA305A" w:rsidRDefault="00F13992" w:rsidP="000B4F03">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t>[1]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vAlign w:val="center"/>
          </w:tcPr>
          <w:p w14:paraId="76CF0370" w14:textId="77777777" w:rsidR="000B4F03" w:rsidRPr="00DA305A" w:rsidRDefault="00F13992" w:rsidP="000B4F03">
            <w:pPr>
              <w:spacing w:before="100" w:beforeAutospacing="1" w:after="100" w:afterAutospacing="1"/>
              <w:ind w:left="30" w:right="30"/>
              <w:rPr>
                <w:rFonts w:ascii="Calibri" w:eastAsia="Times New Roman" w:hAnsi="Calibri" w:cs="Calibri"/>
              </w:rPr>
            </w:pPr>
            <w:r w:rsidRPr="00DA305A">
              <w:rPr>
                <w:rFonts w:ascii="Calibri" w:eastAsia="Calibri" w:hAnsi="Calibri" w:cs="Calibri"/>
                <w:lang w:val="pl-PL"/>
              </w:rPr>
              <w:t xml:space="preserve">[1] Odpowiadasz za produkcję odczynników w Stanach Zjednoczonych. Podczas konferencji Ty i kilku Twoich odpowiedników z innych firm prowadzicie „nieformalną” dyskusję na temat jednego z Waszych dostawców. Chociaż nie osiągnęliście formalnego porozumienia, wielu Twoich rozmówców wskazuje, że nie będą już korzystać z pewnego dostawcy ze względu na jego praktycznie monopolistyczną siłę i wykorzystywanie swojej dominującej pozycji do podnoszenia cen. Czy Twój udział w rozmowie można uznać za </w:t>
            </w:r>
            <w:proofErr w:type="spellStart"/>
            <w:r w:rsidRPr="00DA305A">
              <w:rPr>
                <w:rFonts w:ascii="Calibri" w:eastAsia="Calibri" w:hAnsi="Calibri" w:cs="Calibri"/>
                <w:lang w:val="pl-PL"/>
              </w:rPr>
              <w:t>antykonkurencyjny</w:t>
            </w:r>
            <w:proofErr w:type="spellEnd"/>
            <w:r w:rsidRPr="00DA305A">
              <w:rPr>
                <w:rFonts w:ascii="Calibri" w:eastAsia="Calibri" w:hAnsi="Calibri" w:cs="Calibri"/>
                <w:lang w:val="pl-PL"/>
              </w:rPr>
              <w:t>?</w:t>
            </w:r>
          </w:p>
        </w:tc>
      </w:tr>
      <w:tr w:rsidR="00D02B95" w:rsidRPr="00AD189D" w14:paraId="4A308150" w14:textId="77777777" w:rsidTr="00612BFE">
        <w:tc>
          <w:tcPr>
            <w:tcW w:w="1353" w:type="dxa"/>
            <w:shd w:val="clear" w:color="auto" w:fill="C1E4F5"/>
            <w:tcMar>
              <w:top w:w="120" w:type="dxa"/>
              <w:left w:w="180" w:type="dxa"/>
              <w:bottom w:w="120" w:type="dxa"/>
              <w:right w:w="180" w:type="dxa"/>
            </w:tcMar>
            <w:hideMark/>
          </w:tcPr>
          <w:p w14:paraId="39E7315E" w14:textId="77777777" w:rsidR="000B4F03" w:rsidRPr="00DA305A" w:rsidRDefault="00F13992" w:rsidP="00612BFE">
            <w:pPr>
              <w:spacing w:before="30" w:after="30"/>
              <w:ind w:left="30" w:right="30"/>
              <w:rPr>
                <w:rFonts w:ascii="Calibri" w:eastAsia="Times New Roman" w:hAnsi="Calibri" w:cs="Calibri"/>
                <w:sz w:val="16"/>
              </w:rPr>
            </w:pPr>
            <w:r w:rsidRPr="00DA305A">
              <w:rPr>
                <w:rFonts w:ascii="Calibri" w:eastAsia="Times New Roman" w:hAnsi="Calibri" w:cs="Calibri"/>
                <w:sz w:val="16"/>
              </w:rPr>
              <w:t>Screen 26</w:t>
            </w:r>
          </w:p>
          <w:p w14:paraId="755DBFAF" w14:textId="77777777" w:rsidR="000B4F03" w:rsidRPr="00DA305A" w:rsidRDefault="00F13992" w:rsidP="00612BFE">
            <w:pPr>
              <w:spacing w:before="100" w:beforeAutospacing="1" w:after="100" w:afterAutospacing="1"/>
              <w:ind w:left="30" w:right="30"/>
              <w:rPr>
                <w:rFonts w:ascii="Calibri" w:eastAsia="Times New Roman" w:hAnsi="Calibri" w:cs="Calibri"/>
                <w:sz w:val="16"/>
              </w:rPr>
            </w:pPr>
            <w:r w:rsidRPr="00DA305A">
              <w:rPr>
                <w:rFonts w:ascii="Calibri" w:eastAsia="Times New Roman" w:hAnsi="Calibri" w:cs="Calibri"/>
                <w:sz w:val="16"/>
              </w:rPr>
              <w:lastRenderedPageBreak/>
              <w:t>Question 1: Feedback</w:t>
            </w:r>
          </w:p>
          <w:p w14:paraId="288F82EE" w14:textId="77777777" w:rsidR="000B4F03" w:rsidRPr="00DA305A" w:rsidRDefault="00F13992" w:rsidP="00612BFE">
            <w:pPr>
              <w:ind w:left="30" w:right="30"/>
              <w:rPr>
                <w:rFonts w:ascii="Calibri" w:eastAsia="Times New Roman" w:hAnsi="Calibri" w:cs="Calibri"/>
                <w:sz w:val="16"/>
              </w:rPr>
            </w:pPr>
            <w:r w:rsidRPr="00DA305A">
              <w:rPr>
                <w:rFonts w:ascii="Calibri" w:eastAsia="Times New Roman" w:hAnsi="Calibri" w:cs="Calibri"/>
                <w:sz w:val="16"/>
              </w:rPr>
              <w:t>60_C_27</w:t>
            </w:r>
          </w:p>
        </w:tc>
        <w:tc>
          <w:tcPr>
            <w:tcW w:w="6000" w:type="dxa"/>
            <w:tcMar>
              <w:top w:w="120" w:type="dxa"/>
              <w:left w:w="180" w:type="dxa"/>
              <w:bottom w:w="120" w:type="dxa"/>
              <w:right w:w="180" w:type="dxa"/>
            </w:tcMar>
            <w:vAlign w:val="center"/>
            <w:hideMark/>
          </w:tcPr>
          <w:p w14:paraId="249E9CBC" w14:textId="77777777" w:rsidR="000B4F03" w:rsidRPr="00DA305A" w:rsidRDefault="00F13992" w:rsidP="000B4F03">
            <w:pPr>
              <w:spacing w:before="100" w:beforeAutospacing="1" w:after="100" w:afterAutospacing="1"/>
              <w:ind w:left="30" w:right="30"/>
              <w:rPr>
                <w:rFonts w:ascii="Calibri" w:eastAsia="Times New Roman" w:hAnsi="Calibri" w:cs="Calibri"/>
              </w:rPr>
            </w:pPr>
            <w:r w:rsidRPr="00DA305A">
              <w:rPr>
                <w:rFonts w:ascii="Calibri" w:eastAsia="Times New Roman" w:hAnsi="Calibri" w:cs="Calibri"/>
              </w:rPr>
              <w:lastRenderedPageBreak/>
              <w:t xml:space="preserve">Any discussion that takes place between companies with respect to boycotting third parties such as suppliers, </w:t>
            </w:r>
            <w:r w:rsidRPr="00DA305A">
              <w:rPr>
                <w:rFonts w:ascii="Calibri" w:eastAsia="Times New Roman" w:hAnsi="Calibri" w:cs="Calibri"/>
              </w:rPr>
              <w:lastRenderedPageBreak/>
              <w:t>distributors, or retailers could be viewed as anti-competitive by government authorities.</w:t>
            </w:r>
          </w:p>
        </w:tc>
        <w:tc>
          <w:tcPr>
            <w:tcW w:w="6000" w:type="dxa"/>
            <w:vAlign w:val="center"/>
          </w:tcPr>
          <w:p w14:paraId="73EF9B94" w14:textId="55CA5908" w:rsidR="000B4F03" w:rsidRPr="00AD189D" w:rsidRDefault="00F13992" w:rsidP="000B4F03">
            <w:pPr>
              <w:spacing w:before="100" w:beforeAutospacing="1" w:after="100" w:afterAutospacing="1"/>
              <w:ind w:left="30" w:right="30"/>
              <w:rPr>
                <w:rFonts w:ascii="Calibri" w:eastAsia="Times New Roman" w:hAnsi="Calibri" w:cs="Calibri"/>
                <w:lang w:val="pl-PL"/>
                <w:rPrChange w:id="201" w:author="Mastalerz, Piotr" w:date="2025-12-16T10:32:00Z" w16du:dateUtc="2025-12-16T09:32:00Z">
                  <w:rPr>
                    <w:rFonts w:ascii="Calibri" w:eastAsia="Times New Roman" w:hAnsi="Calibri" w:cs="Calibri"/>
                  </w:rPr>
                </w:rPrChange>
              </w:rPr>
            </w:pPr>
            <w:r w:rsidRPr="00DA305A">
              <w:rPr>
                <w:rFonts w:ascii="Calibri" w:eastAsia="Calibri" w:hAnsi="Calibri" w:cs="Calibri"/>
                <w:lang w:val="pl-PL"/>
              </w:rPr>
              <w:lastRenderedPageBreak/>
              <w:t xml:space="preserve">Wszelkie rozmowy między firmami dotyczące bojkotu stron trzecich, takich jak dostawcy, dystrybutorzy lub </w:t>
            </w:r>
            <w:r w:rsidRPr="00DA305A">
              <w:rPr>
                <w:rFonts w:ascii="Calibri" w:eastAsia="Calibri" w:hAnsi="Calibri" w:cs="Calibri"/>
                <w:lang w:val="pl-PL"/>
              </w:rPr>
              <w:lastRenderedPageBreak/>
              <w:t>sprzedawcy detaliczni, mogą być postrzegane przez organy</w:t>
            </w:r>
            <w:r w:rsidR="007803EE">
              <w:rPr>
                <w:rFonts w:ascii="Calibri" w:eastAsia="Calibri" w:hAnsi="Calibri" w:cs="Calibri"/>
                <w:lang w:val="pl-PL"/>
              </w:rPr>
              <w:t> </w:t>
            </w:r>
            <w:r w:rsidRPr="00DA305A">
              <w:rPr>
                <w:rFonts w:ascii="Calibri" w:eastAsia="Calibri" w:hAnsi="Calibri" w:cs="Calibri"/>
                <w:lang w:val="pl-PL"/>
              </w:rPr>
              <w:t xml:space="preserve">rządowe jako </w:t>
            </w:r>
            <w:proofErr w:type="spellStart"/>
            <w:r w:rsidRPr="00DA305A">
              <w:rPr>
                <w:rFonts w:ascii="Calibri" w:eastAsia="Calibri" w:hAnsi="Calibri" w:cs="Calibri"/>
                <w:lang w:val="pl-PL"/>
              </w:rPr>
              <w:t>antykonkurencyjne</w:t>
            </w:r>
            <w:proofErr w:type="spellEnd"/>
            <w:r w:rsidRPr="00DA305A">
              <w:rPr>
                <w:rFonts w:ascii="Calibri" w:eastAsia="Calibri" w:hAnsi="Calibri" w:cs="Calibri"/>
                <w:lang w:val="pl-PL"/>
              </w:rPr>
              <w:t>.</w:t>
            </w:r>
          </w:p>
        </w:tc>
      </w:tr>
    </w:tbl>
    <w:p w14:paraId="41DDC057" w14:textId="77777777" w:rsidR="00F44929" w:rsidRPr="00AD189D" w:rsidRDefault="00F44929">
      <w:pPr>
        <w:rPr>
          <w:rFonts w:eastAsia="Times New Roman"/>
          <w:lang w:val="pl-PL"/>
          <w:rPrChange w:id="202" w:author="Mastalerz, Piotr" w:date="2025-12-16T10:32:00Z" w16du:dateUtc="2025-12-16T09:32:00Z">
            <w:rPr>
              <w:rFonts w:eastAsia="Times New Roman"/>
            </w:rPr>
          </w:rPrChange>
        </w:rPr>
      </w:pPr>
    </w:p>
    <w:sectPr w:rsidR="00F44929" w:rsidRPr="00AD189D" w:rsidSect="002C1E64">
      <w:headerReference w:type="default" r:id="rId24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F049B" w14:textId="77777777" w:rsidR="00815274" w:rsidRDefault="00815274">
      <w:r>
        <w:separator/>
      </w:r>
    </w:p>
  </w:endnote>
  <w:endnote w:type="continuationSeparator" w:id="0">
    <w:p w14:paraId="239D9467" w14:textId="77777777" w:rsidR="00815274" w:rsidRDefault="00815274">
      <w:r>
        <w:continuationSeparator/>
      </w:r>
    </w:p>
  </w:endnote>
  <w:endnote w:type="continuationNotice" w:id="1">
    <w:p w14:paraId="5CBDF65A" w14:textId="77777777" w:rsidR="00815274" w:rsidRDefault="008152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AD689" w14:textId="77777777" w:rsidR="00815274" w:rsidRDefault="00815274">
      <w:r>
        <w:separator/>
      </w:r>
    </w:p>
  </w:footnote>
  <w:footnote w:type="continuationSeparator" w:id="0">
    <w:p w14:paraId="5408BDFE" w14:textId="77777777" w:rsidR="00815274" w:rsidRDefault="00815274">
      <w:r>
        <w:continuationSeparator/>
      </w:r>
    </w:p>
  </w:footnote>
  <w:footnote w:type="continuationNotice" w:id="1">
    <w:p w14:paraId="7CC8902B" w14:textId="77777777" w:rsidR="00815274" w:rsidRDefault="008152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A57A" w14:textId="77777777" w:rsidR="002C1E64" w:rsidRDefault="00F13992">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040CB050">
      <w:start w:val="1"/>
      <w:numFmt w:val="bullet"/>
      <w:lvlText w:val=""/>
      <w:lvlJc w:val="left"/>
      <w:pPr>
        <w:ind w:left="1440" w:hanging="360"/>
      </w:pPr>
      <w:rPr>
        <w:rFonts w:ascii="Symbol" w:hAnsi="Symbol" w:hint="default"/>
      </w:rPr>
    </w:lvl>
    <w:lvl w:ilvl="1" w:tplc="9A0656AE" w:tentative="1">
      <w:start w:val="1"/>
      <w:numFmt w:val="bullet"/>
      <w:lvlText w:val="o"/>
      <w:lvlJc w:val="left"/>
      <w:pPr>
        <w:ind w:left="2160" w:hanging="360"/>
      </w:pPr>
      <w:rPr>
        <w:rFonts w:ascii="Courier New" w:hAnsi="Courier New" w:cs="Courier New" w:hint="default"/>
      </w:rPr>
    </w:lvl>
    <w:lvl w:ilvl="2" w:tplc="A67A3E96" w:tentative="1">
      <w:start w:val="1"/>
      <w:numFmt w:val="bullet"/>
      <w:lvlText w:val=""/>
      <w:lvlJc w:val="left"/>
      <w:pPr>
        <w:ind w:left="2880" w:hanging="360"/>
      </w:pPr>
      <w:rPr>
        <w:rFonts w:ascii="Wingdings" w:hAnsi="Wingdings" w:hint="default"/>
      </w:rPr>
    </w:lvl>
    <w:lvl w:ilvl="3" w:tplc="60BC8152" w:tentative="1">
      <w:start w:val="1"/>
      <w:numFmt w:val="bullet"/>
      <w:lvlText w:val=""/>
      <w:lvlJc w:val="left"/>
      <w:pPr>
        <w:ind w:left="3600" w:hanging="360"/>
      </w:pPr>
      <w:rPr>
        <w:rFonts w:ascii="Symbol" w:hAnsi="Symbol" w:hint="default"/>
      </w:rPr>
    </w:lvl>
    <w:lvl w:ilvl="4" w:tplc="CA7C6ED4" w:tentative="1">
      <w:start w:val="1"/>
      <w:numFmt w:val="bullet"/>
      <w:lvlText w:val="o"/>
      <w:lvlJc w:val="left"/>
      <w:pPr>
        <w:ind w:left="4320" w:hanging="360"/>
      </w:pPr>
      <w:rPr>
        <w:rFonts w:ascii="Courier New" w:hAnsi="Courier New" w:cs="Courier New" w:hint="default"/>
      </w:rPr>
    </w:lvl>
    <w:lvl w:ilvl="5" w:tplc="3418C8F4" w:tentative="1">
      <w:start w:val="1"/>
      <w:numFmt w:val="bullet"/>
      <w:lvlText w:val=""/>
      <w:lvlJc w:val="left"/>
      <w:pPr>
        <w:ind w:left="5040" w:hanging="360"/>
      </w:pPr>
      <w:rPr>
        <w:rFonts w:ascii="Wingdings" w:hAnsi="Wingdings" w:hint="default"/>
      </w:rPr>
    </w:lvl>
    <w:lvl w:ilvl="6" w:tplc="B452649C" w:tentative="1">
      <w:start w:val="1"/>
      <w:numFmt w:val="bullet"/>
      <w:lvlText w:val=""/>
      <w:lvlJc w:val="left"/>
      <w:pPr>
        <w:ind w:left="5760" w:hanging="360"/>
      </w:pPr>
      <w:rPr>
        <w:rFonts w:ascii="Symbol" w:hAnsi="Symbol" w:hint="default"/>
      </w:rPr>
    </w:lvl>
    <w:lvl w:ilvl="7" w:tplc="115C48FC" w:tentative="1">
      <w:start w:val="1"/>
      <w:numFmt w:val="bullet"/>
      <w:lvlText w:val="o"/>
      <w:lvlJc w:val="left"/>
      <w:pPr>
        <w:ind w:left="6480" w:hanging="360"/>
      </w:pPr>
      <w:rPr>
        <w:rFonts w:ascii="Courier New" w:hAnsi="Courier New" w:cs="Courier New" w:hint="default"/>
      </w:rPr>
    </w:lvl>
    <w:lvl w:ilvl="8" w:tplc="4A701BCE"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449021">
    <w:abstractNumId w:val="3"/>
  </w:num>
  <w:num w:numId="2" w16cid:durableId="828407640">
    <w:abstractNumId w:val="1"/>
  </w:num>
  <w:num w:numId="3" w16cid:durableId="1600216200">
    <w:abstractNumId w:val="2"/>
  </w:num>
  <w:num w:numId="4" w16cid:durableId="257374096">
    <w:abstractNumId w:val="0"/>
  </w:num>
  <w:num w:numId="5" w16cid:durableId="1161776848">
    <w:abstractNumId w:val="5"/>
  </w:num>
  <w:num w:numId="6" w16cid:durableId="960115529">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stalerz, Piotr">
    <w15:presenceInfo w15:providerId="AD" w15:userId="S::piotr.mastalerz@abbott.com::e2c116c4-e28c-4da7-9253-e8961e6ac2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40BCF"/>
    <w:rsid w:val="000515B2"/>
    <w:rsid w:val="000701A9"/>
    <w:rsid w:val="0009367D"/>
    <w:rsid w:val="000A2928"/>
    <w:rsid w:val="000B1959"/>
    <w:rsid w:val="000B2E73"/>
    <w:rsid w:val="000B4F03"/>
    <w:rsid w:val="000E3269"/>
    <w:rsid w:val="00106FB1"/>
    <w:rsid w:val="001A529A"/>
    <w:rsid w:val="001C3170"/>
    <w:rsid w:val="0020674E"/>
    <w:rsid w:val="002117DA"/>
    <w:rsid w:val="00221C80"/>
    <w:rsid w:val="00222B72"/>
    <w:rsid w:val="002303E1"/>
    <w:rsid w:val="00247243"/>
    <w:rsid w:val="00257449"/>
    <w:rsid w:val="00277052"/>
    <w:rsid w:val="00287EE9"/>
    <w:rsid w:val="00294ABE"/>
    <w:rsid w:val="002975F2"/>
    <w:rsid w:val="002C1E64"/>
    <w:rsid w:val="002F3A10"/>
    <w:rsid w:val="00310ED1"/>
    <w:rsid w:val="00314236"/>
    <w:rsid w:val="00315D6E"/>
    <w:rsid w:val="00367398"/>
    <w:rsid w:val="00370E9A"/>
    <w:rsid w:val="00375C32"/>
    <w:rsid w:val="00380CFE"/>
    <w:rsid w:val="0039511E"/>
    <w:rsid w:val="003B736E"/>
    <w:rsid w:val="003C2A50"/>
    <w:rsid w:val="003C4FB1"/>
    <w:rsid w:val="003E2E74"/>
    <w:rsid w:val="003E5A36"/>
    <w:rsid w:val="003F23F2"/>
    <w:rsid w:val="003F2466"/>
    <w:rsid w:val="004150A0"/>
    <w:rsid w:val="00424E66"/>
    <w:rsid w:val="004422A3"/>
    <w:rsid w:val="0044511A"/>
    <w:rsid w:val="0044703D"/>
    <w:rsid w:val="00472365"/>
    <w:rsid w:val="00475724"/>
    <w:rsid w:val="00487775"/>
    <w:rsid w:val="004A6088"/>
    <w:rsid w:val="004D60B2"/>
    <w:rsid w:val="005011CC"/>
    <w:rsid w:val="0051618B"/>
    <w:rsid w:val="00585268"/>
    <w:rsid w:val="0059265E"/>
    <w:rsid w:val="00597F68"/>
    <w:rsid w:val="005B5C04"/>
    <w:rsid w:val="005C43A0"/>
    <w:rsid w:val="005C6739"/>
    <w:rsid w:val="005C7B27"/>
    <w:rsid w:val="005D1A4D"/>
    <w:rsid w:val="005F1E76"/>
    <w:rsid w:val="00603700"/>
    <w:rsid w:val="00612BFE"/>
    <w:rsid w:val="006205BB"/>
    <w:rsid w:val="0065371E"/>
    <w:rsid w:val="0065570F"/>
    <w:rsid w:val="00657165"/>
    <w:rsid w:val="00666511"/>
    <w:rsid w:val="00671917"/>
    <w:rsid w:val="006C1B96"/>
    <w:rsid w:val="006E5FE6"/>
    <w:rsid w:val="006F1CE1"/>
    <w:rsid w:val="0070320B"/>
    <w:rsid w:val="00704439"/>
    <w:rsid w:val="007137BE"/>
    <w:rsid w:val="00723EDD"/>
    <w:rsid w:val="0072497F"/>
    <w:rsid w:val="007317E0"/>
    <w:rsid w:val="007502B3"/>
    <w:rsid w:val="00764DBF"/>
    <w:rsid w:val="007666BE"/>
    <w:rsid w:val="0077641B"/>
    <w:rsid w:val="007803EE"/>
    <w:rsid w:val="00786C94"/>
    <w:rsid w:val="007920A2"/>
    <w:rsid w:val="00795145"/>
    <w:rsid w:val="007A2786"/>
    <w:rsid w:val="007C042D"/>
    <w:rsid w:val="007F14A7"/>
    <w:rsid w:val="007F3317"/>
    <w:rsid w:val="00801ADC"/>
    <w:rsid w:val="008079A2"/>
    <w:rsid w:val="00807D7F"/>
    <w:rsid w:val="00814E14"/>
    <w:rsid w:val="00815274"/>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F4D10"/>
    <w:rsid w:val="00903579"/>
    <w:rsid w:val="009059BB"/>
    <w:rsid w:val="009217BB"/>
    <w:rsid w:val="0093665F"/>
    <w:rsid w:val="0094318D"/>
    <w:rsid w:val="00961732"/>
    <w:rsid w:val="009674C0"/>
    <w:rsid w:val="00981542"/>
    <w:rsid w:val="00996A4E"/>
    <w:rsid w:val="009A0BBE"/>
    <w:rsid w:val="009A46D3"/>
    <w:rsid w:val="009D7F9A"/>
    <w:rsid w:val="009E03B7"/>
    <w:rsid w:val="009E2420"/>
    <w:rsid w:val="009F7999"/>
    <w:rsid w:val="00A30FE8"/>
    <w:rsid w:val="00A551B5"/>
    <w:rsid w:val="00A944EC"/>
    <w:rsid w:val="00AA2565"/>
    <w:rsid w:val="00AC0538"/>
    <w:rsid w:val="00AD189D"/>
    <w:rsid w:val="00AF4AEE"/>
    <w:rsid w:val="00B04054"/>
    <w:rsid w:val="00B050E1"/>
    <w:rsid w:val="00B10059"/>
    <w:rsid w:val="00B139F7"/>
    <w:rsid w:val="00B26A56"/>
    <w:rsid w:val="00B32FB9"/>
    <w:rsid w:val="00B44AA0"/>
    <w:rsid w:val="00B4646D"/>
    <w:rsid w:val="00B5424A"/>
    <w:rsid w:val="00B6655E"/>
    <w:rsid w:val="00B71E05"/>
    <w:rsid w:val="00B93BBE"/>
    <w:rsid w:val="00BB2193"/>
    <w:rsid w:val="00BD044A"/>
    <w:rsid w:val="00BD4290"/>
    <w:rsid w:val="00BE08E6"/>
    <w:rsid w:val="00C1674D"/>
    <w:rsid w:val="00C3746E"/>
    <w:rsid w:val="00C70688"/>
    <w:rsid w:val="00C711EA"/>
    <w:rsid w:val="00C74B1F"/>
    <w:rsid w:val="00C74E59"/>
    <w:rsid w:val="00CB03A3"/>
    <w:rsid w:val="00CF5288"/>
    <w:rsid w:val="00D02B95"/>
    <w:rsid w:val="00D13615"/>
    <w:rsid w:val="00D21F04"/>
    <w:rsid w:val="00D24002"/>
    <w:rsid w:val="00D319D3"/>
    <w:rsid w:val="00D54E89"/>
    <w:rsid w:val="00DA305A"/>
    <w:rsid w:val="00DD7E91"/>
    <w:rsid w:val="00DE5484"/>
    <w:rsid w:val="00DF2A44"/>
    <w:rsid w:val="00E2699E"/>
    <w:rsid w:val="00E36CE0"/>
    <w:rsid w:val="00E5633E"/>
    <w:rsid w:val="00E575CE"/>
    <w:rsid w:val="00E63165"/>
    <w:rsid w:val="00E72CDE"/>
    <w:rsid w:val="00E8257A"/>
    <w:rsid w:val="00E8613C"/>
    <w:rsid w:val="00E866EF"/>
    <w:rsid w:val="00E90AF1"/>
    <w:rsid w:val="00E979A6"/>
    <w:rsid w:val="00EA2282"/>
    <w:rsid w:val="00EA3E42"/>
    <w:rsid w:val="00EE2E1E"/>
    <w:rsid w:val="00EE66DE"/>
    <w:rsid w:val="00EF55B7"/>
    <w:rsid w:val="00F13992"/>
    <w:rsid w:val="00F20B1E"/>
    <w:rsid w:val="00F44929"/>
    <w:rsid w:val="00F47217"/>
    <w:rsid w:val="00F5122E"/>
    <w:rsid w:val="00F540EF"/>
    <w:rsid w:val="00F63DFF"/>
    <w:rsid w:val="00F66488"/>
    <w:rsid w:val="00F81109"/>
    <w:rsid w:val="00F9341F"/>
    <w:rsid w:val="00FA3DF9"/>
    <w:rsid w:val="00FB434A"/>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1066EF"/>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paragraph" w:styleId="Revision">
    <w:name w:val="Revision"/>
    <w:hidden/>
    <w:uiPriority w:val="99"/>
    <w:semiHidden/>
    <w:rsid w:val="00AD189D"/>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7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8_C_13" TargetMode="External"/><Relationship Id="rId138" Type="http://schemas.openxmlformats.org/officeDocument/2006/relationships/hyperlink" Target="http:/rusnakassociates.com/content/AbbottCOBCCourse/courses/EN-US/course/index.html?showScreen=70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9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https://icomply.abbott.com/Default.aspx" TargetMode="External"/><Relationship Id="rId226" Type="http://schemas.openxmlformats.org/officeDocument/2006/relationships/hyperlink" Target="http:/rusnakassociates.com/content/AbbottCompete/courses/EN-US/course/index.html?showScreen=22_C_12" TargetMode="Externa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2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3_C_13" TargetMode="External"/><Relationship Id="rId128" Type="http://schemas.openxmlformats.org/officeDocument/2006/relationships/hyperlink" Target="http:/rusnakassociates.com/content/AbbottCOBCCourse/courses/EN-US/course/index.html?showScreen=64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styles" Target="styles.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3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rusnakassociates.com/content/AbbottCOBCCourse/courses/EN-US/course/index.html?showScreen=113_C_200" TargetMode="External"/><Relationship Id="rId237" Type="http://schemas.openxmlformats.org/officeDocument/2006/relationships/hyperlink" Target="http:/rusnakassociates.com/content/AbbottCompete/courses/EN-US/course/index.html?showScreen=45_C_22" TargetMode="External"/><Relationship Id="rId22" Type="http://schemas.openxmlformats.org/officeDocument/2006/relationships/hyperlink" Target="http:/rusnakassociates.com/content/AbbottCOBCCourse/courses/EN-US/course/index.html?showScreen=7_C_7"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8_C_12" TargetMode="External"/><Relationship Id="rId118" Type="http://schemas.openxmlformats.org/officeDocument/2006/relationships/hyperlink" Target="http:/rusnakassociates.com/content/AbbottCOBCCourse/courses/EN-US/course/index.html?showScreen=57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7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7_C_200" TargetMode="External"/><Relationship Id="rId206"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7" Type="http://schemas.openxmlformats.org/officeDocument/2006/relationships/hyperlink" Target="http:/rusnakassociates.com/content/AbbottCompete/courses/EN-US/course/index.html?showScreen=22_C_12" TargetMode="External"/><Relationship Id="rId12" Type="http://schemas.openxmlformats.org/officeDocument/2006/relationships/hyperlink" Target="http:/rusnakassociates.com/content/AbbottCOBCCourse/courses/EN-US/course/index.html?showScreen=2_C_2"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1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3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4_C_16" TargetMode="External"/><Relationship Id="rId140" Type="http://schemas.openxmlformats.org/officeDocument/2006/relationships/hyperlink" Target="http:/rusnakassociates.com/content/AbbottCOBCCourse/courses/EN-US/course/index.html?showScreen=71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6_C_16" TargetMode="External"/><Relationship Id="rId217" Type="http://schemas.openxmlformats.org/officeDocument/2006/relationships/hyperlink" Target="http:/rusnakassociates.com/content/AbbottCOBCCourse/courses/EN-US/course/index.html?showScreen=114_C_200" TargetMode="External"/><Relationship Id="rId6" Type="http://schemas.openxmlformats.org/officeDocument/2006/relationships/settings" Target="settings.xml"/><Relationship Id="rId238" Type="http://schemas.openxmlformats.org/officeDocument/2006/relationships/hyperlink" Target="http:/rusnakassociates.com/content/AbbottCompete/courses/EN-US/course/index.html?showScreen=55_C_27" TargetMode="Externa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8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9_C_13" TargetMode="External"/><Relationship Id="rId130" Type="http://schemas.openxmlformats.org/officeDocument/2006/relationships/hyperlink" Target="http:/rusnakassociates.com/content/AbbottCOBCCourse/courses/EN-US/course/index.html?showScreen=65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90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mailto:investigations@abbott.com" TargetMode="External"/><Relationship Id="rId228" Type="http://schemas.openxmlformats.org/officeDocument/2006/relationships/hyperlink" Target="http:/rusnakassociates.com/content/AbbottCompete/courses/EN-US/course/index.html?showScreen=25_C_13" TargetMode="Externa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3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4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8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webSettings" Target="webSettings.xml"/><Relationship Id="rId162" Type="http://schemas.openxmlformats.org/officeDocument/2006/relationships/hyperlink" Target="http:/rusnakassociates.com/content/AbbottCOBCCourse/courses/EN-US/course/index.html?showScreen=84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rusnakassociates.com/content/AbbottCOBCCourse/courses/EN-US/course/index.html?showScreen=114_C_200" TargetMode="External"/><Relationship Id="rId239" Type="http://schemas.openxmlformats.org/officeDocument/2006/relationships/hyperlink" Target="http:/rusnakassociates.com/content/AbbottCompete/courses/EN-US/course/index.html?showScreen=55_C_27" TargetMode="External"/><Relationship Id="rId24" Type="http://schemas.openxmlformats.org/officeDocument/2006/relationships/hyperlink" Target="http:/rusnakassociates.com/content/AbbottCOBCCourse/courses/EN-US/course/index.html?showScreen=8_C_8"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9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3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8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8_C_200" TargetMode="External"/><Relationship Id="rId208" Type="http://schemas.openxmlformats.org/officeDocument/2006/relationships/hyperlink" Target="https://secure.ethicspoint.com/domain/media/en/gui/40393/index.html" TargetMode="External"/><Relationship Id="rId229" Type="http://schemas.openxmlformats.org/officeDocument/2006/relationships/hyperlink" Target="http:/rusnakassociates.com/content/AbbottCompete/courses/EN-US/course/index.html?showScreen=25_C_13" TargetMode="External"/><Relationship Id="rId240" Type="http://schemas.openxmlformats.org/officeDocument/2006/relationships/header" Target="header1.xml"/><Relationship Id="rId14" Type="http://schemas.openxmlformats.org/officeDocument/2006/relationships/hyperlink" Target="http:/rusnakassociates.com/content/AbbottCOBCCourse/courses/EN-US/course/index.html?showScreen=3_C_3"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4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7_C_16" TargetMode="External"/><Relationship Id="rId8" Type="http://schemas.openxmlformats.org/officeDocument/2006/relationships/footnotes" Target="footnotes.xml"/><Relationship Id="rId98" Type="http://schemas.openxmlformats.org/officeDocument/2006/relationships/hyperlink" Target="http:/rusnakassociates.com/content/AbbottCOBCCourse/courses/EN-US/course/index.html?showScreen=45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2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7_C_16" TargetMode="External"/><Relationship Id="rId219" Type="http://schemas.openxmlformats.org/officeDocument/2006/relationships/hyperlink" Target="https://rusnakassociates.com/content/AbbottCOBCCourse/courses/EN-US/course/reference/Transcript.pdf" TargetMode="External"/><Relationship Id="rId230" Type="http://schemas.openxmlformats.org/officeDocument/2006/relationships/hyperlink" Target="http:/rusnakassociates.com/content/AbbottCompete/courses/EN-US/course/index.html?showScreen=37_C_18" TargetMode="Externa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9_C_11" TargetMode="External"/><Relationship Id="rId67" Type="http://schemas.openxmlformats.org/officeDocument/2006/relationships/hyperlink" Target="http:/rusnakassociates.com/content/AbbottCOBCCourse/courses/EN-US/course/index.html?showScreen=29_C_12" TargetMode="External"/><Relationship Id="rId88" Type="http://schemas.openxmlformats.org/officeDocument/2006/relationships/hyperlink" Target="http:/rusnakassociates.com/content/AbbottCOBCCourse/courses/EN-US/course/index.html?showScreen=40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6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1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https://icomply.abbott.com/Default.aspx" TargetMode="External"/><Relationship Id="rId220" Type="http://schemas.openxmlformats.org/officeDocument/2006/relationships/hyperlink" Target="http:/rusnakassociates.com/content/AbbottCompete/courses/EN-US/course/index.html?showScreen=2_C_2" TargetMode="External"/><Relationship Id="rId241" Type="http://schemas.openxmlformats.org/officeDocument/2006/relationships/fontTable" Target="fontTable.xm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4_C_9" TargetMode="External"/><Relationship Id="rId57" Type="http://schemas.openxmlformats.org/officeDocument/2006/relationships/hyperlink" Target="http:/rusnakassociates.com/content/AbbottCOBCCourse/courses/EN-US/course/index.html?showScreen=24_C_11" TargetMode="External"/><Relationship Id="rId106" Type="http://schemas.openxmlformats.org/officeDocument/2006/relationships/hyperlink" Target="http:/rusnakassociates.com/content/AbbottCOBCCourse/courses/EN-US/course/index.html?showScreen=50_C_16" TargetMode="External"/><Relationship Id="rId127" Type="http://schemas.openxmlformats.org/officeDocument/2006/relationships/hyperlink" Target="http:/rusnakassociates.com/content/AbbottCOBCCourse/courses/EN-US/course/index.html?showScreen=62_C_16" TargetMode="External"/><Relationship Id="rId10" Type="http://schemas.openxmlformats.org/officeDocument/2006/relationships/hyperlink" Target="http:/rusnakassociates.com/content/AbbottCOBCCourse/courses/EN-US/course/index.html?showScreen=1_C_1" TargetMode="Externa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2_C_11" TargetMode="External"/><Relationship Id="rId73" Type="http://schemas.openxmlformats.org/officeDocument/2006/relationships/hyperlink" Target="http:/rusnakassociates.com/content/AbbottCOBCCourse/courses/EN-US/course/index.html?showScreen=32_C_13" TargetMode="External"/><Relationship Id="rId78" Type="http://schemas.openxmlformats.org/officeDocument/2006/relationships/hyperlink" Target="http:/rusnakassociates.com/content/AbbottCOBCCourse/courses/EN-US/course/index.html?showScreen=35_C_13" TargetMode="External"/><Relationship Id="rId94" Type="http://schemas.openxmlformats.org/officeDocument/2006/relationships/hyperlink" Target="http:/rusnakassociates.com/content/AbbottCOBCCourse/courses/EN-US/course/index.html?showScreen=43_C_16"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60_C_16" TargetMode="External"/><Relationship Id="rId143" Type="http://schemas.openxmlformats.org/officeDocument/2006/relationships/hyperlink" Target="http:/rusnakassociates.com/content/AbbottCOBCCourse/courses/EN-US/course/index.html?showScreen=72_C_16" TargetMode="External"/><Relationship Id="rId148" Type="http://schemas.openxmlformats.org/officeDocument/2006/relationships/hyperlink" Target="http:/rusnakassociates.com/content/AbbottCOBCCourse/courses/EN-US/course/index.html?showScreen=76_C_16" TargetMode="External"/><Relationship Id="rId164" Type="http://schemas.openxmlformats.org/officeDocument/2006/relationships/hyperlink" Target="http:/rusnakassociates.com/content/AbbottCOBCCourse/courses/EN-US/course/index.html?showScreen=85_C_16" TargetMode="External"/><Relationship Id="rId169" Type="http://schemas.openxmlformats.org/officeDocument/2006/relationships/hyperlink" Target="http:/rusnakassociates.com/content/AbbottCOBCCourse/courses/EN-US/course/index.html?showScreen=88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rusnakassociates.com/content/AbbottCOBCCourse/courses/EN-US/course/index.html?showScreen=95_C_16" TargetMode="External"/><Relationship Id="rId210" Type="http://schemas.openxmlformats.org/officeDocument/2006/relationships/hyperlink" Target="http:/rusnakassociates.com/content/AbbottCOBCCourse/courses/EN-US/course/index.html?showScreen=111_C_200" TargetMode="External"/><Relationship Id="rId215" Type="http://schemas.openxmlformats.org/officeDocument/2006/relationships/hyperlink" Target="http:/rusnakassociates.com/content/AbbottCOBCCourse/courses/EN-US/course/index.html?showScreen=113_C_200" TargetMode="External"/><Relationship Id="rId236" Type="http://schemas.openxmlformats.org/officeDocument/2006/relationships/hyperlink" Target="http:/rusnakassociates.com/content/AbbottCompete/courses/EN-US/course/index.html?showScreen=45_C_22" TargetMode="External"/><Relationship Id="rId26" Type="http://schemas.openxmlformats.org/officeDocument/2006/relationships/hyperlink" Target="http:/rusnakassociates.com/content/AbbottCOBCCourse/courses/EN-US/course/index.html?showScreen=9_C_8" TargetMode="External"/><Relationship Id="rId231" Type="http://schemas.openxmlformats.org/officeDocument/2006/relationships/hyperlink" Target="http:/rusnakassociates.com/content/AbbottCompete/courses/EN-US/course/index.html?showScreen=37_C_18" TargetMode="Externa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30_C_13"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4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9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9_C_200" TargetMode="External"/><Relationship Id="rId200" Type="http://schemas.openxmlformats.org/officeDocument/2006/relationships/hyperlink" Target="http:/rusnakassociates.com/content/AbbottCOBCCourse/courses/EN-US/course/index.html?showScreen=110_C_200" TargetMode="External"/><Relationship Id="rId16" Type="http://schemas.openxmlformats.org/officeDocument/2006/relationships/hyperlink" Target="http:/rusnakassociates.com/content/AbbottCOBCCourse/courses/EN-US/course/index.html?showScreen=4_C_4" TargetMode="External"/><Relationship Id="rId221" Type="http://schemas.openxmlformats.org/officeDocument/2006/relationships/hyperlink" Target="http:/rusnakassociates.com/content/AbbottCompete/courses/EN-US/course/index.html?showScreen=2_C_2" TargetMode="External"/><Relationship Id="rId242" Type="http://schemas.microsoft.com/office/2011/relationships/people" Target="people.xm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5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8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3_C_16" TargetMode="External"/><Relationship Id="rId90" Type="http://schemas.openxmlformats.org/officeDocument/2006/relationships/hyperlink" Target="http:/rusnakassociates.com/content/AbbottCOBCCourse/courses/EN-US/course/index.html?showScreen=41_C_14"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8_C_16" TargetMode="External"/><Relationship Id="rId211" Type="http://schemas.openxmlformats.org/officeDocument/2006/relationships/hyperlink" Target="http:/rusnakassociates.com/content/AbbottCOBCCourse/courses/EN-US/course/index.html?showScreen=111_C_200" TargetMode="External"/><Relationship Id="rId232" Type="http://schemas.openxmlformats.org/officeDocument/2006/relationships/hyperlink" Target="http:/rusnakassociates.com/content/AbbottCompete/courses/EN-US/course/index.html?showScreen=42_C_22"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20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7_C_16" TargetMode="External"/><Relationship Id="rId80" Type="http://schemas.openxmlformats.org/officeDocument/2006/relationships/hyperlink" Target="http:/rusnakassociates.com/content/AbbottCOBCCourse/courses/EN-US/course/index.html?showScreen=36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2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rusnakassociates.com/content/AbbottCOBCCourse/courses/EN-US/course/index.html?showScreen=110_C_200" TargetMode="External"/><Relationship Id="rId222" Type="http://schemas.openxmlformats.org/officeDocument/2006/relationships/hyperlink" Target="http:/rusnakassociates.com/content/AbbottCompete/courses/EN-US/course/index.html?showScreen=17_C_11" TargetMode="External"/><Relationship Id="rId243" Type="http://schemas.openxmlformats.org/officeDocument/2006/relationships/theme" Target="theme/theme1.xm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5_C_10"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1_C_16" TargetMode="External"/><Relationship Id="rId70" Type="http://schemas.openxmlformats.org/officeDocument/2006/relationships/hyperlink" Target="http:/rusnakassociates.com/content/AbbottCOBCCourse/courses/EN-US/course/index.html?showScreen=31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6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s://abbott.sharepoint.com/sites/myhr" TargetMode="External"/><Relationship Id="rId233" Type="http://schemas.openxmlformats.org/officeDocument/2006/relationships/hyperlink" Target="http:/rusnakassociates.com/content/AbbottCompete/courses/EN-US/course/index.html?showScreen=42_C_22" TargetMode="External"/><Relationship Id="rId28" Type="http://schemas.openxmlformats.org/officeDocument/2006/relationships/hyperlink" Target="http:/rusnakassociates.com/content/AbbottCOBCCourse/courses/EN-US/course/index.html?showScreen=10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5_C_16" TargetMode="External"/><Relationship Id="rId60" Type="http://schemas.openxmlformats.org/officeDocument/2006/relationships/hyperlink" Target="http:/rusnakassociates.com/content/AbbottCOBCCourse/courses/EN-US/course/index.html?showScreen=26_C_12"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80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www.abbott.com/investors/governance/code-of-business-conduct.html" TargetMode="External"/><Relationship Id="rId202"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3" Type="http://schemas.openxmlformats.org/officeDocument/2006/relationships/hyperlink" Target="http:/rusnakassociates.com/content/AbbottCompete/courses/EN-US/course/index.html?showScreen=17_C_11" TargetMode="External"/><Relationship Id="rId18" Type="http://schemas.openxmlformats.org/officeDocument/2006/relationships/hyperlink" Target="http:/rusnakassociates.com/content/AbbottCOBCCourse/courses/EN-US/course/index.html?showScreen=5_C_5"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1_C_11" TargetMode="External"/><Relationship Id="rId104" Type="http://schemas.openxmlformats.org/officeDocument/2006/relationships/hyperlink" Target="http:/rusnakassociates.com/content/AbbottCOBCCourse/courses/EN-US/course/index.html?showScreen=49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4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100_C_17"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2_C_15" TargetMode="External"/><Relationship Id="rId213" Type="http://schemas.openxmlformats.org/officeDocument/2006/relationships/hyperlink" Target="http:/rusnakassociates.com/content/AbbottCOBCCourse/courses/EN-US/course/index.html?showScreen=112_C_200" TargetMode="External"/><Relationship Id="rId234" Type="http://schemas.openxmlformats.org/officeDocument/2006/relationships/hyperlink" Target="http:/rusnakassociates.com/content/AbbottCompete/courses/EN-US/course/index.html?showScreen=44_C_22"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6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8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4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7_C_13" TargetMode="External"/><Relationship Id="rId199" Type="http://schemas.openxmlformats.org/officeDocument/2006/relationships/hyperlink" Target="https://icomply.abbott.com/Apps/DocumentLibrary/" TargetMode="External"/><Relationship Id="rId203" Type="http://schemas.openxmlformats.org/officeDocument/2006/relationships/hyperlink" Target="mailto:investigations@abbott.com"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hyperlink" Target="http:/rusnakassociates.com/content/AbbottCompete/courses/EN-US/course/index.html?showScreen=18_C_11" TargetMode="External"/><Relationship Id="rId30" Type="http://schemas.openxmlformats.org/officeDocument/2006/relationships/hyperlink" Target="http:/rusnakassociates.com/content/AbbottCOBCCourse/courses/EN-US/course/index.html?showScreen=11_C_9"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2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8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2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rusnakassociates.com/content/AbbottCOBCCourse/courses/EN-US/course/index.html?showScreen=112_C_200" TargetMode="External"/><Relationship Id="rId235" Type="http://schemas.openxmlformats.org/officeDocument/2006/relationships/hyperlink" Target="http:/rusnakassociates.com/content/AbbottCompete/courses/EN-US/course/index.html?showScreen=44_C_22" TargetMode="External"/><Relationship Id="rId116" Type="http://schemas.openxmlformats.org/officeDocument/2006/relationships/hyperlink" Target="http:/rusnakassociates.com/content/AbbottCOBCCourse/courses/EN-US/course/index.html?showScreen=56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2_C_16" TargetMode="External"/><Relationship Id="rId20" Type="http://schemas.openxmlformats.org/officeDocument/2006/relationships/hyperlink" Target="http:/rusnakassociates.com/content/AbbottCOBCCourse/courses/EN-US/course/index.html?showScreen=6_C_6"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7_C_12" TargetMode="External"/><Relationship Id="rId83" Type="http://schemas.openxmlformats.org/officeDocument/2006/relationships/hyperlink" Target="http:/rusnakassociates.com/content/AbbottCOBCCourse/courses/EN-US/course/index.html?showScreen=37_C_13" TargetMode="External"/><Relationship Id="rId179" Type="http://schemas.openxmlformats.org/officeDocument/2006/relationships/hyperlink" Target="http:/rusnakassociates.com/content/AbbottCOBCCourse/courses/EN-US/course/index.html?showScreen=94_C_16" TargetMode="External"/><Relationship Id="rId190" Type="http://schemas.openxmlformats.org/officeDocument/2006/relationships/hyperlink" Target="http:/rusnakassociates.com/content/AbbottCOBCCourse/courses/EN-US/course/index.html?showScreen=104_C_199" TargetMode="External"/><Relationship Id="rId204" Type="http://schemas.openxmlformats.org/officeDocument/2006/relationships/hyperlink" Target="https://secure.ethicspoint.com/domain/media/en/gui/40393/index.html" TargetMode="External"/><Relationship Id="rId225" Type="http://schemas.openxmlformats.org/officeDocument/2006/relationships/hyperlink" Target="http:/rusnakassociates.com/content/AbbottCompete/courses/EN-US/course/index.html?showScreen=18_C_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F7C81E-B0E4-48C0-A739-0F5CB83DA75A}">
  <ds:schemaRefs>
    <ds:schemaRef ds:uri="http://schemas.microsoft.com/sharepoint/v3/contenttype/forms"/>
  </ds:schemaRefs>
</ds:datastoreItem>
</file>

<file path=customXml/itemProps2.xml><?xml version="1.0" encoding="utf-8"?>
<ds:datastoreItem xmlns:ds="http://schemas.openxmlformats.org/officeDocument/2006/customXml" ds:itemID="{41B7C810-968A-42AF-B1A9-644C726EF43F}">
  <ds:schemaRefs>
    <ds:schemaRef ds:uri="http://schemas.microsoft.com/office/2006/metadata/properties"/>
    <ds:schemaRef ds:uri="http://schemas.microsoft.com/office/infopath/2007/PartnerControls"/>
    <ds:schemaRef ds:uri="4c96ffaa-e583-4fec-9066-c67f93f0c50b"/>
    <ds:schemaRef ds:uri="5272ee8c-751a-48a4-a010-d4bf09b9b006"/>
  </ds:schemaRefs>
</ds:datastoreItem>
</file>

<file path=customXml/itemProps3.xml><?xml version="1.0" encoding="utf-8"?>
<ds:datastoreItem xmlns:ds="http://schemas.openxmlformats.org/officeDocument/2006/customXml" ds:itemID="{C9717CCC-2D76-467E-AA72-C714EFE1AF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72ee8c-751a-48a4-a010-d4bf09b9b006"/>
    <ds:schemaRef ds:uri="4c96ffaa-e583-4fec-9066-c67f93f0c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51</Pages>
  <Words>17488</Words>
  <Characters>99682</Characters>
  <Application>Microsoft Office Word</Application>
  <DocSecurity>0</DocSecurity>
  <Lines>830</Lines>
  <Paragraphs>233</Paragraphs>
  <ScaleCrop>false</ScaleCrop>
  <Company/>
  <LinksUpToDate>false</LinksUpToDate>
  <CharactersWithSpaces>116937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Mastalerz, Piotr</cp:lastModifiedBy>
  <cp:revision>186</cp:revision>
  <dcterms:created xsi:type="dcterms:W3CDTF">2025-11-28T11:31:00Z</dcterms:created>
  <dcterms:modified xsi:type="dcterms:W3CDTF">2025-12-17T11:02:00Z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