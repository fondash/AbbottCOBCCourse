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091D5" w14:textId="77777777" w:rsidR="00840375" w:rsidRPr="00D93C15" w:rsidRDefault="00C80D61" w:rsidP="00840375">
      <w:pPr>
        <w:rPr>
          <w:rStyle w:val="tw4winExternal"/>
          <w:rFonts w:ascii="Calibri" w:hAnsi="Calibri" w:cs="Calibri"/>
          <w:color w:val="000000" w:themeColor="text1"/>
          <w:sz w:val="36"/>
          <w:szCs w:val="36"/>
          <w:lang w:val="en-US"/>
        </w:rPr>
      </w:pPr>
      <w:r w:rsidRPr="00D93C15">
        <w:rPr>
          <w:noProof/>
          <w:lang w:val="en-US"/>
        </w:rPr>
        <mc:AlternateContent>
          <mc:Choice Requires="wps">
            <w:drawing>
              <wp:anchor distT="0" distB="0" distL="114300" distR="114300" simplePos="0" relativeHeight="251658240" behindDoc="1" locked="0" layoutInCell="1" allowOverlap="1" wp14:anchorId="689FAAB6" wp14:editId="5064FC1B">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091AF107" w14:textId="04F12FEB" w:rsidR="00840375" w:rsidRPr="00460588" w:rsidRDefault="00460588"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460588">
                                  <w:rPr>
                                    <w:rFonts w:asciiTheme="majorHAnsi" w:eastAsiaTheme="majorEastAsia" w:hAnsiTheme="majorHAnsi" w:cstheme="majorBidi"/>
                                    <w:color w:val="595959" w:themeColor="text1" w:themeTint="A6"/>
                                    <w:sz w:val="72"/>
                                    <w:szCs w:val="72"/>
                                  </w:rPr>
                                  <w:t xml:space="preserve">1. Code of Business Conduct </w:t>
                                </w:r>
                                <w:r w:rsidR="001315CD">
                                  <w:rPr>
                                    <w:rFonts w:asciiTheme="majorHAnsi" w:eastAsiaTheme="majorEastAsia" w:hAnsiTheme="majorHAnsi" w:cstheme="majorBidi"/>
                                    <w:color w:val="595959" w:themeColor="text1" w:themeTint="A6"/>
                                    <w:sz w:val="72"/>
                                    <w:szCs w:val="72"/>
                                  </w:rPr>
                                  <w:t xml:space="preserve"> </w:t>
                                </w:r>
                                <w:r w:rsidRPr="00460588">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699D4FCA" w14:textId="198B862E" w:rsidR="00840375" w:rsidRPr="00460588" w:rsidRDefault="00460588" w:rsidP="00840375">
                                <w:pPr>
                                  <w:pStyle w:val="NoSpacing"/>
                                  <w:spacing w:before="240"/>
                                  <w:rPr>
                                    <w:caps/>
                                    <w:color w:val="0E2841" w:themeColor="text2"/>
                                    <w:sz w:val="36"/>
                                    <w:szCs w:val="36"/>
                                  </w:rPr>
                                </w:pPr>
                                <w:r w:rsidRPr="00460588">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689FAAB6"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UCKAIAAFwEAAAOAAAAZHJzL2Uyb0RvYy54bWysVFtv2jAUfp+0/2D5fSTQ0aKIULFWTJNQ&#10;WwmmPhvHIZHiy2xDwn79PjuBjm5P014cn4vP5fvOyfy+kw05CutqrXI6HqWUCMV1Uat9Tr9vV59m&#10;lDjPVMEarUROT8LR+8XHD/PWZGKiK90UwhIEUS5rTU4r702WJI5XQjI30kYoGEttJfMQ7T4pLGsR&#10;XTbJJE1vk1bbwljNhXPQPvZGuojxy1Jw/1yWTnjS5BS1+XjaeO7CmSzmLNtbZqqaD2Wwf6hCsloh&#10;6SXUI/OMHGz9RyhZc6udLv2Ia5nosqy5iD2gm3H6rptNxYyIvQAcZy4wuf8Xlj8dXyypC3A3mVCi&#10;mARJW9F58kV3JOiAUGtcBseNgavvYID3We+gDI13pZXhi5YI7MD6dME3hONQ3s6mszSFicN2dzOe&#10;gsEQJ3l7bqzzX4WWJFxyakFgxJUd1873rmeXkE3pVd00kcRGkRYpbqZpfHCxIHijgq+I4zCECS31&#10;pYeb73bd0OdOFye0aXU/Ks7wVY1S1sz5F2YxGygf8+6fcZSNRko93CiptP35N33wB2WwUtJi1nLq&#10;fhyYFZQ03xTI/Dy9C0gQfyXZK2l3JamDfNAY6TG2y/B4xXvrm/O1tFq+YjWWITNMTHHkzyn39iw8&#10;+H4PsFxcLJfRDUNpmF+rjeEheIAtwL3tXpk1AycedD7p82yy7B01vS9IDcD2aA4CRjhyPaxb2JHf&#10;5ej19lNY/AIAAP//AwBQSwMEFAAGAAgAAAAhANhcbSXbAAAABwEAAA8AAABkcnMvZG93bnJldi54&#10;bWxMj0FPwzAMhe9I/IfISNxYsgnQVJpOCG0nuLBOwDFtTFPROFWTroVfj8eFXSw/Pev5e/lm9p04&#10;4hDbQBqWCwUCqQ62pUbDodzdrEHEZMiaLhBq+MYIm+LyIjeZDRO94nGfGsEhFDOjwaXUZ1LG2qE3&#10;cRF6JPY+w+BNYjk00g5m4nDfyZVS99KblviDMz0+Oay/9qPXsHufKyp/ng/uY7u9ncaqprfyRevr&#10;q/nxAUTCOf0fwwmf0aFgpiqMZKPoNHCR9DdPnlor1hVvy7uVAlnk8py/+AUAAP//AwBQSwECLQAU&#10;AAYACAAAACEAtoM4kv4AAADhAQAAEwAAAAAAAAAAAAAAAAAAAAAAW0NvbnRlbnRfVHlwZXNdLnht&#10;bFBLAQItABQABgAIAAAAIQA4/SH/1gAAAJQBAAALAAAAAAAAAAAAAAAAAC8BAABfcmVscy8ucmVs&#10;c1BLAQItABQABgAIAAAAIQADkTUCKAIAAFwEAAAOAAAAAAAAAAAAAAAAAC4CAABkcnMvZTJvRG9j&#10;LnhtbFBLAQItABQABgAIAAAAIQDYXG0l2wAAAAcBAAAPAAAAAAAAAAAAAAAAAIIEAABkcnMvZG93&#10;bnJldi54bWxQSwUGAAAAAAQABADzAAAAigU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091AF107" w14:textId="04F12FEB" w:rsidR="00840375" w:rsidRPr="00460588" w:rsidRDefault="00460588"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460588">
                            <w:rPr>
                              <w:rFonts w:asciiTheme="majorHAnsi" w:eastAsiaTheme="majorEastAsia" w:hAnsiTheme="majorHAnsi" w:cstheme="majorBidi"/>
                              <w:color w:val="595959" w:themeColor="text1" w:themeTint="A6"/>
                              <w:sz w:val="72"/>
                              <w:szCs w:val="72"/>
                            </w:rPr>
                            <w:t xml:space="preserve">1. Code of Business Conduct </w:t>
                          </w:r>
                          <w:r w:rsidR="001315CD">
                            <w:rPr>
                              <w:rFonts w:asciiTheme="majorHAnsi" w:eastAsiaTheme="majorEastAsia" w:hAnsiTheme="majorHAnsi" w:cstheme="majorBidi"/>
                              <w:color w:val="595959" w:themeColor="text1" w:themeTint="A6"/>
                              <w:sz w:val="72"/>
                              <w:szCs w:val="72"/>
                            </w:rPr>
                            <w:t xml:space="preserve"> </w:t>
                          </w:r>
                          <w:r w:rsidRPr="00460588">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699D4FCA" w14:textId="198B862E" w:rsidR="00840375" w:rsidRPr="00460588" w:rsidRDefault="00460588" w:rsidP="00840375">
                          <w:pPr>
                            <w:pStyle w:val="NoSpacing"/>
                            <w:spacing w:before="240"/>
                            <w:rPr>
                              <w:caps/>
                              <w:color w:val="0E2841" w:themeColor="text2"/>
                              <w:sz w:val="36"/>
                              <w:szCs w:val="36"/>
                            </w:rPr>
                          </w:pPr>
                          <w:r w:rsidRPr="00460588">
                            <w:rPr>
                              <w:caps/>
                              <w:color w:val="0E2841" w:themeColor="text2"/>
                              <w:sz w:val="36"/>
                              <w:szCs w:val="36"/>
                            </w:rPr>
                            <w:t>Translation table 2025</w:t>
                          </w:r>
                        </w:p>
                      </w:sdtContent>
                    </w:sdt>
                  </w:txbxContent>
                </v:textbox>
              </v:shape>
            </w:pict>
          </mc:Fallback>
        </mc:AlternateContent>
      </w:r>
      <w:r w:rsidRPr="00D93C15">
        <w:br w:type="page"/>
      </w:r>
      <w:r w:rsidRPr="00D93C15">
        <w:rPr>
          <w:rStyle w:val="tw4winExternal"/>
          <w:rFonts w:ascii="Calibri" w:hAnsi="Calibri" w:cs="Calibri"/>
          <w:b/>
          <w:color w:val="000000" w:themeColor="text1"/>
          <w:sz w:val="36"/>
          <w:szCs w:val="36"/>
          <w:lang w:val="en-US"/>
        </w:rPr>
        <w:lastRenderedPageBreak/>
        <w:t>INSTRUCTIONS:</w:t>
      </w:r>
    </w:p>
    <w:p w14:paraId="2007A219" w14:textId="77777777" w:rsidR="00840375" w:rsidRPr="00D93C15" w:rsidRDefault="00840375" w:rsidP="00840375">
      <w:pPr>
        <w:widowControl w:val="0"/>
        <w:autoSpaceDE w:val="0"/>
        <w:autoSpaceDN w:val="0"/>
        <w:adjustRightInd w:val="0"/>
        <w:textAlignment w:val="top"/>
        <w:rPr>
          <w:rStyle w:val="tw4winExternal"/>
          <w:rFonts w:ascii="Calibri" w:hAnsi="Calibri" w:cs="Calibri"/>
          <w:color w:val="000000" w:themeColor="text1"/>
          <w:lang w:val="en-US"/>
        </w:rPr>
      </w:pPr>
    </w:p>
    <w:p w14:paraId="5FE26D86" w14:textId="77777777" w:rsidR="00840375" w:rsidRPr="00D93C15" w:rsidRDefault="00C80D61"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93C15">
        <w:rPr>
          <w:rStyle w:val="tw4winExternal"/>
          <w:rFonts w:ascii="Calibri" w:hAnsi="Calibri" w:cs="Calibri"/>
          <w:b/>
          <w:color w:val="000000" w:themeColor="text1"/>
          <w:lang w:val="en-US"/>
        </w:rPr>
        <w:t xml:space="preserve">1) </w:t>
      </w:r>
      <w:r w:rsidRPr="00D93C15">
        <w:rPr>
          <w:rStyle w:val="tw4winExternal"/>
          <w:rFonts w:ascii="Calibri" w:hAnsi="Calibri" w:cs="Calibri"/>
          <w:color w:val="000000" w:themeColor="text1"/>
          <w:lang w:val="en-US"/>
        </w:rPr>
        <w:t>Please edit the translation in the TARGET column directly.</w:t>
      </w:r>
    </w:p>
    <w:p w14:paraId="0C90A2B9" w14:textId="77777777" w:rsidR="00840375" w:rsidRPr="00D93C15" w:rsidRDefault="00C80D61"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93C15">
        <w:rPr>
          <w:rStyle w:val="tw4winExternal"/>
          <w:rFonts w:ascii="Calibri" w:hAnsi="Calibri" w:cs="Calibri"/>
          <w:b/>
          <w:color w:val="000000" w:themeColor="text1"/>
          <w:lang w:val="en-US"/>
        </w:rPr>
        <w:t xml:space="preserve">2) </w:t>
      </w:r>
      <w:r w:rsidRPr="00D93C15">
        <w:rPr>
          <w:rStyle w:val="tw4winExternal"/>
          <w:rFonts w:ascii="Calibri" w:hAnsi="Calibri" w:cs="Calibri"/>
          <w:color w:val="000000" w:themeColor="text1"/>
          <w:lang w:val="en-US"/>
        </w:rPr>
        <w:t>To comment on a segment, simply create a new MS-Word comment.</w:t>
      </w:r>
    </w:p>
    <w:p w14:paraId="23BF3C0C" w14:textId="77777777" w:rsidR="00840375" w:rsidRPr="00D93C15" w:rsidRDefault="00C80D61"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93C15">
        <w:rPr>
          <w:rStyle w:val="tw4winExternal"/>
          <w:rFonts w:ascii="Calibri" w:hAnsi="Calibri" w:cs="Calibri"/>
          <w:b/>
          <w:color w:val="000000" w:themeColor="text1"/>
          <w:lang w:val="en-US"/>
        </w:rPr>
        <w:t xml:space="preserve">3) </w:t>
      </w:r>
      <w:r w:rsidRPr="00D93C15">
        <w:rPr>
          <w:rStyle w:val="tw4winExternal"/>
          <w:rFonts w:ascii="Calibri" w:hAnsi="Calibri" w:cs="Calibri"/>
          <w:color w:val="000000" w:themeColor="text1"/>
          <w:lang w:val="en-US"/>
        </w:rPr>
        <w:t>It is best to edit this file in Normal or Draft view rather than page layout.</w:t>
      </w:r>
    </w:p>
    <w:p w14:paraId="7A6F4B9B" w14:textId="77777777" w:rsidR="00840375" w:rsidRPr="00D93C15" w:rsidRDefault="00C80D61"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93C15">
        <w:rPr>
          <w:rStyle w:val="tw4winExternal"/>
          <w:rFonts w:ascii="Calibri" w:hAnsi="Calibri" w:cs="Calibri"/>
          <w:b/>
          <w:color w:val="000000" w:themeColor="text1"/>
          <w:lang w:val="en-US"/>
        </w:rPr>
        <w:t xml:space="preserve">4) </w:t>
      </w:r>
      <w:r w:rsidRPr="00D93C15">
        <w:rPr>
          <w:rStyle w:val="tw4winExternal"/>
          <w:rFonts w:ascii="Calibri" w:hAnsi="Calibri" w:cs="Calibri"/>
          <w:color w:val="000000" w:themeColor="text1"/>
          <w:lang w:val="en-US"/>
        </w:rPr>
        <w:t>DO NOT alter the ID or SOURCE column text.</w:t>
      </w:r>
    </w:p>
    <w:p w14:paraId="1AB482CE" w14:textId="77777777" w:rsidR="00840375" w:rsidRPr="00D93C15" w:rsidRDefault="00C80D61"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93C15">
        <w:rPr>
          <w:rStyle w:val="tw4winExternal"/>
          <w:rFonts w:ascii="Calibri" w:hAnsi="Calibri" w:cs="Calibri"/>
          <w:b/>
          <w:bCs/>
          <w:color w:val="000000" w:themeColor="text1"/>
          <w:lang w:val="en-US"/>
        </w:rPr>
        <w:t>5</w:t>
      </w:r>
      <w:r w:rsidRPr="00D93C15">
        <w:rPr>
          <w:rStyle w:val="tw4winExternal"/>
          <w:rFonts w:ascii="Calibri" w:hAnsi="Calibri" w:cs="Calibri"/>
          <w:color w:val="000000" w:themeColor="text1"/>
          <w:lang w:val="en-US"/>
        </w:rPr>
        <w:t>) Blank rows should be ignored but not deleted.</w:t>
      </w:r>
    </w:p>
    <w:p w14:paraId="1A0AD84E" w14:textId="77777777" w:rsidR="00840375" w:rsidRPr="00D93C15" w:rsidRDefault="00C80D61" w:rsidP="00840375">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D93C15">
        <w:rPr>
          <w:rStyle w:val="tw4winExternal"/>
          <w:rFonts w:ascii="Calibri" w:hAnsi="Calibri" w:cs="Calibri"/>
          <w:b/>
          <w:bCs/>
          <w:color w:val="000000" w:themeColor="text1"/>
          <w:lang w:val="en-US"/>
        </w:rPr>
        <w:t>6</w:t>
      </w:r>
      <w:r w:rsidRPr="00D93C15">
        <w:rPr>
          <w:rStyle w:val="tw4winExternal"/>
          <w:rFonts w:ascii="Calibri" w:hAnsi="Calibri" w:cs="Calibri"/>
          <w:color w:val="000000" w:themeColor="text1"/>
          <w:lang w:val="en-US"/>
        </w:rPr>
        <w:t>)</w:t>
      </w:r>
      <w:r w:rsidRPr="00D93C15">
        <w:rPr>
          <w:rStyle w:val="tw4winExternal"/>
          <w:rFonts w:ascii="Calibri" w:hAnsi="Calibri" w:cs="Calibri"/>
          <w:b/>
          <w:bCs/>
          <w:color w:val="000000" w:themeColor="text1"/>
          <w:lang w:val="en-US"/>
        </w:rPr>
        <w:t xml:space="preserve"> The following formatting must be maintained throughout:</w:t>
      </w:r>
    </w:p>
    <w:p w14:paraId="2D18D60B" w14:textId="77777777" w:rsidR="00840375" w:rsidRPr="00D93C15" w:rsidRDefault="00C80D61"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93C15">
        <w:rPr>
          <w:rStyle w:val="tw4winExternal"/>
          <w:rFonts w:ascii="Calibri" w:eastAsiaTheme="minorEastAsia" w:hAnsi="Calibri" w:cs="Calibri" w:hint="default"/>
          <w:b/>
          <w:bCs/>
          <w:color w:val="000000" w:themeColor="text1"/>
          <w:lang w:val="en-US" w:eastAsia="en-IE"/>
        </w:rPr>
        <w:t xml:space="preserve">Paragraph (the number of paragraphs per row must be maintained) </w:t>
      </w:r>
    </w:p>
    <w:p w14:paraId="2CD83632" w14:textId="77777777" w:rsidR="00840375" w:rsidRPr="00D93C15" w:rsidRDefault="00C80D61"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93C15">
        <w:rPr>
          <w:rStyle w:val="tw4winExternal"/>
          <w:rFonts w:ascii="Calibri" w:eastAsiaTheme="minorEastAsia" w:hAnsi="Calibri" w:cs="Calibri" w:hint="default"/>
          <w:b/>
          <w:bCs/>
          <w:color w:val="000000" w:themeColor="text1"/>
          <w:lang w:val="en-US" w:eastAsia="en-IE"/>
        </w:rPr>
        <w:t xml:space="preserve">bold </w:t>
      </w:r>
    </w:p>
    <w:p w14:paraId="7DA3D99A" w14:textId="77777777" w:rsidR="00840375" w:rsidRPr="00D93C15" w:rsidRDefault="00C80D61"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93C15">
        <w:rPr>
          <w:rStyle w:val="tw4winExternal"/>
          <w:rFonts w:ascii="Calibri" w:eastAsiaTheme="minorEastAsia" w:hAnsi="Calibri" w:cs="Calibri" w:hint="default"/>
          <w:b/>
          <w:bCs/>
          <w:color w:val="000000" w:themeColor="text1"/>
          <w:lang w:val="en-US" w:eastAsia="en-IE"/>
        </w:rPr>
        <w:t>italic</w:t>
      </w:r>
    </w:p>
    <w:p w14:paraId="11DFE70E" w14:textId="77777777" w:rsidR="00840375" w:rsidRPr="00D93C15" w:rsidRDefault="00C80D61"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93C15">
        <w:rPr>
          <w:rStyle w:val="tw4winExternal"/>
          <w:rFonts w:ascii="Calibri" w:eastAsiaTheme="minorEastAsia" w:hAnsi="Calibri" w:cs="Calibri" w:hint="default"/>
          <w:b/>
          <w:bCs/>
          <w:color w:val="000000" w:themeColor="text1"/>
          <w:lang w:val="en-US" w:eastAsia="en-IE"/>
        </w:rPr>
        <w:t>underline</w:t>
      </w:r>
    </w:p>
    <w:p w14:paraId="55AFAC2C" w14:textId="77777777" w:rsidR="00840375" w:rsidRPr="00D93C15" w:rsidRDefault="00C80D61"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93C15">
        <w:rPr>
          <w:rStyle w:val="tw4winExternal"/>
          <w:rFonts w:ascii="Calibri" w:eastAsiaTheme="minorEastAsia" w:hAnsi="Calibri" w:cs="Calibri" w:hint="default"/>
          <w:b/>
          <w:bCs/>
          <w:color w:val="000000" w:themeColor="text1"/>
          <w:lang w:val="en-US" w:eastAsia="en-IE"/>
        </w:rPr>
        <w:t>links</w:t>
      </w:r>
    </w:p>
    <w:p w14:paraId="4F6CF4A4" w14:textId="77777777" w:rsidR="00840375" w:rsidRPr="00D93C15" w:rsidRDefault="00C80D61"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93C15">
        <w:rPr>
          <w:rStyle w:val="tw4winExternal"/>
          <w:rFonts w:ascii="Calibri" w:eastAsiaTheme="minorEastAsia" w:hAnsi="Calibri" w:cs="Calibri" w:hint="default"/>
          <w:b/>
          <w:bCs/>
          <w:color w:val="000000" w:themeColor="text1"/>
          <w:lang w:val="en-US" w:eastAsia="en-IE"/>
        </w:rPr>
        <w:t>lists (bullets and number of items in a list must be maintained)</w:t>
      </w:r>
    </w:p>
    <w:p w14:paraId="21F21D8F" w14:textId="77777777" w:rsidR="00840375" w:rsidRPr="00D93C15" w:rsidRDefault="00C80D61"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93C15">
        <w:rPr>
          <w:rStyle w:val="tw4winExternal"/>
          <w:rFonts w:ascii="Calibri" w:hAnsi="Calibri" w:cs="Calibri"/>
          <w:b/>
          <w:bCs/>
          <w:color w:val="000000" w:themeColor="text1"/>
          <w:lang w:val="en-US"/>
        </w:rPr>
        <w:t>7</w:t>
      </w:r>
      <w:r w:rsidRPr="00D93C15">
        <w:rPr>
          <w:rStyle w:val="tw4winExternal"/>
          <w:rFonts w:ascii="Calibri" w:hAnsi="Calibri" w:cs="Calibri"/>
          <w:color w:val="000000" w:themeColor="text1"/>
          <w:lang w:val="en-US"/>
        </w:rPr>
        <w:t>) Ctrl+click on an ID in the left hand collumn to view the relevent screen in the online course. Toc ID’s will open the table of contents, ID’s containing _string_ have no relevent screen and are not linked.</w:t>
      </w:r>
    </w:p>
    <w:p w14:paraId="6064B297" w14:textId="77777777" w:rsidR="00840375" w:rsidRPr="00D93C15" w:rsidRDefault="00C80D61">
      <w:pPr>
        <w:rPr>
          <w:rStyle w:val="tw4winExternal"/>
          <w:rFonts w:ascii="Calibri" w:hAnsi="Calibri" w:cs="Calibri"/>
          <w:color w:val="000000" w:themeColor="text1"/>
          <w:lang w:val="en-US"/>
        </w:rPr>
      </w:pPr>
      <w:r w:rsidRPr="00D93C15">
        <w:rPr>
          <w:rStyle w:val="tw4winExternal"/>
          <w:rFonts w:ascii="Calibri" w:hAnsi="Calibri" w:cs="Calibri"/>
          <w:color w:val="000000" w:themeColor="text1"/>
          <w:lang w:val="en-US"/>
        </w:rPr>
        <w:br w:type="page"/>
      </w:r>
    </w:p>
    <w:p w14:paraId="12243B2D" w14:textId="77777777" w:rsidR="00840375" w:rsidRPr="00D93C15"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12FEEB8B" w14:textId="77777777" w:rsidR="004D60B2" w:rsidRPr="00D93C15" w:rsidRDefault="00C80D61"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D93C15">
        <w:rPr>
          <w:rStyle w:val="tw4winExternal"/>
          <w:rFonts w:ascii="Calibri" w:hAnsi="Calibri" w:cs="Calibri"/>
          <w:color w:val="000000" w:themeColor="text1"/>
          <w:sz w:val="72"/>
          <w:szCs w:val="72"/>
          <w:lang w:val="en-US"/>
        </w:rPr>
        <w:t>Code of Business Conduct</w:t>
      </w:r>
    </w:p>
    <w:p w14:paraId="589EDDD4" w14:textId="77777777" w:rsidR="00840375" w:rsidRPr="00D93C15"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EC5996" w:rsidRPr="00D93C15" w14:paraId="73F66BF6" w14:textId="77777777" w:rsidTr="006913DA">
        <w:tc>
          <w:tcPr>
            <w:tcW w:w="1353" w:type="dxa"/>
            <w:shd w:val="clear" w:color="auto" w:fill="F1A983" w:themeFill="accent2" w:themeFillTint="99"/>
            <w:tcMar>
              <w:top w:w="120" w:type="dxa"/>
              <w:left w:w="180" w:type="dxa"/>
              <w:bottom w:w="120" w:type="dxa"/>
              <w:right w:w="180" w:type="dxa"/>
            </w:tcMar>
          </w:tcPr>
          <w:p w14:paraId="61B0FFE8" w14:textId="77777777" w:rsidR="009D7F9A" w:rsidRPr="00D93C15" w:rsidRDefault="00C80D61" w:rsidP="00F66488">
            <w:pPr>
              <w:spacing w:before="30" w:after="30"/>
              <w:ind w:left="30" w:right="30"/>
              <w:rPr>
                <w:rFonts w:eastAsia="Times New Roman"/>
              </w:rPr>
            </w:pPr>
            <w:r w:rsidRPr="00D93C15">
              <w:rPr>
                <w:rFonts w:eastAsia="Times New Roman"/>
              </w:rPr>
              <w:t>ID</w:t>
            </w:r>
          </w:p>
        </w:tc>
        <w:tc>
          <w:tcPr>
            <w:tcW w:w="6000" w:type="dxa"/>
            <w:shd w:val="clear" w:color="auto" w:fill="F1A983" w:themeFill="accent2" w:themeFillTint="99"/>
            <w:tcMar>
              <w:top w:w="120" w:type="dxa"/>
              <w:left w:w="180" w:type="dxa"/>
              <w:bottom w:w="120" w:type="dxa"/>
              <w:right w:w="180" w:type="dxa"/>
            </w:tcMar>
          </w:tcPr>
          <w:p w14:paraId="5E5644B7" w14:textId="77777777" w:rsidR="009D7F9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Source</w:t>
            </w:r>
          </w:p>
        </w:tc>
        <w:tc>
          <w:tcPr>
            <w:tcW w:w="6000" w:type="dxa"/>
            <w:shd w:val="clear" w:color="auto" w:fill="F1A983" w:themeFill="accent2" w:themeFillTint="99"/>
          </w:tcPr>
          <w:p w14:paraId="2E970DBA" w14:textId="77777777" w:rsidR="009D7F9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Target</w:t>
            </w:r>
          </w:p>
        </w:tc>
      </w:tr>
      <w:tr w:rsidR="00EC5996" w:rsidRPr="00D93C15" w14:paraId="38B1DFA2" w14:textId="77777777" w:rsidTr="006913DA">
        <w:tc>
          <w:tcPr>
            <w:tcW w:w="1353" w:type="dxa"/>
            <w:shd w:val="clear" w:color="auto" w:fill="C1E4F5"/>
            <w:tcMar>
              <w:top w:w="120" w:type="dxa"/>
              <w:left w:w="180" w:type="dxa"/>
              <w:bottom w:w="120" w:type="dxa"/>
              <w:right w:w="180" w:type="dxa"/>
            </w:tcMar>
            <w:hideMark/>
          </w:tcPr>
          <w:p w14:paraId="4F98C2F0" w14:textId="77777777" w:rsidR="00F66488" w:rsidRPr="00D93C15" w:rsidRDefault="00C80D61" w:rsidP="00F66488">
            <w:pPr>
              <w:spacing w:before="30" w:after="30"/>
              <w:ind w:left="30" w:right="30"/>
              <w:rPr>
                <w:rFonts w:ascii="Calibri" w:eastAsia="Times New Roman" w:hAnsi="Calibri" w:cs="Calibri"/>
                <w:sz w:val="16"/>
              </w:rPr>
            </w:pPr>
            <w:hyperlink r:id="rId10" w:tgtFrame="_blank" w:history="1">
              <w:r w:rsidRPr="00D93C15">
                <w:rPr>
                  <w:rFonts w:ascii="Calibri" w:eastAsia="Times New Roman" w:hAnsi="Calibri" w:cs="Calibri"/>
                  <w:color w:val="0000FF"/>
                  <w:sz w:val="16"/>
                  <w:u w:val="single"/>
                </w:rPr>
                <w:t>Screen 0</w:t>
              </w:r>
            </w:hyperlink>
            <w:r w:rsidRPr="00D93C15">
              <w:rPr>
                <w:rFonts w:ascii="Calibri" w:eastAsia="Times New Roman" w:hAnsi="Calibri" w:cs="Calibri"/>
                <w:sz w:val="16"/>
              </w:rPr>
              <w:t xml:space="preserve"> </w:t>
            </w:r>
          </w:p>
          <w:p w14:paraId="327B53B8" w14:textId="77777777" w:rsidR="00F66488" w:rsidRPr="00D93C15" w:rsidRDefault="00C80D61" w:rsidP="00F66488">
            <w:pPr>
              <w:ind w:left="30" w:right="30"/>
              <w:rPr>
                <w:rFonts w:ascii="Calibri" w:eastAsia="Times New Roman" w:hAnsi="Calibri" w:cs="Calibri"/>
                <w:sz w:val="16"/>
              </w:rPr>
            </w:pPr>
            <w:hyperlink r:id="rId11" w:tgtFrame="_blank" w:history="1">
              <w:r w:rsidRPr="00D93C15">
                <w:rPr>
                  <w:rFonts w:ascii="Calibri" w:eastAsia="Times New Roman" w:hAnsi="Calibri" w:cs="Calibri"/>
                  <w:color w:val="0000FF"/>
                  <w:sz w:val="16"/>
                  <w:u w:val="single"/>
                </w:rPr>
                <w:t>1_C_1</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478E37" w14:textId="77777777" w:rsidR="00F66488"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Code of Business Conduct</w:t>
            </w:r>
          </w:p>
          <w:p w14:paraId="14279BB1" w14:textId="77777777" w:rsidR="00F66488"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Click the forward arrow.</w:t>
            </w:r>
          </w:p>
        </w:tc>
        <w:tc>
          <w:tcPr>
            <w:tcW w:w="6000" w:type="dxa"/>
          </w:tcPr>
          <w:p w14:paraId="4E8C8242" w14:textId="77777777" w:rsidR="005C43A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Pedoman Perilaku Bisnis</w:t>
            </w:r>
          </w:p>
          <w:p w14:paraId="7F6DF736" w14:textId="77777777" w:rsidR="00F66488"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Klik panah maju.</w:t>
            </w:r>
          </w:p>
        </w:tc>
      </w:tr>
      <w:tr w:rsidR="00EC5996" w:rsidRPr="00D93C15" w14:paraId="053748F2" w14:textId="77777777" w:rsidTr="006913DA">
        <w:tc>
          <w:tcPr>
            <w:tcW w:w="1353" w:type="dxa"/>
            <w:shd w:val="clear" w:color="auto" w:fill="C1E4F5"/>
            <w:tcMar>
              <w:top w:w="120" w:type="dxa"/>
              <w:left w:w="180" w:type="dxa"/>
              <w:bottom w:w="120" w:type="dxa"/>
              <w:right w:w="180" w:type="dxa"/>
            </w:tcMar>
            <w:hideMark/>
          </w:tcPr>
          <w:p w14:paraId="1ADD1E00" w14:textId="77777777" w:rsidR="00F66488" w:rsidRPr="00D93C15" w:rsidRDefault="00C80D61" w:rsidP="00F66488">
            <w:pPr>
              <w:spacing w:before="30" w:after="30"/>
              <w:ind w:left="30" w:right="30"/>
              <w:rPr>
                <w:rFonts w:ascii="Calibri" w:eastAsia="Times New Roman" w:hAnsi="Calibri" w:cs="Calibri"/>
                <w:sz w:val="16"/>
              </w:rPr>
            </w:pPr>
            <w:hyperlink r:id="rId12" w:tgtFrame="_blank" w:history="1">
              <w:r w:rsidRPr="00D93C15">
                <w:rPr>
                  <w:rFonts w:ascii="Calibri" w:eastAsia="Times New Roman" w:hAnsi="Calibri" w:cs="Calibri"/>
                  <w:color w:val="0000FF"/>
                  <w:sz w:val="16"/>
                  <w:u w:val="single"/>
                </w:rPr>
                <w:t>Screen 1</w:t>
              </w:r>
            </w:hyperlink>
            <w:r w:rsidRPr="00D93C15">
              <w:rPr>
                <w:rFonts w:ascii="Calibri" w:eastAsia="Times New Roman" w:hAnsi="Calibri" w:cs="Calibri"/>
                <w:sz w:val="16"/>
              </w:rPr>
              <w:t xml:space="preserve"> </w:t>
            </w:r>
          </w:p>
          <w:p w14:paraId="2FD498CD" w14:textId="77777777" w:rsidR="00F66488" w:rsidRPr="00D93C15" w:rsidRDefault="00C80D61" w:rsidP="00F66488">
            <w:pPr>
              <w:ind w:left="30" w:right="30"/>
              <w:rPr>
                <w:rFonts w:ascii="Calibri" w:eastAsia="Times New Roman" w:hAnsi="Calibri" w:cs="Calibri"/>
                <w:sz w:val="16"/>
              </w:rPr>
            </w:pPr>
            <w:hyperlink r:id="rId13" w:tgtFrame="_blank" w:history="1">
              <w:r w:rsidRPr="00D93C15">
                <w:rPr>
                  <w:rFonts w:ascii="Calibri" w:eastAsia="Times New Roman" w:hAnsi="Calibri" w:cs="Calibri"/>
                  <w:color w:val="0000FF"/>
                  <w:sz w:val="16"/>
                  <w:u w:val="single"/>
                </w:rPr>
                <w:t>2_C_2</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9F6D029" w14:textId="77777777" w:rsidR="00F66488"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As a global healthcare leader, what we do each day matters.</w:t>
            </w:r>
          </w:p>
          <w:p w14:paraId="5C9C66A5" w14:textId="77777777" w:rsidR="00F66488"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771AB928" w14:textId="28E6CABB" w:rsidR="005C43A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Sebagai pemimpin layanan kesehatan global, apa yang kita lakukan setiap hari memiliki arti</w:t>
            </w:r>
            <w:ins w:id="0" w:author="Tania, Dhini Eka" w:date="2026-01-03T18:17:00Z" w16du:dateUtc="2026-01-03T11:17:00Z">
              <w:r w:rsidR="0047452A">
                <w:rPr>
                  <w:rFonts w:ascii="Calibri" w:eastAsia="Calibri" w:hAnsi="Calibri" w:cs="Calibri"/>
                  <w:lang w:val="id-ID"/>
                </w:rPr>
                <w:t xml:space="preserve"> yang</w:t>
              </w:r>
            </w:ins>
            <w:r w:rsidRPr="00D93C15">
              <w:rPr>
                <w:rFonts w:ascii="Calibri" w:eastAsia="Calibri" w:hAnsi="Calibri" w:cs="Calibri"/>
                <w:lang w:val="id-ID"/>
              </w:rPr>
              <w:t xml:space="preserve"> penting.</w:t>
            </w:r>
          </w:p>
          <w:p w14:paraId="573E1EFA" w14:textId="77777777" w:rsidR="00F66488" w:rsidRPr="00D93C15"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Pedoman Perilaku Bisnis kita adalah kompas yang andal yang memberdayakan kita untuk bertindak dengan integritas, memimpin dengan tujuan, dan membuat pilihan yang merefleksikan yang terbaik dari diri kita. Ini lah cara kita membangun kepercayaan, menjunjung nilai-nilai kita, dan terus melakukan perbedaan yang signifikan di dunia.</w:t>
            </w:r>
          </w:p>
        </w:tc>
      </w:tr>
      <w:tr w:rsidR="00EC5996" w:rsidRPr="00D93C15" w14:paraId="082790BE" w14:textId="77777777" w:rsidTr="006913DA">
        <w:tc>
          <w:tcPr>
            <w:tcW w:w="1353" w:type="dxa"/>
            <w:shd w:val="clear" w:color="auto" w:fill="C1E4F5"/>
            <w:tcMar>
              <w:top w:w="120" w:type="dxa"/>
              <w:left w:w="180" w:type="dxa"/>
              <w:bottom w:w="120" w:type="dxa"/>
              <w:right w:w="180" w:type="dxa"/>
            </w:tcMar>
            <w:hideMark/>
          </w:tcPr>
          <w:p w14:paraId="34F62383" w14:textId="77777777" w:rsidR="00F66488" w:rsidRPr="00D93C15" w:rsidRDefault="00C80D61" w:rsidP="00F66488">
            <w:pPr>
              <w:spacing w:before="30" w:after="30"/>
              <w:ind w:left="30" w:right="30"/>
              <w:rPr>
                <w:rFonts w:ascii="Calibri" w:eastAsia="Times New Roman" w:hAnsi="Calibri" w:cs="Calibri"/>
                <w:sz w:val="16"/>
              </w:rPr>
            </w:pPr>
            <w:hyperlink r:id="rId14" w:tgtFrame="_blank" w:history="1">
              <w:r w:rsidRPr="00D93C15">
                <w:rPr>
                  <w:rFonts w:ascii="Calibri" w:eastAsia="Times New Roman" w:hAnsi="Calibri" w:cs="Calibri"/>
                  <w:color w:val="0000FF"/>
                  <w:sz w:val="16"/>
                  <w:u w:val="single"/>
                </w:rPr>
                <w:t>Screen 2</w:t>
              </w:r>
            </w:hyperlink>
            <w:r w:rsidRPr="00D93C15">
              <w:rPr>
                <w:rFonts w:ascii="Calibri" w:eastAsia="Times New Roman" w:hAnsi="Calibri" w:cs="Calibri"/>
                <w:sz w:val="16"/>
              </w:rPr>
              <w:t xml:space="preserve"> </w:t>
            </w:r>
          </w:p>
          <w:p w14:paraId="61BD29E3" w14:textId="77777777" w:rsidR="00F66488" w:rsidRPr="00D93C15" w:rsidRDefault="00C80D61" w:rsidP="00F66488">
            <w:pPr>
              <w:ind w:left="30" w:right="30"/>
              <w:rPr>
                <w:rFonts w:ascii="Calibri" w:eastAsia="Times New Roman" w:hAnsi="Calibri" w:cs="Calibri"/>
                <w:sz w:val="16"/>
              </w:rPr>
            </w:pPr>
            <w:hyperlink r:id="rId15" w:tgtFrame="_blank" w:history="1">
              <w:r w:rsidRPr="00D93C15">
                <w:rPr>
                  <w:rFonts w:ascii="Calibri" w:eastAsia="Times New Roman" w:hAnsi="Calibri" w:cs="Calibri"/>
                  <w:color w:val="0000FF"/>
                  <w:sz w:val="16"/>
                  <w:u w:val="single"/>
                </w:rPr>
                <w:t>3_C_3</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0FCC661" w14:textId="77777777" w:rsidR="00F66488"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Upon completion of this course, you will:</w:t>
            </w:r>
          </w:p>
          <w:p w14:paraId="6C5333B4" w14:textId="77777777" w:rsidR="00F66488" w:rsidRPr="00D93C15" w:rsidRDefault="00C80D61" w:rsidP="006913DA">
            <w:pPr>
              <w:numPr>
                <w:ilvl w:val="0"/>
                <w:numId w:val="2"/>
              </w:numPr>
              <w:spacing w:before="100" w:beforeAutospacing="1" w:after="100" w:afterAutospacing="1"/>
              <w:ind w:left="750" w:right="30"/>
              <w:rPr>
                <w:rFonts w:ascii="Calibri" w:eastAsia="Times New Roman" w:hAnsi="Calibri" w:cs="Calibri"/>
              </w:rPr>
            </w:pPr>
            <w:r w:rsidRPr="00D93C15">
              <w:rPr>
                <w:rFonts w:ascii="Calibri" w:eastAsia="Times New Roman" w:hAnsi="Calibri" w:cs="Calibri"/>
              </w:rPr>
              <w:t>Understand the importance of Code of Business Conduct to our business.</w:t>
            </w:r>
          </w:p>
          <w:p w14:paraId="4EF370A2" w14:textId="77777777" w:rsidR="00F66488" w:rsidRPr="00D93C15" w:rsidRDefault="00C80D61" w:rsidP="006913DA">
            <w:pPr>
              <w:numPr>
                <w:ilvl w:val="0"/>
                <w:numId w:val="2"/>
              </w:numPr>
              <w:spacing w:before="100" w:beforeAutospacing="1" w:after="100" w:afterAutospacing="1"/>
              <w:ind w:left="750" w:right="30"/>
              <w:rPr>
                <w:rFonts w:ascii="Calibri" w:eastAsia="Times New Roman" w:hAnsi="Calibri" w:cs="Calibri"/>
              </w:rPr>
            </w:pPr>
            <w:r w:rsidRPr="00D93C15">
              <w:rPr>
                <w:rFonts w:ascii="Calibri" w:eastAsia="Times New Roman" w:hAnsi="Calibri" w:cs="Calibri"/>
              </w:rPr>
              <w:lastRenderedPageBreak/>
              <w:t>Be able to identify the key principles of the Code of Business Conduct and understand how they apply to our everyday work practices.</w:t>
            </w:r>
          </w:p>
          <w:p w14:paraId="6C34D496" w14:textId="77777777" w:rsidR="00F66488" w:rsidRPr="00D93C15" w:rsidRDefault="00C80D61" w:rsidP="006913DA">
            <w:pPr>
              <w:numPr>
                <w:ilvl w:val="0"/>
                <w:numId w:val="2"/>
              </w:numPr>
              <w:spacing w:before="100" w:beforeAutospacing="1" w:after="100" w:afterAutospacing="1"/>
              <w:ind w:left="750" w:right="30"/>
              <w:rPr>
                <w:rFonts w:ascii="Calibri" w:eastAsia="Times New Roman" w:hAnsi="Calibri" w:cs="Calibri"/>
              </w:rPr>
            </w:pPr>
            <w:r w:rsidRPr="00D93C15">
              <w:rPr>
                <w:rFonts w:ascii="Calibri" w:eastAsia="Times New Roman" w:hAnsi="Calibri" w:cs="Calibri"/>
              </w:rPr>
              <w:t>Understand Abbott’s expectations for conducting business globally in the right way.</w:t>
            </w:r>
          </w:p>
          <w:p w14:paraId="41CC613F" w14:textId="77777777" w:rsidR="00F66488" w:rsidRPr="00D93C15" w:rsidRDefault="00C80D61" w:rsidP="006913DA">
            <w:pPr>
              <w:numPr>
                <w:ilvl w:val="0"/>
                <w:numId w:val="2"/>
              </w:numPr>
              <w:spacing w:before="100" w:beforeAutospacing="1" w:after="100" w:afterAutospacing="1"/>
              <w:ind w:left="750" w:right="30"/>
              <w:rPr>
                <w:rFonts w:ascii="Calibri" w:eastAsia="Times New Roman" w:hAnsi="Calibri" w:cs="Calibri"/>
              </w:rPr>
            </w:pPr>
            <w:r w:rsidRPr="00D93C15">
              <w:rPr>
                <w:rFonts w:ascii="Calibri" w:eastAsia="Times New Roman" w:hAnsi="Calibri" w:cs="Calibri"/>
              </w:rPr>
              <w:t>Know where to go for help and support.</w:t>
            </w:r>
          </w:p>
        </w:tc>
        <w:tc>
          <w:tcPr>
            <w:tcW w:w="6000" w:type="dxa"/>
          </w:tcPr>
          <w:p w14:paraId="58BB974F" w14:textId="77777777" w:rsidR="00835B5B"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Setelah menyelesaikan kursus ini, Anda akan:</w:t>
            </w:r>
          </w:p>
          <w:p w14:paraId="2FA8A158" w14:textId="77777777" w:rsidR="00835B5B" w:rsidRPr="00D93C15" w:rsidRDefault="00C80D61" w:rsidP="006913DA">
            <w:pPr>
              <w:numPr>
                <w:ilvl w:val="0"/>
                <w:numId w:val="2"/>
              </w:numPr>
              <w:spacing w:before="100" w:beforeAutospacing="1" w:after="100" w:afterAutospacing="1"/>
              <w:ind w:left="750" w:right="30"/>
              <w:rPr>
                <w:rFonts w:ascii="Calibri" w:eastAsia="Times New Roman" w:hAnsi="Calibri" w:cs="Calibri"/>
              </w:rPr>
            </w:pPr>
            <w:r w:rsidRPr="00D93C15">
              <w:rPr>
                <w:rFonts w:ascii="Calibri" w:eastAsia="Calibri" w:hAnsi="Calibri" w:cs="Calibri"/>
                <w:lang w:val="id-ID"/>
              </w:rPr>
              <w:t>Memahami pentingnya Pedoman Perilaku Bisnis terhadap bisnis kita.</w:t>
            </w:r>
          </w:p>
          <w:p w14:paraId="7342792B" w14:textId="77777777" w:rsidR="00835B5B" w:rsidRPr="00D93C15" w:rsidRDefault="00C80D61" w:rsidP="006913DA">
            <w:pPr>
              <w:numPr>
                <w:ilvl w:val="0"/>
                <w:numId w:val="2"/>
              </w:numPr>
              <w:spacing w:before="100" w:beforeAutospacing="1" w:after="100" w:afterAutospacing="1"/>
              <w:ind w:left="750" w:right="30"/>
              <w:rPr>
                <w:rFonts w:ascii="Calibri" w:eastAsia="Times New Roman" w:hAnsi="Calibri" w:cs="Calibri"/>
              </w:rPr>
            </w:pPr>
            <w:r w:rsidRPr="00D93C15">
              <w:rPr>
                <w:rFonts w:ascii="Calibri" w:eastAsia="Calibri" w:hAnsi="Calibri" w:cs="Calibri"/>
                <w:lang w:val="id-ID"/>
              </w:rPr>
              <w:t xml:space="preserve">Dapat mengidentifikasi prinsip-prinsip utama Pedoman Perilaku Bisnis dan memahami </w:t>
            </w:r>
            <w:r w:rsidRPr="00D93C15">
              <w:rPr>
                <w:rFonts w:ascii="Calibri" w:eastAsia="Calibri" w:hAnsi="Calibri" w:cs="Calibri"/>
                <w:lang w:val="id-ID"/>
              </w:rPr>
              <w:lastRenderedPageBreak/>
              <w:t>penerapannya dalam berbagai praktik kerja kita sehari-hari</w:t>
            </w:r>
          </w:p>
          <w:p w14:paraId="582F5C68" w14:textId="77777777" w:rsidR="00D21F04" w:rsidRPr="00D93C15" w:rsidRDefault="00C80D61" w:rsidP="006913DA">
            <w:pPr>
              <w:numPr>
                <w:ilvl w:val="0"/>
                <w:numId w:val="2"/>
              </w:numPr>
              <w:spacing w:before="100" w:beforeAutospacing="1" w:after="100" w:afterAutospacing="1"/>
              <w:ind w:left="750" w:right="30"/>
              <w:rPr>
                <w:rFonts w:ascii="Calibri" w:eastAsia="Times New Roman" w:hAnsi="Calibri" w:cs="Calibri"/>
              </w:rPr>
            </w:pPr>
            <w:r w:rsidRPr="00D93C15">
              <w:rPr>
                <w:rFonts w:ascii="Calibri" w:eastAsia="Calibri" w:hAnsi="Calibri" w:cs="Calibri"/>
                <w:lang w:val="id-ID"/>
              </w:rPr>
              <w:t>Memahami harapan Abbott dalam menjalankan bisnis secara global dengan cara yang tepat.</w:t>
            </w:r>
          </w:p>
          <w:p w14:paraId="2BF8F04D" w14:textId="65378F98" w:rsidR="00F66488" w:rsidRPr="00D93C15" w:rsidRDefault="00C80D61" w:rsidP="006913DA">
            <w:pPr>
              <w:numPr>
                <w:ilvl w:val="0"/>
                <w:numId w:val="2"/>
              </w:numPr>
              <w:spacing w:before="100" w:beforeAutospacing="1" w:after="100" w:afterAutospacing="1"/>
              <w:ind w:left="750" w:right="30"/>
              <w:rPr>
                <w:rFonts w:ascii="Calibri" w:eastAsia="Times New Roman" w:hAnsi="Calibri" w:cs="Calibri"/>
                <w:lang w:val="nl-NL"/>
              </w:rPr>
            </w:pPr>
            <w:r w:rsidRPr="00D93C15">
              <w:rPr>
                <w:rFonts w:ascii="Calibri" w:eastAsia="Calibri" w:hAnsi="Calibri" w:cs="Calibri"/>
                <w:lang w:val="id-ID"/>
              </w:rPr>
              <w:t xml:space="preserve">Mengetahui </w:t>
            </w:r>
            <w:del w:id="1" w:author="Tania, Dhini Eka" w:date="2026-01-03T18:17:00Z" w16du:dateUtc="2026-01-03T11:17:00Z">
              <w:r w:rsidRPr="00D93C15" w:rsidDel="00C603DC">
                <w:rPr>
                  <w:rFonts w:ascii="Calibri" w:eastAsia="Calibri" w:hAnsi="Calibri" w:cs="Calibri"/>
                  <w:lang w:val="id-ID"/>
                </w:rPr>
                <w:delText xml:space="preserve">tempat </w:delText>
              </w:r>
            </w:del>
            <w:ins w:id="2" w:author="Tania, Dhini Eka" w:date="2026-01-03T18:17:00Z" w16du:dateUtc="2026-01-03T11:17:00Z">
              <w:r w:rsidR="00C603DC">
                <w:rPr>
                  <w:rFonts w:ascii="Calibri" w:eastAsia="Calibri" w:hAnsi="Calibri" w:cs="Calibri"/>
                  <w:lang w:val="id-ID"/>
                </w:rPr>
                <w:t xml:space="preserve">cara untuk </w:t>
              </w:r>
            </w:ins>
            <w:r w:rsidRPr="00D93C15">
              <w:rPr>
                <w:rFonts w:ascii="Calibri" w:eastAsia="Calibri" w:hAnsi="Calibri" w:cs="Calibri"/>
                <w:lang w:val="id-ID"/>
              </w:rPr>
              <w:t>mendapatkan bantuan dan dukungan.</w:t>
            </w:r>
          </w:p>
        </w:tc>
      </w:tr>
      <w:tr w:rsidR="00EC5996" w:rsidRPr="00D93C15" w14:paraId="344AA59A" w14:textId="77777777" w:rsidTr="006913DA">
        <w:tc>
          <w:tcPr>
            <w:tcW w:w="1353" w:type="dxa"/>
            <w:shd w:val="clear" w:color="auto" w:fill="C1E4F5"/>
            <w:tcMar>
              <w:top w:w="120" w:type="dxa"/>
              <w:left w:w="180" w:type="dxa"/>
              <w:bottom w:w="120" w:type="dxa"/>
              <w:right w:w="180" w:type="dxa"/>
            </w:tcMar>
            <w:hideMark/>
          </w:tcPr>
          <w:p w14:paraId="70E88989" w14:textId="77777777" w:rsidR="00F66488" w:rsidRPr="00D93C15" w:rsidRDefault="00C80D61" w:rsidP="00F66488">
            <w:pPr>
              <w:spacing w:before="30" w:after="30"/>
              <w:ind w:left="30" w:right="30"/>
              <w:rPr>
                <w:rFonts w:ascii="Calibri" w:eastAsia="Times New Roman" w:hAnsi="Calibri" w:cs="Calibri"/>
                <w:sz w:val="16"/>
              </w:rPr>
            </w:pPr>
            <w:hyperlink r:id="rId16" w:tgtFrame="_blank" w:history="1">
              <w:r w:rsidRPr="00D93C15">
                <w:rPr>
                  <w:rFonts w:ascii="Calibri" w:eastAsia="Times New Roman" w:hAnsi="Calibri" w:cs="Calibri"/>
                  <w:color w:val="0000FF"/>
                  <w:sz w:val="16"/>
                  <w:u w:val="single"/>
                </w:rPr>
                <w:t>Screen 3</w:t>
              </w:r>
            </w:hyperlink>
            <w:r w:rsidRPr="00D93C15">
              <w:rPr>
                <w:rFonts w:ascii="Calibri" w:eastAsia="Times New Roman" w:hAnsi="Calibri" w:cs="Calibri"/>
                <w:sz w:val="16"/>
              </w:rPr>
              <w:t xml:space="preserve"> </w:t>
            </w:r>
          </w:p>
          <w:p w14:paraId="23F135AC" w14:textId="77777777" w:rsidR="00F66488" w:rsidRPr="00D93C15" w:rsidRDefault="00C80D61" w:rsidP="00F66488">
            <w:pPr>
              <w:ind w:left="30" w:right="30"/>
              <w:rPr>
                <w:rFonts w:ascii="Calibri" w:eastAsia="Times New Roman" w:hAnsi="Calibri" w:cs="Calibri"/>
                <w:sz w:val="16"/>
              </w:rPr>
            </w:pPr>
            <w:hyperlink r:id="rId17" w:tgtFrame="_blank" w:history="1">
              <w:r w:rsidRPr="00D93C15">
                <w:rPr>
                  <w:rFonts w:ascii="Calibri" w:eastAsia="Times New Roman" w:hAnsi="Calibri" w:cs="Calibri"/>
                  <w:color w:val="0000FF"/>
                  <w:sz w:val="16"/>
                  <w:u w:val="single"/>
                </w:rPr>
                <w:t>4_C_4</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7A4C659" w14:textId="77777777" w:rsidR="00F66488"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[1] Welcome</w:t>
            </w:r>
          </w:p>
          <w:p w14:paraId="075A2D63" w14:textId="77777777" w:rsidR="00F66488"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1 minute</w:t>
            </w:r>
          </w:p>
          <w:p w14:paraId="298BD58E" w14:textId="77777777" w:rsidR="00F66488"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[2] The Importance of Abbott’s Code of Business Conduct</w:t>
            </w:r>
          </w:p>
          <w:p w14:paraId="748C70F7" w14:textId="77777777" w:rsidR="00F66488"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2 minutes</w:t>
            </w:r>
          </w:p>
          <w:p w14:paraId="4AD69F67" w14:textId="77777777" w:rsidR="00F66488"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[3] Our Code</w:t>
            </w:r>
          </w:p>
          <w:p w14:paraId="26AE0D02" w14:textId="77777777" w:rsidR="00F66488"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18 minutes</w:t>
            </w:r>
          </w:p>
          <w:p w14:paraId="7E35D05A" w14:textId="77777777" w:rsidR="00F66488"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[4] Your Commitment</w:t>
            </w:r>
          </w:p>
          <w:p w14:paraId="71870999" w14:textId="77777777" w:rsidR="00F66488"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1 minute</w:t>
            </w:r>
          </w:p>
          <w:p w14:paraId="64882AFD" w14:textId="77777777" w:rsidR="00F66488"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[5] Knowledge Check</w:t>
            </w:r>
          </w:p>
          <w:p w14:paraId="56E62837" w14:textId="77777777" w:rsidR="00F66488"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5 minutes</w:t>
            </w:r>
          </w:p>
          <w:p w14:paraId="56A1ACEE" w14:textId="77777777" w:rsidR="00F66488"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lastRenderedPageBreak/>
              <w:t>Learning Progress</w:t>
            </w:r>
          </w:p>
          <w:p w14:paraId="13741655" w14:textId="77777777" w:rsidR="00F66488"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This Topic is now available.</w:t>
            </w:r>
          </w:p>
        </w:tc>
        <w:tc>
          <w:tcPr>
            <w:tcW w:w="6000" w:type="dxa"/>
          </w:tcPr>
          <w:p w14:paraId="6789759F" w14:textId="77777777" w:rsidR="000515B2"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[1] Selamat Datang</w:t>
            </w:r>
          </w:p>
          <w:p w14:paraId="1F723E30" w14:textId="77777777" w:rsidR="000515B2"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1 menit</w:t>
            </w:r>
          </w:p>
          <w:p w14:paraId="7CC880B7" w14:textId="77777777" w:rsidR="000515B2"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[2] Pentingnya Pedoman Perilaku Bisnis Abbott</w:t>
            </w:r>
          </w:p>
          <w:p w14:paraId="32FEDF0C" w14:textId="77777777" w:rsidR="000515B2"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2 menit</w:t>
            </w:r>
          </w:p>
          <w:p w14:paraId="76BF9EDB" w14:textId="77777777" w:rsidR="000515B2"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[3] Pedoman Kita</w:t>
            </w:r>
          </w:p>
          <w:p w14:paraId="303E2D0C" w14:textId="77777777" w:rsidR="000515B2"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18 menit</w:t>
            </w:r>
          </w:p>
          <w:p w14:paraId="5C52F801" w14:textId="77777777" w:rsidR="000515B2"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[4] Komitmen Anda</w:t>
            </w:r>
          </w:p>
          <w:p w14:paraId="7601259D" w14:textId="77777777" w:rsidR="000515B2"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1 menit</w:t>
            </w:r>
          </w:p>
          <w:p w14:paraId="250CDD6A" w14:textId="77777777" w:rsidR="000515B2"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[5] Uji Pengetahuan</w:t>
            </w:r>
          </w:p>
          <w:p w14:paraId="7996FC34" w14:textId="77777777" w:rsidR="000515B2"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5 menit</w:t>
            </w:r>
          </w:p>
          <w:p w14:paraId="305648C8" w14:textId="77777777" w:rsidR="000515B2"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Kemajuan Pembelajaran</w:t>
            </w:r>
          </w:p>
          <w:p w14:paraId="7932FE17" w14:textId="77777777" w:rsidR="00F66488"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Topik ini sekarang tersedia.</w:t>
            </w:r>
          </w:p>
        </w:tc>
      </w:tr>
      <w:tr w:rsidR="00EC5996" w:rsidRPr="00D93C15" w14:paraId="29310CE7" w14:textId="77777777" w:rsidTr="006913DA">
        <w:tc>
          <w:tcPr>
            <w:tcW w:w="1353" w:type="dxa"/>
            <w:shd w:val="clear" w:color="auto" w:fill="C1E4F5"/>
            <w:tcMar>
              <w:top w:w="120" w:type="dxa"/>
              <w:left w:w="180" w:type="dxa"/>
              <w:bottom w:w="120" w:type="dxa"/>
              <w:right w:w="180" w:type="dxa"/>
            </w:tcMar>
            <w:hideMark/>
          </w:tcPr>
          <w:p w14:paraId="2EBFD87E" w14:textId="77777777" w:rsidR="00000F84" w:rsidRPr="00D93C15" w:rsidRDefault="00C80D61" w:rsidP="00000F84">
            <w:pPr>
              <w:spacing w:before="30" w:after="30"/>
              <w:ind w:left="30" w:right="30"/>
              <w:rPr>
                <w:rFonts w:ascii="Calibri" w:eastAsia="Times New Roman" w:hAnsi="Calibri" w:cs="Calibri"/>
                <w:sz w:val="16"/>
              </w:rPr>
            </w:pPr>
            <w:hyperlink r:id="rId18" w:tgtFrame="_blank" w:history="1">
              <w:r w:rsidRPr="00D93C15">
                <w:rPr>
                  <w:rFonts w:ascii="Calibri" w:eastAsia="Times New Roman" w:hAnsi="Calibri" w:cs="Calibri"/>
                  <w:color w:val="0000FF"/>
                  <w:sz w:val="16"/>
                  <w:u w:val="single"/>
                </w:rPr>
                <w:t>Screen 4</w:t>
              </w:r>
            </w:hyperlink>
            <w:r w:rsidRPr="00D93C15">
              <w:rPr>
                <w:rFonts w:ascii="Calibri" w:eastAsia="Times New Roman" w:hAnsi="Calibri" w:cs="Calibri"/>
                <w:sz w:val="16"/>
              </w:rPr>
              <w:t xml:space="preserve"> </w:t>
            </w:r>
          </w:p>
          <w:p w14:paraId="10E1218F" w14:textId="77777777" w:rsidR="00000F84" w:rsidRPr="00D93C15" w:rsidRDefault="00C80D61" w:rsidP="00000F84">
            <w:pPr>
              <w:ind w:left="30" w:right="30"/>
              <w:rPr>
                <w:rFonts w:ascii="Calibri" w:eastAsia="Times New Roman" w:hAnsi="Calibri" w:cs="Calibri"/>
                <w:sz w:val="16"/>
              </w:rPr>
            </w:pPr>
            <w:hyperlink r:id="rId19" w:tgtFrame="_blank" w:history="1">
              <w:r w:rsidRPr="00D93C15">
                <w:rPr>
                  <w:rFonts w:ascii="Calibri" w:eastAsia="Times New Roman" w:hAnsi="Calibri" w:cs="Calibri"/>
                  <w:color w:val="0000FF"/>
                  <w:sz w:val="16"/>
                  <w:u w:val="single"/>
                </w:rPr>
                <w:t>5_C_5</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7D11EE0" w14:textId="77777777" w:rsidR="00000F8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lead with integrity, fairness, and honesty. Everyone. Every day.</w:t>
            </w:r>
          </w:p>
          <w:p w14:paraId="1C9A4C7F" w14:textId="77777777" w:rsidR="00000F8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tcPr>
          <w:p w14:paraId="667564CC" w14:textId="77777777" w:rsidR="00000F8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memimpin dengan integritas, keadilan, dan kejujuran Setiap orang. Setiap hari.</w:t>
            </w:r>
          </w:p>
          <w:p w14:paraId="40A8DCF2" w14:textId="16C33435" w:rsidR="00000F84" w:rsidRPr="00D93C15"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 xml:space="preserve">Pedoman Perilaku Bisnis kita mengingatkan kita bahwa integritas, keadilan, dan kejujuran tidak hanya ideal—hal-hal tersebut adalah komitmen setiap hari. Walaupun Pedoman tersebut tidak dapat mengantisipasi setiap masalah yang kita mungkin kita hadapi, Pedoman tersebut menawarkan </w:t>
            </w:r>
            <w:ins w:id="3" w:author="Tania, Dhini Eka" w:date="2026-01-03T18:18:00Z" w16du:dateUtc="2026-01-03T11:18:00Z">
              <w:r w:rsidR="00E33273">
                <w:rPr>
                  <w:rFonts w:ascii="Calibri" w:eastAsia="Calibri" w:hAnsi="Calibri" w:cs="Calibri"/>
                  <w:lang w:val="id-ID"/>
                </w:rPr>
                <w:t>p</w:t>
              </w:r>
            </w:ins>
            <w:del w:id="4" w:author="Tania, Dhini Eka" w:date="2026-01-03T18:18:00Z" w16du:dateUtc="2026-01-03T11:18:00Z">
              <w:r w:rsidRPr="00D93C15" w:rsidDel="00E33273">
                <w:rPr>
                  <w:rFonts w:ascii="Calibri" w:eastAsia="Calibri" w:hAnsi="Calibri" w:cs="Calibri"/>
                  <w:lang w:val="id-ID"/>
                </w:rPr>
                <w:delText>f</w:delText>
              </w:r>
            </w:del>
            <w:r w:rsidRPr="00D93C15">
              <w:rPr>
                <w:rFonts w:ascii="Calibri" w:eastAsia="Calibri" w:hAnsi="Calibri" w:cs="Calibri"/>
                <w:lang w:val="id-ID"/>
              </w:rPr>
              <w:t>ondasi yang kuat dari nilai-nilai yang memandu kita.</w:t>
            </w:r>
          </w:p>
        </w:tc>
      </w:tr>
      <w:tr w:rsidR="00EC5996" w:rsidRPr="00D93C15" w14:paraId="770AE801" w14:textId="77777777" w:rsidTr="006913DA">
        <w:tc>
          <w:tcPr>
            <w:tcW w:w="1353" w:type="dxa"/>
            <w:shd w:val="clear" w:color="auto" w:fill="C1E4F5"/>
            <w:tcMar>
              <w:top w:w="120" w:type="dxa"/>
              <w:left w:w="180" w:type="dxa"/>
              <w:bottom w:w="120" w:type="dxa"/>
              <w:right w:w="180" w:type="dxa"/>
            </w:tcMar>
            <w:hideMark/>
          </w:tcPr>
          <w:p w14:paraId="59C8BD5A" w14:textId="77777777" w:rsidR="00000F84" w:rsidRPr="00D93C15" w:rsidRDefault="00C80D61" w:rsidP="00000F84">
            <w:pPr>
              <w:spacing w:before="30" w:after="30"/>
              <w:ind w:left="30" w:right="30"/>
              <w:rPr>
                <w:rFonts w:ascii="Calibri" w:eastAsia="Times New Roman" w:hAnsi="Calibri" w:cs="Calibri"/>
                <w:sz w:val="16"/>
              </w:rPr>
            </w:pPr>
            <w:hyperlink r:id="rId20" w:tgtFrame="_blank" w:history="1">
              <w:r w:rsidRPr="00D93C15">
                <w:rPr>
                  <w:rFonts w:ascii="Calibri" w:eastAsia="Times New Roman" w:hAnsi="Calibri" w:cs="Calibri"/>
                  <w:color w:val="0000FF"/>
                  <w:sz w:val="16"/>
                  <w:u w:val="single"/>
                </w:rPr>
                <w:t>Screen 5</w:t>
              </w:r>
            </w:hyperlink>
            <w:r w:rsidRPr="00D93C15">
              <w:rPr>
                <w:rFonts w:ascii="Calibri" w:eastAsia="Times New Roman" w:hAnsi="Calibri" w:cs="Calibri"/>
                <w:sz w:val="16"/>
              </w:rPr>
              <w:t xml:space="preserve"> </w:t>
            </w:r>
          </w:p>
          <w:p w14:paraId="051511D2" w14:textId="77777777" w:rsidR="00000F84" w:rsidRPr="00D93C15" w:rsidRDefault="00C80D61" w:rsidP="00000F84">
            <w:pPr>
              <w:ind w:left="30" w:right="30"/>
              <w:rPr>
                <w:rFonts w:ascii="Calibri" w:eastAsia="Times New Roman" w:hAnsi="Calibri" w:cs="Calibri"/>
                <w:sz w:val="16"/>
              </w:rPr>
            </w:pPr>
            <w:hyperlink r:id="rId21" w:tgtFrame="_blank" w:history="1">
              <w:r w:rsidRPr="00D93C15">
                <w:rPr>
                  <w:rFonts w:ascii="Calibri" w:eastAsia="Times New Roman" w:hAnsi="Calibri" w:cs="Calibri"/>
                  <w:color w:val="0000FF"/>
                  <w:sz w:val="16"/>
                  <w:u w:val="single"/>
                </w:rPr>
                <w:t>6_C_6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4595CE4" w14:textId="77777777" w:rsidR="00000F8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are committed to the highest standards.</w:t>
            </w:r>
          </w:p>
          <w:p w14:paraId="434D41C3" w14:textId="77777777" w:rsidR="00000F8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05E0B2C1" w14:textId="77777777" w:rsidR="005011CC"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berkomitmen pada standar-standar yang tertinggi.</w:t>
            </w:r>
          </w:p>
          <w:p w14:paraId="18365295" w14:textId="77777777" w:rsidR="00000F84" w:rsidRPr="00D93C15"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Pedoman Perilaku Bisnis adalah penting untuk kesuksesan Abbott karena Pedoman tersebut menetapkan berbagai standar untuk bagaimana kita bekerja—dengan integritas, keadilan, dan kejujuran. Pedoman tersebut membantu kita membuat keputusan-keputusan yang etis, khususnya dalam berbagai situasi yang rumit, dan memastikan kita tetap selaras dengan nilai-nilai kita. Dengan mematuhi Pedoman tersebut, kita melindungi reputasi kita, membangun kepercayaan dengan mereka yang kita layani, dan menciptakan budaya tempat kerja di mana melakukan hal yang benar adalah yang terutama.</w:t>
            </w:r>
          </w:p>
        </w:tc>
      </w:tr>
      <w:tr w:rsidR="00EC5996" w:rsidRPr="00D93C15" w14:paraId="6AA70EDC" w14:textId="77777777" w:rsidTr="006913DA">
        <w:tc>
          <w:tcPr>
            <w:tcW w:w="1353" w:type="dxa"/>
            <w:shd w:val="clear" w:color="auto" w:fill="C1E4F5"/>
            <w:tcMar>
              <w:top w:w="120" w:type="dxa"/>
              <w:left w:w="180" w:type="dxa"/>
              <w:bottom w:w="120" w:type="dxa"/>
              <w:right w:w="180" w:type="dxa"/>
            </w:tcMar>
            <w:hideMark/>
          </w:tcPr>
          <w:p w14:paraId="7873724F" w14:textId="77777777" w:rsidR="00000F84" w:rsidRPr="00D93C15" w:rsidRDefault="00C80D61" w:rsidP="00000F84">
            <w:pPr>
              <w:spacing w:before="30" w:after="30"/>
              <w:ind w:left="30" w:right="30"/>
              <w:rPr>
                <w:rFonts w:ascii="Calibri" w:eastAsia="Times New Roman" w:hAnsi="Calibri" w:cs="Calibri"/>
                <w:sz w:val="16"/>
              </w:rPr>
            </w:pPr>
            <w:hyperlink r:id="rId22" w:tgtFrame="_blank" w:history="1">
              <w:r w:rsidRPr="00D93C15">
                <w:rPr>
                  <w:rFonts w:ascii="Calibri" w:eastAsia="Times New Roman" w:hAnsi="Calibri" w:cs="Calibri"/>
                  <w:color w:val="0000FF"/>
                  <w:sz w:val="16"/>
                  <w:u w:val="single"/>
                </w:rPr>
                <w:t>Screen 6</w:t>
              </w:r>
            </w:hyperlink>
            <w:r w:rsidRPr="00D93C15">
              <w:rPr>
                <w:rFonts w:ascii="Calibri" w:eastAsia="Times New Roman" w:hAnsi="Calibri" w:cs="Calibri"/>
                <w:sz w:val="16"/>
              </w:rPr>
              <w:t xml:space="preserve"> </w:t>
            </w:r>
          </w:p>
          <w:p w14:paraId="7FF53BF4" w14:textId="77777777" w:rsidR="00000F84" w:rsidRPr="00D93C15" w:rsidRDefault="00C80D61" w:rsidP="00000F84">
            <w:pPr>
              <w:ind w:left="30" w:right="30"/>
              <w:rPr>
                <w:rFonts w:ascii="Calibri" w:eastAsia="Times New Roman" w:hAnsi="Calibri" w:cs="Calibri"/>
                <w:sz w:val="16"/>
              </w:rPr>
            </w:pPr>
            <w:hyperlink r:id="rId23" w:tgtFrame="_blank" w:history="1">
              <w:r w:rsidRPr="00D93C15">
                <w:rPr>
                  <w:rFonts w:ascii="Calibri" w:eastAsia="Times New Roman" w:hAnsi="Calibri" w:cs="Calibri"/>
                  <w:color w:val="0000FF"/>
                  <w:sz w:val="16"/>
                  <w:u w:val="single"/>
                </w:rPr>
                <w:t>7_C_7</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E09F832" w14:textId="77777777" w:rsidR="00000F8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Understanding the Code is everyone’s responsibility.</w:t>
            </w:r>
          </w:p>
          <w:p w14:paraId="5F83A068" w14:textId="77777777" w:rsidR="00000F8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Each of us has a role in applying the Code of Business Conduct to our daily work and decision-making. It’s not just a document—it’s a guide that helps us navigate challenges with integrity and confidence.</w:t>
            </w:r>
          </w:p>
          <w:p w14:paraId="57AD9490" w14:textId="77777777" w:rsidR="00000F8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In the sections ahead, we’ll explore the key principles of the Code and see how they come to life in our everyday actions and choices.</w:t>
            </w:r>
          </w:p>
        </w:tc>
        <w:tc>
          <w:tcPr>
            <w:tcW w:w="6000" w:type="dxa"/>
          </w:tcPr>
          <w:p w14:paraId="39294FE6" w14:textId="77777777" w:rsidR="00B6655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Memahami Pedoman tersebut adalah tanggung jawab setiap orang.</w:t>
            </w:r>
          </w:p>
          <w:p w14:paraId="00EB0080" w14:textId="77777777" w:rsidR="00B6655E" w:rsidRPr="00D93C15"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Masing-masing dari kita memiliki peran dalam menerapkan Pedoman Perilaku Bisnis dalam pekerjaan kita sehari-hari dan pengambilan keputusan. Pedoman tersebut bukan hanya sebuah dokumen—Pedoman tersebut adalah sebuah panduan yang membantu kita menavigasi berbagai masalah dengan integritas dan keyakinan diri.</w:t>
            </w:r>
          </w:p>
          <w:p w14:paraId="527EEF16" w14:textId="77777777" w:rsidR="00000F84" w:rsidRPr="00D93C15"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Dalam bagian berikutnya, kita akan menjelajahi berbagai prinsip penting dari Pedoman tersebut dan melihat bagaimana prinsip-prinsip tersebut diwujudkan dalam berbagai tindakan dan pilihan kita setiap hari.</w:t>
            </w:r>
          </w:p>
        </w:tc>
      </w:tr>
      <w:tr w:rsidR="00EC5996" w:rsidRPr="00D93C15" w14:paraId="4B694852" w14:textId="77777777" w:rsidTr="006913DA">
        <w:tc>
          <w:tcPr>
            <w:tcW w:w="1353" w:type="dxa"/>
            <w:shd w:val="clear" w:color="auto" w:fill="C1E4F5"/>
            <w:tcMar>
              <w:top w:w="120" w:type="dxa"/>
              <w:left w:w="180" w:type="dxa"/>
              <w:bottom w:w="120" w:type="dxa"/>
              <w:right w:w="180" w:type="dxa"/>
            </w:tcMar>
            <w:hideMark/>
          </w:tcPr>
          <w:p w14:paraId="25F1FA7F" w14:textId="77777777" w:rsidR="00000F84" w:rsidRPr="00D93C15" w:rsidRDefault="00C80D61" w:rsidP="00000F84">
            <w:pPr>
              <w:spacing w:before="30" w:after="30"/>
              <w:ind w:left="30" w:right="30"/>
              <w:rPr>
                <w:rFonts w:ascii="Calibri" w:eastAsia="Times New Roman" w:hAnsi="Calibri" w:cs="Calibri"/>
                <w:sz w:val="16"/>
              </w:rPr>
            </w:pPr>
            <w:hyperlink r:id="rId24" w:tgtFrame="_blank" w:history="1">
              <w:r w:rsidRPr="00D93C15">
                <w:rPr>
                  <w:rFonts w:ascii="Calibri" w:eastAsia="Times New Roman" w:hAnsi="Calibri" w:cs="Calibri"/>
                  <w:color w:val="0000FF"/>
                  <w:sz w:val="16"/>
                  <w:u w:val="single"/>
                </w:rPr>
                <w:t>Screen 7</w:t>
              </w:r>
            </w:hyperlink>
            <w:r w:rsidRPr="00D93C15">
              <w:rPr>
                <w:rFonts w:ascii="Calibri" w:eastAsia="Times New Roman" w:hAnsi="Calibri" w:cs="Calibri"/>
                <w:sz w:val="16"/>
              </w:rPr>
              <w:t xml:space="preserve"> </w:t>
            </w:r>
          </w:p>
          <w:p w14:paraId="4F23952E" w14:textId="77777777" w:rsidR="00000F84" w:rsidRPr="00D93C15" w:rsidRDefault="00C80D61" w:rsidP="00000F84">
            <w:pPr>
              <w:ind w:left="30" w:right="30"/>
              <w:rPr>
                <w:rFonts w:ascii="Calibri" w:eastAsia="Times New Roman" w:hAnsi="Calibri" w:cs="Calibri"/>
                <w:sz w:val="16"/>
              </w:rPr>
            </w:pPr>
            <w:hyperlink r:id="rId25" w:tgtFrame="_blank" w:history="1">
              <w:r w:rsidRPr="00D93C15">
                <w:rPr>
                  <w:rFonts w:ascii="Calibri" w:eastAsia="Times New Roman" w:hAnsi="Calibri" w:cs="Calibri"/>
                  <w:color w:val="0000FF"/>
                  <w:sz w:val="16"/>
                  <w:u w:val="single"/>
                </w:rPr>
                <w:t>8_C_8</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1EE4A6" w14:textId="77777777" w:rsidR="00000F8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You must view all content before moving forward.</w:t>
            </w:r>
          </w:p>
          <w:p w14:paraId="73366D19" w14:textId="77777777" w:rsidR="00000F8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At Abbott, we are committed to improving the health and well-being of the people who rely on our products.</w:t>
            </w:r>
          </w:p>
          <w:p w14:paraId="0A044C26" w14:textId="77777777" w:rsidR="00000F8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It’s a reminder that behind every decision, every innovation, and every action is a purpose—to make lives better.</w:t>
            </w:r>
          </w:p>
          <w:p w14:paraId="61EA0F37" w14:textId="77777777" w:rsidR="00000F8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Patients and Consumers</w:t>
            </w:r>
          </w:p>
          <w:p w14:paraId="6B56A0C5" w14:textId="77777777" w:rsidR="00000F8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Healthcare Professionals</w:t>
            </w:r>
          </w:p>
          <w:p w14:paraId="7562A611" w14:textId="77777777" w:rsidR="00000F8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Click each of the icons to learn more.</w:t>
            </w:r>
          </w:p>
        </w:tc>
        <w:tc>
          <w:tcPr>
            <w:tcW w:w="6000" w:type="dxa"/>
          </w:tcPr>
          <w:p w14:paraId="6489C7CB" w14:textId="77777777" w:rsidR="008079A2" w:rsidRPr="00D93C15"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Anda harus melihat semua konten sebelum melanjutkan.</w:t>
            </w:r>
          </w:p>
          <w:p w14:paraId="14C2AD10" w14:textId="77777777" w:rsidR="008079A2" w:rsidRPr="00D93C15"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Di Abbott, kita berkomitmen untuk meningkatkan kesehatan dan kesejahteraan dari orang-orang yang mengandalkan berbagai produk kita.</w:t>
            </w:r>
          </w:p>
          <w:p w14:paraId="0B75EB06" w14:textId="77777777" w:rsidR="008079A2" w:rsidRPr="00D93C15"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Ini adalah sebuah pengingat bahwa di balik setiap keputusan, setiap inovasi, dan setiap tindakan memiliki suatu tujuan—untuk membuat hidup lebih baik.</w:t>
            </w:r>
          </w:p>
          <w:p w14:paraId="45C5FF19" w14:textId="77777777" w:rsidR="008079A2" w:rsidRPr="00D93C15" w:rsidRDefault="00C80D61" w:rsidP="006913DA">
            <w:pPr>
              <w:spacing w:before="100" w:beforeAutospacing="1" w:after="100" w:afterAutospacing="1"/>
              <w:ind w:left="30" w:right="30"/>
              <w:rPr>
                <w:rFonts w:ascii="Calibri" w:eastAsia="Times New Roman" w:hAnsi="Calibri" w:cs="Calibri"/>
                <w:lang w:val="nl-NL"/>
              </w:rPr>
            </w:pPr>
            <w:r w:rsidRPr="00D93C15">
              <w:rPr>
                <w:rFonts w:ascii="Calibri" w:eastAsia="Calibri" w:hAnsi="Calibri" w:cs="Calibri"/>
                <w:lang w:val="id-ID"/>
              </w:rPr>
              <w:t>Pasien dan Konsumen</w:t>
            </w:r>
          </w:p>
          <w:p w14:paraId="57D84B94" w14:textId="77777777" w:rsidR="008079A2" w:rsidRPr="00D93C15" w:rsidRDefault="00C80D61" w:rsidP="006913DA">
            <w:pPr>
              <w:spacing w:before="100" w:beforeAutospacing="1" w:after="100" w:afterAutospacing="1"/>
              <w:ind w:left="30" w:right="30"/>
              <w:rPr>
                <w:rFonts w:ascii="Calibri" w:eastAsia="Times New Roman" w:hAnsi="Calibri" w:cs="Calibri"/>
                <w:lang w:val="nl-NL"/>
              </w:rPr>
            </w:pPr>
            <w:r w:rsidRPr="00D93C15">
              <w:rPr>
                <w:rFonts w:ascii="Calibri" w:eastAsia="Calibri" w:hAnsi="Calibri" w:cs="Calibri"/>
                <w:lang w:val="id-ID"/>
              </w:rPr>
              <w:t>Tenaga Kesehatan Profesional</w:t>
            </w:r>
          </w:p>
          <w:p w14:paraId="1FD86361" w14:textId="77777777" w:rsidR="00000F84" w:rsidRPr="00D93C15" w:rsidRDefault="00C80D61" w:rsidP="006913DA">
            <w:pPr>
              <w:spacing w:before="100" w:beforeAutospacing="1" w:after="100" w:afterAutospacing="1"/>
              <w:ind w:left="30" w:right="30"/>
              <w:rPr>
                <w:rFonts w:ascii="Calibri" w:eastAsia="Times New Roman" w:hAnsi="Calibri" w:cs="Calibri"/>
                <w:lang w:val="nl-NL"/>
              </w:rPr>
            </w:pPr>
            <w:r w:rsidRPr="00D93C15">
              <w:rPr>
                <w:rFonts w:ascii="Calibri" w:eastAsia="Calibri" w:hAnsi="Calibri" w:cs="Calibri"/>
                <w:lang w:val="id-ID"/>
              </w:rPr>
              <w:lastRenderedPageBreak/>
              <w:t>Klik masing-masing ikon untuk mempelajari lebih lanjut.</w:t>
            </w:r>
          </w:p>
        </w:tc>
      </w:tr>
      <w:tr w:rsidR="00EC5996" w:rsidRPr="00D93C15" w14:paraId="4CDDA645" w14:textId="77777777" w:rsidTr="006913DA">
        <w:tc>
          <w:tcPr>
            <w:tcW w:w="1353" w:type="dxa"/>
            <w:shd w:val="clear" w:color="auto" w:fill="C1E4F5"/>
            <w:tcMar>
              <w:top w:w="120" w:type="dxa"/>
              <w:left w:w="180" w:type="dxa"/>
              <w:bottom w:w="120" w:type="dxa"/>
              <w:right w:w="180" w:type="dxa"/>
            </w:tcMar>
            <w:hideMark/>
          </w:tcPr>
          <w:p w14:paraId="21084197" w14:textId="77777777" w:rsidR="00000F84" w:rsidRPr="00D93C15" w:rsidRDefault="00C80D61" w:rsidP="00000F84">
            <w:pPr>
              <w:spacing w:before="30" w:after="30"/>
              <w:ind w:left="30" w:right="30"/>
              <w:rPr>
                <w:rFonts w:ascii="Calibri" w:eastAsia="Times New Roman" w:hAnsi="Calibri" w:cs="Calibri"/>
                <w:sz w:val="16"/>
              </w:rPr>
            </w:pPr>
            <w:hyperlink r:id="rId26" w:tgtFrame="_blank" w:history="1">
              <w:r w:rsidRPr="00D93C15">
                <w:rPr>
                  <w:rFonts w:ascii="Calibri" w:eastAsia="Times New Roman" w:hAnsi="Calibri" w:cs="Calibri"/>
                  <w:color w:val="0000FF"/>
                  <w:sz w:val="16"/>
                  <w:u w:val="single"/>
                </w:rPr>
                <w:t>Screen 7</w:t>
              </w:r>
            </w:hyperlink>
            <w:r w:rsidRPr="00D93C15">
              <w:rPr>
                <w:rFonts w:ascii="Calibri" w:eastAsia="Times New Roman" w:hAnsi="Calibri" w:cs="Calibri"/>
                <w:sz w:val="16"/>
              </w:rPr>
              <w:t xml:space="preserve"> </w:t>
            </w:r>
          </w:p>
          <w:p w14:paraId="54C9027D" w14:textId="77777777" w:rsidR="00000F84" w:rsidRPr="00D93C15" w:rsidRDefault="00C80D61" w:rsidP="00000F84">
            <w:pPr>
              <w:ind w:left="30" w:right="30"/>
              <w:rPr>
                <w:rFonts w:ascii="Calibri" w:eastAsia="Times New Roman" w:hAnsi="Calibri" w:cs="Calibri"/>
                <w:sz w:val="16"/>
              </w:rPr>
            </w:pPr>
            <w:hyperlink r:id="rId27" w:tgtFrame="_blank" w:history="1">
              <w:r w:rsidRPr="00D93C15">
                <w:rPr>
                  <w:rFonts w:ascii="Calibri" w:eastAsia="Times New Roman" w:hAnsi="Calibri" w:cs="Calibri"/>
                  <w:color w:val="0000FF"/>
                  <w:sz w:val="16"/>
                  <w:u w:val="single"/>
                </w:rPr>
                <w:t>9_C_8</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715DEF" w14:textId="77777777" w:rsidR="00000F8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PATIENTS AND CONSUMERS</w:t>
            </w:r>
          </w:p>
          <w:p w14:paraId="1E2D8294" w14:textId="77777777" w:rsidR="00000F8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Caring for people is at the heart of what we do. We put the health and well-being of patients and consumers first. Every day, we can make a meaningful difference—helping people live healthier lives and contributing to stronger, healthier communities.</w:t>
            </w:r>
          </w:p>
        </w:tc>
        <w:tc>
          <w:tcPr>
            <w:tcW w:w="6000" w:type="dxa"/>
          </w:tcPr>
          <w:p w14:paraId="52F718B1" w14:textId="77777777" w:rsidR="00E36C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PASIEN DAN KONSUMEN</w:t>
            </w:r>
          </w:p>
          <w:p w14:paraId="6C7B2F97" w14:textId="77777777" w:rsidR="00000F84" w:rsidRPr="00D93C15"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Peduli terhadap orang lain menjadi inti dari apa yang kita lakukan. Kita mengutamakan kesehatan serta kesejahteraan para pasien dan konsumen. Setiap hari, kita dapat membawa perubahaan yang signifikan—membantu orang menjalani hidup yang lebih sehat dan berkontribusi pada masyarakat yang lebih kuat dan lebih sehat.</w:t>
            </w:r>
          </w:p>
        </w:tc>
      </w:tr>
      <w:tr w:rsidR="00EC5996" w:rsidRPr="00D93C15" w14:paraId="40B896A2" w14:textId="77777777" w:rsidTr="006913DA">
        <w:tc>
          <w:tcPr>
            <w:tcW w:w="1353" w:type="dxa"/>
            <w:shd w:val="clear" w:color="auto" w:fill="C1E4F5"/>
            <w:tcMar>
              <w:top w:w="120" w:type="dxa"/>
              <w:left w:w="180" w:type="dxa"/>
              <w:bottom w:w="120" w:type="dxa"/>
              <w:right w:w="180" w:type="dxa"/>
            </w:tcMar>
            <w:hideMark/>
          </w:tcPr>
          <w:p w14:paraId="6E408CFD" w14:textId="77777777" w:rsidR="00E36CE0" w:rsidRPr="00D93C15" w:rsidRDefault="00C80D61" w:rsidP="00E36CE0">
            <w:pPr>
              <w:spacing w:before="30" w:after="30"/>
              <w:ind w:left="30" w:right="30"/>
              <w:rPr>
                <w:rFonts w:ascii="Calibri" w:eastAsia="Times New Roman" w:hAnsi="Calibri" w:cs="Calibri"/>
                <w:sz w:val="16"/>
              </w:rPr>
            </w:pPr>
            <w:hyperlink r:id="rId28" w:tgtFrame="_blank" w:history="1">
              <w:r w:rsidRPr="00D93C15">
                <w:rPr>
                  <w:rFonts w:ascii="Calibri" w:eastAsia="Times New Roman" w:hAnsi="Calibri" w:cs="Calibri"/>
                  <w:color w:val="0000FF"/>
                  <w:sz w:val="16"/>
                  <w:u w:val="single"/>
                </w:rPr>
                <w:t>Screen 7</w:t>
              </w:r>
            </w:hyperlink>
            <w:r w:rsidRPr="00D93C15">
              <w:rPr>
                <w:rFonts w:ascii="Calibri" w:eastAsia="Times New Roman" w:hAnsi="Calibri" w:cs="Calibri"/>
                <w:sz w:val="16"/>
              </w:rPr>
              <w:t xml:space="preserve"> </w:t>
            </w:r>
          </w:p>
          <w:p w14:paraId="3D6DC3A4" w14:textId="77777777" w:rsidR="00E36CE0" w:rsidRPr="00D93C15" w:rsidRDefault="00C80D61" w:rsidP="00E36CE0">
            <w:pPr>
              <w:ind w:left="30" w:right="30"/>
              <w:rPr>
                <w:rFonts w:ascii="Calibri" w:eastAsia="Times New Roman" w:hAnsi="Calibri" w:cs="Calibri"/>
                <w:sz w:val="16"/>
              </w:rPr>
            </w:pPr>
            <w:hyperlink r:id="rId29" w:tgtFrame="_blank" w:history="1">
              <w:r w:rsidRPr="00D93C15">
                <w:rPr>
                  <w:rFonts w:ascii="Calibri" w:eastAsia="Times New Roman" w:hAnsi="Calibri" w:cs="Calibri"/>
                  <w:color w:val="0000FF"/>
                  <w:sz w:val="16"/>
                  <w:u w:val="single"/>
                </w:rPr>
                <w:t>10_C_8</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6F73CA0" w14:textId="77777777" w:rsidR="00E36C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HEALTHCARE PROFESSIONALS</w:t>
            </w:r>
          </w:p>
          <w:p w14:paraId="45DD9BFE" w14:textId="77777777" w:rsidR="00E36C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work with HCPs to support better health. We respect the knowledge and independent judgment of healthcare professionals - whether they’re doctors, nurses, pharmacists, researchers, or lab staff. Their role in guiding patients toward better health is essential.</w:t>
            </w:r>
          </w:p>
          <w:p w14:paraId="61B63F41" w14:textId="77777777" w:rsidR="00E36C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Pr>
          <w:p w14:paraId="27A5949B" w14:textId="77777777" w:rsidR="00E36C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TENAGA KESEHATAN PROFESIONAL</w:t>
            </w:r>
          </w:p>
          <w:p w14:paraId="1642B8AE" w14:textId="16A1EF9E" w:rsidR="00E36CE0" w:rsidRPr="00D93C15"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 xml:space="preserve">Kita bekerja sama dengan </w:t>
            </w:r>
            <w:del w:id="5" w:author="Tania, Dhini Eka" w:date="2026-01-03T18:19:00Z" w16du:dateUtc="2026-01-03T11:19:00Z">
              <w:r w:rsidRPr="00D93C15" w:rsidDel="00A16D6F">
                <w:rPr>
                  <w:rFonts w:ascii="Calibri" w:eastAsia="Calibri" w:hAnsi="Calibri" w:cs="Calibri"/>
                  <w:lang w:val="id-ID"/>
                </w:rPr>
                <w:delText xml:space="preserve">HCP </w:delText>
              </w:r>
            </w:del>
            <w:ins w:id="6" w:author="Tania, Dhini Eka" w:date="2026-01-03T18:19:00Z" w16du:dateUtc="2026-01-03T11:19:00Z">
              <w:r w:rsidR="00A16D6F">
                <w:rPr>
                  <w:rFonts w:ascii="Calibri" w:eastAsia="Calibri" w:hAnsi="Calibri" w:cs="Calibri"/>
                  <w:lang w:val="id-ID"/>
                </w:rPr>
                <w:t>tenaga kesehatan</w:t>
              </w:r>
              <w:r w:rsidR="00A16D6F" w:rsidRPr="00D93C15">
                <w:rPr>
                  <w:rFonts w:ascii="Calibri" w:eastAsia="Calibri" w:hAnsi="Calibri" w:cs="Calibri"/>
                  <w:lang w:val="id-ID"/>
                </w:rPr>
                <w:t xml:space="preserve"> </w:t>
              </w:r>
            </w:ins>
            <w:r w:rsidRPr="00D93C15">
              <w:rPr>
                <w:rFonts w:ascii="Calibri" w:eastAsia="Calibri" w:hAnsi="Calibri" w:cs="Calibri"/>
                <w:lang w:val="id-ID"/>
              </w:rPr>
              <w:t>untuk mendukung kesehatan yang lebih baik. Kita menghargai pengetahuan dan penilaian yang independen terhadap para tenaga kesehatan profesional - apakah itu para dokter, perawat, apoteker, peneliti, atau staf lab. Peran mereka dalam memandu para pasien terhadap kesehatan yang lebih baik adalah penting.</w:t>
            </w:r>
          </w:p>
          <w:p w14:paraId="18B3B1CC" w14:textId="77777777" w:rsidR="00E36CE0" w:rsidRPr="00D93C15"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Di Abbott, kita berkomitmen dalam mendukung mereka dengan informasi akurat yang tepat waktu agar mereka dapat membuat keputusan yang terbaik. Dengan bekerja sama, kita dapat mencapai tujuan bersama kita dengan meningkatkan kesehatan dan kesejahteraaan di seluruh dunia.</w:t>
            </w:r>
          </w:p>
        </w:tc>
      </w:tr>
      <w:tr w:rsidR="00EC5996" w:rsidRPr="00D93C15" w14:paraId="2B4AB7EA" w14:textId="77777777" w:rsidTr="006913DA">
        <w:tc>
          <w:tcPr>
            <w:tcW w:w="1353" w:type="dxa"/>
            <w:shd w:val="clear" w:color="auto" w:fill="C1E4F5"/>
            <w:tcMar>
              <w:top w:w="120" w:type="dxa"/>
              <w:left w:w="180" w:type="dxa"/>
              <w:bottom w:w="120" w:type="dxa"/>
              <w:right w:w="180" w:type="dxa"/>
            </w:tcMar>
            <w:hideMark/>
          </w:tcPr>
          <w:p w14:paraId="04778F2F" w14:textId="77777777" w:rsidR="00E36CE0" w:rsidRPr="00D93C15" w:rsidRDefault="00C80D61" w:rsidP="00E36CE0">
            <w:pPr>
              <w:spacing w:before="30" w:after="30"/>
              <w:ind w:left="30" w:right="30"/>
              <w:rPr>
                <w:rFonts w:ascii="Calibri" w:eastAsia="Times New Roman" w:hAnsi="Calibri" w:cs="Calibri"/>
                <w:sz w:val="16"/>
              </w:rPr>
            </w:pPr>
            <w:hyperlink r:id="rId30" w:tgtFrame="_blank" w:history="1">
              <w:r w:rsidRPr="00D93C15">
                <w:rPr>
                  <w:rFonts w:ascii="Calibri" w:eastAsia="Times New Roman" w:hAnsi="Calibri" w:cs="Calibri"/>
                  <w:color w:val="0000FF"/>
                  <w:sz w:val="16"/>
                  <w:u w:val="single"/>
                </w:rPr>
                <w:t>Screen 8</w:t>
              </w:r>
            </w:hyperlink>
            <w:r w:rsidRPr="00D93C15">
              <w:rPr>
                <w:rFonts w:ascii="Calibri" w:eastAsia="Times New Roman" w:hAnsi="Calibri" w:cs="Calibri"/>
                <w:sz w:val="16"/>
              </w:rPr>
              <w:t xml:space="preserve"> </w:t>
            </w:r>
          </w:p>
          <w:p w14:paraId="79BCB8BD" w14:textId="77777777" w:rsidR="00E36CE0" w:rsidRPr="00D93C15" w:rsidRDefault="00C80D61" w:rsidP="00E36CE0">
            <w:pPr>
              <w:ind w:left="30" w:right="30"/>
              <w:rPr>
                <w:rFonts w:ascii="Calibri" w:eastAsia="Times New Roman" w:hAnsi="Calibri" w:cs="Calibri"/>
                <w:sz w:val="16"/>
              </w:rPr>
            </w:pPr>
            <w:hyperlink r:id="rId31" w:tgtFrame="_blank" w:history="1">
              <w:r w:rsidRPr="00D93C15">
                <w:rPr>
                  <w:rFonts w:ascii="Calibri" w:eastAsia="Times New Roman" w:hAnsi="Calibri" w:cs="Calibri"/>
                  <w:color w:val="0000FF"/>
                  <w:sz w:val="16"/>
                  <w:u w:val="single"/>
                </w:rPr>
                <w:t>11_C_9</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08337A" w14:textId="77777777" w:rsidR="00E36C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You must view all content before moving forward.</w:t>
            </w:r>
          </w:p>
          <w:p w14:paraId="4DABC33C" w14:textId="77777777" w:rsidR="00E36C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lastRenderedPageBreak/>
              <w:t>At Abbott, we are committed to ensuring every product we offer is safe, effective, and worthy of the trust people place in us.</w:t>
            </w:r>
          </w:p>
          <w:p w14:paraId="516DAE8F" w14:textId="77777777" w:rsidR="00E36C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77CE9503" w14:textId="77777777" w:rsidR="00E36C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We’re also committed to timely identifying, evaluating, and addressing product safety issues, as well as taking actions to prevent counterfeiting, illegal diversion, and theft of our products.</w:t>
            </w:r>
          </w:p>
          <w:p w14:paraId="4B3797F7" w14:textId="77777777" w:rsidR="00E36C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Product Quality</w:t>
            </w:r>
          </w:p>
          <w:p w14:paraId="2ECDAC95" w14:textId="77777777" w:rsidR="00E36C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Product Promotion I</w:t>
            </w:r>
          </w:p>
          <w:p w14:paraId="23629F68" w14:textId="77777777" w:rsidR="00E36C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Product Promotion II</w:t>
            </w:r>
          </w:p>
          <w:p w14:paraId="198A1301" w14:textId="77777777" w:rsidR="00E36C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Click each of the icons to learn more.</w:t>
            </w:r>
          </w:p>
        </w:tc>
        <w:tc>
          <w:tcPr>
            <w:tcW w:w="6000" w:type="dxa"/>
          </w:tcPr>
          <w:p w14:paraId="6107C602" w14:textId="77777777" w:rsidR="005C7B27" w:rsidRPr="00D93C15"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lastRenderedPageBreak/>
              <w:t>Anda harus melihat semua konten sebelum melanjutkan.</w:t>
            </w:r>
          </w:p>
          <w:p w14:paraId="024420DC" w14:textId="77777777" w:rsidR="005C7B27" w:rsidRPr="00D93C15"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lastRenderedPageBreak/>
              <w:t>Di Abbott, kita berkomitmen untuk memastikan setiap produk yang kita tawarkan bersifat aman, ampuh, dan layak mendapatkan kepercayaan yang diberikan orang-orang kepada kita.</w:t>
            </w:r>
          </w:p>
          <w:p w14:paraId="0AAD3B24" w14:textId="77777777" w:rsidR="005C7B27" w:rsidRPr="00D93C15"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Kita mengambil berbagai tindakan untuk memastikan produk-produk kita aman dan ampuh —mulai dari memilih bahan-bahan yang tepat hingga cara kita  memasarkan, menjual, dan mengirimkannya. Di setiap tahapan, kita mengikuti berbagai standar yang tinggi untuk kualitas.</w:t>
            </w:r>
          </w:p>
          <w:p w14:paraId="32C295CB" w14:textId="77777777" w:rsidR="005C7B27" w:rsidRPr="00D93C15"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Kita juga berkomitmen untuk secara tepat waktu mengidentifikasi, mengevaluasi, dan menanggapi permasalahan keselamatan produk, serta mengambil tindakan untuk mencegah pemalsuan, penyimpangan ilegal, dan pencurian produk kita.</w:t>
            </w:r>
          </w:p>
          <w:p w14:paraId="6DF962AD" w14:textId="77777777" w:rsidR="005C7B27" w:rsidRPr="00D93C15"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Kualitas Produk</w:t>
            </w:r>
          </w:p>
          <w:p w14:paraId="134B84EB" w14:textId="77777777" w:rsidR="00E36CE0" w:rsidRPr="00D93C15"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Promosi Produk I</w:t>
            </w:r>
          </w:p>
          <w:p w14:paraId="5336E331" w14:textId="77777777" w:rsidR="00F81109" w:rsidRPr="00D93C15"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Promosi Produk II</w:t>
            </w:r>
          </w:p>
          <w:p w14:paraId="7BB6B500" w14:textId="77777777" w:rsidR="00F81109" w:rsidRPr="00D93C15" w:rsidRDefault="00C80D61" w:rsidP="006913DA">
            <w:pPr>
              <w:spacing w:before="100" w:beforeAutospacing="1" w:after="100" w:afterAutospacing="1"/>
              <w:ind w:left="30" w:right="30"/>
              <w:rPr>
                <w:rFonts w:ascii="Calibri" w:eastAsia="Times New Roman" w:hAnsi="Calibri" w:cs="Calibri"/>
                <w:lang w:val="nl-NL"/>
              </w:rPr>
            </w:pPr>
            <w:r w:rsidRPr="00D93C15">
              <w:rPr>
                <w:rFonts w:ascii="Calibri" w:eastAsia="Calibri" w:hAnsi="Calibri" w:cs="Calibri"/>
                <w:lang w:val="id-ID"/>
              </w:rPr>
              <w:t>Klik masing-masing ikon untuk mempelajari lebih lanjut.</w:t>
            </w:r>
          </w:p>
        </w:tc>
      </w:tr>
      <w:tr w:rsidR="00EC5996" w:rsidRPr="00D93C15" w14:paraId="124B0AEB" w14:textId="77777777" w:rsidTr="006913DA">
        <w:tc>
          <w:tcPr>
            <w:tcW w:w="1353" w:type="dxa"/>
            <w:shd w:val="clear" w:color="auto" w:fill="C1E4F5"/>
            <w:tcMar>
              <w:top w:w="120" w:type="dxa"/>
              <w:left w:w="180" w:type="dxa"/>
              <w:bottom w:w="120" w:type="dxa"/>
              <w:right w:w="180" w:type="dxa"/>
            </w:tcMar>
            <w:hideMark/>
          </w:tcPr>
          <w:p w14:paraId="6C7E49AC" w14:textId="77777777" w:rsidR="00E36CE0" w:rsidRPr="00D93C15" w:rsidRDefault="00C80D61" w:rsidP="00E36CE0">
            <w:pPr>
              <w:spacing w:before="30" w:after="30"/>
              <w:ind w:left="30" w:right="30"/>
              <w:rPr>
                <w:rFonts w:ascii="Calibri" w:eastAsia="Times New Roman" w:hAnsi="Calibri" w:cs="Calibri"/>
                <w:sz w:val="16"/>
              </w:rPr>
            </w:pPr>
            <w:hyperlink r:id="rId32" w:tgtFrame="_blank" w:history="1">
              <w:r w:rsidRPr="00D93C15">
                <w:rPr>
                  <w:rFonts w:ascii="Calibri" w:eastAsia="Times New Roman" w:hAnsi="Calibri" w:cs="Calibri"/>
                  <w:color w:val="0000FF"/>
                  <w:sz w:val="16"/>
                  <w:u w:val="single"/>
                </w:rPr>
                <w:t>Screen 8</w:t>
              </w:r>
            </w:hyperlink>
            <w:r w:rsidRPr="00D93C15">
              <w:rPr>
                <w:rFonts w:ascii="Calibri" w:eastAsia="Times New Roman" w:hAnsi="Calibri" w:cs="Calibri"/>
                <w:sz w:val="16"/>
              </w:rPr>
              <w:t xml:space="preserve"> </w:t>
            </w:r>
          </w:p>
          <w:p w14:paraId="43DD3821" w14:textId="77777777" w:rsidR="00E36CE0" w:rsidRPr="00D93C15" w:rsidRDefault="00C80D61" w:rsidP="00E36CE0">
            <w:pPr>
              <w:ind w:left="30" w:right="30"/>
              <w:rPr>
                <w:rFonts w:ascii="Calibri" w:eastAsia="Times New Roman" w:hAnsi="Calibri" w:cs="Calibri"/>
                <w:sz w:val="16"/>
              </w:rPr>
            </w:pPr>
            <w:hyperlink r:id="rId33" w:tgtFrame="_blank" w:history="1">
              <w:r w:rsidRPr="00D93C15">
                <w:rPr>
                  <w:rFonts w:ascii="Calibri" w:eastAsia="Times New Roman" w:hAnsi="Calibri" w:cs="Calibri"/>
                  <w:color w:val="0000FF"/>
                  <w:sz w:val="16"/>
                  <w:u w:val="single"/>
                </w:rPr>
                <w:t>12_C_9</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8BF3284" w14:textId="77777777" w:rsidR="00E36C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PRODUCT QUALITY</w:t>
            </w:r>
          </w:p>
          <w:p w14:paraId="7A01B456" w14:textId="77777777" w:rsidR="00E36C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Safe, effective and trusted. Our products make a difference.</w:t>
            </w:r>
          </w:p>
          <w:p w14:paraId="2E7044E6" w14:textId="77777777" w:rsidR="00E36C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lastRenderedPageBreak/>
              <w:t>We’re committed to quality at every stage—from sourcing and production to how we market, sell, and deliver our products, including through our partners. Every step matters because people count on us for safety .</w:t>
            </w:r>
          </w:p>
          <w:p w14:paraId="240FF68F" w14:textId="77777777" w:rsidR="00E36C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We’re committed to timely identifying, assessing, and addressing product safety issues. We ensure healthcare professionals and institutions have the information they need to use our products safely and effectively, and we communicate with regulatory or public health agencies in the event of potential safety concerns.</w:t>
            </w:r>
          </w:p>
          <w:p w14:paraId="13729EF9" w14:textId="77777777" w:rsidR="00E36C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take steps to prevent counterfeiting, illegal diversion, and theft of our products. We follow trade regulations, including export and import controls rules, and comply with government restrictions and sanctions to protect national security and public health.</w:t>
            </w:r>
          </w:p>
        </w:tc>
        <w:tc>
          <w:tcPr>
            <w:tcW w:w="6000" w:type="dxa"/>
          </w:tcPr>
          <w:p w14:paraId="2F4973D3" w14:textId="77777777" w:rsidR="00723EDD" w:rsidRPr="00D93C15" w:rsidRDefault="00C80D61" w:rsidP="006913DA">
            <w:pPr>
              <w:spacing w:before="100" w:beforeAutospacing="1" w:after="100" w:afterAutospacing="1"/>
              <w:ind w:left="30" w:right="30"/>
              <w:rPr>
                <w:rFonts w:ascii="Calibri" w:eastAsia="Times New Roman" w:hAnsi="Calibri" w:cs="Calibri"/>
                <w:lang w:val="es-ES"/>
              </w:rPr>
            </w:pPr>
            <w:r w:rsidRPr="00D93C15">
              <w:rPr>
                <w:rFonts w:ascii="Calibri" w:eastAsia="Calibri" w:hAnsi="Calibri" w:cs="Calibri"/>
                <w:lang w:val="id-ID"/>
              </w:rPr>
              <w:lastRenderedPageBreak/>
              <w:t>KUALITAS PRODUK</w:t>
            </w:r>
          </w:p>
          <w:p w14:paraId="2FED366D" w14:textId="77777777" w:rsidR="00723EDD" w:rsidRPr="00D93C15" w:rsidRDefault="00C80D61" w:rsidP="006913DA">
            <w:pPr>
              <w:spacing w:before="100" w:beforeAutospacing="1" w:after="100" w:afterAutospacing="1"/>
              <w:ind w:left="30" w:right="30"/>
              <w:rPr>
                <w:rFonts w:ascii="Calibri" w:eastAsia="Times New Roman" w:hAnsi="Calibri" w:cs="Calibri"/>
                <w:lang w:val="es-ES"/>
              </w:rPr>
            </w:pPr>
            <w:r w:rsidRPr="00D93C15">
              <w:rPr>
                <w:rFonts w:ascii="Calibri" w:eastAsia="Calibri" w:hAnsi="Calibri" w:cs="Calibri"/>
                <w:lang w:val="id-ID"/>
              </w:rPr>
              <w:t>Aman, ampuh, dan tepercaya. Produk-produk kita membawa perubahan.</w:t>
            </w:r>
          </w:p>
          <w:p w14:paraId="3A4DC618" w14:textId="77777777" w:rsidR="00723EDD" w:rsidRPr="00D93C15"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lastRenderedPageBreak/>
              <w:t>Kita berkomitmen terhadap kualitas dalam setiap tahapan—mulai dari pemasokan dan produksi hingga cara kita memasarkan, menjual, dan mengirimkan produk-produk kami, termasuk melalui para mitra kita. Setiap langkah itu penting karena orang-orang mengandalkan kita untuk hal keselamatan.</w:t>
            </w:r>
          </w:p>
          <w:p w14:paraId="54B56008" w14:textId="77777777" w:rsidR="00723EDD" w:rsidRPr="00D93C15"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Kita berkomitmen untuk secara tepat waktu mengidentifikasi, menilai, dan menanggapi permasalahan keselamatan produk. Kita memastikan para tenaga kesehatan profesional dan institusi-institusi memiliki informasi yang mereka butuhkan dalam rangka menggunakan produk-produk kita secara aman serta efektif, dan kita berkomunikasi dengan badan pengatur atau badan kesehatan masyarakat jika terjadi potensi kekhawatiran tentang keselamatan.</w:t>
            </w:r>
          </w:p>
          <w:p w14:paraId="4D320087" w14:textId="77777777" w:rsidR="00E36CE0" w:rsidRPr="00D93C15"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Kita mengambil berbagai langkah untuk mencegah pemalsuan, penyimpangan ilegal, dan pencurian produk kita. Kita mengikuti berbagai peraturan perdagangan, termasuk aturan pengendalian ekspor dan impor, dan mematuhi pembatasan dan sanksi pemerintah untuk melindungi keamanan dan kesehatan masyarakat.</w:t>
            </w:r>
          </w:p>
        </w:tc>
      </w:tr>
      <w:tr w:rsidR="00EC5996" w:rsidRPr="00D93C15" w14:paraId="7E770A67" w14:textId="77777777" w:rsidTr="006913DA">
        <w:tc>
          <w:tcPr>
            <w:tcW w:w="1353" w:type="dxa"/>
            <w:shd w:val="clear" w:color="auto" w:fill="C1E4F5"/>
            <w:tcMar>
              <w:top w:w="120" w:type="dxa"/>
              <w:left w:w="180" w:type="dxa"/>
              <w:bottom w:w="120" w:type="dxa"/>
              <w:right w:w="180" w:type="dxa"/>
            </w:tcMar>
            <w:hideMark/>
          </w:tcPr>
          <w:p w14:paraId="63EEA4F9" w14:textId="77777777" w:rsidR="00277052" w:rsidRPr="00D93C15" w:rsidRDefault="00C80D61" w:rsidP="00277052">
            <w:pPr>
              <w:spacing w:before="30" w:after="30"/>
              <w:ind w:left="30" w:right="30"/>
              <w:rPr>
                <w:rFonts w:ascii="Calibri" w:eastAsia="Times New Roman" w:hAnsi="Calibri" w:cs="Calibri"/>
                <w:sz w:val="16"/>
              </w:rPr>
            </w:pPr>
            <w:hyperlink r:id="rId34" w:tgtFrame="_blank" w:history="1">
              <w:r w:rsidRPr="00D93C15">
                <w:rPr>
                  <w:rFonts w:ascii="Calibri" w:eastAsia="Times New Roman" w:hAnsi="Calibri" w:cs="Calibri"/>
                  <w:color w:val="0000FF"/>
                  <w:sz w:val="16"/>
                  <w:u w:val="single"/>
                </w:rPr>
                <w:t>Screen 8</w:t>
              </w:r>
            </w:hyperlink>
            <w:r w:rsidRPr="00D93C15">
              <w:rPr>
                <w:rFonts w:ascii="Calibri" w:eastAsia="Times New Roman" w:hAnsi="Calibri" w:cs="Calibri"/>
                <w:sz w:val="16"/>
              </w:rPr>
              <w:t xml:space="preserve"> </w:t>
            </w:r>
          </w:p>
          <w:p w14:paraId="553BC8DC" w14:textId="77777777" w:rsidR="00277052" w:rsidRPr="00D93C15" w:rsidRDefault="00C80D61" w:rsidP="00277052">
            <w:pPr>
              <w:ind w:left="30" w:right="30"/>
              <w:rPr>
                <w:rFonts w:ascii="Calibri" w:eastAsia="Times New Roman" w:hAnsi="Calibri" w:cs="Calibri"/>
                <w:sz w:val="16"/>
              </w:rPr>
            </w:pPr>
            <w:hyperlink r:id="rId35" w:tgtFrame="_blank" w:history="1">
              <w:r w:rsidRPr="00D93C15">
                <w:rPr>
                  <w:rFonts w:ascii="Calibri" w:eastAsia="Times New Roman" w:hAnsi="Calibri" w:cs="Calibri"/>
                  <w:color w:val="0000FF"/>
                  <w:sz w:val="16"/>
                  <w:u w:val="single"/>
                </w:rPr>
                <w:t>13_C_9</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95890B" w14:textId="77777777" w:rsidR="00277052"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PRODUCT PROMOTION I</w:t>
            </w:r>
          </w:p>
          <w:p w14:paraId="10B76522" w14:textId="77777777" w:rsidR="00277052"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promote and sell our products with honesty and respect for those who rely on them.</w:t>
            </w:r>
          </w:p>
          <w:p w14:paraId="66AF7FD3" w14:textId="77777777" w:rsidR="00277052"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lastRenderedPageBreak/>
              <w:t>Our product communications are truthful, balanced, and aligned with approved labeling, scientific evidence, and medical best practices in the countries where we operate.</w:t>
            </w:r>
          </w:p>
        </w:tc>
        <w:tc>
          <w:tcPr>
            <w:tcW w:w="6000" w:type="dxa"/>
          </w:tcPr>
          <w:p w14:paraId="75C79D83" w14:textId="77777777" w:rsidR="00277052"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PROMOSI PRODUK I</w:t>
            </w:r>
          </w:p>
          <w:p w14:paraId="05F29EF5" w14:textId="77777777" w:rsidR="00277052"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mempromosikan dan menjual produk-produk kita dengan sikap jujur dan rasa hormat kepada mereka yang mengandalkan produk-produk tersebut.</w:t>
            </w:r>
          </w:p>
          <w:p w14:paraId="47C8D3ED" w14:textId="77777777" w:rsidR="00277052"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Komunikasi untuk produk kita bersifat jujur, berimbang, dan sesuai dengan pelabelan yang disetujui, bukti ilmiah, dan berbagai praktik medis terbaik di negara-negara di mana kita beroperasi.</w:t>
            </w:r>
          </w:p>
        </w:tc>
      </w:tr>
      <w:tr w:rsidR="00EC5996" w:rsidRPr="00D93C15" w14:paraId="7837397D" w14:textId="77777777" w:rsidTr="006913DA">
        <w:tc>
          <w:tcPr>
            <w:tcW w:w="1353" w:type="dxa"/>
            <w:shd w:val="clear" w:color="auto" w:fill="C1E4F5"/>
            <w:tcMar>
              <w:top w:w="120" w:type="dxa"/>
              <w:left w:w="180" w:type="dxa"/>
              <w:bottom w:w="120" w:type="dxa"/>
              <w:right w:w="180" w:type="dxa"/>
            </w:tcMar>
            <w:hideMark/>
          </w:tcPr>
          <w:p w14:paraId="37D7136B" w14:textId="77777777" w:rsidR="00835013" w:rsidRPr="00D93C15" w:rsidRDefault="00C80D61" w:rsidP="00835013">
            <w:pPr>
              <w:spacing w:before="30" w:after="30"/>
              <w:ind w:left="30" w:right="30"/>
              <w:rPr>
                <w:rFonts w:ascii="Calibri" w:eastAsia="Times New Roman" w:hAnsi="Calibri" w:cs="Calibri"/>
                <w:sz w:val="16"/>
              </w:rPr>
            </w:pPr>
            <w:hyperlink r:id="rId36" w:tgtFrame="_blank" w:history="1">
              <w:r w:rsidRPr="00D93C15">
                <w:rPr>
                  <w:rFonts w:ascii="Calibri" w:eastAsia="Times New Roman" w:hAnsi="Calibri" w:cs="Calibri"/>
                  <w:color w:val="0000FF"/>
                  <w:sz w:val="16"/>
                  <w:u w:val="single"/>
                </w:rPr>
                <w:t>Screen 8</w:t>
              </w:r>
            </w:hyperlink>
            <w:r w:rsidRPr="00D93C15">
              <w:rPr>
                <w:rFonts w:ascii="Calibri" w:eastAsia="Times New Roman" w:hAnsi="Calibri" w:cs="Calibri"/>
                <w:sz w:val="16"/>
              </w:rPr>
              <w:t xml:space="preserve"> </w:t>
            </w:r>
          </w:p>
          <w:p w14:paraId="5110CF67" w14:textId="77777777" w:rsidR="00835013" w:rsidRPr="00D93C15" w:rsidRDefault="00C80D61" w:rsidP="00835013">
            <w:pPr>
              <w:ind w:left="30" w:right="30"/>
              <w:rPr>
                <w:rFonts w:ascii="Calibri" w:eastAsia="Times New Roman" w:hAnsi="Calibri" w:cs="Calibri"/>
                <w:sz w:val="16"/>
              </w:rPr>
            </w:pPr>
            <w:hyperlink r:id="rId37" w:tgtFrame="_blank" w:history="1">
              <w:r w:rsidRPr="00D93C15">
                <w:rPr>
                  <w:rFonts w:ascii="Calibri" w:eastAsia="Times New Roman" w:hAnsi="Calibri" w:cs="Calibri"/>
                  <w:color w:val="0000FF"/>
                  <w:sz w:val="16"/>
                  <w:u w:val="single"/>
                </w:rPr>
                <w:t>14_C_9</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CF192F7" w14:textId="77777777" w:rsidR="00835013"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PRODUCT PROMOTION II</w:t>
            </w:r>
          </w:p>
          <w:p w14:paraId="2A9FBA77" w14:textId="77777777" w:rsidR="00835013"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promote our products for their intended and approved uses.</w:t>
            </w:r>
          </w:p>
          <w:p w14:paraId="4CC12B91" w14:textId="77777777" w:rsidR="00835013"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operate in alignment with the licenses and approvals granted by health authorities in the countries we operate. Our product promotion, sales, and distribution follow strict trade laws and country-specific regulations. Through strong internal policies and procedures, we ensure compliance and uphold our commitment to ethical, safe, and responsible business practices.</w:t>
            </w:r>
          </w:p>
        </w:tc>
        <w:tc>
          <w:tcPr>
            <w:tcW w:w="6000" w:type="dxa"/>
          </w:tcPr>
          <w:p w14:paraId="29B12654" w14:textId="77777777" w:rsidR="00835013"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PROMOSI PRODUK II</w:t>
            </w:r>
          </w:p>
          <w:p w14:paraId="0C183764" w14:textId="77777777" w:rsidR="00835013"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mempromosikan produk-produk kita untuk penggunaan seperti yang dimaksudkan dan disetujui.</w:t>
            </w:r>
          </w:p>
          <w:p w14:paraId="1811A6C3" w14:textId="77777777" w:rsidR="00835013" w:rsidRPr="00D93C15"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Kita beroperasi sesuai dengan berbagai lisensi dan persetujuan yang diberikan oleh otoritas kesehatan di negara-negara kita beroperasi. Promosi, penjualan, dan distribusi produk kita mengikuti undang-undang perdagangan yang ketat serta berbagai peraturan khusus negara. Melalui berbagai kebijakan dan prosedur internal yang ketat, kita memastikan kepatuhan dan menjunjung komitmen kita terhadap berbagai praktik bisnis yang etis, aman, dan bertanggung jawab.</w:t>
            </w:r>
          </w:p>
        </w:tc>
      </w:tr>
      <w:tr w:rsidR="00EC5996" w:rsidRPr="00D93C15" w14:paraId="12A1B016" w14:textId="77777777" w:rsidTr="006913DA">
        <w:tc>
          <w:tcPr>
            <w:tcW w:w="1353" w:type="dxa"/>
            <w:shd w:val="clear" w:color="auto" w:fill="C1E4F5"/>
            <w:tcMar>
              <w:top w:w="120" w:type="dxa"/>
              <w:left w:w="180" w:type="dxa"/>
              <w:bottom w:w="120" w:type="dxa"/>
              <w:right w:w="180" w:type="dxa"/>
            </w:tcMar>
            <w:hideMark/>
          </w:tcPr>
          <w:p w14:paraId="79A56884" w14:textId="77777777" w:rsidR="00BE08E6" w:rsidRPr="00D93C15" w:rsidRDefault="00C80D61" w:rsidP="00BE08E6">
            <w:pPr>
              <w:spacing w:before="30" w:after="30"/>
              <w:ind w:left="30" w:right="30"/>
              <w:rPr>
                <w:rFonts w:ascii="Calibri" w:eastAsia="Times New Roman" w:hAnsi="Calibri" w:cs="Calibri"/>
                <w:sz w:val="16"/>
              </w:rPr>
            </w:pPr>
            <w:hyperlink r:id="rId38" w:tgtFrame="_blank" w:history="1">
              <w:r w:rsidRPr="00D93C15">
                <w:rPr>
                  <w:rFonts w:ascii="Calibri" w:eastAsia="Times New Roman" w:hAnsi="Calibri" w:cs="Calibri"/>
                  <w:color w:val="0000FF"/>
                  <w:sz w:val="16"/>
                  <w:u w:val="single"/>
                </w:rPr>
                <w:t>Screen 9</w:t>
              </w:r>
            </w:hyperlink>
            <w:r w:rsidRPr="00D93C15">
              <w:rPr>
                <w:rFonts w:ascii="Calibri" w:eastAsia="Times New Roman" w:hAnsi="Calibri" w:cs="Calibri"/>
                <w:sz w:val="16"/>
              </w:rPr>
              <w:t xml:space="preserve"> </w:t>
            </w:r>
          </w:p>
          <w:p w14:paraId="59A796BF" w14:textId="77777777" w:rsidR="00BE08E6" w:rsidRPr="00D93C15" w:rsidRDefault="00C80D61" w:rsidP="00BE08E6">
            <w:pPr>
              <w:ind w:left="30" w:right="30"/>
              <w:rPr>
                <w:rFonts w:ascii="Calibri" w:eastAsia="Times New Roman" w:hAnsi="Calibri" w:cs="Calibri"/>
                <w:sz w:val="16"/>
              </w:rPr>
            </w:pPr>
            <w:hyperlink r:id="rId39" w:tgtFrame="_blank" w:history="1">
              <w:r w:rsidRPr="00D93C15">
                <w:rPr>
                  <w:rFonts w:ascii="Calibri" w:eastAsia="Times New Roman" w:hAnsi="Calibri" w:cs="Calibri"/>
                  <w:color w:val="0000FF"/>
                  <w:sz w:val="16"/>
                  <w:u w:val="single"/>
                </w:rPr>
                <w:t>15_C_10</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D4F14E7"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You must view all content before moving forward.</w:t>
            </w:r>
          </w:p>
          <w:p w14:paraId="2DE18A88"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At Abbott, we are committed to advancing science with integrity and purpose.</w:t>
            </w:r>
          </w:p>
          <w:p w14:paraId="408C481E"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 xml:space="preserve">We pursue innovation, recognizing the importance of anticipating and addressing risks responsibly. We honor the dignity of every study participant and uphold the </w:t>
            </w:r>
            <w:r w:rsidRPr="00D93C15">
              <w:rPr>
                <w:rFonts w:ascii="Calibri" w:eastAsia="Times New Roman" w:hAnsi="Calibri" w:cs="Calibri"/>
              </w:rPr>
              <w:lastRenderedPageBreak/>
              <w:t>highest standards of transparency and objectivity in scientific research.</w:t>
            </w:r>
          </w:p>
          <w:p w14:paraId="60B77007"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Innovation I</w:t>
            </w:r>
          </w:p>
          <w:p w14:paraId="7851A12B"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Innovation II</w:t>
            </w:r>
          </w:p>
          <w:p w14:paraId="6EA0ECA6"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Advancing Science</w:t>
            </w:r>
          </w:p>
          <w:p w14:paraId="2EA38A3A"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Click each of the icons to learn more.</w:t>
            </w:r>
          </w:p>
        </w:tc>
        <w:tc>
          <w:tcPr>
            <w:tcW w:w="6000" w:type="dxa"/>
          </w:tcPr>
          <w:p w14:paraId="52FA9887" w14:textId="77777777" w:rsidR="00BE08E6" w:rsidRPr="00D93C15"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lastRenderedPageBreak/>
              <w:t>Anda harus melihat semua konten sebelum melanjutkan.</w:t>
            </w:r>
          </w:p>
          <w:p w14:paraId="72BA5B7E" w14:textId="77777777" w:rsidR="00BE08E6" w:rsidRPr="00D93C15"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Di Abbott, kita berkomitmen untuk meningkatkan sains dengan integritas dan tujuan.</w:t>
            </w:r>
          </w:p>
          <w:p w14:paraId="7254D28D" w14:textId="77777777" w:rsidR="00BE08E6" w:rsidRPr="00D93C15"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 xml:space="preserve">Kita mengejar inovasi, dengan menyadari pentingnya untuk mengantisipasi dan menangani berbagai risiko secara bertanggung jawab. Kita menghormati martabat setiap peserta riset dan menjunjung berbagai standar </w:t>
            </w:r>
            <w:r w:rsidRPr="00D93C15">
              <w:rPr>
                <w:rFonts w:ascii="Calibri" w:eastAsia="Calibri" w:hAnsi="Calibri" w:cs="Calibri"/>
                <w:lang w:val="id-ID"/>
              </w:rPr>
              <w:lastRenderedPageBreak/>
              <w:t>tertinggi terhadap transparansi dan objektivitas dalam riset ilmiah.</w:t>
            </w:r>
          </w:p>
          <w:p w14:paraId="3B1E6D13" w14:textId="77777777" w:rsidR="00BE08E6" w:rsidRPr="00D93C15"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Inovasi I</w:t>
            </w:r>
          </w:p>
          <w:p w14:paraId="194B4380" w14:textId="77777777" w:rsidR="00BE08E6" w:rsidRPr="00D93C15"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Inovasi II</w:t>
            </w:r>
          </w:p>
          <w:p w14:paraId="776957EB" w14:textId="77777777" w:rsidR="00BE08E6" w:rsidRPr="00D93C15"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Memajukan Sains</w:t>
            </w:r>
          </w:p>
          <w:p w14:paraId="1F5ECB15" w14:textId="77777777" w:rsidR="00BE08E6" w:rsidRPr="00D93C15" w:rsidRDefault="00C80D61" w:rsidP="006913DA">
            <w:pPr>
              <w:spacing w:before="100" w:beforeAutospacing="1" w:after="100" w:afterAutospacing="1"/>
              <w:ind w:left="30" w:right="30"/>
              <w:rPr>
                <w:rFonts w:ascii="Calibri" w:eastAsia="Times New Roman" w:hAnsi="Calibri" w:cs="Calibri"/>
                <w:lang w:val="nl-NL"/>
              </w:rPr>
            </w:pPr>
            <w:r w:rsidRPr="00D93C15">
              <w:rPr>
                <w:rFonts w:ascii="Calibri" w:eastAsia="Calibri" w:hAnsi="Calibri" w:cs="Calibri"/>
                <w:lang w:val="id-ID"/>
              </w:rPr>
              <w:t>Klik masing-masing ikon untuk mempelajari lebih lanjut.</w:t>
            </w:r>
          </w:p>
        </w:tc>
      </w:tr>
      <w:tr w:rsidR="00EC5996" w:rsidRPr="00D93C15" w14:paraId="2C7E3A11" w14:textId="77777777" w:rsidTr="006913DA">
        <w:tc>
          <w:tcPr>
            <w:tcW w:w="1353" w:type="dxa"/>
            <w:shd w:val="clear" w:color="auto" w:fill="C1E4F5"/>
            <w:tcMar>
              <w:top w:w="120" w:type="dxa"/>
              <w:left w:w="180" w:type="dxa"/>
              <w:bottom w:w="120" w:type="dxa"/>
              <w:right w:w="180" w:type="dxa"/>
            </w:tcMar>
            <w:hideMark/>
          </w:tcPr>
          <w:p w14:paraId="5FECEC18" w14:textId="77777777" w:rsidR="00BE08E6" w:rsidRPr="00D93C15" w:rsidRDefault="00C80D61" w:rsidP="00BE08E6">
            <w:pPr>
              <w:spacing w:before="30" w:after="30"/>
              <w:ind w:left="30" w:right="30"/>
              <w:rPr>
                <w:rFonts w:ascii="Calibri" w:eastAsia="Times New Roman" w:hAnsi="Calibri" w:cs="Calibri"/>
                <w:sz w:val="16"/>
              </w:rPr>
            </w:pPr>
            <w:hyperlink r:id="rId40" w:tgtFrame="_blank" w:history="1">
              <w:r w:rsidRPr="00D93C15">
                <w:rPr>
                  <w:rFonts w:ascii="Calibri" w:eastAsia="Times New Roman" w:hAnsi="Calibri" w:cs="Calibri"/>
                  <w:color w:val="0000FF"/>
                  <w:sz w:val="16"/>
                  <w:u w:val="single"/>
                </w:rPr>
                <w:t>Screen 9</w:t>
              </w:r>
            </w:hyperlink>
            <w:r w:rsidRPr="00D93C15">
              <w:rPr>
                <w:rFonts w:ascii="Calibri" w:eastAsia="Times New Roman" w:hAnsi="Calibri" w:cs="Calibri"/>
                <w:sz w:val="16"/>
              </w:rPr>
              <w:t xml:space="preserve"> </w:t>
            </w:r>
          </w:p>
          <w:p w14:paraId="1F2A4616" w14:textId="77777777" w:rsidR="00BE08E6" w:rsidRPr="00D93C15" w:rsidRDefault="00C80D61" w:rsidP="00BE08E6">
            <w:pPr>
              <w:ind w:left="30" w:right="30"/>
              <w:rPr>
                <w:rFonts w:ascii="Calibri" w:eastAsia="Times New Roman" w:hAnsi="Calibri" w:cs="Calibri"/>
                <w:sz w:val="16"/>
              </w:rPr>
            </w:pPr>
            <w:hyperlink r:id="rId41" w:tgtFrame="_blank" w:history="1">
              <w:r w:rsidRPr="00D93C15">
                <w:rPr>
                  <w:rFonts w:ascii="Calibri" w:eastAsia="Times New Roman" w:hAnsi="Calibri" w:cs="Calibri"/>
                  <w:color w:val="0000FF"/>
                  <w:sz w:val="16"/>
                  <w:u w:val="single"/>
                </w:rPr>
                <w:t>16_C_10</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3CF8D04"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INNOVATION I</w:t>
            </w:r>
          </w:p>
          <w:p w14:paraId="3C618FD2"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create innovative healthcare solutions to help people live healthier lives and improve outcomes around the world.</w:t>
            </w:r>
          </w:p>
          <w:p w14:paraId="05D73C11"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respond to human needs by pioneering breakthrough treatments, life-saving devices, and innovative products that support health in new ways. Through cutting-edge science and technology, we strive to improve outcomes and empower people to live their fullest lives—creating meaningful innovations for every stage of life.</w:t>
            </w:r>
          </w:p>
        </w:tc>
        <w:tc>
          <w:tcPr>
            <w:tcW w:w="6000" w:type="dxa"/>
          </w:tcPr>
          <w:p w14:paraId="2D28044F" w14:textId="77777777" w:rsidR="00106FB1"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INOVASI I</w:t>
            </w:r>
          </w:p>
          <w:p w14:paraId="733A2403" w14:textId="77777777" w:rsidR="00106FB1"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menciptakan berbagai solusi layanan kesehatan yang inovatif untuk membantu orang-orang menjalani kehidupan yang lebih sehat.</w:t>
            </w:r>
          </w:p>
          <w:p w14:paraId="188474B6" w14:textId="77777777" w:rsidR="00BE08E6" w:rsidRPr="00D93C15"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Kita menanggapi kebutuhan manusia dengan memelopori terobosan-terobosan dalam pengobatan, perangkat yang menyelamatkan jiwa, dan berbagai produk inovatif yang membantu kesehatan dalam berbagai cara baru. Melalui sains dan teknologi mutakhir, kita berupaya untuk meningkatkan berbagai hasil dan memberdayakan orang-orang untuk menjalani kehidupan sesehat dan sepenuh mungkin—dengan menciptakan berbagai inovasi yang berarti untuk setiap tahapan kehidupan.</w:t>
            </w:r>
          </w:p>
        </w:tc>
      </w:tr>
      <w:tr w:rsidR="00EC5996" w:rsidRPr="00D93C15" w14:paraId="7ABB8296" w14:textId="77777777" w:rsidTr="006913DA">
        <w:tc>
          <w:tcPr>
            <w:tcW w:w="1353" w:type="dxa"/>
            <w:shd w:val="clear" w:color="auto" w:fill="C1E4F5"/>
            <w:tcMar>
              <w:top w:w="120" w:type="dxa"/>
              <w:left w:w="180" w:type="dxa"/>
              <w:bottom w:w="120" w:type="dxa"/>
              <w:right w:w="180" w:type="dxa"/>
            </w:tcMar>
            <w:hideMark/>
          </w:tcPr>
          <w:p w14:paraId="018670C0" w14:textId="77777777" w:rsidR="00BE08E6" w:rsidRPr="00D93C15" w:rsidRDefault="00C80D61" w:rsidP="00BE08E6">
            <w:pPr>
              <w:spacing w:before="30" w:after="30"/>
              <w:ind w:left="30" w:right="30"/>
              <w:rPr>
                <w:rFonts w:ascii="Calibri" w:eastAsia="Times New Roman" w:hAnsi="Calibri" w:cs="Calibri"/>
                <w:sz w:val="16"/>
              </w:rPr>
            </w:pPr>
            <w:hyperlink r:id="rId42" w:tgtFrame="_blank" w:history="1">
              <w:r w:rsidRPr="00D93C15">
                <w:rPr>
                  <w:rFonts w:ascii="Calibri" w:eastAsia="Times New Roman" w:hAnsi="Calibri" w:cs="Calibri"/>
                  <w:color w:val="0000FF"/>
                  <w:sz w:val="16"/>
                  <w:u w:val="single"/>
                </w:rPr>
                <w:t>Screen 9</w:t>
              </w:r>
            </w:hyperlink>
            <w:r w:rsidRPr="00D93C15">
              <w:rPr>
                <w:rFonts w:ascii="Calibri" w:eastAsia="Times New Roman" w:hAnsi="Calibri" w:cs="Calibri"/>
                <w:sz w:val="16"/>
              </w:rPr>
              <w:t xml:space="preserve"> </w:t>
            </w:r>
          </w:p>
          <w:p w14:paraId="1DA02FAC" w14:textId="77777777" w:rsidR="00BE08E6" w:rsidRPr="00D93C15" w:rsidRDefault="00C80D61" w:rsidP="00BE08E6">
            <w:pPr>
              <w:ind w:left="30" w:right="30"/>
              <w:rPr>
                <w:rFonts w:ascii="Calibri" w:eastAsia="Times New Roman" w:hAnsi="Calibri" w:cs="Calibri"/>
                <w:sz w:val="16"/>
              </w:rPr>
            </w:pPr>
            <w:hyperlink r:id="rId43" w:tgtFrame="_blank" w:history="1">
              <w:r w:rsidRPr="00D93C15">
                <w:rPr>
                  <w:rFonts w:ascii="Calibri" w:eastAsia="Times New Roman" w:hAnsi="Calibri" w:cs="Calibri"/>
                  <w:color w:val="0000FF"/>
                  <w:sz w:val="16"/>
                  <w:u w:val="single"/>
                </w:rPr>
                <w:t>17_C_10</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5519CA0"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INNOVATION II</w:t>
            </w:r>
          </w:p>
          <w:p w14:paraId="46F25B83"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lastRenderedPageBreak/>
              <w:t>We cultivate a culture of innovation by exploring new possibilities and plan for contingencies.</w:t>
            </w:r>
          </w:p>
          <w:p w14:paraId="5AAD8751"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While progress often involves risk, we take thoughtful, responsible steps to anticipate challenges and minimize them in advance—always guided by the Code and our policies.</w:t>
            </w:r>
          </w:p>
        </w:tc>
        <w:tc>
          <w:tcPr>
            <w:tcW w:w="6000" w:type="dxa"/>
          </w:tcPr>
          <w:p w14:paraId="4E2D24F6" w14:textId="77777777" w:rsidR="00106FB1"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INOVASI II</w:t>
            </w:r>
          </w:p>
          <w:p w14:paraId="34EFD8D8" w14:textId="77777777" w:rsidR="00106FB1"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Kita membangun budaya inovasi dengan menelusuri berbagai kemungkinan baru dan merencanakan berbagai kemungkinan yang terjadi.</w:t>
            </w:r>
          </w:p>
          <w:p w14:paraId="705EAA63"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Walaupun kemajuan sering melibatkan berbagai risiko, kita mengambil berbagai langkah cermat yang bertanggung jawab untuk mengantisipasi berbagai tantangan dan meminimalkannya sebelumnya—selalu dipandu oleh Pedoman dan berbagai kebijakan kita.</w:t>
            </w:r>
          </w:p>
        </w:tc>
      </w:tr>
      <w:tr w:rsidR="00EC5996" w:rsidRPr="00D93C15" w14:paraId="0B521E5A" w14:textId="77777777" w:rsidTr="006913DA">
        <w:tc>
          <w:tcPr>
            <w:tcW w:w="1353" w:type="dxa"/>
            <w:shd w:val="clear" w:color="auto" w:fill="C1E4F5"/>
            <w:tcMar>
              <w:top w:w="120" w:type="dxa"/>
              <w:left w:w="180" w:type="dxa"/>
              <w:bottom w:w="120" w:type="dxa"/>
              <w:right w:w="180" w:type="dxa"/>
            </w:tcMar>
            <w:hideMark/>
          </w:tcPr>
          <w:p w14:paraId="068DA09E" w14:textId="77777777" w:rsidR="00BE08E6" w:rsidRPr="00D93C15" w:rsidRDefault="00C80D61" w:rsidP="00BE08E6">
            <w:pPr>
              <w:spacing w:before="30" w:after="30"/>
              <w:ind w:left="30" w:right="30"/>
              <w:rPr>
                <w:rFonts w:ascii="Calibri" w:eastAsia="Times New Roman" w:hAnsi="Calibri" w:cs="Calibri"/>
                <w:sz w:val="16"/>
              </w:rPr>
            </w:pPr>
            <w:hyperlink r:id="rId44" w:tgtFrame="_blank" w:history="1">
              <w:r w:rsidRPr="00D93C15">
                <w:rPr>
                  <w:rFonts w:ascii="Calibri" w:eastAsia="Times New Roman" w:hAnsi="Calibri" w:cs="Calibri"/>
                  <w:color w:val="0000FF"/>
                  <w:sz w:val="16"/>
                  <w:u w:val="single"/>
                </w:rPr>
                <w:t>Screen 9</w:t>
              </w:r>
            </w:hyperlink>
            <w:r w:rsidRPr="00D93C15">
              <w:rPr>
                <w:rFonts w:ascii="Calibri" w:eastAsia="Times New Roman" w:hAnsi="Calibri" w:cs="Calibri"/>
                <w:sz w:val="16"/>
              </w:rPr>
              <w:t xml:space="preserve"> </w:t>
            </w:r>
          </w:p>
          <w:p w14:paraId="02578513" w14:textId="77777777" w:rsidR="00BE08E6" w:rsidRPr="00D93C15" w:rsidRDefault="00C80D61" w:rsidP="00BE08E6">
            <w:pPr>
              <w:ind w:left="30" w:right="30"/>
              <w:rPr>
                <w:rFonts w:ascii="Calibri" w:eastAsia="Times New Roman" w:hAnsi="Calibri" w:cs="Calibri"/>
                <w:sz w:val="16"/>
              </w:rPr>
            </w:pPr>
            <w:hyperlink r:id="rId45" w:tgtFrame="_blank" w:history="1">
              <w:r w:rsidRPr="00D93C15">
                <w:rPr>
                  <w:rFonts w:ascii="Calibri" w:eastAsia="Times New Roman" w:hAnsi="Calibri" w:cs="Calibri"/>
                  <w:color w:val="0000FF"/>
                  <w:sz w:val="16"/>
                  <w:u w:val="single"/>
                </w:rPr>
                <w:t>18_C_10</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298DBCD"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ADVANCING SCIENCE</w:t>
            </w:r>
          </w:p>
          <w:p w14:paraId="6D3546A0"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conduct research to generate accurate, objective data that drives innovation, improves treatments, and advances healthcare.</w:t>
            </w:r>
          </w:p>
          <w:p w14:paraId="2FE36256"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When conducting research, we treat study participants with dignity, protect them from unnecessary risk, and ensure they understand the nature and purpose of the research and the associated risks. Obtaining informed consent from study participants is an essential part of our research process.</w:t>
            </w:r>
          </w:p>
          <w:p w14:paraId="41403A9C"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value transparency in scientific research and will not seek to improperly influence outcomes. We ensure study data is accurate and are committed to providing research results relating to our products, whether results are positive or negative, in a timely and accurate fashion.</w:t>
            </w:r>
          </w:p>
          <w:p w14:paraId="58154372"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lastRenderedPageBreak/>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Pr>
          <w:p w14:paraId="42C93EE9" w14:textId="77777777" w:rsidR="009A0BB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MEMAJUKAN SAINS</w:t>
            </w:r>
          </w:p>
          <w:p w14:paraId="3D7F49F6" w14:textId="77777777" w:rsidR="009A0BB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melakukan riset untuk menghasilkan data objektif yang akurat sehingga mendorong inovasi, meningkatkan berbagai perawatan, dan meningkatkan layanan kesehatan.</w:t>
            </w:r>
          </w:p>
          <w:p w14:paraId="5745299F" w14:textId="77777777" w:rsidR="009A0BBE" w:rsidRPr="00D93C15"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Saat melakukan riset, kita memperlakukan setiap peserta penelitian dengan bermartabat, melindungi mereka dari risiko yang tidak perlu, dan memastikan mereka memahami sifat dan tujuan dari riset tersebut dan berbagai risiko terkait. Memperoleh surat persetujuan subjek penelitian dari peserta penelitian adalah bagian penting dari proses riset kita.</w:t>
            </w:r>
          </w:p>
          <w:p w14:paraId="135AAF00" w14:textId="77777777" w:rsidR="009A0BBE" w:rsidRPr="00D93C15"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 xml:space="preserve">Kita menghargai transparansi dalam risit ilmiah dan tidak akan berupaya memengaruhi hasil dengan cara yang tidak pantas. Kita memastikan data penelitian bersifat akurat dan berkomitmen untuk memberikan hasil riset yang </w:t>
            </w:r>
            <w:r w:rsidRPr="00D93C15">
              <w:rPr>
                <w:rFonts w:ascii="Calibri" w:eastAsia="Calibri" w:hAnsi="Calibri" w:cs="Calibri"/>
                <w:lang w:val="id-ID"/>
              </w:rPr>
              <w:lastRenderedPageBreak/>
              <w:t>berkaitan dengan produk kita, baik hasilnya positif atau negatif, secara tepat waktu dan akurat.</w:t>
            </w:r>
          </w:p>
          <w:p w14:paraId="18F85E9B" w14:textId="77777777" w:rsidR="00BE08E6" w:rsidRPr="00D93C15"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Ketika riset dilakukan untuk Abbott atau diterbitkan atas nama kita, kita bermitra dengan para pakar yang memiliki latar belakang medis dan ilmiah yang kuat. Kita berharap untuk mengungkapkan setiap hubungan dengan Abbott, termasuk hubungan keuangan atau lainnya.</w:t>
            </w:r>
          </w:p>
        </w:tc>
      </w:tr>
      <w:tr w:rsidR="00EC5996" w:rsidRPr="00427134" w14:paraId="52A08429" w14:textId="77777777" w:rsidTr="006913DA">
        <w:tc>
          <w:tcPr>
            <w:tcW w:w="1353" w:type="dxa"/>
            <w:shd w:val="clear" w:color="auto" w:fill="C1E4F5"/>
            <w:tcMar>
              <w:top w:w="120" w:type="dxa"/>
              <w:left w:w="180" w:type="dxa"/>
              <w:bottom w:w="120" w:type="dxa"/>
              <w:right w:w="180" w:type="dxa"/>
            </w:tcMar>
            <w:hideMark/>
          </w:tcPr>
          <w:p w14:paraId="68632574" w14:textId="77777777" w:rsidR="00BE08E6" w:rsidRPr="00D93C15" w:rsidRDefault="00C80D61" w:rsidP="00BE08E6">
            <w:pPr>
              <w:spacing w:before="30" w:after="30"/>
              <w:ind w:left="30" w:right="30"/>
              <w:rPr>
                <w:rFonts w:ascii="Calibri" w:eastAsia="Times New Roman" w:hAnsi="Calibri" w:cs="Calibri"/>
                <w:sz w:val="16"/>
              </w:rPr>
            </w:pPr>
            <w:hyperlink r:id="rId46" w:tgtFrame="_blank" w:history="1">
              <w:r w:rsidRPr="00D93C15">
                <w:rPr>
                  <w:rFonts w:ascii="Calibri" w:eastAsia="Times New Roman" w:hAnsi="Calibri" w:cs="Calibri"/>
                  <w:color w:val="0000FF"/>
                  <w:sz w:val="16"/>
                  <w:u w:val="single"/>
                </w:rPr>
                <w:t>Screen 10</w:t>
              </w:r>
            </w:hyperlink>
            <w:r w:rsidRPr="00D93C15">
              <w:rPr>
                <w:rFonts w:ascii="Calibri" w:eastAsia="Times New Roman" w:hAnsi="Calibri" w:cs="Calibri"/>
                <w:sz w:val="16"/>
              </w:rPr>
              <w:t xml:space="preserve"> </w:t>
            </w:r>
          </w:p>
          <w:p w14:paraId="3EA0CD46" w14:textId="77777777" w:rsidR="00BE08E6" w:rsidRPr="00D93C15" w:rsidRDefault="00C80D61" w:rsidP="00BE08E6">
            <w:pPr>
              <w:ind w:left="30" w:right="30"/>
              <w:rPr>
                <w:rFonts w:ascii="Calibri" w:eastAsia="Times New Roman" w:hAnsi="Calibri" w:cs="Calibri"/>
                <w:sz w:val="16"/>
              </w:rPr>
            </w:pPr>
            <w:hyperlink r:id="rId47" w:tgtFrame="_blank" w:history="1">
              <w:r w:rsidRPr="00D93C15">
                <w:rPr>
                  <w:rFonts w:ascii="Calibri" w:eastAsia="Times New Roman" w:hAnsi="Calibri" w:cs="Calibri"/>
                  <w:color w:val="0000FF"/>
                  <w:sz w:val="16"/>
                  <w:u w:val="single"/>
                </w:rPr>
                <w:t>19_C_11</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EFD31E"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You must view all content before moving forward.</w:t>
            </w:r>
          </w:p>
          <w:p w14:paraId="4082F3D3"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At Abbott, we foster a culture of openness, diversity, and respect—because it drives creativity and innovation.</w:t>
            </w:r>
          </w:p>
          <w:p w14:paraId="7AD0BBE4"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each have a responsibility to live the Code every day: treating others with respect, creating a safe and inclusive workplace, and ensuring equal opportunity for all.</w:t>
            </w:r>
          </w:p>
          <w:p w14:paraId="34C51CA7"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ask questions when things are unclear and speak up when something doesn’t feel right.</w:t>
            </w:r>
          </w:p>
          <w:p w14:paraId="08E91235"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This section reinforces our commitment to equal opportunity and a secure work environment, and reminds us to understand, apply, and uphold the Code in everything we do.</w:t>
            </w:r>
          </w:p>
          <w:p w14:paraId="706C1F11"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Collaboration</w:t>
            </w:r>
          </w:p>
          <w:p w14:paraId="7EF0C8A2"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Our Connection to Each Other</w:t>
            </w:r>
          </w:p>
          <w:p w14:paraId="764DD99F"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lastRenderedPageBreak/>
              <w:t>Reporting Concerns</w:t>
            </w:r>
          </w:p>
          <w:p w14:paraId="23A2A2D2"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Equal Opportunity</w:t>
            </w:r>
          </w:p>
          <w:p w14:paraId="314D2815"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Fair Treatment</w:t>
            </w:r>
          </w:p>
          <w:p w14:paraId="780786A4"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Work Environment</w:t>
            </w:r>
          </w:p>
          <w:p w14:paraId="53C539B0" w14:textId="77777777" w:rsidR="00BE08E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Click each of the icons to learn more.</w:t>
            </w:r>
          </w:p>
        </w:tc>
        <w:tc>
          <w:tcPr>
            <w:tcW w:w="6000" w:type="dxa"/>
          </w:tcPr>
          <w:p w14:paraId="5042F55F" w14:textId="77777777" w:rsidR="007502B3" w:rsidRPr="00D93C15"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lastRenderedPageBreak/>
              <w:t>Anda harus melihat semua konten sebelum melanjutkan.</w:t>
            </w:r>
          </w:p>
          <w:p w14:paraId="33CC0E96" w14:textId="7AF7B6F9" w:rsidR="007502B3" w:rsidRPr="00D93C15"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 xml:space="preserve">Di Abbott, kita </w:t>
            </w:r>
            <w:del w:id="7" w:author="Tania, Dhini Eka" w:date="2026-01-03T18:21:00Z" w16du:dateUtc="2026-01-03T11:21:00Z">
              <w:r w:rsidRPr="00D93C15" w:rsidDel="00CB4DCF">
                <w:rPr>
                  <w:rFonts w:ascii="Calibri" w:eastAsia="Calibri" w:hAnsi="Calibri" w:cs="Calibri"/>
                  <w:lang w:val="id-ID"/>
                </w:rPr>
                <w:delText xml:space="preserve">membuna </w:delText>
              </w:r>
            </w:del>
            <w:ins w:id="8" w:author="Tania, Dhini Eka" w:date="2026-01-03T18:21:00Z" w16du:dateUtc="2026-01-03T11:21:00Z">
              <w:r w:rsidR="00CB4DCF" w:rsidRPr="00D93C15">
                <w:rPr>
                  <w:rFonts w:ascii="Calibri" w:eastAsia="Calibri" w:hAnsi="Calibri" w:cs="Calibri"/>
                  <w:lang w:val="id-ID"/>
                </w:rPr>
                <w:t>memb</w:t>
              </w:r>
              <w:r w:rsidR="00CB4DCF">
                <w:rPr>
                  <w:rFonts w:ascii="Calibri" w:eastAsia="Calibri" w:hAnsi="Calibri" w:cs="Calibri"/>
                  <w:lang w:val="id-ID"/>
                </w:rPr>
                <w:t>ina</w:t>
              </w:r>
              <w:r w:rsidR="00CB4DCF" w:rsidRPr="00D93C15">
                <w:rPr>
                  <w:rFonts w:ascii="Calibri" w:eastAsia="Calibri" w:hAnsi="Calibri" w:cs="Calibri"/>
                  <w:lang w:val="id-ID"/>
                </w:rPr>
                <w:t xml:space="preserve"> </w:t>
              </w:r>
            </w:ins>
            <w:r w:rsidRPr="00D93C15">
              <w:rPr>
                <w:rFonts w:ascii="Calibri" w:eastAsia="Calibri" w:hAnsi="Calibri" w:cs="Calibri"/>
                <w:lang w:val="id-ID"/>
              </w:rPr>
              <w:t>budaya keterbukaan, keberagaman, dan rasa hormat—karena hal ini mendorong kreativitas dan inovasi.</w:t>
            </w:r>
          </w:p>
          <w:p w14:paraId="36585880" w14:textId="636E0778" w:rsidR="007502B3" w:rsidRPr="00D93C15"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 xml:space="preserve">Kita masing-masing memiliki tanggung jawab untuk mewujudkan Pedoman </w:t>
            </w:r>
            <w:ins w:id="9" w:author="Tania, Dhini Eka" w:date="2026-01-03T18:22:00Z" w16du:dateUtc="2026-01-03T11:22:00Z">
              <w:r w:rsidR="005F2AEC">
                <w:rPr>
                  <w:rFonts w:ascii="Calibri" w:eastAsia="Calibri" w:hAnsi="Calibri" w:cs="Calibri"/>
                  <w:lang w:val="id-ID"/>
                </w:rPr>
                <w:t xml:space="preserve">bekerja </w:t>
              </w:r>
            </w:ins>
            <w:r w:rsidRPr="00D93C15">
              <w:rPr>
                <w:rFonts w:ascii="Calibri" w:eastAsia="Calibri" w:hAnsi="Calibri" w:cs="Calibri"/>
                <w:lang w:val="id-ID"/>
              </w:rPr>
              <w:t>tersebut setiap harinya: memperlakukan orang lain dengan rasa hormat, menciptakan tempat kerja yang aman dan inklusif, serta memastikan kesempatan yang setara bagi semuanya.</w:t>
            </w:r>
          </w:p>
          <w:p w14:paraId="7647EF54" w14:textId="77777777" w:rsidR="007502B3" w:rsidRPr="00D93C15"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Kita mempertanyakan ketika terjadi hal-hal yang tidak jelas dan angkat bicara ketika ada yang terasa tidak beres.</w:t>
            </w:r>
          </w:p>
          <w:p w14:paraId="40B558A2" w14:textId="3790506D" w:rsidR="007502B3" w:rsidRPr="00D93C15"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 xml:space="preserve">Bagian ini menegakkan komitmen kita terhadap kesempatan yang setara dan lingkungan kerja yang aman, dan mengingatkan kita untuk memahami, menerapkan, dan menjunjung Pedoman </w:t>
            </w:r>
            <w:ins w:id="10" w:author="Tania, Dhini Eka" w:date="2026-01-03T18:22:00Z" w16du:dateUtc="2026-01-03T11:22:00Z">
              <w:r w:rsidR="005F2AEC">
                <w:rPr>
                  <w:rFonts w:ascii="Calibri" w:eastAsia="Calibri" w:hAnsi="Calibri" w:cs="Calibri"/>
                  <w:lang w:val="id-ID"/>
                </w:rPr>
                <w:t xml:space="preserve">bekerja </w:t>
              </w:r>
            </w:ins>
            <w:r w:rsidRPr="00D93C15">
              <w:rPr>
                <w:rFonts w:ascii="Calibri" w:eastAsia="Calibri" w:hAnsi="Calibri" w:cs="Calibri"/>
                <w:lang w:val="id-ID"/>
              </w:rPr>
              <w:t>dalam segala hal yang kita lakukan.</w:t>
            </w:r>
          </w:p>
          <w:p w14:paraId="08162715" w14:textId="77777777" w:rsidR="007502B3" w:rsidRPr="00427134" w:rsidRDefault="00C80D61" w:rsidP="006913DA">
            <w:pPr>
              <w:spacing w:before="100" w:beforeAutospacing="1" w:after="100" w:afterAutospacing="1"/>
              <w:ind w:left="30" w:right="30"/>
              <w:rPr>
                <w:rFonts w:ascii="Calibri" w:eastAsia="Times New Roman" w:hAnsi="Calibri" w:cs="Calibri"/>
                <w:lang w:val="es-ES"/>
              </w:rPr>
            </w:pPr>
            <w:r w:rsidRPr="00D93C15">
              <w:rPr>
                <w:rFonts w:ascii="Calibri" w:eastAsia="Calibri" w:hAnsi="Calibri" w:cs="Calibri"/>
                <w:lang w:val="id-ID"/>
              </w:rPr>
              <w:lastRenderedPageBreak/>
              <w:t>Kolaborasi</w:t>
            </w:r>
          </w:p>
          <w:p w14:paraId="54E5F724" w14:textId="77777777" w:rsidR="007502B3" w:rsidRPr="00427134" w:rsidRDefault="00C80D61" w:rsidP="006913DA">
            <w:pPr>
              <w:spacing w:before="100" w:beforeAutospacing="1" w:after="100" w:afterAutospacing="1"/>
              <w:ind w:left="30" w:right="30"/>
              <w:rPr>
                <w:rFonts w:ascii="Calibri" w:eastAsia="Times New Roman" w:hAnsi="Calibri" w:cs="Calibri"/>
                <w:lang w:val="es-ES"/>
              </w:rPr>
            </w:pPr>
            <w:r w:rsidRPr="00D93C15">
              <w:rPr>
                <w:rFonts w:ascii="Calibri" w:eastAsia="Calibri" w:hAnsi="Calibri" w:cs="Calibri"/>
                <w:lang w:val="id-ID"/>
              </w:rPr>
              <w:t>Hubungan Kita Satu Dengan Lainnya</w:t>
            </w:r>
          </w:p>
          <w:p w14:paraId="154707DB" w14:textId="77777777" w:rsidR="007502B3" w:rsidRPr="00427134" w:rsidRDefault="00C80D61" w:rsidP="006913DA">
            <w:pPr>
              <w:spacing w:before="100" w:beforeAutospacing="1" w:after="100" w:afterAutospacing="1"/>
              <w:ind w:left="30" w:right="30"/>
              <w:rPr>
                <w:rFonts w:ascii="Calibri" w:eastAsia="Times New Roman" w:hAnsi="Calibri" w:cs="Calibri"/>
                <w:lang w:val="es-ES"/>
              </w:rPr>
            </w:pPr>
            <w:r w:rsidRPr="00D93C15">
              <w:rPr>
                <w:rFonts w:ascii="Calibri" w:eastAsia="Calibri" w:hAnsi="Calibri" w:cs="Calibri"/>
                <w:lang w:val="id-ID"/>
              </w:rPr>
              <w:t>Melaporkan Masalah</w:t>
            </w:r>
          </w:p>
          <w:p w14:paraId="610525FD" w14:textId="77777777" w:rsidR="007502B3" w:rsidRPr="00427134" w:rsidRDefault="00C80D61" w:rsidP="006913DA">
            <w:pPr>
              <w:spacing w:before="100" w:beforeAutospacing="1" w:after="100" w:afterAutospacing="1"/>
              <w:ind w:left="30" w:right="30"/>
              <w:rPr>
                <w:rFonts w:ascii="Calibri" w:eastAsia="Times New Roman" w:hAnsi="Calibri" w:cs="Calibri"/>
                <w:lang w:val="es-ES"/>
              </w:rPr>
            </w:pPr>
            <w:r w:rsidRPr="00D93C15">
              <w:rPr>
                <w:rFonts w:ascii="Calibri" w:eastAsia="Calibri" w:hAnsi="Calibri" w:cs="Calibri"/>
                <w:lang w:val="id-ID"/>
              </w:rPr>
              <w:t>Kesempatan yang Setara</w:t>
            </w:r>
          </w:p>
          <w:p w14:paraId="1D8F350D" w14:textId="77777777" w:rsidR="007502B3" w:rsidRPr="00427134" w:rsidRDefault="00C80D61" w:rsidP="006913DA">
            <w:pPr>
              <w:spacing w:before="100" w:beforeAutospacing="1" w:after="100" w:afterAutospacing="1"/>
              <w:ind w:left="30" w:right="30"/>
              <w:rPr>
                <w:rFonts w:ascii="Calibri" w:eastAsia="Times New Roman" w:hAnsi="Calibri" w:cs="Calibri"/>
                <w:lang w:val="es-ES"/>
              </w:rPr>
            </w:pPr>
            <w:r w:rsidRPr="00D93C15">
              <w:rPr>
                <w:rFonts w:ascii="Calibri" w:eastAsia="Calibri" w:hAnsi="Calibri" w:cs="Calibri"/>
                <w:lang w:val="id-ID"/>
              </w:rPr>
              <w:t>Perlakuan yang Adil</w:t>
            </w:r>
          </w:p>
          <w:p w14:paraId="19F2FAE8" w14:textId="77777777" w:rsidR="007502B3" w:rsidRPr="00427134" w:rsidRDefault="00C80D61" w:rsidP="006913DA">
            <w:pPr>
              <w:spacing w:before="100" w:beforeAutospacing="1" w:after="100" w:afterAutospacing="1"/>
              <w:ind w:left="30" w:right="30"/>
              <w:rPr>
                <w:rFonts w:ascii="Calibri" w:eastAsia="Times New Roman" w:hAnsi="Calibri" w:cs="Calibri"/>
                <w:lang w:val="nl-NL"/>
              </w:rPr>
            </w:pPr>
            <w:r w:rsidRPr="00D93C15">
              <w:rPr>
                <w:rFonts w:ascii="Calibri" w:eastAsia="Calibri" w:hAnsi="Calibri" w:cs="Calibri"/>
                <w:lang w:val="id-ID"/>
              </w:rPr>
              <w:t>Lingkungan Kerja</w:t>
            </w:r>
          </w:p>
          <w:p w14:paraId="19905F30" w14:textId="77777777" w:rsidR="00BE08E6" w:rsidRPr="00427134" w:rsidRDefault="00C80D61" w:rsidP="006913DA">
            <w:pPr>
              <w:spacing w:before="100" w:beforeAutospacing="1" w:after="100" w:afterAutospacing="1"/>
              <w:ind w:left="30" w:right="30"/>
              <w:rPr>
                <w:rFonts w:ascii="Calibri" w:eastAsia="Times New Roman" w:hAnsi="Calibri" w:cs="Calibri"/>
                <w:lang w:val="nl-NL"/>
              </w:rPr>
            </w:pPr>
            <w:r w:rsidRPr="00D93C15">
              <w:rPr>
                <w:rFonts w:ascii="Calibri" w:eastAsia="Calibri" w:hAnsi="Calibri" w:cs="Calibri"/>
                <w:lang w:val="id-ID"/>
              </w:rPr>
              <w:t>Klik masing-masing ikon untuk mempelajari lebih lanjut.</w:t>
            </w:r>
          </w:p>
        </w:tc>
      </w:tr>
      <w:tr w:rsidR="00EC5996" w:rsidRPr="00D93C15" w14:paraId="098BA17A" w14:textId="77777777" w:rsidTr="006913DA">
        <w:tc>
          <w:tcPr>
            <w:tcW w:w="1353" w:type="dxa"/>
            <w:shd w:val="clear" w:color="auto" w:fill="C1E4F5"/>
            <w:tcMar>
              <w:top w:w="120" w:type="dxa"/>
              <w:left w:w="180" w:type="dxa"/>
              <w:bottom w:w="120" w:type="dxa"/>
              <w:right w:w="180" w:type="dxa"/>
            </w:tcMar>
            <w:hideMark/>
          </w:tcPr>
          <w:p w14:paraId="72FAFCEC" w14:textId="77777777" w:rsidR="00F47217" w:rsidRPr="00D93C15" w:rsidRDefault="00C80D61" w:rsidP="00F47217">
            <w:pPr>
              <w:spacing w:before="30" w:after="30"/>
              <w:ind w:left="30" w:right="30"/>
              <w:rPr>
                <w:rFonts w:ascii="Calibri" w:eastAsia="Times New Roman" w:hAnsi="Calibri" w:cs="Calibri"/>
                <w:sz w:val="16"/>
              </w:rPr>
            </w:pPr>
            <w:hyperlink r:id="rId48" w:tgtFrame="_blank" w:history="1">
              <w:r w:rsidRPr="00D93C15">
                <w:rPr>
                  <w:rFonts w:ascii="Calibri" w:eastAsia="Times New Roman" w:hAnsi="Calibri" w:cs="Calibri"/>
                  <w:color w:val="0000FF"/>
                  <w:sz w:val="16"/>
                  <w:u w:val="single"/>
                </w:rPr>
                <w:t>Screen 10</w:t>
              </w:r>
            </w:hyperlink>
            <w:r w:rsidRPr="00D93C15">
              <w:rPr>
                <w:rFonts w:ascii="Calibri" w:eastAsia="Times New Roman" w:hAnsi="Calibri" w:cs="Calibri"/>
                <w:sz w:val="16"/>
              </w:rPr>
              <w:t xml:space="preserve"> </w:t>
            </w:r>
          </w:p>
          <w:p w14:paraId="21C5D662" w14:textId="77777777" w:rsidR="00F47217" w:rsidRPr="00D93C15" w:rsidRDefault="00C80D61" w:rsidP="00F47217">
            <w:pPr>
              <w:ind w:left="30" w:right="30"/>
              <w:rPr>
                <w:rFonts w:ascii="Calibri" w:eastAsia="Times New Roman" w:hAnsi="Calibri" w:cs="Calibri"/>
                <w:sz w:val="16"/>
              </w:rPr>
            </w:pPr>
            <w:hyperlink r:id="rId49" w:tgtFrame="_blank" w:history="1">
              <w:r w:rsidRPr="00D93C15">
                <w:rPr>
                  <w:rFonts w:ascii="Calibri" w:eastAsia="Times New Roman" w:hAnsi="Calibri" w:cs="Calibri"/>
                  <w:color w:val="0000FF"/>
                  <w:sz w:val="16"/>
                  <w:u w:val="single"/>
                </w:rPr>
                <w:t>20_C_11</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DBE2FC4"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COLLABORATION</w:t>
            </w:r>
          </w:p>
          <w:p w14:paraId="443B3497"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value openness and collaboration because diverse ideas lead to better solutions.</w:t>
            </w:r>
          </w:p>
          <w:p w14:paraId="2E5D5C26"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embrace diversity because it fuels creativity, energy, and progress. To make a meaningful impact on global health, we listen to one another, value every voice, and work together with purpose.</w:t>
            </w:r>
          </w:p>
        </w:tc>
        <w:tc>
          <w:tcPr>
            <w:tcW w:w="6000" w:type="dxa"/>
          </w:tcPr>
          <w:p w14:paraId="4EA4E8BB"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KOLABORASI</w:t>
            </w:r>
          </w:p>
          <w:p w14:paraId="2781405A"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menghargai keterbukaan dan kolaborasi karena berbagai ide yang beragam menghasilkan solusi yang lebih baik.</w:t>
            </w:r>
          </w:p>
          <w:p w14:paraId="248E7E2F"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menghargai keberagaman karena hal tersebut memicu kreativitas, energi, dan kemajuan. Untuk menciptakan dampak yang signifikan dalam kesehatan global, kita saling mendengarkan satu sama lain, menghargai setiap opini, dan bekerja sama dengan tujuan.</w:t>
            </w:r>
          </w:p>
        </w:tc>
      </w:tr>
      <w:tr w:rsidR="00EC5996" w:rsidRPr="00427134" w14:paraId="6151BF32" w14:textId="77777777" w:rsidTr="006913DA">
        <w:tc>
          <w:tcPr>
            <w:tcW w:w="1353" w:type="dxa"/>
            <w:shd w:val="clear" w:color="auto" w:fill="C1E4F5"/>
            <w:tcMar>
              <w:top w:w="120" w:type="dxa"/>
              <w:left w:w="180" w:type="dxa"/>
              <w:bottom w:w="120" w:type="dxa"/>
              <w:right w:w="180" w:type="dxa"/>
            </w:tcMar>
            <w:hideMark/>
          </w:tcPr>
          <w:p w14:paraId="4CBE74F9" w14:textId="77777777" w:rsidR="00F47217" w:rsidRPr="00D93C15" w:rsidRDefault="00C80D61" w:rsidP="00F47217">
            <w:pPr>
              <w:spacing w:before="30" w:after="30"/>
              <w:ind w:left="30" w:right="30"/>
              <w:rPr>
                <w:rFonts w:ascii="Calibri" w:eastAsia="Times New Roman" w:hAnsi="Calibri" w:cs="Calibri"/>
                <w:sz w:val="16"/>
              </w:rPr>
            </w:pPr>
            <w:hyperlink r:id="rId50" w:tgtFrame="_blank" w:history="1">
              <w:r w:rsidRPr="00D93C15">
                <w:rPr>
                  <w:rFonts w:ascii="Calibri" w:eastAsia="Times New Roman" w:hAnsi="Calibri" w:cs="Calibri"/>
                  <w:color w:val="0000FF"/>
                  <w:sz w:val="16"/>
                  <w:u w:val="single"/>
                </w:rPr>
                <w:t>Screen 10</w:t>
              </w:r>
            </w:hyperlink>
            <w:r w:rsidRPr="00D93C15">
              <w:rPr>
                <w:rFonts w:ascii="Calibri" w:eastAsia="Times New Roman" w:hAnsi="Calibri" w:cs="Calibri"/>
                <w:sz w:val="16"/>
              </w:rPr>
              <w:t xml:space="preserve"> </w:t>
            </w:r>
          </w:p>
          <w:p w14:paraId="419A6261" w14:textId="77777777" w:rsidR="00F47217" w:rsidRPr="00D93C15" w:rsidRDefault="00C80D61" w:rsidP="00F47217">
            <w:pPr>
              <w:ind w:left="30" w:right="30"/>
              <w:rPr>
                <w:rFonts w:ascii="Calibri" w:eastAsia="Times New Roman" w:hAnsi="Calibri" w:cs="Calibri"/>
                <w:sz w:val="16"/>
              </w:rPr>
            </w:pPr>
            <w:hyperlink r:id="rId51" w:tgtFrame="_blank" w:history="1">
              <w:r w:rsidRPr="00D93C15">
                <w:rPr>
                  <w:rFonts w:ascii="Calibri" w:eastAsia="Times New Roman" w:hAnsi="Calibri" w:cs="Calibri"/>
                  <w:color w:val="0000FF"/>
                  <w:sz w:val="16"/>
                  <w:u w:val="single"/>
                </w:rPr>
                <w:t>21_C_11</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ABCE89F"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OUR CONNECTION TO EACH OTHER</w:t>
            </w:r>
          </w:p>
          <w:p w14:paraId="1C34FD3F"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lastRenderedPageBreak/>
              <w:t>We all share the responsibility to live Abbott’s values every day.</w:t>
            </w:r>
          </w:p>
          <w:p w14:paraId="37E4196D"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By acting ethically, we strengthen our culture. Everyone must understand how the Code applies to their role and work.</w:t>
            </w:r>
          </w:p>
          <w:p w14:paraId="44B045A3"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Managers and supervisors have a special responsibility as leaders—they must model our values, promote ethical behavior, and create a safe space where employees feel comfortable asking questions and raising concerns without fear of retaliation.</w:t>
            </w:r>
          </w:p>
        </w:tc>
        <w:tc>
          <w:tcPr>
            <w:tcW w:w="6000" w:type="dxa"/>
          </w:tcPr>
          <w:p w14:paraId="396C4C4A" w14:textId="77777777" w:rsidR="004422A3"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HUBUNGAN KITA SATU DENGAN LAINNYA</w:t>
            </w:r>
          </w:p>
          <w:p w14:paraId="0AB79711" w14:textId="77777777" w:rsidR="004422A3"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Kita semua berbagi tanggung jawab untuk mengamalkan nilai-nilai Abbott setiap harinya.</w:t>
            </w:r>
          </w:p>
          <w:p w14:paraId="402B1508" w14:textId="77777777" w:rsidR="004422A3" w:rsidRPr="00427134"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Dengan bertindak secara etis, kita memperkuat budaya kita. Setiap orang harus memahami bagaimana Pedoman ini diterapkan dalam peran dan pekerjaan mereka.</w:t>
            </w:r>
          </w:p>
          <w:p w14:paraId="4FD2B40A" w14:textId="77777777" w:rsidR="00F47217" w:rsidRPr="00427134"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Para manajer dan supervisor memiliki tanggung jawab khusus sebagai para pemimpin—mereka harus menjadi teladan dari nilai-nilai kita, mendorong perilaku yang etis, dan menciptakan tempat yang aman di mana para karyawan merasa nyaman dalam mempertanyakan dan menyampaikan kekhawatiran tanpa rasa takut akan balas dendam.</w:t>
            </w:r>
          </w:p>
        </w:tc>
      </w:tr>
      <w:tr w:rsidR="00EC5996" w:rsidRPr="00427134" w14:paraId="16B3E41E" w14:textId="77777777" w:rsidTr="006913DA">
        <w:tc>
          <w:tcPr>
            <w:tcW w:w="1353" w:type="dxa"/>
            <w:shd w:val="clear" w:color="auto" w:fill="C1E4F5"/>
            <w:tcMar>
              <w:top w:w="120" w:type="dxa"/>
              <w:left w:w="180" w:type="dxa"/>
              <w:bottom w:w="120" w:type="dxa"/>
              <w:right w:w="180" w:type="dxa"/>
            </w:tcMar>
            <w:hideMark/>
          </w:tcPr>
          <w:p w14:paraId="1820B9A8" w14:textId="77777777" w:rsidR="00F47217" w:rsidRPr="00D93C15" w:rsidRDefault="00C80D61" w:rsidP="00F47217">
            <w:pPr>
              <w:spacing w:before="30" w:after="30"/>
              <w:ind w:left="30" w:right="30"/>
              <w:rPr>
                <w:rFonts w:ascii="Calibri" w:eastAsia="Times New Roman" w:hAnsi="Calibri" w:cs="Calibri"/>
                <w:sz w:val="16"/>
              </w:rPr>
            </w:pPr>
            <w:hyperlink r:id="rId52" w:tgtFrame="_blank" w:history="1">
              <w:r w:rsidRPr="00D93C15">
                <w:rPr>
                  <w:rFonts w:ascii="Calibri" w:eastAsia="Times New Roman" w:hAnsi="Calibri" w:cs="Calibri"/>
                  <w:color w:val="0000FF"/>
                  <w:sz w:val="16"/>
                  <w:u w:val="single"/>
                </w:rPr>
                <w:t>Screen 10</w:t>
              </w:r>
            </w:hyperlink>
            <w:r w:rsidRPr="00D93C15">
              <w:rPr>
                <w:rFonts w:ascii="Calibri" w:eastAsia="Times New Roman" w:hAnsi="Calibri" w:cs="Calibri"/>
                <w:sz w:val="16"/>
              </w:rPr>
              <w:t xml:space="preserve"> </w:t>
            </w:r>
          </w:p>
          <w:p w14:paraId="3A7F295D" w14:textId="77777777" w:rsidR="00F47217" w:rsidRPr="00D93C15" w:rsidRDefault="00C80D61" w:rsidP="00F47217">
            <w:pPr>
              <w:ind w:left="30" w:right="30"/>
              <w:rPr>
                <w:rFonts w:ascii="Calibri" w:eastAsia="Times New Roman" w:hAnsi="Calibri" w:cs="Calibri"/>
                <w:sz w:val="16"/>
              </w:rPr>
            </w:pPr>
            <w:hyperlink r:id="rId53" w:tgtFrame="_blank" w:history="1">
              <w:r w:rsidRPr="00D93C15">
                <w:rPr>
                  <w:rFonts w:ascii="Calibri" w:eastAsia="Times New Roman" w:hAnsi="Calibri" w:cs="Calibri"/>
                  <w:color w:val="0000FF"/>
                  <w:sz w:val="16"/>
                  <w:u w:val="single"/>
                </w:rPr>
                <w:t>22_C_11</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62ABA1"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REPORTING CONCERNS</w:t>
            </w:r>
          </w:p>
          <w:p w14:paraId="535F06F8"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ask questions when something isn’t clear or doesn’t feel right. We also speak up and report any possible violations of the Code.</w:t>
            </w:r>
          </w:p>
          <w:p w14:paraId="7F9B3CDE"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It’s our responsibility to ask questions when direction is unclear and to challenge and report suspected unethical business conduct, violations of the Code, or breaches of Abbott’s policies.</w:t>
            </w:r>
          </w:p>
          <w:p w14:paraId="017B1C9E"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If you’re unsure about the right choice or action, talk to your manager or contact the Office of Ethics and Compliance.</w:t>
            </w:r>
          </w:p>
          <w:p w14:paraId="6B059890"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lastRenderedPageBreak/>
              <w:t>Managers and supervisors must lead by example and make sure employees understand and follow the Code. Leaders have a greater responsibility to communicate Abbott’s expectations and should reach out to the Office of Ethics and Compliance about any potential Code violations.</w:t>
            </w:r>
          </w:p>
          <w:p w14:paraId="50BAAADF"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All reports of possible Code violations are taken seriously. The Office of Ethics and Compliance will handle follow-up steps, including investigations and corrective actions when needed. You should not investigate on your own. Everyone must cooperate and keep investigations confidential.</w:t>
            </w:r>
          </w:p>
          <w:p w14:paraId="243A1B3C"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Corrective actions may include discipline (up to and including termination) or legal action for:</w:t>
            </w:r>
          </w:p>
          <w:p w14:paraId="643387B0" w14:textId="77777777" w:rsidR="00F47217" w:rsidRPr="00D93C15" w:rsidRDefault="00C80D61" w:rsidP="006913DA">
            <w:pPr>
              <w:numPr>
                <w:ilvl w:val="0"/>
                <w:numId w:val="3"/>
              </w:numPr>
              <w:spacing w:before="100" w:beforeAutospacing="1" w:after="100" w:afterAutospacing="1"/>
              <w:ind w:left="750" w:right="30"/>
              <w:rPr>
                <w:rFonts w:ascii="Calibri" w:eastAsia="Times New Roman" w:hAnsi="Calibri" w:cs="Calibri"/>
              </w:rPr>
            </w:pPr>
            <w:r w:rsidRPr="00D93C15">
              <w:rPr>
                <w:rFonts w:ascii="Calibri" w:eastAsia="Times New Roman" w:hAnsi="Calibri" w:cs="Calibri"/>
              </w:rPr>
              <w:t>Authorizing or taking part in a violation;</w:t>
            </w:r>
          </w:p>
          <w:p w14:paraId="27E9624D" w14:textId="77777777" w:rsidR="00F47217" w:rsidRPr="00D93C15" w:rsidRDefault="00C80D61" w:rsidP="006913DA">
            <w:pPr>
              <w:numPr>
                <w:ilvl w:val="0"/>
                <w:numId w:val="3"/>
              </w:numPr>
              <w:spacing w:before="100" w:beforeAutospacing="1" w:after="100" w:afterAutospacing="1"/>
              <w:ind w:left="750" w:right="30"/>
              <w:rPr>
                <w:rFonts w:ascii="Calibri" w:eastAsia="Times New Roman" w:hAnsi="Calibri" w:cs="Calibri"/>
              </w:rPr>
            </w:pPr>
            <w:r w:rsidRPr="00D93C15">
              <w:rPr>
                <w:rFonts w:ascii="Calibri" w:eastAsia="Times New Roman" w:hAnsi="Calibri" w:cs="Calibri"/>
              </w:rPr>
              <w:t>Refusing to cooperate in an investigation;</w:t>
            </w:r>
          </w:p>
          <w:p w14:paraId="3F6CE503" w14:textId="77777777" w:rsidR="00F47217" w:rsidRPr="00D93C15" w:rsidRDefault="00C80D61" w:rsidP="006913DA">
            <w:pPr>
              <w:numPr>
                <w:ilvl w:val="0"/>
                <w:numId w:val="3"/>
              </w:numPr>
              <w:spacing w:before="100" w:beforeAutospacing="1" w:after="100" w:afterAutospacing="1"/>
              <w:ind w:left="750" w:right="30"/>
              <w:rPr>
                <w:rFonts w:ascii="Calibri" w:eastAsia="Times New Roman" w:hAnsi="Calibri" w:cs="Calibri"/>
              </w:rPr>
            </w:pPr>
            <w:r w:rsidRPr="00D93C15">
              <w:rPr>
                <w:rFonts w:ascii="Calibri" w:eastAsia="Times New Roman" w:hAnsi="Calibri" w:cs="Calibri"/>
              </w:rPr>
              <w:t>Failing to report a violation due to poor supervision;</w:t>
            </w:r>
          </w:p>
          <w:p w14:paraId="4F9A710A" w14:textId="77777777" w:rsidR="00F47217" w:rsidRPr="00D93C15" w:rsidRDefault="00C80D61" w:rsidP="006913DA">
            <w:pPr>
              <w:numPr>
                <w:ilvl w:val="0"/>
                <w:numId w:val="3"/>
              </w:numPr>
              <w:spacing w:before="100" w:beforeAutospacing="1" w:after="100" w:afterAutospacing="1"/>
              <w:ind w:left="750" w:right="30"/>
              <w:rPr>
                <w:rFonts w:ascii="Calibri" w:eastAsia="Times New Roman" w:hAnsi="Calibri" w:cs="Calibri"/>
              </w:rPr>
            </w:pPr>
            <w:r w:rsidRPr="00D93C15">
              <w:rPr>
                <w:rFonts w:ascii="Calibri" w:eastAsia="Times New Roman" w:hAnsi="Calibri" w:cs="Calibri"/>
              </w:rPr>
              <w:t>Making a false report;</w:t>
            </w:r>
          </w:p>
          <w:p w14:paraId="72EF7B60" w14:textId="77777777" w:rsidR="00F47217" w:rsidRPr="00D93C15" w:rsidRDefault="00C80D61" w:rsidP="006913DA">
            <w:pPr>
              <w:numPr>
                <w:ilvl w:val="0"/>
                <w:numId w:val="3"/>
              </w:numPr>
              <w:spacing w:before="100" w:beforeAutospacing="1" w:after="100" w:afterAutospacing="1"/>
              <w:ind w:left="750" w:right="30"/>
              <w:rPr>
                <w:rFonts w:ascii="Calibri" w:eastAsia="Times New Roman" w:hAnsi="Calibri" w:cs="Calibri"/>
              </w:rPr>
            </w:pPr>
            <w:r w:rsidRPr="00D93C15">
              <w:rPr>
                <w:rFonts w:ascii="Calibri" w:eastAsia="Times New Roman" w:hAnsi="Calibri" w:cs="Calibri"/>
              </w:rPr>
              <w:t>Retaliating against someone who reported a concern in good faith.</w:t>
            </w:r>
          </w:p>
          <w:p w14:paraId="685CFD8B"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5277BE72" w14:textId="77777777" w:rsidR="00310ED1"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MELAPORKAN KEKHAWATIRAN</w:t>
            </w:r>
          </w:p>
          <w:p w14:paraId="56D20C68" w14:textId="77777777" w:rsidR="00310ED1"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mempertanyakan ketika sesuatu terasa tidak jelas atau terasa tidak beres. Kita juga bersuara dan melaporkan setiap dugaan pelanggaran terhadap Pedoman ini.</w:t>
            </w:r>
          </w:p>
          <w:p w14:paraId="5332C853" w14:textId="77777777" w:rsidR="00310ED1"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Ini adalah tanggung jawab kita untuk mengajukan pertanyaan ketika kita merasa arahan tersebut tidak jelas dan mempertanyakan serta melaporkan setiap dugaan perilaku bisnis yang tidak etis, pelanggaran terhadap Pedoman ini, atau pelanggaran terhadap kebijakan Abbott.</w:t>
            </w:r>
          </w:p>
          <w:p w14:paraId="5E3BEA1F" w14:textId="77777777" w:rsidR="00310ED1"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Jika Anda merasa tidak yakin mengenai pilihan atau tindakan yang benar, bicarakan dengan manajer Anda atau hubungi Kantor Etika dan Kepatuhan</w:t>
            </w:r>
          </w:p>
          <w:p w14:paraId="3B919C86" w14:textId="77777777" w:rsidR="00310ED1" w:rsidRPr="00427134"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Para manajer dan supervisor harus memimpin melalui teladan dan memastikan para karyawan memahami dan mematuhi Pedoman tersebut. Para pemimpin memiliki tanggung jawab yang lebih besar untuk mengomunikasikan berbagai harapan Abbott dan harus menghubungi Kantor Etika dan Kepatuhan mengenai setiap dugaan pelanggaran Pedoman ini.</w:t>
            </w:r>
          </w:p>
          <w:p w14:paraId="5C2EA4C8" w14:textId="77777777" w:rsidR="00310ED1" w:rsidRPr="00427134"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Semua laporan atas dugaan pelanggaran Pedoman akan ditangani dengan serius. Kantor Etika dan Kepatuhan akan menangani berbagai langkah tindak lanjut, termasuk semua penyelidikan dan tindakan korektif ketika diperlukan. Anda tidak boleh menyelidikinya sendiri. Setiap orang harus bekerja sama dan menjaga penyelidikan tersebut rahasia.</w:t>
            </w:r>
          </w:p>
          <w:p w14:paraId="04748046" w14:textId="77777777" w:rsidR="00310ED1" w:rsidRPr="00427134"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Tindakan korektif dapat termasuk tindakan disiplin (hingga dan termasuk pemutusan hubungan kerja) atau tindakan hukum untuk:</w:t>
            </w:r>
          </w:p>
          <w:p w14:paraId="0469BB53" w14:textId="77777777" w:rsidR="00310ED1" w:rsidRPr="00427134" w:rsidRDefault="00C80D61" w:rsidP="006913DA">
            <w:pPr>
              <w:numPr>
                <w:ilvl w:val="0"/>
                <w:numId w:val="3"/>
              </w:numPr>
              <w:spacing w:before="100" w:beforeAutospacing="1" w:after="100" w:afterAutospacing="1"/>
              <w:ind w:left="750" w:right="30"/>
              <w:rPr>
                <w:rFonts w:ascii="Calibri" w:eastAsia="Times New Roman" w:hAnsi="Calibri" w:cs="Calibri"/>
                <w:lang w:val="id-ID"/>
              </w:rPr>
            </w:pPr>
            <w:r w:rsidRPr="00D93C15">
              <w:rPr>
                <w:rFonts w:ascii="Calibri" w:eastAsia="Calibri" w:hAnsi="Calibri" w:cs="Calibri"/>
                <w:lang w:val="id-ID"/>
              </w:rPr>
              <w:t>Mengizinkan atau mengambil bagian dalam sebuah pelanggaran;</w:t>
            </w:r>
          </w:p>
          <w:p w14:paraId="674413FA" w14:textId="77777777" w:rsidR="00310ED1" w:rsidRPr="00427134" w:rsidRDefault="00C80D61" w:rsidP="006913DA">
            <w:pPr>
              <w:numPr>
                <w:ilvl w:val="0"/>
                <w:numId w:val="3"/>
              </w:numPr>
              <w:spacing w:before="100" w:beforeAutospacing="1" w:after="100" w:afterAutospacing="1"/>
              <w:ind w:left="750" w:right="30"/>
              <w:rPr>
                <w:rFonts w:ascii="Calibri" w:eastAsia="Times New Roman" w:hAnsi="Calibri" w:cs="Calibri"/>
                <w:lang w:val="id-ID"/>
              </w:rPr>
            </w:pPr>
            <w:r w:rsidRPr="00D93C15">
              <w:rPr>
                <w:rFonts w:ascii="Calibri" w:eastAsia="Calibri" w:hAnsi="Calibri" w:cs="Calibri"/>
                <w:lang w:val="id-ID"/>
              </w:rPr>
              <w:t>Menolak untuk bekerja sama dalam sebuah penyelidikan;</w:t>
            </w:r>
          </w:p>
          <w:p w14:paraId="39BF39D5" w14:textId="77777777" w:rsidR="00310ED1" w:rsidRPr="00427134" w:rsidRDefault="00C80D61" w:rsidP="006913DA">
            <w:pPr>
              <w:numPr>
                <w:ilvl w:val="0"/>
                <w:numId w:val="3"/>
              </w:numPr>
              <w:spacing w:before="100" w:beforeAutospacing="1" w:after="100" w:afterAutospacing="1"/>
              <w:ind w:left="750" w:right="30"/>
              <w:rPr>
                <w:rFonts w:ascii="Calibri" w:eastAsia="Times New Roman" w:hAnsi="Calibri" w:cs="Calibri"/>
                <w:lang w:val="id-ID"/>
              </w:rPr>
            </w:pPr>
            <w:r w:rsidRPr="00D93C15">
              <w:rPr>
                <w:rFonts w:ascii="Calibri" w:eastAsia="Calibri" w:hAnsi="Calibri" w:cs="Calibri"/>
                <w:lang w:val="id-ID"/>
              </w:rPr>
              <w:t>Kelalaian untuk melaporkan sebuah pelanggaran dikarenakan kurangnya pengawasan;</w:t>
            </w:r>
          </w:p>
          <w:p w14:paraId="781A7C50" w14:textId="77777777" w:rsidR="00310ED1" w:rsidRPr="00D93C15" w:rsidRDefault="00C80D61" w:rsidP="006913DA">
            <w:pPr>
              <w:numPr>
                <w:ilvl w:val="0"/>
                <w:numId w:val="3"/>
              </w:numPr>
              <w:spacing w:before="100" w:beforeAutospacing="1" w:after="100" w:afterAutospacing="1"/>
              <w:ind w:left="750" w:right="30"/>
              <w:rPr>
                <w:rFonts w:ascii="Calibri" w:eastAsia="Times New Roman" w:hAnsi="Calibri" w:cs="Calibri"/>
              </w:rPr>
            </w:pPr>
            <w:r w:rsidRPr="00D93C15">
              <w:rPr>
                <w:rFonts w:ascii="Calibri" w:eastAsia="Calibri" w:hAnsi="Calibri" w:cs="Calibri"/>
                <w:lang w:val="id-ID"/>
              </w:rPr>
              <w:lastRenderedPageBreak/>
              <w:t>Membuat laporan palsu;</w:t>
            </w:r>
          </w:p>
          <w:p w14:paraId="2B200465" w14:textId="55F556DC" w:rsidR="00310ED1" w:rsidRPr="00D93C15" w:rsidRDefault="00C80D61" w:rsidP="006913DA">
            <w:pPr>
              <w:numPr>
                <w:ilvl w:val="0"/>
                <w:numId w:val="3"/>
              </w:numPr>
              <w:spacing w:before="100" w:beforeAutospacing="1" w:after="100" w:afterAutospacing="1"/>
              <w:ind w:left="750" w:right="30"/>
              <w:rPr>
                <w:rFonts w:ascii="Calibri" w:eastAsia="Times New Roman" w:hAnsi="Calibri" w:cs="Calibri"/>
              </w:rPr>
            </w:pPr>
            <w:r w:rsidRPr="00D93C15">
              <w:rPr>
                <w:rFonts w:ascii="Calibri" w:eastAsia="Calibri" w:hAnsi="Calibri" w:cs="Calibri"/>
                <w:lang w:val="id-ID"/>
              </w:rPr>
              <w:t xml:space="preserve">Pembalasan </w:t>
            </w:r>
            <w:ins w:id="11" w:author="Tania, Dhini Eka" w:date="2026-01-03T18:24:00Z" w16du:dateUtc="2026-01-03T11:24:00Z">
              <w:r w:rsidR="00766D18">
                <w:rPr>
                  <w:rFonts w:ascii="Calibri" w:eastAsia="Calibri" w:hAnsi="Calibri" w:cs="Calibri"/>
                  <w:lang w:val="id-ID"/>
                </w:rPr>
                <w:t xml:space="preserve">dendam </w:t>
              </w:r>
            </w:ins>
            <w:r w:rsidRPr="00D93C15">
              <w:rPr>
                <w:rFonts w:ascii="Calibri" w:eastAsia="Calibri" w:hAnsi="Calibri" w:cs="Calibri"/>
                <w:lang w:val="id-ID"/>
              </w:rPr>
              <w:t>terhadap seseorang yang melaporkan kekhawatiran dengan maksud baik.</w:t>
            </w:r>
          </w:p>
          <w:p w14:paraId="06556FEF" w14:textId="6D0FDEA6" w:rsidR="00F47217" w:rsidRPr="00427134"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 xml:space="preserve">Pembalasan </w:t>
            </w:r>
            <w:ins w:id="12" w:author="Tania, Dhini Eka" w:date="2026-01-03T18:24:00Z" w16du:dateUtc="2026-01-03T11:24:00Z">
              <w:r w:rsidR="00766D18">
                <w:rPr>
                  <w:rFonts w:ascii="Calibri" w:eastAsia="Calibri" w:hAnsi="Calibri" w:cs="Calibri"/>
                  <w:lang w:val="id-ID"/>
                </w:rPr>
                <w:t xml:space="preserve">dendam </w:t>
              </w:r>
            </w:ins>
            <w:r w:rsidRPr="00D93C15">
              <w:rPr>
                <w:rFonts w:ascii="Calibri" w:eastAsia="Calibri" w:hAnsi="Calibri" w:cs="Calibri"/>
                <w:lang w:val="id-ID"/>
              </w:rPr>
              <w:t>tidak pernah dapat diterima. Jika Anda percaya telah terjadi pembalasan</w:t>
            </w:r>
            <w:ins w:id="13" w:author="Tania, Dhini Eka" w:date="2026-01-03T18:24:00Z" w16du:dateUtc="2026-01-03T11:24:00Z">
              <w:r w:rsidR="00766D18">
                <w:rPr>
                  <w:rFonts w:ascii="Calibri" w:eastAsia="Calibri" w:hAnsi="Calibri" w:cs="Calibri"/>
                  <w:lang w:val="id-ID"/>
                </w:rPr>
                <w:t xml:space="preserve"> dendam</w:t>
              </w:r>
            </w:ins>
            <w:r w:rsidRPr="00D93C15">
              <w:rPr>
                <w:rFonts w:ascii="Calibri" w:eastAsia="Calibri" w:hAnsi="Calibri" w:cs="Calibri"/>
                <w:lang w:val="id-ID"/>
              </w:rPr>
              <w:t>, laporkan hal itu ke Kantor Etika dan Kepatuhan atau Sumber Daya Manusia.</w:t>
            </w:r>
          </w:p>
        </w:tc>
      </w:tr>
      <w:tr w:rsidR="00EC5996" w:rsidRPr="00427134" w14:paraId="4FD539EF" w14:textId="77777777" w:rsidTr="006913DA">
        <w:tc>
          <w:tcPr>
            <w:tcW w:w="1353" w:type="dxa"/>
            <w:shd w:val="clear" w:color="auto" w:fill="C1E4F5"/>
            <w:tcMar>
              <w:top w:w="120" w:type="dxa"/>
              <w:left w:w="180" w:type="dxa"/>
              <w:bottom w:w="120" w:type="dxa"/>
              <w:right w:w="180" w:type="dxa"/>
            </w:tcMar>
            <w:hideMark/>
          </w:tcPr>
          <w:p w14:paraId="0E430088" w14:textId="77777777" w:rsidR="00F47217" w:rsidRPr="00D93C15" w:rsidRDefault="00C80D61" w:rsidP="00F47217">
            <w:pPr>
              <w:spacing w:before="30" w:after="30"/>
              <w:ind w:left="30" w:right="30"/>
              <w:rPr>
                <w:rFonts w:ascii="Calibri" w:eastAsia="Times New Roman" w:hAnsi="Calibri" w:cs="Calibri"/>
                <w:sz w:val="16"/>
              </w:rPr>
            </w:pPr>
            <w:hyperlink r:id="rId54" w:tgtFrame="_blank" w:history="1">
              <w:r w:rsidRPr="00D93C15">
                <w:rPr>
                  <w:rFonts w:ascii="Calibri" w:eastAsia="Times New Roman" w:hAnsi="Calibri" w:cs="Calibri"/>
                  <w:color w:val="0000FF"/>
                  <w:sz w:val="16"/>
                  <w:u w:val="single"/>
                </w:rPr>
                <w:t>Screen 10</w:t>
              </w:r>
            </w:hyperlink>
            <w:r w:rsidRPr="00D93C15">
              <w:rPr>
                <w:rFonts w:ascii="Calibri" w:eastAsia="Times New Roman" w:hAnsi="Calibri" w:cs="Calibri"/>
                <w:sz w:val="16"/>
              </w:rPr>
              <w:t xml:space="preserve"> </w:t>
            </w:r>
          </w:p>
          <w:p w14:paraId="3B782CA3" w14:textId="77777777" w:rsidR="00F47217" w:rsidRPr="00D93C15" w:rsidRDefault="00C80D61" w:rsidP="00F47217">
            <w:pPr>
              <w:ind w:left="30" w:right="30"/>
              <w:rPr>
                <w:rFonts w:ascii="Calibri" w:eastAsia="Times New Roman" w:hAnsi="Calibri" w:cs="Calibri"/>
                <w:sz w:val="16"/>
              </w:rPr>
            </w:pPr>
            <w:hyperlink r:id="rId55" w:tgtFrame="_blank" w:history="1">
              <w:r w:rsidRPr="00D93C15">
                <w:rPr>
                  <w:rFonts w:ascii="Calibri" w:eastAsia="Times New Roman" w:hAnsi="Calibri" w:cs="Calibri"/>
                  <w:color w:val="0000FF"/>
                  <w:sz w:val="16"/>
                  <w:u w:val="single"/>
                </w:rPr>
                <w:t>23_C_11</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C552AC8"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EQUAL OPPORTUNITY</w:t>
            </w:r>
          </w:p>
          <w:p w14:paraId="3A56EBA9"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provide equal opportunities for all employees.</w:t>
            </w:r>
          </w:p>
          <w:p w14:paraId="339B844B"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make employment decisions based on business needs, skills, experience, and performance. Discrimination of any kind is not tolerated. We follow all laws that govern our relationships with employees around the world.</w:t>
            </w:r>
          </w:p>
          <w:p w14:paraId="702EF92D"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Abbott prohibits discrimination based on race, color, religion, age, sex, national origin, gender identity or expression, sexual orientation, disability, marital status, veteran or military status, genetics, citizenship status, or any other legally protected status.</w:t>
            </w:r>
          </w:p>
        </w:tc>
        <w:tc>
          <w:tcPr>
            <w:tcW w:w="6000" w:type="dxa"/>
          </w:tcPr>
          <w:p w14:paraId="551A1B92" w14:textId="77777777" w:rsidR="000E3269"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KESEMPATAN YANG SETARA</w:t>
            </w:r>
          </w:p>
          <w:p w14:paraId="65A0A35A" w14:textId="77777777" w:rsidR="000E3269"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memberikan kesempatan yang setara untuk semua karyawan.</w:t>
            </w:r>
          </w:p>
          <w:p w14:paraId="5EA7A270" w14:textId="77777777" w:rsidR="000E3269" w:rsidRPr="00427134"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Kita membuat keputusan tentang ketenagakerjaan berdasarkan pada kebutuhan bisnis, keterampilan, pengalaman, dan performa. Diskriminasi dalam bentuk apa pun tidak ditoleransi. Kita mematuhi semua undang-undang yang mengatur berbagai hubungan kita dengan para karyawan di seluruh dunia.</w:t>
            </w:r>
          </w:p>
          <w:p w14:paraId="600F8E5C" w14:textId="77777777" w:rsidR="00F47217" w:rsidRPr="00427134"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Abbott melarang diskriminasi berdasarkan suku, warna kulit, agama, usia, jenis kelamin, asal kebangsaan, identitas atau ekspresi gender, orientasi seksual, disabilitas, status pernikahan, status veteran atau militer, status genetika atau kewarganegaraan, atau status lain apa pun yang dilindungi secara hukum.</w:t>
            </w:r>
          </w:p>
        </w:tc>
      </w:tr>
      <w:tr w:rsidR="00EC5996" w:rsidRPr="00D93C15" w14:paraId="3C5A13E7" w14:textId="77777777" w:rsidTr="006913DA">
        <w:tc>
          <w:tcPr>
            <w:tcW w:w="1353" w:type="dxa"/>
            <w:shd w:val="clear" w:color="auto" w:fill="C1E4F5"/>
            <w:tcMar>
              <w:top w:w="120" w:type="dxa"/>
              <w:left w:w="180" w:type="dxa"/>
              <w:bottom w:w="120" w:type="dxa"/>
              <w:right w:w="180" w:type="dxa"/>
            </w:tcMar>
            <w:hideMark/>
          </w:tcPr>
          <w:p w14:paraId="421C6FD9" w14:textId="77777777" w:rsidR="00F47217" w:rsidRPr="00D93C15" w:rsidRDefault="00C80D61" w:rsidP="00F47217">
            <w:pPr>
              <w:spacing w:before="30" w:after="30"/>
              <w:ind w:left="30" w:right="30"/>
              <w:rPr>
                <w:rFonts w:ascii="Calibri" w:eastAsia="Times New Roman" w:hAnsi="Calibri" w:cs="Calibri"/>
                <w:sz w:val="16"/>
              </w:rPr>
            </w:pPr>
            <w:hyperlink r:id="rId56" w:tgtFrame="_blank" w:history="1">
              <w:r w:rsidRPr="00D93C15">
                <w:rPr>
                  <w:rFonts w:ascii="Calibri" w:eastAsia="Times New Roman" w:hAnsi="Calibri" w:cs="Calibri"/>
                  <w:color w:val="0000FF"/>
                  <w:sz w:val="16"/>
                  <w:u w:val="single"/>
                </w:rPr>
                <w:t>Screen 10</w:t>
              </w:r>
            </w:hyperlink>
            <w:r w:rsidRPr="00D93C15">
              <w:rPr>
                <w:rFonts w:ascii="Calibri" w:eastAsia="Times New Roman" w:hAnsi="Calibri" w:cs="Calibri"/>
                <w:sz w:val="16"/>
              </w:rPr>
              <w:t xml:space="preserve"> </w:t>
            </w:r>
          </w:p>
          <w:p w14:paraId="57FBB27E" w14:textId="77777777" w:rsidR="00F47217" w:rsidRPr="00D93C15" w:rsidRDefault="00C80D61" w:rsidP="00F47217">
            <w:pPr>
              <w:ind w:left="30" w:right="30"/>
              <w:rPr>
                <w:rFonts w:ascii="Calibri" w:eastAsia="Times New Roman" w:hAnsi="Calibri" w:cs="Calibri"/>
                <w:sz w:val="16"/>
              </w:rPr>
            </w:pPr>
            <w:hyperlink r:id="rId57" w:tgtFrame="_blank" w:history="1">
              <w:r w:rsidRPr="00D93C15">
                <w:rPr>
                  <w:rFonts w:ascii="Calibri" w:eastAsia="Times New Roman" w:hAnsi="Calibri" w:cs="Calibri"/>
                  <w:color w:val="0000FF"/>
                  <w:sz w:val="16"/>
                  <w:u w:val="single"/>
                </w:rPr>
                <w:t>24_C_11</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DFB83BB"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FAIR TREATMENT</w:t>
            </w:r>
          </w:p>
          <w:p w14:paraId="64F995B7"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lastRenderedPageBreak/>
              <w:t>We foster a respectful, inclusive, and safe workplace.</w:t>
            </w:r>
          </w:p>
          <w:p w14:paraId="55F18630"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work to ensure everyone feels welcome, supported, and empowered.</w:t>
            </w:r>
          </w:p>
          <w:p w14:paraId="2DB5D12E"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Abbott promotes a healthy, harassment-free environment and values employee input to strengthen diversity and inclusion.</w:t>
            </w:r>
          </w:p>
          <w:p w14:paraId="3326A136"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treat everyone with respect and dignity, building trust through fairness and honesty—never through manipulation, misrepresentation or lack of transparency.</w:t>
            </w:r>
          </w:p>
        </w:tc>
        <w:tc>
          <w:tcPr>
            <w:tcW w:w="6000" w:type="dxa"/>
          </w:tcPr>
          <w:p w14:paraId="6C0363BD" w14:textId="77777777" w:rsidR="00AC0538"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PERLAKUAN YANG ADIL</w:t>
            </w:r>
          </w:p>
          <w:p w14:paraId="591642AB" w14:textId="77777777" w:rsidR="00AC0538"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Kita membina tempat kerja yang penuh rasa hormat, inklusif, dan aman.</w:t>
            </w:r>
          </w:p>
          <w:p w14:paraId="46088172" w14:textId="77777777" w:rsidR="00AC0538"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berupaya untuk memastikan setiap orang merasa diterima, didukung, dan diberdayakan.</w:t>
            </w:r>
          </w:p>
          <w:p w14:paraId="4F5ADEC2" w14:textId="19FF0864" w:rsidR="00AC0538"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Abbott mend</w:t>
            </w:r>
            <w:ins w:id="14" w:author="Tania, Dhini Eka" w:date="2026-01-03T18:24:00Z" w16du:dateUtc="2026-01-03T11:24:00Z">
              <w:r w:rsidR="00CB6EE5">
                <w:rPr>
                  <w:rFonts w:ascii="Calibri" w:eastAsia="Calibri" w:hAnsi="Calibri" w:cs="Calibri"/>
                  <w:lang w:val="id-ID"/>
                </w:rPr>
                <w:t>o</w:t>
              </w:r>
            </w:ins>
            <w:r w:rsidRPr="00D93C15">
              <w:rPr>
                <w:rFonts w:ascii="Calibri" w:eastAsia="Calibri" w:hAnsi="Calibri" w:cs="Calibri"/>
                <w:lang w:val="id-ID"/>
              </w:rPr>
              <w:t>rong lingkungan sehat yang bebas pelecehan dan menghargai masukan karyawan untuk memperkuat keberagaman dan inklusi.</w:t>
            </w:r>
          </w:p>
          <w:p w14:paraId="6C20AB57"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memperlakukan setiap orang dengan rasa hormat dan bermartabat, dengan membangun kepercayaan melalui rasa adil dan kejujuran—tidak pernah melalui manipulasi, informasi yang salah, atau kurangnya transparansi.</w:t>
            </w:r>
          </w:p>
        </w:tc>
      </w:tr>
      <w:tr w:rsidR="00EC5996" w:rsidRPr="00427134" w14:paraId="0CF8511D" w14:textId="77777777" w:rsidTr="006913DA">
        <w:tc>
          <w:tcPr>
            <w:tcW w:w="1353" w:type="dxa"/>
            <w:shd w:val="clear" w:color="auto" w:fill="C1E4F5"/>
            <w:tcMar>
              <w:top w:w="120" w:type="dxa"/>
              <w:left w:w="180" w:type="dxa"/>
              <w:bottom w:w="120" w:type="dxa"/>
              <w:right w:w="180" w:type="dxa"/>
            </w:tcMar>
            <w:hideMark/>
          </w:tcPr>
          <w:p w14:paraId="66BA62F3" w14:textId="77777777" w:rsidR="00F47217" w:rsidRPr="00D93C15" w:rsidRDefault="00C80D61" w:rsidP="00F47217">
            <w:pPr>
              <w:spacing w:before="30" w:after="30"/>
              <w:ind w:left="30" w:right="30"/>
              <w:rPr>
                <w:rFonts w:ascii="Calibri" w:eastAsia="Times New Roman" w:hAnsi="Calibri" w:cs="Calibri"/>
                <w:sz w:val="16"/>
              </w:rPr>
            </w:pPr>
            <w:hyperlink r:id="rId58" w:tgtFrame="_blank" w:history="1">
              <w:r w:rsidRPr="00D93C15">
                <w:rPr>
                  <w:rFonts w:ascii="Calibri" w:eastAsia="Times New Roman" w:hAnsi="Calibri" w:cs="Calibri"/>
                  <w:color w:val="0000FF"/>
                  <w:sz w:val="16"/>
                  <w:u w:val="single"/>
                </w:rPr>
                <w:t>Screen 10</w:t>
              </w:r>
            </w:hyperlink>
            <w:r w:rsidRPr="00D93C15">
              <w:rPr>
                <w:rFonts w:ascii="Calibri" w:eastAsia="Times New Roman" w:hAnsi="Calibri" w:cs="Calibri"/>
                <w:sz w:val="16"/>
              </w:rPr>
              <w:t xml:space="preserve"> </w:t>
            </w:r>
          </w:p>
          <w:p w14:paraId="177302E9" w14:textId="77777777" w:rsidR="00F47217" w:rsidRPr="00D93C15" w:rsidRDefault="00C80D61" w:rsidP="00F47217">
            <w:pPr>
              <w:ind w:left="30" w:right="30"/>
              <w:rPr>
                <w:rFonts w:ascii="Calibri" w:eastAsia="Times New Roman" w:hAnsi="Calibri" w:cs="Calibri"/>
                <w:sz w:val="16"/>
              </w:rPr>
            </w:pPr>
            <w:hyperlink r:id="rId59" w:tgtFrame="_blank" w:history="1">
              <w:r w:rsidRPr="00D93C15">
                <w:rPr>
                  <w:rFonts w:ascii="Calibri" w:eastAsia="Times New Roman" w:hAnsi="Calibri" w:cs="Calibri"/>
                  <w:color w:val="0000FF"/>
                  <w:sz w:val="16"/>
                  <w:u w:val="single"/>
                </w:rPr>
                <w:t>25_C_11</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2435713"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WORK ENVIRONMENT</w:t>
            </w:r>
          </w:p>
          <w:p w14:paraId="5C7030BE"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prioritize safety and fair working conditions.</w:t>
            </w:r>
          </w:p>
          <w:p w14:paraId="570AD5BE" w14:textId="77777777" w:rsidR="00F472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Accidents or unsafe situations must be reported to management right away. Abbott also takes steps to prevent and prohibit illegal, inappropriate labor practices and any form of cruel or inhumane treatment in our business activities worldwide.</w:t>
            </w:r>
          </w:p>
        </w:tc>
        <w:tc>
          <w:tcPr>
            <w:tcW w:w="6000" w:type="dxa"/>
          </w:tcPr>
          <w:p w14:paraId="55B6C95E" w14:textId="77777777" w:rsidR="00D319D3" w:rsidRPr="00427134" w:rsidRDefault="00C80D61" w:rsidP="006913DA">
            <w:pPr>
              <w:spacing w:before="100" w:beforeAutospacing="1" w:after="100" w:afterAutospacing="1"/>
              <w:ind w:left="30" w:right="30"/>
              <w:rPr>
                <w:rFonts w:ascii="Calibri" w:eastAsia="Times New Roman" w:hAnsi="Calibri" w:cs="Calibri"/>
                <w:lang w:val="nl-NL"/>
              </w:rPr>
            </w:pPr>
            <w:r w:rsidRPr="00D93C15">
              <w:rPr>
                <w:rFonts w:ascii="Calibri" w:eastAsia="Calibri" w:hAnsi="Calibri" w:cs="Calibri"/>
                <w:lang w:val="id-ID"/>
              </w:rPr>
              <w:t>LINGKUNGAN KERJA</w:t>
            </w:r>
          </w:p>
          <w:p w14:paraId="6057F1D7" w14:textId="77777777" w:rsidR="00D319D3" w:rsidRPr="00427134" w:rsidRDefault="00C80D61" w:rsidP="006913DA">
            <w:pPr>
              <w:spacing w:before="100" w:beforeAutospacing="1" w:after="100" w:afterAutospacing="1"/>
              <w:ind w:left="30" w:right="30"/>
              <w:rPr>
                <w:rFonts w:ascii="Calibri" w:eastAsia="Times New Roman" w:hAnsi="Calibri" w:cs="Calibri"/>
                <w:lang w:val="nl-NL"/>
              </w:rPr>
            </w:pPr>
            <w:r w:rsidRPr="00D93C15">
              <w:rPr>
                <w:rFonts w:ascii="Calibri" w:eastAsia="Calibri" w:hAnsi="Calibri" w:cs="Calibri"/>
                <w:lang w:val="id-ID"/>
              </w:rPr>
              <w:t>Kita mengutamakan situasi kerja yang aman dan adil.</w:t>
            </w:r>
          </w:p>
          <w:p w14:paraId="28E5A504" w14:textId="77777777" w:rsidR="00F47217" w:rsidRPr="00427134"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Kecelakaan atau situasi tidak aman harus segera dilaporkan kepada manajemen. Abbott juga mengambil langkah-langkah untuk mencegah dan melarang berbagai praktik tenaga kerja ilegal dan tidak layak serta setiap bentuk perlakuan kejam atau tidak manusiawi dalam aktivitas bisnis kita di seluruh dunia.</w:t>
            </w:r>
          </w:p>
        </w:tc>
      </w:tr>
      <w:tr w:rsidR="00EC5996" w:rsidRPr="00427134" w14:paraId="1312E457" w14:textId="77777777" w:rsidTr="006913DA">
        <w:tc>
          <w:tcPr>
            <w:tcW w:w="1353" w:type="dxa"/>
            <w:shd w:val="clear" w:color="auto" w:fill="C1E4F5"/>
            <w:tcMar>
              <w:top w:w="120" w:type="dxa"/>
              <w:left w:w="180" w:type="dxa"/>
              <w:bottom w:w="120" w:type="dxa"/>
              <w:right w:w="180" w:type="dxa"/>
            </w:tcMar>
            <w:hideMark/>
          </w:tcPr>
          <w:p w14:paraId="2D4C8407" w14:textId="77777777" w:rsidR="00B71E05" w:rsidRPr="00D93C15" w:rsidRDefault="00C80D61" w:rsidP="00B71E05">
            <w:pPr>
              <w:spacing w:before="30" w:after="30"/>
              <w:ind w:left="30" w:right="30"/>
              <w:rPr>
                <w:rFonts w:ascii="Calibri" w:eastAsia="Times New Roman" w:hAnsi="Calibri" w:cs="Calibri"/>
                <w:sz w:val="16"/>
              </w:rPr>
            </w:pPr>
            <w:hyperlink r:id="rId60" w:tgtFrame="_blank" w:history="1">
              <w:r w:rsidRPr="00D93C15">
                <w:rPr>
                  <w:rFonts w:ascii="Calibri" w:eastAsia="Times New Roman" w:hAnsi="Calibri" w:cs="Calibri"/>
                  <w:color w:val="0000FF"/>
                  <w:sz w:val="16"/>
                  <w:u w:val="single"/>
                </w:rPr>
                <w:t>Screen 11</w:t>
              </w:r>
            </w:hyperlink>
            <w:r w:rsidRPr="00D93C15">
              <w:rPr>
                <w:rFonts w:ascii="Calibri" w:eastAsia="Times New Roman" w:hAnsi="Calibri" w:cs="Calibri"/>
                <w:sz w:val="16"/>
              </w:rPr>
              <w:t xml:space="preserve"> </w:t>
            </w:r>
          </w:p>
          <w:p w14:paraId="6B71C6C0" w14:textId="77777777" w:rsidR="00B71E05" w:rsidRPr="00D93C15" w:rsidRDefault="00C80D61" w:rsidP="00B71E05">
            <w:pPr>
              <w:ind w:left="30" w:right="30"/>
              <w:rPr>
                <w:rFonts w:ascii="Calibri" w:eastAsia="Times New Roman" w:hAnsi="Calibri" w:cs="Calibri"/>
                <w:sz w:val="16"/>
              </w:rPr>
            </w:pPr>
            <w:hyperlink r:id="rId61" w:tgtFrame="_blank" w:history="1">
              <w:r w:rsidRPr="00D93C15">
                <w:rPr>
                  <w:rFonts w:ascii="Calibri" w:eastAsia="Times New Roman" w:hAnsi="Calibri" w:cs="Calibri"/>
                  <w:color w:val="0000FF"/>
                  <w:sz w:val="16"/>
                  <w:u w:val="single"/>
                </w:rPr>
                <w:t>26_C_12</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6E29529" w14:textId="77777777" w:rsidR="00B71E0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You must view all content before moving forward.</w:t>
            </w:r>
          </w:p>
          <w:p w14:paraId="3D80FE77" w14:textId="77777777" w:rsidR="00B71E0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lastRenderedPageBreak/>
              <w:t>At Abbott, we build trust through community, environment, and engagement.</w:t>
            </w:r>
          </w:p>
          <w:p w14:paraId="18AEFA64" w14:textId="77777777" w:rsidR="00B71E0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strive to give back to the communities where we operate and make a positive, lasting impact on people’s lives.</w:t>
            </w:r>
          </w:p>
          <w:p w14:paraId="0BC89C08" w14:textId="77777777" w:rsidR="00B71E0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Abbott works to minimize its environmental footprint by reducing energy use and conserving natural resources.</w:t>
            </w:r>
          </w:p>
          <w:p w14:paraId="2A16A03F" w14:textId="77777777" w:rsidR="00B71E0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also support appropriate political engagement and encourage community involvement across our global operations.</w:t>
            </w:r>
          </w:p>
          <w:p w14:paraId="410E5359" w14:textId="77777777" w:rsidR="00B71E0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Community Involvement</w:t>
            </w:r>
          </w:p>
          <w:p w14:paraId="5DA05B97" w14:textId="77777777" w:rsidR="00B71E0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Environmental Responsibility</w:t>
            </w:r>
          </w:p>
          <w:p w14:paraId="6BE69D06" w14:textId="77777777" w:rsidR="00B71E0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Political Contributions</w:t>
            </w:r>
          </w:p>
          <w:p w14:paraId="0922E1F9" w14:textId="77777777" w:rsidR="00B71E0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Click each of the icons to learn more.</w:t>
            </w:r>
          </w:p>
        </w:tc>
        <w:tc>
          <w:tcPr>
            <w:tcW w:w="6000" w:type="dxa"/>
          </w:tcPr>
          <w:p w14:paraId="1A43CB6D" w14:textId="77777777" w:rsidR="00B71E05" w:rsidRPr="00427134"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lastRenderedPageBreak/>
              <w:t>Anda harus melihat semua konten sebelum melanjutkan.</w:t>
            </w:r>
          </w:p>
          <w:p w14:paraId="35DFD064" w14:textId="77777777" w:rsidR="00B71E05" w:rsidRPr="00427134"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lastRenderedPageBreak/>
              <w:t>Di Abbott, kita membangun kepercayaan melalui komunitas, lingkungan, dan keterlibatan.</w:t>
            </w:r>
          </w:p>
          <w:p w14:paraId="664A6438" w14:textId="77777777" w:rsidR="00B71E05" w:rsidRPr="00427134"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Kita berupaya untuk berkontribusi kepada masyarakat di mana kita beroperasi dan menciptakan dampak positif yang bertahan lama bagi kehidupan masyarakat.</w:t>
            </w:r>
          </w:p>
          <w:p w14:paraId="4EF394A8" w14:textId="77777777" w:rsidR="00B71E05" w:rsidRPr="00427134"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Abbott berupaya untuk meminimalkan jejak lingkungannya dengan mengurangi penggunaan energi dan melestarikan sumber daya alam.</w:t>
            </w:r>
          </w:p>
          <w:p w14:paraId="719AC27A" w14:textId="77777777" w:rsidR="00B71E05" w:rsidRPr="00427134"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Kita juga mendukung keterlibatan politik yang sesuai dan mendorong keterlibatan masyarakat di seluruh operasi global kita.</w:t>
            </w:r>
          </w:p>
          <w:p w14:paraId="5923AD2B" w14:textId="77777777" w:rsidR="00B71E05" w:rsidRPr="00427134"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Keterlibatan Komunitas</w:t>
            </w:r>
          </w:p>
          <w:p w14:paraId="48B7255C" w14:textId="77777777" w:rsidR="00B71E05" w:rsidRPr="00427134"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Tanggung Jawab Terhadap Lingkungan</w:t>
            </w:r>
          </w:p>
          <w:p w14:paraId="352112FD" w14:textId="77777777" w:rsidR="00B71E05" w:rsidRPr="00427134"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Kontribusi Politik</w:t>
            </w:r>
          </w:p>
          <w:p w14:paraId="50E24236" w14:textId="77777777" w:rsidR="00B71E05" w:rsidRPr="00427134"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Klik masing-masing ikon untuk mempelajari lebih lanjut.</w:t>
            </w:r>
          </w:p>
        </w:tc>
      </w:tr>
      <w:tr w:rsidR="00EC5996" w:rsidRPr="00D93C15" w14:paraId="21809007" w14:textId="77777777" w:rsidTr="006913DA">
        <w:tc>
          <w:tcPr>
            <w:tcW w:w="1353" w:type="dxa"/>
            <w:shd w:val="clear" w:color="auto" w:fill="C1E4F5"/>
            <w:tcMar>
              <w:top w:w="120" w:type="dxa"/>
              <w:left w:w="180" w:type="dxa"/>
              <w:bottom w:w="120" w:type="dxa"/>
              <w:right w:w="180" w:type="dxa"/>
            </w:tcMar>
            <w:hideMark/>
          </w:tcPr>
          <w:p w14:paraId="56CEA576" w14:textId="77777777" w:rsidR="00671917" w:rsidRPr="00D93C15" w:rsidRDefault="00C80D61" w:rsidP="00671917">
            <w:pPr>
              <w:spacing w:before="30" w:after="30"/>
              <w:ind w:left="30" w:right="30"/>
              <w:rPr>
                <w:rFonts w:ascii="Calibri" w:eastAsia="Times New Roman" w:hAnsi="Calibri" w:cs="Calibri"/>
                <w:sz w:val="16"/>
              </w:rPr>
            </w:pPr>
            <w:hyperlink r:id="rId62" w:tgtFrame="_blank" w:history="1">
              <w:r w:rsidRPr="00D93C15">
                <w:rPr>
                  <w:rFonts w:ascii="Calibri" w:eastAsia="Times New Roman" w:hAnsi="Calibri" w:cs="Calibri"/>
                  <w:color w:val="0000FF"/>
                  <w:sz w:val="16"/>
                  <w:u w:val="single"/>
                </w:rPr>
                <w:t>Screen 11</w:t>
              </w:r>
            </w:hyperlink>
            <w:r w:rsidRPr="00D93C15">
              <w:rPr>
                <w:rFonts w:ascii="Calibri" w:eastAsia="Times New Roman" w:hAnsi="Calibri" w:cs="Calibri"/>
                <w:sz w:val="16"/>
              </w:rPr>
              <w:t xml:space="preserve"> </w:t>
            </w:r>
          </w:p>
          <w:p w14:paraId="50AE8120" w14:textId="77777777" w:rsidR="00671917" w:rsidRPr="00D93C15" w:rsidRDefault="00C80D61" w:rsidP="00671917">
            <w:pPr>
              <w:ind w:left="30" w:right="30"/>
              <w:rPr>
                <w:rFonts w:ascii="Calibri" w:eastAsia="Times New Roman" w:hAnsi="Calibri" w:cs="Calibri"/>
                <w:sz w:val="16"/>
              </w:rPr>
            </w:pPr>
            <w:hyperlink r:id="rId63" w:tgtFrame="_blank" w:history="1">
              <w:r w:rsidRPr="00D93C15">
                <w:rPr>
                  <w:rFonts w:ascii="Calibri" w:eastAsia="Times New Roman" w:hAnsi="Calibri" w:cs="Calibri"/>
                  <w:color w:val="0000FF"/>
                  <w:sz w:val="16"/>
                  <w:u w:val="single"/>
                </w:rPr>
                <w:t>27_C_12</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19C799F" w14:textId="77777777" w:rsidR="006719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COMMUNITY INVOLVEMENT</w:t>
            </w:r>
          </w:p>
          <w:p w14:paraId="7AF2B029" w14:textId="77777777" w:rsidR="006719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support community well-being.</w:t>
            </w:r>
          </w:p>
          <w:p w14:paraId="4B5D0835" w14:textId="77777777" w:rsidR="006719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 xml:space="preserve">At Abbott, we support the well-being of communities through our products, our work, and our actions and we have a long history of giving back to the places where we </w:t>
            </w:r>
            <w:r w:rsidRPr="00D93C15">
              <w:rPr>
                <w:rFonts w:ascii="Calibri" w:eastAsia="Times New Roman" w:hAnsi="Calibri" w:cs="Calibri"/>
              </w:rPr>
              <w:lastRenderedPageBreak/>
              <w:t>live and work, because we believe healthy communities thrive.</w:t>
            </w:r>
          </w:p>
          <w:p w14:paraId="4B10C813" w14:textId="77777777" w:rsidR="006719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Through our operations, partnerships, and support for local groups and causes, we strive to make a positive and lasting impact wherever we do business.</w:t>
            </w:r>
          </w:p>
        </w:tc>
        <w:tc>
          <w:tcPr>
            <w:tcW w:w="6000" w:type="dxa"/>
          </w:tcPr>
          <w:p w14:paraId="5DD84D2E" w14:textId="77777777" w:rsidR="006719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KETERLIBATAN KOMUNITAS</w:t>
            </w:r>
          </w:p>
          <w:p w14:paraId="4E15B41A" w14:textId="77777777" w:rsidR="006719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mendukung kesejahteraan masyarakat.</w:t>
            </w:r>
          </w:p>
          <w:p w14:paraId="31AB33D8" w14:textId="77777777" w:rsidR="006719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 xml:space="preserve">Di Abbott, kita mendukung kesejahteraan masyarakat melalui berbagai produk kita, pekerjaan kita, dan tindakan kita serta kita memiliki sejarah panjang dengan </w:t>
            </w:r>
            <w:r w:rsidRPr="00D93C15">
              <w:rPr>
                <w:rFonts w:ascii="Calibri" w:eastAsia="Calibri" w:hAnsi="Calibri" w:cs="Calibri"/>
                <w:lang w:val="id-ID"/>
              </w:rPr>
              <w:lastRenderedPageBreak/>
              <w:t>berkontribusi pada tempat-tempat di mana kita hidup dan bekerja, karena kita percaya masyarakat yang sehat akan bertumbuh.</w:t>
            </w:r>
          </w:p>
          <w:p w14:paraId="0FF0BC9D" w14:textId="77777777" w:rsidR="00671917"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Melalui pengoperasian, kemitraan, dan dukungan kita untuk berbagai kelompok setempat dan tujuan amal, kita berupaya untuk menciptakan dampak positif yang bertahan lama di manapun kita melakukan bisnis.</w:t>
            </w:r>
          </w:p>
        </w:tc>
      </w:tr>
      <w:tr w:rsidR="00EC5996" w:rsidRPr="00D93C15" w14:paraId="23A2E494" w14:textId="77777777" w:rsidTr="006913DA">
        <w:tc>
          <w:tcPr>
            <w:tcW w:w="1353" w:type="dxa"/>
            <w:shd w:val="clear" w:color="auto" w:fill="C1E4F5"/>
            <w:tcMar>
              <w:top w:w="120" w:type="dxa"/>
              <w:left w:w="180" w:type="dxa"/>
              <w:bottom w:w="120" w:type="dxa"/>
              <w:right w:w="180" w:type="dxa"/>
            </w:tcMar>
            <w:hideMark/>
          </w:tcPr>
          <w:p w14:paraId="5C2230D6" w14:textId="77777777" w:rsidR="003E5A36" w:rsidRPr="00D93C15" w:rsidRDefault="00C80D61" w:rsidP="003E5A36">
            <w:pPr>
              <w:spacing w:before="30" w:after="30"/>
              <w:ind w:left="30" w:right="30"/>
              <w:rPr>
                <w:rFonts w:ascii="Calibri" w:eastAsia="Times New Roman" w:hAnsi="Calibri" w:cs="Calibri"/>
                <w:sz w:val="16"/>
              </w:rPr>
            </w:pPr>
            <w:hyperlink r:id="rId64" w:tgtFrame="_blank" w:history="1">
              <w:r w:rsidRPr="00D93C15">
                <w:rPr>
                  <w:rFonts w:ascii="Calibri" w:eastAsia="Times New Roman" w:hAnsi="Calibri" w:cs="Calibri"/>
                  <w:color w:val="0000FF"/>
                  <w:sz w:val="16"/>
                  <w:u w:val="single"/>
                </w:rPr>
                <w:t>Screen 11</w:t>
              </w:r>
            </w:hyperlink>
            <w:r w:rsidRPr="00D93C15">
              <w:rPr>
                <w:rFonts w:ascii="Calibri" w:eastAsia="Times New Roman" w:hAnsi="Calibri" w:cs="Calibri"/>
                <w:sz w:val="16"/>
              </w:rPr>
              <w:t xml:space="preserve"> </w:t>
            </w:r>
          </w:p>
          <w:p w14:paraId="26B868D8" w14:textId="77777777" w:rsidR="003E5A36" w:rsidRPr="00D93C15" w:rsidRDefault="00C80D61" w:rsidP="003E5A36">
            <w:pPr>
              <w:ind w:left="30" w:right="30"/>
              <w:rPr>
                <w:rFonts w:ascii="Calibri" w:eastAsia="Times New Roman" w:hAnsi="Calibri" w:cs="Calibri"/>
                <w:sz w:val="16"/>
              </w:rPr>
            </w:pPr>
            <w:hyperlink r:id="rId65" w:tgtFrame="_blank" w:history="1">
              <w:r w:rsidRPr="00D93C15">
                <w:rPr>
                  <w:rFonts w:ascii="Calibri" w:eastAsia="Times New Roman" w:hAnsi="Calibri" w:cs="Calibri"/>
                  <w:color w:val="0000FF"/>
                  <w:sz w:val="16"/>
                  <w:u w:val="single"/>
                </w:rPr>
                <w:t>28_C_12</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B9AFDEA" w14:textId="77777777" w:rsidR="003E5A3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ENVIRONMENTAL RESPONSIBILITY</w:t>
            </w:r>
          </w:p>
          <w:p w14:paraId="540BAC82" w14:textId="77777777" w:rsidR="003E5A3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take part in sustainable development and work to reduce our impact on the environment.</w:t>
            </w:r>
          </w:p>
          <w:p w14:paraId="5EE5E166" w14:textId="77777777" w:rsidR="003E5A3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work to protect the environment in everything we do—from how we source materials to how we make, ship, and use our products.</w:t>
            </w:r>
          </w:p>
          <w:p w14:paraId="3404EEA8" w14:textId="77777777" w:rsidR="003E5A3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take steps to use less energy and fewer natural resources. We support clean energy projects at work and in our communities. We look for ways to reduce waste, recycle more, and lower environmental risks. We also follow environmental laws and regulations that apply to our operations.</w:t>
            </w:r>
          </w:p>
        </w:tc>
        <w:tc>
          <w:tcPr>
            <w:tcW w:w="6000" w:type="dxa"/>
          </w:tcPr>
          <w:p w14:paraId="3C446C63" w14:textId="77777777" w:rsidR="003E5A3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TANGGUNG JAWAB TERHADAP LINGKUNGAN</w:t>
            </w:r>
          </w:p>
          <w:p w14:paraId="27FEE523" w14:textId="77777777" w:rsidR="003E5A3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berpartisipasi dalam pengembangan berkelanjutan dan berupaya untuk mengurangi dampak lingkungan kita.</w:t>
            </w:r>
          </w:p>
          <w:p w14:paraId="78A93B04" w14:textId="77777777" w:rsidR="003E5A3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berupaya untuk melindungi lingkungan dalam segala hal yang kita lakukan—mulai dari bagaimana kita memasok bahan-bahan hingga bagaimana kita membuatnya, mengirimkannya, dan menggunakan berbagai produk kita.</w:t>
            </w:r>
          </w:p>
          <w:p w14:paraId="0F49F75A" w14:textId="77777777" w:rsidR="003E5A3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mengambil berbagai langkah untuk menggurangi penggunaan energi dan sumber daya alam yang lebih sedikit. Kita mendukung berbagai proyek energi bersih di pekerjaan dan dalam masyarakat kita. Kita mencari berbagai cara untuk mengurangi limbah, mendaur ulang lebih besar, dan mengurangi berbagai risiko lingkungan. Kita juga menaati undang-undang dan peraturan lingkungan yang berlaku dalam pengoperasian kita.</w:t>
            </w:r>
          </w:p>
        </w:tc>
      </w:tr>
      <w:tr w:rsidR="00EC5996" w:rsidRPr="00427134" w14:paraId="4C6AE027" w14:textId="77777777" w:rsidTr="006913DA">
        <w:tc>
          <w:tcPr>
            <w:tcW w:w="1353" w:type="dxa"/>
            <w:shd w:val="clear" w:color="auto" w:fill="C1E4F5"/>
            <w:tcMar>
              <w:top w:w="120" w:type="dxa"/>
              <w:left w:w="180" w:type="dxa"/>
              <w:bottom w:w="120" w:type="dxa"/>
              <w:right w:w="180" w:type="dxa"/>
            </w:tcMar>
            <w:hideMark/>
          </w:tcPr>
          <w:p w14:paraId="3B27D40A" w14:textId="77777777" w:rsidR="00B93BBE" w:rsidRPr="00D93C15" w:rsidRDefault="00C80D61" w:rsidP="00B93BBE">
            <w:pPr>
              <w:spacing w:before="30" w:after="30"/>
              <w:ind w:left="30" w:right="30"/>
              <w:rPr>
                <w:rFonts w:ascii="Calibri" w:eastAsia="Times New Roman" w:hAnsi="Calibri" w:cs="Calibri"/>
                <w:sz w:val="16"/>
              </w:rPr>
            </w:pPr>
            <w:hyperlink r:id="rId66" w:tgtFrame="_blank" w:history="1">
              <w:r w:rsidRPr="00D93C15">
                <w:rPr>
                  <w:rFonts w:ascii="Calibri" w:eastAsia="Times New Roman" w:hAnsi="Calibri" w:cs="Calibri"/>
                  <w:color w:val="0000FF"/>
                  <w:sz w:val="16"/>
                  <w:u w:val="single"/>
                </w:rPr>
                <w:t>Screen 11</w:t>
              </w:r>
            </w:hyperlink>
            <w:r w:rsidRPr="00D93C15">
              <w:rPr>
                <w:rFonts w:ascii="Calibri" w:eastAsia="Times New Roman" w:hAnsi="Calibri" w:cs="Calibri"/>
                <w:sz w:val="16"/>
              </w:rPr>
              <w:t xml:space="preserve"> </w:t>
            </w:r>
          </w:p>
          <w:p w14:paraId="01FE480C" w14:textId="77777777" w:rsidR="00B93BBE" w:rsidRPr="00D93C15" w:rsidRDefault="00C80D61" w:rsidP="00B93BBE">
            <w:pPr>
              <w:ind w:left="30" w:right="30"/>
              <w:rPr>
                <w:rFonts w:ascii="Calibri" w:eastAsia="Times New Roman" w:hAnsi="Calibri" w:cs="Calibri"/>
                <w:sz w:val="16"/>
              </w:rPr>
            </w:pPr>
            <w:hyperlink r:id="rId67" w:tgtFrame="_blank" w:history="1">
              <w:r w:rsidRPr="00D93C15">
                <w:rPr>
                  <w:rFonts w:ascii="Calibri" w:eastAsia="Times New Roman" w:hAnsi="Calibri" w:cs="Calibri"/>
                  <w:color w:val="0000FF"/>
                  <w:sz w:val="16"/>
                  <w:u w:val="single"/>
                </w:rPr>
                <w:t>29_C_12</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31EA19E" w14:textId="77777777" w:rsidR="00B93BB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POLITICAL CONTRIBUTIONS</w:t>
            </w:r>
          </w:p>
          <w:p w14:paraId="192AF927" w14:textId="77777777" w:rsidR="00B93BB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encourage appropriate engagement in the political process and support community involvement.</w:t>
            </w:r>
          </w:p>
          <w:p w14:paraId="20A513FA" w14:textId="77777777" w:rsidR="00B93BB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Abbott supports public policies that align with our mission and values. When appropriate, we may also support political candidates or interest groups.</w:t>
            </w:r>
          </w:p>
          <w:p w14:paraId="77FC2A3E" w14:textId="77777777" w:rsidR="00B93BB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Because laws about political contributions by companies are complex, any use of Abbott funds—or contributions made on Abbott’s behalf—must be reviewed with the Legal Division first.</w:t>
            </w:r>
          </w:p>
        </w:tc>
        <w:tc>
          <w:tcPr>
            <w:tcW w:w="6000" w:type="dxa"/>
          </w:tcPr>
          <w:p w14:paraId="1FED9738" w14:textId="77777777" w:rsidR="00B93BB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KONTRIBUSI POLITIK</w:t>
            </w:r>
          </w:p>
          <w:p w14:paraId="78CEFB35" w14:textId="77777777" w:rsidR="00B93BB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mendorong keterlibatan yang layak dalam proses politik dan mendukung keterlibatan komunitas.</w:t>
            </w:r>
          </w:p>
          <w:p w14:paraId="3788257A" w14:textId="77777777" w:rsidR="00B93BBE" w:rsidRPr="00427134"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Abbott mendukung berbagai kebijakan publik yang sesuai dengan misi dan nilai kita. Apabila sesuai, kita juga dapat mendukung berbagai calon politik atau kelompok kepentingan.</w:t>
            </w:r>
          </w:p>
          <w:p w14:paraId="7D1291A8" w14:textId="77777777" w:rsidR="00B93BBE" w:rsidRPr="00427134"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Karena undang-undang mengenai sumbangan politik dari perusahaan bersifat kompleks, setiap penggunaan atas dana Abbott—atau sumbangan yang dilakukan atas nama Abbott—harus ditinjau oleh Divisi Hukum terlebih dahulu.</w:t>
            </w:r>
          </w:p>
        </w:tc>
      </w:tr>
      <w:tr w:rsidR="00EC5996" w:rsidRPr="00427134" w14:paraId="29883ADB" w14:textId="77777777" w:rsidTr="006913DA">
        <w:tc>
          <w:tcPr>
            <w:tcW w:w="1353" w:type="dxa"/>
            <w:shd w:val="clear" w:color="auto" w:fill="C1E4F5"/>
            <w:tcMar>
              <w:top w:w="120" w:type="dxa"/>
              <w:left w:w="180" w:type="dxa"/>
              <w:bottom w:w="120" w:type="dxa"/>
              <w:right w:w="180" w:type="dxa"/>
            </w:tcMar>
            <w:hideMark/>
          </w:tcPr>
          <w:p w14:paraId="3B261767" w14:textId="77777777" w:rsidR="00BB2193" w:rsidRPr="00D93C15" w:rsidRDefault="00C80D61" w:rsidP="00BB2193">
            <w:pPr>
              <w:spacing w:before="30" w:after="30"/>
              <w:ind w:left="30" w:right="30"/>
              <w:rPr>
                <w:rFonts w:ascii="Calibri" w:eastAsia="Times New Roman" w:hAnsi="Calibri" w:cs="Calibri"/>
                <w:sz w:val="16"/>
              </w:rPr>
            </w:pPr>
            <w:hyperlink r:id="rId68" w:tgtFrame="_blank" w:history="1">
              <w:r w:rsidRPr="00D93C15">
                <w:rPr>
                  <w:rFonts w:ascii="Calibri" w:eastAsia="Times New Roman" w:hAnsi="Calibri" w:cs="Calibri"/>
                  <w:color w:val="0000FF"/>
                  <w:sz w:val="16"/>
                  <w:u w:val="single"/>
                </w:rPr>
                <w:t>Screen 12</w:t>
              </w:r>
            </w:hyperlink>
            <w:r w:rsidRPr="00D93C15">
              <w:rPr>
                <w:rFonts w:ascii="Calibri" w:eastAsia="Times New Roman" w:hAnsi="Calibri" w:cs="Calibri"/>
                <w:sz w:val="16"/>
              </w:rPr>
              <w:t xml:space="preserve"> </w:t>
            </w:r>
          </w:p>
          <w:p w14:paraId="3F5C9F16" w14:textId="77777777" w:rsidR="00BB2193" w:rsidRPr="00D93C15" w:rsidRDefault="00C80D61" w:rsidP="00BB2193">
            <w:pPr>
              <w:ind w:left="30" w:right="30"/>
              <w:rPr>
                <w:rFonts w:ascii="Calibri" w:eastAsia="Times New Roman" w:hAnsi="Calibri" w:cs="Calibri"/>
                <w:sz w:val="16"/>
              </w:rPr>
            </w:pPr>
            <w:hyperlink r:id="rId69" w:tgtFrame="_blank" w:history="1">
              <w:r w:rsidRPr="00D93C15">
                <w:rPr>
                  <w:rFonts w:ascii="Calibri" w:eastAsia="Times New Roman" w:hAnsi="Calibri" w:cs="Calibri"/>
                  <w:color w:val="0000FF"/>
                  <w:sz w:val="16"/>
                  <w:u w:val="single"/>
                </w:rPr>
                <w:t>30_C_13</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F4FF292" w14:textId="77777777" w:rsidR="00BB2193"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You must view all content before moving forward.</w:t>
            </w:r>
          </w:p>
          <w:p w14:paraId="1919B43E" w14:textId="77777777" w:rsidR="00BB2193"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At Abbott, we are committed to doing business honestly and keeping our promises in all areas of our work.</w:t>
            </w:r>
          </w:p>
          <w:p w14:paraId="0A2462E7" w14:textId="77777777" w:rsidR="00BB2193"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put Abbott’s interests ahead of our own when handling conflicts of interest. We protect Abbott’s assets and reputation, keep confidential information safe, and respect the privacy of everyone who shares personal information with us.</w:t>
            </w:r>
          </w:p>
          <w:p w14:paraId="30F2EA1F" w14:textId="77777777" w:rsidR="00BB2193"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Fair Dealing</w:t>
            </w:r>
          </w:p>
          <w:p w14:paraId="720C758F" w14:textId="77777777" w:rsidR="00BB2193"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Avoiding Conflicts of Interest I</w:t>
            </w:r>
          </w:p>
          <w:p w14:paraId="6306E808" w14:textId="77777777" w:rsidR="00BB2193"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lastRenderedPageBreak/>
              <w:t>Avoiding Conflicts of Interest I</w:t>
            </w:r>
            <w:r w:rsidR="00380CFE" w:rsidRPr="00D93C15">
              <w:rPr>
                <w:rFonts w:ascii="Calibri" w:eastAsia="Times New Roman" w:hAnsi="Calibri" w:cs="Calibri"/>
              </w:rPr>
              <w:t>I</w:t>
            </w:r>
          </w:p>
          <w:p w14:paraId="1B006921" w14:textId="77777777" w:rsidR="00BB2193"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Protection of Abbott Assets &amp; Reputation</w:t>
            </w:r>
          </w:p>
          <w:p w14:paraId="79CDD1E1" w14:textId="77777777" w:rsidR="00BB2193"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Confidential Information</w:t>
            </w:r>
          </w:p>
          <w:p w14:paraId="67F99C19" w14:textId="77777777" w:rsidR="00BB2193"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Anti-bribery</w:t>
            </w:r>
          </w:p>
          <w:p w14:paraId="6DE6528E" w14:textId="77777777" w:rsidR="00BB2193"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Gifts, Meals &amp; Entertainment</w:t>
            </w:r>
          </w:p>
          <w:p w14:paraId="37FA0BDF" w14:textId="77777777" w:rsidR="00BB2193"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Accurate Books and Records</w:t>
            </w:r>
          </w:p>
          <w:p w14:paraId="0EA62E46" w14:textId="77777777" w:rsidR="00BB2193"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Compliance with Laws</w:t>
            </w:r>
          </w:p>
          <w:p w14:paraId="1849F91E" w14:textId="77777777" w:rsidR="00BB2193"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Fair Competition</w:t>
            </w:r>
          </w:p>
          <w:p w14:paraId="68E6A486" w14:textId="77777777" w:rsidR="00BB2193"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Click each of the icons to learn more.</w:t>
            </w:r>
          </w:p>
        </w:tc>
        <w:tc>
          <w:tcPr>
            <w:tcW w:w="6000" w:type="dxa"/>
          </w:tcPr>
          <w:p w14:paraId="7342A475" w14:textId="77777777" w:rsidR="00BB2193" w:rsidRPr="00427134"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lastRenderedPageBreak/>
              <w:t>Anda harus melihat semua konten sebelum melanjutkan.</w:t>
            </w:r>
          </w:p>
          <w:p w14:paraId="5EAC1F67" w14:textId="77777777" w:rsidR="00BB2193" w:rsidRPr="00427134"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Di Abbott, kita berkomitmen untuk melakukan bisnis secara jujur dan memegang janji-janji kita di semua bidang pekerjaan kita.</w:t>
            </w:r>
          </w:p>
          <w:p w14:paraId="0C3D98D9" w14:textId="77777777" w:rsidR="00BB2193" w:rsidRPr="00427134"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Kita mengutamakan kepentingan Abbott daripada kepentingan kita sendiri saat menangani konflik kepentingan. Kita melindungi aset dan reputasi Abbott, menjaga informasi rahasia secara aman, dan menghormati privasi setiap orang yang membagikan informasi pribadi dengan kita.</w:t>
            </w:r>
          </w:p>
          <w:p w14:paraId="321D7BEC" w14:textId="77777777" w:rsidR="00BB2193" w:rsidRPr="00427134"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Bertransaksi Secara Adil</w:t>
            </w:r>
          </w:p>
          <w:p w14:paraId="3027E454" w14:textId="77777777" w:rsidR="00BB2193" w:rsidRPr="00427134"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lastRenderedPageBreak/>
              <w:t>Menghindari Konflik Kepentingan I</w:t>
            </w:r>
          </w:p>
          <w:p w14:paraId="056F2AF5" w14:textId="77777777" w:rsidR="00BB2193" w:rsidRPr="00427134"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Menghindari Konflik Kepentingan II</w:t>
            </w:r>
          </w:p>
          <w:p w14:paraId="14CFB493" w14:textId="77777777" w:rsidR="00BB2193" w:rsidRPr="00427134"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Perlindungan Aset &amp; Reputasi Abbott</w:t>
            </w:r>
          </w:p>
          <w:p w14:paraId="7F4F2E62" w14:textId="77777777" w:rsidR="00BB2193" w:rsidRPr="00427134"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Informasi Rahasia</w:t>
            </w:r>
          </w:p>
          <w:p w14:paraId="1BB374A4" w14:textId="77777777" w:rsidR="00BB2193" w:rsidRPr="00427134"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Anti-penyuapan</w:t>
            </w:r>
          </w:p>
          <w:p w14:paraId="4E8E87FA" w14:textId="77777777" w:rsidR="00BB2193" w:rsidRPr="00427134"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Hadiah, Perjamuan, &amp; Hiburan</w:t>
            </w:r>
          </w:p>
          <w:p w14:paraId="4D0357D6" w14:textId="77777777" w:rsidR="00BB2193" w:rsidRPr="00427134"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Pembukuan dan Catatan yang Akurat</w:t>
            </w:r>
          </w:p>
          <w:p w14:paraId="144D9AAA" w14:textId="77777777" w:rsidR="00BB2193"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Kepatuhan terhadap Undang-Undang</w:t>
            </w:r>
          </w:p>
          <w:p w14:paraId="00333125" w14:textId="77777777" w:rsidR="00BB2193"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Persaingan yang Sehat</w:t>
            </w:r>
          </w:p>
          <w:p w14:paraId="46F1138F" w14:textId="77777777" w:rsidR="00BB2193" w:rsidRPr="00427134" w:rsidRDefault="00C80D61" w:rsidP="006913DA">
            <w:pPr>
              <w:spacing w:before="100" w:beforeAutospacing="1" w:after="100" w:afterAutospacing="1"/>
              <w:ind w:left="30" w:right="30"/>
              <w:rPr>
                <w:rFonts w:ascii="Calibri" w:eastAsia="Times New Roman" w:hAnsi="Calibri" w:cs="Calibri"/>
                <w:lang w:val="nl-NL"/>
              </w:rPr>
            </w:pPr>
            <w:r w:rsidRPr="00D93C15">
              <w:rPr>
                <w:rFonts w:ascii="Calibri" w:eastAsia="Calibri" w:hAnsi="Calibri" w:cs="Calibri"/>
                <w:lang w:val="id-ID"/>
              </w:rPr>
              <w:t>Klik masing-masing ikon untuk mempelajari lebih lanjut.</w:t>
            </w:r>
          </w:p>
        </w:tc>
      </w:tr>
      <w:tr w:rsidR="00EC5996" w:rsidRPr="00427134" w14:paraId="1507E2D1" w14:textId="77777777" w:rsidTr="006913DA">
        <w:tc>
          <w:tcPr>
            <w:tcW w:w="1353" w:type="dxa"/>
            <w:shd w:val="clear" w:color="auto" w:fill="C1E4F5"/>
            <w:tcMar>
              <w:top w:w="120" w:type="dxa"/>
              <w:left w:w="180" w:type="dxa"/>
              <w:bottom w:w="120" w:type="dxa"/>
              <w:right w:w="180" w:type="dxa"/>
            </w:tcMar>
            <w:hideMark/>
          </w:tcPr>
          <w:p w14:paraId="6A46A69E" w14:textId="77777777" w:rsidR="007A2786" w:rsidRPr="00D93C15" w:rsidRDefault="00C80D61" w:rsidP="007A2786">
            <w:pPr>
              <w:spacing w:before="30" w:after="30"/>
              <w:ind w:left="30" w:right="30"/>
              <w:rPr>
                <w:rFonts w:ascii="Calibri" w:eastAsia="Times New Roman" w:hAnsi="Calibri" w:cs="Calibri"/>
                <w:sz w:val="16"/>
              </w:rPr>
            </w:pPr>
            <w:hyperlink r:id="rId70" w:tgtFrame="_blank" w:history="1">
              <w:r w:rsidRPr="00D93C15">
                <w:rPr>
                  <w:rFonts w:ascii="Calibri" w:eastAsia="Times New Roman" w:hAnsi="Calibri" w:cs="Calibri"/>
                  <w:color w:val="0000FF"/>
                  <w:sz w:val="16"/>
                  <w:u w:val="single"/>
                </w:rPr>
                <w:t>Screen 12</w:t>
              </w:r>
            </w:hyperlink>
            <w:r w:rsidRPr="00D93C15">
              <w:rPr>
                <w:rFonts w:ascii="Calibri" w:eastAsia="Times New Roman" w:hAnsi="Calibri" w:cs="Calibri"/>
                <w:sz w:val="16"/>
              </w:rPr>
              <w:t xml:space="preserve"> </w:t>
            </w:r>
          </w:p>
          <w:p w14:paraId="3372EB0B" w14:textId="77777777" w:rsidR="007A2786" w:rsidRPr="00D93C15" w:rsidRDefault="00C80D61" w:rsidP="007A2786">
            <w:pPr>
              <w:ind w:left="30" w:right="30"/>
              <w:rPr>
                <w:rFonts w:ascii="Calibri" w:eastAsia="Times New Roman" w:hAnsi="Calibri" w:cs="Calibri"/>
                <w:sz w:val="16"/>
              </w:rPr>
            </w:pPr>
            <w:hyperlink r:id="rId71" w:tgtFrame="_blank" w:history="1">
              <w:r w:rsidRPr="00D93C15">
                <w:rPr>
                  <w:rFonts w:ascii="Calibri" w:eastAsia="Times New Roman" w:hAnsi="Calibri" w:cs="Calibri"/>
                  <w:color w:val="0000FF"/>
                  <w:sz w:val="16"/>
                  <w:u w:val="single"/>
                </w:rPr>
                <w:t>31_C_13</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AAFD132" w14:textId="77777777" w:rsidR="007A278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FAIR DEALING</w:t>
            </w:r>
          </w:p>
          <w:p w14:paraId="25F960F4" w14:textId="77777777" w:rsidR="007A278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conduct business with integrity and follow through on our commitments in every aspect of our work.</w:t>
            </w:r>
          </w:p>
          <w:p w14:paraId="6B0938CB" w14:textId="77777777" w:rsidR="007A278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 xml:space="preserve">We are each responsible for our work and the decisions we make in our roles. In every professional interaction—whether with coworkers, customers, suppliers, healthcare professionals, competitors, or others—we </w:t>
            </w:r>
            <w:r w:rsidRPr="00D93C15">
              <w:rPr>
                <w:rFonts w:ascii="Calibri" w:eastAsia="Times New Roman" w:hAnsi="Calibri" w:cs="Calibri"/>
              </w:rPr>
              <w:lastRenderedPageBreak/>
              <w:t>must be fair and honest about how Abbott does business.</w:t>
            </w:r>
          </w:p>
        </w:tc>
        <w:tc>
          <w:tcPr>
            <w:tcW w:w="6000" w:type="dxa"/>
          </w:tcPr>
          <w:p w14:paraId="5BD4C0E0" w14:textId="77777777" w:rsidR="007A278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BERTRANSAKSI SECARA ADIL</w:t>
            </w:r>
          </w:p>
          <w:p w14:paraId="0BF83868" w14:textId="77777777" w:rsidR="007A2786"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melakukan bisnis dengan integritas dan menepati komitmen kita dalam setiap aspek pekerjaan kita.</w:t>
            </w:r>
          </w:p>
          <w:p w14:paraId="4C9897E4" w14:textId="77777777" w:rsidR="007A2786" w:rsidRPr="00427134"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 xml:space="preserve">Kita masing-masing bertanggung jawab untuk pekerjaan kita dan keputusan-keputusan yang kita buat dalam peran kita. Dalam setiap interaksi profesional—apakah dengan para rekan kerja, pelanggan, pemasok, tenaga kesehatan profesional, pesaing, atau yang lainnya—kita harus </w:t>
            </w:r>
            <w:r w:rsidRPr="00D93C15">
              <w:rPr>
                <w:rFonts w:ascii="Calibri" w:eastAsia="Calibri" w:hAnsi="Calibri" w:cs="Calibri"/>
                <w:lang w:val="id-ID"/>
              </w:rPr>
              <w:lastRenderedPageBreak/>
              <w:t>bersikap adil dan jujur mengenai bagaimana Abbott melakukan bisnis.</w:t>
            </w:r>
          </w:p>
        </w:tc>
      </w:tr>
      <w:tr w:rsidR="00EC5996" w:rsidRPr="00695A48" w14:paraId="707F8ED7" w14:textId="77777777" w:rsidTr="006913DA">
        <w:tc>
          <w:tcPr>
            <w:tcW w:w="1353" w:type="dxa"/>
            <w:shd w:val="clear" w:color="auto" w:fill="C1E4F5"/>
            <w:tcMar>
              <w:top w:w="120" w:type="dxa"/>
              <w:left w:w="180" w:type="dxa"/>
              <w:bottom w:w="120" w:type="dxa"/>
              <w:right w:w="180" w:type="dxa"/>
            </w:tcMar>
            <w:hideMark/>
          </w:tcPr>
          <w:p w14:paraId="6A952F5C" w14:textId="77777777" w:rsidR="00EA2282" w:rsidRPr="00D93C15" w:rsidRDefault="00C80D61" w:rsidP="00EA2282">
            <w:pPr>
              <w:spacing w:before="30" w:after="30"/>
              <w:ind w:left="30" w:right="30"/>
              <w:rPr>
                <w:rFonts w:ascii="Calibri" w:eastAsia="Times New Roman" w:hAnsi="Calibri" w:cs="Calibri"/>
                <w:sz w:val="16"/>
              </w:rPr>
            </w:pPr>
            <w:hyperlink r:id="rId72" w:tgtFrame="_blank" w:history="1">
              <w:r w:rsidRPr="00D93C15">
                <w:rPr>
                  <w:rFonts w:ascii="Calibri" w:eastAsia="Times New Roman" w:hAnsi="Calibri" w:cs="Calibri"/>
                  <w:color w:val="0000FF"/>
                  <w:sz w:val="16"/>
                  <w:u w:val="single"/>
                </w:rPr>
                <w:t>Screen 12</w:t>
              </w:r>
            </w:hyperlink>
            <w:r w:rsidRPr="00D93C15">
              <w:rPr>
                <w:rFonts w:ascii="Calibri" w:eastAsia="Times New Roman" w:hAnsi="Calibri" w:cs="Calibri"/>
                <w:sz w:val="16"/>
              </w:rPr>
              <w:t xml:space="preserve"> </w:t>
            </w:r>
          </w:p>
          <w:p w14:paraId="7846C88A" w14:textId="77777777" w:rsidR="00EA2282" w:rsidRPr="00D93C15" w:rsidRDefault="00C80D61" w:rsidP="00EA2282">
            <w:pPr>
              <w:ind w:left="30" w:right="30"/>
              <w:rPr>
                <w:rFonts w:ascii="Calibri" w:eastAsia="Times New Roman" w:hAnsi="Calibri" w:cs="Calibri"/>
                <w:sz w:val="16"/>
              </w:rPr>
            </w:pPr>
            <w:hyperlink r:id="rId73" w:tgtFrame="_blank" w:history="1">
              <w:r w:rsidRPr="00D93C15">
                <w:rPr>
                  <w:rFonts w:ascii="Calibri" w:eastAsia="Times New Roman" w:hAnsi="Calibri" w:cs="Calibri"/>
                  <w:color w:val="0000FF"/>
                  <w:sz w:val="16"/>
                  <w:u w:val="single"/>
                </w:rPr>
                <w:t>32_C_13</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E885A75" w14:textId="77777777" w:rsidR="00EA2282"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AVOIDING CONFLICTS OF INTEREST I</w:t>
            </w:r>
          </w:p>
          <w:p w14:paraId="60030BF3" w14:textId="77777777" w:rsidR="00EA2282"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identify and address conflicts of interest before moving forward.</w:t>
            </w:r>
          </w:p>
          <w:p w14:paraId="6FEE541F" w14:textId="77777777" w:rsidR="00EA2282"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 conflict of interest happens when personal interests interfere—or appear to interfere—with what’s best for Abbott. Business decisions must be based on Abbott’s needs, not personal gain or the interests of family or friends. We are expected to use good judgment and avoid situations that could lead to a real or perceived conflict. If personal relationships, interests, or outside activities affect your ability to act fairly and effectively—or could benefit you or a family member—you must disclose the potential conflict and remove yourself from the situation, following Abbott’s guidelines.</w:t>
            </w:r>
          </w:p>
        </w:tc>
        <w:tc>
          <w:tcPr>
            <w:tcW w:w="6000" w:type="dxa"/>
          </w:tcPr>
          <w:p w14:paraId="251E2A37" w14:textId="77777777" w:rsidR="00EA2282"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MENGHINDARI KONFLIK KEPENTINGAN I</w:t>
            </w:r>
          </w:p>
          <w:p w14:paraId="11464AB0" w14:textId="77777777" w:rsidR="00EA2282"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mengidentifikasi dan menanggapi konflik kepentingan sebelum melangkah ke depan.</w:t>
            </w:r>
          </w:p>
          <w:p w14:paraId="50ABF916" w14:textId="77777777" w:rsidR="00EA2282" w:rsidRPr="00695A48"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Konflik kepentingan terjadi saat kepentingan pribadi mengganggu—atau terkesan mengganggu—dengan kepentingan Abbott. Keputusan bisnis harus didasarkan pada kebutuhan Abbott, bukan keuntungan pribadi atau kepentingan keluarga atau teman. Kita diharapkan untuk menggunakan penilaian yang baik dan menghindari situasi yang dapat menyebabkan pada dugaan konflik atau konflik yang sesungguhnya. Jika hubungan, kepentingan, aktivitas pribadi di luar memengaruhi kemampuan Anda untuk bertindak secara adil dan efektif—atau dapat menguntungkan Anda atau anggota keluarga—Anda harus mengungkapkan potensi konflik dan menarik diri Anda dari situasi tersebut, dengan mematuhi pedoman dari Abbott.</w:t>
            </w:r>
          </w:p>
        </w:tc>
      </w:tr>
      <w:tr w:rsidR="00EC5996" w:rsidRPr="00D93C15" w14:paraId="4101F476" w14:textId="77777777" w:rsidTr="006913DA">
        <w:tc>
          <w:tcPr>
            <w:tcW w:w="1353" w:type="dxa"/>
            <w:shd w:val="clear" w:color="auto" w:fill="C1E4F5"/>
            <w:tcMar>
              <w:top w:w="120" w:type="dxa"/>
              <w:left w:w="180" w:type="dxa"/>
              <w:bottom w:w="120" w:type="dxa"/>
              <w:right w:w="180" w:type="dxa"/>
            </w:tcMar>
            <w:hideMark/>
          </w:tcPr>
          <w:p w14:paraId="6897C3BE" w14:textId="77777777" w:rsidR="00795145" w:rsidRPr="00D93C15" w:rsidRDefault="00C80D61" w:rsidP="00795145">
            <w:pPr>
              <w:spacing w:before="30" w:after="30"/>
              <w:ind w:left="30" w:right="30"/>
              <w:rPr>
                <w:rFonts w:ascii="Calibri" w:eastAsia="Times New Roman" w:hAnsi="Calibri" w:cs="Calibri"/>
                <w:sz w:val="16"/>
              </w:rPr>
            </w:pPr>
            <w:hyperlink r:id="rId74" w:tgtFrame="_blank" w:history="1">
              <w:r w:rsidRPr="00D93C15">
                <w:rPr>
                  <w:rFonts w:ascii="Calibri" w:eastAsia="Times New Roman" w:hAnsi="Calibri" w:cs="Calibri"/>
                  <w:color w:val="0000FF"/>
                  <w:sz w:val="16"/>
                  <w:u w:val="single"/>
                </w:rPr>
                <w:t>Screen 12</w:t>
              </w:r>
            </w:hyperlink>
            <w:r w:rsidRPr="00D93C15">
              <w:rPr>
                <w:rFonts w:ascii="Calibri" w:eastAsia="Times New Roman" w:hAnsi="Calibri" w:cs="Calibri"/>
                <w:sz w:val="16"/>
              </w:rPr>
              <w:t xml:space="preserve"> </w:t>
            </w:r>
          </w:p>
          <w:p w14:paraId="213D30C2" w14:textId="77777777" w:rsidR="00795145" w:rsidRPr="00D93C15" w:rsidRDefault="00C80D61" w:rsidP="00795145">
            <w:pPr>
              <w:ind w:left="30" w:right="30"/>
              <w:rPr>
                <w:rFonts w:ascii="Calibri" w:eastAsia="Times New Roman" w:hAnsi="Calibri" w:cs="Calibri"/>
                <w:sz w:val="16"/>
              </w:rPr>
            </w:pPr>
            <w:hyperlink r:id="rId75" w:tgtFrame="_blank" w:history="1">
              <w:r w:rsidRPr="00D93C15">
                <w:rPr>
                  <w:rFonts w:ascii="Calibri" w:eastAsia="Times New Roman" w:hAnsi="Calibri" w:cs="Calibri"/>
                  <w:color w:val="0000FF"/>
                  <w:sz w:val="16"/>
                  <w:u w:val="single"/>
                </w:rPr>
                <w:t>33_C_13</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384490F" w14:textId="77777777" w:rsidR="0079514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AVOIDING CONFLICTS OF INTEREST II</w:t>
            </w:r>
          </w:p>
          <w:p w14:paraId="44F3A256" w14:textId="77777777" w:rsidR="0079514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put Abbott’s interests first when making work-related decisions.</w:t>
            </w:r>
          </w:p>
          <w:p w14:paraId="51A78792" w14:textId="77777777" w:rsidR="0079514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 xml:space="preserve">That means prioritizing the company’s goals over those of a specific team, group, or individual. Any opportunities or resources we access through our roles </w:t>
            </w:r>
            <w:r w:rsidRPr="00D93C15">
              <w:rPr>
                <w:rFonts w:ascii="Calibri" w:eastAsia="Times New Roman" w:hAnsi="Calibri" w:cs="Calibri"/>
              </w:rPr>
              <w:lastRenderedPageBreak/>
              <w:t>at Abbott should be used to benefit the company—not for personal gain. We should not compete with Abbott or help others do so. When opportunities arise, our focus must be on advancing Abbott’s interests.</w:t>
            </w:r>
          </w:p>
        </w:tc>
        <w:tc>
          <w:tcPr>
            <w:tcW w:w="6000" w:type="dxa"/>
          </w:tcPr>
          <w:p w14:paraId="2308CD13" w14:textId="77777777" w:rsidR="0079514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MENGHINDARI KONFLIK KEPENTINGAN II</w:t>
            </w:r>
          </w:p>
          <w:p w14:paraId="23B00DFF" w14:textId="77777777" w:rsidR="0079514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mengutamakan kepentingan Abbott ketika membuat keputusan terkait pekerjaan.</w:t>
            </w:r>
          </w:p>
          <w:p w14:paraId="3415BD0A" w14:textId="77777777" w:rsidR="0079514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 xml:space="preserve">Itu berarti memprioritaskan tujuan perusahaan dibandingkan tujuan dari tim, kelompok, atau orang tertentu. Setiap kesempatan atau sumber daya yang kita </w:t>
            </w:r>
            <w:r w:rsidRPr="00D93C15">
              <w:rPr>
                <w:rFonts w:ascii="Calibri" w:eastAsia="Calibri" w:hAnsi="Calibri" w:cs="Calibri"/>
                <w:lang w:val="id-ID"/>
              </w:rPr>
              <w:lastRenderedPageBreak/>
              <w:t>akses melalui peran kita di Abbott harus digunakan untuk keuntungan perusahaan—bukan keuntungan pribadi. Kita tidak seharusnya bersaing dengan Abbott atau membantu orang lain melakukan hal yang sama. Saat ada kesempatan muncul, fokus kita harus mendahulukan kepentingan Abbott.</w:t>
            </w:r>
          </w:p>
        </w:tc>
      </w:tr>
      <w:tr w:rsidR="00EC5996" w:rsidRPr="009B2979" w14:paraId="48D2786B" w14:textId="77777777" w:rsidTr="006913DA">
        <w:tc>
          <w:tcPr>
            <w:tcW w:w="1353" w:type="dxa"/>
            <w:shd w:val="clear" w:color="auto" w:fill="C1E4F5"/>
            <w:tcMar>
              <w:top w:w="120" w:type="dxa"/>
              <w:left w:w="180" w:type="dxa"/>
              <w:bottom w:w="120" w:type="dxa"/>
              <w:right w:w="180" w:type="dxa"/>
            </w:tcMar>
            <w:hideMark/>
          </w:tcPr>
          <w:p w14:paraId="030C25D1" w14:textId="77777777" w:rsidR="004150A0" w:rsidRPr="00D93C15" w:rsidRDefault="00C80D61" w:rsidP="004150A0">
            <w:pPr>
              <w:spacing w:before="30" w:after="30"/>
              <w:ind w:left="30" w:right="30"/>
              <w:rPr>
                <w:rFonts w:ascii="Calibri" w:eastAsia="Times New Roman" w:hAnsi="Calibri" w:cs="Calibri"/>
                <w:sz w:val="16"/>
              </w:rPr>
            </w:pPr>
            <w:hyperlink r:id="rId76" w:tgtFrame="_blank" w:history="1">
              <w:r w:rsidRPr="00D93C15">
                <w:rPr>
                  <w:rFonts w:ascii="Calibri" w:eastAsia="Times New Roman" w:hAnsi="Calibri" w:cs="Calibri"/>
                  <w:color w:val="0000FF"/>
                  <w:sz w:val="16"/>
                  <w:u w:val="single"/>
                </w:rPr>
                <w:t>Screen 12</w:t>
              </w:r>
            </w:hyperlink>
            <w:r w:rsidRPr="00D93C15">
              <w:rPr>
                <w:rFonts w:ascii="Calibri" w:eastAsia="Times New Roman" w:hAnsi="Calibri" w:cs="Calibri"/>
                <w:sz w:val="16"/>
              </w:rPr>
              <w:t xml:space="preserve"> </w:t>
            </w:r>
          </w:p>
          <w:p w14:paraId="04137954" w14:textId="77777777" w:rsidR="004150A0" w:rsidRPr="00D93C15" w:rsidRDefault="00C80D61" w:rsidP="004150A0">
            <w:pPr>
              <w:ind w:left="30" w:right="30"/>
              <w:rPr>
                <w:rFonts w:ascii="Calibri" w:eastAsia="Times New Roman" w:hAnsi="Calibri" w:cs="Calibri"/>
                <w:sz w:val="16"/>
              </w:rPr>
            </w:pPr>
            <w:hyperlink r:id="rId77" w:tgtFrame="_blank" w:history="1">
              <w:r w:rsidRPr="00D93C15">
                <w:rPr>
                  <w:rFonts w:ascii="Calibri" w:eastAsia="Times New Roman" w:hAnsi="Calibri" w:cs="Calibri"/>
                  <w:color w:val="0000FF"/>
                  <w:sz w:val="16"/>
                  <w:u w:val="single"/>
                </w:rPr>
                <w:t>34_C_13</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223A0C" w14:textId="77777777" w:rsidR="004150A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PROTECTION OF ABBOTT ASSETS &amp; REPUTATION</w:t>
            </w:r>
          </w:p>
          <w:p w14:paraId="0E19C77A" w14:textId="77777777" w:rsidR="004150A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are caretakers of our company.</w:t>
            </w:r>
          </w:p>
          <w:p w14:paraId="0E0657E2" w14:textId="77777777" w:rsidR="004150A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all share the responsibility to protect and use Abbott’s assets wisely. This includes everything from physical items like vehicles and computers, to valuable information such as intellectual property, trade secrets, and specialized knowledge.</w:t>
            </w:r>
          </w:p>
          <w:p w14:paraId="2466344C" w14:textId="77777777" w:rsidR="004150A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should always use good judgment to make sure these resources are used properly, efficiently, and with care—avoiding loss, theft, misuse, or waste.</w:t>
            </w:r>
          </w:p>
          <w:p w14:paraId="7FF10E1D" w14:textId="77777777" w:rsidR="004150A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Abbott’s reputation is one of our most valuable assets—and we all play a role in protecting it.</w:t>
            </w:r>
          </w:p>
          <w:p w14:paraId="5DB76BD0" w14:textId="77777777" w:rsidR="004150A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 xml:space="preserve">Each of us is responsible for how we represent Abbott, especially in public settings and online, where anything we share—whether in conversations, emails, or social media—can reflect on the company. It’s important to </w:t>
            </w:r>
            <w:r w:rsidRPr="00D93C15">
              <w:rPr>
                <w:rFonts w:ascii="Calibri" w:eastAsia="Times New Roman" w:hAnsi="Calibri" w:cs="Calibri"/>
              </w:rPr>
              <w:lastRenderedPageBreak/>
              <w:t>communicate thoughtfully, use good judgment, and protect Abbott’s confidential information.</w:t>
            </w:r>
          </w:p>
          <w:p w14:paraId="60AFFF60" w14:textId="77777777" w:rsidR="004150A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When interacting externally, we should consider whether we might be seen as representing Abbott and how our words or actions could impact its reputation. This is especially important on social media, where posts can spread quickly and widely—a careless comment or post can cause real harm.</w:t>
            </w:r>
          </w:p>
        </w:tc>
        <w:tc>
          <w:tcPr>
            <w:tcW w:w="6000" w:type="dxa"/>
          </w:tcPr>
          <w:p w14:paraId="5AE4E688" w14:textId="77777777" w:rsidR="004150A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PERLINDUNGAN ASET &amp; REPUTASI ABBOTT</w:t>
            </w:r>
          </w:p>
          <w:p w14:paraId="1A6CD563" w14:textId="2636BCB1" w:rsidR="004150A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 xml:space="preserve">Kita adalah </w:t>
            </w:r>
            <w:del w:id="15" w:author="Tania, Dhini Eka" w:date="2026-01-03T18:27:00Z" w16du:dateUtc="2026-01-03T11:27:00Z">
              <w:r w:rsidRPr="00D93C15" w:rsidDel="00FF6AE3">
                <w:rPr>
                  <w:rFonts w:ascii="Calibri" w:eastAsia="Calibri" w:hAnsi="Calibri" w:cs="Calibri"/>
                  <w:lang w:val="id-ID"/>
                </w:rPr>
                <w:delText xml:space="preserve">pengurus </w:delText>
              </w:r>
            </w:del>
            <w:ins w:id="16" w:author="Tania, Dhini Eka" w:date="2026-01-03T18:27:00Z" w16du:dateUtc="2026-01-03T11:27:00Z">
              <w:r w:rsidR="00FF6AE3">
                <w:rPr>
                  <w:rFonts w:ascii="Calibri" w:eastAsia="Calibri" w:hAnsi="Calibri" w:cs="Calibri"/>
                  <w:lang w:val="id-ID"/>
                </w:rPr>
                <w:t xml:space="preserve">penjaga/penanggung jawab </w:t>
              </w:r>
            </w:ins>
            <w:r w:rsidRPr="00D93C15">
              <w:rPr>
                <w:rFonts w:ascii="Calibri" w:eastAsia="Calibri" w:hAnsi="Calibri" w:cs="Calibri"/>
                <w:lang w:val="id-ID"/>
              </w:rPr>
              <w:t>dari perusahaan kita.</w:t>
            </w:r>
          </w:p>
          <w:p w14:paraId="5C42F29B" w14:textId="77777777" w:rsidR="004150A0" w:rsidRPr="00AD65B8"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Kita semua berbagi tanggung jawab untuk melindungi dan menggunakan aset Abbott secara bijaksana. Ini mencakup segala sesuatu mulai dari barang-barang fisik seperti kendaraan dan komputer, hingga informasi berharga seperti kekayaan intelektual, rahasia dagang, dan pengetahuan khusus.</w:t>
            </w:r>
          </w:p>
          <w:p w14:paraId="0F6214A1" w14:textId="77777777" w:rsidR="004150A0" w:rsidRPr="00AD65B8"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Kita harus selalu menggunakan penilaian yang baik untuk memastikan berbagai sumber daya ini digunakan dengan baik, dan dengan kepedulian—yang menghindari kerugian, pencurian, penyalahgunaan, atau pemborosan.</w:t>
            </w:r>
          </w:p>
          <w:p w14:paraId="40BE22AE" w14:textId="77777777" w:rsidR="004150A0" w:rsidRPr="00AD65B8"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Reputasi Abbott adalah salah satu aset kita yang paling bernilai—dan kita semua memainkan peran dalam melindunginya.</w:t>
            </w:r>
          </w:p>
          <w:p w14:paraId="59453DE8" w14:textId="5DE75239" w:rsidR="004150A0" w:rsidRPr="00AD65B8"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 xml:space="preserve">Masing-masing dari kita bertanggung jawab untuk bagaimana kita mewakili Abbott, khususnya dalam </w:t>
            </w:r>
            <w:ins w:id="17" w:author="Tania, Dhini Eka" w:date="2026-01-03T18:29:00Z" w16du:dateUtc="2026-01-03T11:29:00Z">
              <w:r w:rsidR="006E0CD1">
                <w:rPr>
                  <w:rFonts w:ascii="Calibri" w:eastAsia="Calibri" w:hAnsi="Calibri" w:cs="Calibri"/>
                  <w:lang w:val="id-ID"/>
                </w:rPr>
                <w:t xml:space="preserve">ruang </w:t>
              </w:r>
            </w:ins>
            <w:r w:rsidRPr="00D93C15">
              <w:rPr>
                <w:rFonts w:ascii="Calibri" w:eastAsia="Calibri" w:hAnsi="Calibri" w:cs="Calibri"/>
                <w:lang w:val="id-ID"/>
              </w:rPr>
              <w:lastRenderedPageBreak/>
              <w:t xml:space="preserve">lingkungan publik dan </w:t>
            </w:r>
            <w:r w:rsidRPr="009403EA">
              <w:rPr>
                <w:rFonts w:ascii="Calibri" w:eastAsia="Calibri" w:hAnsi="Calibri" w:cs="Calibri"/>
                <w:i/>
                <w:iCs/>
                <w:lang w:val="id-ID"/>
                <w:rPrChange w:id="18" w:author="Tania, Dhini Eka" w:date="2026-01-03T18:28:00Z" w16du:dateUtc="2026-01-03T11:28:00Z">
                  <w:rPr>
                    <w:rFonts w:ascii="Calibri" w:eastAsia="Calibri" w:hAnsi="Calibri" w:cs="Calibri"/>
                    <w:lang w:val="id-ID"/>
                  </w:rPr>
                </w:rPrChange>
              </w:rPr>
              <w:t>online</w:t>
            </w:r>
            <w:r w:rsidRPr="00D93C15">
              <w:rPr>
                <w:rFonts w:ascii="Calibri" w:eastAsia="Calibri" w:hAnsi="Calibri" w:cs="Calibri"/>
                <w:lang w:val="id-ID"/>
              </w:rPr>
              <w:t>, tempat kita berbagi segala sesuatunya—apakah itu pembicaraan, email, atau media sosial—dapat merefleksikan tentang perusahaan. Penting untuk berkomunikasi dengan bijak, menggunakan penilaian yang baik, dan melindungai informasi rahasia Abbott.</w:t>
            </w:r>
          </w:p>
          <w:p w14:paraId="5064DF2C" w14:textId="77777777" w:rsidR="004150A0" w:rsidRPr="009B2979"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Saat berinteraksi secara ekstenal, kita harus mempertimbangkan apakah kita bisa dilihat sebagai perwakilan Abbott dan bagaimana kata-kata atau tindakan kita dapat mempengaruhi reputasi perusahaan. Ini khususnya penting di media sosial, di mana postingan dapat menyebar dengan cepat dan secara meluas—komentar atau postingan yang ceroboh dapat menyebabkan kerugian nyata.</w:t>
            </w:r>
          </w:p>
        </w:tc>
      </w:tr>
      <w:tr w:rsidR="00EC5996" w:rsidRPr="000734B0" w14:paraId="6E2C164E" w14:textId="77777777" w:rsidTr="006913DA">
        <w:tc>
          <w:tcPr>
            <w:tcW w:w="1353" w:type="dxa"/>
            <w:shd w:val="clear" w:color="auto" w:fill="C1E4F5"/>
            <w:tcMar>
              <w:top w:w="120" w:type="dxa"/>
              <w:left w:w="180" w:type="dxa"/>
              <w:bottom w:w="120" w:type="dxa"/>
              <w:right w:w="180" w:type="dxa"/>
            </w:tcMar>
            <w:hideMark/>
          </w:tcPr>
          <w:p w14:paraId="4D628E1E" w14:textId="77777777" w:rsidR="007C042D" w:rsidRPr="00D93C15" w:rsidRDefault="00C80D61" w:rsidP="007C042D">
            <w:pPr>
              <w:spacing w:before="30" w:after="30"/>
              <w:ind w:left="30" w:right="30"/>
              <w:rPr>
                <w:rFonts w:ascii="Calibri" w:eastAsia="Times New Roman" w:hAnsi="Calibri" w:cs="Calibri"/>
                <w:sz w:val="16"/>
              </w:rPr>
            </w:pPr>
            <w:hyperlink r:id="rId78" w:tgtFrame="_blank" w:history="1">
              <w:r w:rsidRPr="00D93C15">
                <w:rPr>
                  <w:rFonts w:ascii="Calibri" w:eastAsia="Times New Roman" w:hAnsi="Calibri" w:cs="Calibri"/>
                  <w:color w:val="0000FF"/>
                  <w:sz w:val="16"/>
                  <w:u w:val="single"/>
                </w:rPr>
                <w:t>Screen 12</w:t>
              </w:r>
            </w:hyperlink>
            <w:r w:rsidRPr="00D93C15">
              <w:rPr>
                <w:rFonts w:ascii="Calibri" w:eastAsia="Times New Roman" w:hAnsi="Calibri" w:cs="Calibri"/>
                <w:sz w:val="16"/>
              </w:rPr>
              <w:t xml:space="preserve"> </w:t>
            </w:r>
          </w:p>
          <w:p w14:paraId="58F2E84B" w14:textId="77777777" w:rsidR="007C042D" w:rsidRPr="00D93C15" w:rsidRDefault="00C80D61" w:rsidP="007C042D">
            <w:pPr>
              <w:ind w:left="30" w:right="30"/>
              <w:rPr>
                <w:rFonts w:ascii="Calibri" w:eastAsia="Times New Roman" w:hAnsi="Calibri" w:cs="Calibri"/>
                <w:sz w:val="16"/>
              </w:rPr>
            </w:pPr>
            <w:hyperlink r:id="rId79" w:tgtFrame="_blank" w:history="1">
              <w:r w:rsidRPr="00D93C15">
                <w:rPr>
                  <w:rFonts w:ascii="Calibri" w:eastAsia="Times New Roman" w:hAnsi="Calibri" w:cs="Calibri"/>
                  <w:color w:val="0000FF"/>
                  <w:sz w:val="16"/>
                  <w:u w:val="single"/>
                </w:rPr>
                <w:t>35_C_13</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9C66573" w14:textId="77777777" w:rsidR="007C042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CONFIDENTIAL INFORMATION</w:t>
            </w:r>
          </w:p>
          <w:p w14:paraId="4B2EF5AC" w14:textId="77777777" w:rsidR="007C042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are committed to respecting and protecting all confidential information, including personal data.</w:t>
            </w:r>
          </w:p>
          <w:p w14:paraId="63939BED" w14:textId="77777777" w:rsidR="007C042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Confidential information is one of Abbott’s most valuable assets. It includes non-public details like research, trade secrets, business plans, pricing, contracts, financial results, and other data that could benefit competitors or harm Abbott if disclosed.</w:t>
            </w:r>
          </w:p>
          <w:p w14:paraId="30D1C823" w14:textId="77777777" w:rsidR="007C042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lastRenderedPageBreak/>
              <w:t>We must protect confidential information and prevent unauthorized use or sharing—even after our time with Abbott ends.</w:t>
            </w:r>
          </w:p>
          <w:p w14:paraId="7AF7B5E9" w14:textId="77777777" w:rsidR="007C042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At Abbott we also respect the intellectual property of others and avoid improper use of their confidential information. Misusing non-public information, such as for insider trading, is illegal and unethical.</w:t>
            </w:r>
          </w:p>
          <w:p w14:paraId="0C0AABA0" w14:textId="77777777" w:rsidR="007C042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also safeguard personal data entrusted to us by colleagues, healthcare professionals, and customers. When we collect and use personal information, we do it responsibly, with proper consent, and never sell or obtain it from unauthorized sources. Many locations have strict privacy laws, and we are committed to understanding and following them, especially for the most sensitive categories of personal information.</w:t>
            </w:r>
          </w:p>
        </w:tc>
        <w:tc>
          <w:tcPr>
            <w:tcW w:w="6000" w:type="dxa"/>
          </w:tcPr>
          <w:p w14:paraId="1066D5E5" w14:textId="77777777" w:rsidR="007C042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INFORMASI RAHASIA</w:t>
            </w:r>
          </w:p>
          <w:p w14:paraId="54287194" w14:textId="77777777" w:rsidR="007C042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berkomitmen untuk menghormati dan melindungi semua informasi rahasia, termasuk data pribadi.</w:t>
            </w:r>
          </w:p>
          <w:p w14:paraId="2E9A2E3B" w14:textId="77777777" w:rsidR="007C042D" w:rsidRPr="000734B0"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Informasi rahasia adalah salah satu aset Abbott yang paling berharga. Ini termasuk detail non-publik, seperti riset, rahasia dagang, rencana bisnis, penetapan harga, kontrak, hasil keuangan, dan data lainnya yang dapat menguntungkan para pesaing atau merugikan bagi Abbott jika diungkapkan.</w:t>
            </w:r>
          </w:p>
          <w:p w14:paraId="6BEC63C0" w14:textId="77777777" w:rsidR="007C042D" w:rsidRPr="000734B0"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lastRenderedPageBreak/>
              <w:t>Kita harus melindungi informasi rahasia dan mencegah penggunaan atau penyebaran yang tidak sah—bahkan setelah kita tidak bekerja lagi untuk Abbott.</w:t>
            </w:r>
          </w:p>
          <w:p w14:paraId="66BBA02E" w14:textId="77777777" w:rsidR="007C042D" w:rsidRPr="000734B0"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Di Abbott, kita juga menghargai kekayaan intelektual dari orang lain dan menghindari penggunaan yang tidak tepat atas informasi rahasia mereka. Penyalahgunaan informasi non-publik, seperti untuk perdagangan orang dalam, adalah ilegal dan tidak etis.</w:t>
            </w:r>
          </w:p>
          <w:p w14:paraId="46FCE00C" w14:textId="77777777" w:rsidR="007C042D" w:rsidRPr="000734B0"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Kita juga melindungi data pribadi yang dipercayakan kepada kita oleh kolega, tenaga kesehatan profesional, dan pelanggan. Ketika kita mengumpulkan dan menggunakan informasi rahasia, kita melakukannya dengan bertanggung jawab, dengan persetujuan yang benar, dan tidak pernah menjual atau mendapatkannya dari sumber-sumber yang tidak sah. Banyak lokasi memiliki undang-undang privasi yang ketat, dan kita berkomitmen untuk memahami dan mematuhinya, khususnya untuk kategori informasi pribadi yang paling sensitif.</w:t>
            </w:r>
          </w:p>
        </w:tc>
      </w:tr>
      <w:tr w:rsidR="00EC5996" w:rsidRPr="000734B0" w14:paraId="2CCDEBF1" w14:textId="77777777" w:rsidTr="006913DA">
        <w:tc>
          <w:tcPr>
            <w:tcW w:w="1353" w:type="dxa"/>
            <w:shd w:val="clear" w:color="auto" w:fill="C1E4F5"/>
            <w:tcMar>
              <w:top w:w="120" w:type="dxa"/>
              <w:left w:w="180" w:type="dxa"/>
              <w:bottom w:w="120" w:type="dxa"/>
              <w:right w:w="180" w:type="dxa"/>
            </w:tcMar>
            <w:hideMark/>
          </w:tcPr>
          <w:p w14:paraId="2C60A865" w14:textId="77777777" w:rsidR="007317E0" w:rsidRPr="00D93C15" w:rsidRDefault="00C80D61" w:rsidP="007317E0">
            <w:pPr>
              <w:spacing w:before="30" w:after="30"/>
              <w:ind w:left="30" w:right="30"/>
              <w:rPr>
                <w:rFonts w:ascii="Calibri" w:eastAsia="Times New Roman" w:hAnsi="Calibri" w:cs="Calibri"/>
                <w:sz w:val="16"/>
              </w:rPr>
            </w:pPr>
            <w:hyperlink r:id="rId80" w:tgtFrame="_blank" w:history="1">
              <w:r w:rsidRPr="00D93C15">
                <w:rPr>
                  <w:rFonts w:ascii="Calibri" w:eastAsia="Times New Roman" w:hAnsi="Calibri" w:cs="Calibri"/>
                  <w:color w:val="0000FF"/>
                  <w:sz w:val="16"/>
                  <w:u w:val="single"/>
                </w:rPr>
                <w:t>Screen 12</w:t>
              </w:r>
            </w:hyperlink>
            <w:r w:rsidRPr="00D93C15">
              <w:rPr>
                <w:rFonts w:ascii="Calibri" w:eastAsia="Times New Roman" w:hAnsi="Calibri" w:cs="Calibri"/>
                <w:sz w:val="16"/>
              </w:rPr>
              <w:t xml:space="preserve"> </w:t>
            </w:r>
          </w:p>
          <w:p w14:paraId="1329007D" w14:textId="77777777" w:rsidR="007317E0" w:rsidRPr="00D93C15" w:rsidRDefault="00C80D61" w:rsidP="007317E0">
            <w:pPr>
              <w:ind w:left="30" w:right="30"/>
              <w:rPr>
                <w:rFonts w:ascii="Calibri" w:eastAsia="Times New Roman" w:hAnsi="Calibri" w:cs="Calibri"/>
                <w:sz w:val="16"/>
              </w:rPr>
            </w:pPr>
            <w:hyperlink r:id="rId81" w:tgtFrame="_blank" w:history="1">
              <w:r w:rsidRPr="00D93C15">
                <w:rPr>
                  <w:rFonts w:ascii="Calibri" w:eastAsia="Times New Roman" w:hAnsi="Calibri" w:cs="Calibri"/>
                  <w:color w:val="0000FF"/>
                  <w:sz w:val="16"/>
                  <w:u w:val="single"/>
                </w:rPr>
                <w:t>36_C_13</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7046E10" w14:textId="77777777" w:rsidR="007317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ANTI-BRIBERY</w:t>
            </w:r>
          </w:p>
          <w:p w14:paraId="6FFF2D8F" w14:textId="77777777" w:rsidR="007317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actively oppose fraud, bribery, and corruption. We get business the right way.</w:t>
            </w:r>
          </w:p>
          <w:p w14:paraId="2B83A74F" w14:textId="77777777" w:rsidR="007317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 xml:space="preserve">As individuals, we expect healthcare professionals to make decisions based on what’s best for patients—not influenced by incentives from companies. Likewise, we </w:t>
            </w:r>
            <w:r w:rsidRPr="00D93C15">
              <w:rPr>
                <w:rFonts w:ascii="Calibri" w:eastAsia="Times New Roman" w:hAnsi="Calibri" w:cs="Calibri"/>
              </w:rPr>
              <w:lastRenderedPageBreak/>
              <w:t>expect government officials to act in the public’s interest, free from corporate pressure.</w:t>
            </w:r>
          </w:p>
          <w:p w14:paraId="74B64BF3" w14:textId="77777777" w:rsidR="007317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At Abbott, we educate healthcare professionals about our products but do not interfere with their independent judgment. It is never permissible to offer anything of value to healthcare providers (such as a physician, pharmacist, nurse, researcher or laboratory staff), government officials, or others to gain business or reward past relationships.</w:t>
            </w:r>
          </w:p>
          <w:p w14:paraId="108CA9B5" w14:textId="77777777" w:rsidR="007317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follow anti-bribery, anti-corruption, and anti-kickback laws globally, including the U.S. Foreign Corrupt Practices Act. Everyone at Abbott must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tcPr>
          <w:p w14:paraId="7F57451D" w14:textId="77777777" w:rsidR="007317E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ANTI-PENYUAPAN</w:t>
            </w:r>
          </w:p>
          <w:p w14:paraId="52036ADC" w14:textId="77777777" w:rsidR="007317E0" w:rsidRPr="000734B0" w:rsidRDefault="00C80D61" w:rsidP="006913DA">
            <w:pPr>
              <w:spacing w:before="100" w:beforeAutospacing="1" w:after="100" w:afterAutospacing="1"/>
              <w:ind w:left="30" w:right="30"/>
              <w:rPr>
                <w:rFonts w:ascii="Calibri" w:eastAsia="Times New Roman" w:hAnsi="Calibri" w:cs="Calibri"/>
                <w:lang w:val="es-ES"/>
              </w:rPr>
            </w:pPr>
            <w:r w:rsidRPr="00D93C15">
              <w:rPr>
                <w:rFonts w:ascii="Calibri" w:eastAsia="Calibri" w:hAnsi="Calibri" w:cs="Calibri"/>
                <w:lang w:val="id-ID"/>
              </w:rPr>
              <w:t>Kita secara aktif menentang kecurangan, penyuapan, dan korupsi. Kita mendapatkan bisnis dengan cara yang benar.</w:t>
            </w:r>
          </w:p>
          <w:p w14:paraId="6827678A" w14:textId="77777777" w:rsidR="007317E0" w:rsidRPr="000734B0"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 xml:space="preserve">Sebagai perorangan, kita mengharapkan para tenaga kesehatan profesional untuk membuat keputusan berdasarkan pada apa yang terbaik untuk para pasien—tidak dipengaruhi oleh insentif dari berbagai perusahaan. </w:t>
            </w:r>
            <w:r w:rsidRPr="00D93C15">
              <w:rPr>
                <w:rFonts w:ascii="Calibri" w:eastAsia="Calibri" w:hAnsi="Calibri" w:cs="Calibri"/>
                <w:lang w:val="id-ID"/>
              </w:rPr>
              <w:lastRenderedPageBreak/>
              <w:t>Demikian juga, kita mengharapkan para pejabat pemerintah untuk bertindak untuk kepentingan umum, bebas dari tekanan perusahaan.</w:t>
            </w:r>
          </w:p>
          <w:p w14:paraId="4ABC0F5F" w14:textId="77777777" w:rsidR="007317E0" w:rsidRPr="000734B0"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Di Abbott, kita mengedukasi para tenaga kesehatan profesional mengenai berbagai produk kita namun tidak memengaruhi penilaian independen mereka. Tidak pernah diizinkan untuk menawarkan apa pun yang berharga kepada para penyedia layanan kesehatan (seperti dokter, apoteker, perawat, peneliti, atau staf laboratorium), para pejabat pemerintah, atau yang lainnya untuk mendapatkan bisnis atau keuntungan dari hubungan di masa lalu.</w:t>
            </w:r>
          </w:p>
          <w:p w14:paraId="2BA67B1E" w14:textId="77777777" w:rsidR="007317E0" w:rsidRPr="000734B0"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Kita mematuhi undang-undang anti-penyuapan, anti-korupsi, dan anti-balas jasa secara global, termasuk Undang-Undang Praktik Korupsi Luar Negeri AS. Setiap orang di Abbott harus mengatur dengan cermat hubungan dengan para penyedia layanan—seperti para distributor, konsultan, dan pembicara—dengan melakukan uji tuntas, membayar nilai pasar yang adil, dan mendokumentasikan berbagai pembayaran dengan benar untuk memastikan kepatuhan terhadap hukum dan standar perusahaan.</w:t>
            </w:r>
          </w:p>
        </w:tc>
      </w:tr>
      <w:tr w:rsidR="00EC5996" w:rsidRPr="000734B0" w14:paraId="19CF7FE5" w14:textId="77777777" w:rsidTr="006913DA">
        <w:tc>
          <w:tcPr>
            <w:tcW w:w="1353" w:type="dxa"/>
            <w:shd w:val="clear" w:color="auto" w:fill="C1E4F5"/>
            <w:tcMar>
              <w:top w:w="120" w:type="dxa"/>
              <w:left w:w="180" w:type="dxa"/>
              <w:bottom w:w="120" w:type="dxa"/>
              <w:right w:w="180" w:type="dxa"/>
            </w:tcMar>
            <w:hideMark/>
          </w:tcPr>
          <w:p w14:paraId="72E13F4F" w14:textId="77777777" w:rsidR="00870B35" w:rsidRPr="00D93C15" w:rsidRDefault="00C80D61" w:rsidP="00870B35">
            <w:pPr>
              <w:spacing w:before="30" w:after="30"/>
              <w:ind w:left="30" w:right="30"/>
              <w:rPr>
                <w:rFonts w:ascii="Calibri" w:eastAsia="Times New Roman" w:hAnsi="Calibri" w:cs="Calibri"/>
                <w:sz w:val="16"/>
              </w:rPr>
            </w:pPr>
            <w:hyperlink r:id="rId82" w:tgtFrame="_blank" w:history="1">
              <w:r w:rsidRPr="00D93C15">
                <w:rPr>
                  <w:rFonts w:ascii="Calibri" w:eastAsia="Times New Roman" w:hAnsi="Calibri" w:cs="Calibri"/>
                  <w:color w:val="0000FF"/>
                  <w:sz w:val="16"/>
                  <w:u w:val="single"/>
                </w:rPr>
                <w:t>Screen 12</w:t>
              </w:r>
            </w:hyperlink>
            <w:r w:rsidRPr="00D93C15">
              <w:rPr>
                <w:rFonts w:ascii="Calibri" w:eastAsia="Times New Roman" w:hAnsi="Calibri" w:cs="Calibri"/>
                <w:sz w:val="16"/>
              </w:rPr>
              <w:t xml:space="preserve"> </w:t>
            </w:r>
          </w:p>
          <w:p w14:paraId="4646B3D5" w14:textId="77777777" w:rsidR="00870B35" w:rsidRPr="00D93C15" w:rsidRDefault="00C80D61" w:rsidP="00870B35">
            <w:pPr>
              <w:ind w:left="30" w:right="30"/>
              <w:rPr>
                <w:rFonts w:ascii="Calibri" w:eastAsia="Times New Roman" w:hAnsi="Calibri" w:cs="Calibri"/>
                <w:sz w:val="16"/>
              </w:rPr>
            </w:pPr>
            <w:hyperlink r:id="rId83" w:tgtFrame="_blank" w:history="1">
              <w:r w:rsidRPr="00D93C15">
                <w:rPr>
                  <w:rFonts w:ascii="Calibri" w:eastAsia="Times New Roman" w:hAnsi="Calibri" w:cs="Calibri"/>
                  <w:color w:val="0000FF"/>
                  <w:sz w:val="16"/>
                  <w:u w:val="single"/>
                </w:rPr>
                <w:t>37_C_13</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16DCF38" w14:textId="77777777" w:rsidR="00870B3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GIFTS, MEALS &amp; ENTERTAINMENT</w:t>
            </w:r>
          </w:p>
          <w:p w14:paraId="0CB34CD9" w14:textId="77777777" w:rsidR="00870B3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do not offer or provide anything of value to gain a business advantage, directly or indirectly, in line with anti-bribery principles.</w:t>
            </w:r>
          </w:p>
          <w:p w14:paraId="5597C878" w14:textId="77777777" w:rsidR="00870B3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lastRenderedPageBreak/>
              <w:t>To prevent improper influence in business decisions, we set limits surrounding gifts, meals, and entertainment. Abbott’s policies help ensure that brand reminders, cultural courtesies, hospitality, and other benefits never interfere with professional judgment.</w:t>
            </w:r>
          </w:p>
        </w:tc>
        <w:tc>
          <w:tcPr>
            <w:tcW w:w="6000" w:type="dxa"/>
          </w:tcPr>
          <w:p w14:paraId="3AF280CE" w14:textId="77777777" w:rsidR="00870B3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HADIAH, JAMUAN &amp; HIBURAN</w:t>
            </w:r>
          </w:p>
          <w:p w14:paraId="0444372E" w14:textId="77777777" w:rsidR="00870B3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 xml:space="preserve">Kita tidak menawarkan atau memberi apa pun yang berharga untuk mendapatkan keuntungan bisnis, secara </w:t>
            </w:r>
            <w:r w:rsidRPr="00D93C15">
              <w:rPr>
                <w:rFonts w:ascii="Calibri" w:eastAsia="Calibri" w:hAnsi="Calibri" w:cs="Calibri"/>
                <w:lang w:val="id-ID"/>
              </w:rPr>
              <w:lastRenderedPageBreak/>
              <w:t>langsung atau tidak langsung, sesuai dengan prinsip-prinsip anti-penyuapan.</w:t>
            </w:r>
          </w:p>
          <w:p w14:paraId="4805991B" w14:textId="77777777" w:rsidR="00870B35" w:rsidRPr="000734B0"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Untuk mencegah pengaruh yang tidak layak dalam keputusan bisnis, kita menetapkan batasan mengenai hadiah, jamuan, dan hiburan. Berbagai kebijkan Abbott membantu memastikan bahwa pengingat merek, tata krama budaya, keramahtamahan, dan manfaat lainnya jangan pernah memengaruhi penilaian profesional.</w:t>
            </w:r>
          </w:p>
        </w:tc>
      </w:tr>
      <w:tr w:rsidR="00EC5996" w:rsidRPr="000734B0" w14:paraId="711CCD29" w14:textId="77777777" w:rsidTr="006913DA">
        <w:tc>
          <w:tcPr>
            <w:tcW w:w="1353" w:type="dxa"/>
            <w:shd w:val="clear" w:color="auto" w:fill="C1E4F5"/>
            <w:tcMar>
              <w:top w:w="120" w:type="dxa"/>
              <w:left w:w="180" w:type="dxa"/>
              <w:bottom w:w="120" w:type="dxa"/>
              <w:right w:w="180" w:type="dxa"/>
            </w:tcMar>
            <w:hideMark/>
          </w:tcPr>
          <w:p w14:paraId="486A3AEC" w14:textId="77777777" w:rsidR="00B44AA0" w:rsidRPr="00D93C15" w:rsidRDefault="00C80D61" w:rsidP="00B44AA0">
            <w:pPr>
              <w:spacing w:before="30" w:after="30"/>
              <w:ind w:left="30" w:right="30"/>
              <w:rPr>
                <w:rFonts w:ascii="Calibri" w:eastAsia="Times New Roman" w:hAnsi="Calibri" w:cs="Calibri"/>
                <w:sz w:val="16"/>
              </w:rPr>
            </w:pPr>
            <w:hyperlink r:id="rId84" w:tgtFrame="_blank" w:history="1">
              <w:r w:rsidRPr="00D93C15">
                <w:rPr>
                  <w:rFonts w:ascii="Calibri" w:eastAsia="Times New Roman" w:hAnsi="Calibri" w:cs="Calibri"/>
                  <w:color w:val="0000FF"/>
                  <w:sz w:val="16"/>
                  <w:u w:val="single"/>
                </w:rPr>
                <w:t>Screen 12</w:t>
              </w:r>
            </w:hyperlink>
            <w:r w:rsidRPr="00D93C15">
              <w:rPr>
                <w:rFonts w:ascii="Calibri" w:eastAsia="Times New Roman" w:hAnsi="Calibri" w:cs="Calibri"/>
                <w:sz w:val="16"/>
              </w:rPr>
              <w:t xml:space="preserve"> </w:t>
            </w:r>
          </w:p>
          <w:p w14:paraId="2E635B8F" w14:textId="77777777" w:rsidR="00B44AA0" w:rsidRPr="00D93C15" w:rsidRDefault="00C80D61" w:rsidP="00B44AA0">
            <w:pPr>
              <w:ind w:left="30" w:right="30"/>
              <w:rPr>
                <w:rFonts w:ascii="Calibri" w:eastAsia="Times New Roman" w:hAnsi="Calibri" w:cs="Calibri"/>
                <w:sz w:val="16"/>
              </w:rPr>
            </w:pPr>
            <w:hyperlink r:id="rId85" w:tgtFrame="_blank" w:history="1">
              <w:r w:rsidRPr="00D93C15">
                <w:rPr>
                  <w:rFonts w:ascii="Calibri" w:eastAsia="Times New Roman" w:hAnsi="Calibri" w:cs="Calibri"/>
                  <w:color w:val="0000FF"/>
                  <w:sz w:val="16"/>
                  <w:u w:val="single"/>
                </w:rPr>
                <w:t>38_C_13</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4BC3F09" w14:textId="77777777" w:rsidR="00B44AA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ACCURATE BOOKS &amp; RECORDS</w:t>
            </w:r>
          </w:p>
          <w:p w14:paraId="34CB1E0D" w14:textId="77777777" w:rsidR="00B44AA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measure achievements accurately.</w:t>
            </w:r>
          </w:p>
          <w:p w14:paraId="6F4CB422" w14:textId="77777777" w:rsidR="00B44AA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Abbott’s records and public statements must accurately reflect our actions, with enough context to show the true nature of our work. Financial records must follow accounting standards, laws, and Abbott’s internal policies.</w:t>
            </w:r>
          </w:p>
          <w:p w14:paraId="6CA76D44" w14:textId="77777777" w:rsidR="00B44AA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Pr>
          <w:p w14:paraId="6E17BFB6" w14:textId="77777777" w:rsidR="00B44AA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PEMBUKUAN &amp; CATATAN YANG AKURAT</w:t>
            </w:r>
          </w:p>
          <w:p w14:paraId="2022AC9E" w14:textId="77777777" w:rsidR="00B44AA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mengukur prestasi secara akurat.</w:t>
            </w:r>
          </w:p>
          <w:p w14:paraId="6D44FAD8" w14:textId="77777777" w:rsidR="00B44AA0" w:rsidRPr="000734B0"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Catatan dan pernyataan publik Abbott harus secara akurat merefleksikan berbagai tindakan kita, dengan konteks yang cukup untuk menunjukkan sifat sesungguhnya dari pekerjaan kita. Catatan keuangan harus mematuhi standar, undang-undang akuntansi, serta berbagai kebijakan internal Abbott.</w:t>
            </w:r>
          </w:p>
          <w:p w14:paraId="0A581B52" w14:textId="2BEE03E9" w:rsidR="00B44AA0" w:rsidRPr="000734B0"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Ketika melaporkan penetapan harga, pembayaran, atau barang-barang yang bernilai—khususnya untuk tenaga kesehatan profesional—kita harus memastikan informasi tersebut lengkap dan akurat. Banyak pemerintahan mewajibkan transparansi ini untuk melindungi dana publik. Abbott berkomitmen untuk memberikan data yang te</w:t>
            </w:r>
            <w:ins w:id="19" w:author="Tania, Dhini Eka" w:date="2026-01-03T18:31:00Z" w16du:dateUtc="2026-01-03T11:31:00Z">
              <w:r w:rsidR="001370C3">
                <w:rPr>
                  <w:rFonts w:ascii="Calibri" w:eastAsia="Calibri" w:hAnsi="Calibri" w:cs="Calibri"/>
                  <w:lang w:val="id-ID"/>
                </w:rPr>
                <w:t>r</w:t>
              </w:r>
            </w:ins>
            <w:r w:rsidRPr="00D93C15">
              <w:rPr>
                <w:rFonts w:ascii="Calibri" w:eastAsia="Calibri" w:hAnsi="Calibri" w:cs="Calibri"/>
                <w:lang w:val="id-ID"/>
              </w:rPr>
              <w:t>percaya sehingga pemerintah, perusahaan asuransi, dan pemegang kepentingan lainnya dapat mengambil keputusan yang tepat berdasarkan informasi.</w:t>
            </w:r>
          </w:p>
        </w:tc>
      </w:tr>
      <w:tr w:rsidR="00EC5996" w:rsidRPr="000734B0" w14:paraId="08C88160" w14:textId="77777777" w:rsidTr="006913DA">
        <w:tc>
          <w:tcPr>
            <w:tcW w:w="1353" w:type="dxa"/>
            <w:shd w:val="clear" w:color="auto" w:fill="C1E4F5"/>
            <w:tcMar>
              <w:top w:w="120" w:type="dxa"/>
              <w:left w:w="180" w:type="dxa"/>
              <w:bottom w:w="120" w:type="dxa"/>
              <w:right w:w="180" w:type="dxa"/>
            </w:tcMar>
            <w:hideMark/>
          </w:tcPr>
          <w:p w14:paraId="78F79CD2" w14:textId="77777777" w:rsidR="008A1495" w:rsidRPr="00D93C15" w:rsidRDefault="00C80D61" w:rsidP="008A1495">
            <w:pPr>
              <w:spacing w:before="30" w:after="30"/>
              <w:ind w:left="30" w:right="30"/>
              <w:rPr>
                <w:rFonts w:ascii="Calibri" w:eastAsia="Times New Roman" w:hAnsi="Calibri" w:cs="Calibri"/>
                <w:sz w:val="16"/>
              </w:rPr>
            </w:pPr>
            <w:hyperlink r:id="rId86" w:tgtFrame="_blank" w:history="1">
              <w:r w:rsidRPr="00D93C15">
                <w:rPr>
                  <w:rFonts w:ascii="Calibri" w:eastAsia="Times New Roman" w:hAnsi="Calibri" w:cs="Calibri"/>
                  <w:color w:val="0000FF"/>
                  <w:sz w:val="16"/>
                  <w:u w:val="single"/>
                </w:rPr>
                <w:t>Screen 12</w:t>
              </w:r>
            </w:hyperlink>
            <w:r w:rsidRPr="00D93C15">
              <w:rPr>
                <w:rFonts w:ascii="Calibri" w:eastAsia="Times New Roman" w:hAnsi="Calibri" w:cs="Calibri"/>
                <w:sz w:val="16"/>
              </w:rPr>
              <w:t xml:space="preserve"> </w:t>
            </w:r>
          </w:p>
          <w:p w14:paraId="4E48191A" w14:textId="77777777" w:rsidR="008A1495" w:rsidRPr="00D93C15" w:rsidRDefault="00C80D61" w:rsidP="008A1495">
            <w:pPr>
              <w:ind w:left="30" w:right="30"/>
              <w:rPr>
                <w:rFonts w:ascii="Calibri" w:eastAsia="Times New Roman" w:hAnsi="Calibri" w:cs="Calibri"/>
                <w:sz w:val="16"/>
              </w:rPr>
            </w:pPr>
            <w:hyperlink r:id="rId87" w:tgtFrame="_blank" w:history="1">
              <w:r w:rsidRPr="00D93C15">
                <w:rPr>
                  <w:rFonts w:ascii="Calibri" w:eastAsia="Times New Roman" w:hAnsi="Calibri" w:cs="Calibri"/>
                  <w:color w:val="0000FF"/>
                  <w:sz w:val="16"/>
                  <w:u w:val="single"/>
                </w:rPr>
                <w:t>39_C_13</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F7DB2E" w14:textId="77777777" w:rsidR="008A149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COMPLIANCE WITH LAWS</w:t>
            </w:r>
          </w:p>
          <w:p w14:paraId="45A03A4B" w14:textId="77777777" w:rsidR="008A149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follow all laws, regulations and Abbott requirements that apply to our work.</w:t>
            </w:r>
          </w:p>
          <w:p w14:paraId="2EE92D22" w14:textId="77777777" w:rsidR="008A149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Every Abbott employee is expected to follow all applicable laws, as well as Abbott’s policies, procedures, and the Code. This is a basic condition of employment. Abbott’s policies cover key areas like healthcare compliance, quality, finance, trade, security, and more, helping us meet legal requirements and prevent non-compliance.</w:t>
            </w:r>
          </w:p>
          <w:p w14:paraId="42753BAE" w14:textId="77777777" w:rsidR="008A149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As a global company, we must also be aware that laws from one country may apply to work done in another. When in doubt, seek guidance from the Legal Division or the Office of Ethics and Compliance.</w:t>
            </w:r>
          </w:p>
        </w:tc>
        <w:tc>
          <w:tcPr>
            <w:tcW w:w="6000" w:type="dxa"/>
          </w:tcPr>
          <w:p w14:paraId="267F633F" w14:textId="77777777" w:rsidR="008A149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KEPATUHAN TERHADAP UNDANG-UNDANG</w:t>
            </w:r>
          </w:p>
          <w:p w14:paraId="000F23FC" w14:textId="77777777" w:rsidR="008A149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mematuhi semua undang-undang, peraturan dan persyaratan Abbott yang berlaku pada pekerjaan kita.</w:t>
            </w:r>
          </w:p>
          <w:p w14:paraId="5FE42195" w14:textId="77777777" w:rsidR="008A1495" w:rsidRPr="000734B0"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Setiap karyawan Abbott diharapkan untuk mematuhi semua undang-undang yang berlaku, serta kebijakan, prosedur, dan Pedoman Abbott. Ini adalah persyaratan mendasar dari pekerjaan. Kebijakan Abbott mencakup berbagai area penting, seperti kepatuah layanan kesehatan, kualitas, keuangan, perdagangan, keamanan, dan banyak lagi, yang membantu kita memenuhi ketentuan hukum dan mencegah pelanggaran.</w:t>
            </w:r>
          </w:p>
          <w:p w14:paraId="4DE94352" w14:textId="77777777" w:rsidR="008A1495" w:rsidRPr="000734B0"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Sebagai perusahaan global, kita juga harus menyadari bahwa undang-undang dari satu negara mungkin berlaku untuk berfungsi di negara lainnya. Ketika merasa ragu, carilan tuntunan dari Divisi Hukum atau Kantor Etika dan Kepatuhan.</w:t>
            </w:r>
          </w:p>
        </w:tc>
      </w:tr>
      <w:tr w:rsidR="00EC5996" w:rsidRPr="000734B0" w14:paraId="1C01F011" w14:textId="77777777" w:rsidTr="006913DA">
        <w:tc>
          <w:tcPr>
            <w:tcW w:w="1353" w:type="dxa"/>
            <w:shd w:val="clear" w:color="auto" w:fill="C1E4F5"/>
            <w:tcMar>
              <w:top w:w="120" w:type="dxa"/>
              <w:left w:w="180" w:type="dxa"/>
              <w:bottom w:w="120" w:type="dxa"/>
              <w:right w:w="180" w:type="dxa"/>
            </w:tcMar>
            <w:hideMark/>
          </w:tcPr>
          <w:p w14:paraId="0F17F886" w14:textId="77777777" w:rsidR="0044511A" w:rsidRPr="00D93C15" w:rsidRDefault="00C80D61" w:rsidP="0044511A">
            <w:pPr>
              <w:spacing w:before="30" w:after="30"/>
              <w:ind w:left="30" w:right="30"/>
              <w:rPr>
                <w:rFonts w:ascii="Calibri" w:eastAsia="Times New Roman" w:hAnsi="Calibri" w:cs="Calibri"/>
                <w:sz w:val="16"/>
              </w:rPr>
            </w:pPr>
            <w:hyperlink r:id="rId88" w:tgtFrame="_blank" w:history="1">
              <w:r w:rsidRPr="00D93C15">
                <w:rPr>
                  <w:rFonts w:ascii="Calibri" w:eastAsia="Times New Roman" w:hAnsi="Calibri" w:cs="Calibri"/>
                  <w:color w:val="0000FF"/>
                  <w:sz w:val="16"/>
                  <w:u w:val="single"/>
                </w:rPr>
                <w:t>Screen 12</w:t>
              </w:r>
            </w:hyperlink>
            <w:r w:rsidRPr="00D93C15">
              <w:rPr>
                <w:rFonts w:ascii="Calibri" w:eastAsia="Times New Roman" w:hAnsi="Calibri" w:cs="Calibri"/>
                <w:sz w:val="16"/>
              </w:rPr>
              <w:t xml:space="preserve"> </w:t>
            </w:r>
          </w:p>
          <w:p w14:paraId="25A5EC72" w14:textId="77777777" w:rsidR="0044511A" w:rsidRPr="00D93C15" w:rsidRDefault="00C80D61" w:rsidP="0044511A">
            <w:pPr>
              <w:ind w:left="30" w:right="30"/>
              <w:rPr>
                <w:rFonts w:ascii="Calibri" w:eastAsia="Times New Roman" w:hAnsi="Calibri" w:cs="Calibri"/>
                <w:sz w:val="16"/>
              </w:rPr>
            </w:pPr>
            <w:hyperlink r:id="rId89" w:tgtFrame="_blank" w:history="1">
              <w:r w:rsidRPr="00D93C15">
                <w:rPr>
                  <w:rFonts w:ascii="Calibri" w:eastAsia="Times New Roman" w:hAnsi="Calibri" w:cs="Calibri"/>
                  <w:color w:val="0000FF"/>
                  <w:sz w:val="16"/>
                  <w:u w:val="single"/>
                </w:rPr>
                <w:t>40_C_13</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96C9AFE" w14:textId="77777777" w:rsidR="0044511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FAIR COMPETITION</w:t>
            </w:r>
          </w:p>
          <w:p w14:paraId="0682EA5A" w14:textId="77777777" w:rsidR="0044511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ensure that any interactions that we have with competitors are appropriate.</w:t>
            </w:r>
          </w:p>
          <w:p w14:paraId="67653DA2" w14:textId="77777777" w:rsidR="0044511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 xml:space="preserve">At Abbott we are committed to following competition laws everywhere we operate. These laws prohibit agreements or actions that discourage fair market </w:t>
            </w:r>
            <w:r w:rsidRPr="00D93C15">
              <w:rPr>
                <w:rFonts w:ascii="Calibri" w:eastAsia="Times New Roman" w:hAnsi="Calibri" w:cs="Calibri"/>
              </w:rPr>
              <w:lastRenderedPageBreak/>
              <w:t>practices—especially in pricing, sales terms, and interactions with competitors.</w:t>
            </w:r>
          </w:p>
          <w:p w14:paraId="31FA5FDF" w14:textId="77777777" w:rsidR="0044511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Avoid discussing sensitive topics—such as pricing, costs, or business plans—with competitors, and reach out to Legal or the Office of Ethics and Compliance if you have questions or encounter anything inappropriate. Because competition laws are complex and violations can carry serious penalties, we must also carefully manage relationships with third parties to ensure compliance and avoid even the appearance of anti-competitive behavior.</w:t>
            </w:r>
          </w:p>
        </w:tc>
        <w:tc>
          <w:tcPr>
            <w:tcW w:w="6000" w:type="dxa"/>
          </w:tcPr>
          <w:p w14:paraId="6D3CB6B1" w14:textId="77777777" w:rsidR="0044511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PERSAINGAN YANG ADIL</w:t>
            </w:r>
          </w:p>
          <w:p w14:paraId="4D39857B" w14:textId="77777777" w:rsidR="0044511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memastikan bahwa kita berinteraksi secara layak dengan pesaing.</w:t>
            </w:r>
          </w:p>
          <w:p w14:paraId="32C2B027" w14:textId="77777777" w:rsidR="0044511A" w:rsidRPr="000734B0"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Di Abbott, kita berkomitmen untuk mematuhi undang-undang persaingan di mana saja kita beroperasi. Undang-Undang ini melarang perjanjian atau tindakan yang mencegah berbagai praktif pasar yang tidak adil—</w:t>
            </w:r>
            <w:r w:rsidRPr="00D93C15">
              <w:rPr>
                <w:rFonts w:ascii="Calibri" w:eastAsia="Calibri" w:hAnsi="Calibri" w:cs="Calibri"/>
                <w:lang w:val="id-ID"/>
              </w:rPr>
              <w:lastRenderedPageBreak/>
              <w:t>khususnya dalam penetapan harga, ketentuan penjualan, dan interaksi dengan para pesaing.</w:t>
            </w:r>
          </w:p>
          <w:p w14:paraId="71EC944B" w14:textId="77777777" w:rsidR="0044511A" w:rsidRPr="000734B0"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Hindari pembahasan dengan berbagai topik sensitif—seperti penetapan harga, biaya, atau rencana bisnis—dengan para pesaing, dan hubungi bagian Hukum atau Kantor Etika dan Kepatuhan jika Anda memiliki pertanyaan atau menghadapi apa pun yang tidak sesuai. Karena undang-undang persaingan bersifat kompleks dan pelanggaran dapat membawa hukuman yang serius, kita juga harus berhati-hati mengelola berbagai hubungan dengan para pihak ketiga untuk memastikan kepatuhan dan menghindari bahkan dugaan atas perilaku anti-persaingan.</w:t>
            </w:r>
          </w:p>
        </w:tc>
      </w:tr>
      <w:tr w:rsidR="00EC5996" w:rsidRPr="00D93C15" w14:paraId="699E3988" w14:textId="77777777" w:rsidTr="006913DA">
        <w:tc>
          <w:tcPr>
            <w:tcW w:w="1353" w:type="dxa"/>
            <w:shd w:val="clear" w:color="auto" w:fill="C1E4F5"/>
            <w:tcMar>
              <w:top w:w="120" w:type="dxa"/>
              <w:left w:w="180" w:type="dxa"/>
              <w:bottom w:w="120" w:type="dxa"/>
              <w:right w:w="180" w:type="dxa"/>
            </w:tcMar>
            <w:hideMark/>
          </w:tcPr>
          <w:p w14:paraId="11638888" w14:textId="77777777" w:rsidR="000B1959" w:rsidRPr="00D93C15" w:rsidRDefault="00C80D61" w:rsidP="000B1959">
            <w:pPr>
              <w:spacing w:before="30" w:after="30"/>
              <w:ind w:left="30" w:right="30"/>
              <w:rPr>
                <w:rFonts w:ascii="Calibri" w:eastAsia="Times New Roman" w:hAnsi="Calibri" w:cs="Calibri"/>
                <w:sz w:val="16"/>
              </w:rPr>
            </w:pPr>
            <w:hyperlink r:id="rId90" w:tgtFrame="_blank" w:history="1">
              <w:r w:rsidRPr="00D93C15">
                <w:rPr>
                  <w:rFonts w:ascii="Calibri" w:eastAsia="Times New Roman" w:hAnsi="Calibri" w:cs="Calibri"/>
                  <w:color w:val="0000FF"/>
                  <w:sz w:val="16"/>
                  <w:u w:val="single"/>
                </w:rPr>
                <w:t>Screen 13</w:t>
              </w:r>
            </w:hyperlink>
            <w:r w:rsidRPr="00D93C15">
              <w:rPr>
                <w:rFonts w:ascii="Calibri" w:eastAsia="Times New Roman" w:hAnsi="Calibri" w:cs="Calibri"/>
                <w:sz w:val="16"/>
              </w:rPr>
              <w:t xml:space="preserve"> </w:t>
            </w:r>
          </w:p>
          <w:p w14:paraId="32798068" w14:textId="77777777" w:rsidR="000B1959" w:rsidRPr="00D93C15" w:rsidRDefault="00C80D61" w:rsidP="000B1959">
            <w:pPr>
              <w:ind w:left="30" w:right="30"/>
              <w:rPr>
                <w:rFonts w:ascii="Calibri" w:eastAsia="Times New Roman" w:hAnsi="Calibri" w:cs="Calibri"/>
                <w:sz w:val="16"/>
              </w:rPr>
            </w:pPr>
            <w:hyperlink r:id="rId91" w:tgtFrame="_blank" w:history="1">
              <w:r w:rsidRPr="00D93C15">
                <w:rPr>
                  <w:rFonts w:ascii="Calibri" w:eastAsia="Times New Roman" w:hAnsi="Calibri" w:cs="Calibri"/>
                  <w:color w:val="0000FF"/>
                  <w:sz w:val="16"/>
                  <w:u w:val="single"/>
                </w:rPr>
                <w:t>41_C_14</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3FD5B1" w14:textId="77777777" w:rsidR="000B1959"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Before you leave this course, take a moment to confirm that you understand your responsibilities related to Abbott’s Code of Business Conduct.</w:t>
            </w:r>
          </w:p>
          <w:p w14:paraId="7DF5E52D" w14:textId="77777777" w:rsidR="000B1959"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I confirm that I understand my responsibilities regarding Abbott’s Code of Business Conduct and know where to locate and review applicable Policies and Procedures.</w:t>
            </w:r>
          </w:p>
          <w:p w14:paraId="5D65F58B" w14:textId="77777777" w:rsidR="000B1959"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Confirm</w:t>
            </w:r>
          </w:p>
        </w:tc>
        <w:tc>
          <w:tcPr>
            <w:tcW w:w="6000" w:type="dxa"/>
          </w:tcPr>
          <w:p w14:paraId="2221A22B" w14:textId="77777777" w:rsidR="00474CC5" w:rsidRPr="00474CC5" w:rsidRDefault="00474CC5" w:rsidP="00474CC5">
            <w:pPr>
              <w:spacing w:before="100" w:beforeAutospacing="1" w:after="100" w:afterAutospacing="1"/>
              <w:ind w:left="30" w:right="30"/>
              <w:rPr>
                <w:ins w:id="20" w:author="Tania, Dhini Eka" w:date="2026-01-03T18:32:00Z"/>
                <w:rFonts w:ascii="Calibri" w:eastAsia="Calibri" w:hAnsi="Calibri" w:cs="Calibri"/>
                <w:lang w:val="en-US"/>
              </w:rPr>
            </w:pPr>
            <w:ins w:id="21" w:author="Tania, Dhini Eka" w:date="2026-01-03T18:32:00Z">
              <w:r w:rsidRPr="00474CC5">
                <w:rPr>
                  <w:rFonts w:ascii="Calibri" w:eastAsia="Calibri" w:hAnsi="Calibri" w:cs="Calibri"/>
                  <w:lang w:val="en-US"/>
                </w:rPr>
                <w:t>Sebelum Anda menyelesaikan kursus ini, luangkan waktu sejenak untuk memastikan bahwa Anda memahami tanggung jawab Anda terkait Kode Etik Bisnis Abbott.</w:t>
              </w:r>
            </w:ins>
          </w:p>
          <w:p w14:paraId="2B89BBA0" w14:textId="24927866" w:rsidR="000B1959" w:rsidRPr="00D93C15" w:rsidDel="00474CC5" w:rsidRDefault="00C80D61" w:rsidP="006913DA">
            <w:pPr>
              <w:spacing w:before="100" w:beforeAutospacing="1" w:after="100" w:afterAutospacing="1"/>
              <w:ind w:left="30" w:right="30"/>
              <w:rPr>
                <w:del w:id="22" w:author="Tania, Dhini Eka" w:date="2026-01-03T18:32:00Z" w16du:dateUtc="2026-01-03T11:32:00Z"/>
                <w:rFonts w:ascii="Calibri" w:eastAsia="Times New Roman" w:hAnsi="Calibri" w:cs="Calibri"/>
              </w:rPr>
            </w:pPr>
            <w:del w:id="23" w:author="Tania, Dhini Eka" w:date="2026-01-03T18:32:00Z" w16du:dateUtc="2026-01-03T11:32:00Z">
              <w:r w:rsidRPr="00D93C15" w:rsidDel="00474CC5">
                <w:rPr>
                  <w:rFonts w:ascii="Calibri" w:eastAsia="Calibri" w:hAnsi="Calibri" w:cs="Calibri"/>
                  <w:lang w:val="id-ID"/>
                </w:rPr>
                <w:delText>Sebelum Anda meninggalkan kursus ini, luangkan sejenak untuk menyatakan bahwa Anda memahami tanggung jawab Anda terkait Pedoman Perilaku Bisnis Abbott.</w:delText>
              </w:r>
            </w:del>
          </w:p>
          <w:p w14:paraId="09E56B18" w14:textId="77777777" w:rsidR="00E010EA" w:rsidRPr="00E010EA" w:rsidRDefault="00E010EA" w:rsidP="00E010EA">
            <w:pPr>
              <w:spacing w:before="100" w:beforeAutospacing="1" w:after="100" w:afterAutospacing="1"/>
              <w:ind w:left="30" w:right="30"/>
              <w:rPr>
                <w:ins w:id="24" w:author="Tania, Dhini Eka" w:date="2026-01-03T18:32:00Z"/>
                <w:rFonts w:ascii="Calibri" w:eastAsia="Calibri" w:hAnsi="Calibri" w:cs="Calibri"/>
                <w:lang w:val="en-US"/>
              </w:rPr>
            </w:pPr>
            <w:ins w:id="25" w:author="Tania, Dhini Eka" w:date="2026-01-03T18:32:00Z">
              <w:r w:rsidRPr="00E010EA">
                <w:rPr>
                  <w:rFonts w:ascii="Calibri" w:eastAsia="Calibri" w:hAnsi="Calibri" w:cs="Calibri"/>
                  <w:lang w:val="en-US"/>
                </w:rPr>
                <w:t>aya mengonfirmasi bahwa saya memahami tanggung jawab saya terkait Kode Etik Bisnis Abbott dan mengetahui di mana menemukan serta meninjau Kebijakan dan Prosedur yang berlaku.</w:t>
              </w:r>
            </w:ins>
          </w:p>
          <w:p w14:paraId="5DEFB2B4" w14:textId="11767EA6" w:rsidR="000B1959" w:rsidRPr="00D93C15" w:rsidDel="00E010EA" w:rsidRDefault="00C80D61" w:rsidP="006913DA">
            <w:pPr>
              <w:spacing w:before="100" w:beforeAutospacing="1" w:after="100" w:afterAutospacing="1"/>
              <w:ind w:left="30" w:right="30"/>
              <w:rPr>
                <w:del w:id="26" w:author="Tania, Dhini Eka" w:date="2026-01-03T18:32:00Z" w16du:dateUtc="2026-01-03T11:32:00Z"/>
                <w:rFonts w:ascii="Calibri" w:eastAsia="Times New Roman" w:hAnsi="Calibri" w:cs="Calibri"/>
              </w:rPr>
            </w:pPr>
            <w:del w:id="27" w:author="Tania, Dhini Eka" w:date="2026-01-03T18:32:00Z" w16du:dateUtc="2026-01-03T11:32:00Z">
              <w:r w:rsidRPr="00D93C15" w:rsidDel="00E010EA">
                <w:rPr>
                  <w:rFonts w:ascii="Calibri" w:eastAsia="Calibri" w:hAnsi="Calibri" w:cs="Calibri"/>
                  <w:lang w:val="id-ID"/>
                </w:rPr>
                <w:delText xml:space="preserve">Saya menyatakan bahwa saya memahami tanggung jawab saya terkait Pedoman Perilaku Bisnis Abbott dan tahu di </w:delText>
              </w:r>
              <w:r w:rsidRPr="00D93C15" w:rsidDel="00E010EA">
                <w:rPr>
                  <w:rFonts w:ascii="Calibri" w:eastAsia="Calibri" w:hAnsi="Calibri" w:cs="Calibri"/>
                  <w:lang w:val="id-ID"/>
                </w:rPr>
                <w:lastRenderedPageBreak/>
                <w:delText>mana harus mencari dan meninjau Kebijakan dan Prosedur yang berlaku.</w:delText>
              </w:r>
            </w:del>
          </w:p>
          <w:p w14:paraId="4FA78B77" w14:textId="77777777" w:rsidR="000B1959"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Konfirmasi</w:t>
            </w:r>
          </w:p>
        </w:tc>
      </w:tr>
      <w:tr w:rsidR="00EC5996" w:rsidRPr="000734B0" w14:paraId="28C46ABA" w14:textId="77777777" w:rsidTr="006913DA">
        <w:tc>
          <w:tcPr>
            <w:tcW w:w="1353" w:type="dxa"/>
            <w:shd w:val="clear" w:color="auto" w:fill="C1E4F5"/>
            <w:tcMar>
              <w:top w:w="120" w:type="dxa"/>
              <w:left w:w="180" w:type="dxa"/>
              <w:bottom w:w="120" w:type="dxa"/>
              <w:right w:w="180" w:type="dxa"/>
            </w:tcMar>
            <w:hideMark/>
          </w:tcPr>
          <w:p w14:paraId="7612066C" w14:textId="77777777" w:rsidR="000B1959" w:rsidRPr="00D93C15" w:rsidRDefault="00C80D61" w:rsidP="000B1959">
            <w:pPr>
              <w:spacing w:before="30" w:after="30"/>
              <w:ind w:left="30" w:right="30"/>
              <w:rPr>
                <w:rFonts w:ascii="Calibri" w:eastAsia="Times New Roman" w:hAnsi="Calibri" w:cs="Calibri"/>
                <w:sz w:val="16"/>
              </w:rPr>
            </w:pPr>
            <w:hyperlink r:id="rId92" w:tgtFrame="_blank" w:history="1">
              <w:r w:rsidRPr="00D93C15">
                <w:rPr>
                  <w:rFonts w:ascii="Calibri" w:eastAsia="Times New Roman" w:hAnsi="Calibri" w:cs="Calibri"/>
                  <w:color w:val="0000FF"/>
                  <w:sz w:val="16"/>
                  <w:u w:val="single"/>
                </w:rPr>
                <w:t>Screen 14</w:t>
              </w:r>
            </w:hyperlink>
            <w:r w:rsidRPr="00D93C15">
              <w:rPr>
                <w:rFonts w:ascii="Calibri" w:eastAsia="Times New Roman" w:hAnsi="Calibri" w:cs="Calibri"/>
                <w:sz w:val="16"/>
              </w:rPr>
              <w:t xml:space="preserve"> </w:t>
            </w:r>
          </w:p>
          <w:p w14:paraId="2C8D4C48" w14:textId="77777777" w:rsidR="000B1959" w:rsidRPr="00D93C15" w:rsidRDefault="00C80D61" w:rsidP="000B1959">
            <w:pPr>
              <w:ind w:left="30" w:right="30"/>
              <w:rPr>
                <w:rFonts w:ascii="Calibri" w:eastAsia="Times New Roman" w:hAnsi="Calibri" w:cs="Calibri"/>
                <w:sz w:val="16"/>
              </w:rPr>
            </w:pPr>
            <w:hyperlink r:id="rId93" w:tgtFrame="_blank" w:history="1">
              <w:r w:rsidRPr="00D93C15">
                <w:rPr>
                  <w:rFonts w:ascii="Calibri" w:eastAsia="Times New Roman" w:hAnsi="Calibri" w:cs="Calibri"/>
                  <w:color w:val="0000FF"/>
                  <w:sz w:val="16"/>
                  <w:u w:val="single"/>
                </w:rPr>
                <w:t>42_C_15</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3B42120" w14:textId="77777777" w:rsidR="000B1959"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The Knowledge Check that follows consists of 10 questions. You must score 80% or higher to successfully complete this course.</w:t>
            </w:r>
          </w:p>
          <w:p w14:paraId="7067A097" w14:textId="77777777" w:rsidR="00022AA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WHEN YOU ARE READY, CLICK THE KNOWLEDGE CHECK BUTTON.</w:t>
            </w:r>
          </w:p>
        </w:tc>
        <w:tc>
          <w:tcPr>
            <w:tcW w:w="6000" w:type="dxa"/>
          </w:tcPr>
          <w:p w14:paraId="5288A422" w14:textId="77777777" w:rsidR="009E2420" w:rsidRPr="000734B0"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Uji Pengetahuan berikut terdiri atas 10 pertanyaan. Anda harus mendapatkan skor 80% atau lebih untuk berhasil menyelesaikan kursus ini.</w:t>
            </w:r>
          </w:p>
          <w:p w14:paraId="5F0DA01D" w14:textId="77777777" w:rsidR="000B1959" w:rsidRPr="000734B0"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SETELAH ANDA SIAP, KLIK TOMBOL UJI PENGETAHUAN.</w:t>
            </w:r>
          </w:p>
        </w:tc>
      </w:tr>
      <w:tr w:rsidR="00EC5996" w:rsidRPr="00D93C15" w14:paraId="0EADA87A" w14:textId="77777777" w:rsidTr="006913DA">
        <w:tc>
          <w:tcPr>
            <w:tcW w:w="1353" w:type="dxa"/>
            <w:shd w:val="clear" w:color="auto" w:fill="C1E4F5"/>
            <w:tcMar>
              <w:top w:w="120" w:type="dxa"/>
              <w:left w:w="180" w:type="dxa"/>
              <w:bottom w:w="120" w:type="dxa"/>
              <w:right w:w="180" w:type="dxa"/>
            </w:tcMar>
            <w:hideMark/>
          </w:tcPr>
          <w:p w14:paraId="123F3485" w14:textId="77777777" w:rsidR="00FD6DAC" w:rsidRPr="00D93C15" w:rsidRDefault="00C80D61" w:rsidP="00FD6DAC">
            <w:pPr>
              <w:spacing w:before="30" w:after="30"/>
              <w:ind w:left="30" w:right="30"/>
              <w:rPr>
                <w:rFonts w:ascii="Calibri" w:eastAsia="Times New Roman" w:hAnsi="Calibri" w:cs="Calibri"/>
                <w:sz w:val="16"/>
              </w:rPr>
            </w:pPr>
            <w:hyperlink r:id="rId94"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1DCE88B7" w14:textId="77777777" w:rsidR="00FD6DAC" w:rsidRPr="00D93C15" w:rsidRDefault="00C80D61" w:rsidP="00FD6DAC">
            <w:pPr>
              <w:ind w:left="30" w:right="30"/>
              <w:rPr>
                <w:rFonts w:ascii="Calibri" w:eastAsia="Times New Roman" w:hAnsi="Calibri" w:cs="Calibri"/>
                <w:sz w:val="16"/>
              </w:rPr>
            </w:pPr>
            <w:hyperlink r:id="rId95" w:tgtFrame="_blank" w:history="1">
              <w:r w:rsidRPr="00D93C15">
                <w:rPr>
                  <w:rFonts w:ascii="Calibri" w:eastAsia="Times New Roman" w:hAnsi="Calibri" w:cs="Calibri"/>
                  <w:color w:val="0000FF"/>
                  <w:sz w:val="16"/>
                  <w:u w:val="single"/>
                </w:rPr>
                <w:t>43_C_16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75FA961" w14:textId="77777777" w:rsidR="00FD6DAC"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[1] Why is the Code of Business Conduct important?</w:t>
            </w:r>
          </w:p>
        </w:tc>
        <w:tc>
          <w:tcPr>
            <w:tcW w:w="6000" w:type="dxa"/>
          </w:tcPr>
          <w:p w14:paraId="4BF199FF" w14:textId="77777777" w:rsidR="00FD6DAC"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[1] Mengapa Pedoman Perilaku Bisnis itu penting?</w:t>
            </w:r>
          </w:p>
        </w:tc>
      </w:tr>
      <w:tr w:rsidR="00EC5996" w:rsidRPr="00D93C15" w14:paraId="3C8A3335" w14:textId="77777777" w:rsidTr="006913DA">
        <w:tc>
          <w:tcPr>
            <w:tcW w:w="1353" w:type="dxa"/>
            <w:shd w:val="clear" w:color="auto" w:fill="C1E4F5"/>
            <w:tcMar>
              <w:top w:w="120" w:type="dxa"/>
              <w:left w:w="180" w:type="dxa"/>
              <w:bottom w:w="120" w:type="dxa"/>
              <w:right w:w="180" w:type="dxa"/>
            </w:tcMar>
            <w:hideMark/>
          </w:tcPr>
          <w:p w14:paraId="372505D2" w14:textId="77777777" w:rsidR="00FD6DAC" w:rsidRPr="00D93C15" w:rsidRDefault="00C80D61" w:rsidP="00FD6DAC">
            <w:pPr>
              <w:spacing w:before="30" w:after="30"/>
              <w:ind w:left="30" w:right="30"/>
              <w:rPr>
                <w:rFonts w:ascii="Calibri" w:eastAsia="Times New Roman" w:hAnsi="Calibri" w:cs="Calibri"/>
                <w:sz w:val="16"/>
              </w:rPr>
            </w:pPr>
            <w:hyperlink r:id="rId96"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225D174B" w14:textId="77777777" w:rsidR="00FD6DAC" w:rsidRPr="00D93C15" w:rsidRDefault="00C80D61" w:rsidP="00FD6DAC">
            <w:pPr>
              <w:ind w:left="30" w:right="30"/>
              <w:rPr>
                <w:rFonts w:ascii="Calibri" w:eastAsia="Times New Roman" w:hAnsi="Calibri" w:cs="Calibri"/>
                <w:sz w:val="16"/>
              </w:rPr>
            </w:pPr>
            <w:hyperlink r:id="rId97" w:tgtFrame="_blank" w:history="1">
              <w:r w:rsidRPr="00D93C15">
                <w:rPr>
                  <w:rFonts w:ascii="Calibri" w:eastAsia="Times New Roman" w:hAnsi="Calibri" w:cs="Calibri"/>
                  <w:color w:val="0000FF"/>
                  <w:sz w:val="16"/>
                  <w:u w:val="single"/>
                </w:rPr>
                <w:t>44_C_16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8534F17" w14:textId="77777777" w:rsidR="00FD6DAC"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[1] It provides specific advice for every situation we may face in our work.</w:t>
            </w:r>
          </w:p>
        </w:tc>
        <w:tc>
          <w:tcPr>
            <w:tcW w:w="6000" w:type="dxa"/>
          </w:tcPr>
          <w:p w14:paraId="5F0E240F" w14:textId="77777777" w:rsidR="00FD6DAC"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[1] Pedoman itu memberikan saran khusus untuk setiap situasi yang mungkin kita hadapi di pekerjaan kita.</w:t>
            </w:r>
          </w:p>
        </w:tc>
      </w:tr>
      <w:tr w:rsidR="00EC5996" w:rsidRPr="00D93C15" w14:paraId="1E18F746" w14:textId="77777777" w:rsidTr="006913DA">
        <w:tc>
          <w:tcPr>
            <w:tcW w:w="1353" w:type="dxa"/>
            <w:shd w:val="clear" w:color="auto" w:fill="C1E4F5"/>
            <w:tcMar>
              <w:top w:w="120" w:type="dxa"/>
              <w:left w:w="180" w:type="dxa"/>
              <w:bottom w:w="120" w:type="dxa"/>
              <w:right w:w="180" w:type="dxa"/>
            </w:tcMar>
            <w:hideMark/>
          </w:tcPr>
          <w:p w14:paraId="1CDB5757" w14:textId="77777777" w:rsidR="00FD6DAC" w:rsidRPr="00D93C15" w:rsidRDefault="00C80D61" w:rsidP="00FD6DAC">
            <w:pPr>
              <w:spacing w:before="30" w:after="30"/>
              <w:ind w:left="30" w:right="30"/>
              <w:rPr>
                <w:rFonts w:ascii="Calibri" w:eastAsia="Times New Roman" w:hAnsi="Calibri" w:cs="Calibri"/>
                <w:sz w:val="16"/>
              </w:rPr>
            </w:pPr>
            <w:hyperlink r:id="rId98"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25B26B57" w14:textId="77777777" w:rsidR="00FD6DAC" w:rsidRPr="00D93C15" w:rsidRDefault="00C80D61" w:rsidP="00FD6DAC">
            <w:pPr>
              <w:ind w:left="30" w:right="30"/>
              <w:rPr>
                <w:rFonts w:ascii="Calibri" w:eastAsia="Times New Roman" w:hAnsi="Calibri" w:cs="Calibri"/>
                <w:sz w:val="16"/>
              </w:rPr>
            </w:pPr>
            <w:hyperlink r:id="rId99" w:tgtFrame="_blank" w:history="1">
              <w:r w:rsidRPr="00D93C15">
                <w:rPr>
                  <w:rFonts w:ascii="Calibri" w:eastAsia="Times New Roman" w:hAnsi="Calibri" w:cs="Calibri"/>
                  <w:color w:val="0000FF"/>
                  <w:sz w:val="16"/>
                  <w:u w:val="single"/>
                </w:rPr>
                <w:t>45_C_16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8CCAE10" w14:textId="77777777" w:rsidR="00FD6DAC"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[2] It provides a clear set of principles and values on which to base decisions when the best course of action is not immediately clear.</w:t>
            </w:r>
          </w:p>
          <w:p w14:paraId="6F3E8443" w14:textId="77777777" w:rsidR="00FD6DAC"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Next</w:t>
            </w:r>
          </w:p>
        </w:tc>
        <w:tc>
          <w:tcPr>
            <w:tcW w:w="6000" w:type="dxa"/>
          </w:tcPr>
          <w:p w14:paraId="4C64E01F" w14:textId="77777777" w:rsidR="00FD6DAC"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[2] Pedoman itu memberikan serangkaian prinsip dan nilai yang jelas untuk menjadi dasar keputusan apabila rangkaian tindakan terbaik tidak langsung diketahui dengan jelas.</w:t>
            </w:r>
          </w:p>
          <w:p w14:paraId="54F6E0C0" w14:textId="77777777" w:rsidR="00FD6DAC"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Berikutnya</w:t>
            </w:r>
          </w:p>
        </w:tc>
      </w:tr>
      <w:tr w:rsidR="00EC5996" w:rsidRPr="00D93C15" w14:paraId="2B625CD9" w14:textId="77777777" w:rsidTr="006913DA">
        <w:tc>
          <w:tcPr>
            <w:tcW w:w="1353" w:type="dxa"/>
            <w:shd w:val="clear" w:color="auto" w:fill="C1E4F5"/>
            <w:tcMar>
              <w:top w:w="120" w:type="dxa"/>
              <w:left w:w="180" w:type="dxa"/>
              <w:bottom w:w="120" w:type="dxa"/>
              <w:right w:w="180" w:type="dxa"/>
            </w:tcMar>
            <w:hideMark/>
          </w:tcPr>
          <w:p w14:paraId="3ED303E2" w14:textId="77777777" w:rsidR="002117DA" w:rsidRPr="00D93C15" w:rsidRDefault="00C80D61" w:rsidP="002117DA">
            <w:pPr>
              <w:spacing w:before="30" w:after="30"/>
              <w:ind w:left="30" w:right="30"/>
              <w:rPr>
                <w:rFonts w:ascii="Calibri" w:eastAsia="Times New Roman" w:hAnsi="Calibri" w:cs="Calibri"/>
                <w:sz w:val="16"/>
              </w:rPr>
            </w:pPr>
            <w:r w:rsidRPr="00D93C15">
              <w:rPr>
                <w:rFonts w:ascii="Calibri" w:eastAsia="Times New Roman" w:hAnsi="Calibri" w:cs="Calibri"/>
                <w:sz w:val="16"/>
              </w:rPr>
              <w:t>Screen 15</w:t>
            </w:r>
          </w:p>
          <w:p w14:paraId="4048CB92" w14:textId="77777777" w:rsidR="002117DA" w:rsidRPr="00D93C15" w:rsidRDefault="00C80D61" w:rsidP="002117DA">
            <w:pPr>
              <w:spacing w:before="100" w:beforeAutospacing="1" w:after="100" w:afterAutospacing="1"/>
              <w:ind w:left="30" w:right="30"/>
              <w:rPr>
                <w:rFonts w:ascii="Calibri" w:eastAsia="Times New Roman" w:hAnsi="Calibri" w:cs="Calibri"/>
                <w:sz w:val="16"/>
              </w:rPr>
            </w:pPr>
            <w:r w:rsidRPr="00D93C15">
              <w:rPr>
                <w:rFonts w:ascii="Calibri" w:eastAsia="Times New Roman" w:hAnsi="Calibri" w:cs="Calibri"/>
                <w:sz w:val="16"/>
              </w:rPr>
              <w:t>Question 1: Feedback</w:t>
            </w:r>
          </w:p>
          <w:p w14:paraId="43B66B0B" w14:textId="77777777" w:rsidR="002117DA" w:rsidRPr="00D93C15" w:rsidRDefault="00C80D61" w:rsidP="002117DA">
            <w:pPr>
              <w:ind w:left="30" w:right="30"/>
              <w:rPr>
                <w:rFonts w:ascii="Calibri" w:eastAsia="Times New Roman" w:hAnsi="Calibri" w:cs="Calibri"/>
                <w:sz w:val="16"/>
              </w:rPr>
            </w:pPr>
            <w:r w:rsidRPr="00D93C15">
              <w:rPr>
                <w:rFonts w:ascii="Calibri" w:eastAsia="Times New Roman" w:hAnsi="Calibri" w:cs="Calibri"/>
                <w:sz w:val="16"/>
              </w:rPr>
              <w:t>46_C_16</w:t>
            </w:r>
          </w:p>
        </w:tc>
        <w:tc>
          <w:tcPr>
            <w:tcW w:w="6000" w:type="dxa"/>
            <w:tcMar>
              <w:top w:w="120" w:type="dxa"/>
              <w:left w:w="180" w:type="dxa"/>
              <w:bottom w:w="120" w:type="dxa"/>
              <w:right w:w="180" w:type="dxa"/>
            </w:tcMar>
            <w:hideMark/>
          </w:tcPr>
          <w:p w14:paraId="48355804" w14:textId="77777777" w:rsidR="002117D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tcPr>
          <w:p w14:paraId="417E752F" w14:textId="77777777" w:rsidR="002117D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Pedoman Perilaku Bisnis untuk memberikan kita serangkaian prinsip dan nilai yang jelas untuk menjadi dasar keputusan apabila rangkaian tindakan terbaik tidak langsung diketahui dengan jelas.</w:t>
            </w:r>
          </w:p>
        </w:tc>
      </w:tr>
      <w:tr w:rsidR="00EC5996" w:rsidRPr="00D93C15" w14:paraId="4102871C" w14:textId="77777777" w:rsidTr="006913DA">
        <w:tc>
          <w:tcPr>
            <w:tcW w:w="1353" w:type="dxa"/>
            <w:shd w:val="clear" w:color="auto" w:fill="C1E4F5"/>
            <w:tcMar>
              <w:top w:w="120" w:type="dxa"/>
              <w:left w:w="180" w:type="dxa"/>
              <w:bottom w:w="120" w:type="dxa"/>
              <w:right w:w="180" w:type="dxa"/>
            </w:tcMar>
            <w:hideMark/>
          </w:tcPr>
          <w:p w14:paraId="7790C353" w14:textId="77777777" w:rsidR="002117DA" w:rsidRPr="00D93C15" w:rsidRDefault="00C80D61" w:rsidP="002117DA">
            <w:pPr>
              <w:spacing w:before="30" w:after="30"/>
              <w:ind w:left="30" w:right="30"/>
              <w:rPr>
                <w:rFonts w:ascii="Calibri" w:eastAsia="Times New Roman" w:hAnsi="Calibri" w:cs="Calibri"/>
                <w:sz w:val="16"/>
              </w:rPr>
            </w:pPr>
            <w:hyperlink r:id="rId100"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07A246D5" w14:textId="77777777" w:rsidR="002117DA" w:rsidRPr="00D93C15" w:rsidRDefault="00C80D61" w:rsidP="002117DA">
            <w:pPr>
              <w:ind w:left="30" w:right="30"/>
              <w:rPr>
                <w:rFonts w:ascii="Calibri" w:eastAsia="Times New Roman" w:hAnsi="Calibri" w:cs="Calibri"/>
                <w:sz w:val="16"/>
              </w:rPr>
            </w:pPr>
            <w:hyperlink r:id="rId101" w:tgtFrame="_blank" w:history="1">
              <w:r w:rsidRPr="00D93C15">
                <w:rPr>
                  <w:rFonts w:ascii="Calibri" w:eastAsia="Times New Roman" w:hAnsi="Calibri" w:cs="Calibri"/>
                  <w:color w:val="0000FF"/>
                  <w:sz w:val="16"/>
                  <w:u w:val="single"/>
                </w:rPr>
                <w:t>47_C_16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78420A2" w14:textId="77777777" w:rsidR="002117D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 xml:space="preserve">[2] Which of the following is </w:t>
            </w:r>
            <w:r w:rsidRPr="00D93C15">
              <w:rPr>
                <w:rFonts w:ascii="Calibri" w:eastAsia="Times New Roman" w:hAnsi="Calibri" w:cs="Calibri"/>
                <w:u w:val="single"/>
              </w:rPr>
              <w:t>never</w:t>
            </w:r>
            <w:r w:rsidRPr="00D93C15">
              <w:rPr>
                <w:rFonts w:ascii="Calibri" w:eastAsia="Times New Roman" w:hAnsi="Calibri" w:cs="Calibri"/>
              </w:rPr>
              <w:t xml:space="preserve"> an appropriate business transaction?</w:t>
            </w:r>
          </w:p>
        </w:tc>
        <w:tc>
          <w:tcPr>
            <w:tcW w:w="6000" w:type="dxa"/>
          </w:tcPr>
          <w:p w14:paraId="22E4DD17" w14:textId="77777777" w:rsidR="002117D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 xml:space="preserve">[2] Manakah dari hal berikut yang </w:t>
            </w:r>
            <w:r w:rsidRPr="00D93C15">
              <w:rPr>
                <w:rFonts w:ascii="Calibri" w:eastAsia="Calibri" w:hAnsi="Calibri" w:cs="Calibri"/>
                <w:u w:val="single"/>
                <w:lang w:val="id-ID"/>
              </w:rPr>
              <w:t>tidak akan pernah</w:t>
            </w:r>
            <w:r w:rsidRPr="00D93C15">
              <w:rPr>
                <w:rFonts w:ascii="Calibri" w:eastAsia="Calibri" w:hAnsi="Calibri" w:cs="Calibri"/>
                <w:lang w:val="id-ID"/>
              </w:rPr>
              <w:t xml:space="preserve"> diterima sebagai transaksi bisnis yang pantas?</w:t>
            </w:r>
          </w:p>
        </w:tc>
      </w:tr>
      <w:tr w:rsidR="00EC5996" w:rsidRPr="00D93C15" w14:paraId="6133A9E2" w14:textId="77777777" w:rsidTr="006913DA">
        <w:tc>
          <w:tcPr>
            <w:tcW w:w="1353" w:type="dxa"/>
            <w:shd w:val="clear" w:color="auto" w:fill="C1E4F5"/>
            <w:tcMar>
              <w:top w:w="120" w:type="dxa"/>
              <w:left w:w="180" w:type="dxa"/>
              <w:bottom w:w="120" w:type="dxa"/>
              <w:right w:w="180" w:type="dxa"/>
            </w:tcMar>
            <w:hideMark/>
          </w:tcPr>
          <w:p w14:paraId="19060927" w14:textId="77777777" w:rsidR="002117DA" w:rsidRPr="00D93C15" w:rsidRDefault="00C80D61" w:rsidP="002117DA">
            <w:pPr>
              <w:spacing w:before="30" w:after="30"/>
              <w:ind w:left="30" w:right="30"/>
              <w:rPr>
                <w:rFonts w:ascii="Calibri" w:eastAsia="Times New Roman" w:hAnsi="Calibri" w:cs="Calibri"/>
                <w:sz w:val="16"/>
              </w:rPr>
            </w:pPr>
            <w:hyperlink r:id="rId102"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1799D7B1" w14:textId="77777777" w:rsidR="002117DA" w:rsidRPr="00D93C15" w:rsidRDefault="00C80D61" w:rsidP="002117DA">
            <w:pPr>
              <w:ind w:left="30" w:right="30"/>
              <w:rPr>
                <w:rFonts w:ascii="Calibri" w:eastAsia="Times New Roman" w:hAnsi="Calibri" w:cs="Calibri"/>
                <w:sz w:val="16"/>
              </w:rPr>
            </w:pPr>
            <w:hyperlink r:id="rId103" w:tgtFrame="_blank" w:history="1">
              <w:r w:rsidRPr="00D93C15">
                <w:rPr>
                  <w:rFonts w:ascii="Calibri" w:eastAsia="Times New Roman" w:hAnsi="Calibri" w:cs="Calibri"/>
                  <w:color w:val="0000FF"/>
                  <w:sz w:val="16"/>
                  <w:u w:val="single"/>
                </w:rPr>
                <w:t>48_C_16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3F44F76" w14:textId="77777777" w:rsidR="002117D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[1] Hiring an HCP to speak about a particular disease area due to their skills and expertise.</w:t>
            </w:r>
          </w:p>
        </w:tc>
        <w:tc>
          <w:tcPr>
            <w:tcW w:w="6000" w:type="dxa"/>
          </w:tcPr>
          <w:p w14:paraId="4E991125" w14:textId="77777777" w:rsidR="002117D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[1] Mempekerjakan HCP untuk berbicara tentang area penyakit tertentu karena keahlian dan kepakarannya.</w:t>
            </w:r>
          </w:p>
        </w:tc>
      </w:tr>
      <w:tr w:rsidR="00EC5996" w:rsidRPr="00D93C15" w14:paraId="044E7510" w14:textId="77777777" w:rsidTr="006913DA">
        <w:tc>
          <w:tcPr>
            <w:tcW w:w="1353" w:type="dxa"/>
            <w:shd w:val="clear" w:color="auto" w:fill="C1E4F5"/>
            <w:tcMar>
              <w:top w:w="120" w:type="dxa"/>
              <w:left w:w="180" w:type="dxa"/>
              <w:bottom w:w="120" w:type="dxa"/>
              <w:right w:w="180" w:type="dxa"/>
            </w:tcMar>
            <w:hideMark/>
          </w:tcPr>
          <w:p w14:paraId="16091D18" w14:textId="77777777" w:rsidR="002117DA" w:rsidRPr="00D93C15" w:rsidRDefault="00C80D61" w:rsidP="002117DA">
            <w:pPr>
              <w:spacing w:before="30" w:after="30"/>
              <w:ind w:left="30" w:right="30"/>
              <w:rPr>
                <w:rFonts w:ascii="Calibri" w:eastAsia="Times New Roman" w:hAnsi="Calibri" w:cs="Calibri"/>
                <w:sz w:val="16"/>
              </w:rPr>
            </w:pPr>
            <w:hyperlink r:id="rId104"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76ADDAF6" w14:textId="77777777" w:rsidR="002117DA" w:rsidRPr="00D93C15" w:rsidRDefault="00C80D61" w:rsidP="002117DA">
            <w:pPr>
              <w:ind w:left="30" w:right="30"/>
              <w:rPr>
                <w:rFonts w:ascii="Calibri" w:eastAsia="Times New Roman" w:hAnsi="Calibri" w:cs="Calibri"/>
                <w:sz w:val="16"/>
              </w:rPr>
            </w:pPr>
            <w:hyperlink r:id="rId105" w:tgtFrame="_blank" w:history="1">
              <w:r w:rsidRPr="00D93C15">
                <w:rPr>
                  <w:rFonts w:ascii="Calibri" w:eastAsia="Times New Roman" w:hAnsi="Calibri" w:cs="Calibri"/>
                  <w:color w:val="0000FF"/>
                  <w:sz w:val="16"/>
                  <w:u w:val="single"/>
                </w:rPr>
                <w:t>49_C_16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6B606E2" w14:textId="77777777" w:rsidR="002117D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[2] Providing a reasonable meal to attendees of an Abbott-sponsored educational program.</w:t>
            </w:r>
          </w:p>
        </w:tc>
        <w:tc>
          <w:tcPr>
            <w:tcW w:w="6000" w:type="dxa"/>
          </w:tcPr>
          <w:p w14:paraId="1032B4CA" w14:textId="77777777" w:rsidR="002117D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[2] Menyediakan makanan yang wajar bagi peserta program edukasi yang disponsori Abbott.</w:t>
            </w:r>
          </w:p>
        </w:tc>
      </w:tr>
      <w:tr w:rsidR="00EC5996" w:rsidRPr="00D93C15" w14:paraId="38A7E775" w14:textId="77777777" w:rsidTr="006913DA">
        <w:tc>
          <w:tcPr>
            <w:tcW w:w="1353" w:type="dxa"/>
            <w:shd w:val="clear" w:color="auto" w:fill="C1E4F5"/>
            <w:tcMar>
              <w:top w:w="120" w:type="dxa"/>
              <w:left w:w="180" w:type="dxa"/>
              <w:bottom w:w="120" w:type="dxa"/>
              <w:right w:w="180" w:type="dxa"/>
            </w:tcMar>
            <w:hideMark/>
          </w:tcPr>
          <w:p w14:paraId="50EDABD2" w14:textId="77777777" w:rsidR="002117DA" w:rsidRPr="00D93C15" w:rsidRDefault="00C80D61" w:rsidP="002117DA">
            <w:pPr>
              <w:spacing w:before="30" w:after="30"/>
              <w:ind w:left="30" w:right="30"/>
              <w:rPr>
                <w:rFonts w:ascii="Calibri" w:eastAsia="Times New Roman" w:hAnsi="Calibri" w:cs="Calibri"/>
                <w:sz w:val="16"/>
              </w:rPr>
            </w:pPr>
            <w:hyperlink r:id="rId106"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48E57C4B" w14:textId="77777777" w:rsidR="002117DA" w:rsidRPr="00D93C15" w:rsidRDefault="00C80D61" w:rsidP="002117DA">
            <w:pPr>
              <w:ind w:left="30" w:right="30"/>
              <w:rPr>
                <w:rFonts w:ascii="Calibri" w:eastAsia="Times New Roman" w:hAnsi="Calibri" w:cs="Calibri"/>
                <w:sz w:val="16"/>
              </w:rPr>
            </w:pPr>
            <w:hyperlink r:id="rId107" w:tgtFrame="_blank" w:history="1">
              <w:r w:rsidRPr="00D93C15">
                <w:rPr>
                  <w:rFonts w:ascii="Calibri" w:eastAsia="Times New Roman" w:hAnsi="Calibri" w:cs="Calibri"/>
                  <w:color w:val="0000FF"/>
                  <w:sz w:val="16"/>
                  <w:u w:val="single"/>
                </w:rPr>
                <w:t>50_C_16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6DE1D64" w14:textId="77777777" w:rsidR="002117D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[3] Arranging a charitable contribution for a local organization.</w:t>
            </w:r>
          </w:p>
        </w:tc>
        <w:tc>
          <w:tcPr>
            <w:tcW w:w="6000" w:type="dxa"/>
          </w:tcPr>
          <w:p w14:paraId="321A5E7E" w14:textId="77777777" w:rsidR="002117D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[3] Mengatur kontribusi amal untuk organisasi setempat.</w:t>
            </w:r>
          </w:p>
        </w:tc>
      </w:tr>
      <w:tr w:rsidR="00EC5996" w:rsidRPr="00D93C15" w14:paraId="0EE23C2E" w14:textId="77777777" w:rsidTr="006913DA">
        <w:tc>
          <w:tcPr>
            <w:tcW w:w="1353" w:type="dxa"/>
            <w:shd w:val="clear" w:color="auto" w:fill="C1E4F5"/>
            <w:tcMar>
              <w:top w:w="120" w:type="dxa"/>
              <w:left w:w="180" w:type="dxa"/>
              <w:bottom w:w="120" w:type="dxa"/>
              <w:right w:w="180" w:type="dxa"/>
            </w:tcMar>
            <w:hideMark/>
          </w:tcPr>
          <w:p w14:paraId="1C674B9F" w14:textId="77777777" w:rsidR="002117DA" w:rsidRPr="00D93C15" w:rsidRDefault="00C80D61" w:rsidP="002117DA">
            <w:pPr>
              <w:spacing w:before="30" w:after="30"/>
              <w:ind w:left="30" w:right="30"/>
              <w:rPr>
                <w:rFonts w:ascii="Calibri" w:eastAsia="Times New Roman" w:hAnsi="Calibri" w:cs="Calibri"/>
                <w:sz w:val="16"/>
              </w:rPr>
            </w:pPr>
            <w:hyperlink r:id="rId108"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41CCDD9E" w14:textId="77777777" w:rsidR="002117DA" w:rsidRPr="00D93C15" w:rsidRDefault="00C80D61" w:rsidP="002117DA">
            <w:pPr>
              <w:ind w:left="30" w:right="30"/>
              <w:rPr>
                <w:rFonts w:ascii="Calibri" w:eastAsia="Times New Roman" w:hAnsi="Calibri" w:cs="Calibri"/>
                <w:sz w:val="16"/>
              </w:rPr>
            </w:pPr>
            <w:hyperlink r:id="rId109" w:tgtFrame="_blank" w:history="1">
              <w:r w:rsidRPr="00D93C15">
                <w:rPr>
                  <w:rFonts w:ascii="Calibri" w:eastAsia="Times New Roman" w:hAnsi="Calibri" w:cs="Calibri"/>
                  <w:color w:val="0000FF"/>
                  <w:sz w:val="16"/>
                  <w:u w:val="single"/>
                </w:rPr>
                <w:t>51_C_16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B5EBB7B" w14:textId="77777777" w:rsidR="002117D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[4] Hiring an HCP to conduct an educational program to thank them for using Abbott products.</w:t>
            </w:r>
          </w:p>
          <w:p w14:paraId="2C4B49A8" w14:textId="77777777" w:rsidR="002117D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Next</w:t>
            </w:r>
          </w:p>
        </w:tc>
        <w:tc>
          <w:tcPr>
            <w:tcW w:w="6000" w:type="dxa"/>
          </w:tcPr>
          <w:p w14:paraId="5F558221" w14:textId="77777777" w:rsidR="002117D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[4] Mempekerjakan HCP untuk menyelenggarakan program edukasi sebagai tanda terima kasih kepada mereka karena telah menggunakan produk Abbott.</w:t>
            </w:r>
          </w:p>
          <w:p w14:paraId="6E6E0C7E" w14:textId="77777777" w:rsidR="002117D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Berikutnya</w:t>
            </w:r>
          </w:p>
        </w:tc>
      </w:tr>
      <w:tr w:rsidR="00EC5996" w:rsidRPr="00D93C15" w14:paraId="1B9C74DD" w14:textId="77777777" w:rsidTr="006913DA">
        <w:tc>
          <w:tcPr>
            <w:tcW w:w="1353" w:type="dxa"/>
            <w:shd w:val="clear" w:color="auto" w:fill="C1E4F5"/>
            <w:tcMar>
              <w:top w:w="120" w:type="dxa"/>
              <w:left w:w="180" w:type="dxa"/>
              <w:bottom w:w="120" w:type="dxa"/>
              <w:right w:w="180" w:type="dxa"/>
            </w:tcMar>
            <w:hideMark/>
          </w:tcPr>
          <w:p w14:paraId="182B74AC" w14:textId="77777777" w:rsidR="00603700" w:rsidRPr="00D93C15" w:rsidRDefault="00C80D61" w:rsidP="00603700">
            <w:pPr>
              <w:spacing w:before="30" w:after="30"/>
              <w:ind w:left="30" w:right="30"/>
              <w:rPr>
                <w:rFonts w:ascii="Calibri" w:eastAsia="Times New Roman" w:hAnsi="Calibri" w:cs="Calibri"/>
                <w:sz w:val="16"/>
              </w:rPr>
            </w:pPr>
            <w:r w:rsidRPr="00D93C15">
              <w:rPr>
                <w:rFonts w:ascii="Calibri" w:eastAsia="Times New Roman" w:hAnsi="Calibri" w:cs="Calibri"/>
                <w:sz w:val="16"/>
              </w:rPr>
              <w:t>Screen 15</w:t>
            </w:r>
          </w:p>
          <w:p w14:paraId="5627BAA8" w14:textId="77777777" w:rsidR="00603700" w:rsidRPr="00D93C15" w:rsidRDefault="00C80D61" w:rsidP="00603700">
            <w:pPr>
              <w:spacing w:before="100" w:beforeAutospacing="1" w:after="100" w:afterAutospacing="1"/>
              <w:ind w:left="30" w:right="30"/>
              <w:rPr>
                <w:rFonts w:ascii="Calibri" w:eastAsia="Times New Roman" w:hAnsi="Calibri" w:cs="Calibri"/>
                <w:sz w:val="16"/>
              </w:rPr>
            </w:pPr>
            <w:r w:rsidRPr="00D93C15">
              <w:rPr>
                <w:rFonts w:ascii="Calibri" w:eastAsia="Times New Roman" w:hAnsi="Calibri" w:cs="Calibri"/>
                <w:sz w:val="16"/>
              </w:rPr>
              <w:t>Question 2: Feedback</w:t>
            </w:r>
          </w:p>
          <w:p w14:paraId="4D30A682" w14:textId="77777777" w:rsidR="00603700" w:rsidRPr="00D93C15" w:rsidRDefault="00C80D61" w:rsidP="00603700">
            <w:pPr>
              <w:ind w:left="30" w:right="30"/>
              <w:rPr>
                <w:rFonts w:ascii="Calibri" w:eastAsia="Times New Roman" w:hAnsi="Calibri" w:cs="Calibri"/>
                <w:sz w:val="16"/>
              </w:rPr>
            </w:pPr>
            <w:r w:rsidRPr="00D93C15">
              <w:rPr>
                <w:rFonts w:ascii="Calibri" w:eastAsia="Times New Roman" w:hAnsi="Calibri" w:cs="Calibri"/>
                <w:sz w:val="16"/>
              </w:rPr>
              <w:t>52_C_16</w:t>
            </w:r>
          </w:p>
        </w:tc>
        <w:tc>
          <w:tcPr>
            <w:tcW w:w="6000" w:type="dxa"/>
            <w:tcMar>
              <w:top w:w="120" w:type="dxa"/>
              <w:left w:w="180" w:type="dxa"/>
              <w:bottom w:w="120" w:type="dxa"/>
              <w:right w:w="180" w:type="dxa"/>
            </w:tcMar>
            <w:hideMark/>
          </w:tcPr>
          <w:p w14:paraId="5E709D25" w14:textId="77777777" w:rsidR="0060370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Hiring an HCP to conduct an educational program due to their skills and expertise is permitted, however, hiring an HCP as a thank you for using Abbott products is inappropriate because this may be perceived as a bribe.</w:t>
            </w:r>
          </w:p>
        </w:tc>
        <w:tc>
          <w:tcPr>
            <w:tcW w:w="6000" w:type="dxa"/>
          </w:tcPr>
          <w:p w14:paraId="21497F11" w14:textId="77777777" w:rsidR="0060370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Diperbolehkan, mempekerjakan HCP untuk menyelenggarakan program edukasi karena keahlian dan kepakaran mereka, namun mempekerjakan HCP sebagai tanda terima kasih karena telah menggunakan produk Abbott merupakan hal yang tidak patut karena ini dapat dianggap sebagai suap.</w:t>
            </w:r>
          </w:p>
        </w:tc>
      </w:tr>
      <w:tr w:rsidR="00EC5996" w:rsidRPr="00D93C15" w14:paraId="732986E0" w14:textId="77777777" w:rsidTr="006913DA">
        <w:tc>
          <w:tcPr>
            <w:tcW w:w="1353" w:type="dxa"/>
            <w:shd w:val="clear" w:color="auto" w:fill="C1E4F5"/>
            <w:tcMar>
              <w:top w:w="120" w:type="dxa"/>
              <w:left w:w="180" w:type="dxa"/>
              <w:bottom w:w="120" w:type="dxa"/>
              <w:right w:w="180" w:type="dxa"/>
            </w:tcMar>
            <w:hideMark/>
          </w:tcPr>
          <w:p w14:paraId="5C3BF2EA" w14:textId="77777777" w:rsidR="00603700" w:rsidRPr="00D93C15" w:rsidRDefault="00C80D61" w:rsidP="00603700">
            <w:pPr>
              <w:spacing w:before="30" w:after="30"/>
              <w:ind w:left="30" w:right="30"/>
              <w:rPr>
                <w:rFonts w:ascii="Calibri" w:eastAsia="Times New Roman" w:hAnsi="Calibri" w:cs="Calibri"/>
                <w:sz w:val="16"/>
              </w:rPr>
            </w:pPr>
            <w:hyperlink r:id="rId110"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02E2D06E" w14:textId="77777777" w:rsidR="00603700" w:rsidRPr="00D93C15" w:rsidRDefault="00C80D61" w:rsidP="00603700">
            <w:pPr>
              <w:ind w:left="30" w:right="30"/>
              <w:rPr>
                <w:rFonts w:ascii="Calibri" w:eastAsia="Times New Roman" w:hAnsi="Calibri" w:cs="Calibri"/>
                <w:sz w:val="16"/>
              </w:rPr>
            </w:pPr>
            <w:hyperlink r:id="rId111" w:tgtFrame="_blank" w:history="1">
              <w:r w:rsidRPr="00D93C15">
                <w:rPr>
                  <w:rFonts w:ascii="Calibri" w:eastAsia="Times New Roman" w:hAnsi="Calibri" w:cs="Calibri"/>
                  <w:color w:val="0000FF"/>
                  <w:sz w:val="16"/>
                  <w:u w:val="single"/>
                </w:rPr>
                <w:t>53_C_16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262C222" w14:textId="77777777" w:rsidR="0060370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[3] The consequences for individuals involved in bribery and corruption can include:</w:t>
            </w:r>
          </w:p>
        </w:tc>
        <w:tc>
          <w:tcPr>
            <w:tcW w:w="6000" w:type="dxa"/>
          </w:tcPr>
          <w:p w14:paraId="31BE78B5" w14:textId="77777777" w:rsidR="0060370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[3] Konsekuensi bagi individu yang terlibat dalam penyuapan dan korupsi dapat mencakup:</w:t>
            </w:r>
          </w:p>
        </w:tc>
      </w:tr>
      <w:tr w:rsidR="00EC5996" w:rsidRPr="00D93C15" w14:paraId="21460F0C" w14:textId="77777777" w:rsidTr="006913DA">
        <w:tc>
          <w:tcPr>
            <w:tcW w:w="1353" w:type="dxa"/>
            <w:shd w:val="clear" w:color="auto" w:fill="C1E4F5"/>
            <w:tcMar>
              <w:top w:w="120" w:type="dxa"/>
              <w:left w:w="180" w:type="dxa"/>
              <w:bottom w:w="120" w:type="dxa"/>
              <w:right w:w="180" w:type="dxa"/>
            </w:tcMar>
            <w:hideMark/>
          </w:tcPr>
          <w:p w14:paraId="1B283863" w14:textId="77777777" w:rsidR="00603700" w:rsidRPr="00D93C15" w:rsidRDefault="00C80D61" w:rsidP="00603700">
            <w:pPr>
              <w:spacing w:before="30" w:after="30"/>
              <w:ind w:left="30" w:right="30"/>
              <w:rPr>
                <w:rFonts w:ascii="Calibri" w:eastAsia="Times New Roman" w:hAnsi="Calibri" w:cs="Calibri"/>
                <w:sz w:val="16"/>
              </w:rPr>
            </w:pPr>
            <w:hyperlink r:id="rId112"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7107EEED" w14:textId="77777777" w:rsidR="00603700" w:rsidRPr="00D93C15" w:rsidRDefault="00C80D61" w:rsidP="00603700">
            <w:pPr>
              <w:ind w:left="30" w:right="30"/>
              <w:rPr>
                <w:rFonts w:ascii="Calibri" w:eastAsia="Times New Roman" w:hAnsi="Calibri" w:cs="Calibri"/>
                <w:sz w:val="16"/>
              </w:rPr>
            </w:pPr>
            <w:hyperlink r:id="rId113" w:tgtFrame="_blank" w:history="1">
              <w:r w:rsidRPr="00D93C15">
                <w:rPr>
                  <w:rFonts w:ascii="Calibri" w:eastAsia="Times New Roman" w:hAnsi="Calibri" w:cs="Calibri"/>
                  <w:color w:val="0000FF"/>
                  <w:sz w:val="16"/>
                  <w:u w:val="single"/>
                </w:rPr>
                <w:t>54_C_16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65E671" w14:textId="77777777" w:rsidR="0060370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[1] Reputational damage.</w:t>
            </w:r>
          </w:p>
        </w:tc>
        <w:tc>
          <w:tcPr>
            <w:tcW w:w="6000" w:type="dxa"/>
          </w:tcPr>
          <w:p w14:paraId="58467011" w14:textId="77777777" w:rsidR="0060370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[1] Kerusakan reputasi.</w:t>
            </w:r>
          </w:p>
        </w:tc>
      </w:tr>
      <w:tr w:rsidR="00EC5996" w:rsidRPr="00D93C15" w14:paraId="50FAF868" w14:textId="77777777" w:rsidTr="006913DA">
        <w:tc>
          <w:tcPr>
            <w:tcW w:w="1353" w:type="dxa"/>
            <w:shd w:val="clear" w:color="auto" w:fill="C1E4F5"/>
            <w:tcMar>
              <w:top w:w="120" w:type="dxa"/>
              <w:left w:w="180" w:type="dxa"/>
              <w:bottom w:w="120" w:type="dxa"/>
              <w:right w:w="180" w:type="dxa"/>
            </w:tcMar>
            <w:hideMark/>
          </w:tcPr>
          <w:p w14:paraId="17BC1528" w14:textId="77777777" w:rsidR="00603700" w:rsidRPr="00D93C15" w:rsidRDefault="00C80D61" w:rsidP="00603700">
            <w:pPr>
              <w:spacing w:before="30" w:after="30"/>
              <w:ind w:left="30" w:right="30"/>
              <w:rPr>
                <w:rFonts w:ascii="Calibri" w:eastAsia="Times New Roman" w:hAnsi="Calibri" w:cs="Calibri"/>
                <w:sz w:val="16"/>
              </w:rPr>
            </w:pPr>
            <w:hyperlink r:id="rId114"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2584522F" w14:textId="77777777" w:rsidR="00603700" w:rsidRPr="00D93C15" w:rsidRDefault="00C80D61" w:rsidP="00603700">
            <w:pPr>
              <w:ind w:left="30" w:right="30"/>
              <w:rPr>
                <w:rFonts w:ascii="Calibri" w:eastAsia="Times New Roman" w:hAnsi="Calibri" w:cs="Calibri"/>
                <w:sz w:val="16"/>
              </w:rPr>
            </w:pPr>
            <w:hyperlink r:id="rId115" w:tgtFrame="_blank" w:history="1">
              <w:r w:rsidRPr="00D93C15">
                <w:rPr>
                  <w:rFonts w:ascii="Calibri" w:eastAsia="Times New Roman" w:hAnsi="Calibri" w:cs="Calibri"/>
                  <w:color w:val="0000FF"/>
                  <w:sz w:val="16"/>
                  <w:u w:val="single"/>
                </w:rPr>
                <w:t>55_C_16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051A6D2" w14:textId="77777777" w:rsidR="0060370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[2] Fines and penalties.</w:t>
            </w:r>
          </w:p>
        </w:tc>
        <w:tc>
          <w:tcPr>
            <w:tcW w:w="6000" w:type="dxa"/>
          </w:tcPr>
          <w:p w14:paraId="3779A6A6" w14:textId="77777777" w:rsidR="0060370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[2] Denda dan penalti.</w:t>
            </w:r>
          </w:p>
        </w:tc>
      </w:tr>
      <w:tr w:rsidR="00EC5996" w:rsidRPr="00D93C15" w14:paraId="3A00C8E8" w14:textId="77777777" w:rsidTr="006913DA">
        <w:tc>
          <w:tcPr>
            <w:tcW w:w="1353" w:type="dxa"/>
            <w:shd w:val="clear" w:color="auto" w:fill="C1E4F5"/>
            <w:tcMar>
              <w:top w:w="120" w:type="dxa"/>
              <w:left w:w="180" w:type="dxa"/>
              <w:bottom w:w="120" w:type="dxa"/>
              <w:right w:w="180" w:type="dxa"/>
            </w:tcMar>
            <w:hideMark/>
          </w:tcPr>
          <w:p w14:paraId="4718A046" w14:textId="77777777" w:rsidR="00603700" w:rsidRPr="00D93C15" w:rsidRDefault="00C80D61" w:rsidP="00603700">
            <w:pPr>
              <w:spacing w:before="30" w:after="30"/>
              <w:ind w:left="30" w:right="30"/>
              <w:rPr>
                <w:rFonts w:ascii="Calibri" w:eastAsia="Times New Roman" w:hAnsi="Calibri" w:cs="Calibri"/>
                <w:sz w:val="16"/>
              </w:rPr>
            </w:pPr>
            <w:hyperlink r:id="rId116"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16C965E3" w14:textId="77777777" w:rsidR="00603700" w:rsidRPr="00D93C15" w:rsidRDefault="00C80D61" w:rsidP="00603700">
            <w:pPr>
              <w:ind w:left="30" w:right="30"/>
              <w:rPr>
                <w:rFonts w:ascii="Calibri" w:eastAsia="Times New Roman" w:hAnsi="Calibri" w:cs="Calibri"/>
                <w:sz w:val="16"/>
              </w:rPr>
            </w:pPr>
            <w:hyperlink r:id="rId117" w:tgtFrame="_blank" w:history="1">
              <w:r w:rsidRPr="00D93C15">
                <w:rPr>
                  <w:rFonts w:ascii="Calibri" w:eastAsia="Times New Roman" w:hAnsi="Calibri" w:cs="Calibri"/>
                  <w:color w:val="0000FF"/>
                  <w:sz w:val="16"/>
                  <w:u w:val="single"/>
                </w:rPr>
                <w:t>56_C_16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75681BE" w14:textId="77777777" w:rsidR="0060370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[3] Termination of employment.</w:t>
            </w:r>
          </w:p>
        </w:tc>
        <w:tc>
          <w:tcPr>
            <w:tcW w:w="6000" w:type="dxa"/>
          </w:tcPr>
          <w:p w14:paraId="5CBC2C6A" w14:textId="77777777" w:rsidR="0060370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[3] Pemutusan hubungan kerja.</w:t>
            </w:r>
          </w:p>
        </w:tc>
      </w:tr>
      <w:tr w:rsidR="00EC5996" w:rsidRPr="00D93C15" w14:paraId="7D2DBDB8" w14:textId="77777777" w:rsidTr="006913DA">
        <w:tc>
          <w:tcPr>
            <w:tcW w:w="1353" w:type="dxa"/>
            <w:shd w:val="clear" w:color="auto" w:fill="C1E4F5"/>
            <w:tcMar>
              <w:top w:w="120" w:type="dxa"/>
              <w:left w:w="180" w:type="dxa"/>
              <w:bottom w:w="120" w:type="dxa"/>
              <w:right w:w="180" w:type="dxa"/>
            </w:tcMar>
            <w:hideMark/>
          </w:tcPr>
          <w:p w14:paraId="4B28436C" w14:textId="77777777" w:rsidR="00603700" w:rsidRPr="00D93C15" w:rsidRDefault="00C80D61" w:rsidP="00603700">
            <w:pPr>
              <w:spacing w:before="30" w:after="30"/>
              <w:ind w:left="30" w:right="30"/>
              <w:rPr>
                <w:rFonts w:ascii="Calibri" w:eastAsia="Times New Roman" w:hAnsi="Calibri" w:cs="Calibri"/>
                <w:sz w:val="16"/>
              </w:rPr>
            </w:pPr>
            <w:hyperlink r:id="rId118"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62AF6996" w14:textId="77777777" w:rsidR="00603700" w:rsidRPr="00D93C15" w:rsidRDefault="00C80D61" w:rsidP="00603700">
            <w:pPr>
              <w:ind w:left="30" w:right="30"/>
              <w:rPr>
                <w:rFonts w:ascii="Calibri" w:eastAsia="Times New Roman" w:hAnsi="Calibri" w:cs="Calibri"/>
                <w:sz w:val="16"/>
              </w:rPr>
            </w:pPr>
            <w:hyperlink r:id="rId119" w:tgtFrame="_blank" w:history="1">
              <w:r w:rsidRPr="00D93C15">
                <w:rPr>
                  <w:rFonts w:ascii="Calibri" w:eastAsia="Times New Roman" w:hAnsi="Calibri" w:cs="Calibri"/>
                  <w:color w:val="0000FF"/>
                  <w:sz w:val="16"/>
                  <w:u w:val="single"/>
                </w:rPr>
                <w:t>57_C_16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E729A25" w14:textId="77777777" w:rsidR="0060370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[4] Prison time.</w:t>
            </w:r>
          </w:p>
        </w:tc>
        <w:tc>
          <w:tcPr>
            <w:tcW w:w="6000" w:type="dxa"/>
          </w:tcPr>
          <w:p w14:paraId="0D908AE9" w14:textId="77777777" w:rsidR="0060370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[4] Hukuman penjara.</w:t>
            </w:r>
          </w:p>
        </w:tc>
      </w:tr>
      <w:tr w:rsidR="00EC5996" w:rsidRPr="00D93C15" w14:paraId="72516938" w14:textId="77777777" w:rsidTr="006913DA">
        <w:tc>
          <w:tcPr>
            <w:tcW w:w="1353" w:type="dxa"/>
            <w:shd w:val="clear" w:color="auto" w:fill="C1E4F5"/>
            <w:tcMar>
              <w:top w:w="120" w:type="dxa"/>
              <w:left w:w="180" w:type="dxa"/>
              <w:bottom w:w="120" w:type="dxa"/>
              <w:right w:w="180" w:type="dxa"/>
            </w:tcMar>
            <w:hideMark/>
          </w:tcPr>
          <w:p w14:paraId="5ED43B12" w14:textId="77777777" w:rsidR="00603700" w:rsidRPr="00D93C15" w:rsidRDefault="00C80D61" w:rsidP="00603700">
            <w:pPr>
              <w:spacing w:before="30" w:after="30"/>
              <w:ind w:left="30" w:right="30"/>
              <w:rPr>
                <w:rFonts w:ascii="Calibri" w:eastAsia="Times New Roman" w:hAnsi="Calibri" w:cs="Calibri"/>
                <w:sz w:val="16"/>
              </w:rPr>
            </w:pPr>
            <w:hyperlink r:id="rId120"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0EEB0BDE" w14:textId="77777777" w:rsidR="00603700" w:rsidRPr="00D93C15" w:rsidRDefault="00C80D61" w:rsidP="00603700">
            <w:pPr>
              <w:ind w:left="30" w:right="30"/>
              <w:rPr>
                <w:rFonts w:ascii="Calibri" w:eastAsia="Times New Roman" w:hAnsi="Calibri" w:cs="Calibri"/>
                <w:sz w:val="16"/>
              </w:rPr>
            </w:pPr>
            <w:hyperlink r:id="rId121" w:tgtFrame="_blank" w:history="1">
              <w:r w:rsidRPr="00D93C15">
                <w:rPr>
                  <w:rFonts w:ascii="Calibri" w:eastAsia="Times New Roman" w:hAnsi="Calibri" w:cs="Calibri"/>
                  <w:color w:val="0000FF"/>
                  <w:sz w:val="16"/>
                  <w:u w:val="single"/>
                </w:rPr>
                <w:t>58_C_16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A32ED75" w14:textId="77777777" w:rsidR="0060370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[5] All of the above.</w:t>
            </w:r>
          </w:p>
          <w:p w14:paraId="3ECC88FB" w14:textId="77777777" w:rsidR="0060370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Next</w:t>
            </w:r>
          </w:p>
        </w:tc>
        <w:tc>
          <w:tcPr>
            <w:tcW w:w="6000" w:type="dxa"/>
          </w:tcPr>
          <w:p w14:paraId="47AFD91A" w14:textId="77777777" w:rsidR="0060370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[5] Seluruh pilihan di atas.</w:t>
            </w:r>
          </w:p>
          <w:p w14:paraId="4028A512" w14:textId="77777777" w:rsidR="0060370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Berikutnya</w:t>
            </w:r>
          </w:p>
        </w:tc>
      </w:tr>
      <w:tr w:rsidR="00EC5996" w:rsidRPr="00D93C15" w14:paraId="2CDF048A" w14:textId="77777777" w:rsidTr="006913DA">
        <w:tc>
          <w:tcPr>
            <w:tcW w:w="1353" w:type="dxa"/>
            <w:shd w:val="clear" w:color="auto" w:fill="C1E4F5"/>
            <w:tcMar>
              <w:top w:w="120" w:type="dxa"/>
              <w:left w:w="180" w:type="dxa"/>
              <w:bottom w:w="120" w:type="dxa"/>
              <w:right w:w="180" w:type="dxa"/>
            </w:tcMar>
            <w:hideMark/>
          </w:tcPr>
          <w:p w14:paraId="383E86B3" w14:textId="77777777" w:rsidR="0094318D" w:rsidRPr="00D93C15" w:rsidRDefault="00C80D61" w:rsidP="0094318D">
            <w:pPr>
              <w:spacing w:before="30" w:after="30"/>
              <w:ind w:left="30" w:right="30"/>
              <w:rPr>
                <w:rFonts w:ascii="Calibri" w:eastAsia="Times New Roman" w:hAnsi="Calibri" w:cs="Calibri"/>
                <w:sz w:val="16"/>
              </w:rPr>
            </w:pPr>
            <w:r w:rsidRPr="00D93C15">
              <w:rPr>
                <w:rFonts w:ascii="Calibri" w:eastAsia="Times New Roman" w:hAnsi="Calibri" w:cs="Calibri"/>
                <w:sz w:val="16"/>
              </w:rPr>
              <w:t>Screen 15</w:t>
            </w:r>
          </w:p>
          <w:p w14:paraId="51C25685" w14:textId="77777777" w:rsidR="0094318D" w:rsidRPr="00D93C15" w:rsidRDefault="00C80D61" w:rsidP="0094318D">
            <w:pPr>
              <w:spacing w:before="100" w:beforeAutospacing="1" w:after="100" w:afterAutospacing="1"/>
              <w:ind w:left="30" w:right="30"/>
              <w:rPr>
                <w:rFonts w:ascii="Calibri" w:eastAsia="Times New Roman" w:hAnsi="Calibri" w:cs="Calibri"/>
                <w:sz w:val="16"/>
              </w:rPr>
            </w:pPr>
            <w:r w:rsidRPr="00D93C15">
              <w:rPr>
                <w:rFonts w:ascii="Calibri" w:eastAsia="Times New Roman" w:hAnsi="Calibri" w:cs="Calibri"/>
                <w:sz w:val="16"/>
              </w:rPr>
              <w:t>Question 3: Feedback</w:t>
            </w:r>
          </w:p>
          <w:p w14:paraId="277E0FD3" w14:textId="77777777" w:rsidR="0094318D" w:rsidRPr="00D93C15" w:rsidRDefault="00C80D61" w:rsidP="0094318D">
            <w:pPr>
              <w:ind w:left="30" w:right="30"/>
              <w:rPr>
                <w:rFonts w:ascii="Calibri" w:eastAsia="Times New Roman" w:hAnsi="Calibri" w:cs="Calibri"/>
                <w:sz w:val="16"/>
              </w:rPr>
            </w:pPr>
            <w:r w:rsidRPr="00D93C15">
              <w:rPr>
                <w:rFonts w:ascii="Calibri" w:eastAsia="Times New Roman" w:hAnsi="Calibri" w:cs="Calibri"/>
                <w:sz w:val="16"/>
              </w:rPr>
              <w:t>59_C_16</w:t>
            </w:r>
          </w:p>
        </w:tc>
        <w:tc>
          <w:tcPr>
            <w:tcW w:w="6000" w:type="dxa"/>
            <w:tcMar>
              <w:top w:w="120" w:type="dxa"/>
              <w:left w:w="180" w:type="dxa"/>
              <w:bottom w:w="120" w:type="dxa"/>
              <w:right w:w="180" w:type="dxa"/>
            </w:tcMar>
            <w:hideMark/>
          </w:tcPr>
          <w:p w14:paraId="2A31CD86" w14:textId="77777777" w:rsidR="0094318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53A6462D" w14:textId="77777777" w:rsidR="0094318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Konsekuensi bagi individu yang terlibat dalam penyuapan dan korupsi dapat mencakup kerusakan reputasi, denda dan penalti, pemutusan hubungan kerja, dan bahkan hukuman penjara.</w:t>
            </w:r>
          </w:p>
        </w:tc>
      </w:tr>
      <w:tr w:rsidR="00EC5996" w:rsidRPr="00D93C15" w14:paraId="5FA8A7CC" w14:textId="77777777" w:rsidTr="006913DA">
        <w:tc>
          <w:tcPr>
            <w:tcW w:w="1353" w:type="dxa"/>
            <w:shd w:val="clear" w:color="auto" w:fill="C1E4F5"/>
            <w:tcMar>
              <w:top w:w="120" w:type="dxa"/>
              <w:left w:w="180" w:type="dxa"/>
              <w:bottom w:w="120" w:type="dxa"/>
              <w:right w:w="180" w:type="dxa"/>
            </w:tcMar>
            <w:hideMark/>
          </w:tcPr>
          <w:p w14:paraId="02BDF3F5" w14:textId="77777777" w:rsidR="0094318D" w:rsidRPr="00D93C15" w:rsidRDefault="00C80D61" w:rsidP="0094318D">
            <w:pPr>
              <w:spacing w:before="30" w:after="30"/>
              <w:ind w:left="30" w:right="30"/>
              <w:rPr>
                <w:rFonts w:ascii="Calibri" w:eastAsia="Times New Roman" w:hAnsi="Calibri" w:cs="Calibri"/>
                <w:sz w:val="16"/>
              </w:rPr>
            </w:pPr>
            <w:hyperlink r:id="rId122"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4C44BEF7" w14:textId="77777777" w:rsidR="0094318D" w:rsidRPr="00D93C15" w:rsidRDefault="00C80D61" w:rsidP="0094318D">
            <w:pPr>
              <w:ind w:left="30" w:right="30"/>
              <w:rPr>
                <w:rFonts w:ascii="Calibri" w:eastAsia="Times New Roman" w:hAnsi="Calibri" w:cs="Calibri"/>
                <w:sz w:val="16"/>
              </w:rPr>
            </w:pPr>
            <w:hyperlink r:id="rId123" w:tgtFrame="_blank" w:history="1">
              <w:r w:rsidRPr="00D93C15">
                <w:rPr>
                  <w:rFonts w:ascii="Calibri" w:eastAsia="Times New Roman" w:hAnsi="Calibri" w:cs="Calibri"/>
                  <w:color w:val="0000FF"/>
                  <w:sz w:val="16"/>
                  <w:u w:val="single"/>
                </w:rPr>
                <w:t>60_C_16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45EF615" w14:textId="77777777" w:rsidR="0094318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[4] A sales representative also owns a small jewelry shop. She decides it would be nice to provide small gifts from her shop to HCPs who have not prescribed Abbott product lately. Is this okay?</w:t>
            </w:r>
          </w:p>
        </w:tc>
        <w:tc>
          <w:tcPr>
            <w:tcW w:w="6000" w:type="dxa"/>
          </w:tcPr>
          <w:p w14:paraId="4A1340C5" w14:textId="77777777" w:rsidR="0094318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[4] Perwakilan penjualan juga memiliki toko perhiasan kecil. Dia memutuskan untuk memberikan hadiah kecil dari tokonya kepada HCP yang belum meresepkan produk Abbott belakangan ini. Bolehkah dilakukan?</w:t>
            </w:r>
          </w:p>
        </w:tc>
      </w:tr>
      <w:tr w:rsidR="00EC5996" w:rsidRPr="00D93C15" w14:paraId="2EF52DCF" w14:textId="77777777" w:rsidTr="006913DA">
        <w:tc>
          <w:tcPr>
            <w:tcW w:w="1353" w:type="dxa"/>
            <w:shd w:val="clear" w:color="auto" w:fill="C1E4F5"/>
            <w:tcMar>
              <w:top w:w="120" w:type="dxa"/>
              <w:left w:w="180" w:type="dxa"/>
              <w:bottom w:w="120" w:type="dxa"/>
              <w:right w:w="180" w:type="dxa"/>
            </w:tcMar>
            <w:hideMark/>
          </w:tcPr>
          <w:p w14:paraId="643A1BF7" w14:textId="77777777" w:rsidR="0094318D" w:rsidRPr="00D93C15" w:rsidRDefault="00C80D61" w:rsidP="0094318D">
            <w:pPr>
              <w:spacing w:before="30" w:after="30"/>
              <w:ind w:left="30" w:right="30"/>
              <w:rPr>
                <w:rFonts w:ascii="Calibri" w:eastAsia="Times New Roman" w:hAnsi="Calibri" w:cs="Calibri"/>
                <w:sz w:val="16"/>
              </w:rPr>
            </w:pPr>
            <w:hyperlink r:id="rId124"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244FD149" w14:textId="77777777" w:rsidR="0094318D" w:rsidRPr="00D93C15" w:rsidRDefault="00C80D61" w:rsidP="0094318D">
            <w:pPr>
              <w:ind w:left="30" w:right="30"/>
              <w:rPr>
                <w:rFonts w:ascii="Calibri" w:eastAsia="Times New Roman" w:hAnsi="Calibri" w:cs="Calibri"/>
                <w:sz w:val="16"/>
              </w:rPr>
            </w:pPr>
            <w:hyperlink r:id="rId125" w:tgtFrame="_blank" w:history="1">
              <w:r w:rsidRPr="00D93C15">
                <w:rPr>
                  <w:rFonts w:ascii="Calibri" w:eastAsia="Times New Roman" w:hAnsi="Calibri" w:cs="Calibri"/>
                  <w:color w:val="0000FF"/>
                  <w:sz w:val="16"/>
                  <w:u w:val="single"/>
                </w:rPr>
                <w:t>61_C_16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51CAF58" w14:textId="77777777" w:rsidR="0094318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[1] Yes</w:t>
            </w:r>
          </w:p>
        </w:tc>
        <w:tc>
          <w:tcPr>
            <w:tcW w:w="6000" w:type="dxa"/>
          </w:tcPr>
          <w:p w14:paraId="587F83EE" w14:textId="77777777" w:rsidR="0094318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[1] Ya</w:t>
            </w:r>
          </w:p>
        </w:tc>
      </w:tr>
      <w:tr w:rsidR="00EC5996" w:rsidRPr="00D93C15" w14:paraId="426455EF" w14:textId="77777777" w:rsidTr="006913DA">
        <w:tc>
          <w:tcPr>
            <w:tcW w:w="1353" w:type="dxa"/>
            <w:shd w:val="clear" w:color="auto" w:fill="C1E4F5"/>
            <w:tcMar>
              <w:top w:w="120" w:type="dxa"/>
              <w:left w:w="180" w:type="dxa"/>
              <w:bottom w:w="120" w:type="dxa"/>
              <w:right w:w="180" w:type="dxa"/>
            </w:tcMar>
            <w:hideMark/>
          </w:tcPr>
          <w:p w14:paraId="0EEB2AB4" w14:textId="77777777" w:rsidR="0094318D" w:rsidRPr="00D93C15" w:rsidRDefault="00C80D61" w:rsidP="0094318D">
            <w:pPr>
              <w:spacing w:before="30" w:after="30"/>
              <w:ind w:left="30" w:right="30"/>
              <w:rPr>
                <w:rFonts w:ascii="Calibri" w:eastAsia="Times New Roman" w:hAnsi="Calibri" w:cs="Calibri"/>
                <w:sz w:val="16"/>
              </w:rPr>
            </w:pPr>
            <w:hyperlink r:id="rId126"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6ED20052" w14:textId="77777777" w:rsidR="0094318D" w:rsidRPr="00D93C15" w:rsidRDefault="00C80D61" w:rsidP="0094318D">
            <w:pPr>
              <w:ind w:left="30" w:right="30"/>
              <w:rPr>
                <w:rFonts w:ascii="Calibri" w:eastAsia="Times New Roman" w:hAnsi="Calibri" w:cs="Calibri"/>
                <w:sz w:val="16"/>
              </w:rPr>
            </w:pPr>
            <w:hyperlink r:id="rId127" w:tgtFrame="_blank" w:history="1">
              <w:r w:rsidRPr="00D93C15">
                <w:rPr>
                  <w:rFonts w:ascii="Calibri" w:eastAsia="Times New Roman" w:hAnsi="Calibri" w:cs="Calibri"/>
                  <w:color w:val="0000FF"/>
                  <w:sz w:val="16"/>
                  <w:u w:val="single"/>
                </w:rPr>
                <w:t>62_C_16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9634E31" w14:textId="77777777" w:rsidR="0094318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[2] No</w:t>
            </w:r>
          </w:p>
          <w:p w14:paraId="41BB5FC7" w14:textId="77777777" w:rsidR="0094318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Next</w:t>
            </w:r>
          </w:p>
        </w:tc>
        <w:tc>
          <w:tcPr>
            <w:tcW w:w="6000" w:type="dxa"/>
          </w:tcPr>
          <w:p w14:paraId="4C56350D" w14:textId="77777777" w:rsidR="0094318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[2] Tidak</w:t>
            </w:r>
          </w:p>
          <w:p w14:paraId="223E12CF" w14:textId="77777777" w:rsidR="0094318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Berikutnya</w:t>
            </w:r>
          </w:p>
        </w:tc>
      </w:tr>
      <w:tr w:rsidR="00EC5996" w:rsidRPr="000734B0" w14:paraId="2D8002D6" w14:textId="77777777" w:rsidTr="006913DA">
        <w:tc>
          <w:tcPr>
            <w:tcW w:w="1353" w:type="dxa"/>
            <w:shd w:val="clear" w:color="auto" w:fill="C1E4F5"/>
            <w:tcMar>
              <w:top w:w="120" w:type="dxa"/>
              <w:left w:w="180" w:type="dxa"/>
              <w:bottom w:w="120" w:type="dxa"/>
              <w:right w:w="180" w:type="dxa"/>
            </w:tcMar>
            <w:hideMark/>
          </w:tcPr>
          <w:p w14:paraId="1E417749" w14:textId="77777777" w:rsidR="0094318D" w:rsidRPr="00D93C15" w:rsidRDefault="00C80D61" w:rsidP="0094318D">
            <w:pPr>
              <w:spacing w:before="30" w:after="30"/>
              <w:ind w:left="30" w:right="30"/>
              <w:rPr>
                <w:rFonts w:ascii="Calibri" w:eastAsia="Times New Roman" w:hAnsi="Calibri" w:cs="Calibri"/>
                <w:sz w:val="16"/>
              </w:rPr>
            </w:pPr>
            <w:r w:rsidRPr="00D93C15">
              <w:rPr>
                <w:rFonts w:ascii="Calibri" w:eastAsia="Times New Roman" w:hAnsi="Calibri" w:cs="Calibri"/>
                <w:sz w:val="16"/>
              </w:rPr>
              <w:t>Screen 15</w:t>
            </w:r>
          </w:p>
          <w:p w14:paraId="5089ED9B" w14:textId="77777777" w:rsidR="0094318D" w:rsidRPr="00D93C15" w:rsidRDefault="00C80D61" w:rsidP="0094318D">
            <w:pPr>
              <w:spacing w:before="100" w:beforeAutospacing="1" w:after="100" w:afterAutospacing="1"/>
              <w:ind w:left="30" w:right="30"/>
              <w:rPr>
                <w:rFonts w:ascii="Calibri" w:eastAsia="Times New Roman" w:hAnsi="Calibri" w:cs="Calibri"/>
                <w:sz w:val="16"/>
              </w:rPr>
            </w:pPr>
            <w:r w:rsidRPr="00D93C15">
              <w:rPr>
                <w:rFonts w:ascii="Calibri" w:eastAsia="Times New Roman" w:hAnsi="Calibri" w:cs="Calibri"/>
                <w:sz w:val="16"/>
              </w:rPr>
              <w:lastRenderedPageBreak/>
              <w:t>Question 4: Feedback</w:t>
            </w:r>
          </w:p>
          <w:p w14:paraId="566D3517" w14:textId="77777777" w:rsidR="0094318D" w:rsidRPr="00D93C15" w:rsidRDefault="00C80D61" w:rsidP="0094318D">
            <w:pPr>
              <w:ind w:left="30" w:right="30"/>
              <w:rPr>
                <w:rFonts w:ascii="Calibri" w:eastAsia="Times New Roman" w:hAnsi="Calibri" w:cs="Calibri"/>
                <w:sz w:val="16"/>
              </w:rPr>
            </w:pPr>
            <w:r w:rsidRPr="00D93C15">
              <w:rPr>
                <w:rFonts w:ascii="Calibri" w:eastAsia="Times New Roman" w:hAnsi="Calibri" w:cs="Calibri"/>
                <w:sz w:val="16"/>
              </w:rPr>
              <w:t>63_C_16</w:t>
            </w:r>
          </w:p>
        </w:tc>
        <w:tc>
          <w:tcPr>
            <w:tcW w:w="6000" w:type="dxa"/>
            <w:tcMar>
              <w:top w:w="120" w:type="dxa"/>
              <w:left w:w="180" w:type="dxa"/>
              <w:bottom w:w="120" w:type="dxa"/>
              <w:right w:w="180" w:type="dxa"/>
            </w:tcMar>
            <w:hideMark/>
          </w:tcPr>
          <w:p w14:paraId="369A8EC5" w14:textId="77777777" w:rsidR="0094318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lastRenderedPageBreak/>
              <w:t xml:space="preserve">Abbott’s policy prohibits gifts to HCPs because the sales representative is acting as an Abbott representative. The </w:t>
            </w:r>
            <w:r w:rsidRPr="00D93C15">
              <w:rPr>
                <w:rFonts w:ascii="Calibri" w:eastAsia="Times New Roman" w:hAnsi="Calibri" w:cs="Calibri"/>
              </w:rPr>
              <w:lastRenderedPageBreak/>
              <w:t>gifts are prohibited even though she is paying for them. Providing the gifts could also be perceived as a bribe for future business.</w:t>
            </w:r>
          </w:p>
        </w:tc>
        <w:tc>
          <w:tcPr>
            <w:tcW w:w="6000" w:type="dxa"/>
          </w:tcPr>
          <w:p w14:paraId="6263E61E" w14:textId="77777777" w:rsidR="0094318D" w:rsidRPr="000734B0"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lastRenderedPageBreak/>
              <w:t xml:space="preserve">Kebijakan Abbott melarang hadiah kepada para HCP karena perwakilan penjualan bertindak sebagai perwakilan </w:t>
            </w:r>
            <w:r w:rsidRPr="00D93C15">
              <w:rPr>
                <w:rFonts w:ascii="Calibri" w:eastAsia="Calibri" w:hAnsi="Calibri" w:cs="Calibri"/>
                <w:lang w:val="id-ID"/>
              </w:rPr>
              <w:lastRenderedPageBreak/>
              <w:t>Abbott. Hadiah-hadiah tersebut dilarang meskipun dia yang membayarnya. Memberikan hadiah juga dapat dianggap sebagai suap untuk bisnis di masa mendatang.</w:t>
            </w:r>
          </w:p>
        </w:tc>
      </w:tr>
      <w:tr w:rsidR="00EC5996" w:rsidRPr="00D93C15" w14:paraId="49795FE4" w14:textId="77777777" w:rsidTr="006913DA">
        <w:tc>
          <w:tcPr>
            <w:tcW w:w="1353" w:type="dxa"/>
            <w:shd w:val="clear" w:color="auto" w:fill="C1E4F5"/>
            <w:tcMar>
              <w:top w:w="120" w:type="dxa"/>
              <w:left w:w="180" w:type="dxa"/>
              <w:bottom w:w="120" w:type="dxa"/>
              <w:right w:w="180" w:type="dxa"/>
            </w:tcMar>
            <w:hideMark/>
          </w:tcPr>
          <w:p w14:paraId="22F9A1D6" w14:textId="77777777" w:rsidR="0094318D" w:rsidRPr="00D93C15" w:rsidRDefault="00C80D61" w:rsidP="0094318D">
            <w:pPr>
              <w:spacing w:before="30" w:after="30"/>
              <w:ind w:left="30" w:right="30"/>
              <w:rPr>
                <w:rFonts w:ascii="Calibri" w:eastAsia="Times New Roman" w:hAnsi="Calibri" w:cs="Calibri"/>
                <w:sz w:val="16"/>
              </w:rPr>
            </w:pPr>
            <w:hyperlink r:id="rId128"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5DC25D44" w14:textId="77777777" w:rsidR="0094318D" w:rsidRPr="00D93C15" w:rsidRDefault="00C80D61" w:rsidP="0094318D">
            <w:pPr>
              <w:ind w:left="30" w:right="30"/>
              <w:rPr>
                <w:rFonts w:ascii="Calibri" w:eastAsia="Times New Roman" w:hAnsi="Calibri" w:cs="Calibri"/>
                <w:sz w:val="16"/>
              </w:rPr>
            </w:pPr>
            <w:hyperlink r:id="rId129" w:tgtFrame="_blank" w:history="1">
              <w:r w:rsidRPr="00D93C15">
                <w:rPr>
                  <w:rFonts w:ascii="Calibri" w:eastAsia="Times New Roman" w:hAnsi="Calibri" w:cs="Calibri"/>
                  <w:color w:val="0000FF"/>
                  <w:sz w:val="16"/>
                  <w:u w:val="single"/>
                </w:rPr>
                <w:t>64_C_16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480E155" w14:textId="77777777" w:rsidR="0094318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tcPr>
          <w:p w14:paraId="5F51355F" w14:textId="77777777" w:rsidR="0094318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[5] Manajer penjualan menerima telepon dari sebuah kontak di perusahaan pesaing. Pesaing tersebut memberitahukan bahwa tim penjualan pihak ketiga yang dikontrak oleh Abbott dalam pasar baru diduga menawarkan jamuan makan mewah kepada para pelanggan yang memilih produk-produk Abbott daripada dari para pesaingnya. Apa tindakan yang tepat?</w:t>
            </w:r>
          </w:p>
        </w:tc>
      </w:tr>
      <w:tr w:rsidR="00EC5996" w:rsidRPr="00D93C15" w14:paraId="758DB6A8" w14:textId="77777777" w:rsidTr="006913DA">
        <w:tc>
          <w:tcPr>
            <w:tcW w:w="1353" w:type="dxa"/>
            <w:shd w:val="clear" w:color="auto" w:fill="C1E4F5"/>
            <w:tcMar>
              <w:top w:w="120" w:type="dxa"/>
              <w:left w:w="180" w:type="dxa"/>
              <w:bottom w:w="120" w:type="dxa"/>
              <w:right w:w="180" w:type="dxa"/>
            </w:tcMar>
            <w:hideMark/>
          </w:tcPr>
          <w:p w14:paraId="50609AA0" w14:textId="77777777" w:rsidR="0094318D" w:rsidRPr="00D93C15" w:rsidRDefault="00C80D61" w:rsidP="0094318D">
            <w:pPr>
              <w:spacing w:before="30" w:after="30"/>
              <w:ind w:left="30" w:right="30"/>
              <w:rPr>
                <w:rFonts w:ascii="Calibri" w:eastAsia="Times New Roman" w:hAnsi="Calibri" w:cs="Calibri"/>
                <w:sz w:val="16"/>
              </w:rPr>
            </w:pPr>
            <w:hyperlink r:id="rId130"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2518BC13" w14:textId="77777777" w:rsidR="0094318D" w:rsidRPr="00D93C15" w:rsidRDefault="00C80D61" w:rsidP="0094318D">
            <w:pPr>
              <w:ind w:left="30" w:right="30"/>
              <w:rPr>
                <w:rFonts w:ascii="Calibri" w:eastAsia="Times New Roman" w:hAnsi="Calibri" w:cs="Calibri"/>
                <w:sz w:val="16"/>
              </w:rPr>
            </w:pPr>
            <w:hyperlink r:id="rId131" w:tgtFrame="_blank" w:history="1">
              <w:r w:rsidRPr="00D93C15">
                <w:rPr>
                  <w:rFonts w:ascii="Calibri" w:eastAsia="Times New Roman" w:hAnsi="Calibri" w:cs="Calibri"/>
                  <w:color w:val="0000FF"/>
                  <w:sz w:val="16"/>
                  <w:u w:val="single"/>
                </w:rPr>
                <w:t>65_C_16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F3F779" w14:textId="77777777" w:rsidR="0094318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[1] Do nothing, since the information came from a competitor.</w:t>
            </w:r>
          </w:p>
        </w:tc>
        <w:tc>
          <w:tcPr>
            <w:tcW w:w="6000" w:type="dxa"/>
          </w:tcPr>
          <w:p w14:paraId="6A69BD3D" w14:textId="77777777" w:rsidR="0094318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[1] Tidak mengambil tindakan apa pun, karena informasi tersebut datang dari pesaing.</w:t>
            </w:r>
          </w:p>
        </w:tc>
      </w:tr>
      <w:tr w:rsidR="00EC5996" w:rsidRPr="00D93C15" w14:paraId="58EC7FA7" w14:textId="77777777" w:rsidTr="006913DA">
        <w:tc>
          <w:tcPr>
            <w:tcW w:w="1353" w:type="dxa"/>
            <w:shd w:val="clear" w:color="auto" w:fill="C1E4F5"/>
            <w:tcMar>
              <w:top w:w="120" w:type="dxa"/>
              <w:left w:w="180" w:type="dxa"/>
              <w:bottom w:w="120" w:type="dxa"/>
              <w:right w:w="180" w:type="dxa"/>
            </w:tcMar>
            <w:hideMark/>
          </w:tcPr>
          <w:p w14:paraId="58A541A4" w14:textId="77777777" w:rsidR="0094318D" w:rsidRPr="00D93C15" w:rsidRDefault="00C80D61" w:rsidP="0094318D">
            <w:pPr>
              <w:spacing w:before="30" w:after="30"/>
              <w:ind w:left="30" w:right="30"/>
              <w:rPr>
                <w:rFonts w:ascii="Calibri" w:eastAsia="Times New Roman" w:hAnsi="Calibri" w:cs="Calibri"/>
                <w:sz w:val="16"/>
              </w:rPr>
            </w:pPr>
            <w:hyperlink r:id="rId132"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56D41F19" w14:textId="77777777" w:rsidR="0094318D" w:rsidRPr="00D93C15" w:rsidRDefault="00C80D61" w:rsidP="0094318D">
            <w:pPr>
              <w:ind w:left="30" w:right="30"/>
              <w:rPr>
                <w:rFonts w:ascii="Calibri" w:eastAsia="Times New Roman" w:hAnsi="Calibri" w:cs="Calibri"/>
                <w:sz w:val="16"/>
              </w:rPr>
            </w:pPr>
            <w:hyperlink r:id="rId133" w:tgtFrame="_blank" w:history="1">
              <w:r w:rsidRPr="00D93C15">
                <w:rPr>
                  <w:rFonts w:ascii="Calibri" w:eastAsia="Times New Roman" w:hAnsi="Calibri" w:cs="Calibri"/>
                  <w:color w:val="0000FF"/>
                  <w:sz w:val="16"/>
                  <w:u w:val="single"/>
                </w:rPr>
                <w:t>66_C_16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2B9D8DA" w14:textId="77777777" w:rsidR="0094318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[2] Do nothing, because lavish meals are common in that market.</w:t>
            </w:r>
          </w:p>
        </w:tc>
        <w:tc>
          <w:tcPr>
            <w:tcW w:w="6000" w:type="dxa"/>
          </w:tcPr>
          <w:p w14:paraId="4EC0E3B5" w14:textId="77777777" w:rsidR="0094318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[2] Tidak mengambil tindakan apa pun, karena jamuan mewah adalah hal umum dalam pasar tersebut.</w:t>
            </w:r>
          </w:p>
        </w:tc>
      </w:tr>
      <w:tr w:rsidR="00EC5996" w:rsidRPr="000734B0" w14:paraId="4A8A59EB" w14:textId="77777777" w:rsidTr="006913DA">
        <w:tc>
          <w:tcPr>
            <w:tcW w:w="1353" w:type="dxa"/>
            <w:shd w:val="clear" w:color="auto" w:fill="C1E4F5"/>
            <w:tcMar>
              <w:top w:w="120" w:type="dxa"/>
              <w:left w:w="180" w:type="dxa"/>
              <w:bottom w:w="120" w:type="dxa"/>
              <w:right w:w="180" w:type="dxa"/>
            </w:tcMar>
            <w:hideMark/>
          </w:tcPr>
          <w:p w14:paraId="03EA0EE6" w14:textId="77777777" w:rsidR="0094318D" w:rsidRPr="00D93C15" w:rsidRDefault="00C80D61" w:rsidP="0094318D">
            <w:pPr>
              <w:spacing w:before="30" w:after="30"/>
              <w:ind w:left="30" w:right="30"/>
              <w:rPr>
                <w:rFonts w:ascii="Calibri" w:eastAsia="Times New Roman" w:hAnsi="Calibri" w:cs="Calibri"/>
                <w:sz w:val="16"/>
              </w:rPr>
            </w:pPr>
            <w:hyperlink r:id="rId134"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454A503E" w14:textId="77777777" w:rsidR="0094318D" w:rsidRPr="00D93C15" w:rsidRDefault="00C80D61" w:rsidP="0094318D">
            <w:pPr>
              <w:ind w:left="30" w:right="30"/>
              <w:rPr>
                <w:rFonts w:ascii="Calibri" w:eastAsia="Times New Roman" w:hAnsi="Calibri" w:cs="Calibri"/>
                <w:sz w:val="16"/>
              </w:rPr>
            </w:pPr>
            <w:hyperlink r:id="rId135" w:tgtFrame="_blank" w:history="1">
              <w:r w:rsidRPr="00D93C15">
                <w:rPr>
                  <w:rFonts w:ascii="Calibri" w:eastAsia="Times New Roman" w:hAnsi="Calibri" w:cs="Calibri"/>
                  <w:color w:val="0000FF"/>
                  <w:sz w:val="16"/>
                  <w:u w:val="single"/>
                </w:rPr>
                <w:t>67_C_16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EF52753" w14:textId="77777777" w:rsidR="0094318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[3] Report the matter immediately to the Office of Ethics and Compliance (OEC).</w:t>
            </w:r>
          </w:p>
        </w:tc>
        <w:tc>
          <w:tcPr>
            <w:tcW w:w="6000" w:type="dxa"/>
          </w:tcPr>
          <w:p w14:paraId="2DF27BF6" w14:textId="77777777" w:rsidR="0094318D" w:rsidRPr="000734B0" w:rsidRDefault="00C80D61" w:rsidP="006913DA">
            <w:pPr>
              <w:spacing w:before="100" w:beforeAutospacing="1" w:after="100" w:afterAutospacing="1"/>
              <w:ind w:left="30" w:right="30"/>
              <w:rPr>
                <w:rFonts w:ascii="Calibri" w:eastAsia="Times New Roman" w:hAnsi="Calibri" w:cs="Calibri"/>
                <w:lang w:val="nl-NL"/>
              </w:rPr>
            </w:pPr>
            <w:r w:rsidRPr="00D93C15">
              <w:rPr>
                <w:rFonts w:ascii="Calibri" w:eastAsia="Calibri" w:hAnsi="Calibri" w:cs="Calibri"/>
                <w:lang w:val="id-ID"/>
              </w:rPr>
              <w:t>[3] Melaporkan masalah tersebut segera ke Kantor Etika dan Kepatuhan.</w:t>
            </w:r>
          </w:p>
        </w:tc>
      </w:tr>
      <w:tr w:rsidR="00EC5996" w:rsidRPr="00D93C15" w14:paraId="2E4A235E" w14:textId="77777777" w:rsidTr="006913DA">
        <w:tc>
          <w:tcPr>
            <w:tcW w:w="1353" w:type="dxa"/>
            <w:shd w:val="clear" w:color="auto" w:fill="C1E4F5"/>
            <w:tcMar>
              <w:top w:w="120" w:type="dxa"/>
              <w:left w:w="180" w:type="dxa"/>
              <w:bottom w:w="120" w:type="dxa"/>
              <w:right w:w="180" w:type="dxa"/>
            </w:tcMar>
            <w:hideMark/>
          </w:tcPr>
          <w:p w14:paraId="38A86623" w14:textId="77777777" w:rsidR="0094318D" w:rsidRPr="00D93C15" w:rsidRDefault="00C80D61" w:rsidP="0094318D">
            <w:pPr>
              <w:spacing w:before="30" w:after="30"/>
              <w:ind w:left="30" w:right="30"/>
              <w:rPr>
                <w:rFonts w:ascii="Calibri" w:eastAsia="Times New Roman" w:hAnsi="Calibri" w:cs="Calibri"/>
                <w:sz w:val="16"/>
              </w:rPr>
            </w:pPr>
            <w:hyperlink r:id="rId136"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2F63176B" w14:textId="77777777" w:rsidR="0094318D" w:rsidRPr="00D93C15" w:rsidRDefault="00C80D61" w:rsidP="0094318D">
            <w:pPr>
              <w:ind w:left="30" w:right="30"/>
              <w:rPr>
                <w:rFonts w:ascii="Calibri" w:eastAsia="Times New Roman" w:hAnsi="Calibri" w:cs="Calibri"/>
                <w:sz w:val="16"/>
              </w:rPr>
            </w:pPr>
            <w:hyperlink r:id="rId137" w:tgtFrame="_blank" w:history="1">
              <w:r w:rsidRPr="00D93C15">
                <w:rPr>
                  <w:rFonts w:ascii="Calibri" w:eastAsia="Times New Roman" w:hAnsi="Calibri" w:cs="Calibri"/>
                  <w:color w:val="0000FF"/>
                  <w:sz w:val="16"/>
                  <w:u w:val="single"/>
                </w:rPr>
                <w:t>68_C_16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7864163" w14:textId="77777777" w:rsidR="0094318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[4] Research alternative distributors in case the claim is true.</w:t>
            </w:r>
          </w:p>
          <w:p w14:paraId="44871A74" w14:textId="77777777" w:rsidR="0094318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Next</w:t>
            </w:r>
          </w:p>
        </w:tc>
        <w:tc>
          <w:tcPr>
            <w:tcW w:w="6000" w:type="dxa"/>
          </w:tcPr>
          <w:p w14:paraId="0E0EA36B" w14:textId="77777777" w:rsidR="0094318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[4] Cari distributor alternatif seandainya tuduhan itu benar.</w:t>
            </w:r>
          </w:p>
          <w:p w14:paraId="629FFA17" w14:textId="77777777" w:rsidR="0094318D"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Berikutnya</w:t>
            </w:r>
          </w:p>
        </w:tc>
      </w:tr>
      <w:tr w:rsidR="00EC5996" w:rsidRPr="00D93C15" w14:paraId="24C30632" w14:textId="77777777" w:rsidTr="006913DA">
        <w:tc>
          <w:tcPr>
            <w:tcW w:w="1353" w:type="dxa"/>
            <w:shd w:val="clear" w:color="auto" w:fill="C1E4F5"/>
            <w:tcMar>
              <w:top w:w="120" w:type="dxa"/>
              <w:left w:w="180" w:type="dxa"/>
              <w:bottom w:w="120" w:type="dxa"/>
              <w:right w:w="180" w:type="dxa"/>
            </w:tcMar>
            <w:hideMark/>
          </w:tcPr>
          <w:p w14:paraId="6D3B8CE9" w14:textId="77777777" w:rsidR="00807D7F" w:rsidRPr="00D93C15" w:rsidRDefault="00C80D61" w:rsidP="00807D7F">
            <w:pPr>
              <w:spacing w:before="30" w:after="30"/>
              <w:ind w:left="30" w:right="30"/>
              <w:rPr>
                <w:rFonts w:ascii="Calibri" w:eastAsia="Times New Roman" w:hAnsi="Calibri" w:cs="Calibri"/>
                <w:sz w:val="16"/>
              </w:rPr>
            </w:pPr>
            <w:r w:rsidRPr="00D93C15">
              <w:rPr>
                <w:rFonts w:ascii="Calibri" w:eastAsia="Times New Roman" w:hAnsi="Calibri" w:cs="Calibri"/>
                <w:sz w:val="16"/>
              </w:rPr>
              <w:t>Screen 15</w:t>
            </w:r>
          </w:p>
          <w:p w14:paraId="2099B697" w14:textId="77777777" w:rsidR="00807D7F" w:rsidRPr="00D93C15" w:rsidRDefault="00C80D61" w:rsidP="00807D7F">
            <w:pPr>
              <w:spacing w:before="100" w:beforeAutospacing="1" w:after="100" w:afterAutospacing="1"/>
              <w:ind w:left="30" w:right="30"/>
              <w:rPr>
                <w:rFonts w:ascii="Calibri" w:eastAsia="Times New Roman" w:hAnsi="Calibri" w:cs="Calibri"/>
                <w:sz w:val="16"/>
              </w:rPr>
            </w:pPr>
            <w:r w:rsidRPr="00D93C15">
              <w:rPr>
                <w:rFonts w:ascii="Calibri" w:eastAsia="Times New Roman" w:hAnsi="Calibri" w:cs="Calibri"/>
                <w:sz w:val="16"/>
              </w:rPr>
              <w:t>Question 5: Feedback</w:t>
            </w:r>
          </w:p>
          <w:p w14:paraId="43FE80B8" w14:textId="77777777" w:rsidR="00807D7F" w:rsidRPr="00D93C15" w:rsidRDefault="00C80D61" w:rsidP="00807D7F">
            <w:pPr>
              <w:ind w:left="30" w:right="30"/>
              <w:rPr>
                <w:rFonts w:ascii="Calibri" w:eastAsia="Times New Roman" w:hAnsi="Calibri" w:cs="Calibri"/>
                <w:sz w:val="16"/>
              </w:rPr>
            </w:pPr>
            <w:r w:rsidRPr="00D93C15">
              <w:rPr>
                <w:rFonts w:ascii="Calibri" w:eastAsia="Times New Roman" w:hAnsi="Calibri" w:cs="Calibri"/>
                <w:sz w:val="16"/>
              </w:rPr>
              <w:lastRenderedPageBreak/>
              <w:t>69_C_16</w:t>
            </w:r>
          </w:p>
        </w:tc>
        <w:tc>
          <w:tcPr>
            <w:tcW w:w="6000" w:type="dxa"/>
            <w:tcMar>
              <w:top w:w="120" w:type="dxa"/>
              <w:left w:w="180" w:type="dxa"/>
              <w:bottom w:w="120" w:type="dxa"/>
              <w:right w:w="180" w:type="dxa"/>
            </w:tcMar>
            <w:hideMark/>
          </w:tcPr>
          <w:p w14:paraId="159CDFB9" w14:textId="77777777" w:rsidR="00807D7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lastRenderedPageBreak/>
              <w:t>You should immediately report the allegation to the Office of Ethics and Compliance (OEC) so it can be properly investigated, even if the information comes from a competitor.</w:t>
            </w:r>
          </w:p>
        </w:tc>
        <w:tc>
          <w:tcPr>
            <w:tcW w:w="6000" w:type="dxa"/>
          </w:tcPr>
          <w:p w14:paraId="3E3F7D9F" w14:textId="77777777" w:rsidR="00807D7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Anda harus segera melaporkan dugaan tersebut kepada Kantor Etika dan Kepatuhan (OEC) agar hal tersebut dapat diselidiki dengan tepat, meskipun informasi tersebut datang dari pesaing.</w:t>
            </w:r>
          </w:p>
        </w:tc>
      </w:tr>
      <w:tr w:rsidR="00EC5996" w:rsidRPr="00D93C15" w14:paraId="52819FE1" w14:textId="77777777" w:rsidTr="006913DA">
        <w:tc>
          <w:tcPr>
            <w:tcW w:w="1353" w:type="dxa"/>
            <w:shd w:val="clear" w:color="auto" w:fill="C1E4F5"/>
            <w:tcMar>
              <w:top w:w="120" w:type="dxa"/>
              <w:left w:w="180" w:type="dxa"/>
              <w:bottom w:w="120" w:type="dxa"/>
              <w:right w:w="180" w:type="dxa"/>
            </w:tcMar>
            <w:hideMark/>
          </w:tcPr>
          <w:p w14:paraId="68D15FF0" w14:textId="77777777" w:rsidR="00807D7F" w:rsidRPr="00D93C15" w:rsidRDefault="00C80D61" w:rsidP="00807D7F">
            <w:pPr>
              <w:spacing w:before="30" w:after="30"/>
              <w:ind w:left="30" w:right="30"/>
              <w:rPr>
                <w:rFonts w:ascii="Calibri" w:eastAsia="Times New Roman" w:hAnsi="Calibri" w:cs="Calibri"/>
                <w:sz w:val="16"/>
              </w:rPr>
            </w:pPr>
            <w:hyperlink r:id="rId138"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435A67BC" w14:textId="77777777" w:rsidR="00807D7F" w:rsidRPr="00D93C15" w:rsidRDefault="00C80D61" w:rsidP="00807D7F">
            <w:pPr>
              <w:ind w:left="30" w:right="30"/>
              <w:rPr>
                <w:rFonts w:ascii="Calibri" w:eastAsia="Times New Roman" w:hAnsi="Calibri" w:cs="Calibri"/>
                <w:sz w:val="16"/>
              </w:rPr>
            </w:pPr>
            <w:hyperlink r:id="rId139" w:tgtFrame="_blank" w:history="1">
              <w:r w:rsidRPr="00D93C15">
                <w:rPr>
                  <w:rFonts w:ascii="Calibri" w:eastAsia="Times New Roman" w:hAnsi="Calibri" w:cs="Calibri"/>
                  <w:color w:val="0000FF"/>
                  <w:sz w:val="16"/>
                  <w:u w:val="single"/>
                </w:rPr>
                <w:t>70_C_16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E4A6033" w14:textId="77777777" w:rsidR="00807D7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06597A9E" w14:textId="77777777" w:rsidR="00807D7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What is the appropriate action?</w:t>
            </w:r>
          </w:p>
        </w:tc>
        <w:tc>
          <w:tcPr>
            <w:tcW w:w="6000" w:type="dxa"/>
          </w:tcPr>
          <w:p w14:paraId="31C1BD11" w14:textId="77777777" w:rsidR="00807D7F" w:rsidRPr="000734B0"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[6] Biro perjalanan mengatur perjalanan untuk para tenaga kesehatan profesional (HCP) yang memberikan layanan pengawasan ujian untuk Abbott. Setelah meninjau semua tanda terima yang dikirimkan, ditemukan ketidaksesuaian—totalnya tidak sesuai dengan permintaan penggantian, dan beberapa tanda terima tidak mencantumkan detail penting, seperti tanggal perjalanan.</w:t>
            </w:r>
          </w:p>
          <w:p w14:paraId="707EFB75" w14:textId="77777777" w:rsidR="00807D7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Apa tindakan yang tepat?</w:t>
            </w:r>
          </w:p>
        </w:tc>
      </w:tr>
      <w:tr w:rsidR="00EC5996" w:rsidRPr="00D93C15" w14:paraId="6BFE8E8F" w14:textId="77777777" w:rsidTr="006913DA">
        <w:tc>
          <w:tcPr>
            <w:tcW w:w="1353" w:type="dxa"/>
            <w:shd w:val="clear" w:color="auto" w:fill="C1E4F5"/>
            <w:tcMar>
              <w:top w:w="120" w:type="dxa"/>
              <w:left w:w="180" w:type="dxa"/>
              <w:bottom w:w="120" w:type="dxa"/>
              <w:right w:w="180" w:type="dxa"/>
            </w:tcMar>
            <w:hideMark/>
          </w:tcPr>
          <w:p w14:paraId="51DF55A0" w14:textId="77777777" w:rsidR="00807D7F" w:rsidRPr="00D93C15" w:rsidRDefault="00C80D61" w:rsidP="00807D7F">
            <w:pPr>
              <w:spacing w:before="30" w:after="30"/>
              <w:ind w:left="30" w:right="30"/>
              <w:rPr>
                <w:rFonts w:ascii="Calibri" w:eastAsia="Times New Roman" w:hAnsi="Calibri" w:cs="Calibri"/>
                <w:sz w:val="16"/>
              </w:rPr>
            </w:pPr>
            <w:hyperlink r:id="rId140"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7FE4C1A0" w14:textId="77777777" w:rsidR="00807D7F" w:rsidRPr="00D93C15" w:rsidRDefault="00C80D61" w:rsidP="00807D7F">
            <w:pPr>
              <w:ind w:left="30" w:right="30"/>
              <w:rPr>
                <w:rFonts w:ascii="Calibri" w:eastAsia="Times New Roman" w:hAnsi="Calibri" w:cs="Calibri"/>
                <w:sz w:val="16"/>
              </w:rPr>
            </w:pPr>
            <w:hyperlink r:id="rId141" w:tgtFrame="_blank" w:history="1">
              <w:r w:rsidRPr="00D93C15">
                <w:rPr>
                  <w:rFonts w:ascii="Calibri" w:eastAsia="Times New Roman" w:hAnsi="Calibri" w:cs="Calibri"/>
                  <w:color w:val="0000FF"/>
                  <w:sz w:val="16"/>
                  <w:u w:val="single"/>
                </w:rPr>
                <w:t>71_C_16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5E5038D" w14:textId="77777777" w:rsidR="00807D7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[1] Inform the travel agency that Abbott cannot process payment without complete and accurate documentation.</w:t>
            </w:r>
          </w:p>
        </w:tc>
        <w:tc>
          <w:tcPr>
            <w:tcW w:w="6000" w:type="dxa"/>
          </w:tcPr>
          <w:p w14:paraId="3DC5E568" w14:textId="77777777" w:rsidR="00807D7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[1] Memberi tahu biro perjalanan bahwa Abbott tidak dapat memproses pembayaran tanpa dokumentasi yang akurat dan lengkap.</w:t>
            </w:r>
          </w:p>
        </w:tc>
      </w:tr>
      <w:tr w:rsidR="00EC5996" w:rsidRPr="00D93C15" w14:paraId="3C24BFF4" w14:textId="77777777" w:rsidTr="006913DA">
        <w:tc>
          <w:tcPr>
            <w:tcW w:w="1353" w:type="dxa"/>
            <w:shd w:val="clear" w:color="auto" w:fill="C1E4F5"/>
            <w:tcMar>
              <w:top w:w="120" w:type="dxa"/>
              <w:left w:w="180" w:type="dxa"/>
              <w:bottom w:w="120" w:type="dxa"/>
              <w:right w:w="180" w:type="dxa"/>
            </w:tcMar>
            <w:hideMark/>
          </w:tcPr>
          <w:p w14:paraId="1FB0049A" w14:textId="77777777" w:rsidR="00807D7F" w:rsidRPr="00D93C15" w:rsidRDefault="00C80D61" w:rsidP="00807D7F">
            <w:pPr>
              <w:spacing w:before="30" w:after="30"/>
              <w:ind w:left="30" w:right="30"/>
              <w:rPr>
                <w:rFonts w:ascii="Calibri" w:eastAsia="Times New Roman" w:hAnsi="Calibri" w:cs="Calibri"/>
                <w:sz w:val="16"/>
              </w:rPr>
            </w:pPr>
            <w:hyperlink r:id="rId142"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3EAD5D24" w14:textId="77777777" w:rsidR="00807D7F" w:rsidRPr="00D93C15" w:rsidRDefault="00C80D61" w:rsidP="00807D7F">
            <w:pPr>
              <w:ind w:left="30" w:right="30"/>
              <w:rPr>
                <w:rFonts w:ascii="Calibri" w:eastAsia="Times New Roman" w:hAnsi="Calibri" w:cs="Calibri"/>
                <w:sz w:val="16"/>
              </w:rPr>
            </w:pPr>
            <w:hyperlink r:id="rId143" w:tgtFrame="_blank" w:history="1">
              <w:r w:rsidRPr="00D93C15">
                <w:rPr>
                  <w:rFonts w:ascii="Calibri" w:eastAsia="Times New Roman" w:hAnsi="Calibri" w:cs="Calibri"/>
                  <w:color w:val="0000FF"/>
                  <w:sz w:val="16"/>
                  <w:u w:val="single"/>
                </w:rPr>
                <w:t>72_C_16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BDAF5B6" w14:textId="77777777" w:rsidR="00807D7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[2] Process the receipts since only some information is missing.</w:t>
            </w:r>
          </w:p>
        </w:tc>
        <w:tc>
          <w:tcPr>
            <w:tcW w:w="6000" w:type="dxa"/>
          </w:tcPr>
          <w:p w14:paraId="3A111378" w14:textId="77777777" w:rsidR="00807D7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[2] Memproses tanda terima tersebut karena hanya ada beberapa informasi yang tidak lengkap.</w:t>
            </w:r>
          </w:p>
        </w:tc>
      </w:tr>
      <w:tr w:rsidR="00EC5996" w:rsidRPr="00D93C15" w14:paraId="12F8345F" w14:textId="77777777" w:rsidTr="006913DA">
        <w:tc>
          <w:tcPr>
            <w:tcW w:w="1353" w:type="dxa"/>
            <w:shd w:val="clear" w:color="auto" w:fill="C1E4F5"/>
            <w:tcMar>
              <w:top w:w="120" w:type="dxa"/>
              <w:left w:w="180" w:type="dxa"/>
              <w:bottom w:w="120" w:type="dxa"/>
              <w:right w:w="180" w:type="dxa"/>
            </w:tcMar>
            <w:hideMark/>
          </w:tcPr>
          <w:p w14:paraId="68E4D9EA" w14:textId="77777777" w:rsidR="00807D7F" w:rsidRPr="00D93C15" w:rsidRDefault="00C80D61" w:rsidP="00807D7F">
            <w:pPr>
              <w:spacing w:before="30" w:after="30"/>
              <w:ind w:left="30" w:right="30"/>
              <w:rPr>
                <w:rFonts w:ascii="Calibri" w:eastAsia="Times New Roman" w:hAnsi="Calibri" w:cs="Calibri"/>
                <w:sz w:val="16"/>
              </w:rPr>
            </w:pPr>
            <w:hyperlink r:id="rId144"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2E88E3E4" w14:textId="77777777" w:rsidR="00807D7F" w:rsidRPr="00D93C15" w:rsidRDefault="00C80D61" w:rsidP="00807D7F">
            <w:pPr>
              <w:ind w:left="30" w:right="30"/>
              <w:rPr>
                <w:rFonts w:ascii="Calibri" w:eastAsia="Times New Roman" w:hAnsi="Calibri" w:cs="Calibri"/>
                <w:sz w:val="16"/>
              </w:rPr>
            </w:pPr>
            <w:hyperlink r:id="rId145" w:tgtFrame="_blank" w:history="1">
              <w:r w:rsidRPr="00D93C15">
                <w:rPr>
                  <w:rFonts w:ascii="Calibri" w:eastAsia="Times New Roman" w:hAnsi="Calibri" w:cs="Calibri"/>
                  <w:color w:val="0000FF"/>
                  <w:sz w:val="16"/>
                  <w:u w:val="single"/>
                </w:rPr>
                <w:t>73_C_16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49B5B4C" w14:textId="77777777" w:rsidR="00807D7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[3] Advise the agency to be more accurate next time.</w:t>
            </w:r>
          </w:p>
        </w:tc>
        <w:tc>
          <w:tcPr>
            <w:tcW w:w="6000" w:type="dxa"/>
          </w:tcPr>
          <w:p w14:paraId="670A58A9" w14:textId="77777777" w:rsidR="00807D7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[3] Menyarankan biro perjalanan tersebut untuk lebih akurat lain kali.</w:t>
            </w:r>
          </w:p>
        </w:tc>
      </w:tr>
      <w:tr w:rsidR="00EC5996" w:rsidRPr="00D93C15" w14:paraId="702731CB" w14:textId="77777777" w:rsidTr="006913DA">
        <w:tc>
          <w:tcPr>
            <w:tcW w:w="1353" w:type="dxa"/>
            <w:shd w:val="clear" w:color="auto" w:fill="C1E4F5"/>
            <w:tcMar>
              <w:top w:w="120" w:type="dxa"/>
              <w:left w:w="180" w:type="dxa"/>
              <w:bottom w:w="120" w:type="dxa"/>
              <w:right w:w="180" w:type="dxa"/>
            </w:tcMar>
            <w:hideMark/>
          </w:tcPr>
          <w:p w14:paraId="56FDE658" w14:textId="77777777" w:rsidR="00807D7F" w:rsidRPr="00D93C15" w:rsidRDefault="00C80D61" w:rsidP="00807D7F">
            <w:pPr>
              <w:spacing w:before="30" w:after="30"/>
              <w:ind w:left="30" w:right="30"/>
              <w:rPr>
                <w:rFonts w:ascii="Calibri" w:eastAsia="Times New Roman" w:hAnsi="Calibri" w:cs="Calibri"/>
                <w:sz w:val="16"/>
              </w:rPr>
            </w:pPr>
            <w:hyperlink r:id="rId146"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657AA2E5" w14:textId="77777777" w:rsidR="00807D7F" w:rsidRPr="00D93C15" w:rsidRDefault="00C80D61" w:rsidP="00807D7F">
            <w:pPr>
              <w:ind w:left="30" w:right="30"/>
              <w:rPr>
                <w:rFonts w:ascii="Calibri" w:eastAsia="Times New Roman" w:hAnsi="Calibri" w:cs="Calibri"/>
                <w:sz w:val="16"/>
              </w:rPr>
            </w:pPr>
            <w:hyperlink r:id="rId147" w:tgtFrame="_blank" w:history="1">
              <w:r w:rsidRPr="00D93C15">
                <w:rPr>
                  <w:rFonts w:ascii="Calibri" w:eastAsia="Times New Roman" w:hAnsi="Calibri" w:cs="Calibri"/>
                  <w:color w:val="0000FF"/>
                  <w:sz w:val="16"/>
                  <w:u w:val="single"/>
                </w:rPr>
                <w:t>74_C_16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C81EBB" w14:textId="77777777" w:rsidR="00807D7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[4] Do nothing, since the agency is new.</w:t>
            </w:r>
          </w:p>
          <w:p w14:paraId="144FC939" w14:textId="77777777" w:rsidR="00807D7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Next</w:t>
            </w:r>
          </w:p>
        </w:tc>
        <w:tc>
          <w:tcPr>
            <w:tcW w:w="6000" w:type="dxa"/>
          </w:tcPr>
          <w:p w14:paraId="53E748A7" w14:textId="77777777" w:rsidR="00807D7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[4] Tidak mengambil tindakan apa pun, karena biro perjalanan tersebut masih baru.</w:t>
            </w:r>
          </w:p>
          <w:p w14:paraId="6ADB0A4E" w14:textId="77777777" w:rsidR="00807D7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Berikutnya</w:t>
            </w:r>
          </w:p>
        </w:tc>
      </w:tr>
      <w:tr w:rsidR="00EC5996" w:rsidRPr="00D93C15" w14:paraId="45FD450F" w14:textId="77777777" w:rsidTr="006913DA">
        <w:tc>
          <w:tcPr>
            <w:tcW w:w="1353" w:type="dxa"/>
            <w:shd w:val="clear" w:color="auto" w:fill="C1E4F5"/>
            <w:tcMar>
              <w:top w:w="120" w:type="dxa"/>
              <w:left w:w="180" w:type="dxa"/>
              <w:bottom w:w="120" w:type="dxa"/>
              <w:right w:w="180" w:type="dxa"/>
            </w:tcMar>
            <w:hideMark/>
          </w:tcPr>
          <w:p w14:paraId="2AAE2279" w14:textId="77777777" w:rsidR="00E90AF1" w:rsidRPr="00D93C15" w:rsidRDefault="00C80D61" w:rsidP="00E90AF1">
            <w:pPr>
              <w:spacing w:before="30" w:after="30"/>
              <w:ind w:left="30" w:right="30"/>
              <w:rPr>
                <w:rFonts w:ascii="Calibri" w:eastAsia="Times New Roman" w:hAnsi="Calibri" w:cs="Calibri"/>
                <w:sz w:val="16"/>
              </w:rPr>
            </w:pPr>
            <w:r w:rsidRPr="00D93C15">
              <w:rPr>
                <w:rFonts w:ascii="Calibri" w:eastAsia="Times New Roman" w:hAnsi="Calibri" w:cs="Calibri"/>
                <w:sz w:val="16"/>
              </w:rPr>
              <w:t>Screen 15</w:t>
            </w:r>
          </w:p>
          <w:p w14:paraId="756D3AD2" w14:textId="77777777" w:rsidR="00E90AF1" w:rsidRPr="00D93C15" w:rsidRDefault="00C80D61" w:rsidP="00E90AF1">
            <w:pPr>
              <w:spacing w:before="100" w:beforeAutospacing="1" w:after="100" w:afterAutospacing="1"/>
              <w:ind w:left="30" w:right="30"/>
              <w:rPr>
                <w:rFonts w:ascii="Calibri" w:eastAsia="Times New Roman" w:hAnsi="Calibri" w:cs="Calibri"/>
                <w:sz w:val="16"/>
              </w:rPr>
            </w:pPr>
            <w:r w:rsidRPr="00D93C15">
              <w:rPr>
                <w:rFonts w:ascii="Calibri" w:eastAsia="Times New Roman" w:hAnsi="Calibri" w:cs="Calibri"/>
                <w:sz w:val="16"/>
              </w:rPr>
              <w:t>Question 6: Feedback</w:t>
            </w:r>
          </w:p>
          <w:p w14:paraId="7A767356" w14:textId="77777777" w:rsidR="00E90AF1" w:rsidRPr="00D93C15" w:rsidRDefault="00C80D61" w:rsidP="00E90AF1">
            <w:pPr>
              <w:ind w:left="30" w:right="30"/>
              <w:rPr>
                <w:rFonts w:ascii="Calibri" w:eastAsia="Times New Roman" w:hAnsi="Calibri" w:cs="Calibri"/>
                <w:sz w:val="16"/>
              </w:rPr>
            </w:pPr>
            <w:r w:rsidRPr="00D93C15">
              <w:rPr>
                <w:rFonts w:ascii="Calibri" w:eastAsia="Times New Roman" w:hAnsi="Calibri" w:cs="Calibri"/>
                <w:sz w:val="16"/>
              </w:rPr>
              <w:lastRenderedPageBreak/>
              <w:t>75_C_16</w:t>
            </w:r>
          </w:p>
        </w:tc>
        <w:tc>
          <w:tcPr>
            <w:tcW w:w="6000" w:type="dxa"/>
            <w:tcMar>
              <w:top w:w="120" w:type="dxa"/>
              <w:left w:w="180" w:type="dxa"/>
              <w:bottom w:w="120" w:type="dxa"/>
              <w:right w:w="180" w:type="dxa"/>
            </w:tcMar>
            <w:hideMark/>
          </w:tcPr>
          <w:p w14:paraId="2D339D8F" w14:textId="77777777" w:rsidR="00E90AF1"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lastRenderedPageBreak/>
              <w:t xml:space="preserve">Abbott’s books and records must completely and accurately reflect all transactions. Therefore, it’s critical that third parties performing services for Abbott provide </w:t>
            </w:r>
            <w:r w:rsidRPr="00D93C15">
              <w:rPr>
                <w:rFonts w:ascii="Calibri" w:eastAsia="Times New Roman" w:hAnsi="Calibri" w:cs="Calibri"/>
              </w:rPr>
              <w:lastRenderedPageBreak/>
              <w:t>complete documentation that accurately reflects the actual purpose and details of the transactions.</w:t>
            </w:r>
          </w:p>
        </w:tc>
        <w:tc>
          <w:tcPr>
            <w:tcW w:w="6000" w:type="dxa"/>
          </w:tcPr>
          <w:p w14:paraId="30303F68" w14:textId="77777777" w:rsidR="00E90AF1"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 xml:space="preserve">Pembukuan dan catatan Abbott harus secara lengkap dan akurat mencerminkan seluruh transaksi. Oleh karena itu, pihak ketiga yang melaksanakan layanan untuk Abbott </w:t>
            </w:r>
            <w:r w:rsidRPr="00D93C15">
              <w:rPr>
                <w:rFonts w:ascii="Calibri" w:eastAsia="Calibri" w:hAnsi="Calibri" w:cs="Calibri"/>
                <w:lang w:val="id-ID"/>
              </w:rPr>
              <w:lastRenderedPageBreak/>
              <w:t>harus memberikan dokumen lengkap yang secara akurat mencerminkan tujuan aktual dan detail transaksi.</w:t>
            </w:r>
          </w:p>
        </w:tc>
      </w:tr>
      <w:tr w:rsidR="00EC5996" w:rsidRPr="00D93C15" w14:paraId="0852E824" w14:textId="77777777" w:rsidTr="006913DA">
        <w:tc>
          <w:tcPr>
            <w:tcW w:w="1353" w:type="dxa"/>
            <w:shd w:val="clear" w:color="auto" w:fill="C1E4F5"/>
            <w:tcMar>
              <w:top w:w="120" w:type="dxa"/>
              <w:left w:w="180" w:type="dxa"/>
              <w:bottom w:w="120" w:type="dxa"/>
              <w:right w:w="180" w:type="dxa"/>
            </w:tcMar>
            <w:hideMark/>
          </w:tcPr>
          <w:p w14:paraId="204F26D8" w14:textId="77777777" w:rsidR="00E90AF1" w:rsidRPr="00D93C15" w:rsidRDefault="00C80D61" w:rsidP="00E90AF1">
            <w:pPr>
              <w:spacing w:before="30" w:after="30"/>
              <w:ind w:left="30" w:right="30"/>
              <w:rPr>
                <w:rFonts w:ascii="Calibri" w:eastAsia="Times New Roman" w:hAnsi="Calibri" w:cs="Calibri"/>
                <w:sz w:val="16"/>
              </w:rPr>
            </w:pPr>
            <w:hyperlink r:id="rId148"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1791F082" w14:textId="77777777" w:rsidR="00E90AF1" w:rsidRPr="00D93C15" w:rsidRDefault="00C80D61" w:rsidP="00E90AF1">
            <w:pPr>
              <w:ind w:left="30" w:right="30"/>
              <w:rPr>
                <w:rFonts w:ascii="Calibri" w:eastAsia="Times New Roman" w:hAnsi="Calibri" w:cs="Calibri"/>
                <w:sz w:val="16"/>
              </w:rPr>
            </w:pPr>
            <w:hyperlink r:id="rId149" w:tgtFrame="_blank" w:history="1">
              <w:r w:rsidRPr="00D93C15">
                <w:rPr>
                  <w:rFonts w:ascii="Calibri" w:eastAsia="Times New Roman" w:hAnsi="Calibri" w:cs="Calibri"/>
                  <w:color w:val="0000FF"/>
                  <w:sz w:val="16"/>
                  <w:u w:val="single"/>
                </w:rPr>
                <w:t>76_C_16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4C45C01" w14:textId="77777777" w:rsidR="00E90AF1"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tcPr>
          <w:p w14:paraId="0C0A75B9" w14:textId="77777777" w:rsidR="00E90AF1"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[7] Anda bekerja di afiliasi yang diperbolehkan untuk mensponsori HCP dalam menghadiri konferensi yang bersifat edukasi. Anda sedang dalam proses memilih HCP untuk menghadiri konferensi. Kriteria yang Anda gunakan untuk seleksi meliputi: (1) apakah topik konferensi ini merupakan bidang keahlian HCP; (2) apakah Abbott telah mensponsori HCP dalam setahun terakhir; dan (3) apakah HCP cenderung meresepkan produk Abbott atau memanfaatkan perangkat Abbott setelah menghadiri acara tersebut. Apakah kriteria ini tepat?</w:t>
            </w:r>
          </w:p>
        </w:tc>
      </w:tr>
      <w:tr w:rsidR="00EC5996" w:rsidRPr="000734B0" w14:paraId="755A76C6" w14:textId="77777777" w:rsidTr="006913DA">
        <w:tc>
          <w:tcPr>
            <w:tcW w:w="1353" w:type="dxa"/>
            <w:shd w:val="clear" w:color="auto" w:fill="C1E4F5"/>
            <w:tcMar>
              <w:top w:w="120" w:type="dxa"/>
              <w:left w:w="180" w:type="dxa"/>
              <w:bottom w:w="120" w:type="dxa"/>
              <w:right w:w="180" w:type="dxa"/>
            </w:tcMar>
            <w:hideMark/>
          </w:tcPr>
          <w:p w14:paraId="6FA06DD0" w14:textId="77777777" w:rsidR="00E90AF1" w:rsidRPr="00D93C15" w:rsidRDefault="00C80D61" w:rsidP="00E90AF1">
            <w:pPr>
              <w:spacing w:before="30" w:after="30"/>
              <w:ind w:left="30" w:right="30"/>
              <w:rPr>
                <w:rFonts w:ascii="Calibri" w:eastAsia="Times New Roman" w:hAnsi="Calibri" w:cs="Calibri"/>
                <w:sz w:val="16"/>
              </w:rPr>
            </w:pPr>
            <w:hyperlink r:id="rId150"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78A1C25D" w14:textId="77777777" w:rsidR="00E90AF1" w:rsidRPr="00D93C15" w:rsidRDefault="00C80D61" w:rsidP="00E90AF1">
            <w:pPr>
              <w:ind w:left="30" w:right="30"/>
              <w:rPr>
                <w:rFonts w:ascii="Calibri" w:eastAsia="Times New Roman" w:hAnsi="Calibri" w:cs="Calibri"/>
                <w:sz w:val="16"/>
              </w:rPr>
            </w:pPr>
            <w:hyperlink r:id="rId151" w:tgtFrame="_blank" w:history="1">
              <w:r w:rsidRPr="00D93C15">
                <w:rPr>
                  <w:rFonts w:ascii="Calibri" w:eastAsia="Times New Roman" w:hAnsi="Calibri" w:cs="Calibri"/>
                  <w:color w:val="0000FF"/>
                  <w:sz w:val="16"/>
                  <w:u w:val="single"/>
                </w:rPr>
                <w:t>77_C_16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AA6916" w14:textId="77777777" w:rsidR="00E90AF1"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[1] Yes. The two key criteria that must always be met when sponsoring individuals are that the sponsorship: a) is relevant to the HCP’s area of expertise, and b) is not being used as a reward or inducement for business. The fact that you are checking to make sure that Abbott has not sponsored the HCP in the past year helps to ensure the latter.</w:t>
            </w:r>
          </w:p>
        </w:tc>
        <w:tc>
          <w:tcPr>
            <w:tcW w:w="6000" w:type="dxa"/>
          </w:tcPr>
          <w:p w14:paraId="548E6235" w14:textId="77777777" w:rsidR="00E90AF1" w:rsidRPr="000734B0"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[1] Ya. Dua kriteria utama yang harus selalu dipenuhi ketika mensponsori individu adalah pemberian sponsor tersebut: a) relevan dengan bidang keahlian HCP, dan b) tidak digunakan sebagai hadiah atau stimulus bisnis. Pemeriksaan yang Anda lakukan untuk memastikan bahwa Abbott belum mensponsori HCP tersebut tahun lalu membantu memastikan kriteria berikutnya.</w:t>
            </w:r>
          </w:p>
        </w:tc>
      </w:tr>
      <w:tr w:rsidR="00EC5996" w:rsidRPr="00D93C15" w14:paraId="77777A8C" w14:textId="77777777" w:rsidTr="006913DA">
        <w:tc>
          <w:tcPr>
            <w:tcW w:w="1353" w:type="dxa"/>
            <w:shd w:val="clear" w:color="auto" w:fill="C1E4F5"/>
            <w:tcMar>
              <w:top w:w="120" w:type="dxa"/>
              <w:left w:w="180" w:type="dxa"/>
              <w:bottom w:w="120" w:type="dxa"/>
              <w:right w:w="180" w:type="dxa"/>
            </w:tcMar>
            <w:hideMark/>
          </w:tcPr>
          <w:p w14:paraId="2A8B7CDF" w14:textId="77777777" w:rsidR="00E90AF1" w:rsidRPr="00D93C15" w:rsidRDefault="00C80D61" w:rsidP="00E90AF1">
            <w:pPr>
              <w:spacing w:before="30" w:after="30"/>
              <w:ind w:left="30" w:right="30"/>
              <w:rPr>
                <w:rFonts w:ascii="Calibri" w:eastAsia="Times New Roman" w:hAnsi="Calibri" w:cs="Calibri"/>
                <w:sz w:val="16"/>
              </w:rPr>
            </w:pPr>
            <w:hyperlink r:id="rId152"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44424310" w14:textId="77777777" w:rsidR="00E90AF1" w:rsidRPr="00D93C15" w:rsidRDefault="00C80D61" w:rsidP="00E90AF1">
            <w:pPr>
              <w:ind w:left="30" w:right="30"/>
              <w:rPr>
                <w:rFonts w:ascii="Calibri" w:eastAsia="Times New Roman" w:hAnsi="Calibri" w:cs="Calibri"/>
                <w:sz w:val="16"/>
              </w:rPr>
            </w:pPr>
            <w:hyperlink r:id="rId153" w:tgtFrame="_blank" w:history="1">
              <w:r w:rsidRPr="00D93C15">
                <w:rPr>
                  <w:rFonts w:ascii="Calibri" w:eastAsia="Times New Roman" w:hAnsi="Calibri" w:cs="Calibri"/>
                  <w:color w:val="0000FF"/>
                  <w:sz w:val="16"/>
                  <w:u w:val="single"/>
                </w:rPr>
                <w:t>78_C_16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D13A4AA" w14:textId="77777777" w:rsidR="00E90AF1"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[2] Yes. As long as the reason for sponsoring the HCP is not to influence or reward the individual, you are able to consider the return on your investment – whether or not the individual will continue to prescribe Abbott products.</w:t>
            </w:r>
          </w:p>
        </w:tc>
        <w:tc>
          <w:tcPr>
            <w:tcW w:w="6000" w:type="dxa"/>
          </w:tcPr>
          <w:p w14:paraId="35A0DE28" w14:textId="77777777" w:rsidR="00E90AF1"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[2] Ya. Selama HCP tidak disponsori untuk memengaruhi atau menghadiahi individu tersebut, Anda dapat mempertimbangkan keuntungan pada investasi Anda – yaitu apakah individu tersebut akan terus meresepkan produk Abbott atau tidak.</w:t>
            </w:r>
          </w:p>
        </w:tc>
      </w:tr>
      <w:tr w:rsidR="00EC5996" w:rsidRPr="00D93C15" w14:paraId="5248B301" w14:textId="77777777" w:rsidTr="006913DA">
        <w:tc>
          <w:tcPr>
            <w:tcW w:w="1353" w:type="dxa"/>
            <w:shd w:val="clear" w:color="auto" w:fill="C1E4F5"/>
            <w:tcMar>
              <w:top w:w="120" w:type="dxa"/>
              <w:left w:w="180" w:type="dxa"/>
              <w:bottom w:w="120" w:type="dxa"/>
              <w:right w:w="180" w:type="dxa"/>
            </w:tcMar>
            <w:hideMark/>
          </w:tcPr>
          <w:p w14:paraId="3DA53AC8" w14:textId="77777777" w:rsidR="00E90AF1" w:rsidRPr="00D93C15" w:rsidRDefault="00C80D61" w:rsidP="00E90AF1">
            <w:pPr>
              <w:spacing w:before="30" w:after="30"/>
              <w:ind w:left="30" w:right="30"/>
              <w:rPr>
                <w:rFonts w:ascii="Calibri" w:eastAsia="Times New Roman" w:hAnsi="Calibri" w:cs="Calibri"/>
                <w:sz w:val="16"/>
              </w:rPr>
            </w:pPr>
            <w:hyperlink r:id="rId154"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06CCD01E" w14:textId="77777777" w:rsidR="00E90AF1" w:rsidRPr="00D93C15" w:rsidRDefault="00C80D61" w:rsidP="00E90AF1">
            <w:pPr>
              <w:ind w:left="30" w:right="30"/>
              <w:rPr>
                <w:rFonts w:ascii="Calibri" w:eastAsia="Times New Roman" w:hAnsi="Calibri" w:cs="Calibri"/>
                <w:sz w:val="16"/>
              </w:rPr>
            </w:pPr>
            <w:hyperlink r:id="rId155" w:tgtFrame="_blank" w:history="1">
              <w:r w:rsidRPr="00D93C15">
                <w:rPr>
                  <w:rFonts w:ascii="Calibri" w:eastAsia="Times New Roman" w:hAnsi="Calibri" w:cs="Calibri"/>
                  <w:color w:val="0000FF"/>
                  <w:sz w:val="16"/>
                  <w:u w:val="single"/>
                </w:rPr>
                <w:t>79_C_16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58D0FB" w14:textId="77777777" w:rsidR="00E90AF1"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 xml:space="preserve">[3] No. Sponsorship decisions may not be based on the factor that the HCP is likely to recommend Abbott </w:t>
            </w:r>
            <w:r w:rsidRPr="00D93C15">
              <w:rPr>
                <w:rFonts w:ascii="Calibri" w:eastAsia="Times New Roman" w:hAnsi="Calibri" w:cs="Calibri"/>
              </w:rPr>
              <w:lastRenderedPageBreak/>
              <w:t>products or utilize Abbott devices after attending a sponsored event.</w:t>
            </w:r>
          </w:p>
        </w:tc>
        <w:tc>
          <w:tcPr>
            <w:tcW w:w="6000" w:type="dxa"/>
          </w:tcPr>
          <w:p w14:paraId="3C563554" w14:textId="77777777" w:rsidR="00E90AF1"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 xml:space="preserve">[3] Tidak. Keputusan pemberian sponsor tidak boleh didasarkan pada faktor bahwa HCP kemungkinan </w:t>
            </w:r>
            <w:r w:rsidRPr="00D93C15">
              <w:rPr>
                <w:rFonts w:ascii="Calibri" w:eastAsia="Calibri" w:hAnsi="Calibri" w:cs="Calibri"/>
                <w:lang w:val="id-ID"/>
              </w:rPr>
              <w:lastRenderedPageBreak/>
              <w:t>meresepkan produk Abbott atau memanfaatkan perangkat Abbott setelah menghadiri acara yang disponsori.</w:t>
            </w:r>
          </w:p>
        </w:tc>
      </w:tr>
      <w:tr w:rsidR="00EC5996" w:rsidRPr="00D93C15" w14:paraId="2AC3F4F1" w14:textId="77777777" w:rsidTr="006913DA">
        <w:tc>
          <w:tcPr>
            <w:tcW w:w="1353" w:type="dxa"/>
            <w:shd w:val="clear" w:color="auto" w:fill="C1E4F5"/>
            <w:tcMar>
              <w:top w:w="120" w:type="dxa"/>
              <w:left w:w="180" w:type="dxa"/>
              <w:bottom w:w="120" w:type="dxa"/>
              <w:right w:w="180" w:type="dxa"/>
            </w:tcMar>
            <w:hideMark/>
          </w:tcPr>
          <w:p w14:paraId="4A07FEE3" w14:textId="77777777" w:rsidR="00E90AF1" w:rsidRPr="00D93C15" w:rsidRDefault="00C80D61" w:rsidP="00E90AF1">
            <w:pPr>
              <w:spacing w:before="30" w:after="30"/>
              <w:ind w:left="30" w:right="30"/>
              <w:rPr>
                <w:rFonts w:ascii="Calibri" w:eastAsia="Times New Roman" w:hAnsi="Calibri" w:cs="Calibri"/>
                <w:sz w:val="16"/>
              </w:rPr>
            </w:pPr>
            <w:hyperlink r:id="rId156"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2FCA15EB" w14:textId="77777777" w:rsidR="00E90AF1" w:rsidRPr="00D93C15" w:rsidRDefault="00C80D61" w:rsidP="00E90AF1">
            <w:pPr>
              <w:ind w:left="30" w:right="30"/>
              <w:rPr>
                <w:rFonts w:ascii="Calibri" w:eastAsia="Times New Roman" w:hAnsi="Calibri" w:cs="Calibri"/>
                <w:sz w:val="16"/>
              </w:rPr>
            </w:pPr>
            <w:hyperlink r:id="rId157" w:tgtFrame="_blank" w:history="1">
              <w:r w:rsidRPr="00D93C15">
                <w:rPr>
                  <w:rFonts w:ascii="Calibri" w:eastAsia="Times New Roman" w:hAnsi="Calibri" w:cs="Calibri"/>
                  <w:color w:val="0000FF"/>
                  <w:sz w:val="16"/>
                  <w:u w:val="single"/>
                </w:rPr>
                <w:t>80_C_16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6B7AED6" w14:textId="77777777" w:rsidR="00E90AF1"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[4] Yes. As long as at least one of the criteria is appropriate, the presence of additional inappropriate criteria is not relevant.</w:t>
            </w:r>
          </w:p>
          <w:p w14:paraId="7FBB391B" w14:textId="77777777" w:rsidR="00E90AF1"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Next</w:t>
            </w:r>
          </w:p>
        </w:tc>
        <w:tc>
          <w:tcPr>
            <w:tcW w:w="6000" w:type="dxa"/>
          </w:tcPr>
          <w:p w14:paraId="4C8ABA44" w14:textId="77777777" w:rsidR="00E90AF1"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[4] Ya. Selama sedikitnya satu kriteria dipenuhi, keberadaan kriteria tambahan yang tidak patut merupakan hal yang tidak relevan.</w:t>
            </w:r>
          </w:p>
          <w:p w14:paraId="0118AD7B" w14:textId="77777777" w:rsidR="00E90AF1"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Berikutnya</w:t>
            </w:r>
          </w:p>
        </w:tc>
      </w:tr>
      <w:tr w:rsidR="00EC5996" w:rsidRPr="00D93C15" w14:paraId="0D658D79" w14:textId="77777777" w:rsidTr="006913DA">
        <w:tc>
          <w:tcPr>
            <w:tcW w:w="1353" w:type="dxa"/>
            <w:shd w:val="clear" w:color="auto" w:fill="C1E4F5"/>
            <w:tcMar>
              <w:top w:w="120" w:type="dxa"/>
              <w:left w:w="180" w:type="dxa"/>
              <w:bottom w:w="120" w:type="dxa"/>
              <w:right w:w="180" w:type="dxa"/>
            </w:tcMar>
            <w:hideMark/>
          </w:tcPr>
          <w:p w14:paraId="3A98904D" w14:textId="77777777" w:rsidR="00BD044A" w:rsidRPr="00D93C15" w:rsidRDefault="00C80D61" w:rsidP="00BD044A">
            <w:pPr>
              <w:spacing w:before="30" w:after="30"/>
              <w:ind w:left="30" w:right="30"/>
              <w:rPr>
                <w:rFonts w:ascii="Calibri" w:eastAsia="Times New Roman" w:hAnsi="Calibri" w:cs="Calibri"/>
                <w:sz w:val="16"/>
              </w:rPr>
            </w:pPr>
            <w:r w:rsidRPr="00D93C15">
              <w:rPr>
                <w:rFonts w:ascii="Calibri" w:eastAsia="Times New Roman" w:hAnsi="Calibri" w:cs="Calibri"/>
                <w:sz w:val="16"/>
              </w:rPr>
              <w:t>Screen 15</w:t>
            </w:r>
          </w:p>
          <w:p w14:paraId="09E4BBA5" w14:textId="77777777" w:rsidR="00BD044A" w:rsidRPr="00D93C15" w:rsidRDefault="00C80D61" w:rsidP="00BD044A">
            <w:pPr>
              <w:spacing w:before="100" w:beforeAutospacing="1" w:after="100" w:afterAutospacing="1"/>
              <w:ind w:left="30" w:right="30"/>
              <w:rPr>
                <w:rFonts w:ascii="Calibri" w:eastAsia="Times New Roman" w:hAnsi="Calibri" w:cs="Calibri"/>
                <w:sz w:val="16"/>
              </w:rPr>
            </w:pPr>
            <w:r w:rsidRPr="00D93C15">
              <w:rPr>
                <w:rFonts w:ascii="Calibri" w:eastAsia="Times New Roman" w:hAnsi="Calibri" w:cs="Calibri"/>
                <w:sz w:val="16"/>
              </w:rPr>
              <w:t>Question 7: Feedback</w:t>
            </w:r>
          </w:p>
          <w:p w14:paraId="26FF66AF" w14:textId="77777777" w:rsidR="00BD044A" w:rsidRPr="00D93C15" w:rsidRDefault="00C80D61" w:rsidP="00BD044A">
            <w:pPr>
              <w:ind w:left="30" w:right="30"/>
              <w:rPr>
                <w:rFonts w:ascii="Calibri" w:eastAsia="Times New Roman" w:hAnsi="Calibri" w:cs="Calibri"/>
                <w:sz w:val="16"/>
              </w:rPr>
            </w:pPr>
            <w:r w:rsidRPr="00D93C15">
              <w:rPr>
                <w:rFonts w:ascii="Calibri" w:eastAsia="Times New Roman" w:hAnsi="Calibri" w:cs="Calibri"/>
                <w:sz w:val="16"/>
              </w:rPr>
              <w:t>81_C_16</w:t>
            </w:r>
          </w:p>
        </w:tc>
        <w:tc>
          <w:tcPr>
            <w:tcW w:w="6000" w:type="dxa"/>
            <w:tcMar>
              <w:top w:w="120" w:type="dxa"/>
              <w:left w:w="180" w:type="dxa"/>
              <w:bottom w:w="120" w:type="dxa"/>
              <w:right w:w="180" w:type="dxa"/>
            </w:tcMar>
            <w:hideMark/>
          </w:tcPr>
          <w:p w14:paraId="2F1314D4" w14:textId="77777777" w:rsidR="00BD044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Sponsorship decisions may never be made as a reward for prior use, or as an inducement to use more of our products or devices in the future. Keep in mind, in many jurisdictions sponsorships are prohibited. Always consult your affiliate procedures before providing a sponsorship.</w:t>
            </w:r>
          </w:p>
        </w:tc>
        <w:tc>
          <w:tcPr>
            <w:tcW w:w="6000" w:type="dxa"/>
          </w:tcPr>
          <w:p w14:paraId="0A12C6E9" w14:textId="77777777" w:rsidR="00BD044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Keputusan pemberian sponsor tidak pernah boleh dibuat sebagai hadiah atas penggunaan sebelumnya, atau sebagai bujukan untuk menggunakan lebih banyak produk atau perangkat kita pada masa mendatang. Perlu diperhatikan di berbagai yurisdiksi, pemberian sponsor dilarang. Selalu periksa prosedur afiliasi Anda sebelum memberikan sponsor.</w:t>
            </w:r>
          </w:p>
        </w:tc>
      </w:tr>
      <w:tr w:rsidR="00EC5996" w:rsidRPr="00D93C15" w14:paraId="171C6591" w14:textId="77777777" w:rsidTr="006913DA">
        <w:tc>
          <w:tcPr>
            <w:tcW w:w="1353" w:type="dxa"/>
            <w:shd w:val="clear" w:color="auto" w:fill="C1E4F5"/>
            <w:tcMar>
              <w:top w:w="120" w:type="dxa"/>
              <w:left w:w="180" w:type="dxa"/>
              <w:bottom w:w="120" w:type="dxa"/>
              <w:right w:w="180" w:type="dxa"/>
            </w:tcMar>
            <w:hideMark/>
          </w:tcPr>
          <w:p w14:paraId="0BF1109C" w14:textId="77777777" w:rsidR="00BD044A" w:rsidRPr="00D93C15" w:rsidRDefault="00C80D61" w:rsidP="00BD044A">
            <w:pPr>
              <w:spacing w:before="30" w:after="30"/>
              <w:ind w:left="30" w:right="30"/>
              <w:rPr>
                <w:rFonts w:ascii="Calibri" w:eastAsia="Times New Roman" w:hAnsi="Calibri" w:cs="Calibri"/>
                <w:sz w:val="16"/>
              </w:rPr>
            </w:pPr>
            <w:hyperlink r:id="rId158"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3A16E63F" w14:textId="77777777" w:rsidR="00BD044A" w:rsidRPr="00D93C15" w:rsidRDefault="00C80D61" w:rsidP="00BD044A">
            <w:pPr>
              <w:ind w:left="30" w:right="30"/>
              <w:rPr>
                <w:rFonts w:ascii="Calibri" w:eastAsia="Times New Roman" w:hAnsi="Calibri" w:cs="Calibri"/>
                <w:sz w:val="16"/>
              </w:rPr>
            </w:pPr>
            <w:hyperlink r:id="rId159" w:tgtFrame="_blank" w:history="1">
              <w:r w:rsidRPr="00D93C15">
                <w:rPr>
                  <w:rFonts w:ascii="Calibri" w:eastAsia="Times New Roman" w:hAnsi="Calibri" w:cs="Calibri"/>
                  <w:color w:val="0000FF"/>
                  <w:sz w:val="16"/>
                  <w:u w:val="single"/>
                </w:rPr>
                <w:t>82_C_16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B8BD3DC" w14:textId="77777777" w:rsidR="00BD044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[8] An Abbott sales representative educates a healthcare professional (HCP) on a product. After the discussion, the HCP shares that a competitor offered a new iPad in exchange for helping increase their sales.</w:t>
            </w:r>
          </w:p>
          <w:p w14:paraId="5E4B51A6" w14:textId="77777777" w:rsidR="00BD044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What is the appropriate action?</w:t>
            </w:r>
          </w:p>
        </w:tc>
        <w:tc>
          <w:tcPr>
            <w:tcW w:w="6000" w:type="dxa"/>
          </w:tcPr>
          <w:p w14:paraId="0A882606" w14:textId="77777777" w:rsidR="00BD044A" w:rsidRPr="000734B0"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[8] Perwakilan penjualan Abbott mengedukasi tenaga kesehatan profesional (HCP) mengenai sebuah produk. Setelah diskusi, HCP membagikan informasi bahwa pesaing menawarkan iPad baru sebagai kompensasi telah membantu meningkatkan penjualan mereka.</w:t>
            </w:r>
          </w:p>
          <w:p w14:paraId="24276A0E" w14:textId="77777777" w:rsidR="00BD044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Apa tindakan yang tepat?</w:t>
            </w:r>
          </w:p>
        </w:tc>
      </w:tr>
      <w:tr w:rsidR="00EC5996" w:rsidRPr="00D93C15" w14:paraId="54C4AC98" w14:textId="77777777" w:rsidTr="006913DA">
        <w:tc>
          <w:tcPr>
            <w:tcW w:w="1353" w:type="dxa"/>
            <w:shd w:val="clear" w:color="auto" w:fill="C1E4F5"/>
            <w:tcMar>
              <w:top w:w="120" w:type="dxa"/>
              <w:left w:w="180" w:type="dxa"/>
              <w:bottom w:w="120" w:type="dxa"/>
              <w:right w:w="180" w:type="dxa"/>
            </w:tcMar>
            <w:hideMark/>
          </w:tcPr>
          <w:p w14:paraId="37713448" w14:textId="77777777" w:rsidR="00BD044A" w:rsidRPr="00D93C15" w:rsidRDefault="00C80D61" w:rsidP="00BD044A">
            <w:pPr>
              <w:spacing w:before="30" w:after="30"/>
              <w:ind w:left="30" w:right="30"/>
              <w:rPr>
                <w:rFonts w:ascii="Calibri" w:eastAsia="Times New Roman" w:hAnsi="Calibri" w:cs="Calibri"/>
                <w:sz w:val="16"/>
              </w:rPr>
            </w:pPr>
            <w:hyperlink r:id="rId160"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0CEF8860" w14:textId="77777777" w:rsidR="00BD044A" w:rsidRPr="00D93C15" w:rsidRDefault="00C80D61" w:rsidP="00BD044A">
            <w:pPr>
              <w:ind w:left="30" w:right="30"/>
              <w:rPr>
                <w:rFonts w:ascii="Calibri" w:eastAsia="Times New Roman" w:hAnsi="Calibri" w:cs="Calibri"/>
                <w:sz w:val="16"/>
              </w:rPr>
            </w:pPr>
            <w:hyperlink r:id="rId161" w:tgtFrame="_blank" w:history="1">
              <w:r w:rsidRPr="00D93C15">
                <w:rPr>
                  <w:rFonts w:ascii="Calibri" w:eastAsia="Times New Roman" w:hAnsi="Calibri" w:cs="Calibri"/>
                  <w:color w:val="0000FF"/>
                  <w:sz w:val="16"/>
                  <w:u w:val="single"/>
                </w:rPr>
                <w:t>83_C_16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C4F72A9" w14:textId="77777777" w:rsidR="00BD044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[1] Offer the same incentive to remain competitive.</w:t>
            </w:r>
          </w:p>
        </w:tc>
        <w:tc>
          <w:tcPr>
            <w:tcW w:w="6000" w:type="dxa"/>
          </w:tcPr>
          <w:p w14:paraId="6EEEA88A" w14:textId="77777777" w:rsidR="00BD044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[1] Menawarkan insentif yang sama agar tetap kompetitif.</w:t>
            </w:r>
          </w:p>
        </w:tc>
      </w:tr>
      <w:tr w:rsidR="00EC5996" w:rsidRPr="00D93C15" w14:paraId="5486C827" w14:textId="77777777" w:rsidTr="006913DA">
        <w:tc>
          <w:tcPr>
            <w:tcW w:w="1353" w:type="dxa"/>
            <w:shd w:val="clear" w:color="auto" w:fill="C1E4F5"/>
            <w:tcMar>
              <w:top w:w="120" w:type="dxa"/>
              <w:left w:w="180" w:type="dxa"/>
              <w:bottom w:w="120" w:type="dxa"/>
              <w:right w:w="180" w:type="dxa"/>
            </w:tcMar>
            <w:hideMark/>
          </w:tcPr>
          <w:p w14:paraId="181E23CE" w14:textId="77777777" w:rsidR="00BD044A" w:rsidRPr="00D93C15" w:rsidRDefault="00C80D61" w:rsidP="00BD044A">
            <w:pPr>
              <w:spacing w:before="30" w:after="30"/>
              <w:ind w:left="30" w:right="30"/>
              <w:rPr>
                <w:rFonts w:ascii="Calibri" w:eastAsia="Times New Roman" w:hAnsi="Calibri" w:cs="Calibri"/>
                <w:sz w:val="16"/>
              </w:rPr>
            </w:pPr>
            <w:hyperlink r:id="rId162"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57504E7B" w14:textId="77777777" w:rsidR="00BD044A" w:rsidRPr="00D93C15" w:rsidRDefault="00C80D61" w:rsidP="00BD044A">
            <w:pPr>
              <w:ind w:left="30" w:right="30"/>
              <w:rPr>
                <w:rFonts w:ascii="Calibri" w:eastAsia="Times New Roman" w:hAnsi="Calibri" w:cs="Calibri"/>
                <w:sz w:val="16"/>
              </w:rPr>
            </w:pPr>
            <w:hyperlink r:id="rId163" w:tgtFrame="_blank" w:history="1">
              <w:r w:rsidRPr="00D93C15">
                <w:rPr>
                  <w:rFonts w:ascii="Calibri" w:eastAsia="Times New Roman" w:hAnsi="Calibri" w:cs="Calibri"/>
                  <w:color w:val="0000FF"/>
                  <w:sz w:val="16"/>
                  <w:u w:val="single"/>
                </w:rPr>
                <w:t>84_C_16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DFAAD0" w14:textId="77777777" w:rsidR="00BD044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[2] Decline the iPad offer but suggest an expensive dinner to continue the conversation.</w:t>
            </w:r>
          </w:p>
        </w:tc>
        <w:tc>
          <w:tcPr>
            <w:tcW w:w="6000" w:type="dxa"/>
          </w:tcPr>
          <w:p w14:paraId="25A8B725" w14:textId="77777777" w:rsidR="00BD044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[2] Menolak tawaran iPad namun menyarankan makan malam yang mahal guna melanjutkan percakapan tersebut.</w:t>
            </w:r>
          </w:p>
        </w:tc>
      </w:tr>
      <w:tr w:rsidR="00EC5996" w:rsidRPr="00D93C15" w14:paraId="533E4FDC" w14:textId="77777777" w:rsidTr="006913DA">
        <w:tc>
          <w:tcPr>
            <w:tcW w:w="1353" w:type="dxa"/>
            <w:shd w:val="clear" w:color="auto" w:fill="C1E4F5"/>
            <w:tcMar>
              <w:top w:w="120" w:type="dxa"/>
              <w:left w:w="180" w:type="dxa"/>
              <w:bottom w:w="120" w:type="dxa"/>
              <w:right w:w="180" w:type="dxa"/>
            </w:tcMar>
            <w:hideMark/>
          </w:tcPr>
          <w:p w14:paraId="51B96578" w14:textId="77777777" w:rsidR="00BD044A" w:rsidRPr="00D93C15" w:rsidRDefault="00C80D61" w:rsidP="00BD044A">
            <w:pPr>
              <w:spacing w:before="30" w:after="30"/>
              <w:ind w:left="30" w:right="30"/>
              <w:rPr>
                <w:rFonts w:ascii="Calibri" w:eastAsia="Times New Roman" w:hAnsi="Calibri" w:cs="Calibri"/>
                <w:sz w:val="16"/>
              </w:rPr>
            </w:pPr>
            <w:hyperlink r:id="rId164"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50769C9C" w14:textId="77777777" w:rsidR="00BD044A" w:rsidRPr="00D93C15" w:rsidRDefault="00C80D61" w:rsidP="00BD044A">
            <w:pPr>
              <w:ind w:left="30" w:right="30"/>
              <w:rPr>
                <w:rFonts w:ascii="Calibri" w:eastAsia="Times New Roman" w:hAnsi="Calibri" w:cs="Calibri"/>
                <w:sz w:val="16"/>
              </w:rPr>
            </w:pPr>
            <w:hyperlink r:id="rId165" w:tgtFrame="_blank" w:history="1">
              <w:r w:rsidRPr="00D93C15">
                <w:rPr>
                  <w:rFonts w:ascii="Calibri" w:eastAsia="Times New Roman" w:hAnsi="Calibri" w:cs="Calibri"/>
                  <w:color w:val="0000FF"/>
                  <w:sz w:val="16"/>
                  <w:u w:val="single"/>
                </w:rPr>
                <w:t>85_C_16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62FBB7" w14:textId="77777777" w:rsidR="00BD044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tcPr>
          <w:p w14:paraId="7D5F7CA9" w14:textId="77777777" w:rsidR="00BD044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[3] Menjelaskan bahwa Abbott melakukan bisnis dengan benar dan tidak dapat menawarkan apa pun yang bernilai yang mungkin mempengaruhi pengambilan keputusan yang tidak pantas. Kemudian, segera laporkan situasi tersebut kepada Kantor Etika dan Kepatuhan (OEC) Abbott.</w:t>
            </w:r>
          </w:p>
        </w:tc>
      </w:tr>
      <w:tr w:rsidR="00EC5996" w:rsidRPr="00D93C15" w14:paraId="23472243" w14:textId="77777777" w:rsidTr="006913DA">
        <w:tc>
          <w:tcPr>
            <w:tcW w:w="1353" w:type="dxa"/>
            <w:shd w:val="clear" w:color="auto" w:fill="C1E4F5"/>
            <w:tcMar>
              <w:top w:w="120" w:type="dxa"/>
              <w:left w:w="180" w:type="dxa"/>
              <w:bottom w:w="120" w:type="dxa"/>
              <w:right w:w="180" w:type="dxa"/>
            </w:tcMar>
            <w:hideMark/>
          </w:tcPr>
          <w:p w14:paraId="188A9D7D" w14:textId="77777777" w:rsidR="00BD044A" w:rsidRPr="00D93C15" w:rsidRDefault="00C80D61" w:rsidP="00BD044A">
            <w:pPr>
              <w:spacing w:before="30" w:after="30"/>
              <w:ind w:left="30" w:right="30"/>
              <w:rPr>
                <w:rFonts w:ascii="Calibri" w:eastAsia="Times New Roman" w:hAnsi="Calibri" w:cs="Calibri"/>
                <w:sz w:val="16"/>
              </w:rPr>
            </w:pPr>
            <w:hyperlink r:id="rId166"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18C893D6" w14:textId="77777777" w:rsidR="00BD044A" w:rsidRPr="00D93C15" w:rsidRDefault="00C80D61" w:rsidP="00BD044A">
            <w:pPr>
              <w:ind w:left="30" w:right="30"/>
              <w:rPr>
                <w:rFonts w:ascii="Calibri" w:eastAsia="Times New Roman" w:hAnsi="Calibri" w:cs="Calibri"/>
                <w:sz w:val="16"/>
              </w:rPr>
            </w:pPr>
            <w:hyperlink r:id="rId167" w:tgtFrame="_blank" w:history="1">
              <w:r w:rsidRPr="00D93C15">
                <w:rPr>
                  <w:rFonts w:ascii="Calibri" w:eastAsia="Times New Roman" w:hAnsi="Calibri" w:cs="Calibri"/>
                  <w:color w:val="0000FF"/>
                  <w:sz w:val="16"/>
                  <w:u w:val="single"/>
                </w:rPr>
                <w:t>86_C_16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1DC40E5" w14:textId="77777777" w:rsidR="00BD044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[4] Thank the HCP for the information and promise you will think about it.</w:t>
            </w:r>
          </w:p>
          <w:p w14:paraId="59B28E52" w14:textId="77777777" w:rsidR="00BD044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Next</w:t>
            </w:r>
          </w:p>
        </w:tc>
        <w:tc>
          <w:tcPr>
            <w:tcW w:w="6000" w:type="dxa"/>
          </w:tcPr>
          <w:p w14:paraId="320AC6AB" w14:textId="77777777" w:rsidR="00BD044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[4] Mengucapkan terima kasih kepada HCP tersebut untuk informasi itu dan berjanji untuk memikirkannya.</w:t>
            </w:r>
          </w:p>
          <w:p w14:paraId="627450A8" w14:textId="77777777" w:rsidR="00BD044A"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Berikutnya</w:t>
            </w:r>
          </w:p>
        </w:tc>
      </w:tr>
      <w:tr w:rsidR="00EC5996" w:rsidRPr="00D93C15" w14:paraId="0DD2DBB5" w14:textId="77777777" w:rsidTr="006913DA">
        <w:tc>
          <w:tcPr>
            <w:tcW w:w="1353" w:type="dxa"/>
            <w:shd w:val="clear" w:color="auto" w:fill="C1E4F5"/>
            <w:tcMar>
              <w:top w:w="120" w:type="dxa"/>
              <w:left w:w="180" w:type="dxa"/>
              <w:bottom w:w="120" w:type="dxa"/>
              <w:right w:w="180" w:type="dxa"/>
            </w:tcMar>
            <w:hideMark/>
          </w:tcPr>
          <w:p w14:paraId="7AFA2706" w14:textId="77777777" w:rsidR="00E5633E" w:rsidRPr="00D93C15" w:rsidRDefault="00C80D61" w:rsidP="00E5633E">
            <w:pPr>
              <w:spacing w:before="30" w:after="30"/>
              <w:ind w:left="30" w:right="30"/>
              <w:rPr>
                <w:rFonts w:ascii="Calibri" w:eastAsia="Times New Roman" w:hAnsi="Calibri" w:cs="Calibri"/>
                <w:sz w:val="16"/>
              </w:rPr>
            </w:pPr>
            <w:r w:rsidRPr="00D93C15">
              <w:rPr>
                <w:rFonts w:ascii="Calibri" w:eastAsia="Times New Roman" w:hAnsi="Calibri" w:cs="Calibri"/>
                <w:sz w:val="16"/>
              </w:rPr>
              <w:t>Screen 15</w:t>
            </w:r>
          </w:p>
          <w:p w14:paraId="69B80458" w14:textId="77777777" w:rsidR="00E5633E" w:rsidRPr="00D93C15" w:rsidRDefault="00C80D61" w:rsidP="00E5633E">
            <w:pPr>
              <w:spacing w:before="100" w:beforeAutospacing="1" w:after="100" w:afterAutospacing="1"/>
              <w:ind w:left="30" w:right="30"/>
              <w:rPr>
                <w:rFonts w:ascii="Calibri" w:eastAsia="Times New Roman" w:hAnsi="Calibri" w:cs="Calibri"/>
                <w:sz w:val="16"/>
              </w:rPr>
            </w:pPr>
            <w:r w:rsidRPr="00D93C15">
              <w:rPr>
                <w:rFonts w:ascii="Calibri" w:eastAsia="Times New Roman" w:hAnsi="Calibri" w:cs="Calibri"/>
                <w:sz w:val="16"/>
              </w:rPr>
              <w:t>Question 8: Feedback</w:t>
            </w:r>
          </w:p>
          <w:p w14:paraId="538B84DA" w14:textId="77777777" w:rsidR="00E5633E" w:rsidRPr="00D93C15" w:rsidRDefault="00C80D61" w:rsidP="00E5633E">
            <w:pPr>
              <w:ind w:left="30" w:right="30"/>
              <w:rPr>
                <w:rFonts w:ascii="Calibri" w:eastAsia="Times New Roman" w:hAnsi="Calibri" w:cs="Calibri"/>
                <w:sz w:val="16"/>
              </w:rPr>
            </w:pPr>
            <w:r w:rsidRPr="00D93C15">
              <w:rPr>
                <w:rFonts w:ascii="Calibri" w:eastAsia="Times New Roman" w:hAnsi="Calibri" w:cs="Calibri"/>
                <w:sz w:val="16"/>
              </w:rPr>
              <w:t>87_C_16</w:t>
            </w:r>
          </w:p>
        </w:tc>
        <w:tc>
          <w:tcPr>
            <w:tcW w:w="6000" w:type="dxa"/>
            <w:tcMar>
              <w:top w:w="120" w:type="dxa"/>
              <w:left w:w="180" w:type="dxa"/>
              <w:bottom w:w="120" w:type="dxa"/>
              <w:right w:w="180" w:type="dxa"/>
            </w:tcMar>
            <w:hideMark/>
          </w:tcPr>
          <w:p w14:paraId="2A7473B7" w14:textId="77777777" w:rsidR="00E5633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You should never offer, promise, give, or receive anything of value in order to gain an improper business advantage or to obtain or retain business. Irrespective of what competitors do, you must comply with applicable law and Abbott policy, including the requirements in Abbott’s Global Anti-Corruption Policy (GLB-ANTI-CORRUPTION). When in doubt, always consult with Legal or the OEC.</w:t>
            </w:r>
          </w:p>
        </w:tc>
        <w:tc>
          <w:tcPr>
            <w:tcW w:w="6000" w:type="dxa"/>
          </w:tcPr>
          <w:p w14:paraId="5088091F" w14:textId="5A3E7089" w:rsidR="00E5633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 xml:space="preserve">Anda dilarang menawarkan, menjanjikan, memberikan, atau menerima barang berharga untuk memperoleh keuntungan bisnis yang tidak pantas ataupun guna memperoleh atau mempertahankan bisnis. Terlepas dari hal yang dilakukan pesaing, Anda harus mematuhi hukum dan kebijakan Abbott yang berlaku, termasuk persyaratan dalam Kebijakan Antikorupsi Global Abbott (GLB-ANTI-CORRUPTION). Apabila ragu, selalu berkonsultasi dengan divisi Hukum atau </w:t>
            </w:r>
            <w:del w:id="28" w:author="Tania, Dhini Eka" w:date="2026-01-03T18:38:00Z" w16du:dateUtc="2026-01-03T11:38:00Z">
              <w:r w:rsidRPr="00D93C15" w:rsidDel="00DF5537">
                <w:rPr>
                  <w:rFonts w:ascii="Calibri" w:eastAsia="Calibri" w:hAnsi="Calibri" w:cs="Calibri"/>
                  <w:lang w:val="id-ID"/>
                </w:rPr>
                <w:delText>OEC</w:delText>
              </w:r>
            </w:del>
            <w:ins w:id="29" w:author="Tania, Dhini Eka" w:date="2026-01-03T18:38:00Z" w16du:dateUtc="2026-01-03T11:38:00Z">
              <w:r w:rsidR="00DF5537">
                <w:rPr>
                  <w:rFonts w:ascii="Calibri" w:eastAsia="Calibri" w:hAnsi="Calibri" w:cs="Calibri"/>
                  <w:lang w:val="id-ID"/>
                </w:rPr>
                <w:t>Kantor Etika dan Kepatuhan</w:t>
              </w:r>
            </w:ins>
            <w:r w:rsidRPr="00D93C15">
              <w:rPr>
                <w:rFonts w:ascii="Calibri" w:eastAsia="Calibri" w:hAnsi="Calibri" w:cs="Calibri"/>
                <w:lang w:val="id-ID"/>
              </w:rPr>
              <w:t>.</w:t>
            </w:r>
          </w:p>
        </w:tc>
      </w:tr>
      <w:tr w:rsidR="00EC5996" w:rsidRPr="00D93C15" w14:paraId="6AFEEC9A" w14:textId="77777777" w:rsidTr="006913DA">
        <w:tc>
          <w:tcPr>
            <w:tcW w:w="1353" w:type="dxa"/>
            <w:shd w:val="clear" w:color="auto" w:fill="C1E4F5"/>
            <w:tcMar>
              <w:top w:w="120" w:type="dxa"/>
              <w:left w:w="180" w:type="dxa"/>
              <w:bottom w:w="120" w:type="dxa"/>
              <w:right w:w="180" w:type="dxa"/>
            </w:tcMar>
            <w:hideMark/>
          </w:tcPr>
          <w:p w14:paraId="6D436261" w14:textId="77777777" w:rsidR="00E5633E" w:rsidRPr="00D93C15" w:rsidRDefault="00C80D61" w:rsidP="00E5633E">
            <w:pPr>
              <w:spacing w:before="30" w:after="30"/>
              <w:ind w:left="30" w:right="30"/>
              <w:rPr>
                <w:rFonts w:ascii="Calibri" w:eastAsia="Times New Roman" w:hAnsi="Calibri" w:cs="Calibri"/>
                <w:sz w:val="16"/>
              </w:rPr>
            </w:pPr>
            <w:hyperlink r:id="rId168"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4D2202D9" w14:textId="77777777" w:rsidR="00E5633E" w:rsidRPr="00D93C15" w:rsidRDefault="00C80D61" w:rsidP="00E5633E">
            <w:pPr>
              <w:ind w:left="30" w:right="30"/>
              <w:rPr>
                <w:rFonts w:ascii="Calibri" w:eastAsia="Times New Roman" w:hAnsi="Calibri" w:cs="Calibri"/>
                <w:sz w:val="16"/>
              </w:rPr>
            </w:pPr>
            <w:hyperlink r:id="rId169" w:tgtFrame="_blank" w:history="1">
              <w:r w:rsidRPr="00D93C15">
                <w:rPr>
                  <w:rFonts w:ascii="Calibri" w:eastAsia="Times New Roman" w:hAnsi="Calibri" w:cs="Calibri"/>
                  <w:color w:val="0000FF"/>
                  <w:sz w:val="16"/>
                  <w:u w:val="single"/>
                </w:rPr>
                <w:t>88_C_16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D40FFB" w14:textId="77777777" w:rsidR="00E5633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[9] Which of the following are examples of items of value that must not be given to win business?</w:t>
            </w:r>
          </w:p>
        </w:tc>
        <w:tc>
          <w:tcPr>
            <w:tcW w:w="6000" w:type="dxa"/>
          </w:tcPr>
          <w:p w14:paraId="5E75DF28" w14:textId="77777777" w:rsidR="00E5633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[9] Manakah dari hal-hal berikut yang merupakan contoh barang berharga yang tidak boleh diberikan untuk memperoleh bisnis?</w:t>
            </w:r>
          </w:p>
        </w:tc>
      </w:tr>
      <w:tr w:rsidR="00EC5996" w:rsidRPr="00D93C15" w14:paraId="59D8EC6F" w14:textId="77777777" w:rsidTr="006913DA">
        <w:tc>
          <w:tcPr>
            <w:tcW w:w="1353" w:type="dxa"/>
            <w:shd w:val="clear" w:color="auto" w:fill="C1E4F5"/>
            <w:tcMar>
              <w:top w:w="120" w:type="dxa"/>
              <w:left w:w="180" w:type="dxa"/>
              <w:bottom w:w="120" w:type="dxa"/>
              <w:right w:w="180" w:type="dxa"/>
            </w:tcMar>
            <w:hideMark/>
          </w:tcPr>
          <w:p w14:paraId="50C7BF70" w14:textId="77777777" w:rsidR="00E5633E" w:rsidRPr="00D93C15" w:rsidRDefault="00C80D61" w:rsidP="00E5633E">
            <w:pPr>
              <w:spacing w:before="30" w:after="30"/>
              <w:ind w:left="30" w:right="30"/>
              <w:rPr>
                <w:rFonts w:ascii="Calibri" w:eastAsia="Times New Roman" w:hAnsi="Calibri" w:cs="Calibri"/>
                <w:sz w:val="16"/>
              </w:rPr>
            </w:pPr>
            <w:hyperlink r:id="rId170"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1A081052" w14:textId="77777777" w:rsidR="00E5633E" w:rsidRPr="00D93C15" w:rsidRDefault="00C80D61" w:rsidP="00E5633E">
            <w:pPr>
              <w:ind w:left="30" w:right="30"/>
              <w:rPr>
                <w:rFonts w:ascii="Calibri" w:eastAsia="Times New Roman" w:hAnsi="Calibri" w:cs="Calibri"/>
                <w:sz w:val="16"/>
              </w:rPr>
            </w:pPr>
            <w:hyperlink r:id="rId171" w:tgtFrame="_blank" w:history="1">
              <w:r w:rsidRPr="00D93C15">
                <w:rPr>
                  <w:rFonts w:ascii="Calibri" w:eastAsia="Times New Roman" w:hAnsi="Calibri" w:cs="Calibri"/>
                  <w:color w:val="0000FF"/>
                  <w:sz w:val="16"/>
                  <w:u w:val="single"/>
                </w:rPr>
                <w:t>89_C_16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266CB18" w14:textId="77777777" w:rsidR="00E5633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[1] Trips to HCPs and their families to visit spas, casinos or other venues known for entertainment.</w:t>
            </w:r>
          </w:p>
        </w:tc>
        <w:tc>
          <w:tcPr>
            <w:tcW w:w="6000" w:type="dxa"/>
          </w:tcPr>
          <w:p w14:paraId="7C8A1F1F" w14:textId="77777777" w:rsidR="00E5633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[1] Perjalanan bagi HCP dan keluarga mereka untuk mengunjungi spa, kasino, atau tempat hiburan lain.</w:t>
            </w:r>
          </w:p>
        </w:tc>
      </w:tr>
      <w:tr w:rsidR="00EC5996" w:rsidRPr="000734B0" w14:paraId="677D3CFE" w14:textId="77777777" w:rsidTr="006913DA">
        <w:tc>
          <w:tcPr>
            <w:tcW w:w="1353" w:type="dxa"/>
            <w:shd w:val="clear" w:color="auto" w:fill="C1E4F5"/>
            <w:tcMar>
              <w:top w:w="120" w:type="dxa"/>
              <w:left w:w="180" w:type="dxa"/>
              <w:bottom w:w="120" w:type="dxa"/>
              <w:right w:w="180" w:type="dxa"/>
            </w:tcMar>
            <w:hideMark/>
          </w:tcPr>
          <w:p w14:paraId="71F3480C" w14:textId="77777777" w:rsidR="00E5633E" w:rsidRPr="00D93C15" w:rsidRDefault="00C80D61" w:rsidP="00E5633E">
            <w:pPr>
              <w:spacing w:before="30" w:after="30"/>
              <w:ind w:left="30" w:right="30"/>
              <w:rPr>
                <w:rFonts w:ascii="Calibri" w:eastAsia="Times New Roman" w:hAnsi="Calibri" w:cs="Calibri"/>
                <w:sz w:val="16"/>
              </w:rPr>
            </w:pPr>
            <w:hyperlink r:id="rId172"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1D1FD984" w14:textId="77777777" w:rsidR="00E5633E" w:rsidRPr="00D93C15" w:rsidRDefault="00C80D61" w:rsidP="00E5633E">
            <w:pPr>
              <w:ind w:left="30" w:right="30"/>
              <w:rPr>
                <w:rFonts w:ascii="Calibri" w:eastAsia="Times New Roman" w:hAnsi="Calibri" w:cs="Calibri"/>
                <w:sz w:val="16"/>
              </w:rPr>
            </w:pPr>
            <w:hyperlink r:id="rId173" w:tgtFrame="_blank" w:history="1">
              <w:r w:rsidRPr="00D93C15">
                <w:rPr>
                  <w:rFonts w:ascii="Calibri" w:eastAsia="Times New Roman" w:hAnsi="Calibri" w:cs="Calibri"/>
                  <w:color w:val="0000FF"/>
                  <w:sz w:val="16"/>
                  <w:u w:val="single"/>
                </w:rPr>
                <w:t>90_C_16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9E858D2" w14:textId="77777777" w:rsidR="00E5633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[2] Grants for future research or educational projects.</w:t>
            </w:r>
          </w:p>
        </w:tc>
        <w:tc>
          <w:tcPr>
            <w:tcW w:w="6000" w:type="dxa"/>
          </w:tcPr>
          <w:p w14:paraId="11A44F27" w14:textId="77777777" w:rsidR="00E5633E" w:rsidRPr="000734B0" w:rsidRDefault="00C80D61" w:rsidP="006913DA">
            <w:pPr>
              <w:spacing w:before="100" w:beforeAutospacing="1" w:after="100" w:afterAutospacing="1"/>
              <w:ind w:left="30" w:right="30"/>
              <w:rPr>
                <w:rFonts w:ascii="Calibri" w:eastAsia="Times New Roman" w:hAnsi="Calibri" w:cs="Calibri"/>
                <w:lang w:val="es-ES"/>
              </w:rPr>
            </w:pPr>
            <w:r w:rsidRPr="00D93C15">
              <w:rPr>
                <w:rFonts w:ascii="Calibri" w:eastAsia="Calibri" w:hAnsi="Calibri" w:cs="Calibri"/>
                <w:lang w:val="id-ID"/>
              </w:rPr>
              <w:t>[2] Hibah untuk penelitian atau proyek edukasi di masa mendatang.</w:t>
            </w:r>
          </w:p>
        </w:tc>
      </w:tr>
      <w:tr w:rsidR="00EC5996" w:rsidRPr="00D93C15" w14:paraId="66AC5FD1" w14:textId="77777777" w:rsidTr="006913DA">
        <w:tc>
          <w:tcPr>
            <w:tcW w:w="1353" w:type="dxa"/>
            <w:shd w:val="clear" w:color="auto" w:fill="C1E4F5"/>
            <w:tcMar>
              <w:top w:w="120" w:type="dxa"/>
              <w:left w:w="180" w:type="dxa"/>
              <w:bottom w:w="120" w:type="dxa"/>
              <w:right w:w="180" w:type="dxa"/>
            </w:tcMar>
            <w:hideMark/>
          </w:tcPr>
          <w:p w14:paraId="4A99D475" w14:textId="77777777" w:rsidR="00E5633E" w:rsidRPr="00D93C15" w:rsidRDefault="00C80D61" w:rsidP="00E5633E">
            <w:pPr>
              <w:spacing w:before="30" w:after="30"/>
              <w:ind w:left="30" w:right="30"/>
              <w:rPr>
                <w:rFonts w:ascii="Calibri" w:eastAsia="Times New Roman" w:hAnsi="Calibri" w:cs="Calibri"/>
                <w:sz w:val="16"/>
              </w:rPr>
            </w:pPr>
            <w:hyperlink r:id="rId174"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0A7873D5" w14:textId="77777777" w:rsidR="00E5633E" w:rsidRPr="00D93C15" w:rsidRDefault="00C80D61" w:rsidP="00E5633E">
            <w:pPr>
              <w:ind w:left="30" w:right="30"/>
              <w:rPr>
                <w:rFonts w:ascii="Calibri" w:eastAsia="Times New Roman" w:hAnsi="Calibri" w:cs="Calibri"/>
                <w:sz w:val="16"/>
              </w:rPr>
            </w:pPr>
            <w:hyperlink r:id="rId175" w:tgtFrame="_blank" w:history="1">
              <w:r w:rsidRPr="00D93C15">
                <w:rPr>
                  <w:rFonts w:ascii="Calibri" w:eastAsia="Times New Roman" w:hAnsi="Calibri" w:cs="Calibri"/>
                  <w:color w:val="0000FF"/>
                  <w:sz w:val="16"/>
                  <w:u w:val="single"/>
                </w:rPr>
                <w:t>91_C_16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A00785D" w14:textId="77777777" w:rsidR="00E5633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[3] Donations to government officials’ favorite charities.</w:t>
            </w:r>
          </w:p>
        </w:tc>
        <w:tc>
          <w:tcPr>
            <w:tcW w:w="6000" w:type="dxa"/>
          </w:tcPr>
          <w:p w14:paraId="0F16544A" w14:textId="77777777" w:rsidR="00E5633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[3] Sumbangan bagi amal pilihan pejabat pemerintah.</w:t>
            </w:r>
          </w:p>
        </w:tc>
      </w:tr>
      <w:tr w:rsidR="00EC5996" w:rsidRPr="000734B0" w14:paraId="3AC710C6" w14:textId="77777777" w:rsidTr="006913DA">
        <w:tc>
          <w:tcPr>
            <w:tcW w:w="1353" w:type="dxa"/>
            <w:shd w:val="clear" w:color="auto" w:fill="C1E4F5"/>
            <w:tcMar>
              <w:top w:w="120" w:type="dxa"/>
              <w:left w:w="180" w:type="dxa"/>
              <w:bottom w:w="120" w:type="dxa"/>
              <w:right w:w="180" w:type="dxa"/>
            </w:tcMar>
            <w:hideMark/>
          </w:tcPr>
          <w:p w14:paraId="7DE4B2F5" w14:textId="77777777" w:rsidR="00E5633E" w:rsidRPr="00D93C15" w:rsidRDefault="00C80D61" w:rsidP="00E5633E">
            <w:pPr>
              <w:spacing w:before="30" w:after="30"/>
              <w:ind w:left="30" w:right="30"/>
              <w:rPr>
                <w:rFonts w:ascii="Calibri" w:eastAsia="Times New Roman" w:hAnsi="Calibri" w:cs="Calibri"/>
                <w:sz w:val="16"/>
              </w:rPr>
            </w:pPr>
            <w:hyperlink r:id="rId176"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49B25FA2" w14:textId="77777777" w:rsidR="00E5633E" w:rsidRPr="00D93C15" w:rsidRDefault="00C80D61" w:rsidP="00E5633E">
            <w:pPr>
              <w:ind w:left="30" w:right="30"/>
              <w:rPr>
                <w:rFonts w:ascii="Calibri" w:eastAsia="Times New Roman" w:hAnsi="Calibri" w:cs="Calibri"/>
                <w:sz w:val="16"/>
              </w:rPr>
            </w:pPr>
            <w:hyperlink r:id="rId177" w:tgtFrame="_blank" w:history="1">
              <w:r w:rsidRPr="00D93C15">
                <w:rPr>
                  <w:rFonts w:ascii="Calibri" w:eastAsia="Times New Roman" w:hAnsi="Calibri" w:cs="Calibri"/>
                  <w:color w:val="0000FF"/>
                  <w:sz w:val="16"/>
                  <w:u w:val="single"/>
                </w:rPr>
                <w:t>92_C_16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0BA2CA" w14:textId="77777777" w:rsidR="00E5633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[4] All of the above.</w:t>
            </w:r>
          </w:p>
          <w:p w14:paraId="68711086" w14:textId="77777777" w:rsidR="00E5633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Next</w:t>
            </w:r>
          </w:p>
        </w:tc>
        <w:tc>
          <w:tcPr>
            <w:tcW w:w="6000" w:type="dxa"/>
          </w:tcPr>
          <w:p w14:paraId="5493C928" w14:textId="77777777" w:rsidR="00E5633E" w:rsidRPr="000734B0" w:rsidRDefault="00C80D61" w:rsidP="006913DA">
            <w:pPr>
              <w:spacing w:before="100" w:beforeAutospacing="1" w:after="100" w:afterAutospacing="1"/>
              <w:ind w:left="30" w:right="30"/>
              <w:rPr>
                <w:rFonts w:ascii="Calibri" w:eastAsia="Times New Roman" w:hAnsi="Calibri" w:cs="Calibri"/>
                <w:lang w:val="es-ES"/>
              </w:rPr>
            </w:pPr>
            <w:r w:rsidRPr="00D93C15">
              <w:rPr>
                <w:rFonts w:ascii="Calibri" w:eastAsia="Calibri" w:hAnsi="Calibri" w:cs="Calibri"/>
                <w:lang w:val="id-ID"/>
              </w:rPr>
              <w:t>[4] Semua pilihan di atas.</w:t>
            </w:r>
          </w:p>
          <w:p w14:paraId="4498F3A0" w14:textId="77777777" w:rsidR="00E5633E" w:rsidRPr="000734B0" w:rsidRDefault="00C80D61" w:rsidP="006913DA">
            <w:pPr>
              <w:spacing w:before="100" w:beforeAutospacing="1" w:after="100" w:afterAutospacing="1"/>
              <w:ind w:left="30" w:right="30"/>
              <w:rPr>
                <w:rFonts w:ascii="Calibri" w:eastAsia="Times New Roman" w:hAnsi="Calibri" w:cs="Calibri"/>
                <w:lang w:val="es-ES"/>
              </w:rPr>
            </w:pPr>
            <w:r w:rsidRPr="00D93C15">
              <w:rPr>
                <w:rFonts w:ascii="Calibri" w:eastAsia="Calibri" w:hAnsi="Calibri" w:cs="Calibri"/>
                <w:lang w:val="id-ID"/>
              </w:rPr>
              <w:t>Berikutnya</w:t>
            </w:r>
          </w:p>
        </w:tc>
      </w:tr>
      <w:tr w:rsidR="00EC5996" w:rsidRPr="000734B0" w14:paraId="60EB41CB" w14:textId="77777777" w:rsidTr="006913DA">
        <w:tc>
          <w:tcPr>
            <w:tcW w:w="1353" w:type="dxa"/>
            <w:shd w:val="clear" w:color="auto" w:fill="C1E4F5"/>
            <w:tcMar>
              <w:top w:w="120" w:type="dxa"/>
              <w:left w:w="180" w:type="dxa"/>
              <w:bottom w:w="120" w:type="dxa"/>
              <w:right w:w="180" w:type="dxa"/>
            </w:tcMar>
            <w:hideMark/>
          </w:tcPr>
          <w:p w14:paraId="01DB58FF" w14:textId="77777777" w:rsidR="001C3170" w:rsidRPr="00D93C15" w:rsidRDefault="00C80D61" w:rsidP="001C3170">
            <w:pPr>
              <w:spacing w:before="30" w:after="30"/>
              <w:ind w:left="30" w:right="30"/>
              <w:rPr>
                <w:rFonts w:ascii="Calibri" w:eastAsia="Times New Roman" w:hAnsi="Calibri" w:cs="Calibri"/>
                <w:sz w:val="16"/>
              </w:rPr>
            </w:pPr>
            <w:r w:rsidRPr="00D93C15">
              <w:rPr>
                <w:rFonts w:ascii="Calibri" w:eastAsia="Times New Roman" w:hAnsi="Calibri" w:cs="Calibri"/>
                <w:sz w:val="16"/>
              </w:rPr>
              <w:t>Screen 15</w:t>
            </w:r>
          </w:p>
          <w:p w14:paraId="56F1D2AD" w14:textId="77777777" w:rsidR="001C3170" w:rsidRPr="00D93C15" w:rsidRDefault="00C80D61" w:rsidP="001C3170">
            <w:pPr>
              <w:spacing w:before="100" w:beforeAutospacing="1" w:after="100" w:afterAutospacing="1"/>
              <w:ind w:left="30" w:right="30"/>
              <w:rPr>
                <w:rFonts w:ascii="Calibri" w:eastAsia="Times New Roman" w:hAnsi="Calibri" w:cs="Calibri"/>
                <w:sz w:val="16"/>
              </w:rPr>
            </w:pPr>
            <w:r w:rsidRPr="00D93C15">
              <w:rPr>
                <w:rFonts w:ascii="Calibri" w:eastAsia="Times New Roman" w:hAnsi="Calibri" w:cs="Calibri"/>
                <w:sz w:val="16"/>
              </w:rPr>
              <w:t>Question 9: Feedback</w:t>
            </w:r>
          </w:p>
          <w:p w14:paraId="162C1EDA" w14:textId="77777777" w:rsidR="001C3170" w:rsidRPr="00D93C15" w:rsidRDefault="00C80D61" w:rsidP="001C3170">
            <w:pPr>
              <w:ind w:left="30" w:right="30"/>
              <w:rPr>
                <w:rFonts w:ascii="Calibri" w:eastAsia="Times New Roman" w:hAnsi="Calibri" w:cs="Calibri"/>
                <w:sz w:val="16"/>
              </w:rPr>
            </w:pPr>
            <w:r w:rsidRPr="00D93C15">
              <w:rPr>
                <w:rFonts w:ascii="Calibri" w:eastAsia="Times New Roman" w:hAnsi="Calibri" w:cs="Calibri"/>
                <w:sz w:val="16"/>
              </w:rPr>
              <w:t>93_C_16</w:t>
            </w:r>
          </w:p>
        </w:tc>
        <w:tc>
          <w:tcPr>
            <w:tcW w:w="6000" w:type="dxa"/>
            <w:tcMar>
              <w:top w:w="120" w:type="dxa"/>
              <w:left w:w="180" w:type="dxa"/>
              <w:bottom w:w="120" w:type="dxa"/>
              <w:right w:w="180" w:type="dxa"/>
            </w:tcMar>
            <w:hideMark/>
          </w:tcPr>
          <w:p w14:paraId="35A8602C" w14:textId="77777777" w:rsidR="001C317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Abbott’s standards on bribery and 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tcPr>
          <w:p w14:paraId="177E3CB2" w14:textId="77777777" w:rsidR="001C3170" w:rsidRPr="000734B0"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Standar Abbott mengenai penyuapan dan korupsi, yang tercantum dalam Kebijakan Antikorupsi Global (GLB-ANTI-CORRUPTION), sejalan dengan komitmen kita untuk menjalankan bisnis dengan kejujuran, keadilan, dan integritas. Ini berarti dilarang keras menawarkan atau memberikan barang berharga demi memenangkan bisnis.</w:t>
            </w:r>
          </w:p>
        </w:tc>
      </w:tr>
      <w:tr w:rsidR="00EC5996" w:rsidRPr="00D93C15" w14:paraId="2B67CA4C" w14:textId="77777777" w:rsidTr="006913DA">
        <w:tc>
          <w:tcPr>
            <w:tcW w:w="1353" w:type="dxa"/>
            <w:shd w:val="clear" w:color="auto" w:fill="C1E4F5"/>
            <w:tcMar>
              <w:top w:w="120" w:type="dxa"/>
              <w:left w:w="180" w:type="dxa"/>
              <w:bottom w:w="120" w:type="dxa"/>
              <w:right w:w="180" w:type="dxa"/>
            </w:tcMar>
            <w:hideMark/>
          </w:tcPr>
          <w:p w14:paraId="3C47ED60" w14:textId="77777777" w:rsidR="001C3170" w:rsidRPr="00D93C15" w:rsidRDefault="00C80D61" w:rsidP="001C3170">
            <w:pPr>
              <w:spacing w:before="30" w:after="30"/>
              <w:ind w:left="30" w:right="30"/>
              <w:rPr>
                <w:rFonts w:ascii="Calibri" w:eastAsia="Times New Roman" w:hAnsi="Calibri" w:cs="Calibri"/>
                <w:sz w:val="16"/>
              </w:rPr>
            </w:pPr>
            <w:hyperlink r:id="rId178"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2E6A538B" w14:textId="77777777" w:rsidR="001C3170" w:rsidRPr="00D93C15" w:rsidRDefault="00C80D61" w:rsidP="001C3170">
            <w:pPr>
              <w:ind w:left="30" w:right="30"/>
              <w:rPr>
                <w:rFonts w:ascii="Calibri" w:eastAsia="Times New Roman" w:hAnsi="Calibri" w:cs="Calibri"/>
                <w:sz w:val="16"/>
              </w:rPr>
            </w:pPr>
            <w:hyperlink r:id="rId179" w:tgtFrame="_blank" w:history="1">
              <w:r w:rsidRPr="00D93C15">
                <w:rPr>
                  <w:rFonts w:ascii="Calibri" w:eastAsia="Times New Roman" w:hAnsi="Calibri" w:cs="Calibri"/>
                  <w:color w:val="0000FF"/>
                  <w:sz w:val="16"/>
                  <w:u w:val="single"/>
                </w:rPr>
                <w:t>94_C_16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13C2E7" w14:textId="77777777" w:rsidR="001C317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[10] An HCP that is a key opinion leader asks if you could arrange some support for an education program that he would like to attend in exchange for additional business opportunities for Abbott. Which option is the most appropriate?</w:t>
            </w:r>
          </w:p>
        </w:tc>
        <w:tc>
          <w:tcPr>
            <w:tcW w:w="6000" w:type="dxa"/>
          </w:tcPr>
          <w:p w14:paraId="5128F5BA" w14:textId="77777777" w:rsidR="001C317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[10] HCP yang merupakan tokoh berpengaruh meminta apakah Anda dapat memberikan dukungan untuk program edukasi yang ingin beliau hadiri dengan imbalan peluang bisnis tambahan untuk Abbott. Pilihan manakah yang paling tepat?</w:t>
            </w:r>
          </w:p>
        </w:tc>
      </w:tr>
      <w:tr w:rsidR="00EC5996" w:rsidRPr="00D93C15" w14:paraId="0A560C61" w14:textId="77777777" w:rsidTr="006913DA">
        <w:tc>
          <w:tcPr>
            <w:tcW w:w="1353" w:type="dxa"/>
            <w:shd w:val="clear" w:color="auto" w:fill="C1E4F5"/>
            <w:tcMar>
              <w:top w:w="120" w:type="dxa"/>
              <w:left w:w="180" w:type="dxa"/>
              <w:bottom w:w="120" w:type="dxa"/>
              <w:right w:w="180" w:type="dxa"/>
            </w:tcMar>
            <w:hideMark/>
          </w:tcPr>
          <w:p w14:paraId="47C88466" w14:textId="77777777" w:rsidR="001C3170" w:rsidRPr="00D93C15" w:rsidRDefault="00C80D61" w:rsidP="001C3170">
            <w:pPr>
              <w:spacing w:before="30" w:after="30"/>
              <w:ind w:left="30" w:right="30"/>
              <w:rPr>
                <w:rFonts w:ascii="Calibri" w:eastAsia="Times New Roman" w:hAnsi="Calibri" w:cs="Calibri"/>
                <w:sz w:val="16"/>
              </w:rPr>
            </w:pPr>
            <w:hyperlink r:id="rId180"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728C1F22" w14:textId="77777777" w:rsidR="001C3170" w:rsidRPr="00D93C15" w:rsidRDefault="00C80D61" w:rsidP="001C3170">
            <w:pPr>
              <w:ind w:left="30" w:right="30"/>
              <w:rPr>
                <w:rFonts w:ascii="Calibri" w:eastAsia="Times New Roman" w:hAnsi="Calibri" w:cs="Calibri"/>
                <w:sz w:val="16"/>
              </w:rPr>
            </w:pPr>
            <w:hyperlink r:id="rId181" w:tgtFrame="_blank" w:history="1">
              <w:r w:rsidRPr="00D93C15">
                <w:rPr>
                  <w:rFonts w:ascii="Calibri" w:eastAsia="Times New Roman" w:hAnsi="Calibri" w:cs="Calibri"/>
                  <w:color w:val="0000FF"/>
                  <w:sz w:val="16"/>
                  <w:u w:val="single"/>
                </w:rPr>
                <w:t>95_C_16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49352A4" w14:textId="77777777" w:rsidR="001C317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[1] Firmly reject the request on the basis that it violates Abbott’s Anti-corruption Policy.</w:t>
            </w:r>
          </w:p>
        </w:tc>
        <w:tc>
          <w:tcPr>
            <w:tcW w:w="6000" w:type="dxa"/>
          </w:tcPr>
          <w:p w14:paraId="22D617A6" w14:textId="77777777" w:rsidR="001C317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[1] Dengan tegas menolak permintaan tersebut karena melanggar kebijakan Antikorupsi Abbott.</w:t>
            </w:r>
          </w:p>
        </w:tc>
      </w:tr>
      <w:tr w:rsidR="00EC5996" w:rsidRPr="00D93C15" w14:paraId="53FE205B" w14:textId="77777777" w:rsidTr="006913DA">
        <w:tc>
          <w:tcPr>
            <w:tcW w:w="1353" w:type="dxa"/>
            <w:shd w:val="clear" w:color="auto" w:fill="C1E4F5"/>
            <w:tcMar>
              <w:top w:w="120" w:type="dxa"/>
              <w:left w:w="180" w:type="dxa"/>
              <w:bottom w:w="120" w:type="dxa"/>
              <w:right w:w="180" w:type="dxa"/>
            </w:tcMar>
            <w:hideMark/>
          </w:tcPr>
          <w:p w14:paraId="2225AD3F" w14:textId="77777777" w:rsidR="001C3170" w:rsidRPr="00D93C15" w:rsidRDefault="00C80D61" w:rsidP="001C3170">
            <w:pPr>
              <w:spacing w:before="30" w:after="30"/>
              <w:ind w:left="30" w:right="30"/>
              <w:rPr>
                <w:rFonts w:ascii="Calibri" w:eastAsia="Times New Roman" w:hAnsi="Calibri" w:cs="Calibri"/>
                <w:sz w:val="16"/>
              </w:rPr>
            </w:pPr>
            <w:hyperlink r:id="rId182"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1A7412B8" w14:textId="77777777" w:rsidR="001C3170" w:rsidRPr="00D93C15" w:rsidRDefault="00C80D61" w:rsidP="001C3170">
            <w:pPr>
              <w:ind w:left="30" w:right="30"/>
              <w:rPr>
                <w:rFonts w:ascii="Calibri" w:eastAsia="Times New Roman" w:hAnsi="Calibri" w:cs="Calibri"/>
                <w:sz w:val="16"/>
              </w:rPr>
            </w:pPr>
            <w:hyperlink r:id="rId183" w:tgtFrame="_blank" w:history="1">
              <w:r w:rsidRPr="00D93C15">
                <w:rPr>
                  <w:rFonts w:ascii="Calibri" w:eastAsia="Times New Roman" w:hAnsi="Calibri" w:cs="Calibri"/>
                  <w:color w:val="0000FF"/>
                  <w:sz w:val="16"/>
                  <w:u w:val="single"/>
                </w:rPr>
                <w:t>96_C_16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FEE599" w14:textId="77777777" w:rsidR="001C317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[2] Tell the HCP that you will ask your manager.</w:t>
            </w:r>
          </w:p>
        </w:tc>
        <w:tc>
          <w:tcPr>
            <w:tcW w:w="6000" w:type="dxa"/>
          </w:tcPr>
          <w:p w14:paraId="5ABB06BB" w14:textId="77777777" w:rsidR="001C317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[2] Memberi tahu HCP bahwa Anda akan menanyakannya kepada manajer Anda.</w:t>
            </w:r>
          </w:p>
        </w:tc>
      </w:tr>
      <w:tr w:rsidR="00EC5996" w:rsidRPr="00D93C15" w14:paraId="7750EE1B" w14:textId="77777777" w:rsidTr="006913DA">
        <w:tc>
          <w:tcPr>
            <w:tcW w:w="1353" w:type="dxa"/>
            <w:shd w:val="clear" w:color="auto" w:fill="C1E4F5"/>
            <w:tcMar>
              <w:top w:w="120" w:type="dxa"/>
              <w:left w:w="180" w:type="dxa"/>
              <w:bottom w:w="120" w:type="dxa"/>
              <w:right w:w="180" w:type="dxa"/>
            </w:tcMar>
            <w:hideMark/>
          </w:tcPr>
          <w:p w14:paraId="572C1687" w14:textId="77777777" w:rsidR="001C3170" w:rsidRPr="00D93C15" w:rsidRDefault="00C80D61" w:rsidP="001C3170">
            <w:pPr>
              <w:spacing w:before="30" w:after="30"/>
              <w:ind w:left="30" w:right="30"/>
              <w:rPr>
                <w:rFonts w:ascii="Calibri" w:eastAsia="Times New Roman" w:hAnsi="Calibri" w:cs="Calibri"/>
                <w:sz w:val="16"/>
              </w:rPr>
            </w:pPr>
            <w:hyperlink r:id="rId184"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51692038" w14:textId="77777777" w:rsidR="001C3170" w:rsidRPr="00D93C15" w:rsidRDefault="00C80D61" w:rsidP="001C3170">
            <w:pPr>
              <w:ind w:left="30" w:right="30"/>
              <w:rPr>
                <w:rFonts w:ascii="Calibri" w:eastAsia="Times New Roman" w:hAnsi="Calibri" w:cs="Calibri"/>
                <w:sz w:val="16"/>
              </w:rPr>
            </w:pPr>
            <w:hyperlink r:id="rId185" w:tgtFrame="_blank" w:history="1">
              <w:r w:rsidRPr="00D93C15">
                <w:rPr>
                  <w:rFonts w:ascii="Calibri" w:eastAsia="Times New Roman" w:hAnsi="Calibri" w:cs="Calibri"/>
                  <w:color w:val="0000FF"/>
                  <w:sz w:val="16"/>
                  <w:u w:val="single"/>
                </w:rPr>
                <w:t>97_C_16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905E2C1" w14:textId="77777777" w:rsidR="001C317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[3] Agree to the request, as the HCP is a key opinion leader with a lot of influence.</w:t>
            </w:r>
          </w:p>
        </w:tc>
        <w:tc>
          <w:tcPr>
            <w:tcW w:w="6000" w:type="dxa"/>
          </w:tcPr>
          <w:p w14:paraId="01D8DADC" w14:textId="77777777" w:rsidR="001C317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[3] Memenuhi permintaannya karena HCP adalah pemimpin opini utama yang memiliki pengaruh besar.</w:t>
            </w:r>
          </w:p>
        </w:tc>
      </w:tr>
      <w:tr w:rsidR="00EC5996" w:rsidRPr="00D93C15" w14:paraId="4E62405D" w14:textId="77777777" w:rsidTr="006913DA">
        <w:tc>
          <w:tcPr>
            <w:tcW w:w="1353" w:type="dxa"/>
            <w:shd w:val="clear" w:color="auto" w:fill="C1E4F5"/>
            <w:tcMar>
              <w:top w:w="120" w:type="dxa"/>
              <w:left w:w="180" w:type="dxa"/>
              <w:bottom w:w="120" w:type="dxa"/>
              <w:right w:w="180" w:type="dxa"/>
            </w:tcMar>
            <w:hideMark/>
          </w:tcPr>
          <w:p w14:paraId="76CB66E3" w14:textId="77777777" w:rsidR="001C3170" w:rsidRPr="00D93C15" w:rsidRDefault="00C80D61" w:rsidP="001C3170">
            <w:pPr>
              <w:spacing w:before="30" w:after="30"/>
              <w:ind w:left="30" w:right="30"/>
              <w:rPr>
                <w:rFonts w:ascii="Calibri" w:eastAsia="Times New Roman" w:hAnsi="Calibri" w:cs="Calibri"/>
                <w:sz w:val="16"/>
              </w:rPr>
            </w:pPr>
            <w:hyperlink r:id="rId186" w:tgtFrame="_blank" w:history="1">
              <w:r w:rsidRPr="00D93C15">
                <w:rPr>
                  <w:rFonts w:ascii="Calibri" w:eastAsia="Times New Roman" w:hAnsi="Calibri" w:cs="Calibri"/>
                  <w:color w:val="0000FF"/>
                  <w:sz w:val="16"/>
                  <w:u w:val="single"/>
                </w:rPr>
                <w:t>Screen 15</w:t>
              </w:r>
            </w:hyperlink>
            <w:r w:rsidRPr="00D93C15">
              <w:rPr>
                <w:rFonts w:ascii="Calibri" w:eastAsia="Times New Roman" w:hAnsi="Calibri" w:cs="Calibri"/>
                <w:sz w:val="16"/>
              </w:rPr>
              <w:t xml:space="preserve"> </w:t>
            </w:r>
          </w:p>
          <w:p w14:paraId="74370494" w14:textId="77777777" w:rsidR="001C3170" w:rsidRPr="00D93C15" w:rsidRDefault="00C80D61" w:rsidP="001C3170">
            <w:pPr>
              <w:ind w:left="30" w:right="30"/>
              <w:rPr>
                <w:rFonts w:ascii="Calibri" w:eastAsia="Times New Roman" w:hAnsi="Calibri" w:cs="Calibri"/>
                <w:sz w:val="16"/>
              </w:rPr>
            </w:pPr>
            <w:hyperlink r:id="rId187" w:tgtFrame="_blank" w:history="1">
              <w:r w:rsidRPr="00D93C15">
                <w:rPr>
                  <w:rFonts w:ascii="Calibri" w:eastAsia="Times New Roman" w:hAnsi="Calibri" w:cs="Calibri"/>
                  <w:color w:val="0000FF"/>
                  <w:sz w:val="16"/>
                  <w:u w:val="single"/>
                </w:rPr>
                <w:t>98_C_16</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DB7942D" w14:textId="77777777" w:rsidR="001C317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[4] None of the above.</w:t>
            </w:r>
          </w:p>
          <w:p w14:paraId="06BC90A4" w14:textId="77777777" w:rsidR="001C317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Submit</w:t>
            </w:r>
          </w:p>
        </w:tc>
        <w:tc>
          <w:tcPr>
            <w:tcW w:w="6000" w:type="dxa"/>
          </w:tcPr>
          <w:p w14:paraId="0B0594A9" w14:textId="77777777" w:rsidR="001C317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[4] Semua pilihan salah.</w:t>
            </w:r>
          </w:p>
          <w:p w14:paraId="7024C9E5" w14:textId="77777777" w:rsidR="001C317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Kirim</w:t>
            </w:r>
          </w:p>
        </w:tc>
      </w:tr>
      <w:tr w:rsidR="00EC5996" w:rsidRPr="00D93C15" w14:paraId="06AA1D9C" w14:textId="77777777" w:rsidTr="006913DA">
        <w:tc>
          <w:tcPr>
            <w:tcW w:w="1353" w:type="dxa"/>
            <w:shd w:val="clear" w:color="auto" w:fill="C1E4F5"/>
            <w:tcMar>
              <w:top w:w="120" w:type="dxa"/>
              <w:left w:w="180" w:type="dxa"/>
              <w:bottom w:w="120" w:type="dxa"/>
              <w:right w:w="180" w:type="dxa"/>
            </w:tcMar>
            <w:hideMark/>
          </w:tcPr>
          <w:p w14:paraId="2A4C1876" w14:textId="77777777" w:rsidR="00A551B5" w:rsidRPr="00D93C15" w:rsidRDefault="00C80D61" w:rsidP="00A551B5">
            <w:pPr>
              <w:spacing w:before="30" w:after="30"/>
              <w:ind w:left="30" w:right="30"/>
              <w:rPr>
                <w:rFonts w:ascii="Calibri" w:eastAsia="Times New Roman" w:hAnsi="Calibri" w:cs="Calibri"/>
                <w:sz w:val="16"/>
              </w:rPr>
            </w:pPr>
            <w:r w:rsidRPr="00D93C15">
              <w:rPr>
                <w:rFonts w:ascii="Calibri" w:eastAsia="Times New Roman" w:hAnsi="Calibri" w:cs="Calibri"/>
                <w:sz w:val="16"/>
              </w:rPr>
              <w:t>Screen 15</w:t>
            </w:r>
          </w:p>
          <w:p w14:paraId="44533731" w14:textId="77777777" w:rsidR="00A551B5" w:rsidRPr="00D93C15" w:rsidRDefault="00C80D61" w:rsidP="00A551B5">
            <w:pPr>
              <w:spacing w:before="100" w:beforeAutospacing="1" w:after="100" w:afterAutospacing="1"/>
              <w:ind w:left="30" w:right="30"/>
              <w:rPr>
                <w:rFonts w:ascii="Calibri" w:eastAsia="Times New Roman" w:hAnsi="Calibri" w:cs="Calibri"/>
                <w:sz w:val="16"/>
              </w:rPr>
            </w:pPr>
            <w:r w:rsidRPr="00D93C15">
              <w:rPr>
                <w:rFonts w:ascii="Calibri" w:eastAsia="Times New Roman" w:hAnsi="Calibri" w:cs="Calibri"/>
                <w:sz w:val="16"/>
              </w:rPr>
              <w:t>Question 10: Feedback</w:t>
            </w:r>
          </w:p>
          <w:p w14:paraId="477921DA" w14:textId="77777777" w:rsidR="00A551B5" w:rsidRPr="00D93C15" w:rsidRDefault="00C80D61" w:rsidP="00A551B5">
            <w:pPr>
              <w:ind w:left="30" w:right="30"/>
              <w:rPr>
                <w:rFonts w:ascii="Calibri" w:eastAsia="Times New Roman" w:hAnsi="Calibri" w:cs="Calibri"/>
                <w:sz w:val="16"/>
              </w:rPr>
            </w:pPr>
            <w:r w:rsidRPr="00D93C15">
              <w:rPr>
                <w:rFonts w:ascii="Calibri" w:eastAsia="Times New Roman" w:hAnsi="Calibri" w:cs="Calibri"/>
                <w:sz w:val="16"/>
              </w:rPr>
              <w:t>99_C_16</w:t>
            </w:r>
          </w:p>
        </w:tc>
        <w:tc>
          <w:tcPr>
            <w:tcW w:w="6000" w:type="dxa"/>
            <w:tcMar>
              <w:top w:w="120" w:type="dxa"/>
              <w:left w:w="180" w:type="dxa"/>
              <w:bottom w:w="120" w:type="dxa"/>
              <w:right w:w="180" w:type="dxa"/>
            </w:tcMar>
            <w:hideMark/>
          </w:tcPr>
          <w:p w14:paraId="0D1473E0" w14:textId="77777777" w:rsidR="00A551B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 do not offer or provide anything of value to gain a business advantage, directly or indirectly, in line with anti-bribery principles.</w:t>
            </w:r>
          </w:p>
        </w:tc>
        <w:tc>
          <w:tcPr>
            <w:tcW w:w="6000" w:type="dxa"/>
          </w:tcPr>
          <w:p w14:paraId="64AE1D62" w14:textId="77777777" w:rsidR="00A551B5"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Kita tidak menawarkan atau memberi apa pun yang berharga untuk mendapatkan keuntungan bisnis, secara langsung atau tidak langsung, sesuai dengan prinsip-prinsip anti-penyuapan.</w:t>
            </w:r>
          </w:p>
        </w:tc>
      </w:tr>
      <w:tr w:rsidR="00EC5996" w:rsidRPr="001315CD" w14:paraId="57C26CCF" w14:textId="77777777" w:rsidTr="006913DA">
        <w:tc>
          <w:tcPr>
            <w:tcW w:w="1353" w:type="dxa"/>
            <w:shd w:val="clear" w:color="auto" w:fill="C1E4F5"/>
            <w:tcMar>
              <w:top w:w="120" w:type="dxa"/>
              <w:left w:w="180" w:type="dxa"/>
              <w:bottom w:w="120" w:type="dxa"/>
              <w:right w:w="180" w:type="dxa"/>
            </w:tcMar>
            <w:hideMark/>
          </w:tcPr>
          <w:p w14:paraId="473E9774" w14:textId="77777777" w:rsidR="003C2A50" w:rsidRPr="00D93C15" w:rsidRDefault="00C80D61" w:rsidP="003C2A50">
            <w:pPr>
              <w:spacing w:before="30" w:after="30"/>
              <w:ind w:left="30" w:right="30"/>
              <w:rPr>
                <w:rFonts w:ascii="Calibri" w:eastAsia="Times New Roman" w:hAnsi="Calibri" w:cs="Calibri"/>
                <w:sz w:val="16"/>
              </w:rPr>
            </w:pPr>
            <w:hyperlink r:id="rId188" w:tgtFrame="_blank" w:history="1">
              <w:r w:rsidRPr="00D93C15">
                <w:rPr>
                  <w:rFonts w:ascii="Calibri" w:eastAsia="Times New Roman" w:hAnsi="Calibri" w:cs="Calibri"/>
                  <w:color w:val="0000FF"/>
                  <w:sz w:val="16"/>
                  <w:u w:val="single"/>
                </w:rPr>
                <w:t>Screen 16</w:t>
              </w:r>
            </w:hyperlink>
            <w:r w:rsidRPr="00D93C15">
              <w:rPr>
                <w:rFonts w:ascii="Calibri" w:eastAsia="Times New Roman" w:hAnsi="Calibri" w:cs="Calibri"/>
                <w:sz w:val="16"/>
              </w:rPr>
              <w:t xml:space="preserve"> </w:t>
            </w:r>
          </w:p>
          <w:p w14:paraId="4745164E" w14:textId="77777777" w:rsidR="003C2A50" w:rsidRPr="00D93C15" w:rsidRDefault="00C80D61" w:rsidP="003C2A50">
            <w:pPr>
              <w:ind w:left="30" w:right="30"/>
              <w:rPr>
                <w:rFonts w:ascii="Calibri" w:eastAsia="Times New Roman" w:hAnsi="Calibri" w:cs="Calibri"/>
                <w:sz w:val="16"/>
              </w:rPr>
            </w:pPr>
            <w:hyperlink r:id="rId189" w:tgtFrame="_blank" w:history="1">
              <w:r w:rsidRPr="00D93C15">
                <w:rPr>
                  <w:rFonts w:ascii="Calibri" w:eastAsia="Times New Roman" w:hAnsi="Calibri" w:cs="Calibri"/>
                  <w:color w:val="0000FF"/>
                  <w:sz w:val="16"/>
                  <w:u w:val="single"/>
                </w:rPr>
                <w:t>100_C_17</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758E05" w14:textId="77777777" w:rsidR="003C2A5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No results are available, as you have not completed the Knowledge Check.</w:t>
            </w:r>
          </w:p>
          <w:p w14:paraId="78D62DEE" w14:textId="77777777" w:rsidR="003C2A5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Congratulations! You have successfully passed the Knowledge Check.</w:t>
            </w:r>
          </w:p>
          <w:p w14:paraId="4BACF4AD" w14:textId="77777777" w:rsidR="003C2A5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Please review your results below by clicking on each question.</w:t>
            </w:r>
          </w:p>
          <w:p w14:paraId="45337C5F" w14:textId="77777777" w:rsidR="003C2A5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Once you’re done, click the forward arrow to take a short survey.</w:t>
            </w:r>
          </w:p>
          <w:p w14:paraId="63371516" w14:textId="77777777" w:rsidR="003C2A5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Sorry, you did not pass the Knowledge Check. Take a few minutes to review your results below by clicking on each question.</w:t>
            </w:r>
          </w:p>
          <w:p w14:paraId="5330DF42" w14:textId="77777777" w:rsidR="003C2A5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When you are done, click the Retake button.</w:t>
            </w:r>
          </w:p>
        </w:tc>
        <w:tc>
          <w:tcPr>
            <w:tcW w:w="6000" w:type="dxa"/>
          </w:tcPr>
          <w:p w14:paraId="14F1C0E5" w14:textId="77777777" w:rsidR="003C2A50" w:rsidRPr="000734B0"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Hasil tidak tersedia karena Anda belum menyelesaikan Uji Pengetahuan.</w:t>
            </w:r>
          </w:p>
          <w:p w14:paraId="1981C379" w14:textId="77777777" w:rsidR="003C2A50" w:rsidRPr="000734B0"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Selamat! Anda telah berhasil lulus Uji Pengetahuan.</w:t>
            </w:r>
          </w:p>
          <w:p w14:paraId="2234A7DD" w14:textId="77777777" w:rsidR="003C2A50" w:rsidRPr="000734B0"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Harap periksa hasil Anda di bawah dengan mengeklik masing-masing pertanyaan.</w:t>
            </w:r>
          </w:p>
          <w:p w14:paraId="591897E2" w14:textId="77777777" w:rsidR="003C2A50" w:rsidRPr="000734B0"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Setelah Anda selesai, klik tanda panah maju untuk mengikuti survei singkat.</w:t>
            </w:r>
          </w:p>
          <w:p w14:paraId="1F87A7B3" w14:textId="77777777" w:rsidR="003C2A50" w:rsidRPr="001315CD"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Maaf, Anda tidak lulus Uji Pengetahuan. Luangkan beberapa menit untuk melihat hasil yang Anda peroleh di bawah dengan mengeklik masing</w:t>
            </w:r>
            <w:r w:rsidRPr="00D93C15">
              <w:rPr>
                <w:rFonts w:ascii="Calibri" w:eastAsia="Calibri" w:hAnsi="Calibri" w:cs="Calibri"/>
                <w:lang w:val="id-ID"/>
              </w:rPr>
              <w:noBreakHyphen/>
              <w:t>masing pertanyaan.</w:t>
            </w:r>
          </w:p>
          <w:p w14:paraId="32393567" w14:textId="77777777" w:rsidR="003C2A50" w:rsidRPr="001315CD"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Setelah Anda selesai, klik tombol Ulangi.</w:t>
            </w:r>
          </w:p>
        </w:tc>
      </w:tr>
      <w:tr w:rsidR="00EC5996" w:rsidRPr="001315CD" w14:paraId="6C14FA94" w14:textId="77777777" w:rsidTr="006913DA">
        <w:tc>
          <w:tcPr>
            <w:tcW w:w="1353" w:type="dxa"/>
            <w:shd w:val="clear" w:color="auto" w:fill="C1E4F5"/>
            <w:tcMar>
              <w:top w:w="120" w:type="dxa"/>
              <w:left w:w="180" w:type="dxa"/>
              <w:bottom w:w="120" w:type="dxa"/>
              <w:right w:w="180" w:type="dxa"/>
            </w:tcMar>
            <w:hideMark/>
          </w:tcPr>
          <w:p w14:paraId="58D52A79" w14:textId="77777777" w:rsidR="003C2A50" w:rsidRPr="00D93C15" w:rsidRDefault="00C80D61" w:rsidP="003C2A50">
            <w:pPr>
              <w:spacing w:before="30" w:after="30"/>
              <w:ind w:left="30" w:right="30"/>
              <w:rPr>
                <w:rFonts w:ascii="Calibri" w:eastAsia="Times New Roman" w:hAnsi="Calibri" w:cs="Calibri"/>
                <w:sz w:val="16"/>
              </w:rPr>
            </w:pPr>
            <w:hyperlink r:id="rId190" w:tgtFrame="_blank" w:history="1">
              <w:r w:rsidRPr="00D93C15">
                <w:rPr>
                  <w:rFonts w:ascii="Calibri" w:eastAsia="Times New Roman" w:hAnsi="Calibri" w:cs="Calibri"/>
                  <w:color w:val="0000FF"/>
                  <w:sz w:val="16"/>
                  <w:u w:val="single"/>
                </w:rPr>
                <w:t>Screen 17</w:t>
              </w:r>
            </w:hyperlink>
            <w:r w:rsidRPr="00D93C15">
              <w:rPr>
                <w:rFonts w:ascii="Calibri" w:eastAsia="Times New Roman" w:hAnsi="Calibri" w:cs="Calibri"/>
                <w:sz w:val="16"/>
              </w:rPr>
              <w:t xml:space="preserve"> </w:t>
            </w:r>
          </w:p>
          <w:p w14:paraId="04CB45AB" w14:textId="77777777" w:rsidR="003C2A50" w:rsidRPr="00D93C15" w:rsidRDefault="00C80D61" w:rsidP="003C2A50">
            <w:pPr>
              <w:ind w:left="30" w:right="30"/>
              <w:rPr>
                <w:rFonts w:ascii="Calibri" w:eastAsia="Times New Roman" w:hAnsi="Calibri" w:cs="Calibri"/>
                <w:sz w:val="16"/>
              </w:rPr>
            </w:pPr>
            <w:hyperlink r:id="rId191" w:tgtFrame="_blank" w:history="1">
              <w:r w:rsidRPr="00D93C15">
                <w:rPr>
                  <w:rFonts w:ascii="Calibri" w:eastAsia="Times New Roman" w:hAnsi="Calibri" w:cs="Calibri"/>
                  <w:color w:val="0000FF"/>
                  <w:sz w:val="16"/>
                  <w:u w:val="single"/>
                </w:rPr>
                <w:t>104_C_199</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53C5F35" w14:textId="77777777" w:rsidR="003C2A5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[3] As a result of this session, I have a better understanding of Abbott's Code of Business Conduct.</w:t>
            </w:r>
          </w:p>
          <w:p w14:paraId="781D1C90" w14:textId="77777777" w:rsidR="003C2A5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Strongly Disagree</w:t>
            </w:r>
          </w:p>
          <w:p w14:paraId="0FDDB5E1" w14:textId="77777777" w:rsidR="003C2A5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Disagree</w:t>
            </w:r>
          </w:p>
          <w:p w14:paraId="47972C10" w14:textId="77777777" w:rsidR="003C2A5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Neutral</w:t>
            </w:r>
          </w:p>
          <w:p w14:paraId="0D824BEA" w14:textId="77777777" w:rsidR="003C2A5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Agree</w:t>
            </w:r>
          </w:p>
          <w:p w14:paraId="5AA70B46" w14:textId="77777777" w:rsidR="003C2A50"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Strongly Agree</w:t>
            </w:r>
          </w:p>
        </w:tc>
        <w:tc>
          <w:tcPr>
            <w:tcW w:w="6000" w:type="dxa"/>
          </w:tcPr>
          <w:p w14:paraId="55687045" w14:textId="77777777" w:rsidR="006F1CE1"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[3] Dengan mengikuti sesi ini, saya menjadi lebih memahami tentang Pedoman Perilaku Bisnis Abbott.</w:t>
            </w:r>
          </w:p>
          <w:p w14:paraId="22A7D9DD" w14:textId="77777777" w:rsidR="006F1CE1"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Sangat Tidak Setuju</w:t>
            </w:r>
          </w:p>
          <w:p w14:paraId="1C5DC21D" w14:textId="77777777" w:rsidR="006F1CE1" w:rsidRPr="001315CD"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Tidak Setuju</w:t>
            </w:r>
          </w:p>
          <w:p w14:paraId="53EC894F" w14:textId="77777777" w:rsidR="006F1CE1" w:rsidRPr="001315CD"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Netral</w:t>
            </w:r>
          </w:p>
          <w:p w14:paraId="345C6D13" w14:textId="77777777" w:rsidR="006F1CE1" w:rsidRPr="001315CD"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Setuju</w:t>
            </w:r>
          </w:p>
          <w:p w14:paraId="58D12F6B" w14:textId="77777777" w:rsidR="003C2A50" w:rsidRPr="001315CD"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Sangat Setuju</w:t>
            </w:r>
          </w:p>
        </w:tc>
      </w:tr>
      <w:tr w:rsidR="00EC5996" w:rsidRPr="00D93C15" w14:paraId="5C72CD82" w14:textId="77777777" w:rsidTr="006913DA">
        <w:tc>
          <w:tcPr>
            <w:tcW w:w="1353" w:type="dxa"/>
            <w:shd w:val="clear" w:color="auto" w:fill="C1E4F5"/>
            <w:tcMar>
              <w:top w:w="120" w:type="dxa"/>
              <w:left w:w="180" w:type="dxa"/>
              <w:bottom w:w="120" w:type="dxa"/>
              <w:right w:w="180" w:type="dxa"/>
            </w:tcMar>
            <w:hideMark/>
          </w:tcPr>
          <w:p w14:paraId="7BDDF061" w14:textId="77777777" w:rsidR="00764DBF" w:rsidRPr="00D93C15" w:rsidRDefault="00C80D61" w:rsidP="00764DBF">
            <w:pPr>
              <w:spacing w:before="30" w:after="30"/>
              <w:ind w:left="30" w:right="30"/>
              <w:rPr>
                <w:rFonts w:ascii="Calibri" w:eastAsia="Times New Roman" w:hAnsi="Calibri" w:cs="Calibri"/>
                <w:sz w:val="16"/>
              </w:rPr>
            </w:pPr>
            <w:hyperlink r:id="rId192" w:tgtFrame="_blank" w:history="1">
              <w:r w:rsidRPr="00D93C15">
                <w:rPr>
                  <w:rFonts w:ascii="Calibri" w:eastAsia="Times New Roman" w:hAnsi="Calibri" w:cs="Calibri"/>
                  <w:color w:val="0000FF"/>
                  <w:sz w:val="16"/>
                  <w:u w:val="single"/>
                </w:rPr>
                <w:t>Screen 18</w:t>
              </w:r>
            </w:hyperlink>
            <w:r w:rsidRPr="00D93C15">
              <w:rPr>
                <w:rFonts w:ascii="Calibri" w:eastAsia="Times New Roman" w:hAnsi="Calibri" w:cs="Calibri"/>
                <w:sz w:val="16"/>
              </w:rPr>
              <w:t xml:space="preserve"> </w:t>
            </w:r>
          </w:p>
          <w:p w14:paraId="0C5BB9BE" w14:textId="77777777" w:rsidR="00764DBF" w:rsidRPr="00D93C15" w:rsidRDefault="00C80D61" w:rsidP="00764DBF">
            <w:pPr>
              <w:ind w:left="30" w:right="30"/>
              <w:rPr>
                <w:rFonts w:ascii="Calibri" w:eastAsia="Times New Roman" w:hAnsi="Calibri" w:cs="Calibri"/>
                <w:sz w:val="16"/>
              </w:rPr>
            </w:pPr>
            <w:hyperlink r:id="rId193" w:tgtFrame="_blank" w:history="1">
              <w:r w:rsidRPr="00D93C15">
                <w:rPr>
                  <w:rFonts w:ascii="Calibri" w:eastAsia="Times New Roman" w:hAnsi="Calibri" w:cs="Calibri"/>
                  <w:color w:val="0000FF"/>
                  <w:sz w:val="16"/>
                  <w:u w:val="single"/>
                </w:rPr>
                <w:t>107_C_200</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5F17548"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Where to go for Support</w:t>
            </w:r>
          </w:p>
        </w:tc>
        <w:tc>
          <w:tcPr>
            <w:tcW w:w="6000" w:type="dxa"/>
          </w:tcPr>
          <w:p w14:paraId="0B2D1B09"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Tempat mencari Dukungan</w:t>
            </w:r>
          </w:p>
        </w:tc>
      </w:tr>
      <w:tr w:rsidR="00EC5996" w:rsidRPr="00D93C15" w14:paraId="10503794" w14:textId="77777777" w:rsidTr="006913DA">
        <w:tc>
          <w:tcPr>
            <w:tcW w:w="1353" w:type="dxa"/>
            <w:shd w:val="clear" w:color="auto" w:fill="C1E4F5"/>
            <w:tcMar>
              <w:top w:w="120" w:type="dxa"/>
              <w:left w:w="180" w:type="dxa"/>
              <w:bottom w:w="120" w:type="dxa"/>
              <w:right w:w="180" w:type="dxa"/>
            </w:tcMar>
            <w:hideMark/>
          </w:tcPr>
          <w:p w14:paraId="3B42D8A2" w14:textId="77777777" w:rsidR="00764DBF" w:rsidRPr="00D93C15" w:rsidRDefault="00C80D61" w:rsidP="00764DBF">
            <w:pPr>
              <w:spacing w:before="30" w:after="30"/>
              <w:ind w:left="30" w:right="30"/>
              <w:rPr>
                <w:rFonts w:ascii="Calibri" w:eastAsia="Times New Roman" w:hAnsi="Calibri" w:cs="Calibri"/>
                <w:sz w:val="16"/>
              </w:rPr>
            </w:pPr>
            <w:hyperlink r:id="rId194" w:tgtFrame="_blank" w:history="1">
              <w:r w:rsidRPr="00D93C15">
                <w:rPr>
                  <w:rFonts w:ascii="Calibri" w:eastAsia="Times New Roman" w:hAnsi="Calibri" w:cs="Calibri"/>
                  <w:color w:val="0000FF"/>
                  <w:sz w:val="16"/>
                  <w:u w:val="single"/>
                </w:rPr>
                <w:t>Screen 18</w:t>
              </w:r>
            </w:hyperlink>
            <w:r w:rsidRPr="00D93C15">
              <w:rPr>
                <w:rFonts w:ascii="Calibri" w:eastAsia="Times New Roman" w:hAnsi="Calibri" w:cs="Calibri"/>
                <w:sz w:val="16"/>
              </w:rPr>
              <w:t xml:space="preserve"> </w:t>
            </w:r>
          </w:p>
          <w:p w14:paraId="0E7D819E" w14:textId="77777777" w:rsidR="00764DBF" w:rsidRPr="00D93C15" w:rsidRDefault="00C80D61" w:rsidP="00764DBF">
            <w:pPr>
              <w:ind w:left="30" w:right="30"/>
              <w:rPr>
                <w:rFonts w:ascii="Calibri" w:eastAsia="Times New Roman" w:hAnsi="Calibri" w:cs="Calibri"/>
                <w:sz w:val="16"/>
              </w:rPr>
            </w:pPr>
            <w:hyperlink r:id="rId195" w:tgtFrame="_blank" w:history="1">
              <w:r w:rsidRPr="00D93C15">
                <w:rPr>
                  <w:rFonts w:ascii="Calibri" w:eastAsia="Times New Roman" w:hAnsi="Calibri" w:cs="Calibri"/>
                  <w:color w:val="0000FF"/>
                  <w:sz w:val="16"/>
                  <w:u w:val="single"/>
                </w:rPr>
                <w:t>108_C_200</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FE237CD"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Manager</w:t>
            </w:r>
          </w:p>
          <w:p w14:paraId="2483B686"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If you have questions about your interactions with those outside of Abbott, the best place to start is with your manager</w:t>
            </w:r>
          </w:p>
        </w:tc>
        <w:tc>
          <w:tcPr>
            <w:tcW w:w="6000" w:type="dxa"/>
          </w:tcPr>
          <w:p w14:paraId="6BFE00AD"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Manajer</w:t>
            </w:r>
          </w:p>
          <w:p w14:paraId="0A6CF06D"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Jika Anda memiliki pertanyaan tentang interaksi Anda dengan pihak di luar Abbott, tempat terbaik untuk bertanya adalah kepada manajer Anda</w:t>
            </w:r>
          </w:p>
        </w:tc>
      </w:tr>
      <w:tr w:rsidR="00EC5996" w:rsidRPr="00D93C15" w14:paraId="754623C7" w14:textId="77777777" w:rsidTr="006913DA">
        <w:tc>
          <w:tcPr>
            <w:tcW w:w="1353" w:type="dxa"/>
            <w:shd w:val="clear" w:color="auto" w:fill="C1E4F5"/>
            <w:tcMar>
              <w:top w:w="120" w:type="dxa"/>
              <w:left w:w="180" w:type="dxa"/>
              <w:bottom w:w="120" w:type="dxa"/>
              <w:right w:w="180" w:type="dxa"/>
            </w:tcMar>
            <w:hideMark/>
          </w:tcPr>
          <w:p w14:paraId="7070E228" w14:textId="77777777" w:rsidR="00764DBF" w:rsidRPr="00D93C15" w:rsidRDefault="00C80D61" w:rsidP="00764DBF">
            <w:pPr>
              <w:spacing w:before="30" w:after="30"/>
              <w:ind w:left="30" w:right="30"/>
              <w:rPr>
                <w:rFonts w:ascii="Calibri" w:eastAsia="Times New Roman" w:hAnsi="Calibri" w:cs="Calibri"/>
                <w:sz w:val="16"/>
              </w:rPr>
            </w:pPr>
            <w:hyperlink r:id="rId196" w:tgtFrame="_blank" w:history="1">
              <w:r w:rsidRPr="00D93C15">
                <w:rPr>
                  <w:rFonts w:ascii="Calibri" w:eastAsia="Times New Roman" w:hAnsi="Calibri" w:cs="Calibri"/>
                  <w:color w:val="0000FF"/>
                  <w:sz w:val="16"/>
                  <w:u w:val="single"/>
                </w:rPr>
                <w:t>Screen 18</w:t>
              </w:r>
            </w:hyperlink>
            <w:r w:rsidRPr="00D93C15">
              <w:rPr>
                <w:rFonts w:ascii="Calibri" w:eastAsia="Times New Roman" w:hAnsi="Calibri" w:cs="Calibri"/>
                <w:sz w:val="16"/>
              </w:rPr>
              <w:t xml:space="preserve"> </w:t>
            </w:r>
          </w:p>
          <w:p w14:paraId="35A11DFB" w14:textId="77777777" w:rsidR="00764DBF" w:rsidRPr="00D93C15" w:rsidRDefault="00C80D61" w:rsidP="00764DBF">
            <w:pPr>
              <w:ind w:left="30" w:right="30"/>
              <w:rPr>
                <w:rFonts w:ascii="Calibri" w:eastAsia="Times New Roman" w:hAnsi="Calibri" w:cs="Calibri"/>
                <w:sz w:val="16"/>
              </w:rPr>
            </w:pPr>
            <w:hyperlink r:id="rId197" w:tgtFrame="_blank" w:history="1">
              <w:r w:rsidRPr="00D93C15">
                <w:rPr>
                  <w:rFonts w:ascii="Calibri" w:eastAsia="Times New Roman" w:hAnsi="Calibri" w:cs="Calibri"/>
                  <w:color w:val="0000FF"/>
                  <w:sz w:val="16"/>
                  <w:u w:val="single"/>
                </w:rPr>
                <w:t>109_C_200</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107ECFF"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Written Standards</w:t>
            </w:r>
          </w:p>
          <w:p w14:paraId="281B98B4" w14:textId="77777777" w:rsidR="00764DBF" w:rsidRPr="00D93C15" w:rsidRDefault="00C80D61" w:rsidP="006913DA">
            <w:pPr>
              <w:numPr>
                <w:ilvl w:val="0"/>
                <w:numId w:val="4"/>
              </w:numPr>
              <w:spacing w:before="100" w:beforeAutospacing="1" w:after="100" w:afterAutospacing="1"/>
              <w:ind w:left="750" w:right="30"/>
              <w:rPr>
                <w:rFonts w:ascii="Calibri" w:eastAsia="Times New Roman" w:hAnsi="Calibri" w:cs="Calibri"/>
              </w:rPr>
            </w:pPr>
            <w:r w:rsidRPr="00D93C15">
              <w:rPr>
                <w:rFonts w:ascii="Calibri" w:eastAsia="Times New Roman" w:hAnsi="Calibri" w:cs="Calibri"/>
              </w:rPr>
              <w:t xml:space="preserve">For our company’s fundamental set of expectations about interactions with others, consult our </w:t>
            </w:r>
            <w:hyperlink r:id="rId198" w:tgtFrame="_blank" w:history="1">
              <w:r w:rsidRPr="00D93C15">
                <w:rPr>
                  <w:rFonts w:ascii="Calibri" w:eastAsia="Times New Roman" w:hAnsi="Calibri" w:cs="Calibri"/>
                  <w:color w:val="0000FF"/>
                  <w:u w:val="single"/>
                </w:rPr>
                <w:t>Code of Business Conduct</w:t>
              </w:r>
            </w:hyperlink>
            <w:r w:rsidRPr="00D93C15">
              <w:rPr>
                <w:rFonts w:ascii="Calibri" w:eastAsia="Times New Roman" w:hAnsi="Calibri" w:cs="Calibri"/>
              </w:rPr>
              <w:t>.</w:t>
            </w:r>
          </w:p>
          <w:p w14:paraId="45BDEF5C" w14:textId="77777777" w:rsidR="00764DBF" w:rsidRPr="00D93C15" w:rsidRDefault="00C80D61" w:rsidP="006913DA">
            <w:pPr>
              <w:numPr>
                <w:ilvl w:val="0"/>
                <w:numId w:val="4"/>
              </w:numPr>
              <w:spacing w:before="100" w:beforeAutospacing="1" w:after="100" w:afterAutospacing="1"/>
              <w:ind w:left="750" w:right="30"/>
              <w:rPr>
                <w:rFonts w:ascii="Calibri" w:eastAsia="Times New Roman" w:hAnsi="Calibri" w:cs="Calibri"/>
              </w:rPr>
            </w:pPr>
            <w:r w:rsidRPr="00D93C15">
              <w:rPr>
                <w:rFonts w:ascii="Calibri" w:eastAsia="Times New Roman" w:hAnsi="Calibri" w:cs="Calibri"/>
              </w:rPr>
              <w:t xml:space="preserve">For our corporate policies and procedures applicable companywide, visit the </w:t>
            </w:r>
            <w:hyperlink r:id="rId199" w:tgtFrame="_blank" w:history="1">
              <w:r w:rsidRPr="00D93C15">
                <w:rPr>
                  <w:rFonts w:ascii="Calibri" w:eastAsia="Times New Roman" w:hAnsi="Calibri" w:cs="Calibri"/>
                  <w:color w:val="0000FF"/>
                  <w:u w:val="single"/>
                </w:rPr>
                <w:t>Global Policy Portal.</w:t>
              </w:r>
            </w:hyperlink>
          </w:p>
        </w:tc>
        <w:tc>
          <w:tcPr>
            <w:tcW w:w="6000" w:type="dxa"/>
          </w:tcPr>
          <w:p w14:paraId="229463B8"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Standar Tertulis</w:t>
            </w:r>
          </w:p>
          <w:p w14:paraId="31C249FC" w14:textId="77777777" w:rsidR="00AF4AEE" w:rsidRPr="00D93C15" w:rsidRDefault="00C80D61" w:rsidP="006913DA">
            <w:pPr>
              <w:numPr>
                <w:ilvl w:val="0"/>
                <w:numId w:val="4"/>
              </w:numPr>
              <w:spacing w:before="100" w:beforeAutospacing="1" w:after="100" w:afterAutospacing="1"/>
              <w:ind w:left="750" w:right="30"/>
              <w:rPr>
                <w:rFonts w:ascii="Calibri" w:eastAsia="Times New Roman" w:hAnsi="Calibri" w:cs="Calibri"/>
              </w:rPr>
            </w:pPr>
            <w:r w:rsidRPr="00D93C15">
              <w:rPr>
                <w:rFonts w:ascii="Calibri" w:eastAsia="Calibri" w:hAnsi="Calibri" w:cs="Calibri"/>
                <w:lang w:val="id-ID"/>
              </w:rPr>
              <w:t xml:space="preserve">Untuk mengetahui rangkaian harapan dasar perusahaan kita tentang interaksi dengan pihak lain, periksa </w:t>
            </w:r>
            <w:hyperlink r:id="rId200" w:tgtFrame="_blank" w:history="1">
              <w:r w:rsidRPr="00D93C15">
                <w:rPr>
                  <w:rFonts w:ascii="Calibri" w:eastAsia="Calibri" w:hAnsi="Calibri" w:cs="Calibri"/>
                  <w:color w:val="0000FF"/>
                  <w:u w:val="single"/>
                  <w:lang w:val="id-ID"/>
                </w:rPr>
                <w:t>Pedoman Perilaku Bisnis</w:t>
              </w:r>
            </w:hyperlink>
            <w:r w:rsidRPr="00D93C15">
              <w:rPr>
                <w:rFonts w:ascii="Calibri" w:eastAsia="Calibri" w:hAnsi="Calibri" w:cs="Calibri"/>
                <w:lang w:val="id-ID"/>
              </w:rPr>
              <w:t xml:space="preserve"> kita.</w:t>
            </w:r>
          </w:p>
          <w:p w14:paraId="059D0E9C" w14:textId="77777777" w:rsidR="00764DBF" w:rsidRPr="00D93C15" w:rsidRDefault="00C80D61" w:rsidP="006913DA">
            <w:pPr>
              <w:numPr>
                <w:ilvl w:val="0"/>
                <w:numId w:val="4"/>
              </w:numPr>
              <w:spacing w:before="100" w:beforeAutospacing="1" w:after="100" w:afterAutospacing="1"/>
              <w:ind w:left="750" w:right="30"/>
              <w:rPr>
                <w:rFonts w:ascii="Calibri" w:eastAsia="Times New Roman" w:hAnsi="Calibri" w:cs="Calibri"/>
              </w:rPr>
            </w:pPr>
            <w:r w:rsidRPr="00D93C15">
              <w:rPr>
                <w:rFonts w:ascii="Calibri" w:eastAsia="Calibri" w:hAnsi="Calibri" w:cs="Calibri"/>
                <w:lang w:val="id-ID"/>
              </w:rPr>
              <w:t xml:space="preserve">Untuk mengetahui kebijakan dan prosedur perusahaan kita yang berlaku di seluruh perusahaan, kunjungi </w:t>
            </w:r>
            <w:hyperlink r:id="rId201" w:tgtFrame="_blank" w:history="1">
              <w:r w:rsidRPr="00D93C15">
                <w:rPr>
                  <w:rFonts w:ascii="Calibri" w:eastAsia="Calibri" w:hAnsi="Calibri" w:cs="Calibri"/>
                  <w:color w:val="0000FF"/>
                  <w:u w:val="single"/>
                  <w:lang w:val="id-ID"/>
                </w:rPr>
                <w:t>Portal Kebijakan Global</w:t>
              </w:r>
            </w:hyperlink>
            <w:r w:rsidRPr="00D93C15">
              <w:rPr>
                <w:rFonts w:ascii="Calibri" w:eastAsia="Calibri" w:hAnsi="Calibri" w:cs="Calibri"/>
                <w:lang w:val="id-ID"/>
              </w:rPr>
              <w:t>.</w:t>
            </w:r>
          </w:p>
        </w:tc>
      </w:tr>
      <w:tr w:rsidR="00EC5996" w:rsidRPr="00D93C15" w14:paraId="383F9B11" w14:textId="77777777" w:rsidTr="006913DA">
        <w:tc>
          <w:tcPr>
            <w:tcW w:w="1353" w:type="dxa"/>
            <w:shd w:val="clear" w:color="auto" w:fill="C1E4F5"/>
            <w:tcMar>
              <w:top w:w="120" w:type="dxa"/>
              <w:left w:w="180" w:type="dxa"/>
              <w:bottom w:w="120" w:type="dxa"/>
              <w:right w:w="180" w:type="dxa"/>
            </w:tcMar>
            <w:hideMark/>
          </w:tcPr>
          <w:p w14:paraId="1ED77079" w14:textId="77777777" w:rsidR="00764DBF" w:rsidRPr="00D93C15" w:rsidRDefault="00C80D61" w:rsidP="00764DBF">
            <w:pPr>
              <w:spacing w:before="30" w:after="30"/>
              <w:ind w:left="30" w:right="30"/>
              <w:rPr>
                <w:rFonts w:ascii="Calibri" w:eastAsia="Times New Roman" w:hAnsi="Calibri" w:cs="Calibri"/>
                <w:sz w:val="16"/>
              </w:rPr>
            </w:pPr>
            <w:hyperlink r:id="rId202" w:tgtFrame="_blank" w:history="1">
              <w:r w:rsidRPr="00D93C15">
                <w:rPr>
                  <w:rFonts w:ascii="Calibri" w:eastAsia="Times New Roman" w:hAnsi="Calibri" w:cs="Calibri"/>
                  <w:color w:val="0000FF"/>
                  <w:sz w:val="16"/>
                  <w:u w:val="single"/>
                </w:rPr>
                <w:t>Screen 18</w:t>
              </w:r>
            </w:hyperlink>
            <w:r w:rsidRPr="00D93C15">
              <w:rPr>
                <w:rFonts w:ascii="Calibri" w:eastAsia="Times New Roman" w:hAnsi="Calibri" w:cs="Calibri"/>
                <w:sz w:val="16"/>
              </w:rPr>
              <w:t xml:space="preserve"> </w:t>
            </w:r>
          </w:p>
          <w:p w14:paraId="4A028A14" w14:textId="77777777" w:rsidR="00764DBF" w:rsidRPr="00D93C15" w:rsidRDefault="00C80D61" w:rsidP="00764DBF">
            <w:pPr>
              <w:ind w:left="30" w:right="30"/>
              <w:rPr>
                <w:rFonts w:ascii="Calibri" w:eastAsia="Times New Roman" w:hAnsi="Calibri" w:cs="Calibri"/>
                <w:sz w:val="16"/>
              </w:rPr>
            </w:pPr>
            <w:hyperlink r:id="rId203" w:tgtFrame="_blank" w:history="1">
              <w:r w:rsidRPr="00D93C15">
                <w:rPr>
                  <w:rFonts w:ascii="Calibri" w:eastAsia="Times New Roman" w:hAnsi="Calibri" w:cs="Calibri"/>
                  <w:color w:val="0000FF"/>
                  <w:sz w:val="16"/>
                  <w:u w:val="single"/>
                </w:rPr>
                <w:t>110_C_200</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E77FCFA"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Office of Ethics and Compliance (OEC)</w:t>
            </w:r>
          </w:p>
          <w:p w14:paraId="3C30E93F"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The OEC is a global resource available to address your questions or concerns about our company’s values and standards of conduct.</w:t>
            </w:r>
          </w:p>
          <w:p w14:paraId="3B70FB57" w14:textId="77777777" w:rsidR="00764DBF" w:rsidRPr="00D93C15" w:rsidRDefault="00C80D61" w:rsidP="006913DA">
            <w:pPr>
              <w:numPr>
                <w:ilvl w:val="0"/>
                <w:numId w:val="5"/>
              </w:numPr>
              <w:spacing w:before="100" w:beforeAutospacing="1" w:after="100" w:afterAutospacing="1"/>
              <w:ind w:left="750" w:right="30"/>
              <w:rPr>
                <w:rFonts w:ascii="Calibri" w:eastAsia="Times New Roman" w:hAnsi="Calibri" w:cs="Calibri"/>
              </w:rPr>
            </w:pPr>
            <w:r w:rsidRPr="00D93C15">
              <w:rPr>
                <w:rFonts w:ascii="Calibri" w:eastAsia="Times New Roman" w:hAnsi="Calibri" w:cs="Calibri"/>
              </w:rPr>
              <w:t xml:space="preserve">Visit the </w:t>
            </w:r>
            <w:hyperlink r:id="rId204" w:tgtFrame="_blank" w:history="1">
              <w:r w:rsidRPr="00D93C15">
                <w:rPr>
                  <w:rFonts w:ascii="Calibri" w:eastAsia="Times New Roman" w:hAnsi="Calibri" w:cs="Calibri"/>
                  <w:color w:val="0000FF"/>
                  <w:u w:val="single"/>
                </w:rPr>
                <w:t>OEC webpage</w:t>
              </w:r>
            </w:hyperlink>
            <w:r w:rsidRPr="00D93C15">
              <w:rPr>
                <w:rFonts w:ascii="Calibri" w:eastAsia="Times New Roman" w:hAnsi="Calibri" w:cs="Calibri"/>
              </w:rPr>
              <w:t xml:space="preserve"> on Abbott World.</w:t>
            </w:r>
          </w:p>
          <w:p w14:paraId="78671032" w14:textId="77777777" w:rsidR="00764DBF" w:rsidRPr="00D93C15" w:rsidRDefault="00C80D61" w:rsidP="006913DA">
            <w:pPr>
              <w:numPr>
                <w:ilvl w:val="0"/>
                <w:numId w:val="5"/>
              </w:numPr>
              <w:spacing w:before="100" w:beforeAutospacing="1" w:after="100" w:afterAutospacing="1"/>
              <w:ind w:left="750" w:right="30"/>
              <w:rPr>
                <w:rFonts w:ascii="Calibri" w:eastAsia="Times New Roman" w:hAnsi="Calibri" w:cs="Calibri"/>
              </w:rPr>
            </w:pPr>
            <w:r w:rsidRPr="00D93C15">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05" w:tgtFrame="_blank" w:history="1">
              <w:r w:rsidRPr="00D93C15">
                <w:rPr>
                  <w:rFonts w:ascii="Calibri" w:eastAsia="Times New Roman" w:hAnsi="Calibri" w:cs="Calibri"/>
                  <w:color w:val="0000FF"/>
                  <w:u w:val="single"/>
                </w:rPr>
                <w:t>investigations@abbott.com</w:t>
              </w:r>
            </w:hyperlink>
            <w:r w:rsidRPr="00D93C15">
              <w:rPr>
                <w:rFonts w:ascii="Calibri" w:eastAsia="Times New Roman" w:hAnsi="Calibri" w:cs="Calibri"/>
              </w:rPr>
              <w:t xml:space="preserve">) or Legal, or call our multilingual </w:t>
            </w:r>
            <w:hyperlink r:id="rId206" w:tgtFrame="_blank" w:history="1">
              <w:r w:rsidRPr="00D93C15">
                <w:rPr>
                  <w:rFonts w:ascii="Calibri" w:eastAsia="Times New Roman" w:hAnsi="Calibri" w:cs="Calibri"/>
                  <w:color w:val="0000FF"/>
                  <w:u w:val="single"/>
                </w:rPr>
                <w:t>SpeakUp</w:t>
              </w:r>
            </w:hyperlink>
            <w:r w:rsidRPr="00D93C15">
              <w:rPr>
                <w:rFonts w:ascii="Calibri" w:eastAsia="Times New Roman" w:hAnsi="Calibri" w:cs="Calibri"/>
              </w:rPr>
              <w:t xml:space="preserve"> available globally 24/7.</w:t>
            </w:r>
          </w:p>
          <w:p w14:paraId="24E534F8" w14:textId="77777777" w:rsidR="00764DBF" w:rsidRPr="00D93C15" w:rsidRDefault="00C80D61" w:rsidP="006913DA">
            <w:pPr>
              <w:numPr>
                <w:ilvl w:val="0"/>
                <w:numId w:val="5"/>
              </w:numPr>
              <w:spacing w:before="100" w:beforeAutospacing="1" w:after="100" w:afterAutospacing="1"/>
              <w:ind w:left="750" w:right="30"/>
              <w:rPr>
                <w:rFonts w:ascii="Calibri" w:eastAsia="Times New Roman" w:hAnsi="Calibri" w:cs="Calibri"/>
              </w:rPr>
            </w:pPr>
            <w:r w:rsidRPr="00D93C15">
              <w:rPr>
                <w:rFonts w:ascii="Calibri" w:eastAsia="Times New Roman" w:hAnsi="Calibri" w:cs="Calibri"/>
              </w:rPr>
              <w:t xml:space="preserve">iComply – Visit </w:t>
            </w:r>
            <w:hyperlink r:id="rId207" w:tgtFrame="_blank" w:history="1">
              <w:r w:rsidRPr="00D93C15">
                <w:rPr>
                  <w:rFonts w:ascii="Calibri" w:eastAsia="Times New Roman" w:hAnsi="Calibri" w:cs="Calibri"/>
                  <w:color w:val="0000FF"/>
                  <w:u w:val="single"/>
                </w:rPr>
                <w:t>iComply</w:t>
              </w:r>
            </w:hyperlink>
            <w:r w:rsidRPr="00D93C15">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tcPr>
          <w:p w14:paraId="082DC9AA" w14:textId="77777777" w:rsidR="00764DBF" w:rsidRPr="001315CD" w:rsidRDefault="00C80D61" w:rsidP="006913DA">
            <w:pPr>
              <w:spacing w:before="100" w:beforeAutospacing="1" w:after="100" w:afterAutospacing="1"/>
              <w:ind w:left="30" w:right="30"/>
              <w:rPr>
                <w:rFonts w:ascii="Calibri" w:eastAsia="Times New Roman" w:hAnsi="Calibri" w:cs="Calibri"/>
                <w:lang w:val="nl-NL"/>
              </w:rPr>
            </w:pPr>
            <w:r w:rsidRPr="00D93C15">
              <w:rPr>
                <w:rFonts w:ascii="Calibri" w:eastAsia="Calibri" w:hAnsi="Calibri" w:cs="Calibri"/>
                <w:lang w:val="id-ID"/>
              </w:rPr>
              <w:t>Kantor Etika dan Kepatuhan (OEC)</w:t>
            </w:r>
          </w:p>
          <w:p w14:paraId="5F9E41BE" w14:textId="77777777" w:rsidR="00764DBF" w:rsidRPr="001315CD" w:rsidRDefault="00C80D61" w:rsidP="006913DA">
            <w:pPr>
              <w:spacing w:before="100" w:beforeAutospacing="1" w:after="100" w:afterAutospacing="1"/>
              <w:ind w:left="30" w:right="30"/>
              <w:rPr>
                <w:rFonts w:ascii="Calibri" w:eastAsia="Times New Roman" w:hAnsi="Calibri" w:cs="Calibri"/>
                <w:lang w:val="nl-NL"/>
              </w:rPr>
            </w:pPr>
            <w:r w:rsidRPr="00D93C15">
              <w:rPr>
                <w:rFonts w:ascii="Calibri" w:eastAsia="Calibri" w:hAnsi="Calibri" w:cs="Calibri"/>
                <w:lang w:val="id-ID"/>
              </w:rPr>
              <w:t>OEC adalah sumber daya global yang tersedia untuk menanggapi pertanyaan atau kekhawatiran Anda mengenai nilai dan standar perilaku perusahaan kita.</w:t>
            </w:r>
          </w:p>
          <w:p w14:paraId="554CFEB3" w14:textId="77777777" w:rsidR="00764DBF" w:rsidRPr="00D93C15" w:rsidRDefault="00C80D61" w:rsidP="006913DA">
            <w:pPr>
              <w:numPr>
                <w:ilvl w:val="0"/>
                <w:numId w:val="5"/>
              </w:numPr>
              <w:spacing w:before="100" w:beforeAutospacing="1" w:after="100" w:afterAutospacing="1"/>
              <w:ind w:left="750" w:right="30"/>
              <w:rPr>
                <w:rFonts w:ascii="Calibri" w:eastAsia="Times New Roman" w:hAnsi="Calibri" w:cs="Calibri"/>
              </w:rPr>
            </w:pPr>
            <w:r w:rsidRPr="00D93C15">
              <w:rPr>
                <w:rFonts w:ascii="Calibri" w:eastAsia="Calibri" w:hAnsi="Calibri" w:cs="Calibri"/>
                <w:lang w:val="id-ID"/>
              </w:rPr>
              <w:t xml:space="preserve">Kunjungi </w:t>
            </w:r>
            <w:hyperlink r:id="rId208" w:tgtFrame="_blank" w:history="1">
              <w:r w:rsidRPr="00D93C15">
                <w:rPr>
                  <w:rFonts w:ascii="Calibri" w:eastAsia="Calibri" w:hAnsi="Calibri" w:cs="Calibri"/>
                  <w:color w:val="0000FF"/>
                  <w:u w:val="single"/>
                  <w:lang w:val="id-ID"/>
                </w:rPr>
                <w:t>situs web OEC</w:t>
              </w:r>
            </w:hyperlink>
            <w:r w:rsidRPr="00D93C15">
              <w:rPr>
                <w:rFonts w:ascii="Calibri" w:eastAsia="Calibri" w:hAnsi="Calibri" w:cs="Calibri"/>
                <w:lang w:val="id-ID"/>
              </w:rPr>
              <w:t xml:space="preserve"> di Abbott World.</w:t>
            </w:r>
          </w:p>
          <w:p w14:paraId="05D3E95B" w14:textId="77777777" w:rsidR="006E5FE6" w:rsidRPr="00D93C15" w:rsidRDefault="00C80D61" w:rsidP="006913DA">
            <w:pPr>
              <w:numPr>
                <w:ilvl w:val="0"/>
                <w:numId w:val="5"/>
              </w:numPr>
              <w:spacing w:before="100" w:beforeAutospacing="1" w:after="100" w:afterAutospacing="1"/>
              <w:ind w:left="750" w:right="30"/>
              <w:rPr>
                <w:rFonts w:ascii="Calibri" w:eastAsia="Times New Roman" w:hAnsi="Calibri" w:cs="Calibri"/>
              </w:rPr>
            </w:pPr>
            <w:r w:rsidRPr="00D93C15">
              <w:rPr>
                <w:rFonts w:ascii="Calibri" w:eastAsia="Calibri" w:hAnsi="Calibri" w:cs="Calibri"/>
                <w:lang w:val="id-ID"/>
              </w:rPr>
              <w:t>Apabila Anda memiliki kekhawatiran mengenai kegiatan bisnis yang korup, baik dalam perusahaan ataupun urusan Anda dengan pelanggan atau pihak ketiga lain, Anda dapat melaporkan kekhawatiran Anda kepada OEC (</w:t>
            </w:r>
            <w:hyperlink r:id="rId209" w:tgtFrame="_blank" w:history="1">
              <w:r w:rsidRPr="00D93C15">
                <w:rPr>
                  <w:rFonts w:ascii="Calibri" w:eastAsia="Calibri" w:hAnsi="Calibri" w:cs="Calibri"/>
                  <w:color w:val="0000FF"/>
                  <w:u w:val="single"/>
                  <w:lang w:val="id-ID"/>
                </w:rPr>
                <w:t>investigations@abbott.com</w:t>
              </w:r>
            </w:hyperlink>
            <w:r w:rsidRPr="00D93C15">
              <w:rPr>
                <w:rFonts w:ascii="Calibri" w:eastAsia="Calibri" w:hAnsi="Calibri" w:cs="Calibri"/>
                <w:lang w:val="id-ID"/>
              </w:rPr>
              <w:t xml:space="preserve">) atau divisi Hukum, atau menghubungi saluran </w:t>
            </w:r>
            <w:hyperlink r:id="rId210" w:tgtFrame="_blank" w:history="1">
              <w:r w:rsidRPr="00D93C15">
                <w:rPr>
                  <w:rFonts w:ascii="Calibri" w:eastAsia="Calibri" w:hAnsi="Calibri" w:cs="Calibri"/>
                  <w:color w:val="0000FF"/>
                  <w:u w:val="single"/>
                  <w:lang w:val="id-ID"/>
                </w:rPr>
                <w:t>SpeakUp</w:t>
              </w:r>
            </w:hyperlink>
            <w:r w:rsidRPr="00D93C15">
              <w:rPr>
                <w:rFonts w:ascii="Calibri" w:eastAsia="Calibri" w:hAnsi="Calibri" w:cs="Calibri"/>
                <w:lang w:val="id-ID"/>
              </w:rPr>
              <w:t xml:space="preserve"> multibahasa kami yang tersedia secara global 24/7.</w:t>
            </w:r>
          </w:p>
          <w:p w14:paraId="2DABF0BF" w14:textId="77777777" w:rsidR="00764DBF" w:rsidRPr="00D93C15" w:rsidRDefault="00C80D61" w:rsidP="006913DA">
            <w:pPr>
              <w:numPr>
                <w:ilvl w:val="0"/>
                <w:numId w:val="5"/>
              </w:numPr>
              <w:spacing w:before="100" w:beforeAutospacing="1" w:after="100" w:afterAutospacing="1"/>
              <w:ind w:left="750" w:right="30"/>
              <w:rPr>
                <w:rFonts w:ascii="Calibri" w:eastAsia="Times New Roman" w:hAnsi="Calibri" w:cs="Calibri"/>
              </w:rPr>
            </w:pPr>
            <w:r w:rsidRPr="00D93C15">
              <w:rPr>
                <w:rFonts w:ascii="Calibri" w:eastAsia="Calibri" w:hAnsi="Calibri" w:cs="Calibri"/>
                <w:lang w:val="id-ID"/>
              </w:rPr>
              <w:t xml:space="preserve">iComply – Kunjungi </w:t>
            </w:r>
            <w:hyperlink r:id="rId211" w:tgtFrame="_blank" w:history="1">
              <w:r w:rsidRPr="00D93C15">
                <w:rPr>
                  <w:rFonts w:ascii="Calibri" w:eastAsia="Calibri" w:hAnsi="Calibri" w:cs="Calibri"/>
                  <w:color w:val="0000FF"/>
                  <w:u w:val="single"/>
                  <w:lang w:val="id-ID"/>
                </w:rPr>
                <w:t>iComply</w:t>
              </w:r>
            </w:hyperlink>
            <w:r w:rsidRPr="00D93C15">
              <w:rPr>
                <w:rFonts w:ascii="Calibri" w:eastAsia="Calibri" w:hAnsi="Calibri" w:cs="Calibri"/>
                <w:lang w:val="id-ID"/>
              </w:rPr>
              <w:t xml:space="preserve"> untuk mengakses aplikasi terkait kepatuhan serta sumber daya yang disiapkan untuk interaksi dengan Tenaga Kesehatan Profesional dan Organisasi Layanan Kesehatan, serta pihak ketiga.</w:t>
            </w:r>
          </w:p>
        </w:tc>
      </w:tr>
      <w:tr w:rsidR="00EC5996" w:rsidRPr="00D93C15" w14:paraId="0A64E4BD" w14:textId="77777777" w:rsidTr="006913DA">
        <w:tc>
          <w:tcPr>
            <w:tcW w:w="1353" w:type="dxa"/>
            <w:shd w:val="clear" w:color="auto" w:fill="C1E4F5"/>
            <w:tcMar>
              <w:top w:w="120" w:type="dxa"/>
              <w:left w:w="180" w:type="dxa"/>
              <w:bottom w:w="120" w:type="dxa"/>
              <w:right w:w="180" w:type="dxa"/>
            </w:tcMar>
            <w:hideMark/>
          </w:tcPr>
          <w:p w14:paraId="7B2CA02E" w14:textId="77777777" w:rsidR="00764DBF" w:rsidRPr="00D93C15" w:rsidRDefault="00C80D61" w:rsidP="00764DBF">
            <w:pPr>
              <w:spacing w:before="30" w:after="30"/>
              <w:ind w:left="30" w:right="30"/>
              <w:rPr>
                <w:rFonts w:ascii="Calibri" w:eastAsia="Times New Roman" w:hAnsi="Calibri" w:cs="Calibri"/>
                <w:sz w:val="16"/>
              </w:rPr>
            </w:pPr>
            <w:hyperlink r:id="rId212" w:tgtFrame="_blank" w:history="1">
              <w:r w:rsidRPr="00D93C15">
                <w:rPr>
                  <w:rFonts w:ascii="Calibri" w:eastAsia="Times New Roman" w:hAnsi="Calibri" w:cs="Calibri"/>
                  <w:color w:val="0000FF"/>
                  <w:sz w:val="16"/>
                  <w:u w:val="single"/>
                </w:rPr>
                <w:t>Screen 18</w:t>
              </w:r>
            </w:hyperlink>
            <w:r w:rsidRPr="00D93C15">
              <w:rPr>
                <w:rFonts w:ascii="Calibri" w:eastAsia="Times New Roman" w:hAnsi="Calibri" w:cs="Calibri"/>
                <w:sz w:val="16"/>
              </w:rPr>
              <w:t xml:space="preserve"> </w:t>
            </w:r>
          </w:p>
          <w:p w14:paraId="7A0A1013" w14:textId="77777777" w:rsidR="00764DBF" w:rsidRPr="00D93C15" w:rsidRDefault="00C80D61" w:rsidP="00764DBF">
            <w:pPr>
              <w:ind w:left="30" w:right="30"/>
              <w:rPr>
                <w:rFonts w:ascii="Calibri" w:eastAsia="Times New Roman" w:hAnsi="Calibri" w:cs="Calibri"/>
                <w:sz w:val="16"/>
              </w:rPr>
            </w:pPr>
            <w:hyperlink r:id="rId213" w:tgtFrame="_blank" w:history="1">
              <w:r w:rsidRPr="00D93C15">
                <w:rPr>
                  <w:rFonts w:ascii="Calibri" w:eastAsia="Times New Roman" w:hAnsi="Calibri" w:cs="Calibri"/>
                  <w:color w:val="0000FF"/>
                  <w:sz w:val="16"/>
                  <w:u w:val="single"/>
                </w:rPr>
                <w:t>111_C_200</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F17A368"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Human Resources</w:t>
            </w:r>
          </w:p>
          <w:p w14:paraId="78E4CC62"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 xml:space="preserve">For employee-related issues, such as concerns involving management and/or other employees, contact your local </w:t>
            </w:r>
            <w:hyperlink r:id="rId214" w:tgtFrame="_blank" w:history="1">
              <w:r w:rsidRPr="00D93C15">
                <w:rPr>
                  <w:rFonts w:ascii="Calibri" w:eastAsia="Times New Roman" w:hAnsi="Calibri" w:cs="Calibri"/>
                  <w:color w:val="0000FF"/>
                  <w:u w:val="single"/>
                </w:rPr>
                <w:t>Human Resources representative</w:t>
              </w:r>
            </w:hyperlink>
            <w:r w:rsidRPr="00D93C15">
              <w:rPr>
                <w:rFonts w:ascii="Calibri" w:eastAsia="Times New Roman" w:hAnsi="Calibri" w:cs="Calibri"/>
              </w:rPr>
              <w:t>.</w:t>
            </w:r>
          </w:p>
        </w:tc>
        <w:tc>
          <w:tcPr>
            <w:tcW w:w="6000" w:type="dxa"/>
          </w:tcPr>
          <w:p w14:paraId="7C81B253"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Sumber Daya Manusia</w:t>
            </w:r>
          </w:p>
          <w:p w14:paraId="16A31B8E"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 xml:space="preserve">Untuk permasalahan terkait karyawan, seperti kekhawatiran yang melibatkan manajemen dan/atau karyawan lain, hubungi perwakilan </w:t>
            </w:r>
            <w:hyperlink r:id="rId215" w:tgtFrame="_blank" w:history="1">
              <w:r w:rsidRPr="00D93C15">
                <w:rPr>
                  <w:rFonts w:ascii="Calibri" w:eastAsia="Calibri" w:hAnsi="Calibri" w:cs="Calibri"/>
                  <w:color w:val="0000FF"/>
                  <w:u w:val="single"/>
                  <w:lang w:val="id-ID"/>
                </w:rPr>
                <w:t>Sumber Daya Manusia</w:t>
              </w:r>
            </w:hyperlink>
            <w:r w:rsidRPr="00D93C15">
              <w:rPr>
                <w:rFonts w:ascii="Calibri" w:eastAsia="Calibri" w:hAnsi="Calibri" w:cs="Calibri"/>
                <w:lang w:val="id-ID"/>
              </w:rPr>
              <w:t xml:space="preserve"> setempat Anda.</w:t>
            </w:r>
          </w:p>
        </w:tc>
      </w:tr>
      <w:tr w:rsidR="00EC5996" w:rsidRPr="00D93C15" w14:paraId="41A6D7BC" w14:textId="77777777" w:rsidTr="006913DA">
        <w:tc>
          <w:tcPr>
            <w:tcW w:w="1353" w:type="dxa"/>
            <w:shd w:val="clear" w:color="auto" w:fill="C1E4F5"/>
            <w:tcMar>
              <w:top w:w="120" w:type="dxa"/>
              <w:left w:w="180" w:type="dxa"/>
              <w:bottom w:w="120" w:type="dxa"/>
              <w:right w:w="180" w:type="dxa"/>
            </w:tcMar>
            <w:hideMark/>
          </w:tcPr>
          <w:p w14:paraId="5BA7EB71" w14:textId="77777777" w:rsidR="00764DBF" w:rsidRPr="00D93C15" w:rsidRDefault="00C80D61" w:rsidP="00764DBF">
            <w:pPr>
              <w:spacing w:before="30" w:after="30"/>
              <w:ind w:left="30" w:right="30"/>
              <w:rPr>
                <w:rFonts w:ascii="Calibri" w:eastAsia="Times New Roman" w:hAnsi="Calibri" w:cs="Calibri"/>
                <w:sz w:val="16"/>
              </w:rPr>
            </w:pPr>
            <w:hyperlink r:id="rId216" w:tgtFrame="_blank" w:history="1">
              <w:r w:rsidRPr="00D93C15">
                <w:rPr>
                  <w:rFonts w:ascii="Calibri" w:eastAsia="Times New Roman" w:hAnsi="Calibri" w:cs="Calibri"/>
                  <w:color w:val="0000FF"/>
                  <w:sz w:val="16"/>
                  <w:u w:val="single"/>
                </w:rPr>
                <w:t>Screen 18</w:t>
              </w:r>
            </w:hyperlink>
            <w:r w:rsidRPr="00D93C15">
              <w:rPr>
                <w:rFonts w:ascii="Calibri" w:eastAsia="Times New Roman" w:hAnsi="Calibri" w:cs="Calibri"/>
                <w:sz w:val="16"/>
              </w:rPr>
              <w:t xml:space="preserve"> </w:t>
            </w:r>
          </w:p>
          <w:p w14:paraId="54004483" w14:textId="77777777" w:rsidR="00764DBF" w:rsidRPr="00D93C15" w:rsidRDefault="00C80D61" w:rsidP="00764DBF">
            <w:pPr>
              <w:ind w:left="30" w:right="30"/>
              <w:rPr>
                <w:rFonts w:ascii="Calibri" w:eastAsia="Times New Roman" w:hAnsi="Calibri" w:cs="Calibri"/>
                <w:sz w:val="16"/>
              </w:rPr>
            </w:pPr>
            <w:hyperlink r:id="rId217" w:tgtFrame="_blank" w:history="1">
              <w:r w:rsidRPr="00D93C15">
                <w:rPr>
                  <w:rFonts w:ascii="Calibri" w:eastAsia="Times New Roman" w:hAnsi="Calibri" w:cs="Calibri"/>
                  <w:color w:val="0000FF"/>
                  <w:sz w:val="16"/>
                  <w:u w:val="single"/>
                </w:rPr>
                <w:t>112_C_200</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9513619"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Legal Division</w:t>
            </w:r>
          </w:p>
          <w:p w14:paraId="2B953520"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Contact the Legal Division with questions or concerns about legal implications of bribery and corruption.</w:t>
            </w:r>
          </w:p>
          <w:p w14:paraId="1623D083" w14:textId="77777777" w:rsidR="00764DBF" w:rsidRPr="00D93C15" w:rsidRDefault="00C80D61" w:rsidP="006913DA">
            <w:pPr>
              <w:numPr>
                <w:ilvl w:val="0"/>
                <w:numId w:val="6"/>
              </w:numPr>
              <w:spacing w:before="100" w:beforeAutospacing="1" w:after="100" w:afterAutospacing="1"/>
              <w:ind w:left="750" w:right="30"/>
              <w:rPr>
                <w:rFonts w:ascii="Calibri" w:eastAsia="Times New Roman" w:hAnsi="Calibri" w:cs="Calibri"/>
              </w:rPr>
            </w:pPr>
            <w:r w:rsidRPr="00D93C15">
              <w:rPr>
                <w:rFonts w:ascii="Calibri" w:eastAsia="Times New Roman" w:hAnsi="Calibri" w:cs="Calibri"/>
              </w:rPr>
              <w:t>Click here to access the Legal home page on Abbott World.</w:t>
            </w:r>
          </w:p>
        </w:tc>
        <w:tc>
          <w:tcPr>
            <w:tcW w:w="6000" w:type="dxa"/>
          </w:tcPr>
          <w:p w14:paraId="7702FACB"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Divisi Hukum</w:t>
            </w:r>
          </w:p>
          <w:p w14:paraId="485C2958"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Hubungi Divisi Hukum dengan pertanyaan atau kekhawatiran tentang implikasi hukum penyuapan dan korupsi.</w:t>
            </w:r>
          </w:p>
          <w:p w14:paraId="12AAE884" w14:textId="77777777" w:rsidR="00764DBF" w:rsidRPr="00D93C15" w:rsidRDefault="00C80D61" w:rsidP="006913DA">
            <w:pPr>
              <w:numPr>
                <w:ilvl w:val="0"/>
                <w:numId w:val="6"/>
              </w:numPr>
              <w:spacing w:before="100" w:beforeAutospacing="1" w:after="100" w:afterAutospacing="1"/>
              <w:ind w:left="750" w:right="30"/>
              <w:rPr>
                <w:rFonts w:ascii="Calibri" w:eastAsia="Times New Roman" w:hAnsi="Calibri" w:cs="Calibri"/>
              </w:rPr>
            </w:pPr>
            <w:r w:rsidRPr="00D93C15">
              <w:rPr>
                <w:rFonts w:ascii="Calibri" w:eastAsia="Calibri" w:hAnsi="Calibri" w:cs="Calibri"/>
                <w:lang w:val="id-ID"/>
              </w:rPr>
              <w:t>Klik di sini untuk mengakses laman beranda Hukum pada Abbott World.</w:t>
            </w:r>
          </w:p>
        </w:tc>
      </w:tr>
      <w:tr w:rsidR="00EC5996" w:rsidRPr="00D93C15" w14:paraId="699E6168" w14:textId="77777777" w:rsidTr="006913DA">
        <w:tc>
          <w:tcPr>
            <w:tcW w:w="1353" w:type="dxa"/>
            <w:shd w:val="clear" w:color="auto" w:fill="C1E4F5"/>
            <w:tcMar>
              <w:top w:w="120" w:type="dxa"/>
              <w:left w:w="180" w:type="dxa"/>
              <w:bottom w:w="120" w:type="dxa"/>
              <w:right w:w="180" w:type="dxa"/>
            </w:tcMar>
            <w:hideMark/>
          </w:tcPr>
          <w:p w14:paraId="38AF2196" w14:textId="77777777" w:rsidR="00764DBF" w:rsidRPr="00D93C15" w:rsidRDefault="00C80D61" w:rsidP="00764DBF">
            <w:pPr>
              <w:spacing w:before="30" w:after="30"/>
              <w:ind w:left="30" w:right="30"/>
              <w:rPr>
                <w:rFonts w:ascii="Calibri" w:eastAsia="Times New Roman" w:hAnsi="Calibri" w:cs="Calibri"/>
                <w:sz w:val="16"/>
              </w:rPr>
            </w:pPr>
            <w:hyperlink r:id="rId218" w:tgtFrame="_blank" w:history="1">
              <w:r w:rsidRPr="00D93C15">
                <w:rPr>
                  <w:rFonts w:ascii="Calibri" w:eastAsia="Times New Roman" w:hAnsi="Calibri" w:cs="Calibri"/>
                  <w:color w:val="0000FF"/>
                  <w:sz w:val="16"/>
                  <w:u w:val="single"/>
                </w:rPr>
                <w:t>Screen 18</w:t>
              </w:r>
            </w:hyperlink>
            <w:r w:rsidRPr="00D93C15">
              <w:rPr>
                <w:rFonts w:ascii="Calibri" w:eastAsia="Times New Roman" w:hAnsi="Calibri" w:cs="Calibri"/>
                <w:sz w:val="16"/>
              </w:rPr>
              <w:t xml:space="preserve"> </w:t>
            </w:r>
          </w:p>
          <w:p w14:paraId="31A84C9D" w14:textId="77777777" w:rsidR="00764DBF" w:rsidRPr="00D93C15" w:rsidRDefault="00C80D61" w:rsidP="00764DBF">
            <w:pPr>
              <w:ind w:left="30" w:right="30"/>
              <w:rPr>
                <w:rFonts w:ascii="Calibri" w:eastAsia="Times New Roman" w:hAnsi="Calibri" w:cs="Calibri"/>
                <w:sz w:val="16"/>
              </w:rPr>
            </w:pPr>
            <w:hyperlink r:id="rId219" w:tgtFrame="_blank" w:history="1">
              <w:r w:rsidRPr="00D93C15">
                <w:rPr>
                  <w:rFonts w:ascii="Calibri" w:eastAsia="Times New Roman" w:hAnsi="Calibri" w:cs="Calibri"/>
                  <w:color w:val="0000FF"/>
                  <w:sz w:val="16"/>
                  <w:u w:val="single"/>
                </w:rPr>
                <w:t>113_C_200</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08FE3B3"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OTHER RESOURCES</w:t>
            </w:r>
          </w:p>
          <w:p w14:paraId="4B1F1A80"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There are many other resources available to you:</w:t>
            </w:r>
          </w:p>
          <w:p w14:paraId="03487D7D"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Finance – If your question is about accounting or finance, contact your local Finance department.</w:t>
            </w:r>
          </w:p>
          <w:p w14:paraId="0F02E7D9"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Corporate Audit – If you have specific concerns regarding accounting, internal accounting controls, or auditing matters, promptly report them to Corporate Audit or the OEC.</w:t>
            </w:r>
          </w:p>
          <w:p w14:paraId="7D853597"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Abbott Quality and Regulatory – If you have questions about the quality and safety of our products, contact your local Quality or Regulatory department.</w:t>
            </w:r>
          </w:p>
          <w:p w14:paraId="7A65D6D1"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 xml:space="preserve">Global Environment, Health, and Safety – Contact a Global Environment, Health, and Safety representative if </w:t>
            </w:r>
            <w:r w:rsidRPr="00D93C15">
              <w:rPr>
                <w:rFonts w:ascii="Calibri" w:eastAsia="Times New Roman" w:hAnsi="Calibri" w:cs="Calibri"/>
              </w:rPr>
              <w:lastRenderedPageBreak/>
              <w:t>you have questions about a physical site and potential dangers.</w:t>
            </w:r>
          </w:p>
          <w:p w14:paraId="2FEEFE99"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Global Procurement – If you have questions about supplier relations, contact Global Procurement.</w:t>
            </w:r>
          </w:p>
        </w:tc>
        <w:tc>
          <w:tcPr>
            <w:tcW w:w="6000" w:type="dxa"/>
          </w:tcPr>
          <w:p w14:paraId="7EA9F1FE"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SUMBER DAYA LAINNYA</w:t>
            </w:r>
          </w:p>
          <w:p w14:paraId="58B5A93D"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Terdapat banyak sumber daya lainnya yang tersedia bagi Anda:</w:t>
            </w:r>
          </w:p>
          <w:p w14:paraId="4C2A6EB0"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Keuangan – Apabila pertanyaan Anda mengenai akuntansi atau keuangan, hubungi departemen Keuangan setempat Anda.</w:t>
            </w:r>
          </w:p>
          <w:p w14:paraId="12E53480"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Audit Perusahaan – Apabila terdapat kekhawatiran spesifik mengenai akuntansi, kendali akuntansi internal, atau masalah audit, segera laporkan ke Audit Perusahaan atau OEC.</w:t>
            </w:r>
          </w:p>
          <w:p w14:paraId="7E1BCED0"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Kualitas dan Regulasi Abbott – Apabila memiliki pertanyaan mengenai kualitas dan keselamatan produk kita, hubungi departemen Kualitas atau Regulasi setempat Anda.</w:t>
            </w:r>
          </w:p>
          <w:p w14:paraId="0BDA0A3C"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Lingkungan, Kesehatan, dan Keselamatan Global – Hubungi perwakilan Lingkungan, Kesehatan, dan Keselamatan Global jika memiliki pertanyaan mengenai lokasi fisik dan potensi bahaya.</w:t>
            </w:r>
          </w:p>
          <w:p w14:paraId="46C75F43"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Pengadaan Global – Apabila Anda memiliki pertanyaan tentang hubungan pemasok, hubungi Pengadaan Global.</w:t>
            </w:r>
          </w:p>
        </w:tc>
      </w:tr>
      <w:tr w:rsidR="00EC5996" w:rsidRPr="00D93C15" w14:paraId="5E3594A6" w14:textId="77777777" w:rsidTr="006913DA">
        <w:tc>
          <w:tcPr>
            <w:tcW w:w="1353" w:type="dxa"/>
            <w:shd w:val="clear" w:color="auto" w:fill="C1E4F5"/>
            <w:tcMar>
              <w:top w:w="120" w:type="dxa"/>
              <w:left w:w="180" w:type="dxa"/>
              <w:bottom w:w="120" w:type="dxa"/>
              <w:right w:w="180" w:type="dxa"/>
            </w:tcMar>
            <w:hideMark/>
          </w:tcPr>
          <w:p w14:paraId="7C0BCB56" w14:textId="77777777" w:rsidR="00764DBF" w:rsidRPr="00D93C15" w:rsidRDefault="00C80D61" w:rsidP="00764DBF">
            <w:pPr>
              <w:spacing w:before="30" w:after="30"/>
              <w:ind w:left="30" w:right="30"/>
              <w:rPr>
                <w:rFonts w:ascii="Calibri" w:eastAsia="Times New Roman" w:hAnsi="Calibri" w:cs="Calibri"/>
                <w:sz w:val="16"/>
              </w:rPr>
            </w:pPr>
            <w:hyperlink r:id="rId220" w:tgtFrame="_blank" w:history="1">
              <w:r w:rsidRPr="00D93C15">
                <w:rPr>
                  <w:rFonts w:ascii="Calibri" w:eastAsia="Times New Roman" w:hAnsi="Calibri" w:cs="Calibri"/>
                  <w:color w:val="0000FF"/>
                  <w:sz w:val="16"/>
                  <w:u w:val="single"/>
                </w:rPr>
                <w:t>Screen 18</w:t>
              </w:r>
            </w:hyperlink>
            <w:r w:rsidRPr="00D93C15">
              <w:rPr>
                <w:rFonts w:ascii="Calibri" w:eastAsia="Times New Roman" w:hAnsi="Calibri" w:cs="Calibri"/>
                <w:sz w:val="16"/>
              </w:rPr>
              <w:t xml:space="preserve"> </w:t>
            </w:r>
          </w:p>
          <w:p w14:paraId="6B84AC68" w14:textId="77777777" w:rsidR="00764DBF" w:rsidRPr="00D93C15" w:rsidRDefault="00C80D61" w:rsidP="00764DBF">
            <w:pPr>
              <w:ind w:left="30" w:right="30"/>
              <w:rPr>
                <w:rFonts w:ascii="Calibri" w:eastAsia="Times New Roman" w:hAnsi="Calibri" w:cs="Calibri"/>
                <w:sz w:val="16"/>
              </w:rPr>
            </w:pPr>
            <w:hyperlink r:id="rId221" w:tgtFrame="_blank" w:history="1">
              <w:r w:rsidRPr="00D93C15">
                <w:rPr>
                  <w:rFonts w:ascii="Calibri" w:eastAsia="Times New Roman" w:hAnsi="Calibri" w:cs="Calibri"/>
                  <w:color w:val="0000FF"/>
                  <w:sz w:val="16"/>
                  <w:u w:val="single"/>
                </w:rPr>
                <w:t>114_C_200</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D70FE2"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Course Resources</w:t>
            </w:r>
          </w:p>
          <w:p w14:paraId="648945EA"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Transcript</w:t>
            </w:r>
          </w:p>
          <w:p w14:paraId="014C02AB" w14:textId="4104BE1E"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 xml:space="preserve">Click </w:t>
            </w:r>
            <w:hyperlink r:id="rId222" w:tgtFrame="_blank" w:history="1">
              <w:r w:rsidRPr="00FE2E2E">
                <w:rPr>
                  <w:rStyle w:val="Hyperlink"/>
                  <w:rFonts w:ascii="Calibri" w:eastAsia="Times New Roman" w:hAnsi="Calibri" w:cs="Calibri"/>
                </w:rPr>
                <w:t>here</w:t>
              </w:r>
            </w:hyperlink>
            <w:r w:rsidRPr="00D93C15">
              <w:rPr>
                <w:rFonts w:ascii="Calibri" w:eastAsia="Times New Roman" w:hAnsi="Calibri" w:cs="Calibri"/>
              </w:rPr>
              <w:t xml:space="preserve"> for a full transcript of the course</w:t>
            </w:r>
          </w:p>
        </w:tc>
        <w:tc>
          <w:tcPr>
            <w:tcW w:w="6000" w:type="dxa"/>
          </w:tcPr>
          <w:p w14:paraId="5C0F19BC"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Sumber Daya Kursus</w:t>
            </w:r>
          </w:p>
          <w:p w14:paraId="4A5B234E" w14:textId="77777777"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Salinan</w:t>
            </w:r>
          </w:p>
          <w:p w14:paraId="25663CC2" w14:textId="1931AAC0" w:rsidR="00764DBF"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 xml:space="preserve">Klik </w:t>
            </w:r>
            <w:hyperlink r:id="rId223" w:tgtFrame="_blank" w:history="1">
              <w:r w:rsidRPr="00143974">
                <w:rPr>
                  <w:rStyle w:val="Hyperlink"/>
                  <w:rFonts w:ascii="Calibri" w:eastAsia="Calibri" w:hAnsi="Calibri" w:cs="Calibri"/>
                  <w:lang w:val="id-ID"/>
                </w:rPr>
                <w:t>di sini</w:t>
              </w:r>
            </w:hyperlink>
            <w:r w:rsidRPr="00D93C15">
              <w:rPr>
                <w:rFonts w:ascii="Calibri" w:eastAsia="Calibri" w:hAnsi="Calibri" w:cs="Calibri"/>
                <w:lang w:val="id-ID"/>
              </w:rPr>
              <w:t xml:space="preserve"> untuk memperoleh transkrip lengkap kursus</w:t>
            </w:r>
          </w:p>
        </w:tc>
      </w:tr>
      <w:tr w:rsidR="00EC5996" w:rsidRPr="00D93C15" w14:paraId="1EE7EC30" w14:textId="77777777" w:rsidTr="006913DA">
        <w:tc>
          <w:tcPr>
            <w:tcW w:w="1353" w:type="dxa"/>
            <w:shd w:val="clear" w:color="auto" w:fill="C1E4F5"/>
            <w:tcMar>
              <w:top w:w="120" w:type="dxa"/>
              <w:left w:w="180" w:type="dxa"/>
              <w:bottom w:w="120" w:type="dxa"/>
              <w:right w:w="180" w:type="dxa"/>
            </w:tcMar>
            <w:hideMark/>
          </w:tcPr>
          <w:p w14:paraId="48948AA8"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115_toc_1</w:t>
            </w:r>
          </w:p>
        </w:tc>
        <w:tc>
          <w:tcPr>
            <w:tcW w:w="6000" w:type="dxa"/>
            <w:tcMar>
              <w:top w:w="120" w:type="dxa"/>
              <w:left w:w="180" w:type="dxa"/>
              <w:bottom w:w="120" w:type="dxa"/>
              <w:right w:w="180" w:type="dxa"/>
            </w:tcMar>
            <w:hideMark/>
          </w:tcPr>
          <w:p w14:paraId="05982D85"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Welcome</w:t>
            </w:r>
          </w:p>
        </w:tc>
        <w:tc>
          <w:tcPr>
            <w:tcW w:w="6000" w:type="dxa"/>
          </w:tcPr>
          <w:p w14:paraId="3A16FCAB"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Selamat Datang</w:t>
            </w:r>
          </w:p>
        </w:tc>
      </w:tr>
      <w:tr w:rsidR="00EC5996" w:rsidRPr="00D93C15" w14:paraId="17C5BF9A" w14:textId="77777777" w:rsidTr="006913DA">
        <w:tc>
          <w:tcPr>
            <w:tcW w:w="1353" w:type="dxa"/>
            <w:shd w:val="clear" w:color="auto" w:fill="C1E4F5"/>
            <w:tcMar>
              <w:top w:w="120" w:type="dxa"/>
              <w:left w:w="180" w:type="dxa"/>
              <w:bottom w:w="120" w:type="dxa"/>
              <w:right w:w="180" w:type="dxa"/>
            </w:tcMar>
            <w:hideMark/>
          </w:tcPr>
          <w:p w14:paraId="425CAC87"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116_toc_2</w:t>
            </w:r>
          </w:p>
        </w:tc>
        <w:tc>
          <w:tcPr>
            <w:tcW w:w="6000" w:type="dxa"/>
            <w:tcMar>
              <w:top w:w="120" w:type="dxa"/>
              <w:left w:w="180" w:type="dxa"/>
              <w:bottom w:w="120" w:type="dxa"/>
              <w:right w:w="180" w:type="dxa"/>
            </w:tcMar>
            <w:hideMark/>
          </w:tcPr>
          <w:p w14:paraId="78538EA2"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Code of Business Conduct</w:t>
            </w:r>
          </w:p>
        </w:tc>
        <w:tc>
          <w:tcPr>
            <w:tcW w:w="6000" w:type="dxa"/>
          </w:tcPr>
          <w:p w14:paraId="3893C3A7"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Pedoman Perilaku Bisnis</w:t>
            </w:r>
          </w:p>
        </w:tc>
      </w:tr>
      <w:tr w:rsidR="00EC5996" w:rsidRPr="00D93C15" w14:paraId="42AF49AF" w14:textId="77777777" w:rsidTr="006913DA">
        <w:tc>
          <w:tcPr>
            <w:tcW w:w="1353" w:type="dxa"/>
            <w:shd w:val="clear" w:color="auto" w:fill="C1E4F5"/>
            <w:tcMar>
              <w:top w:w="120" w:type="dxa"/>
              <w:left w:w="180" w:type="dxa"/>
              <w:bottom w:w="120" w:type="dxa"/>
              <w:right w:w="180" w:type="dxa"/>
            </w:tcMar>
            <w:hideMark/>
          </w:tcPr>
          <w:p w14:paraId="185439EF"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117_toc_3</w:t>
            </w:r>
          </w:p>
        </w:tc>
        <w:tc>
          <w:tcPr>
            <w:tcW w:w="6000" w:type="dxa"/>
            <w:tcMar>
              <w:top w:w="120" w:type="dxa"/>
              <w:left w:w="180" w:type="dxa"/>
              <w:bottom w:w="120" w:type="dxa"/>
              <w:right w:w="180" w:type="dxa"/>
            </w:tcMar>
            <w:hideMark/>
          </w:tcPr>
          <w:p w14:paraId="723F4822"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Our Philosophy</w:t>
            </w:r>
          </w:p>
        </w:tc>
        <w:tc>
          <w:tcPr>
            <w:tcW w:w="6000" w:type="dxa"/>
          </w:tcPr>
          <w:p w14:paraId="00BF370B"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Falsafah Kita</w:t>
            </w:r>
          </w:p>
        </w:tc>
      </w:tr>
      <w:tr w:rsidR="00EC5996" w:rsidRPr="00D93C15" w14:paraId="6DB118B1" w14:textId="77777777" w:rsidTr="006913DA">
        <w:tc>
          <w:tcPr>
            <w:tcW w:w="1353" w:type="dxa"/>
            <w:shd w:val="clear" w:color="auto" w:fill="C1E4F5"/>
            <w:tcMar>
              <w:top w:w="120" w:type="dxa"/>
              <w:left w:w="180" w:type="dxa"/>
              <w:bottom w:w="120" w:type="dxa"/>
              <w:right w:w="180" w:type="dxa"/>
            </w:tcMar>
            <w:hideMark/>
          </w:tcPr>
          <w:p w14:paraId="59AA8A40"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118_toc_4</w:t>
            </w:r>
          </w:p>
        </w:tc>
        <w:tc>
          <w:tcPr>
            <w:tcW w:w="6000" w:type="dxa"/>
            <w:tcMar>
              <w:top w:w="120" w:type="dxa"/>
              <w:left w:w="180" w:type="dxa"/>
              <w:bottom w:w="120" w:type="dxa"/>
              <w:right w:w="180" w:type="dxa"/>
            </w:tcMar>
            <w:hideMark/>
          </w:tcPr>
          <w:p w14:paraId="7E86B015"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Objectives</w:t>
            </w:r>
          </w:p>
        </w:tc>
        <w:tc>
          <w:tcPr>
            <w:tcW w:w="6000" w:type="dxa"/>
          </w:tcPr>
          <w:p w14:paraId="101E18FB"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Tujuan</w:t>
            </w:r>
          </w:p>
        </w:tc>
      </w:tr>
      <w:tr w:rsidR="00EC5996" w:rsidRPr="00D93C15" w14:paraId="346C68A3" w14:textId="77777777" w:rsidTr="006913DA">
        <w:tc>
          <w:tcPr>
            <w:tcW w:w="1353" w:type="dxa"/>
            <w:shd w:val="clear" w:color="auto" w:fill="C1E4F5"/>
            <w:tcMar>
              <w:top w:w="120" w:type="dxa"/>
              <w:left w:w="180" w:type="dxa"/>
              <w:bottom w:w="120" w:type="dxa"/>
              <w:right w:w="180" w:type="dxa"/>
            </w:tcMar>
            <w:hideMark/>
          </w:tcPr>
          <w:p w14:paraId="3E0D3164"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119_toc_5</w:t>
            </w:r>
          </w:p>
        </w:tc>
        <w:tc>
          <w:tcPr>
            <w:tcW w:w="6000" w:type="dxa"/>
            <w:tcMar>
              <w:top w:w="120" w:type="dxa"/>
              <w:left w:w="180" w:type="dxa"/>
              <w:bottom w:w="120" w:type="dxa"/>
              <w:right w:w="180" w:type="dxa"/>
            </w:tcMar>
            <w:hideMark/>
          </w:tcPr>
          <w:p w14:paraId="1B2CA32B"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Table of Contents</w:t>
            </w:r>
          </w:p>
        </w:tc>
        <w:tc>
          <w:tcPr>
            <w:tcW w:w="6000" w:type="dxa"/>
          </w:tcPr>
          <w:p w14:paraId="1A7C7A4C"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Daftar Isi</w:t>
            </w:r>
          </w:p>
        </w:tc>
      </w:tr>
      <w:tr w:rsidR="00EC5996" w:rsidRPr="00D93C15" w14:paraId="2118E772" w14:textId="77777777" w:rsidTr="006913DA">
        <w:tc>
          <w:tcPr>
            <w:tcW w:w="1353" w:type="dxa"/>
            <w:shd w:val="clear" w:color="auto" w:fill="C1E4F5"/>
            <w:tcMar>
              <w:top w:w="120" w:type="dxa"/>
              <w:left w:w="180" w:type="dxa"/>
              <w:bottom w:w="120" w:type="dxa"/>
              <w:right w:w="180" w:type="dxa"/>
            </w:tcMar>
            <w:hideMark/>
          </w:tcPr>
          <w:p w14:paraId="3DF70371"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120_toc_6</w:t>
            </w:r>
          </w:p>
        </w:tc>
        <w:tc>
          <w:tcPr>
            <w:tcW w:w="6000" w:type="dxa"/>
            <w:tcMar>
              <w:top w:w="120" w:type="dxa"/>
              <w:left w:w="180" w:type="dxa"/>
              <w:bottom w:w="120" w:type="dxa"/>
              <w:right w:w="180" w:type="dxa"/>
            </w:tcMar>
            <w:hideMark/>
          </w:tcPr>
          <w:p w14:paraId="484BD1CE"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 xml:space="preserve">The Importance of Abbott’s Code of Business Conduct </w:t>
            </w:r>
          </w:p>
        </w:tc>
        <w:tc>
          <w:tcPr>
            <w:tcW w:w="6000" w:type="dxa"/>
          </w:tcPr>
          <w:p w14:paraId="1FBC97D1"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 xml:space="preserve">Pentingnya Pedoman Perilaku Bisnis Abbott </w:t>
            </w:r>
          </w:p>
        </w:tc>
      </w:tr>
      <w:tr w:rsidR="00EC5996" w:rsidRPr="00D93C15" w14:paraId="7F5C0878" w14:textId="77777777" w:rsidTr="006913DA">
        <w:tc>
          <w:tcPr>
            <w:tcW w:w="1353" w:type="dxa"/>
            <w:shd w:val="clear" w:color="auto" w:fill="C1E4F5"/>
            <w:tcMar>
              <w:top w:w="120" w:type="dxa"/>
              <w:left w:w="180" w:type="dxa"/>
              <w:bottom w:w="120" w:type="dxa"/>
              <w:right w:w="180" w:type="dxa"/>
            </w:tcMar>
            <w:hideMark/>
          </w:tcPr>
          <w:p w14:paraId="5373D4EF"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121_toc_7</w:t>
            </w:r>
          </w:p>
        </w:tc>
        <w:tc>
          <w:tcPr>
            <w:tcW w:w="6000" w:type="dxa"/>
            <w:tcMar>
              <w:top w:w="120" w:type="dxa"/>
              <w:left w:w="180" w:type="dxa"/>
              <w:bottom w:w="120" w:type="dxa"/>
              <w:right w:w="180" w:type="dxa"/>
            </w:tcMar>
            <w:hideMark/>
          </w:tcPr>
          <w:p w14:paraId="1DBCAA78"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Our Everyday Commitments</w:t>
            </w:r>
          </w:p>
        </w:tc>
        <w:tc>
          <w:tcPr>
            <w:tcW w:w="6000" w:type="dxa"/>
          </w:tcPr>
          <w:p w14:paraId="69E488AB"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Komitmen Setiap Hari Kita</w:t>
            </w:r>
          </w:p>
        </w:tc>
      </w:tr>
      <w:tr w:rsidR="00EC5996" w:rsidRPr="00D93C15" w14:paraId="2AF22E59" w14:textId="77777777" w:rsidTr="006913DA">
        <w:tc>
          <w:tcPr>
            <w:tcW w:w="1353" w:type="dxa"/>
            <w:shd w:val="clear" w:color="auto" w:fill="C1E4F5"/>
            <w:tcMar>
              <w:top w:w="120" w:type="dxa"/>
              <w:left w:w="180" w:type="dxa"/>
              <w:bottom w:w="120" w:type="dxa"/>
              <w:right w:w="180" w:type="dxa"/>
            </w:tcMar>
            <w:hideMark/>
          </w:tcPr>
          <w:p w14:paraId="08BDE992"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122_toc_8</w:t>
            </w:r>
          </w:p>
        </w:tc>
        <w:tc>
          <w:tcPr>
            <w:tcW w:w="6000" w:type="dxa"/>
            <w:tcMar>
              <w:top w:w="120" w:type="dxa"/>
              <w:left w:w="180" w:type="dxa"/>
              <w:bottom w:w="120" w:type="dxa"/>
              <w:right w:w="180" w:type="dxa"/>
            </w:tcMar>
            <w:hideMark/>
          </w:tcPr>
          <w:p w14:paraId="78B630D2"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The Importance of the Code to Our Business</w:t>
            </w:r>
          </w:p>
        </w:tc>
        <w:tc>
          <w:tcPr>
            <w:tcW w:w="6000" w:type="dxa"/>
          </w:tcPr>
          <w:p w14:paraId="007BDDA2"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Pentingnya Pedoman dalam Bisnis Kita</w:t>
            </w:r>
          </w:p>
        </w:tc>
      </w:tr>
      <w:tr w:rsidR="00EC5996" w:rsidRPr="00D93C15" w14:paraId="7D01012C" w14:textId="77777777" w:rsidTr="006913DA">
        <w:tc>
          <w:tcPr>
            <w:tcW w:w="1353" w:type="dxa"/>
            <w:shd w:val="clear" w:color="auto" w:fill="C1E4F5"/>
            <w:tcMar>
              <w:top w:w="120" w:type="dxa"/>
              <w:left w:w="180" w:type="dxa"/>
              <w:bottom w:w="120" w:type="dxa"/>
              <w:right w:w="180" w:type="dxa"/>
            </w:tcMar>
            <w:hideMark/>
          </w:tcPr>
          <w:p w14:paraId="27E8E367"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123_toc_9</w:t>
            </w:r>
          </w:p>
        </w:tc>
        <w:tc>
          <w:tcPr>
            <w:tcW w:w="6000" w:type="dxa"/>
            <w:tcMar>
              <w:top w:w="120" w:type="dxa"/>
              <w:left w:w="180" w:type="dxa"/>
              <w:bottom w:w="120" w:type="dxa"/>
              <w:right w:w="180" w:type="dxa"/>
            </w:tcMar>
            <w:hideMark/>
          </w:tcPr>
          <w:p w14:paraId="2C68A7F2"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Our Code</w:t>
            </w:r>
          </w:p>
        </w:tc>
        <w:tc>
          <w:tcPr>
            <w:tcW w:w="6000" w:type="dxa"/>
          </w:tcPr>
          <w:p w14:paraId="45FFAF9D"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Pedoman Kita</w:t>
            </w:r>
          </w:p>
        </w:tc>
      </w:tr>
      <w:tr w:rsidR="00EC5996" w:rsidRPr="00D93C15" w14:paraId="32F2D89A" w14:textId="77777777" w:rsidTr="006913DA">
        <w:tc>
          <w:tcPr>
            <w:tcW w:w="1353" w:type="dxa"/>
            <w:shd w:val="clear" w:color="auto" w:fill="C1E4F5"/>
            <w:tcMar>
              <w:top w:w="120" w:type="dxa"/>
              <w:left w:w="180" w:type="dxa"/>
              <w:bottom w:w="120" w:type="dxa"/>
              <w:right w:w="180" w:type="dxa"/>
            </w:tcMar>
            <w:hideMark/>
          </w:tcPr>
          <w:p w14:paraId="2A96E321"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lastRenderedPageBreak/>
              <w:t>124_toc_10</w:t>
            </w:r>
          </w:p>
        </w:tc>
        <w:tc>
          <w:tcPr>
            <w:tcW w:w="6000" w:type="dxa"/>
            <w:tcMar>
              <w:top w:w="120" w:type="dxa"/>
              <w:left w:w="180" w:type="dxa"/>
              <w:bottom w:w="120" w:type="dxa"/>
              <w:right w:w="180" w:type="dxa"/>
            </w:tcMar>
            <w:hideMark/>
          </w:tcPr>
          <w:p w14:paraId="7994436C"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Overview</w:t>
            </w:r>
          </w:p>
        </w:tc>
        <w:tc>
          <w:tcPr>
            <w:tcW w:w="6000" w:type="dxa"/>
          </w:tcPr>
          <w:p w14:paraId="47EB8FA7"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Ikhtisar</w:t>
            </w:r>
          </w:p>
        </w:tc>
      </w:tr>
      <w:tr w:rsidR="00EC5996" w:rsidRPr="00D93C15" w14:paraId="0FA57EED" w14:textId="77777777" w:rsidTr="006913DA">
        <w:tc>
          <w:tcPr>
            <w:tcW w:w="1353" w:type="dxa"/>
            <w:shd w:val="clear" w:color="auto" w:fill="C1E4F5"/>
            <w:tcMar>
              <w:top w:w="120" w:type="dxa"/>
              <w:left w:w="180" w:type="dxa"/>
              <w:bottom w:w="120" w:type="dxa"/>
              <w:right w:w="180" w:type="dxa"/>
            </w:tcMar>
            <w:hideMark/>
          </w:tcPr>
          <w:p w14:paraId="296C6B1B"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125_toc_11</w:t>
            </w:r>
          </w:p>
        </w:tc>
        <w:tc>
          <w:tcPr>
            <w:tcW w:w="6000" w:type="dxa"/>
            <w:tcMar>
              <w:top w:w="120" w:type="dxa"/>
              <w:left w:w="180" w:type="dxa"/>
              <w:bottom w:w="120" w:type="dxa"/>
              <w:right w:w="180" w:type="dxa"/>
            </w:tcMar>
            <w:hideMark/>
          </w:tcPr>
          <w:p w14:paraId="3F55B882"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Our Customers</w:t>
            </w:r>
          </w:p>
        </w:tc>
        <w:tc>
          <w:tcPr>
            <w:tcW w:w="6000" w:type="dxa"/>
          </w:tcPr>
          <w:p w14:paraId="56943AED"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Pelanggan Kita</w:t>
            </w:r>
          </w:p>
        </w:tc>
      </w:tr>
      <w:tr w:rsidR="00EC5996" w:rsidRPr="00D93C15" w14:paraId="1A168370" w14:textId="77777777" w:rsidTr="006913DA">
        <w:tc>
          <w:tcPr>
            <w:tcW w:w="1353" w:type="dxa"/>
            <w:shd w:val="clear" w:color="auto" w:fill="C1E4F5"/>
            <w:tcMar>
              <w:top w:w="120" w:type="dxa"/>
              <w:left w:w="180" w:type="dxa"/>
              <w:bottom w:w="120" w:type="dxa"/>
              <w:right w:w="180" w:type="dxa"/>
            </w:tcMar>
            <w:hideMark/>
          </w:tcPr>
          <w:p w14:paraId="5B0301FE"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126_toc_12</w:t>
            </w:r>
          </w:p>
        </w:tc>
        <w:tc>
          <w:tcPr>
            <w:tcW w:w="6000" w:type="dxa"/>
            <w:tcMar>
              <w:top w:w="120" w:type="dxa"/>
              <w:left w:w="180" w:type="dxa"/>
              <w:bottom w:w="120" w:type="dxa"/>
              <w:right w:w="180" w:type="dxa"/>
            </w:tcMar>
            <w:hideMark/>
          </w:tcPr>
          <w:p w14:paraId="1D705A72"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Our Products</w:t>
            </w:r>
          </w:p>
        </w:tc>
        <w:tc>
          <w:tcPr>
            <w:tcW w:w="6000" w:type="dxa"/>
          </w:tcPr>
          <w:p w14:paraId="7A4A93D6"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Produk Kita</w:t>
            </w:r>
          </w:p>
        </w:tc>
      </w:tr>
      <w:tr w:rsidR="00EC5996" w:rsidRPr="00D93C15" w14:paraId="61DE41DF" w14:textId="77777777" w:rsidTr="006913DA">
        <w:tc>
          <w:tcPr>
            <w:tcW w:w="1353" w:type="dxa"/>
            <w:shd w:val="clear" w:color="auto" w:fill="C1E4F5"/>
            <w:tcMar>
              <w:top w:w="120" w:type="dxa"/>
              <w:left w:w="180" w:type="dxa"/>
              <w:bottom w:w="120" w:type="dxa"/>
              <w:right w:w="180" w:type="dxa"/>
            </w:tcMar>
            <w:hideMark/>
          </w:tcPr>
          <w:p w14:paraId="6CBD1B8E"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127_toc_13</w:t>
            </w:r>
          </w:p>
        </w:tc>
        <w:tc>
          <w:tcPr>
            <w:tcW w:w="6000" w:type="dxa"/>
            <w:tcMar>
              <w:top w:w="120" w:type="dxa"/>
              <w:left w:w="180" w:type="dxa"/>
              <w:bottom w:w="120" w:type="dxa"/>
              <w:right w:w="180" w:type="dxa"/>
            </w:tcMar>
            <w:hideMark/>
          </w:tcPr>
          <w:p w14:paraId="2DD6F572"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Advancing Science</w:t>
            </w:r>
          </w:p>
        </w:tc>
        <w:tc>
          <w:tcPr>
            <w:tcW w:w="6000" w:type="dxa"/>
          </w:tcPr>
          <w:p w14:paraId="2A92EEC2"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Memajukan Sains</w:t>
            </w:r>
          </w:p>
        </w:tc>
      </w:tr>
      <w:tr w:rsidR="00EC5996" w:rsidRPr="00D93C15" w14:paraId="5504E30D" w14:textId="77777777" w:rsidTr="006913DA">
        <w:tc>
          <w:tcPr>
            <w:tcW w:w="1353" w:type="dxa"/>
            <w:shd w:val="clear" w:color="auto" w:fill="C1E4F5"/>
            <w:tcMar>
              <w:top w:w="120" w:type="dxa"/>
              <w:left w:w="180" w:type="dxa"/>
              <w:bottom w:w="120" w:type="dxa"/>
              <w:right w:w="180" w:type="dxa"/>
            </w:tcMar>
            <w:hideMark/>
          </w:tcPr>
          <w:p w14:paraId="2691E719"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128_toc_14</w:t>
            </w:r>
          </w:p>
        </w:tc>
        <w:tc>
          <w:tcPr>
            <w:tcW w:w="6000" w:type="dxa"/>
            <w:tcMar>
              <w:top w:w="120" w:type="dxa"/>
              <w:left w:w="180" w:type="dxa"/>
              <w:bottom w:w="120" w:type="dxa"/>
              <w:right w:w="180" w:type="dxa"/>
            </w:tcMar>
            <w:hideMark/>
          </w:tcPr>
          <w:p w14:paraId="465B70D0"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Our People</w:t>
            </w:r>
          </w:p>
        </w:tc>
        <w:tc>
          <w:tcPr>
            <w:tcW w:w="6000" w:type="dxa"/>
          </w:tcPr>
          <w:p w14:paraId="3D03C763"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Karyawan Kita</w:t>
            </w:r>
          </w:p>
        </w:tc>
      </w:tr>
      <w:tr w:rsidR="00EC5996" w:rsidRPr="00D93C15" w14:paraId="65E342E7" w14:textId="77777777" w:rsidTr="006913DA">
        <w:tc>
          <w:tcPr>
            <w:tcW w:w="1353" w:type="dxa"/>
            <w:shd w:val="clear" w:color="auto" w:fill="C1E4F5"/>
            <w:tcMar>
              <w:top w:w="120" w:type="dxa"/>
              <w:left w:w="180" w:type="dxa"/>
              <w:bottom w:w="120" w:type="dxa"/>
              <w:right w:w="180" w:type="dxa"/>
            </w:tcMar>
            <w:hideMark/>
          </w:tcPr>
          <w:p w14:paraId="37874B81"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129_toc_15</w:t>
            </w:r>
          </w:p>
        </w:tc>
        <w:tc>
          <w:tcPr>
            <w:tcW w:w="6000" w:type="dxa"/>
            <w:tcMar>
              <w:top w:w="120" w:type="dxa"/>
              <w:left w:w="180" w:type="dxa"/>
              <w:bottom w:w="120" w:type="dxa"/>
              <w:right w:w="180" w:type="dxa"/>
            </w:tcMar>
            <w:hideMark/>
          </w:tcPr>
          <w:p w14:paraId="5C686F46"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Our Communities</w:t>
            </w:r>
          </w:p>
        </w:tc>
        <w:tc>
          <w:tcPr>
            <w:tcW w:w="6000" w:type="dxa"/>
          </w:tcPr>
          <w:p w14:paraId="2D81C159"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Komunitas Kita</w:t>
            </w:r>
          </w:p>
        </w:tc>
      </w:tr>
      <w:tr w:rsidR="00EC5996" w:rsidRPr="00D93C15" w14:paraId="125FC212" w14:textId="77777777" w:rsidTr="006913DA">
        <w:tc>
          <w:tcPr>
            <w:tcW w:w="1353" w:type="dxa"/>
            <w:shd w:val="clear" w:color="auto" w:fill="C1E4F5"/>
            <w:tcMar>
              <w:top w:w="120" w:type="dxa"/>
              <w:left w:w="180" w:type="dxa"/>
              <w:bottom w:w="120" w:type="dxa"/>
              <w:right w:w="180" w:type="dxa"/>
            </w:tcMar>
            <w:hideMark/>
          </w:tcPr>
          <w:p w14:paraId="5A8A945F"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130_toc_16</w:t>
            </w:r>
          </w:p>
        </w:tc>
        <w:tc>
          <w:tcPr>
            <w:tcW w:w="6000" w:type="dxa"/>
            <w:tcMar>
              <w:top w:w="120" w:type="dxa"/>
              <w:left w:w="180" w:type="dxa"/>
              <w:bottom w:w="120" w:type="dxa"/>
              <w:right w:w="180" w:type="dxa"/>
            </w:tcMar>
            <w:hideMark/>
          </w:tcPr>
          <w:p w14:paraId="116AF567"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How we Operate</w:t>
            </w:r>
          </w:p>
        </w:tc>
        <w:tc>
          <w:tcPr>
            <w:tcW w:w="6000" w:type="dxa"/>
          </w:tcPr>
          <w:p w14:paraId="4F5531AE"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Bagaimana kita Beroperasi</w:t>
            </w:r>
          </w:p>
        </w:tc>
      </w:tr>
      <w:tr w:rsidR="00EC5996" w:rsidRPr="00D93C15" w14:paraId="69B072CB" w14:textId="77777777" w:rsidTr="006913DA">
        <w:tc>
          <w:tcPr>
            <w:tcW w:w="1353" w:type="dxa"/>
            <w:shd w:val="clear" w:color="auto" w:fill="C1E4F5"/>
            <w:tcMar>
              <w:top w:w="120" w:type="dxa"/>
              <w:left w:w="180" w:type="dxa"/>
              <w:bottom w:w="120" w:type="dxa"/>
              <w:right w:w="180" w:type="dxa"/>
            </w:tcMar>
            <w:hideMark/>
          </w:tcPr>
          <w:p w14:paraId="7EA4E88E"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131_toc_17</w:t>
            </w:r>
          </w:p>
        </w:tc>
        <w:tc>
          <w:tcPr>
            <w:tcW w:w="6000" w:type="dxa"/>
            <w:tcMar>
              <w:top w:w="120" w:type="dxa"/>
              <w:left w:w="180" w:type="dxa"/>
              <w:bottom w:w="120" w:type="dxa"/>
              <w:right w:w="180" w:type="dxa"/>
            </w:tcMar>
            <w:hideMark/>
          </w:tcPr>
          <w:p w14:paraId="177A7C62"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 xml:space="preserve">Your Commitment </w:t>
            </w:r>
          </w:p>
        </w:tc>
        <w:tc>
          <w:tcPr>
            <w:tcW w:w="6000" w:type="dxa"/>
          </w:tcPr>
          <w:p w14:paraId="51028B8D"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 xml:space="preserve">Komitmen Anda </w:t>
            </w:r>
          </w:p>
        </w:tc>
      </w:tr>
      <w:tr w:rsidR="00EC5996" w:rsidRPr="00D93C15" w14:paraId="3192CAF8" w14:textId="77777777" w:rsidTr="006913DA">
        <w:tc>
          <w:tcPr>
            <w:tcW w:w="1353" w:type="dxa"/>
            <w:shd w:val="clear" w:color="auto" w:fill="C1E4F5"/>
            <w:tcMar>
              <w:top w:w="120" w:type="dxa"/>
              <w:left w:w="180" w:type="dxa"/>
              <w:bottom w:w="120" w:type="dxa"/>
              <w:right w:w="180" w:type="dxa"/>
            </w:tcMar>
            <w:hideMark/>
          </w:tcPr>
          <w:p w14:paraId="3130B608"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132_toc_18</w:t>
            </w:r>
          </w:p>
        </w:tc>
        <w:tc>
          <w:tcPr>
            <w:tcW w:w="6000" w:type="dxa"/>
            <w:tcMar>
              <w:top w:w="120" w:type="dxa"/>
              <w:left w:w="180" w:type="dxa"/>
              <w:bottom w:w="120" w:type="dxa"/>
              <w:right w:w="180" w:type="dxa"/>
            </w:tcMar>
            <w:hideMark/>
          </w:tcPr>
          <w:p w14:paraId="34C4140B"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Your Commitment</w:t>
            </w:r>
          </w:p>
        </w:tc>
        <w:tc>
          <w:tcPr>
            <w:tcW w:w="6000" w:type="dxa"/>
          </w:tcPr>
          <w:p w14:paraId="6141BA3E"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Komitmen Anda</w:t>
            </w:r>
          </w:p>
        </w:tc>
      </w:tr>
      <w:tr w:rsidR="00EC5996" w:rsidRPr="00D93C15" w14:paraId="7161F618" w14:textId="77777777" w:rsidTr="006913DA">
        <w:tc>
          <w:tcPr>
            <w:tcW w:w="1353" w:type="dxa"/>
            <w:shd w:val="clear" w:color="auto" w:fill="C1E4F5"/>
            <w:tcMar>
              <w:top w:w="120" w:type="dxa"/>
              <w:left w:w="180" w:type="dxa"/>
              <w:bottom w:w="120" w:type="dxa"/>
              <w:right w:w="180" w:type="dxa"/>
            </w:tcMar>
            <w:hideMark/>
          </w:tcPr>
          <w:p w14:paraId="67815BE4"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133_toc_19</w:t>
            </w:r>
          </w:p>
        </w:tc>
        <w:tc>
          <w:tcPr>
            <w:tcW w:w="6000" w:type="dxa"/>
            <w:tcMar>
              <w:top w:w="120" w:type="dxa"/>
              <w:left w:w="180" w:type="dxa"/>
              <w:bottom w:w="120" w:type="dxa"/>
              <w:right w:w="180" w:type="dxa"/>
            </w:tcMar>
            <w:hideMark/>
          </w:tcPr>
          <w:p w14:paraId="68AF24D3"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Knowledge Check</w:t>
            </w:r>
          </w:p>
        </w:tc>
        <w:tc>
          <w:tcPr>
            <w:tcW w:w="6000" w:type="dxa"/>
          </w:tcPr>
          <w:p w14:paraId="22249B2E"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Uji Pengetahuan</w:t>
            </w:r>
          </w:p>
        </w:tc>
      </w:tr>
      <w:tr w:rsidR="00EC5996" w:rsidRPr="00D93C15" w14:paraId="28943135" w14:textId="77777777" w:rsidTr="006913DA">
        <w:tc>
          <w:tcPr>
            <w:tcW w:w="1353" w:type="dxa"/>
            <w:shd w:val="clear" w:color="auto" w:fill="C1E4F5"/>
            <w:tcMar>
              <w:top w:w="120" w:type="dxa"/>
              <w:left w:w="180" w:type="dxa"/>
              <w:bottom w:w="120" w:type="dxa"/>
              <w:right w:w="180" w:type="dxa"/>
            </w:tcMar>
            <w:hideMark/>
          </w:tcPr>
          <w:p w14:paraId="562AF45F"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134_toc_20</w:t>
            </w:r>
          </w:p>
        </w:tc>
        <w:tc>
          <w:tcPr>
            <w:tcW w:w="6000" w:type="dxa"/>
            <w:tcMar>
              <w:top w:w="120" w:type="dxa"/>
              <w:left w:w="180" w:type="dxa"/>
              <w:bottom w:w="120" w:type="dxa"/>
              <w:right w:w="180" w:type="dxa"/>
            </w:tcMar>
            <w:hideMark/>
          </w:tcPr>
          <w:p w14:paraId="48EDD1E1"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Introduction</w:t>
            </w:r>
          </w:p>
        </w:tc>
        <w:tc>
          <w:tcPr>
            <w:tcW w:w="6000" w:type="dxa"/>
          </w:tcPr>
          <w:p w14:paraId="669977C2"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Pendahuluan</w:t>
            </w:r>
          </w:p>
        </w:tc>
      </w:tr>
      <w:tr w:rsidR="00EC5996" w:rsidRPr="00D93C15" w14:paraId="72A90B88" w14:textId="77777777" w:rsidTr="006913DA">
        <w:tc>
          <w:tcPr>
            <w:tcW w:w="1353" w:type="dxa"/>
            <w:shd w:val="clear" w:color="auto" w:fill="C1E4F5"/>
            <w:tcMar>
              <w:top w:w="120" w:type="dxa"/>
              <w:left w:w="180" w:type="dxa"/>
              <w:bottom w:w="120" w:type="dxa"/>
              <w:right w:w="180" w:type="dxa"/>
            </w:tcMar>
            <w:hideMark/>
          </w:tcPr>
          <w:p w14:paraId="58308F07"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135_toc_21</w:t>
            </w:r>
          </w:p>
        </w:tc>
        <w:tc>
          <w:tcPr>
            <w:tcW w:w="6000" w:type="dxa"/>
            <w:tcMar>
              <w:top w:w="120" w:type="dxa"/>
              <w:left w:w="180" w:type="dxa"/>
              <w:bottom w:w="120" w:type="dxa"/>
              <w:right w:w="180" w:type="dxa"/>
            </w:tcMar>
            <w:hideMark/>
          </w:tcPr>
          <w:p w14:paraId="59EBD20A"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Assessment</w:t>
            </w:r>
          </w:p>
        </w:tc>
        <w:tc>
          <w:tcPr>
            <w:tcW w:w="6000" w:type="dxa"/>
          </w:tcPr>
          <w:p w14:paraId="46E5A2F2"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Penilaian</w:t>
            </w:r>
          </w:p>
        </w:tc>
      </w:tr>
      <w:tr w:rsidR="00EC5996" w:rsidRPr="00D93C15" w14:paraId="5B00279C" w14:textId="77777777" w:rsidTr="006913DA">
        <w:tc>
          <w:tcPr>
            <w:tcW w:w="1353" w:type="dxa"/>
            <w:shd w:val="clear" w:color="auto" w:fill="C1E4F5"/>
            <w:tcMar>
              <w:top w:w="120" w:type="dxa"/>
              <w:left w:w="180" w:type="dxa"/>
              <w:bottom w:w="120" w:type="dxa"/>
              <w:right w:w="180" w:type="dxa"/>
            </w:tcMar>
            <w:hideMark/>
          </w:tcPr>
          <w:p w14:paraId="5A2C56A4"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136_toc_22</w:t>
            </w:r>
          </w:p>
        </w:tc>
        <w:tc>
          <w:tcPr>
            <w:tcW w:w="6000" w:type="dxa"/>
            <w:tcMar>
              <w:top w:w="120" w:type="dxa"/>
              <w:left w:w="180" w:type="dxa"/>
              <w:bottom w:w="120" w:type="dxa"/>
              <w:right w:w="180" w:type="dxa"/>
            </w:tcMar>
            <w:hideMark/>
          </w:tcPr>
          <w:p w14:paraId="7204C3B1"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Feedback</w:t>
            </w:r>
          </w:p>
        </w:tc>
        <w:tc>
          <w:tcPr>
            <w:tcW w:w="6000" w:type="dxa"/>
          </w:tcPr>
          <w:p w14:paraId="3BD44FA4"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Masukan</w:t>
            </w:r>
          </w:p>
        </w:tc>
      </w:tr>
      <w:tr w:rsidR="00EC5996" w:rsidRPr="00D93C15" w14:paraId="3FAA967B" w14:textId="77777777" w:rsidTr="006913DA">
        <w:tc>
          <w:tcPr>
            <w:tcW w:w="1353" w:type="dxa"/>
            <w:shd w:val="clear" w:color="auto" w:fill="C1E4F5"/>
            <w:tcMar>
              <w:top w:w="120" w:type="dxa"/>
              <w:left w:w="180" w:type="dxa"/>
              <w:bottom w:w="120" w:type="dxa"/>
              <w:right w:w="180" w:type="dxa"/>
            </w:tcMar>
            <w:hideMark/>
          </w:tcPr>
          <w:p w14:paraId="2FFC6E21"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137_toc_23</w:t>
            </w:r>
          </w:p>
        </w:tc>
        <w:tc>
          <w:tcPr>
            <w:tcW w:w="6000" w:type="dxa"/>
            <w:tcMar>
              <w:top w:w="120" w:type="dxa"/>
              <w:left w:w="180" w:type="dxa"/>
              <w:bottom w:w="120" w:type="dxa"/>
              <w:right w:w="180" w:type="dxa"/>
            </w:tcMar>
            <w:hideMark/>
          </w:tcPr>
          <w:p w14:paraId="0219B565"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Survey</w:t>
            </w:r>
          </w:p>
        </w:tc>
        <w:tc>
          <w:tcPr>
            <w:tcW w:w="6000" w:type="dxa"/>
          </w:tcPr>
          <w:p w14:paraId="2F508928"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Survei</w:t>
            </w:r>
          </w:p>
        </w:tc>
      </w:tr>
      <w:tr w:rsidR="00EC5996" w:rsidRPr="001315CD" w14:paraId="1606CAA3" w14:textId="77777777" w:rsidTr="006913DA">
        <w:tc>
          <w:tcPr>
            <w:tcW w:w="1353" w:type="dxa"/>
            <w:shd w:val="clear" w:color="auto" w:fill="C1E4F5"/>
            <w:tcMar>
              <w:top w:w="120" w:type="dxa"/>
              <w:left w:w="180" w:type="dxa"/>
              <w:bottom w:w="120" w:type="dxa"/>
              <w:right w:w="180" w:type="dxa"/>
            </w:tcMar>
            <w:hideMark/>
          </w:tcPr>
          <w:p w14:paraId="0E5BBA16"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138_string_1</w:t>
            </w:r>
          </w:p>
        </w:tc>
        <w:tc>
          <w:tcPr>
            <w:tcW w:w="6000" w:type="dxa"/>
            <w:tcMar>
              <w:top w:w="120" w:type="dxa"/>
              <w:left w:w="180" w:type="dxa"/>
              <w:bottom w:w="120" w:type="dxa"/>
              <w:right w:w="180" w:type="dxa"/>
            </w:tcMar>
            <w:hideMark/>
          </w:tcPr>
          <w:p w14:paraId="6FFEA9D1"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17C5B03D" w14:textId="77777777" w:rsidR="00315D6E" w:rsidRPr="001315CD" w:rsidRDefault="00C80D61" w:rsidP="006913DA">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 xml:space="preserve">Kursus tidak dapat menghubungi LMS. Klik “OK” untuk melanjutkan dan meninjau kursus. Perhatikan, Sertifikasi Kursus mungkin tidak tersedia. Klik “Batal” untuk keluar </w:t>
            </w:r>
          </w:p>
        </w:tc>
      </w:tr>
      <w:tr w:rsidR="00EC5996" w:rsidRPr="00D93C15" w14:paraId="6D318688" w14:textId="77777777" w:rsidTr="006913DA">
        <w:tc>
          <w:tcPr>
            <w:tcW w:w="1353" w:type="dxa"/>
            <w:shd w:val="clear" w:color="auto" w:fill="C1E4F5"/>
            <w:tcMar>
              <w:top w:w="120" w:type="dxa"/>
              <w:left w:w="180" w:type="dxa"/>
              <w:bottom w:w="120" w:type="dxa"/>
              <w:right w:w="180" w:type="dxa"/>
            </w:tcMar>
            <w:hideMark/>
          </w:tcPr>
          <w:p w14:paraId="1D9884B7"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lastRenderedPageBreak/>
              <w:t>139_string_2</w:t>
            </w:r>
          </w:p>
        </w:tc>
        <w:tc>
          <w:tcPr>
            <w:tcW w:w="6000" w:type="dxa"/>
            <w:tcMar>
              <w:top w:w="120" w:type="dxa"/>
              <w:left w:w="180" w:type="dxa"/>
              <w:bottom w:w="120" w:type="dxa"/>
              <w:right w:w="180" w:type="dxa"/>
            </w:tcMar>
            <w:hideMark/>
          </w:tcPr>
          <w:p w14:paraId="7F282E7A"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All questions remain unanswered</w:t>
            </w:r>
          </w:p>
        </w:tc>
        <w:tc>
          <w:tcPr>
            <w:tcW w:w="6000" w:type="dxa"/>
          </w:tcPr>
          <w:p w14:paraId="438C01E5"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Seluruh pertanyaan masih belum dijawab</w:t>
            </w:r>
          </w:p>
        </w:tc>
      </w:tr>
      <w:tr w:rsidR="00EC5996" w:rsidRPr="00D93C15" w14:paraId="507B95A1" w14:textId="77777777" w:rsidTr="006913DA">
        <w:tc>
          <w:tcPr>
            <w:tcW w:w="1353" w:type="dxa"/>
            <w:shd w:val="clear" w:color="auto" w:fill="C1E4F5"/>
            <w:tcMar>
              <w:top w:w="120" w:type="dxa"/>
              <w:left w:w="180" w:type="dxa"/>
              <w:bottom w:w="120" w:type="dxa"/>
              <w:right w:w="180" w:type="dxa"/>
            </w:tcMar>
            <w:hideMark/>
          </w:tcPr>
          <w:p w14:paraId="2002EF2B"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140_string_3</w:t>
            </w:r>
          </w:p>
        </w:tc>
        <w:tc>
          <w:tcPr>
            <w:tcW w:w="6000" w:type="dxa"/>
            <w:tcMar>
              <w:top w:w="120" w:type="dxa"/>
              <w:left w:w="180" w:type="dxa"/>
              <w:bottom w:w="120" w:type="dxa"/>
              <w:right w:w="180" w:type="dxa"/>
            </w:tcMar>
            <w:hideMark/>
          </w:tcPr>
          <w:p w14:paraId="2B9DFD7E"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Questions</w:t>
            </w:r>
          </w:p>
        </w:tc>
        <w:tc>
          <w:tcPr>
            <w:tcW w:w="6000" w:type="dxa"/>
          </w:tcPr>
          <w:p w14:paraId="67129F71"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Pertanyaan</w:t>
            </w:r>
          </w:p>
        </w:tc>
      </w:tr>
      <w:tr w:rsidR="00EC5996" w:rsidRPr="00D93C15" w14:paraId="36A79DCF" w14:textId="77777777" w:rsidTr="006913DA">
        <w:tc>
          <w:tcPr>
            <w:tcW w:w="1353" w:type="dxa"/>
            <w:shd w:val="clear" w:color="auto" w:fill="C1E4F5"/>
            <w:tcMar>
              <w:top w:w="120" w:type="dxa"/>
              <w:left w:w="180" w:type="dxa"/>
              <w:bottom w:w="120" w:type="dxa"/>
              <w:right w:w="180" w:type="dxa"/>
            </w:tcMar>
            <w:hideMark/>
          </w:tcPr>
          <w:p w14:paraId="30282AB0"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141_string_4</w:t>
            </w:r>
          </w:p>
        </w:tc>
        <w:tc>
          <w:tcPr>
            <w:tcW w:w="6000" w:type="dxa"/>
            <w:tcMar>
              <w:top w:w="120" w:type="dxa"/>
              <w:left w:w="180" w:type="dxa"/>
              <w:bottom w:w="120" w:type="dxa"/>
              <w:right w:w="180" w:type="dxa"/>
            </w:tcMar>
            <w:hideMark/>
          </w:tcPr>
          <w:p w14:paraId="0FFA7CAE"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Question</w:t>
            </w:r>
          </w:p>
        </w:tc>
        <w:tc>
          <w:tcPr>
            <w:tcW w:w="6000" w:type="dxa"/>
          </w:tcPr>
          <w:p w14:paraId="178DD16A"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Pertanyaan</w:t>
            </w:r>
          </w:p>
        </w:tc>
      </w:tr>
      <w:tr w:rsidR="00EC5996" w:rsidRPr="00D93C15" w14:paraId="6736D088" w14:textId="77777777" w:rsidTr="006913DA">
        <w:tc>
          <w:tcPr>
            <w:tcW w:w="1353" w:type="dxa"/>
            <w:shd w:val="clear" w:color="auto" w:fill="C1E4F5"/>
            <w:tcMar>
              <w:top w:w="120" w:type="dxa"/>
              <w:left w:w="180" w:type="dxa"/>
              <w:bottom w:w="120" w:type="dxa"/>
              <w:right w:w="180" w:type="dxa"/>
            </w:tcMar>
            <w:hideMark/>
          </w:tcPr>
          <w:p w14:paraId="575DE0EB"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142_string_5</w:t>
            </w:r>
          </w:p>
        </w:tc>
        <w:tc>
          <w:tcPr>
            <w:tcW w:w="6000" w:type="dxa"/>
            <w:tcMar>
              <w:top w:w="120" w:type="dxa"/>
              <w:left w:w="180" w:type="dxa"/>
              <w:bottom w:w="120" w:type="dxa"/>
              <w:right w:w="180" w:type="dxa"/>
            </w:tcMar>
            <w:hideMark/>
          </w:tcPr>
          <w:p w14:paraId="478A8597"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not answered</w:t>
            </w:r>
          </w:p>
        </w:tc>
        <w:tc>
          <w:tcPr>
            <w:tcW w:w="6000" w:type="dxa"/>
          </w:tcPr>
          <w:p w14:paraId="2833D31D"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tidak dijawab</w:t>
            </w:r>
          </w:p>
        </w:tc>
      </w:tr>
      <w:tr w:rsidR="00EC5996" w:rsidRPr="00D93C15" w14:paraId="436E2088" w14:textId="77777777" w:rsidTr="006913DA">
        <w:tc>
          <w:tcPr>
            <w:tcW w:w="1353" w:type="dxa"/>
            <w:shd w:val="clear" w:color="auto" w:fill="C1E4F5"/>
            <w:tcMar>
              <w:top w:w="120" w:type="dxa"/>
              <w:left w:w="180" w:type="dxa"/>
              <w:bottom w:w="120" w:type="dxa"/>
              <w:right w:w="180" w:type="dxa"/>
            </w:tcMar>
            <w:hideMark/>
          </w:tcPr>
          <w:p w14:paraId="3CEAD8CF"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143_string_6</w:t>
            </w:r>
          </w:p>
        </w:tc>
        <w:tc>
          <w:tcPr>
            <w:tcW w:w="6000" w:type="dxa"/>
            <w:tcMar>
              <w:top w:w="120" w:type="dxa"/>
              <w:left w:w="180" w:type="dxa"/>
              <w:bottom w:w="120" w:type="dxa"/>
              <w:right w:w="180" w:type="dxa"/>
            </w:tcMar>
            <w:hideMark/>
          </w:tcPr>
          <w:p w14:paraId="188C4A27"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That's correct!</w:t>
            </w:r>
          </w:p>
        </w:tc>
        <w:tc>
          <w:tcPr>
            <w:tcW w:w="6000" w:type="dxa"/>
          </w:tcPr>
          <w:p w14:paraId="5905828C"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Benar!</w:t>
            </w:r>
          </w:p>
        </w:tc>
      </w:tr>
      <w:tr w:rsidR="00EC5996" w:rsidRPr="00D93C15" w14:paraId="16836D87" w14:textId="77777777" w:rsidTr="006913DA">
        <w:tc>
          <w:tcPr>
            <w:tcW w:w="1353" w:type="dxa"/>
            <w:shd w:val="clear" w:color="auto" w:fill="C1E4F5"/>
            <w:tcMar>
              <w:top w:w="120" w:type="dxa"/>
              <w:left w:w="180" w:type="dxa"/>
              <w:bottom w:w="120" w:type="dxa"/>
              <w:right w:w="180" w:type="dxa"/>
            </w:tcMar>
            <w:hideMark/>
          </w:tcPr>
          <w:p w14:paraId="72E2DBEB"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144_string_7</w:t>
            </w:r>
          </w:p>
        </w:tc>
        <w:tc>
          <w:tcPr>
            <w:tcW w:w="6000" w:type="dxa"/>
            <w:tcMar>
              <w:top w:w="120" w:type="dxa"/>
              <w:left w:w="180" w:type="dxa"/>
              <w:bottom w:w="120" w:type="dxa"/>
              <w:right w:w="180" w:type="dxa"/>
            </w:tcMar>
            <w:hideMark/>
          </w:tcPr>
          <w:p w14:paraId="041BB066"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That's not correct!</w:t>
            </w:r>
          </w:p>
        </w:tc>
        <w:tc>
          <w:tcPr>
            <w:tcW w:w="6000" w:type="dxa"/>
          </w:tcPr>
          <w:p w14:paraId="354AED6E"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Tidak benar!</w:t>
            </w:r>
          </w:p>
        </w:tc>
      </w:tr>
      <w:tr w:rsidR="00EC5996" w:rsidRPr="00D93C15" w14:paraId="6AA7F1C9" w14:textId="77777777" w:rsidTr="006913DA">
        <w:tc>
          <w:tcPr>
            <w:tcW w:w="1353" w:type="dxa"/>
            <w:shd w:val="clear" w:color="auto" w:fill="C1E4F5"/>
            <w:tcMar>
              <w:top w:w="120" w:type="dxa"/>
              <w:left w:w="180" w:type="dxa"/>
              <w:bottom w:w="120" w:type="dxa"/>
              <w:right w:w="180" w:type="dxa"/>
            </w:tcMar>
            <w:hideMark/>
          </w:tcPr>
          <w:p w14:paraId="4B0DA258"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145_string_8</w:t>
            </w:r>
          </w:p>
        </w:tc>
        <w:tc>
          <w:tcPr>
            <w:tcW w:w="6000" w:type="dxa"/>
            <w:tcMar>
              <w:top w:w="120" w:type="dxa"/>
              <w:left w:w="180" w:type="dxa"/>
              <w:bottom w:w="120" w:type="dxa"/>
              <w:right w:w="180" w:type="dxa"/>
            </w:tcMar>
            <w:hideMark/>
          </w:tcPr>
          <w:p w14:paraId="6519DCB0"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 xml:space="preserve">Feedback: </w:t>
            </w:r>
          </w:p>
        </w:tc>
        <w:tc>
          <w:tcPr>
            <w:tcW w:w="6000" w:type="dxa"/>
          </w:tcPr>
          <w:p w14:paraId="2C343A29"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 xml:space="preserve">Masukan: </w:t>
            </w:r>
          </w:p>
        </w:tc>
      </w:tr>
      <w:tr w:rsidR="00EC5996" w:rsidRPr="00D93C15" w14:paraId="364A28CA" w14:textId="77777777" w:rsidTr="006913DA">
        <w:tc>
          <w:tcPr>
            <w:tcW w:w="1353" w:type="dxa"/>
            <w:shd w:val="clear" w:color="auto" w:fill="C1E4F5"/>
            <w:tcMar>
              <w:top w:w="120" w:type="dxa"/>
              <w:left w:w="180" w:type="dxa"/>
              <w:bottom w:w="120" w:type="dxa"/>
              <w:right w:w="180" w:type="dxa"/>
            </w:tcMar>
            <w:hideMark/>
          </w:tcPr>
          <w:p w14:paraId="47F3A361"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146_string_9</w:t>
            </w:r>
          </w:p>
        </w:tc>
        <w:tc>
          <w:tcPr>
            <w:tcW w:w="6000" w:type="dxa"/>
            <w:tcMar>
              <w:top w:w="120" w:type="dxa"/>
              <w:left w:w="180" w:type="dxa"/>
              <w:bottom w:w="120" w:type="dxa"/>
              <w:right w:w="180" w:type="dxa"/>
            </w:tcMar>
            <w:hideMark/>
          </w:tcPr>
          <w:p w14:paraId="68CFA7A3"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Code of Business Conduct</w:t>
            </w:r>
          </w:p>
        </w:tc>
        <w:tc>
          <w:tcPr>
            <w:tcW w:w="6000" w:type="dxa"/>
          </w:tcPr>
          <w:p w14:paraId="015F0B89"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Pedoman Perilaku Bisnis</w:t>
            </w:r>
          </w:p>
        </w:tc>
      </w:tr>
      <w:tr w:rsidR="00EC5996" w:rsidRPr="00D93C15" w14:paraId="7F6E796C" w14:textId="77777777" w:rsidTr="006913DA">
        <w:tc>
          <w:tcPr>
            <w:tcW w:w="1353" w:type="dxa"/>
            <w:shd w:val="clear" w:color="auto" w:fill="C1E4F5"/>
            <w:tcMar>
              <w:top w:w="120" w:type="dxa"/>
              <w:left w:w="180" w:type="dxa"/>
              <w:bottom w:w="120" w:type="dxa"/>
              <w:right w:w="180" w:type="dxa"/>
            </w:tcMar>
            <w:hideMark/>
          </w:tcPr>
          <w:p w14:paraId="560B92B1"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147_string_10</w:t>
            </w:r>
          </w:p>
        </w:tc>
        <w:tc>
          <w:tcPr>
            <w:tcW w:w="6000" w:type="dxa"/>
            <w:tcMar>
              <w:top w:w="120" w:type="dxa"/>
              <w:left w:w="180" w:type="dxa"/>
              <w:bottom w:w="120" w:type="dxa"/>
              <w:right w:w="180" w:type="dxa"/>
            </w:tcMar>
            <w:hideMark/>
          </w:tcPr>
          <w:p w14:paraId="15077648"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Knowledge Check</w:t>
            </w:r>
          </w:p>
        </w:tc>
        <w:tc>
          <w:tcPr>
            <w:tcW w:w="6000" w:type="dxa"/>
          </w:tcPr>
          <w:p w14:paraId="5A5163CC"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Uji Pengetahuan</w:t>
            </w:r>
          </w:p>
        </w:tc>
      </w:tr>
      <w:tr w:rsidR="00EC5996" w:rsidRPr="00D93C15" w14:paraId="542C1290" w14:textId="77777777" w:rsidTr="006913DA">
        <w:tc>
          <w:tcPr>
            <w:tcW w:w="1353" w:type="dxa"/>
            <w:shd w:val="clear" w:color="auto" w:fill="C1E4F5"/>
            <w:tcMar>
              <w:top w:w="120" w:type="dxa"/>
              <w:left w:w="180" w:type="dxa"/>
              <w:bottom w:w="120" w:type="dxa"/>
              <w:right w:w="180" w:type="dxa"/>
            </w:tcMar>
            <w:hideMark/>
          </w:tcPr>
          <w:p w14:paraId="4C352F27"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148_string_11</w:t>
            </w:r>
          </w:p>
        </w:tc>
        <w:tc>
          <w:tcPr>
            <w:tcW w:w="6000" w:type="dxa"/>
            <w:tcMar>
              <w:top w:w="120" w:type="dxa"/>
              <w:left w:w="180" w:type="dxa"/>
              <w:bottom w:w="120" w:type="dxa"/>
              <w:right w:w="180" w:type="dxa"/>
            </w:tcMar>
            <w:hideMark/>
          </w:tcPr>
          <w:p w14:paraId="2F5EBC04"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Submit</w:t>
            </w:r>
          </w:p>
        </w:tc>
        <w:tc>
          <w:tcPr>
            <w:tcW w:w="6000" w:type="dxa"/>
          </w:tcPr>
          <w:p w14:paraId="605FBEEA"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Kirim</w:t>
            </w:r>
          </w:p>
        </w:tc>
      </w:tr>
      <w:tr w:rsidR="00EC5996" w:rsidRPr="00D93C15" w14:paraId="0C75D2E9" w14:textId="77777777" w:rsidTr="006913DA">
        <w:tc>
          <w:tcPr>
            <w:tcW w:w="1353" w:type="dxa"/>
            <w:shd w:val="clear" w:color="auto" w:fill="C1E4F5"/>
            <w:tcMar>
              <w:top w:w="120" w:type="dxa"/>
              <w:left w:w="180" w:type="dxa"/>
              <w:bottom w:w="120" w:type="dxa"/>
              <w:right w:w="180" w:type="dxa"/>
            </w:tcMar>
            <w:hideMark/>
          </w:tcPr>
          <w:p w14:paraId="39D10C4F" w14:textId="77777777" w:rsidR="00315D6E" w:rsidRPr="00D93C15" w:rsidRDefault="00C80D61" w:rsidP="00315D6E">
            <w:pPr>
              <w:spacing w:before="30" w:after="30"/>
              <w:ind w:left="30" w:right="30"/>
              <w:rPr>
                <w:rFonts w:ascii="Calibri" w:eastAsia="Times New Roman" w:hAnsi="Calibri" w:cs="Calibri"/>
                <w:sz w:val="16"/>
              </w:rPr>
            </w:pPr>
            <w:r w:rsidRPr="00D93C15">
              <w:rPr>
                <w:rFonts w:ascii="Calibri" w:eastAsia="Times New Roman" w:hAnsi="Calibri" w:cs="Calibri"/>
                <w:sz w:val="16"/>
              </w:rPr>
              <w:t>149_string_12</w:t>
            </w:r>
          </w:p>
        </w:tc>
        <w:tc>
          <w:tcPr>
            <w:tcW w:w="6000" w:type="dxa"/>
            <w:tcMar>
              <w:top w:w="120" w:type="dxa"/>
              <w:left w:w="180" w:type="dxa"/>
              <w:bottom w:w="120" w:type="dxa"/>
              <w:right w:w="180" w:type="dxa"/>
            </w:tcMar>
            <w:hideMark/>
          </w:tcPr>
          <w:p w14:paraId="23D1FF0E"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Retake</w:t>
            </w:r>
          </w:p>
        </w:tc>
        <w:tc>
          <w:tcPr>
            <w:tcW w:w="6000" w:type="dxa"/>
          </w:tcPr>
          <w:p w14:paraId="4A327315" w14:textId="77777777" w:rsidR="00315D6E"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Ulangi</w:t>
            </w:r>
          </w:p>
        </w:tc>
      </w:tr>
      <w:tr w:rsidR="00EC5996" w:rsidRPr="00D93C15" w14:paraId="46A14612" w14:textId="77777777" w:rsidTr="006913DA">
        <w:tc>
          <w:tcPr>
            <w:tcW w:w="1353" w:type="dxa"/>
            <w:shd w:val="clear" w:color="auto" w:fill="C1E4F5"/>
            <w:tcMar>
              <w:top w:w="120" w:type="dxa"/>
              <w:left w:w="180" w:type="dxa"/>
              <w:bottom w:w="120" w:type="dxa"/>
              <w:right w:w="180" w:type="dxa"/>
            </w:tcMar>
            <w:hideMark/>
          </w:tcPr>
          <w:p w14:paraId="1F28E5CD" w14:textId="77777777" w:rsidR="005B5C04" w:rsidRPr="00D93C15" w:rsidRDefault="00C80D61" w:rsidP="005B5C04">
            <w:pPr>
              <w:spacing w:before="30" w:after="30"/>
              <w:ind w:left="30" w:right="30"/>
              <w:rPr>
                <w:rFonts w:ascii="Calibri" w:eastAsia="Times New Roman" w:hAnsi="Calibri" w:cs="Calibri"/>
                <w:sz w:val="16"/>
              </w:rPr>
            </w:pPr>
            <w:r w:rsidRPr="00D93C15">
              <w:rPr>
                <w:rFonts w:ascii="Calibri" w:eastAsia="Times New Roman" w:hAnsi="Calibri" w:cs="Calibri"/>
                <w:sz w:val="16"/>
              </w:rPr>
              <w:t>150_string_13</w:t>
            </w:r>
          </w:p>
        </w:tc>
        <w:tc>
          <w:tcPr>
            <w:tcW w:w="6000" w:type="dxa"/>
            <w:tcMar>
              <w:top w:w="120" w:type="dxa"/>
              <w:left w:w="180" w:type="dxa"/>
              <w:bottom w:w="120" w:type="dxa"/>
              <w:right w:w="180" w:type="dxa"/>
            </w:tcMar>
            <w:hideMark/>
          </w:tcPr>
          <w:p w14:paraId="7F04A2F0" w14:textId="77777777" w:rsidR="005B5C0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 xml:space="preserve">Course Description: Our Code of Business Conduct is a critically important document that describes our company’s expectations of every employee as we represent Abbott in our daily work. It provides a foundation for our responsibilities and behaviors that will help us make the best choices for Abbott, for ourselves, and for the many people we serve. This course provides a high level overview of the Code, outlines our company's expectations and your </w:t>
            </w:r>
            <w:r w:rsidRPr="00D93C15">
              <w:rPr>
                <w:rFonts w:ascii="Calibri" w:eastAsia="Times New Roman" w:hAnsi="Calibri" w:cs="Calibri"/>
              </w:rPr>
              <w:lastRenderedPageBreak/>
              <w:t>obligations, and provides practical advice on what to do when the best path forward is hard to determine. The course will take 35-45 minutes to complete.</w:t>
            </w:r>
          </w:p>
        </w:tc>
        <w:tc>
          <w:tcPr>
            <w:tcW w:w="6000" w:type="dxa"/>
          </w:tcPr>
          <w:p w14:paraId="6FEBDD9A" w14:textId="77777777" w:rsidR="005B5C0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 xml:space="preserve">Deskripsi Kursus: Pedoman Perilaku Bisnis kita merupakan dokumen sangat penting yang menguraikan harapan perusahaan kita terhadap setiap karyawan saat kita mewakili Abbott dalam pekerjaan kita setiap hari. Pedoman ini memberikan fondasi untuk tanggung jawab dan perilaku kita yang akan membantu kita membuat pilihan terbaik bagi Abbot, diri kita sendiri, dan banyak orang yang kita layani. Kursus ini memberikan ikhtisar utama dari Pedoman ini, menjabarkan harapan </w:t>
            </w:r>
            <w:r w:rsidRPr="00D93C15">
              <w:rPr>
                <w:rFonts w:ascii="Calibri" w:eastAsia="Calibri" w:hAnsi="Calibri" w:cs="Calibri"/>
                <w:lang w:val="id-ID"/>
              </w:rPr>
              <w:lastRenderedPageBreak/>
              <w:t>perusahaan kita dan kewajiban Anda, serta memberikan saran praktis mengenai apa yang harus dilakukan saat langkah terbaik ke depan sulit untuk diputuskan. Kursus ini dapat diselesaikan dalam waktu 35-45 menit.</w:t>
            </w:r>
          </w:p>
        </w:tc>
      </w:tr>
      <w:tr w:rsidR="00EC5996" w:rsidRPr="00D93C15" w14:paraId="0814D75A" w14:textId="77777777" w:rsidTr="006913DA">
        <w:tc>
          <w:tcPr>
            <w:tcW w:w="1353" w:type="dxa"/>
            <w:shd w:val="clear" w:color="auto" w:fill="C1E4F5"/>
            <w:tcMar>
              <w:top w:w="120" w:type="dxa"/>
              <w:left w:w="180" w:type="dxa"/>
              <w:bottom w:w="120" w:type="dxa"/>
              <w:right w:w="180" w:type="dxa"/>
            </w:tcMar>
            <w:hideMark/>
          </w:tcPr>
          <w:p w14:paraId="3409F463" w14:textId="77777777" w:rsidR="005B5C04" w:rsidRPr="00D93C15" w:rsidRDefault="00C80D61" w:rsidP="005B5C04">
            <w:pPr>
              <w:spacing w:before="30" w:after="30"/>
              <w:ind w:left="30" w:right="30"/>
              <w:rPr>
                <w:rFonts w:ascii="Calibri" w:eastAsia="Times New Roman" w:hAnsi="Calibri" w:cs="Calibri"/>
                <w:sz w:val="16"/>
              </w:rPr>
            </w:pPr>
            <w:r w:rsidRPr="00D93C15">
              <w:rPr>
                <w:rFonts w:ascii="Calibri" w:eastAsia="Times New Roman" w:hAnsi="Calibri" w:cs="Calibri"/>
                <w:sz w:val="16"/>
              </w:rPr>
              <w:lastRenderedPageBreak/>
              <w:t>151_string_14</w:t>
            </w:r>
          </w:p>
        </w:tc>
        <w:tc>
          <w:tcPr>
            <w:tcW w:w="6000" w:type="dxa"/>
            <w:tcMar>
              <w:top w:w="120" w:type="dxa"/>
              <w:left w:w="180" w:type="dxa"/>
              <w:bottom w:w="120" w:type="dxa"/>
              <w:right w:w="180" w:type="dxa"/>
            </w:tcMar>
            <w:hideMark/>
          </w:tcPr>
          <w:p w14:paraId="7CF13741" w14:textId="77777777" w:rsidR="005B5C0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Menu</w:t>
            </w:r>
          </w:p>
        </w:tc>
        <w:tc>
          <w:tcPr>
            <w:tcW w:w="6000" w:type="dxa"/>
          </w:tcPr>
          <w:p w14:paraId="4CE1A8C8" w14:textId="77777777" w:rsidR="005B5C0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Menu</w:t>
            </w:r>
          </w:p>
        </w:tc>
      </w:tr>
      <w:tr w:rsidR="00EC5996" w:rsidRPr="00D93C15" w14:paraId="7E407408" w14:textId="77777777" w:rsidTr="006913DA">
        <w:tc>
          <w:tcPr>
            <w:tcW w:w="1353" w:type="dxa"/>
            <w:shd w:val="clear" w:color="auto" w:fill="C1E4F5"/>
            <w:tcMar>
              <w:top w:w="120" w:type="dxa"/>
              <w:left w:w="180" w:type="dxa"/>
              <w:bottom w:w="120" w:type="dxa"/>
              <w:right w:w="180" w:type="dxa"/>
            </w:tcMar>
            <w:hideMark/>
          </w:tcPr>
          <w:p w14:paraId="2296513E" w14:textId="77777777" w:rsidR="005B5C04" w:rsidRPr="00D93C15" w:rsidRDefault="00C80D61" w:rsidP="005B5C04">
            <w:pPr>
              <w:spacing w:before="30" w:after="30"/>
              <w:ind w:left="30" w:right="30"/>
              <w:rPr>
                <w:rFonts w:ascii="Calibri" w:eastAsia="Times New Roman" w:hAnsi="Calibri" w:cs="Calibri"/>
                <w:sz w:val="16"/>
              </w:rPr>
            </w:pPr>
            <w:r w:rsidRPr="00D93C15">
              <w:rPr>
                <w:rFonts w:ascii="Calibri" w:eastAsia="Times New Roman" w:hAnsi="Calibri" w:cs="Calibri"/>
                <w:sz w:val="16"/>
              </w:rPr>
              <w:t>152_string_15</w:t>
            </w:r>
          </w:p>
        </w:tc>
        <w:tc>
          <w:tcPr>
            <w:tcW w:w="6000" w:type="dxa"/>
            <w:tcMar>
              <w:top w:w="120" w:type="dxa"/>
              <w:left w:w="180" w:type="dxa"/>
              <w:bottom w:w="120" w:type="dxa"/>
              <w:right w:w="180" w:type="dxa"/>
            </w:tcMar>
            <w:hideMark/>
          </w:tcPr>
          <w:p w14:paraId="7BB77E2D" w14:textId="77777777" w:rsidR="005B5C0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Resources</w:t>
            </w:r>
          </w:p>
        </w:tc>
        <w:tc>
          <w:tcPr>
            <w:tcW w:w="6000" w:type="dxa"/>
          </w:tcPr>
          <w:p w14:paraId="49708F90" w14:textId="77777777" w:rsidR="005B5C0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Sumber Daya</w:t>
            </w:r>
          </w:p>
        </w:tc>
      </w:tr>
      <w:tr w:rsidR="00EC5996" w:rsidRPr="00D93C15" w14:paraId="5D3B254E" w14:textId="77777777" w:rsidTr="006913DA">
        <w:tc>
          <w:tcPr>
            <w:tcW w:w="1353" w:type="dxa"/>
            <w:shd w:val="clear" w:color="auto" w:fill="C1E4F5"/>
            <w:tcMar>
              <w:top w:w="120" w:type="dxa"/>
              <w:left w:w="180" w:type="dxa"/>
              <w:bottom w:w="120" w:type="dxa"/>
              <w:right w:w="180" w:type="dxa"/>
            </w:tcMar>
            <w:hideMark/>
          </w:tcPr>
          <w:p w14:paraId="09B04641" w14:textId="77777777" w:rsidR="005B5C04" w:rsidRPr="00D93C15" w:rsidRDefault="00C80D61" w:rsidP="005B5C04">
            <w:pPr>
              <w:spacing w:before="30" w:after="30"/>
              <w:ind w:left="30" w:right="30"/>
              <w:rPr>
                <w:rFonts w:ascii="Calibri" w:eastAsia="Times New Roman" w:hAnsi="Calibri" w:cs="Calibri"/>
                <w:sz w:val="16"/>
              </w:rPr>
            </w:pPr>
            <w:r w:rsidRPr="00D93C15">
              <w:rPr>
                <w:rFonts w:ascii="Calibri" w:eastAsia="Times New Roman" w:hAnsi="Calibri" w:cs="Calibri"/>
                <w:sz w:val="16"/>
              </w:rPr>
              <w:t>153_string_16</w:t>
            </w:r>
          </w:p>
        </w:tc>
        <w:tc>
          <w:tcPr>
            <w:tcW w:w="6000" w:type="dxa"/>
            <w:tcMar>
              <w:top w:w="120" w:type="dxa"/>
              <w:left w:w="180" w:type="dxa"/>
              <w:bottom w:w="120" w:type="dxa"/>
              <w:right w:w="180" w:type="dxa"/>
            </w:tcMar>
            <w:hideMark/>
          </w:tcPr>
          <w:p w14:paraId="4A83DC17" w14:textId="77777777" w:rsidR="005B5C0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Reference Material</w:t>
            </w:r>
          </w:p>
        </w:tc>
        <w:tc>
          <w:tcPr>
            <w:tcW w:w="6000" w:type="dxa"/>
          </w:tcPr>
          <w:p w14:paraId="3F9F4C33" w14:textId="77777777" w:rsidR="005B5C0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Materi Referensi</w:t>
            </w:r>
          </w:p>
        </w:tc>
      </w:tr>
      <w:tr w:rsidR="00EC5996" w:rsidRPr="00D93C15" w14:paraId="17AB7B51" w14:textId="77777777" w:rsidTr="006913DA">
        <w:tc>
          <w:tcPr>
            <w:tcW w:w="1353" w:type="dxa"/>
            <w:shd w:val="clear" w:color="auto" w:fill="C1E4F5"/>
            <w:tcMar>
              <w:top w:w="120" w:type="dxa"/>
              <w:left w:w="180" w:type="dxa"/>
              <w:bottom w:w="120" w:type="dxa"/>
              <w:right w:w="180" w:type="dxa"/>
            </w:tcMar>
            <w:hideMark/>
          </w:tcPr>
          <w:p w14:paraId="411306F0" w14:textId="77777777" w:rsidR="005B5C04" w:rsidRPr="00D93C15" w:rsidRDefault="00C80D61" w:rsidP="005B5C04">
            <w:pPr>
              <w:spacing w:before="30" w:after="30"/>
              <w:ind w:left="30" w:right="30"/>
              <w:rPr>
                <w:rFonts w:ascii="Calibri" w:eastAsia="Times New Roman" w:hAnsi="Calibri" w:cs="Calibri"/>
                <w:sz w:val="16"/>
              </w:rPr>
            </w:pPr>
            <w:r w:rsidRPr="00D93C15">
              <w:rPr>
                <w:rFonts w:ascii="Calibri" w:eastAsia="Times New Roman" w:hAnsi="Calibri" w:cs="Calibri"/>
                <w:sz w:val="16"/>
              </w:rPr>
              <w:t>154_string_17</w:t>
            </w:r>
          </w:p>
        </w:tc>
        <w:tc>
          <w:tcPr>
            <w:tcW w:w="6000" w:type="dxa"/>
            <w:tcMar>
              <w:top w:w="120" w:type="dxa"/>
              <w:left w:w="180" w:type="dxa"/>
              <w:bottom w:w="120" w:type="dxa"/>
              <w:right w:w="180" w:type="dxa"/>
            </w:tcMar>
            <w:hideMark/>
          </w:tcPr>
          <w:p w14:paraId="11FE0AB8" w14:textId="77777777" w:rsidR="005B5C0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Audio</w:t>
            </w:r>
          </w:p>
        </w:tc>
        <w:tc>
          <w:tcPr>
            <w:tcW w:w="6000" w:type="dxa"/>
          </w:tcPr>
          <w:p w14:paraId="59EDED0A" w14:textId="77777777" w:rsidR="005B5C0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Audio</w:t>
            </w:r>
          </w:p>
        </w:tc>
      </w:tr>
      <w:tr w:rsidR="00EC5996" w:rsidRPr="00D93C15" w14:paraId="601EB806" w14:textId="77777777" w:rsidTr="006913DA">
        <w:tc>
          <w:tcPr>
            <w:tcW w:w="1353" w:type="dxa"/>
            <w:shd w:val="clear" w:color="auto" w:fill="C1E4F5"/>
            <w:tcMar>
              <w:top w:w="120" w:type="dxa"/>
              <w:left w:w="180" w:type="dxa"/>
              <w:bottom w:w="120" w:type="dxa"/>
              <w:right w:w="180" w:type="dxa"/>
            </w:tcMar>
            <w:hideMark/>
          </w:tcPr>
          <w:p w14:paraId="28A68E5F" w14:textId="77777777" w:rsidR="005B5C04" w:rsidRPr="00D93C15" w:rsidRDefault="00C80D61" w:rsidP="005B5C04">
            <w:pPr>
              <w:spacing w:before="30" w:after="30"/>
              <w:ind w:left="30" w:right="30"/>
              <w:rPr>
                <w:rFonts w:ascii="Calibri" w:eastAsia="Times New Roman" w:hAnsi="Calibri" w:cs="Calibri"/>
                <w:sz w:val="16"/>
              </w:rPr>
            </w:pPr>
            <w:r w:rsidRPr="00D93C15">
              <w:rPr>
                <w:rFonts w:ascii="Calibri" w:eastAsia="Times New Roman" w:hAnsi="Calibri" w:cs="Calibri"/>
                <w:sz w:val="16"/>
              </w:rPr>
              <w:t>155_string_18</w:t>
            </w:r>
          </w:p>
        </w:tc>
        <w:tc>
          <w:tcPr>
            <w:tcW w:w="6000" w:type="dxa"/>
            <w:tcMar>
              <w:top w:w="120" w:type="dxa"/>
              <w:left w:w="180" w:type="dxa"/>
              <w:bottom w:w="120" w:type="dxa"/>
              <w:right w:w="180" w:type="dxa"/>
            </w:tcMar>
            <w:hideMark/>
          </w:tcPr>
          <w:p w14:paraId="18B091FB" w14:textId="77777777" w:rsidR="005B5C0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Exit</w:t>
            </w:r>
          </w:p>
        </w:tc>
        <w:tc>
          <w:tcPr>
            <w:tcW w:w="6000" w:type="dxa"/>
          </w:tcPr>
          <w:p w14:paraId="48DCF7E4" w14:textId="77777777" w:rsidR="005B5C0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Keluar</w:t>
            </w:r>
          </w:p>
        </w:tc>
      </w:tr>
      <w:tr w:rsidR="00EC5996" w:rsidRPr="00D93C15" w14:paraId="2756C6AB" w14:textId="77777777" w:rsidTr="006913DA">
        <w:tc>
          <w:tcPr>
            <w:tcW w:w="1353" w:type="dxa"/>
            <w:shd w:val="clear" w:color="auto" w:fill="C1E4F5"/>
            <w:tcMar>
              <w:top w:w="120" w:type="dxa"/>
              <w:left w:w="180" w:type="dxa"/>
              <w:bottom w:w="120" w:type="dxa"/>
              <w:right w:w="180" w:type="dxa"/>
            </w:tcMar>
            <w:hideMark/>
          </w:tcPr>
          <w:p w14:paraId="1586A1FD" w14:textId="77777777" w:rsidR="005B5C04" w:rsidRPr="00D93C15" w:rsidRDefault="00C80D61" w:rsidP="005B5C04">
            <w:pPr>
              <w:spacing w:before="30" w:after="30"/>
              <w:ind w:left="30" w:right="30"/>
              <w:rPr>
                <w:rFonts w:ascii="Calibri" w:eastAsia="Times New Roman" w:hAnsi="Calibri" w:cs="Calibri"/>
                <w:sz w:val="16"/>
              </w:rPr>
            </w:pPr>
            <w:r w:rsidRPr="00D93C15">
              <w:rPr>
                <w:rFonts w:ascii="Calibri" w:eastAsia="Times New Roman" w:hAnsi="Calibri" w:cs="Calibri"/>
                <w:sz w:val="16"/>
              </w:rPr>
              <w:t>156_string_19</w:t>
            </w:r>
          </w:p>
        </w:tc>
        <w:tc>
          <w:tcPr>
            <w:tcW w:w="6000" w:type="dxa"/>
            <w:tcMar>
              <w:top w:w="120" w:type="dxa"/>
              <w:left w:w="180" w:type="dxa"/>
              <w:bottom w:w="120" w:type="dxa"/>
              <w:right w:w="180" w:type="dxa"/>
            </w:tcMar>
            <w:hideMark/>
          </w:tcPr>
          <w:p w14:paraId="69011849" w14:textId="77777777" w:rsidR="005B5C0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Close</w:t>
            </w:r>
          </w:p>
        </w:tc>
        <w:tc>
          <w:tcPr>
            <w:tcW w:w="6000" w:type="dxa"/>
          </w:tcPr>
          <w:p w14:paraId="6A0D9D41" w14:textId="77777777" w:rsidR="005B5C0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Tutup</w:t>
            </w:r>
          </w:p>
        </w:tc>
      </w:tr>
      <w:tr w:rsidR="00EC5996" w:rsidRPr="00D93C15" w14:paraId="75890796" w14:textId="77777777" w:rsidTr="006913DA">
        <w:tc>
          <w:tcPr>
            <w:tcW w:w="1353" w:type="dxa"/>
            <w:shd w:val="clear" w:color="auto" w:fill="C1E4F5"/>
            <w:tcMar>
              <w:top w:w="120" w:type="dxa"/>
              <w:left w:w="180" w:type="dxa"/>
              <w:bottom w:w="120" w:type="dxa"/>
              <w:right w:w="180" w:type="dxa"/>
            </w:tcMar>
            <w:hideMark/>
          </w:tcPr>
          <w:p w14:paraId="471051DB" w14:textId="77777777" w:rsidR="005B5C04" w:rsidRPr="00D93C15" w:rsidRDefault="00C80D61" w:rsidP="005B5C04">
            <w:pPr>
              <w:spacing w:before="30" w:after="30"/>
              <w:ind w:left="30" w:right="30"/>
              <w:rPr>
                <w:rFonts w:ascii="Calibri" w:eastAsia="Times New Roman" w:hAnsi="Calibri" w:cs="Calibri"/>
                <w:sz w:val="16"/>
              </w:rPr>
            </w:pPr>
            <w:r w:rsidRPr="00D93C15">
              <w:rPr>
                <w:rFonts w:ascii="Calibri" w:eastAsia="Times New Roman" w:hAnsi="Calibri" w:cs="Calibri"/>
                <w:sz w:val="16"/>
              </w:rPr>
              <w:t>157_string_20</w:t>
            </w:r>
          </w:p>
        </w:tc>
        <w:tc>
          <w:tcPr>
            <w:tcW w:w="6000" w:type="dxa"/>
            <w:tcMar>
              <w:top w:w="120" w:type="dxa"/>
              <w:left w:w="180" w:type="dxa"/>
              <w:bottom w:w="120" w:type="dxa"/>
              <w:right w:w="180" w:type="dxa"/>
            </w:tcMar>
            <w:hideMark/>
          </w:tcPr>
          <w:p w14:paraId="58212030" w14:textId="77777777" w:rsidR="005B5C0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Comment</w:t>
            </w:r>
            <w:r w:rsidR="00F5122E" w:rsidRPr="00D93C15">
              <w:rPr>
                <w:rFonts w:ascii="Calibri" w:eastAsia="Times New Roman" w:hAnsi="Calibri" w:cs="Calibri"/>
              </w:rPr>
              <w:t>…</w:t>
            </w:r>
          </w:p>
        </w:tc>
        <w:tc>
          <w:tcPr>
            <w:tcW w:w="6000" w:type="dxa"/>
          </w:tcPr>
          <w:p w14:paraId="09DCC548" w14:textId="77777777" w:rsidR="005B5C0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Komentar...</w:t>
            </w:r>
          </w:p>
        </w:tc>
      </w:tr>
      <w:tr w:rsidR="00EC5996" w:rsidRPr="001315CD" w14:paraId="204D5A46" w14:textId="77777777" w:rsidTr="006913DA">
        <w:tc>
          <w:tcPr>
            <w:tcW w:w="1353" w:type="dxa"/>
            <w:shd w:val="clear" w:color="auto" w:fill="C1E4F5"/>
            <w:tcMar>
              <w:top w:w="120" w:type="dxa"/>
              <w:left w:w="180" w:type="dxa"/>
              <w:bottom w:w="120" w:type="dxa"/>
              <w:right w:w="180" w:type="dxa"/>
            </w:tcMar>
          </w:tcPr>
          <w:p w14:paraId="24F4FAAF" w14:textId="77777777" w:rsidR="005B5C04" w:rsidRPr="00D93C15" w:rsidRDefault="00C80D61" w:rsidP="005B5C04">
            <w:pPr>
              <w:spacing w:before="30" w:after="30"/>
              <w:ind w:left="30" w:right="30"/>
              <w:rPr>
                <w:rFonts w:ascii="Calibri" w:eastAsia="Times New Roman" w:hAnsi="Calibri" w:cs="Calibri"/>
                <w:sz w:val="16"/>
              </w:rPr>
            </w:pPr>
            <w:r w:rsidRPr="00D93C15">
              <w:rPr>
                <w:rFonts w:ascii="Calibri" w:eastAsia="Times New Roman" w:hAnsi="Calibri" w:cs="Calibri"/>
                <w:sz w:val="16"/>
              </w:rPr>
              <w:t>FB_01</w:t>
            </w:r>
          </w:p>
        </w:tc>
        <w:tc>
          <w:tcPr>
            <w:tcW w:w="6000" w:type="dxa"/>
            <w:tcMar>
              <w:top w:w="120" w:type="dxa"/>
              <w:left w:w="180" w:type="dxa"/>
              <w:bottom w:w="120" w:type="dxa"/>
              <w:right w:w="180" w:type="dxa"/>
            </w:tcMar>
          </w:tcPr>
          <w:p w14:paraId="6541C258" w14:textId="77777777" w:rsidR="005B5C04" w:rsidRPr="00D93C15" w:rsidRDefault="00C80D61" w:rsidP="006913DA">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You must view all content before moving forward.</w:t>
            </w:r>
          </w:p>
        </w:tc>
        <w:tc>
          <w:tcPr>
            <w:tcW w:w="6000" w:type="dxa"/>
          </w:tcPr>
          <w:p w14:paraId="26C9A1B5" w14:textId="77777777" w:rsidR="005B5C04" w:rsidRPr="001315CD" w:rsidRDefault="00C80D61" w:rsidP="006913DA">
            <w:pPr>
              <w:spacing w:before="100" w:beforeAutospacing="1" w:after="100" w:afterAutospacing="1"/>
              <w:ind w:left="30" w:right="30"/>
              <w:rPr>
                <w:rFonts w:ascii="Calibri" w:eastAsia="Times New Roman" w:hAnsi="Calibri" w:cs="Calibri"/>
                <w:lang w:val="pt-BR"/>
              </w:rPr>
            </w:pPr>
            <w:r w:rsidRPr="00D93C15">
              <w:rPr>
                <w:rFonts w:ascii="Calibri" w:eastAsia="Calibri" w:hAnsi="Calibri" w:cs="Calibri"/>
                <w:lang w:val="id-ID"/>
              </w:rPr>
              <w:t>Anda harus melihat semua konten sebelum melanjutkan.</w:t>
            </w:r>
          </w:p>
        </w:tc>
      </w:tr>
    </w:tbl>
    <w:p w14:paraId="528CE7C6" w14:textId="77777777" w:rsidR="00840375" w:rsidRPr="001315CD" w:rsidRDefault="00840375">
      <w:pPr>
        <w:rPr>
          <w:lang w:val="pt-BR"/>
        </w:rPr>
      </w:pPr>
    </w:p>
    <w:p w14:paraId="02A4878D" w14:textId="77777777" w:rsidR="002C1E64" w:rsidRPr="001315CD" w:rsidRDefault="002C1E64">
      <w:pPr>
        <w:rPr>
          <w:rFonts w:eastAsia="Times New Roman"/>
          <w:lang w:val="pt-BR"/>
        </w:rPr>
      </w:pPr>
    </w:p>
    <w:p w14:paraId="7CF0DFEB" w14:textId="77777777" w:rsidR="00F44929" w:rsidRPr="001315CD" w:rsidRDefault="00F44929">
      <w:pPr>
        <w:rPr>
          <w:rFonts w:eastAsia="Times New Roman"/>
          <w:lang w:val="pt-BR"/>
        </w:rPr>
      </w:pPr>
    </w:p>
    <w:p w14:paraId="3FCB4750" w14:textId="77777777" w:rsidR="003E2E74" w:rsidRPr="001315CD" w:rsidRDefault="00C80D61">
      <w:pPr>
        <w:rPr>
          <w:rFonts w:ascii="Calibri Light" w:hAnsi="Calibri Light" w:cs="Calibri Light"/>
          <w:smallCaps/>
          <w:color w:val="0F243E"/>
          <w:sz w:val="48"/>
          <w:szCs w:val="48"/>
          <w:lang w:val="pt-BR"/>
        </w:rPr>
      </w:pPr>
      <w:r w:rsidRPr="001315CD">
        <w:rPr>
          <w:rFonts w:ascii="Calibri Light" w:hAnsi="Calibri Light" w:cs="Calibri Light"/>
          <w:smallCaps/>
          <w:color w:val="0F243E"/>
          <w:sz w:val="48"/>
          <w:szCs w:val="48"/>
          <w:lang w:val="pt-BR"/>
        </w:rPr>
        <w:br w:type="page"/>
      </w:r>
    </w:p>
    <w:p w14:paraId="747BAC17" w14:textId="16CE5900" w:rsidR="00F44929" w:rsidRPr="00D93C15" w:rsidRDefault="00C80D61" w:rsidP="00A0022E">
      <w:pPr>
        <w:rPr>
          <w:rFonts w:ascii="Calibri Light" w:hAnsi="Calibri Light" w:cs="Calibri Light"/>
          <w:smallCaps/>
          <w:color w:val="0F243E"/>
          <w:sz w:val="72"/>
          <w:szCs w:val="72"/>
        </w:rPr>
      </w:pPr>
      <w:r w:rsidRPr="00D93C15">
        <w:rPr>
          <w:rFonts w:ascii="Calibri Light" w:hAnsi="Calibri Light" w:cs="Calibri Light"/>
          <w:smallCaps/>
          <w:color w:val="0F243E"/>
          <w:sz w:val="72"/>
          <w:szCs w:val="72"/>
        </w:rPr>
        <w:lastRenderedPageBreak/>
        <w:t xml:space="preserve">Interactions with Competitors </w:t>
      </w:r>
    </w:p>
    <w:p w14:paraId="4785DB00" w14:textId="77777777" w:rsidR="00F44929" w:rsidRPr="00D93C15" w:rsidRDefault="00F44929">
      <w:pPr>
        <w:rPr>
          <w:rFonts w:eastAsia="Times New Roman"/>
        </w:rPr>
      </w:pPr>
    </w:p>
    <w:p w14:paraId="752F7786" w14:textId="77777777" w:rsidR="00F44929" w:rsidRPr="00D93C15" w:rsidRDefault="00F44929">
      <w:pPr>
        <w:rPr>
          <w:rFonts w:eastAsia="Times New Roman"/>
        </w:rPr>
      </w:pPr>
    </w:p>
    <w:p w14:paraId="3909386E" w14:textId="77777777" w:rsidR="00F44929" w:rsidRPr="00D93C15" w:rsidRDefault="00F44929">
      <w:pPr>
        <w:rPr>
          <w:rFonts w:eastAsia="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EC5996" w:rsidRPr="00D93C15" w14:paraId="7943C21D" w14:textId="77777777" w:rsidTr="00D40056">
        <w:tc>
          <w:tcPr>
            <w:tcW w:w="1353" w:type="dxa"/>
            <w:shd w:val="clear" w:color="auto" w:fill="F1A983" w:themeFill="accent2" w:themeFillTint="99"/>
            <w:tcMar>
              <w:top w:w="120" w:type="dxa"/>
              <w:left w:w="180" w:type="dxa"/>
              <w:bottom w:w="120" w:type="dxa"/>
              <w:right w:w="180" w:type="dxa"/>
            </w:tcMar>
          </w:tcPr>
          <w:p w14:paraId="31C6AB67" w14:textId="77777777" w:rsidR="009E03B7" w:rsidRPr="00D93C15" w:rsidRDefault="00C80D61" w:rsidP="000A2928">
            <w:pPr>
              <w:spacing w:before="30" w:after="30"/>
              <w:ind w:left="30" w:right="30"/>
              <w:rPr>
                <w:rFonts w:eastAsia="Times New Roman"/>
              </w:rPr>
            </w:pPr>
            <w:r w:rsidRPr="00D93C15">
              <w:rPr>
                <w:rFonts w:eastAsia="Times New Roman"/>
              </w:rPr>
              <w:t>ID</w:t>
            </w:r>
          </w:p>
        </w:tc>
        <w:tc>
          <w:tcPr>
            <w:tcW w:w="6000" w:type="dxa"/>
            <w:shd w:val="clear" w:color="auto" w:fill="F1A983" w:themeFill="accent2" w:themeFillTint="99"/>
            <w:tcMar>
              <w:top w:w="120" w:type="dxa"/>
              <w:left w:w="180" w:type="dxa"/>
              <w:bottom w:w="120" w:type="dxa"/>
              <w:right w:w="180" w:type="dxa"/>
            </w:tcMar>
          </w:tcPr>
          <w:p w14:paraId="2DAA6749" w14:textId="77777777" w:rsidR="009E03B7" w:rsidRPr="00D93C15" w:rsidRDefault="00C80D61" w:rsidP="00D40056">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Source</w:t>
            </w:r>
          </w:p>
        </w:tc>
        <w:tc>
          <w:tcPr>
            <w:tcW w:w="6000" w:type="dxa"/>
            <w:shd w:val="clear" w:color="auto" w:fill="F1A983" w:themeFill="accent2" w:themeFillTint="99"/>
          </w:tcPr>
          <w:p w14:paraId="7D491F54" w14:textId="77777777" w:rsidR="009E03B7" w:rsidRPr="00D93C15" w:rsidRDefault="00C80D61" w:rsidP="00D40056">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Target</w:t>
            </w:r>
          </w:p>
        </w:tc>
      </w:tr>
      <w:tr w:rsidR="00EC5996" w:rsidRPr="00D93C15" w14:paraId="159D60C4" w14:textId="77777777" w:rsidTr="00D40056">
        <w:tc>
          <w:tcPr>
            <w:tcW w:w="1353" w:type="dxa"/>
            <w:shd w:val="clear" w:color="auto" w:fill="C1E4F5"/>
            <w:tcMar>
              <w:top w:w="120" w:type="dxa"/>
              <w:left w:w="180" w:type="dxa"/>
              <w:bottom w:w="120" w:type="dxa"/>
              <w:right w:w="180" w:type="dxa"/>
            </w:tcMar>
            <w:hideMark/>
          </w:tcPr>
          <w:p w14:paraId="377AC241" w14:textId="77777777" w:rsidR="000B4F03" w:rsidRPr="00D93C15" w:rsidRDefault="00C80D61" w:rsidP="000B4F03">
            <w:pPr>
              <w:spacing w:before="30" w:after="30"/>
              <w:ind w:left="30" w:right="30"/>
              <w:rPr>
                <w:rFonts w:ascii="Calibri" w:eastAsia="Times New Roman" w:hAnsi="Calibri" w:cs="Calibri"/>
                <w:sz w:val="16"/>
              </w:rPr>
            </w:pPr>
            <w:hyperlink r:id="rId224" w:tgtFrame="_blank" w:history="1">
              <w:r w:rsidRPr="00D93C15">
                <w:rPr>
                  <w:rFonts w:ascii="Calibri" w:eastAsia="Times New Roman" w:hAnsi="Calibri" w:cs="Calibri"/>
                  <w:color w:val="0000FF"/>
                  <w:sz w:val="16"/>
                  <w:u w:val="single"/>
                </w:rPr>
                <w:t>Screen 1</w:t>
              </w:r>
            </w:hyperlink>
            <w:r w:rsidRPr="00D93C15">
              <w:rPr>
                <w:rFonts w:ascii="Calibri" w:eastAsia="Times New Roman" w:hAnsi="Calibri" w:cs="Calibri"/>
                <w:sz w:val="16"/>
              </w:rPr>
              <w:t xml:space="preserve"> </w:t>
            </w:r>
          </w:p>
          <w:p w14:paraId="7B7B0ADB" w14:textId="77777777" w:rsidR="000B4F03" w:rsidRPr="00D93C15" w:rsidRDefault="00C80D61" w:rsidP="000B4F03">
            <w:pPr>
              <w:ind w:left="30" w:right="30"/>
              <w:rPr>
                <w:rFonts w:ascii="Calibri" w:eastAsia="Times New Roman" w:hAnsi="Calibri" w:cs="Calibri"/>
                <w:sz w:val="16"/>
              </w:rPr>
            </w:pPr>
            <w:hyperlink r:id="rId225" w:tgtFrame="_blank" w:history="1">
              <w:r w:rsidRPr="00D93C15">
                <w:rPr>
                  <w:rFonts w:ascii="Calibri" w:eastAsia="Times New Roman" w:hAnsi="Calibri" w:cs="Calibri"/>
                  <w:color w:val="0000FF"/>
                  <w:sz w:val="16"/>
                  <w:u w:val="single"/>
                </w:rPr>
                <w:t>2_C_2</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5C6C32" w14:textId="77777777" w:rsidR="000B4F03" w:rsidRPr="00D93C15" w:rsidRDefault="00C80D61" w:rsidP="00D40056">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Fair competition benefits everyone, from businesses to consumers to the economy as a whole. Fair competition results in dynamic markets, leading to increased productivity and better value for consumers.</w:t>
            </w:r>
          </w:p>
        </w:tc>
        <w:tc>
          <w:tcPr>
            <w:tcW w:w="6000" w:type="dxa"/>
          </w:tcPr>
          <w:p w14:paraId="06AF7EBA" w14:textId="77777777" w:rsidR="000B4F03" w:rsidRPr="00D93C15" w:rsidRDefault="00C80D61" w:rsidP="00D40056">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Persaingan yang adil memberikan manfaat bagi setiap orang, mulai dari bisnis hingga konsumen sampai ekonomi secara keseluruhan. Persaingan yang adil menghasilkan pasar yang dinamis, dengan menciptakan peningkatan produktivitas dan nilai yang lebih baik bagi konsumen.</w:t>
            </w:r>
          </w:p>
        </w:tc>
      </w:tr>
      <w:tr w:rsidR="00EC5996" w:rsidRPr="00D93C15" w14:paraId="20B920A1" w14:textId="77777777" w:rsidTr="00D40056">
        <w:tc>
          <w:tcPr>
            <w:tcW w:w="1353" w:type="dxa"/>
            <w:shd w:val="clear" w:color="auto" w:fill="C1E4F5"/>
            <w:tcMar>
              <w:top w:w="120" w:type="dxa"/>
              <w:left w:w="180" w:type="dxa"/>
              <w:bottom w:w="120" w:type="dxa"/>
              <w:right w:w="180" w:type="dxa"/>
            </w:tcMar>
            <w:hideMark/>
          </w:tcPr>
          <w:p w14:paraId="519605B6" w14:textId="77777777" w:rsidR="000B4F03" w:rsidRPr="00D93C15" w:rsidRDefault="00C80D61" w:rsidP="000B4F03">
            <w:pPr>
              <w:spacing w:before="30" w:after="30"/>
              <w:ind w:left="30" w:right="30"/>
              <w:rPr>
                <w:rFonts w:ascii="Calibri" w:eastAsia="Times New Roman" w:hAnsi="Calibri" w:cs="Calibri"/>
                <w:sz w:val="16"/>
              </w:rPr>
            </w:pPr>
            <w:hyperlink r:id="rId226" w:tgtFrame="_blank" w:history="1">
              <w:r w:rsidRPr="00D93C15">
                <w:rPr>
                  <w:rFonts w:ascii="Calibri" w:eastAsia="Times New Roman" w:hAnsi="Calibri" w:cs="Calibri"/>
                  <w:color w:val="0000FF"/>
                  <w:sz w:val="16"/>
                  <w:u w:val="single"/>
                </w:rPr>
                <w:t>Screen 10</w:t>
              </w:r>
            </w:hyperlink>
            <w:r w:rsidRPr="00D93C15">
              <w:rPr>
                <w:rFonts w:ascii="Calibri" w:eastAsia="Times New Roman" w:hAnsi="Calibri" w:cs="Calibri"/>
                <w:sz w:val="16"/>
              </w:rPr>
              <w:t xml:space="preserve"> </w:t>
            </w:r>
          </w:p>
          <w:p w14:paraId="0365EE0A" w14:textId="77777777" w:rsidR="000B4F03" w:rsidRPr="00D93C15" w:rsidRDefault="00C80D61" w:rsidP="000B4F03">
            <w:pPr>
              <w:ind w:left="30" w:right="30"/>
              <w:rPr>
                <w:rFonts w:ascii="Calibri" w:eastAsia="Times New Roman" w:hAnsi="Calibri" w:cs="Calibri"/>
                <w:sz w:val="16"/>
              </w:rPr>
            </w:pPr>
            <w:hyperlink r:id="rId227" w:tgtFrame="_blank" w:history="1">
              <w:r w:rsidRPr="00D93C15">
                <w:rPr>
                  <w:rFonts w:ascii="Calibri" w:eastAsia="Times New Roman" w:hAnsi="Calibri" w:cs="Calibri"/>
                  <w:color w:val="0000FF"/>
                  <w:sz w:val="16"/>
                  <w:u w:val="single"/>
                </w:rPr>
                <w:t>17_C_11</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8699DB7" w14:textId="77777777" w:rsidR="000B4F03" w:rsidRPr="00D93C15" w:rsidRDefault="00C80D61" w:rsidP="00D40056">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An Abbott distributor can be considered a competitor if we are submitting separate bids in connection with a tender.</w:t>
            </w:r>
          </w:p>
        </w:tc>
        <w:tc>
          <w:tcPr>
            <w:tcW w:w="6000" w:type="dxa"/>
          </w:tcPr>
          <w:p w14:paraId="06D47C81" w14:textId="77777777" w:rsidR="000B4F03" w:rsidRPr="00D93C15" w:rsidRDefault="00C80D61" w:rsidP="00D40056">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Distributor Abbott dapat dianggap sebagai pesaing jika mereka mengirimkan penawaran terpisah terkait dengan sebuah tender.</w:t>
            </w:r>
          </w:p>
        </w:tc>
      </w:tr>
      <w:tr w:rsidR="00EC5996" w:rsidRPr="001315CD" w14:paraId="4D8EF418" w14:textId="77777777" w:rsidTr="00D40056">
        <w:tc>
          <w:tcPr>
            <w:tcW w:w="1353" w:type="dxa"/>
            <w:shd w:val="clear" w:color="auto" w:fill="C1E4F5"/>
            <w:tcMar>
              <w:top w:w="120" w:type="dxa"/>
              <w:left w:w="180" w:type="dxa"/>
              <w:bottom w:w="120" w:type="dxa"/>
              <w:right w:w="180" w:type="dxa"/>
            </w:tcMar>
            <w:hideMark/>
          </w:tcPr>
          <w:p w14:paraId="79258A11" w14:textId="77777777" w:rsidR="000B4F03" w:rsidRPr="00D93C15" w:rsidRDefault="00C80D61" w:rsidP="000B4F03">
            <w:pPr>
              <w:spacing w:before="30" w:after="30"/>
              <w:ind w:left="30" w:right="30"/>
              <w:rPr>
                <w:rFonts w:ascii="Calibri" w:eastAsia="Times New Roman" w:hAnsi="Calibri" w:cs="Calibri"/>
                <w:sz w:val="16"/>
              </w:rPr>
            </w:pPr>
            <w:hyperlink r:id="rId228" w:tgtFrame="_blank" w:history="1">
              <w:r w:rsidRPr="00D93C15">
                <w:rPr>
                  <w:rFonts w:ascii="Calibri" w:eastAsia="Times New Roman" w:hAnsi="Calibri" w:cs="Calibri"/>
                  <w:color w:val="0000FF"/>
                  <w:sz w:val="16"/>
                  <w:u w:val="single"/>
                </w:rPr>
                <w:t>Screen 10</w:t>
              </w:r>
            </w:hyperlink>
            <w:r w:rsidRPr="00D93C15">
              <w:rPr>
                <w:rFonts w:ascii="Calibri" w:eastAsia="Times New Roman" w:hAnsi="Calibri" w:cs="Calibri"/>
                <w:sz w:val="16"/>
              </w:rPr>
              <w:t xml:space="preserve"> </w:t>
            </w:r>
          </w:p>
          <w:p w14:paraId="302E9641" w14:textId="77777777" w:rsidR="000B4F03" w:rsidRPr="00D93C15" w:rsidRDefault="00C80D61" w:rsidP="000B4F03">
            <w:pPr>
              <w:ind w:left="30" w:right="30"/>
              <w:rPr>
                <w:rFonts w:ascii="Calibri" w:eastAsia="Times New Roman" w:hAnsi="Calibri" w:cs="Calibri"/>
                <w:sz w:val="16"/>
              </w:rPr>
            </w:pPr>
            <w:hyperlink r:id="rId229" w:tgtFrame="_blank" w:history="1">
              <w:r w:rsidRPr="00D93C15">
                <w:rPr>
                  <w:rFonts w:ascii="Calibri" w:eastAsia="Times New Roman" w:hAnsi="Calibri" w:cs="Calibri"/>
                  <w:color w:val="0000FF"/>
                  <w:sz w:val="16"/>
                  <w:u w:val="single"/>
                </w:rPr>
                <w:t>18_C_11</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646FAA2" w14:textId="77777777" w:rsidR="000B4F03" w:rsidRPr="00D93C15" w:rsidRDefault="00C80D61" w:rsidP="00D40056">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If someone begins to discuss these matters, take immediate action. End your involvement in the meeting and ask that your objections be recorded in any meeting minutes. Leave and make a loud, dramatic gesture as you depart, so others remember your departure from the prohibited discussion.</w:t>
            </w:r>
          </w:p>
        </w:tc>
        <w:tc>
          <w:tcPr>
            <w:tcW w:w="6000" w:type="dxa"/>
          </w:tcPr>
          <w:p w14:paraId="6C09C31C" w14:textId="77777777" w:rsidR="000B4F03" w:rsidRPr="001315CD" w:rsidRDefault="00C80D61" w:rsidP="00D40056">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Jika seseorang mulai membahas persoalan ini, segera ambil tindakan. Akhiri keterlibatan Anda dalam rapat tersebut dan minta agar sikap keberatan Anda dicatat dalam notulen rapat apa pun. Tinggalkan dan lakukan gestur yang lantang dan dramatis ketika Anda pergi, sehingga pihak lain mengingat kepergian Anda dari diskusi terlarang.</w:t>
            </w:r>
          </w:p>
        </w:tc>
      </w:tr>
      <w:tr w:rsidR="00EC5996" w:rsidRPr="00D93C15" w14:paraId="2C40A7FE" w14:textId="77777777" w:rsidTr="00D40056">
        <w:tc>
          <w:tcPr>
            <w:tcW w:w="1353" w:type="dxa"/>
            <w:shd w:val="clear" w:color="auto" w:fill="C1E4F5"/>
            <w:tcMar>
              <w:top w:w="120" w:type="dxa"/>
              <w:left w:w="180" w:type="dxa"/>
              <w:bottom w:w="120" w:type="dxa"/>
              <w:right w:w="180" w:type="dxa"/>
            </w:tcMar>
            <w:hideMark/>
          </w:tcPr>
          <w:p w14:paraId="00371E5B" w14:textId="77777777" w:rsidR="000B4F03" w:rsidRPr="00D93C15" w:rsidRDefault="00C80D61" w:rsidP="000B4F03">
            <w:pPr>
              <w:spacing w:before="30" w:after="30"/>
              <w:ind w:left="30" w:right="30"/>
              <w:rPr>
                <w:rFonts w:ascii="Calibri" w:eastAsia="Times New Roman" w:hAnsi="Calibri" w:cs="Calibri"/>
                <w:sz w:val="16"/>
              </w:rPr>
            </w:pPr>
            <w:hyperlink r:id="rId230" w:tgtFrame="_blank" w:history="1">
              <w:r w:rsidRPr="00D93C15">
                <w:rPr>
                  <w:rFonts w:ascii="Calibri" w:eastAsia="Times New Roman" w:hAnsi="Calibri" w:cs="Calibri"/>
                  <w:color w:val="0000FF"/>
                  <w:sz w:val="16"/>
                  <w:u w:val="single"/>
                </w:rPr>
                <w:t>Screen 11</w:t>
              </w:r>
            </w:hyperlink>
            <w:r w:rsidRPr="00D93C15">
              <w:rPr>
                <w:rFonts w:ascii="Calibri" w:eastAsia="Times New Roman" w:hAnsi="Calibri" w:cs="Calibri"/>
                <w:sz w:val="16"/>
              </w:rPr>
              <w:t xml:space="preserve"> </w:t>
            </w:r>
          </w:p>
          <w:p w14:paraId="5D94302B" w14:textId="77777777" w:rsidR="000B4F03" w:rsidRPr="00D93C15" w:rsidRDefault="00C80D61" w:rsidP="000B4F03">
            <w:pPr>
              <w:ind w:left="30" w:right="30"/>
              <w:rPr>
                <w:rFonts w:ascii="Calibri" w:eastAsia="Times New Roman" w:hAnsi="Calibri" w:cs="Calibri"/>
                <w:sz w:val="16"/>
              </w:rPr>
            </w:pPr>
            <w:hyperlink r:id="rId231" w:tgtFrame="_blank" w:history="1">
              <w:r w:rsidRPr="00D93C15">
                <w:rPr>
                  <w:rFonts w:ascii="Calibri" w:eastAsia="Times New Roman" w:hAnsi="Calibri" w:cs="Calibri"/>
                  <w:color w:val="0000FF"/>
                  <w:sz w:val="16"/>
                  <w:u w:val="single"/>
                </w:rPr>
                <w:t>22_C_12</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908DAC9" w14:textId="77777777" w:rsidR="000B4F03" w:rsidRPr="00D93C15" w:rsidRDefault="00C80D61" w:rsidP="00D40056">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 xml:space="preserve">You are a Regional Sales Manager responsible for Abbott Vascular in Turkey. You are considering submitting a bid to supply product to a large public hospital in your area. Before investing a lot of time into putting together the </w:t>
            </w:r>
            <w:r w:rsidRPr="00D93C15">
              <w:rPr>
                <w:rFonts w:ascii="Calibri" w:eastAsia="Times New Roman" w:hAnsi="Calibri" w:cs="Calibri"/>
              </w:rPr>
              <w:lastRenderedPageBreak/>
              <w:t>bid, you reach out to a counterpart at Medtronic to find out whether they are bidding. Is this okay?</w:t>
            </w:r>
          </w:p>
        </w:tc>
        <w:tc>
          <w:tcPr>
            <w:tcW w:w="6000" w:type="dxa"/>
          </w:tcPr>
          <w:p w14:paraId="03BE07DF" w14:textId="77777777" w:rsidR="000B4F03" w:rsidRPr="00D93C15" w:rsidRDefault="00C80D61" w:rsidP="00D40056">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 xml:space="preserve">Anda adalah Manajer Penjualan Regional yang bertanggung jawab untuk Abbott Vascular di Turki. Anda sedang mempertimbangkan untuk mengajukan penawaran guna memasok produk ke rumah sakit umum </w:t>
            </w:r>
            <w:r w:rsidRPr="00D93C15">
              <w:rPr>
                <w:rFonts w:ascii="Calibri" w:eastAsia="Calibri" w:hAnsi="Calibri" w:cs="Calibri"/>
                <w:lang w:val="id-ID"/>
              </w:rPr>
              <w:lastRenderedPageBreak/>
              <w:t>besar di wilayah Anda. Sebelum menginvestasikan banyak waktu untuk mengatur penawaran, Anda menghubungi rekan di Medtronic untuk mencari tahu jika mereka mengajukan penawaran. Bolehkah dilakukan?</w:t>
            </w:r>
          </w:p>
        </w:tc>
      </w:tr>
      <w:tr w:rsidR="00EC5996" w:rsidRPr="00D93C15" w14:paraId="19A96F9A" w14:textId="77777777" w:rsidTr="00D40056">
        <w:tc>
          <w:tcPr>
            <w:tcW w:w="1353" w:type="dxa"/>
            <w:shd w:val="clear" w:color="auto" w:fill="C1E4F5"/>
            <w:tcMar>
              <w:top w:w="120" w:type="dxa"/>
              <w:left w:w="180" w:type="dxa"/>
              <w:bottom w:w="120" w:type="dxa"/>
              <w:right w:w="180" w:type="dxa"/>
            </w:tcMar>
            <w:hideMark/>
          </w:tcPr>
          <w:p w14:paraId="477974AB" w14:textId="77777777" w:rsidR="000B4F03" w:rsidRPr="00D93C15" w:rsidRDefault="00C80D61" w:rsidP="000B4F03">
            <w:pPr>
              <w:spacing w:before="30" w:after="30"/>
              <w:ind w:left="30" w:right="30"/>
              <w:rPr>
                <w:rFonts w:ascii="Calibri" w:eastAsia="Times New Roman" w:hAnsi="Calibri" w:cs="Calibri"/>
                <w:sz w:val="16"/>
              </w:rPr>
            </w:pPr>
            <w:hyperlink r:id="rId232" w:tgtFrame="_blank" w:history="1">
              <w:r w:rsidRPr="00D93C15">
                <w:rPr>
                  <w:rFonts w:ascii="Calibri" w:eastAsia="Times New Roman" w:hAnsi="Calibri" w:cs="Calibri"/>
                  <w:color w:val="0000FF"/>
                  <w:sz w:val="16"/>
                  <w:u w:val="single"/>
                </w:rPr>
                <w:t>Screen 12</w:t>
              </w:r>
            </w:hyperlink>
            <w:r w:rsidRPr="00D93C15">
              <w:rPr>
                <w:rFonts w:ascii="Calibri" w:eastAsia="Times New Roman" w:hAnsi="Calibri" w:cs="Calibri"/>
                <w:sz w:val="16"/>
              </w:rPr>
              <w:t xml:space="preserve"> </w:t>
            </w:r>
          </w:p>
          <w:p w14:paraId="197DA335" w14:textId="77777777" w:rsidR="000B4F03" w:rsidRPr="00D93C15" w:rsidRDefault="00C80D61" w:rsidP="000B4F03">
            <w:pPr>
              <w:ind w:left="30" w:right="30"/>
              <w:rPr>
                <w:rFonts w:ascii="Calibri" w:eastAsia="Times New Roman" w:hAnsi="Calibri" w:cs="Calibri"/>
                <w:sz w:val="16"/>
              </w:rPr>
            </w:pPr>
            <w:hyperlink r:id="rId233" w:tgtFrame="_blank" w:history="1">
              <w:r w:rsidRPr="00D93C15">
                <w:rPr>
                  <w:rFonts w:ascii="Calibri" w:eastAsia="Times New Roman" w:hAnsi="Calibri" w:cs="Calibri"/>
                  <w:color w:val="0000FF"/>
                  <w:sz w:val="16"/>
                  <w:u w:val="single"/>
                </w:rPr>
                <w:t>25_C_13</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3EAEEFD" w14:textId="77777777" w:rsidR="000B4F03" w:rsidRPr="00D93C15" w:rsidRDefault="00C80D61" w:rsidP="00D40056">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You are an Area Sales Director for Abbott’s Rapid Diagnostics business in East Africa. At a meeting with a local distributor who distributes diagnostic testing equipment for Abbott and a leading competitor, you are provided with a list of customers who the distributor says you should target for rapid diagnostic marketing. It is explained that a similar length list with different customers has been given to your competitor, so that the two companies’ marketing efforts don’t overlap. Since the distributor is responsible for the final sale of the companies’ products, you agree to limit your marketing efforts to the customers on the list. Is this okay?</w:t>
            </w:r>
          </w:p>
        </w:tc>
        <w:tc>
          <w:tcPr>
            <w:tcW w:w="6000" w:type="dxa"/>
          </w:tcPr>
          <w:p w14:paraId="66DF255E" w14:textId="77777777" w:rsidR="000B4F03" w:rsidRPr="00D93C15" w:rsidRDefault="00C80D61" w:rsidP="00D40056">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Anda adalah Direktur Penjualan Area untuk bisnis Rapid Diagnostics Abbott di Afrika Timur. Dalam rapat dengan distributor setempat yang mendistribusikan perlengkapan pengujian diagnosis kepada Abbott dan pesaing utama, Anda menerima daftar konsumen yang menurut distributor harus menjadi target Anda dalam pemasaran diagnostik yang cepat. Diterangkan bahwa daftar dengan panjang serupa, tetapi memuat pelanggan berbeda telah diberikan kepada pesaing Anda, sehingga upaya pemasaran kedua perusahaan tidak tumpang tindih. Karena distributor bertanggung jawab atas penjualan akhir produk perusahaan, Anda setuju untuk membatasi upaya pemasaran Anda terhadap pelanggan pada daftar tersebut. Bolehkah dilakukan?</w:t>
            </w:r>
          </w:p>
        </w:tc>
      </w:tr>
      <w:tr w:rsidR="00EC5996" w:rsidRPr="00D93C15" w14:paraId="46C0C0F2" w14:textId="77777777" w:rsidTr="00D40056">
        <w:tc>
          <w:tcPr>
            <w:tcW w:w="1353" w:type="dxa"/>
            <w:shd w:val="clear" w:color="auto" w:fill="C1E4F5"/>
            <w:tcMar>
              <w:top w:w="120" w:type="dxa"/>
              <w:left w:w="180" w:type="dxa"/>
              <w:bottom w:w="120" w:type="dxa"/>
              <w:right w:w="180" w:type="dxa"/>
            </w:tcMar>
            <w:hideMark/>
          </w:tcPr>
          <w:p w14:paraId="142B225E" w14:textId="77777777" w:rsidR="000B4F03" w:rsidRPr="00D93C15" w:rsidRDefault="00C80D61" w:rsidP="000B4F03">
            <w:pPr>
              <w:spacing w:before="30" w:after="30"/>
              <w:ind w:left="30" w:right="30"/>
              <w:rPr>
                <w:rFonts w:ascii="Calibri" w:eastAsia="Times New Roman" w:hAnsi="Calibri" w:cs="Calibri"/>
                <w:sz w:val="16"/>
              </w:rPr>
            </w:pPr>
            <w:hyperlink r:id="rId234" w:tgtFrame="_blank" w:history="1">
              <w:r w:rsidRPr="00D93C15">
                <w:rPr>
                  <w:rFonts w:ascii="Calibri" w:eastAsia="Times New Roman" w:hAnsi="Calibri" w:cs="Calibri"/>
                  <w:color w:val="0000FF"/>
                  <w:sz w:val="16"/>
                  <w:u w:val="single"/>
                </w:rPr>
                <w:t>Screen 17</w:t>
              </w:r>
            </w:hyperlink>
            <w:r w:rsidRPr="00D93C15">
              <w:rPr>
                <w:rFonts w:ascii="Calibri" w:eastAsia="Times New Roman" w:hAnsi="Calibri" w:cs="Calibri"/>
                <w:sz w:val="16"/>
              </w:rPr>
              <w:t xml:space="preserve"> </w:t>
            </w:r>
          </w:p>
          <w:p w14:paraId="55D22532" w14:textId="77777777" w:rsidR="000B4F03" w:rsidRPr="00D93C15" w:rsidRDefault="00C80D61" w:rsidP="000B4F03">
            <w:pPr>
              <w:ind w:left="30" w:right="30"/>
              <w:rPr>
                <w:rFonts w:ascii="Calibri" w:eastAsia="Times New Roman" w:hAnsi="Calibri" w:cs="Calibri"/>
                <w:sz w:val="16"/>
              </w:rPr>
            </w:pPr>
            <w:hyperlink r:id="rId235" w:tgtFrame="_blank" w:history="1">
              <w:r w:rsidRPr="00D93C15">
                <w:rPr>
                  <w:rFonts w:ascii="Calibri" w:eastAsia="Times New Roman" w:hAnsi="Calibri" w:cs="Calibri"/>
                  <w:color w:val="0000FF"/>
                  <w:sz w:val="16"/>
                  <w:u w:val="single"/>
                </w:rPr>
                <w:t>37_C_18</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9E9E014" w14:textId="77777777" w:rsidR="000B4F03" w:rsidRPr="00D93C15" w:rsidRDefault="00C80D61" w:rsidP="00D40056">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Because anti-competitive conduct usually results in higher prices or reduced selection for consumers, a company that commits such crimes risks seriously damaging its reputation in the eyes of its customers.</w:t>
            </w:r>
          </w:p>
          <w:p w14:paraId="1C465535" w14:textId="77777777" w:rsidR="000B4F03" w:rsidRPr="00D93C15" w:rsidRDefault="00C80D61" w:rsidP="00D40056">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In addition to civil/criminal penalties and reputational damage, one consequence is potentially being barred from future tenders or other bidding.</w:t>
            </w:r>
          </w:p>
        </w:tc>
        <w:tc>
          <w:tcPr>
            <w:tcW w:w="6000" w:type="dxa"/>
          </w:tcPr>
          <w:p w14:paraId="513F8222" w14:textId="77777777" w:rsidR="000B4F03" w:rsidRPr="00D93C15" w:rsidRDefault="00C80D61" w:rsidP="00D40056">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Dikarenakan perilaku antipersaingan biasanya mengakibatkan kenaikan harga atau penurunan jumlah konsumen, perusahaan yang melakukan kejahatan tersebut berisiko secara serius merusak reputasinya di mata pelanggan.</w:t>
            </w:r>
          </w:p>
          <w:p w14:paraId="0C702ED1" w14:textId="77777777" w:rsidR="000B4F03" w:rsidRPr="00D93C15" w:rsidRDefault="00C80D61" w:rsidP="00D40056">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Selain hukuman perdata/pidana dan rusaknya reputasi, salah satu konsekuensinya adalah kemungkinan dilarang mengikuti tender atau penawaran lainnya di masa depan.</w:t>
            </w:r>
          </w:p>
        </w:tc>
      </w:tr>
      <w:tr w:rsidR="00EC5996" w:rsidRPr="00D93C15" w14:paraId="4A40D854" w14:textId="77777777" w:rsidTr="00D40056">
        <w:tc>
          <w:tcPr>
            <w:tcW w:w="1353" w:type="dxa"/>
            <w:shd w:val="clear" w:color="auto" w:fill="C1E4F5"/>
            <w:tcMar>
              <w:top w:w="120" w:type="dxa"/>
              <w:left w:w="180" w:type="dxa"/>
              <w:bottom w:w="120" w:type="dxa"/>
              <w:right w:w="180" w:type="dxa"/>
            </w:tcMar>
            <w:hideMark/>
          </w:tcPr>
          <w:p w14:paraId="6BB6E684" w14:textId="77777777" w:rsidR="000B4F03" w:rsidRPr="00D93C15" w:rsidRDefault="00C80D61" w:rsidP="000B4F03">
            <w:pPr>
              <w:spacing w:before="30" w:after="30"/>
              <w:ind w:left="30" w:right="30"/>
              <w:rPr>
                <w:rFonts w:ascii="Calibri" w:eastAsia="Times New Roman" w:hAnsi="Calibri" w:cs="Calibri"/>
                <w:sz w:val="16"/>
              </w:rPr>
            </w:pPr>
            <w:hyperlink r:id="rId236" w:tgtFrame="_blank" w:history="1">
              <w:r w:rsidRPr="00D93C15">
                <w:rPr>
                  <w:rFonts w:ascii="Calibri" w:eastAsia="Times New Roman" w:hAnsi="Calibri" w:cs="Calibri"/>
                  <w:color w:val="0000FF"/>
                  <w:sz w:val="16"/>
                  <w:u w:val="single"/>
                </w:rPr>
                <w:t>Screen 21</w:t>
              </w:r>
            </w:hyperlink>
            <w:r w:rsidRPr="00D93C15">
              <w:rPr>
                <w:rFonts w:ascii="Calibri" w:eastAsia="Times New Roman" w:hAnsi="Calibri" w:cs="Calibri"/>
                <w:sz w:val="16"/>
              </w:rPr>
              <w:t xml:space="preserve"> </w:t>
            </w:r>
          </w:p>
          <w:p w14:paraId="62B657A7" w14:textId="77777777" w:rsidR="000B4F03" w:rsidRPr="00D93C15" w:rsidRDefault="00C80D61" w:rsidP="000B4F03">
            <w:pPr>
              <w:ind w:left="30" w:right="30"/>
              <w:rPr>
                <w:rFonts w:ascii="Calibri" w:eastAsia="Times New Roman" w:hAnsi="Calibri" w:cs="Calibri"/>
                <w:sz w:val="16"/>
              </w:rPr>
            </w:pPr>
            <w:hyperlink r:id="rId237" w:tgtFrame="_blank" w:history="1">
              <w:r w:rsidRPr="00D93C15">
                <w:rPr>
                  <w:rFonts w:ascii="Calibri" w:eastAsia="Times New Roman" w:hAnsi="Calibri" w:cs="Calibri"/>
                  <w:color w:val="0000FF"/>
                  <w:sz w:val="16"/>
                  <w:u w:val="single"/>
                </w:rPr>
                <w:t>42_C_22</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84D8BB2" w14:textId="77777777" w:rsidR="000B4F03" w:rsidRPr="00D93C15" w:rsidRDefault="00C80D61" w:rsidP="00D40056">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In many countries controlling the prices of distributors is a violation of competition law, please contact your local Legal team for guidance.</w:t>
            </w:r>
          </w:p>
        </w:tc>
        <w:tc>
          <w:tcPr>
            <w:tcW w:w="6000" w:type="dxa"/>
          </w:tcPr>
          <w:p w14:paraId="21F4DFF7" w14:textId="77777777" w:rsidR="000B4F03" w:rsidRPr="00D93C15" w:rsidRDefault="00C80D61" w:rsidP="00D40056">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Di banyak negara, pengendalian harga dari para distributor adalah sebuah pelanggaran terhadap hukum persaingan, mohon hubungi tim Hukum setempat Anda untuk panduan.</w:t>
            </w:r>
          </w:p>
        </w:tc>
      </w:tr>
      <w:tr w:rsidR="00EC5996" w:rsidRPr="001315CD" w14:paraId="59A25489" w14:textId="77777777" w:rsidTr="00D40056">
        <w:tc>
          <w:tcPr>
            <w:tcW w:w="1353" w:type="dxa"/>
            <w:shd w:val="clear" w:color="auto" w:fill="C1E4F5"/>
            <w:tcMar>
              <w:top w:w="120" w:type="dxa"/>
              <w:left w:w="180" w:type="dxa"/>
              <w:bottom w:w="120" w:type="dxa"/>
              <w:right w:w="180" w:type="dxa"/>
            </w:tcMar>
            <w:hideMark/>
          </w:tcPr>
          <w:p w14:paraId="34B7E0F0" w14:textId="77777777" w:rsidR="000B4F03" w:rsidRPr="00D93C15" w:rsidRDefault="00C80D61" w:rsidP="000B4F03">
            <w:pPr>
              <w:spacing w:before="30" w:after="30"/>
              <w:ind w:left="30" w:right="30"/>
              <w:rPr>
                <w:rFonts w:ascii="Calibri" w:eastAsia="Times New Roman" w:hAnsi="Calibri" w:cs="Calibri"/>
                <w:sz w:val="16"/>
              </w:rPr>
            </w:pPr>
            <w:hyperlink r:id="rId238" w:tgtFrame="_blank" w:history="1">
              <w:r w:rsidRPr="00D93C15">
                <w:rPr>
                  <w:rFonts w:ascii="Calibri" w:eastAsia="Times New Roman" w:hAnsi="Calibri" w:cs="Calibri"/>
                  <w:color w:val="0000FF"/>
                  <w:sz w:val="16"/>
                  <w:u w:val="single"/>
                </w:rPr>
                <w:t>Screen 21</w:t>
              </w:r>
            </w:hyperlink>
            <w:r w:rsidRPr="00D93C15">
              <w:rPr>
                <w:rFonts w:ascii="Calibri" w:eastAsia="Times New Roman" w:hAnsi="Calibri" w:cs="Calibri"/>
                <w:sz w:val="16"/>
              </w:rPr>
              <w:t xml:space="preserve"> </w:t>
            </w:r>
          </w:p>
          <w:p w14:paraId="0D3D298A" w14:textId="77777777" w:rsidR="000B4F03" w:rsidRPr="00D93C15" w:rsidRDefault="00C80D61" w:rsidP="000B4F03">
            <w:pPr>
              <w:ind w:left="30" w:right="30"/>
              <w:rPr>
                <w:rFonts w:ascii="Calibri" w:eastAsia="Times New Roman" w:hAnsi="Calibri" w:cs="Calibri"/>
                <w:sz w:val="16"/>
              </w:rPr>
            </w:pPr>
            <w:hyperlink r:id="rId239" w:tgtFrame="_blank" w:history="1">
              <w:r w:rsidRPr="00D93C15">
                <w:rPr>
                  <w:rFonts w:ascii="Calibri" w:eastAsia="Times New Roman" w:hAnsi="Calibri" w:cs="Calibri"/>
                  <w:color w:val="0000FF"/>
                  <w:sz w:val="16"/>
                  <w:u w:val="single"/>
                </w:rPr>
                <w:t>44_C_22</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E6F3825" w14:textId="77777777" w:rsidR="000B4F03" w:rsidRPr="00D93C15" w:rsidRDefault="00C80D61" w:rsidP="00D40056">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Any discussion between competitors around market or dividing clients, products or resources – known as customer allocation – could be viewed as illegal collaboration and should be avoided. These conversations do not have to result in a formal agreement with a competitor to be considered anti-competitive.</w:t>
            </w:r>
          </w:p>
        </w:tc>
        <w:tc>
          <w:tcPr>
            <w:tcW w:w="6000" w:type="dxa"/>
          </w:tcPr>
          <w:p w14:paraId="0BC9D94F" w14:textId="77777777" w:rsidR="000B4F03" w:rsidRPr="001315CD" w:rsidRDefault="00C80D61" w:rsidP="00D40056">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Segala pembahasan antara pesaing tentang alokasi pasar atau pembagian pelanggan, produk, atau sumber daya – dikenal sebagai alokasi pelanggan – dapat dianggap sebagai kolaborasi ilegal dan harus dihindari. Percakapan ini tidak harus menghasilkan kesepakatan resmi dengan pesaing untuk dianggap sebagai perilaku antipersaingan.</w:t>
            </w:r>
          </w:p>
        </w:tc>
      </w:tr>
      <w:tr w:rsidR="00EC5996" w:rsidRPr="001315CD" w14:paraId="0B7000F4" w14:textId="77777777" w:rsidTr="00D40056">
        <w:tc>
          <w:tcPr>
            <w:tcW w:w="1353" w:type="dxa"/>
            <w:shd w:val="clear" w:color="auto" w:fill="C1E4F5"/>
            <w:tcMar>
              <w:top w:w="120" w:type="dxa"/>
              <w:left w:w="180" w:type="dxa"/>
              <w:bottom w:w="120" w:type="dxa"/>
              <w:right w:w="180" w:type="dxa"/>
            </w:tcMar>
            <w:hideMark/>
          </w:tcPr>
          <w:p w14:paraId="4391E562" w14:textId="77777777" w:rsidR="000B4F03" w:rsidRPr="00D93C15" w:rsidRDefault="00C80D61" w:rsidP="000B4F03">
            <w:pPr>
              <w:spacing w:before="30" w:after="30"/>
              <w:ind w:left="30" w:right="30"/>
              <w:rPr>
                <w:rFonts w:ascii="Calibri" w:eastAsia="Times New Roman" w:hAnsi="Calibri" w:cs="Calibri"/>
                <w:sz w:val="16"/>
              </w:rPr>
            </w:pPr>
            <w:hyperlink r:id="rId240" w:tgtFrame="_blank" w:history="1">
              <w:r w:rsidRPr="00D93C15">
                <w:rPr>
                  <w:rFonts w:ascii="Calibri" w:eastAsia="Times New Roman" w:hAnsi="Calibri" w:cs="Calibri"/>
                  <w:color w:val="0000FF"/>
                  <w:sz w:val="16"/>
                  <w:u w:val="single"/>
                </w:rPr>
                <w:t>Screen 21</w:t>
              </w:r>
            </w:hyperlink>
            <w:r w:rsidRPr="00D93C15">
              <w:rPr>
                <w:rFonts w:ascii="Calibri" w:eastAsia="Times New Roman" w:hAnsi="Calibri" w:cs="Calibri"/>
                <w:sz w:val="16"/>
              </w:rPr>
              <w:t xml:space="preserve"> </w:t>
            </w:r>
          </w:p>
          <w:p w14:paraId="4F19C3BB" w14:textId="77777777" w:rsidR="000B4F03" w:rsidRPr="00D93C15" w:rsidRDefault="00C80D61" w:rsidP="000B4F03">
            <w:pPr>
              <w:ind w:left="30" w:right="30"/>
              <w:rPr>
                <w:rFonts w:ascii="Calibri" w:eastAsia="Times New Roman" w:hAnsi="Calibri" w:cs="Calibri"/>
                <w:sz w:val="16"/>
              </w:rPr>
            </w:pPr>
            <w:hyperlink r:id="rId241" w:tgtFrame="_blank" w:history="1">
              <w:r w:rsidRPr="00D93C15">
                <w:rPr>
                  <w:rFonts w:ascii="Calibri" w:eastAsia="Times New Roman" w:hAnsi="Calibri" w:cs="Calibri"/>
                  <w:color w:val="0000FF"/>
                  <w:sz w:val="16"/>
                  <w:u w:val="single"/>
                </w:rPr>
                <w:t>45_C_22</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A76C2B0" w14:textId="77777777" w:rsidR="000B4F03" w:rsidRPr="00D93C15" w:rsidRDefault="00C80D61" w:rsidP="00D40056">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Any discussion that takes place between companies with respect to boycotting third parties such as suppliers, distributors or retailers could be viewed as illegal collaboration and should be avoided. These conversations do not have to result in a formal agreement to be considered anti-competitive.</w:t>
            </w:r>
          </w:p>
        </w:tc>
        <w:tc>
          <w:tcPr>
            <w:tcW w:w="6000" w:type="dxa"/>
          </w:tcPr>
          <w:p w14:paraId="2917A70A" w14:textId="619F986B" w:rsidR="000B4F03" w:rsidRPr="001315CD" w:rsidRDefault="00C80D61" w:rsidP="00D40056">
            <w:pPr>
              <w:spacing w:before="100" w:beforeAutospacing="1" w:after="100" w:afterAutospacing="1"/>
              <w:ind w:left="30" w:right="30"/>
              <w:rPr>
                <w:rFonts w:ascii="Calibri" w:eastAsia="Times New Roman" w:hAnsi="Calibri" w:cs="Calibri"/>
                <w:lang w:val="id-ID"/>
              </w:rPr>
            </w:pPr>
            <w:r w:rsidRPr="00D93C15">
              <w:rPr>
                <w:rFonts w:ascii="Calibri" w:eastAsia="Calibri" w:hAnsi="Calibri" w:cs="Calibri"/>
                <w:lang w:val="id-ID"/>
              </w:rPr>
              <w:t xml:space="preserve">Segala pembahasan yang terjadi antar perusahaan terkait pemboikotan pihak ketiga, seperti pemasok, distributor, atau </w:t>
            </w:r>
            <w:del w:id="30" w:author="Tania, Dhini Eka" w:date="2026-01-03T18:41:00Z" w16du:dateUtc="2026-01-03T11:41:00Z">
              <w:r w:rsidRPr="00D93C15" w:rsidDel="00636E57">
                <w:rPr>
                  <w:rFonts w:ascii="Calibri" w:eastAsia="Calibri" w:hAnsi="Calibri" w:cs="Calibri"/>
                  <w:lang w:val="id-ID"/>
                </w:rPr>
                <w:delText>pe</w:delText>
              </w:r>
            </w:del>
            <w:r w:rsidRPr="00D93C15">
              <w:rPr>
                <w:rFonts w:ascii="Calibri" w:eastAsia="Calibri" w:hAnsi="Calibri" w:cs="Calibri"/>
                <w:lang w:val="id-ID"/>
              </w:rPr>
              <w:t>ritel, dapat dianggap sebagai kolaborasi ilegal dan harus dihindari. Percakapan ini tidak harus menghasilkan kesepakatan resmi agar dianggap sebagai perilaku antipersaingan.</w:t>
            </w:r>
          </w:p>
        </w:tc>
      </w:tr>
      <w:tr w:rsidR="00EC5996" w:rsidRPr="00D93C15" w14:paraId="2FD38C4B" w14:textId="77777777" w:rsidTr="00D40056">
        <w:tc>
          <w:tcPr>
            <w:tcW w:w="1353" w:type="dxa"/>
            <w:shd w:val="clear" w:color="auto" w:fill="C1E4F5"/>
            <w:tcMar>
              <w:top w:w="120" w:type="dxa"/>
              <w:left w:w="180" w:type="dxa"/>
              <w:bottom w:w="120" w:type="dxa"/>
              <w:right w:w="180" w:type="dxa"/>
            </w:tcMar>
            <w:hideMark/>
          </w:tcPr>
          <w:p w14:paraId="62E14DB5" w14:textId="77777777" w:rsidR="000B4F03" w:rsidRPr="00D93C15" w:rsidRDefault="00C80D61" w:rsidP="000B4F03">
            <w:pPr>
              <w:spacing w:before="30" w:after="30"/>
              <w:ind w:left="30" w:right="30"/>
              <w:rPr>
                <w:rFonts w:ascii="Calibri" w:eastAsia="Times New Roman" w:hAnsi="Calibri" w:cs="Calibri"/>
                <w:sz w:val="16"/>
              </w:rPr>
            </w:pPr>
            <w:hyperlink r:id="rId242" w:tgtFrame="_blank" w:history="1">
              <w:r w:rsidRPr="00D93C15">
                <w:rPr>
                  <w:rFonts w:ascii="Calibri" w:eastAsia="Times New Roman" w:hAnsi="Calibri" w:cs="Calibri"/>
                  <w:color w:val="0000FF"/>
                  <w:sz w:val="16"/>
                  <w:u w:val="single"/>
                </w:rPr>
                <w:t>Screen 26</w:t>
              </w:r>
            </w:hyperlink>
            <w:r w:rsidRPr="00D93C15">
              <w:rPr>
                <w:rFonts w:ascii="Calibri" w:eastAsia="Times New Roman" w:hAnsi="Calibri" w:cs="Calibri"/>
                <w:sz w:val="16"/>
              </w:rPr>
              <w:t xml:space="preserve"> </w:t>
            </w:r>
          </w:p>
          <w:p w14:paraId="786EF403" w14:textId="77777777" w:rsidR="000B4F03" w:rsidRPr="00D93C15" w:rsidRDefault="00C80D61" w:rsidP="000B4F03">
            <w:pPr>
              <w:ind w:left="30" w:right="30"/>
              <w:rPr>
                <w:rFonts w:ascii="Calibri" w:eastAsia="Times New Roman" w:hAnsi="Calibri" w:cs="Calibri"/>
                <w:sz w:val="16"/>
              </w:rPr>
            </w:pPr>
            <w:hyperlink r:id="rId243" w:tgtFrame="_blank" w:history="1">
              <w:r w:rsidRPr="00D93C15">
                <w:rPr>
                  <w:rFonts w:ascii="Calibri" w:eastAsia="Times New Roman" w:hAnsi="Calibri" w:cs="Calibri"/>
                  <w:color w:val="0000FF"/>
                  <w:sz w:val="16"/>
                  <w:u w:val="single"/>
                </w:rPr>
                <w:t>55_C_27</w:t>
              </w:r>
            </w:hyperlink>
            <w:r w:rsidRPr="00D93C1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394206F" w14:textId="77777777" w:rsidR="000B4F03" w:rsidRPr="00D93C15" w:rsidRDefault="00C80D61" w:rsidP="00D40056">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 xml:space="preserve">[1] You are responsible for the manufacturing of reagents in the United States. During a conference, you and a few of your counterparts at other companies have an “off-the-record” discussion about one of your suppliers. Although no formal agreement is reached, a number of these counterparts indicate they will no longer be using a particular supplier because this supplier has near monopoly power and is using its dominant position to raise prices. Could your </w:t>
            </w:r>
            <w:r w:rsidRPr="00D93C15">
              <w:rPr>
                <w:rFonts w:ascii="Calibri" w:eastAsia="Times New Roman" w:hAnsi="Calibri" w:cs="Calibri"/>
              </w:rPr>
              <w:lastRenderedPageBreak/>
              <w:t>participation in the discussion be considered anti-competitive?</w:t>
            </w:r>
          </w:p>
        </w:tc>
        <w:tc>
          <w:tcPr>
            <w:tcW w:w="6000" w:type="dxa"/>
          </w:tcPr>
          <w:p w14:paraId="74AD1A36" w14:textId="77777777" w:rsidR="000B4F03" w:rsidRPr="00D93C15" w:rsidRDefault="00C80D61" w:rsidP="00D40056">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lastRenderedPageBreak/>
              <w:t>[1] Anda bertanggung jawab untuk memproduksi agen ulang di Amerika Serikat. Selama konferensi, Anda dan beberapa rekan dari perusahaan lain melangsungkan diskusi “tidak resmi” tentang salah satu pemasok. Sekalipun tidak ada kesepakatan resmi yang dibuat, sejumlah rekan menyebut tidak akan lagi menggunakan salah satu pemasok karena pemasok ini memiliki kekuatan monopoli dan menggunakan posisi dominannya untuk mendongkrak harga. Dapatkah partisipasi Anda dalam pembahasan dianggap sebagai perilaku antipersaingan?</w:t>
            </w:r>
          </w:p>
        </w:tc>
      </w:tr>
      <w:tr w:rsidR="00EC5996" w:rsidRPr="00D93C15" w14:paraId="073CE2EE" w14:textId="77777777" w:rsidTr="00D40056">
        <w:tc>
          <w:tcPr>
            <w:tcW w:w="1353" w:type="dxa"/>
            <w:shd w:val="clear" w:color="auto" w:fill="C1E4F5"/>
            <w:tcMar>
              <w:top w:w="120" w:type="dxa"/>
              <w:left w:w="180" w:type="dxa"/>
              <w:bottom w:w="120" w:type="dxa"/>
              <w:right w:w="180" w:type="dxa"/>
            </w:tcMar>
            <w:hideMark/>
          </w:tcPr>
          <w:p w14:paraId="61B9EAB1" w14:textId="77777777" w:rsidR="000B4F03" w:rsidRPr="00D93C15" w:rsidRDefault="00C80D61" w:rsidP="000B4F03">
            <w:pPr>
              <w:spacing w:before="30" w:after="30"/>
              <w:ind w:left="30" w:right="30"/>
              <w:rPr>
                <w:rFonts w:ascii="Calibri" w:eastAsia="Times New Roman" w:hAnsi="Calibri" w:cs="Calibri"/>
                <w:sz w:val="16"/>
              </w:rPr>
            </w:pPr>
            <w:r w:rsidRPr="00D93C15">
              <w:rPr>
                <w:rFonts w:ascii="Calibri" w:eastAsia="Times New Roman" w:hAnsi="Calibri" w:cs="Calibri"/>
                <w:sz w:val="16"/>
              </w:rPr>
              <w:t>Screen 26</w:t>
            </w:r>
          </w:p>
          <w:p w14:paraId="346D7326" w14:textId="77777777" w:rsidR="000B4F03" w:rsidRPr="00D93C15" w:rsidRDefault="00C80D61" w:rsidP="000B4F03">
            <w:pPr>
              <w:spacing w:before="100" w:beforeAutospacing="1" w:after="100" w:afterAutospacing="1"/>
              <w:ind w:left="30" w:right="30"/>
              <w:rPr>
                <w:rFonts w:ascii="Calibri" w:eastAsia="Times New Roman" w:hAnsi="Calibri" w:cs="Calibri"/>
                <w:sz w:val="16"/>
              </w:rPr>
            </w:pPr>
            <w:r w:rsidRPr="00D93C15">
              <w:rPr>
                <w:rFonts w:ascii="Calibri" w:eastAsia="Times New Roman" w:hAnsi="Calibri" w:cs="Calibri"/>
                <w:sz w:val="16"/>
              </w:rPr>
              <w:t>Question 1: Feedback</w:t>
            </w:r>
          </w:p>
          <w:p w14:paraId="65E75364" w14:textId="77777777" w:rsidR="000B4F03" w:rsidRPr="00D93C15" w:rsidRDefault="00C80D61" w:rsidP="000B4F03">
            <w:pPr>
              <w:ind w:left="30" w:right="30"/>
              <w:rPr>
                <w:rFonts w:ascii="Calibri" w:eastAsia="Times New Roman" w:hAnsi="Calibri" w:cs="Calibri"/>
                <w:sz w:val="16"/>
              </w:rPr>
            </w:pPr>
            <w:r w:rsidRPr="00D93C15">
              <w:rPr>
                <w:rFonts w:ascii="Calibri" w:eastAsia="Times New Roman" w:hAnsi="Calibri" w:cs="Calibri"/>
                <w:sz w:val="16"/>
              </w:rPr>
              <w:t>60_C_27</w:t>
            </w:r>
          </w:p>
        </w:tc>
        <w:tc>
          <w:tcPr>
            <w:tcW w:w="6000" w:type="dxa"/>
            <w:tcMar>
              <w:top w:w="120" w:type="dxa"/>
              <w:left w:w="180" w:type="dxa"/>
              <w:bottom w:w="120" w:type="dxa"/>
              <w:right w:w="180" w:type="dxa"/>
            </w:tcMar>
            <w:hideMark/>
          </w:tcPr>
          <w:p w14:paraId="76771451" w14:textId="77777777" w:rsidR="000B4F03" w:rsidRPr="00D93C15" w:rsidRDefault="00C80D61" w:rsidP="00D40056">
            <w:pPr>
              <w:spacing w:before="100" w:beforeAutospacing="1" w:after="100" w:afterAutospacing="1"/>
              <w:ind w:left="30" w:right="30"/>
              <w:rPr>
                <w:rFonts w:ascii="Calibri" w:eastAsia="Times New Roman" w:hAnsi="Calibri" w:cs="Calibri"/>
              </w:rPr>
            </w:pPr>
            <w:r w:rsidRPr="00D93C15">
              <w:rPr>
                <w:rFonts w:ascii="Calibri" w:eastAsia="Times New Roman" w:hAnsi="Calibri" w:cs="Calibri"/>
              </w:rPr>
              <w:t>Any discussion that takes place between companies with respect to boycotting third parties such as suppliers, distributors, or retailers could be viewed as anti-competitive by government authorities.</w:t>
            </w:r>
          </w:p>
        </w:tc>
        <w:tc>
          <w:tcPr>
            <w:tcW w:w="6000" w:type="dxa"/>
          </w:tcPr>
          <w:p w14:paraId="51536455" w14:textId="77777777" w:rsidR="000B4F03" w:rsidRPr="00D93C15" w:rsidRDefault="00C80D61" w:rsidP="00D40056">
            <w:pPr>
              <w:spacing w:before="100" w:beforeAutospacing="1" w:after="100" w:afterAutospacing="1"/>
              <w:ind w:left="30" w:right="30"/>
              <w:rPr>
                <w:rFonts w:ascii="Calibri" w:eastAsia="Times New Roman" w:hAnsi="Calibri" w:cs="Calibri"/>
              </w:rPr>
            </w:pPr>
            <w:r w:rsidRPr="00D93C15">
              <w:rPr>
                <w:rFonts w:ascii="Calibri" w:eastAsia="Calibri" w:hAnsi="Calibri" w:cs="Calibri"/>
                <w:lang w:val="id-ID"/>
              </w:rPr>
              <w:t xml:space="preserve">Segala pembahasan yang terjadi antar perusahaan terkait pemboikotan pihak ketiga, seperti pemasok, distributor, atau </w:t>
            </w:r>
            <w:del w:id="31" w:author="Tania, Dhini Eka" w:date="2026-01-03T18:42:00Z" w16du:dateUtc="2026-01-03T11:42:00Z">
              <w:r w:rsidRPr="00D93C15" w:rsidDel="001B1D4F">
                <w:rPr>
                  <w:rFonts w:ascii="Calibri" w:eastAsia="Calibri" w:hAnsi="Calibri" w:cs="Calibri"/>
                  <w:lang w:val="id-ID"/>
                </w:rPr>
                <w:delText>pe</w:delText>
              </w:r>
            </w:del>
            <w:r w:rsidRPr="00D93C15">
              <w:rPr>
                <w:rFonts w:ascii="Calibri" w:eastAsia="Calibri" w:hAnsi="Calibri" w:cs="Calibri"/>
                <w:lang w:val="id-ID"/>
              </w:rPr>
              <w:t>ritel, dapat dianggap sebagai perilaku antipersaingan oleh otoritas pemerintah.</w:t>
            </w:r>
          </w:p>
        </w:tc>
      </w:tr>
    </w:tbl>
    <w:p w14:paraId="45DA73F7" w14:textId="77777777" w:rsidR="00F44929" w:rsidRDefault="00F44929">
      <w:pPr>
        <w:rPr>
          <w:rFonts w:eastAsia="Times New Roman"/>
        </w:rPr>
      </w:pPr>
    </w:p>
    <w:sectPr w:rsidR="00F44929" w:rsidSect="002C1E64">
      <w:headerReference w:type="even" r:id="rId244"/>
      <w:headerReference w:type="default" r:id="rId245"/>
      <w:footerReference w:type="even" r:id="rId246"/>
      <w:footerReference w:type="default" r:id="rId247"/>
      <w:headerReference w:type="first" r:id="rId248"/>
      <w:footerReference w:type="first" r:id="rId24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54123" w14:textId="77777777" w:rsidR="00FA5185" w:rsidRDefault="00FA5185">
      <w:r>
        <w:separator/>
      </w:r>
    </w:p>
  </w:endnote>
  <w:endnote w:type="continuationSeparator" w:id="0">
    <w:p w14:paraId="51E898E8" w14:textId="77777777" w:rsidR="00FA5185" w:rsidRDefault="00FA5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EB36" w14:textId="77777777" w:rsidR="00CC51D1" w:rsidRDefault="00CC51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9C775" w14:textId="77777777" w:rsidR="00CC51D1" w:rsidRDefault="00CC51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E24" w14:textId="77777777" w:rsidR="00CC51D1" w:rsidRDefault="00CC51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98131" w14:textId="77777777" w:rsidR="00FA5185" w:rsidRDefault="00FA5185">
      <w:r>
        <w:separator/>
      </w:r>
    </w:p>
  </w:footnote>
  <w:footnote w:type="continuationSeparator" w:id="0">
    <w:p w14:paraId="744DA7CB" w14:textId="77777777" w:rsidR="00FA5185" w:rsidRDefault="00FA51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31FF0" w14:textId="77777777" w:rsidR="00CC51D1" w:rsidRDefault="00CC51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7DE78" w14:textId="294275A6" w:rsidR="002C1E64" w:rsidRDefault="002C1E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DCA4C" w14:textId="77777777" w:rsidR="00CC51D1" w:rsidRDefault="00CC51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2E5E120C">
      <w:start w:val="1"/>
      <w:numFmt w:val="bullet"/>
      <w:lvlText w:val=""/>
      <w:lvlJc w:val="left"/>
      <w:pPr>
        <w:ind w:left="1440" w:hanging="360"/>
      </w:pPr>
      <w:rPr>
        <w:rFonts w:ascii="Symbol" w:hAnsi="Symbol" w:hint="default"/>
      </w:rPr>
    </w:lvl>
    <w:lvl w:ilvl="1" w:tplc="D016724C" w:tentative="1">
      <w:start w:val="1"/>
      <w:numFmt w:val="bullet"/>
      <w:lvlText w:val="o"/>
      <w:lvlJc w:val="left"/>
      <w:pPr>
        <w:ind w:left="2160" w:hanging="360"/>
      </w:pPr>
      <w:rPr>
        <w:rFonts w:ascii="Courier New" w:hAnsi="Courier New" w:cs="Courier New" w:hint="default"/>
      </w:rPr>
    </w:lvl>
    <w:lvl w:ilvl="2" w:tplc="28C8F01A" w:tentative="1">
      <w:start w:val="1"/>
      <w:numFmt w:val="bullet"/>
      <w:lvlText w:val=""/>
      <w:lvlJc w:val="left"/>
      <w:pPr>
        <w:ind w:left="2880" w:hanging="360"/>
      </w:pPr>
      <w:rPr>
        <w:rFonts w:ascii="Wingdings" w:hAnsi="Wingdings" w:hint="default"/>
      </w:rPr>
    </w:lvl>
    <w:lvl w:ilvl="3" w:tplc="BCB4BF82" w:tentative="1">
      <w:start w:val="1"/>
      <w:numFmt w:val="bullet"/>
      <w:lvlText w:val=""/>
      <w:lvlJc w:val="left"/>
      <w:pPr>
        <w:ind w:left="3600" w:hanging="360"/>
      </w:pPr>
      <w:rPr>
        <w:rFonts w:ascii="Symbol" w:hAnsi="Symbol" w:hint="default"/>
      </w:rPr>
    </w:lvl>
    <w:lvl w:ilvl="4" w:tplc="88B282C2" w:tentative="1">
      <w:start w:val="1"/>
      <w:numFmt w:val="bullet"/>
      <w:lvlText w:val="o"/>
      <w:lvlJc w:val="left"/>
      <w:pPr>
        <w:ind w:left="4320" w:hanging="360"/>
      </w:pPr>
      <w:rPr>
        <w:rFonts w:ascii="Courier New" w:hAnsi="Courier New" w:cs="Courier New" w:hint="default"/>
      </w:rPr>
    </w:lvl>
    <w:lvl w:ilvl="5" w:tplc="AB14C6EC" w:tentative="1">
      <w:start w:val="1"/>
      <w:numFmt w:val="bullet"/>
      <w:lvlText w:val=""/>
      <w:lvlJc w:val="left"/>
      <w:pPr>
        <w:ind w:left="5040" w:hanging="360"/>
      </w:pPr>
      <w:rPr>
        <w:rFonts w:ascii="Wingdings" w:hAnsi="Wingdings" w:hint="default"/>
      </w:rPr>
    </w:lvl>
    <w:lvl w:ilvl="6" w:tplc="D64EFFFA" w:tentative="1">
      <w:start w:val="1"/>
      <w:numFmt w:val="bullet"/>
      <w:lvlText w:val=""/>
      <w:lvlJc w:val="left"/>
      <w:pPr>
        <w:ind w:left="5760" w:hanging="360"/>
      </w:pPr>
      <w:rPr>
        <w:rFonts w:ascii="Symbol" w:hAnsi="Symbol" w:hint="default"/>
      </w:rPr>
    </w:lvl>
    <w:lvl w:ilvl="7" w:tplc="C07A9258" w:tentative="1">
      <w:start w:val="1"/>
      <w:numFmt w:val="bullet"/>
      <w:lvlText w:val="o"/>
      <w:lvlJc w:val="left"/>
      <w:pPr>
        <w:ind w:left="6480" w:hanging="360"/>
      </w:pPr>
      <w:rPr>
        <w:rFonts w:ascii="Courier New" w:hAnsi="Courier New" w:cs="Courier New" w:hint="default"/>
      </w:rPr>
    </w:lvl>
    <w:lvl w:ilvl="8" w:tplc="D49E4444"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570357">
    <w:abstractNumId w:val="3"/>
  </w:num>
  <w:num w:numId="2" w16cid:durableId="658389383">
    <w:abstractNumId w:val="1"/>
  </w:num>
  <w:num w:numId="3" w16cid:durableId="1066296465">
    <w:abstractNumId w:val="2"/>
  </w:num>
  <w:num w:numId="4" w16cid:durableId="903292394">
    <w:abstractNumId w:val="0"/>
  </w:num>
  <w:num w:numId="5" w16cid:durableId="1616135768">
    <w:abstractNumId w:val="5"/>
  </w:num>
  <w:num w:numId="6" w16cid:durableId="124353771">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nia, Dhini Eka">
    <w15:presenceInfo w15:providerId="AD" w15:userId="S::dhinieka.tania@abbott.com::9823175d-fdf0-4d15-a6aa-ac5da460e6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22AA5"/>
    <w:rsid w:val="000515B2"/>
    <w:rsid w:val="000701A9"/>
    <w:rsid w:val="000734B0"/>
    <w:rsid w:val="0009367D"/>
    <w:rsid w:val="000A2928"/>
    <w:rsid w:val="000B1959"/>
    <w:rsid w:val="000B2E73"/>
    <w:rsid w:val="000B4F03"/>
    <w:rsid w:val="000E3269"/>
    <w:rsid w:val="00106FB1"/>
    <w:rsid w:val="001315CD"/>
    <w:rsid w:val="001370C3"/>
    <w:rsid w:val="00143974"/>
    <w:rsid w:val="001A529A"/>
    <w:rsid w:val="001B1D4F"/>
    <w:rsid w:val="001C3170"/>
    <w:rsid w:val="0020674E"/>
    <w:rsid w:val="002117DA"/>
    <w:rsid w:val="00221C80"/>
    <w:rsid w:val="00222B72"/>
    <w:rsid w:val="002303E1"/>
    <w:rsid w:val="00247243"/>
    <w:rsid w:val="00257449"/>
    <w:rsid w:val="00277052"/>
    <w:rsid w:val="00287EE9"/>
    <w:rsid w:val="00294ABE"/>
    <w:rsid w:val="002975F2"/>
    <w:rsid w:val="002C1E64"/>
    <w:rsid w:val="002F3A10"/>
    <w:rsid w:val="00310ED1"/>
    <w:rsid w:val="00314236"/>
    <w:rsid w:val="00315D6E"/>
    <w:rsid w:val="00367398"/>
    <w:rsid w:val="00370E9A"/>
    <w:rsid w:val="00375C32"/>
    <w:rsid w:val="00380CFE"/>
    <w:rsid w:val="0039511E"/>
    <w:rsid w:val="003B736E"/>
    <w:rsid w:val="003C2A50"/>
    <w:rsid w:val="003C4FB1"/>
    <w:rsid w:val="003E2E74"/>
    <w:rsid w:val="003E5A36"/>
    <w:rsid w:val="003F23F2"/>
    <w:rsid w:val="003F2466"/>
    <w:rsid w:val="004150A0"/>
    <w:rsid w:val="00424E66"/>
    <w:rsid w:val="00427134"/>
    <w:rsid w:val="004422A3"/>
    <w:rsid w:val="0044511A"/>
    <w:rsid w:val="00460588"/>
    <w:rsid w:val="00472365"/>
    <w:rsid w:val="0047452A"/>
    <w:rsid w:val="00474CC5"/>
    <w:rsid w:val="00487775"/>
    <w:rsid w:val="004A6088"/>
    <w:rsid w:val="004D60B2"/>
    <w:rsid w:val="005011CC"/>
    <w:rsid w:val="0051618B"/>
    <w:rsid w:val="00585268"/>
    <w:rsid w:val="0059265E"/>
    <w:rsid w:val="00597F68"/>
    <w:rsid w:val="005B5C04"/>
    <w:rsid w:val="005C43A0"/>
    <w:rsid w:val="005C6739"/>
    <w:rsid w:val="005C7B27"/>
    <w:rsid w:val="005D13C2"/>
    <w:rsid w:val="005D1A4D"/>
    <w:rsid w:val="005F1E76"/>
    <w:rsid w:val="005F2AEC"/>
    <w:rsid w:val="00603700"/>
    <w:rsid w:val="006205BB"/>
    <w:rsid w:val="00636E57"/>
    <w:rsid w:val="0065371E"/>
    <w:rsid w:val="0065570F"/>
    <w:rsid w:val="00657165"/>
    <w:rsid w:val="00666511"/>
    <w:rsid w:val="00671917"/>
    <w:rsid w:val="006913DA"/>
    <w:rsid w:val="00695A48"/>
    <w:rsid w:val="006C1B96"/>
    <w:rsid w:val="006E0CD1"/>
    <w:rsid w:val="006E5FE6"/>
    <w:rsid w:val="006F1CE1"/>
    <w:rsid w:val="00704439"/>
    <w:rsid w:val="007137BE"/>
    <w:rsid w:val="00723EDD"/>
    <w:rsid w:val="0072497F"/>
    <w:rsid w:val="007317E0"/>
    <w:rsid w:val="007502B3"/>
    <w:rsid w:val="00764DBF"/>
    <w:rsid w:val="00766D18"/>
    <w:rsid w:val="0077641B"/>
    <w:rsid w:val="00786C94"/>
    <w:rsid w:val="007920A2"/>
    <w:rsid w:val="00795145"/>
    <w:rsid w:val="007A2786"/>
    <w:rsid w:val="007C042D"/>
    <w:rsid w:val="007F3317"/>
    <w:rsid w:val="00801ADC"/>
    <w:rsid w:val="008079A2"/>
    <w:rsid w:val="00807D7F"/>
    <w:rsid w:val="00814E14"/>
    <w:rsid w:val="00830D57"/>
    <w:rsid w:val="008333B9"/>
    <w:rsid w:val="00835013"/>
    <w:rsid w:val="00835B5B"/>
    <w:rsid w:val="00836998"/>
    <w:rsid w:val="00840185"/>
    <w:rsid w:val="00840375"/>
    <w:rsid w:val="008550AC"/>
    <w:rsid w:val="00857794"/>
    <w:rsid w:val="00870B35"/>
    <w:rsid w:val="00872853"/>
    <w:rsid w:val="00886E85"/>
    <w:rsid w:val="008970A2"/>
    <w:rsid w:val="008A1495"/>
    <w:rsid w:val="008A2D00"/>
    <w:rsid w:val="008A4899"/>
    <w:rsid w:val="008F1B58"/>
    <w:rsid w:val="008F2FBB"/>
    <w:rsid w:val="008F4D10"/>
    <w:rsid w:val="00903579"/>
    <w:rsid w:val="009059BB"/>
    <w:rsid w:val="009217BB"/>
    <w:rsid w:val="0093665F"/>
    <w:rsid w:val="009403EA"/>
    <w:rsid w:val="0094318D"/>
    <w:rsid w:val="00961732"/>
    <w:rsid w:val="009674C0"/>
    <w:rsid w:val="00981542"/>
    <w:rsid w:val="00996A4E"/>
    <w:rsid w:val="009A0BBE"/>
    <w:rsid w:val="009A46D3"/>
    <w:rsid w:val="009B2979"/>
    <w:rsid w:val="009D7F9A"/>
    <w:rsid w:val="009E03B7"/>
    <w:rsid w:val="009E2420"/>
    <w:rsid w:val="009E513B"/>
    <w:rsid w:val="009F7999"/>
    <w:rsid w:val="00A0022E"/>
    <w:rsid w:val="00A16D6F"/>
    <w:rsid w:val="00A30FE8"/>
    <w:rsid w:val="00A551B5"/>
    <w:rsid w:val="00A86A15"/>
    <w:rsid w:val="00A944EC"/>
    <w:rsid w:val="00AC0538"/>
    <w:rsid w:val="00AD65B8"/>
    <w:rsid w:val="00AF4AEE"/>
    <w:rsid w:val="00B04054"/>
    <w:rsid w:val="00B050E1"/>
    <w:rsid w:val="00B10059"/>
    <w:rsid w:val="00B139F7"/>
    <w:rsid w:val="00B26A56"/>
    <w:rsid w:val="00B32FB9"/>
    <w:rsid w:val="00B44AA0"/>
    <w:rsid w:val="00B4646D"/>
    <w:rsid w:val="00B5424A"/>
    <w:rsid w:val="00B6655E"/>
    <w:rsid w:val="00B71E05"/>
    <w:rsid w:val="00B93BBE"/>
    <w:rsid w:val="00BB2193"/>
    <w:rsid w:val="00BB239E"/>
    <w:rsid w:val="00BD044A"/>
    <w:rsid w:val="00BD4290"/>
    <w:rsid w:val="00BE08E6"/>
    <w:rsid w:val="00C1674D"/>
    <w:rsid w:val="00C33B6D"/>
    <w:rsid w:val="00C3746E"/>
    <w:rsid w:val="00C603DC"/>
    <w:rsid w:val="00C70688"/>
    <w:rsid w:val="00C711EA"/>
    <w:rsid w:val="00C74B1F"/>
    <w:rsid w:val="00C80D61"/>
    <w:rsid w:val="00CB03A3"/>
    <w:rsid w:val="00CB4DCF"/>
    <w:rsid w:val="00CB6EE5"/>
    <w:rsid w:val="00CC51D1"/>
    <w:rsid w:val="00CF5288"/>
    <w:rsid w:val="00D13615"/>
    <w:rsid w:val="00D21F04"/>
    <w:rsid w:val="00D24002"/>
    <w:rsid w:val="00D319D3"/>
    <w:rsid w:val="00D40056"/>
    <w:rsid w:val="00D41A36"/>
    <w:rsid w:val="00D54E89"/>
    <w:rsid w:val="00D93C15"/>
    <w:rsid w:val="00DD7E91"/>
    <w:rsid w:val="00DE5484"/>
    <w:rsid w:val="00DF2A44"/>
    <w:rsid w:val="00DF5537"/>
    <w:rsid w:val="00E010EA"/>
    <w:rsid w:val="00E2699E"/>
    <w:rsid w:val="00E33273"/>
    <w:rsid w:val="00E36CE0"/>
    <w:rsid w:val="00E5633E"/>
    <w:rsid w:val="00E575CE"/>
    <w:rsid w:val="00E72CDE"/>
    <w:rsid w:val="00E8257A"/>
    <w:rsid w:val="00E8613C"/>
    <w:rsid w:val="00E866EF"/>
    <w:rsid w:val="00E90AF1"/>
    <w:rsid w:val="00E979A6"/>
    <w:rsid w:val="00EA2282"/>
    <w:rsid w:val="00EA3E42"/>
    <w:rsid w:val="00EC5996"/>
    <w:rsid w:val="00EE2E1E"/>
    <w:rsid w:val="00EE66DE"/>
    <w:rsid w:val="00EF55B7"/>
    <w:rsid w:val="00F03F4C"/>
    <w:rsid w:val="00F20B1E"/>
    <w:rsid w:val="00F4416C"/>
    <w:rsid w:val="00F44929"/>
    <w:rsid w:val="00F47217"/>
    <w:rsid w:val="00F5122E"/>
    <w:rsid w:val="00F540EF"/>
    <w:rsid w:val="00F63DFF"/>
    <w:rsid w:val="00F66488"/>
    <w:rsid w:val="00F81109"/>
    <w:rsid w:val="00F9341F"/>
    <w:rsid w:val="00FA3DF9"/>
    <w:rsid w:val="00FA5185"/>
    <w:rsid w:val="00FD6DAC"/>
    <w:rsid w:val="00FE2E2E"/>
    <w:rsid w:val="00FF6AE3"/>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1C536F"/>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 w:type="character" w:styleId="UnresolvedMention">
    <w:name w:val="Unresolved Mention"/>
    <w:basedOn w:val="DefaultParagraphFont"/>
    <w:uiPriority w:val="99"/>
    <w:semiHidden/>
    <w:unhideWhenUsed/>
    <w:rsid w:val="00FE2E2E"/>
    <w:rPr>
      <w:color w:val="605E5C"/>
      <w:shd w:val="clear" w:color="auto" w:fill="E1DFDD"/>
    </w:rPr>
  </w:style>
  <w:style w:type="paragraph" w:styleId="Revision">
    <w:name w:val="Revision"/>
    <w:hidden/>
    <w:uiPriority w:val="99"/>
    <w:semiHidden/>
    <w:rsid w:val="0047452A"/>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126218">
      <w:bodyDiv w:val="1"/>
      <w:marLeft w:val="0"/>
      <w:marRight w:val="0"/>
      <w:marTop w:val="0"/>
      <w:marBottom w:val="0"/>
      <w:divBdr>
        <w:top w:val="none" w:sz="0" w:space="0" w:color="auto"/>
        <w:left w:val="none" w:sz="0" w:space="0" w:color="auto"/>
        <w:bottom w:val="none" w:sz="0" w:space="0" w:color="auto"/>
        <w:right w:val="none" w:sz="0" w:space="0" w:color="auto"/>
      </w:divBdr>
      <w:divsChild>
        <w:div w:id="1777795520">
          <w:marLeft w:val="0"/>
          <w:marRight w:val="0"/>
          <w:marTop w:val="0"/>
          <w:marBottom w:val="0"/>
          <w:divBdr>
            <w:top w:val="none" w:sz="0" w:space="0" w:color="auto"/>
            <w:left w:val="none" w:sz="0" w:space="0" w:color="auto"/>
            <w:bottom w:val="none" w:sz="0" w:space="0" w:color="auto"/>
            <w:right w:val="none" w:sz="0" w:space="0" w:color="auto"/>
          </w:divBdr>
        </w:div>
      </w:divsChild>
    </w:div>
    <w:div w:id="912666452">
      <w:bodyDiv w:val="1"/>
      <w:marLeft w:val="0"/>
      <w:marRight w:val="0"/>
      <w:marTop w:val="0"/>
      <w:marBottom w:val="0"/>
      <w:divBdr>
        <w:top w:val="none" w:sz="0" w:space="0" w:color="auto"/>
        <w:left w:val="none" w:sz="0" w:space="0" w:color="auto"/>
        <w:bottom w:val="none" w:sz="0" w:space="0" w:color="auto"/>
        <w:right w:val="none" w:sz="0" w:space="0" w:color="auto"/>
      </w:divBdr>
      <w:divsChild>
        <w:div w:id="1865052236">
          <w:marLeft w:val="0"/>
          <w:marRight w:val="0"/>
          <w:marTop w:val="0"/>
          <w:marBottom w:val="0"/>
          <w:divBdr>
            <w:top w:val="none" w:sz="0" w:space="0" w:color="auto"/>
            <w:left w:val="none" w:sz="0" w:space="0" w:color="auto"/>
            <w:bottom w:val="none" w:sz="0" w:space="0" w:color="auto"/>
            <w:right w:val="none" w:sz="0" w:space="0" w:color="auto"/>
          </w:divBdr>
        </w:div>
      </w:divsChild>
    </w:div>
    <w:div w:id="1354458566">
      <w:bodyDiv w:val="1"/>
      <w:marLeft w:val="0"/>
      <w:marRight w:val="0"/>
      <w:marTop w:val="0"/>
      <w:marBottom w:val="0"/>
      <w:divBdr>
        <w:top w:val="none" w:sz="0" w:space="0" w:color="auto"/>
        <w:left w:val="none" w:sz="0" w:space="0" w:color="auto"/>
        <w:bottom w:val="none" w:sz="0" w:space="0" w:color="auto"/>
        <w:right w:val="none" w:sz="0" w:space="0" w:color="auto"/>
      </w:divBdr>
      <w:divsChild>
        <w:div w:id="1515805498">
          <w:marLeft w:val="0"/>
          <w:marRight w:val="0"/>
          <w:marTop w:val="0"/>
          <w:marBottom w:val="0"/>
          <w:divBdr>
            <w:top w:val="none" w:sz="0" w:space="0" w:color="auto"/>
            <w:left w:val="none" w:sz="0" w:space="0" w:color="auto"/>
            <w:bottom w:val="none" w:sz="0" w:space="0" w:color="auto"/>
            <w:right w:val="none" w:sz="0" w:space="0" w:color="auto"/>
          </w:divBdr>
        </w:div>
      </w:divsChild>
    </w:div>
    <w:div w:id="1761369616">
      <w:bodyDiv w:val="1"/>
      <w:marLeft w:val="0"/>
      <w:marRight w:val="0"/>
      <w:marTop w:val="0"/>
      <w:marBottom w:val="0"/>
      <w:divBdr>
        <w:top w:val="none" w:sz="0" w:space="0" w:color="auto"/>
        <w:left w:val="none" w:sz="0" w:space="0" w:color="auto"/>
        <w:bottom w:val="none" w:sz="0" w:space="0" w:color="auto"/>
        <w:right w:val="none" w:sz="0" w:space="0" w:color="auto"/>
      </w:divBdr>
      <w:divsChild>
        <w:div w:id="3479666">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6_C_16" TargetMode="External"/><Relationship Id="rId21" Type="http://schemas.openxmlformats.org/officeDocument/2006/relationships/hyperlink" Target="http:/rusnakassociates.com/content/AbbottCOBCCourse/courses/EN-US/course/index.html?showScreen=6_C_6" TargetMode="External"/><Relationship Id="rId42" Type="http://schemas.openxmlformats.org/officeDocument/2006/relationships/hyperlink" Target="http:/rusnakassociates.com/content/AbbottCOBCCourse/courses/EN-US/course/index.html?showScreen=17_C_10" TargetMode="External"/><Relationship Id="rId63" Type="http://schemas.openxmlformats.org/officeDocument/2006/relationships/hyperlink" Target="http:/rusnakassociates.com/content/AbbottCOBCCourse/courses/EN-US/course/index.html?showScreen=27_C_12" TargetMode="External"/><Relationship Id="rId84" Type="http://schemas.openxmlformats.org/officeDocument/2006/relationships/hyperlink" Target="http:/rusnakassociates.com/content/AbbottCOBCCourse/courses/EN-US/course/index.html?showScreen=38_C_13" TargetMode="External"/><Relationship Id="rId138" Type="http://schemas.openxmlformats.org/officeDocument/2006/relationships/hyperlink" Target="http:/rusnakassociates.com/content/AbbottCOBCCourse/courses/EN-US/course/index.html?showScreen=70_C_16" TargetMode="External"/><Relationship Id="rId159" Type="http://schemas.openxmlformats.org/officeDocument/2006/relationships/hyperlink" Target="http:/rusnakassociates.com/content/AbbottCOBCCourse/courses/EN-US/course/index.html?showScreen=82_C_16" TargetMode="External"/><Relationship Id="rId170" Type="http://schemas.openxmlformats.org/officeDocument/2006/relationships/hyperlink" Target="http:/rusnakassociates.com/content/AbbottCOBCCourse/courses/EN-US/course/index.html?showScreen=89_C_16" TargetMode="External"/><Relationship Id="rId191" Type="http://schemas.openxmlformats.org/officeDocument/2006/relationships/hyperlink" Target="http:/rusnakassociates.com/content/AbbottCOBCCourse/courses/EN-US/course/index.html?showScreen=104_C_199" TargetMode="External"/><Relationship Id="rId205" Type="http://schemas.openxmlformats.org/officeDocument/2006/relationships/hyperlink" Target="mailto:investigations@abbott.com" TargetMode="External"/><Relationship Id="rId226" Type="http://schemas.openxmlformats.org/officeDocument/2006/relationships/hyperlink" Target="http:/rusnakassociates.com/content/AbbottCompete/courses/EN-US/course/index.html?showScreen=17_C_11" TargetMode="External"/><Relationship Id="rId247" Type="http://schemas.openxmlformats.org/officeDocument/2006/relationships/footer" Target="footer2.xml"/><Relationship Id="rId107" Type="http://schemas.openxmlformats.org/officeDocument/2006/relationships/hyperlink" Target="http:/rusnakassociates.com/content/AbbottCOBCCourse/courses/EN-US/course/index.html?showScreen=50_C_16" TargetMode="External"/><Relationship Id="rId11" Type="http://schemas.openxmlformats.org/officeDocument/2006/relationships/hyperlink" Target="http:/rusnakassociates.com/content/AbbottCOBCCourse/courses/EN-US/course/index.html?showScreen=1_C_1" TargetMode="External"/><Relationship Id="rId32" Type="http://schemas.openxmlformats.org/officeDocument/2006/relationships/hyperlink" Target="http:/rusnakassociates.com/content/AbbottCOBCCourse/courses/EN-US/course/index.html?showScreen=12_C_9" TargetMode="External"/><Relationship Id="rId53" Type="http://schemas.openxmlformats.org/officeDocument/2006/relationships/hyperlink" Target="http:/rusnakassociates.com/content/AbbottCOBCCourse/courses/EN-US/course/index.html?showScreen=22_C_11" TargetMode="External"/><Relationship Id="rId74" Type="http://schemas.openxmlformats.org/officeDocument/2006/relationships/hyperlink" Target="http:/rusnakassociates.com/content/AbbottCOBCCourse/courses/EN-US/course/index.html?showScreen=33_C_13" TargetMode="External"/><Relationship Id="rId128" Type="http://schemas.openxmlformats.org/officeDocument/2006/relationships/hyperlink" Target="http:/rusnakassociates.com/content/AbbottCOBCCourse/courses/EN-US/course/index.html?showScreen=64_C_16" TargetMode="External"/><Relationship Id="rId149" Type="http://schemas.openxmlformats.org/officeDocument/2006/relationships/hyperlink" Target="http:/rusnakassociates.com/content/AbbottCOBCCourse/courses/EN-US/course/index.html?showScreen=76_C_16" TargetMode="External"/><Relationship Id="rId5" Type="http://schemas.openxmlformats.org/officeDocument/2006/relationships/styles" Target="styles.xml"/><Relationship Id="rId95" Type="http://schemas.openxmlformats.org/officeDocument/2006/relationships/hyperlink" Target="http:/rusnakassociates.com/content/AbbottCOBCCourse/courses/EN-US/course/index.html?showScreen=43_C_16" TargetMode="External"/><Relationship Id="rId160" Type="http://schemas.openxmlformats.org/officeDocument/2006/relationships/hyperlink" Target="http:/rusnakassociates.com/content/AbbottCOBCCourse/courses/EN-US/course/index.html?showScreen=83_C_16" TargetMode="External"/><Relationship Id="rId181" Type="http://schemas.openxmlformats.org/officeDocument/2006/relationships/hyperlink" Target="http:/rusnakassociates.com/content/AbbottCOBCCourse/courses/EN-US/course/index.html?showScreen=95_C_16" TargetMode="External"/><Relationship Id="rId216" Type="http://schemas.openxmlformats.org/officeDocument/2006/relationships/hyperlink" Target="http:/rusnakassociates.com/content/AbbottCOBCCourse/courses/EN-US/course/index.html?showScreen=112_C_200" TargetMode="External"/><Relationship Id="rId237" Type="http://schemas.openxmlformats.org/officeDocument/2006/relationships/hyperlink" Target="http:/rusnakassociates.com/content/AbbottCompete/courses/EN-US/course/index.html?showScreen=42_C_22" TargetMode="External"/><Relationship Id="rId22" Type="http://schemas.openxmlformats.org/officeDocument/2006/relationships/hyperlink" Target="http:/rusnakassociates.com/content/AbbottCOBCCourse/courses/EN-US/course/index.html?showScreen=7_C_7" TargetMode="External"/><Relationship Id="rId43" Type="http://schemas.openxmlformats.org/officeDocument/2006/relationships/hyperlink" Target="http:/rusnakassociates.com/content/AbbottCOBCCourse/courses/EN-US/course/index.html?showScreen=17_C_10" TargetMode="External"/><Relationship Id="rId64" Type="http://schemas.openxmlformats.org/officeDocument/2006/relationships/hyperlink" Target="http:/rusnakassociates.com/content/AbbottCOBCCourse/courses/EN-US/course/index.html?showScreen=28_C_12" TargetMode="External"/><Relationship Id="rId118" Type="http://schemas.openxmlformats.org/officeDocument/2006/relationships/hyperlink" Target="http:/rusnakassociates.com/content/AbbottCOBCCourse/courses/EN-US/course/index.html?showScreen=57_C_16" TargetMode="External"/><Relationship Id="rId139" Type="http://schemas.openxmlformats.org/officeDocument/2006/relationships/hyperlink" Target="http:/rusnakassociates.com/content/AbbottCOBCCourse/courses/EN-US/course/index.html?showScreen=70_C_16" TargetMode="External"/><Relationship Id="rId85" Type="http://schemas.openxmlformats.org/officeDocument/2006/relationships/hyperlink" Target="http:/rusnakassociates.com/content/AbbottCOBCCourse/courses/EN-US/course/index.html?showScreen=38_C_13" TargetMode="External"/><Relationship Id="rId150" Type="http://schemas.openxmlformats.org/officeDocument/2006/relationships/hyperlink" Target="http:/rusnakassociates.com/content/AbbottCOBCCourse/courses/EN-US/course/index.html?showScreen=77_C_16" TargetMode="External"/><Relationship Id="rId171" Type="http://schemas.openxmlformats.org/officeDocument/2006/relationships/hyperlink" Target="http:/rusnakassociates.com/content/AbbottCOBCCourse/courses/EN-US/course/index.html?showScreen=89_C_16" TargetMode="External"/><Relationship Id="rId192" Type="http://schemas.openxmlformats.org/officeDocument/2006/relationships/hyperlink" Target="http:/rusnakassociates.com/content/AbbottCOBCCourse/courses/EN-US/course/index.html?showScreen=107_C_200" TargetMode="External"/><Relationship Id="rId206" Type="http://schemas.openxmlformats.org/officeDocument/2006/relationships/hyperlink" Target="https://secure.ethicspoint.com/domain/media/en/gui/40393/index.html" TargetMode="External"/><Relationship Id="rId227" Type="http://schemas.openxmlformats.org/officeDocument/2006/relationships/hyperlink" Target="http:/rusnakassociates.com/content/AbbottCompete/courses/EN-US/course/index.html?showScreen=17_C_11" TargetMode="External"/><Relationship Id="rId248" Type="http://schemas.openxmlformats.org/officeDocument/2006/relationships/header" Target="header3.xml"/><Relationship Id="rId12" Type="http://schemas.openxmlformats.org/officeDocument/2006/relationships/hyperlink" Target="http:/rusnakassociates.com/content/AbbottCOBCCourse/courses/EN-US/course/index.html?showScreen=2_C_2" TargetMode="External"/><Relationship Id="rId33" Type="http://schemas.openxmlformats.org/officeDocument/2006/relationships/hyperlink" Target="http:/rusnakassociates.com/content/AbbottCOBCCourse/courses/EN-US/course/index.html?showScreen=12_C_9" TargetMode="External"/><Relationship Id="rId108" Type="http://schemas.openxmlformats.org/officeDocument/2006/relationships/hyperlink" Target="http:/rusnakassociates.com/content/AbbottCOBCCourse/courses/EN-US/course/index.html?showScreen=51_C_16" TargetMode="External"/><Relationship Id="rId129" Type="http://schemas.openxmlformats.org/officeDocument/2006/relationships/hyperlink" Target="http:/rusnakassociates.com/content/AbbottCOBCCourse/courses/EN-US/course/index.html?showScreen=64_C_16" TargetMode="External"/><Relationship Id="rId54" Type="http://schemas.openxmlformats.org/officeDocument/2006/relationships/hyperlink" Target="http:/rusnakassociates.com/content/AbbottCOBCCourse/courses/EN-US/course/index.html?showScreen=23_C_11" TargetMode="External"/><Relationship Id="rId75" Type="http://schemas.openxmlformats.org/officeDocument/2006/relationships/hyperlink" Target="http:/rusnakassociates.com/content/AbbottCOBCCourse/courses/EN-US/course/index.html?showScreen=33_C_13" TargetMode="External"/><Relationship Id="rId96" Type="http://schemas.openxmlformats.org/officeDocument/2006/relationships/hyperlink" Target="http:/rusnakassociates.com/content/AbbottCOBCCourse/courses/EN-US/course/index.html?showScreen=44_C_16" TargetMode="External"/><Relationship Id="rId140" Type="http://schemas.openxmlformats.org/officeDocument/2006/relationships/hyperlink" Target="http:/rusnakassociates.com/content/AbbottCOBCCourse/courses/EN-US/course/index.html?showScreen=71_C_16" TargetMode="External"/><Relationship Id="rId161" Type="http://schemas.openxmlformats.org/officeDocument/2006/relationships/hyperlink" Target="http:/rusnakassociates.com/content/AbbottCOBCCourse/courses/EN-US/course/index.html?showScreen=83_C_16" TargetMode="External"/><Relationship Id="rId182" Type="http://schemas.openxmlformats.org/officeDocument/2006/relationships/hyperlink" Target="http:/rusnakassociates.com/content/AbbottCOBCCourse/courses/EN-US/course/index.html?showScreen=96_C_16" TargetMode="External"/><Relationship Id="rId217" Type="http://schemas.openxmlformats.org/officeDocument/2006/relationships/hyperlink" Target="http:/rusnakassociates.com/content/AbbottCOBCCourse/courses/EN-US/course/index.html?showScreen=112_C_200" TargetMode="External"/><Relationship Id="rId6" Type="http://schemas.openxmlformats.org/officeDocument/2006/relationships/settings" Target="settings.xml"/><Relationship Id="rId238" Type="http://schemas.openxmlformats.org/officeDocument/2006/relationships/hyperlink" Target="http:/rusnakassociates.com/content/AbbottCompete/courses/EN-US/course/index.html?showScreen=44_C_22" TargetMode="External"/><Relationship Id="rId23" Type="http://schemas.openxmlformats.org/officeDocument/2006/relationships/hyperlink" Target="http:/rusnakassociates.com/content/AbbottCOBCCourse/courses/EN-US/course/index.html?showScreen=7_C_7" TargetMode="External"/><Relationship Id="rId119" Type="http://schemas.openxmlformats.org/officeDocument/2006/relationships/hyperlink" Target="http:/rusnakassociates.com/content/AbbottCOBCCourse/courses/EN-US/course/index.html?showScreen=57_C_16" TargetMode="External"/><Relationship Id="rId44" Type="http://schemas.openxmlformats.org/officeDocument/2006/relationships/hyperlink" Target="http:/rusnakassociates.com/content/AbbottCOBCCourse/courses/EN-US/course/index.html?showScreen=18_C_10" TargetMode="External"/><Relationship Id="rId65" Type="http://schemas.openxmlformats.org/officeDocument/2006/relationships/hyperlink" Target="http:/rusnakassociates.com/content/AbbottCOBCCourse/courses/EN-US/course/index.html?showScreen=28_C_12" TargetMode="External"/><Relationship Id="rId86" Type="http://schemas.openxmlformats.org/officeDocument/2006/relationships/hyperlink" Target="http:/rusnakassociates.com/content/AbbottCOBCCourse/courses/EN-US/course/index.html?showScreen=39_C_13" TargetMode="External"/><Relationship Id="rId130" Type="http://schemas.openxmlformats.org/officeDocument/2006/relationships/hyperlink" Target="http:/rusnakassociates.com/content/AbbottCOBCCourse/courses/EN-US/course/index.html?showScreen=65_C_16" TargetMode="External"/><Relationship Id="rId151" Type="http://schemas.openxmlformats.org/officeDocument/2006/relationships/hyperlink" Target="http:/rusnakassociates.com/content/AbbottCOBCCourse/courses/EN-US/course/index.html?showScreen=77_C_16" TargetMode="External"/><Relationship Id="rId172" Type="http://schemas.openxmlformats.org/officeDocument/2006/relationships/hyperlink" Target="http:/rusnakassociates.com/content/AbbottCOBCCourse/courses/EN-US/course/index.html?showScreen=90_C_16" TargetMode="External"/><Relationship Id="rId193" Type="http://schemas.openxmlformats.org/officeDocument/2006/relationships/hyperlink" Target="http:/rusnakassociates.com/content/AbbottCOBCCourse/courses/EN-US/course/index.html?showScreen=107_C_200" TargetMode="External"/><Relationship Id="rId207" Type="http://schemas.openxmlformats.org/officeDocument/2006/relationships/hyperlink" Target="https://icomply.abbott.com/Default.aspx" TargetMode="External"/><Relationship Id="rId228" Type="http://schemas.openxmlformats.org/officeDocument/2006/relationships/hyperlink" Target="http:/rusnakassociates.com/content/AbbottCompete/courses/EN-US/course/index.html?showScreen=18_C_11" TargetMode="External"/><Relationship Id="rId249" Type="http://schemas.openxmlformats.org/officeDocument/2006/relationships/footer" Target="footer3.xml"/><Relationship Id="rId13" Type="http://schemas.openxmlformats.org/officeDocument/2006/relationships/hyperlink" Target="http:/rusnakassociates.com/content/AbbottCOBCCourse/courses/EN-US/course/index.html?showScreen=2_C_2" TargetMode="External"/><Relationship Id="rId109" Type="http://schemas.openxmlformats.org/officeDocument/2006/relationships/hyperlink" Target="http:/rusnakassociates.com/content/AbbottCOBCCourse/courses/EN-US/course/index.html?showScreen=51_C_16" TargetMode="External"/><Relationship Id="rId34" Type="http://schemas.openxmlformats.org/officeDocument/2006/relationships/hyperlink" Target="http:/rusnakassociates.com/content/AbbottCOBCCourse/courses/EN-US/course/index.html?showScreen=13_C_9" TargetMode="External"/><Relationship Id="rId55" Type="http://schemas.openxmlformats.org/officeDocument/2006/relationships/hyperlink" Target="http:/rusnakassociates.com/content/AbbottCOBCCourse/courses/EN-US/course/index.html?showScreen=23_C_11" TargetMode="External"/><Relationship Id="rId76" Type="http://schemas.openxmlformats.org/officeDocument/2006/relationships/hyperlink" Target="http:/rusnakassociates.com/content/AbbottCOBCCourse/courses/EN-US/course/index.html?showScreen=34_C_13" TargetMode="External"/><Relationship Id="rId97" Type="http://schemas.openxmlformats.org/officeDocument/2006/relationships/hyperlink" Target="http:/rusnakassociates.com/content/AbbottCOBCCourse/courses/EN-US/course/index.html?showScreen=44_C_16" TargetMode="External"/><Relationship Id="rId120" Type="http://schemas.openxmlformats.org/officeDocument/2006/relationships/hyperlink" Target="http:/rusnakassociates.com/content/AbbottCOBCCourse/courses/EN-US/course/index.html?showScreen=58_C_16" TargetMode="External"/><Relationship Id="rId141" Type="http://schemas.openxmlformats.org/officeDocument/2006/relationships/hyperlink" Target="http:/rusnakassociates.com/content/AbbottCOBCCourse/courses/EN-US/course/index.html?showScreen=71_C_16" TargetMode="External"/><Relationship Id="rId7" Type="http://schemas.openxmlformats.org/officeDocument/2006/relationships/webSettings" Target="webSettings.xml"/><Relationship Id="rId162" Type="http://schemas.openxmlformats.org/officeDocument/2006/relationships/hyperlink" Target="http:/rusnakassociates.com/content/AbbottCOBCCourse/courses/EN-US/course/index.html?showScreen=84_C_16" TargetMode="External"/><Relationship Id="rId183" Type="http://schemas.openxmlformats.org/officeDocument/2006/relationships/hyperlink" Target="http:/rusnakassociates.com/content/AbbottCOBCCourse/courses/EN-US/course/index.html?showScreen=96_C_16" TargetMode="External"/><Relationship Id="rId218" Type="http://schemas.openxmlformats.org/officeDocument/2006/relationships/hyperlink" Target="http:/rusnakassociates.com/content/AbbottCOBCCourse/courses/EN-US/course/index.html?showScreen=113_C_200" TargetMode="External"/><Relationship Id="rId239" Type="http://schemas.openxmlformats.org/officeDocument/2006/relationships/hyperlink" Target="http:/rusnakassociates.com/content/AbbottCompete/courses/EN-US/course/index.html?showScreen=44_C_22" TargetMode="External"/><Relationship Id="rId250" Type="http://schemas.openxmlformats.org/officeDocument/2006/relationships/fontTable" Target="fontTable.xml"/><Relationship Id="rId24" Type="http://schemas.openxmlformats.org/officeDocument/2006/relationships/hyperlink" Target="http:/rusnakassociates.com/content/AbbottCOBCCourse/courses/EN-US/course/index.html?showScreen=8_C_8" TargetMode="External"/><Relationship Id="rId45" Type="http://schemas.openxmlformats.org/officeDocument/2006/relationships/hyperlink" Target="http:/rusnakassociates.com/content/AbbottCOBCCourse/courses/EN-US/course/index.html?showScreen=18_C_10" TargetMode="External"/><Relationship Id="rId66" Type="http://schemas.openxmlformats.org/officeDocument/2006/relationships/hyperlink" Target="http:/rusnakassociates.com/content/AbbottCOBCCourse/courses/EN-US/course/index.html?showScreen=29_C_12" TargetMode="External"/><Relationship Id="rId87" Type="http://schemas.openxmlformats.org/officeDocument/2006/relationships/hyperlink" Target="http:/rusnakassociates.com/content/AbbottCOBCCourse/courses/EN-US/course/index.html?showScreen=39_C_13" TargetMode="External"/><Relationship Id="rId110" Type="http://schemas.openxmlformats.org/officeDocument/2006/relationships/hyperlink" Target="http:/rusnakassociates.com/content/AbbottCOBCCourse/courses/EN-US/course/index.html?showScreen=53_C_16" TargetMode="External"/><Relationship Id="rId131" Type="http://schemas.openxmlformats.org/officeDocument/2006/relationships/hyperlink" Target="http:/rusnakassociates.com/content/AbbottCOBCCourse/courses/EN-US/course/index.html?showScreen=65_C_16" TargetMode="External"/><Relationship Id="rId152" Type="http://schemas.openxmlformats.org/officeDocument/2006/relationships/hyperlink" Target="http:/rusnakassociates.com/content/AbbottCOBCCourse/courses/EN-US/course/index.html?showScreen=78_C_16" TargetMode="External"/><Relationship Id="rId173" Type="http://schemas.openxmlformats.org/officeDocument/2006/relationships/hyperlink" Target="http:/rusnakassociates.com/content/AbbottCOBCCourse/courses/EN-US/course/index.html?showScreen=90_C_16" TargetMode="External"/><Relationship Id="rId194" Type="http://schemas.openxmlformats.org/officeDocument/2006/relationships/hyperlink" Target="http:/rusnakassociates.com/content/AbbottCOBCCourse/courses/EN-US/course/index.html?showScreen=108_C_200" TargetMode="External"/><Relationship Id="rId208"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9" Type="http://schemas.openxmlformats.org/officeDocument/2006/relationships/hyperlink" Target="http:/rusnakassociates.com/content/AbbottCompete/courses/EN-US/course/index.html?showScreen=18_C_11" TargetMode="External"/><Relationship Id="rId240" Type="http://schemas.openxmlformats.org/officeDocument/2006/relationships/hyperlink" Target="http:/rusnakassociates.com/content/AbbottCompete/courses/EN-US/course/index.html?showScreen=45_C_22" TargetMode="External"/><Relationship Id="rId14" Type="http://schemas.openxmlformats.org/officeDocument/2006/relationships/hyperlink" Target="http:/rusnakassociates.com/content/AbbottCOBCCourse/courses/EN-US/course/index.html?showScreen=3_C_3" TargetMode="External"/><Relationship Id="rId35" Type="http://schemas.openxmlformats.org/officeDocument/2006/relationships/hyperlink" Target="http:/rusnakassociates.com/content/AbbottCOBCCourse/courses/EN-US/course/index.html?showScreen=13_C_9" TargetMode="External"/><Relationship Id="rId56" Type="http://schemas.openxmlformats.org/officeDocument/2006/relationships/hyperlink" Target="http:/rusnakassociates.com/content/AbbottCOBCCourse/courses/EN-US/course/index.html?showScreen=24_C_11" TargetMode="External"/><Relationship Id="rId77" Type="http://schemas.openxmlformats.org/officeDocument/2006/relationships/hyperlink" Target="http:/rusnakassociates.com/content/AbbottCOBCCourse/courses/EN-US/course/index.html?showScreen=34_C_13" TargetMode="External"/><Relationship Id="rId100" Type="http://schemas.openxmlformats.org/officeDocument/2006/relationships/hyperlink" Target="http:/rusnakassociates.com/content/AbbottCOBCCourse/courses/EN-US/course/index.html?showScreen=47_C_16" TargetMode="External"/><Relationship Id="rId8" Type="http://schemas.openxmlformats.org/officeDocument/2006/relationships/footnotes" Target="footnotes.xml"/><Relationship Id="rId98" Type="http://schemas.openxmlformats.org/officeDocument/2006/relationships/hyperlink" Target="http:/rusnakassociates.com/content/AbbottCOBCCourse/courses/EN-US/course/index.html?showScreen=45_C_16" TargetMode="External"/><Relationship Id="rId121" Type="http://schemas.openxmlformats.org/officeDocument/2006/relationships/hyperlink" Target="http:/rusnakassociates.com/content/AbbottCOBCCourse/courses/EN-US/course/index.html?showScreen=58_C_16" TargetMode="External"/><Relationship Id="rId142" Type="http://schemas.openxmlformats.org/officeDocument/2006/relationships/hyperlink" Target="http:/rusnakassociates.com/content/AbbottCOBCCourse/courses/EN-US/course/index.html?showScreen=72_C_16" TargetMode="External"/><Relationship Id="rId163" Type="http://schemas.openxmlformats.org/officeDocument/2006/relationships/hyperlink" Target="http:/rusnakassociates.com/content/AbbottCOBCCourse/courses/EN-US/course/index.html?showScreen=84_C_16" TargetMode="External"/><Relationship Id="rId184" Type="http://schemas.openxmlformats.org/officeDocument/2006/relationships/hyperlink" Target="http:/rusnakassociates.com/content/AbbottCOBCCourse/courses/EN-US/course/index.html?showScreen=97_C_16" TargetMode="External"/><Relationship Id="rId219" Type="http://schemas.openxmlformats.org/officeDocument/2006/relationships/hyperlink" Target="http:/rusnakassociates.com/content/AbbottCOBCCourse/courses/EN-US/course/index.html?showScreen=113_C_200" TargetMode="External"/><Relationship Id="rId230" Type="http://schemas.openxmlformats.org/officeDocument/2006/relationships/hyperlink" Target="http:/rusnakassociates.com/content/AbbottCompete/courses/EN-US/course/index.html?showScreen=22_C_12" TargetMode="External"/><Relationship Id="rId251" Type="http://schemas.microsoft.com/office/2011/relationships/people" Target="people.xml"/><Relationship Id="rId25" Type="http://schemas.openxmlformats.org/officeDocument/2006/relationships/hyperlink" Target="http:/rusnakassociates.com/content/AbbottCOBCCourse/courses/EN-US/course/index.html?showScreen=8_C_8" TargetMode="External"/><Relationship Id="rId46" Type="http://schemas.openxmlformats.org/officeDocument/2006/relationships/hyperlink" Target="http:/rusnakassociates.com/content/AbbottCOBCCourse/courses/EN-US/course/index.html?showScreen=19_C_11" TargetMode="External"/><Relationship Id="rId67" Type="http://schemas.openxmlformats.org/officeDocument/2006/relationships/hyperlink" Target="http:/rusnakassociates.com/content/AbbottCOBCCourse/courses/EN-US/course/index.html?showScreen=29_C_12" TargetMode="External"/><Relationship Id="rId88" Type="http://schemas.openxmlformats.org/officeDocument/2006/relationships/hyperlink" Target="http:/rusnakassociates.com/content/AbbottCOBCCourse/courses/EN-US/course/index.html?showScreen=40_C_13" TargetMode="External"/><Relationship Id="rId111" Type="http://schemas.openxmlformats.org/officeDocument/2006/relationships/hyperlink" Target="http:/rusnakassociates.com/content/AbbottCOBCCourse/courses/EN-US/course/index.html?showScreen=53_C_16" TargetMode="External"/><Relationship Id="rId132" Type="http://schemas.openxmlformats.org/officeDocument/2006/relationships/hyperlink" Target="http:/rusnakassociates.com/content/AbbottCOBCCourse/courses/EN-US/course/index.html?showScreen=66_C_16" TargetMode="External"/><Relationship Id="rId153" Type="http://schemas.openxmlformats.org/officeDocument/2006/relationships/hyperlink" Target="http:/rusnakassociates.com/content/AbbottCOBCCourse/courses/EN-US/course/index.html?showScreen=78_C_16" TargetMode="External"/><Relationship Id="rId174" Type="http://schemas.openxmlformats.org/officeDocument/2006/relationships/hyperlink" Target="http:/rusnakassociates.com/content/AbbottCOBCCourse/courses/EN-US/course/index.html?showScreen=91_C_16" TargetMode="External"/><Relationship Id="rId195" Type="http://schemas.openxmlformats.org/officeDocument/2006/relationships/hyperlink" Target="http:/rusnakassociates.com/content/AbbottCOBCCourse/courses/EN-US/course/index.html?showScreen=108_C_200" TargetMode="External"/><Relationship Id="rId209" Type="http://schemas.openxmlformats.org/officeDocument/2006/relationships/hyperlink" Target="mailto:investigations@abbott.com" TargetMode="External"/><Relationship Id="rId220" Type="http://schemas.openxmlformats.org/officeDocument/2006/relationships/hyperlink" Target="http:/rusnakassociates.com/content/AbbottCOBCCourse/courses/EN-US/course/index.html?showScreen=114_C_200" TargetMode="External"/><Relationship Id="rId241" Type="http://schemas.openxmlformats.org/officeDocument/2006/relationships/hyperlink" Target="http:/rusnakassociates.com/content/AbbottCompete/courses/EN-US/course/index.html?showScreen=45_C_22" TargetMode="External"/><Relationship Id="rId15" Type="http://schemas.openxmlformats.org/officeDocument/2006/relationships/hyperlink" Target="http:/rusnakassociates.com/content/AbbottCOBCCourse/courses/EN-US/course/index.html?showScreen=3_C_3" TargetMode="External"/><Relationship Id="rId36" Type="http://schemas.openxmlformats.org/officeDocument/2006/relationships/hyperlink" Target="http:/rusnakassociates.com/content/AbbottCOBCCourse/courses/EN-US/course/index.html?showScreen=14_C_9" TargetMode="External"/><Relationship Id="rId57" Type="http://schemas.openxmlformats.org/officeDocument/2006/relationships/hyperlink" Target="http:/rusnakassociates.com/content/AbbottCOBCCourse/courses/EN-US/course/index.html?showScreen=24_C_11" TargetMode="External"/><Relationship Id="rId78" Type="http://schemas.openxmlformats.org/officeDocument/2006/relationships/hyperlink" Target="http:/rusnakassociates.com/content/AbbottCOBCCourse/courses/EN-US/course/index.html?showScreen=35_C_13" TargetMode="External"/><Relationship Id="rId99" Type="http://schemas.openxmlformats.org/officeDocument/2006/relationships/hyperlink" Target="http:/rusnakassociates.com/content/AbbottCOBCCourse/courses/EN-US/course/index.html?showScreen=45_C_16" TargetMode="External"/><Relationship Id="rId101" Type="http://schemas.openxmlformats.org/officeDocument/2006/relationships/hyperlink" Target="http:/rusnakassociates.com/content/AbbottCOBCCourse/courses/EN-US/course/index.html?showScreen=47_C_16" TargetMode="External"/><Relationship Id="rId122" Type="http://schemas.openxmlformats.org/officeDocument/2006/relationships/hyperlink" Target="http:/rusnakassociates.com/content/AbbottCOBCCourse/courses/EN-US/course/index.html?showScreen=60_C_16" TargetMode="External"/><Relationship Id="rId143" Type="http://schemas.openxmlformats.org/officeDocument/2006/relationships/hyperlink" Target="http:/rusnakassociates.com/content/AbbottCOBCCourse/courses/EN-US/course/index.html?showScreen=72_C_16" TargetMode="External"/><Relationship Id="rId164" Type="http://schemas.openxmlformats.org/officeDocument/2006/relationships/hyperlink" Target="http:/rusnakassociates.com/content/AbbottCOBCCourse/courses/EN-US/course/index.html?showScreen=85_C_16" TargetMode="External"/><Relationship Id="rId185" Type="http://schemas.openxmlformats.org/officeDocument/2006/relationships/hyperlink" Target="http:/rusnakassociates.com/content/AbbottCOBCCourse/courses/EN-US/course/index.html?showScreen=97_C_16"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rusnakassociates.com/content/AbbottCOBCCourse/courses/EN-US/course/index.html?showScreen=95_C_16" TargetMode="External"/><Relationship Id="rId210" Type="http://schemas.openxmlformats.org/officeDocument/2006/relationships/hyperlink" Target="https://secure.ethicspoint.com/domain/media/en/gui/40393/index.html" TargetMode="External"/><Relationship Id="rId215" Type="http://schemas.openxmlformats.org/officeDocument/2006/relationships/hyperlink" Target="https://abbott.sharepoint.com/sites/myhr" TargetMode="External"/><Relationship Id="rId236" Type="http://schemas.openxmlformats.org/officeDocument/2006/relationships/hyperlink" Target="http:/rusnakassociates.com/content/AbbottCompete/courses/EN-US/course/index.html?showScreen=42_C_22" TargetMode="External"/><Relationship Id="rId26" Type="http://schemas.openxmlformats.org/officeDocument/2006/relationships/hyperlink" Target="http:/rusnakassociates.com/content/AbbottCOBCCourse/courses/EN-US/course/index.html?showScreen=9_C_8" TargetMode="External"/><Relationship Id="rId231" Type="http://schemas.openxmlformats.org/officeDocument/2006/relationships/hyperlink" Target="http:/rusnakassociates.com/content/AbbottCompete/courses/EN-US/course/index.html?showScreen=22_C_12" TargetMode="External"/><Relationship Id="rId252" Type="http://schemas.openxmlformats.org/officeDocument/2006/relationships/theme" Target="theme/theme1.xml"/><Relationship Id="rId47" Type="http://schemas.openxmlformats.org/officeDocument/2006/relationships/hyperlink" Target="http:/rusnakassociates.com/content/AbbottCOBCCourse/courses/EN-US/course/index.html?showScreen=19_C_11" TargetMode="External"/><Relationship Id="rId68" Type="http://schemas.openxmlformats.org/officeDocument/2006/relationships/hyperlink" Target="http:/rusnakassociates.com/content/AbbottCOBCCourse/courses/EN-US/course/index.html?showScreen=30_C_13" TargetMode="External"/><Relationship Id="rId89" Type="http://schemas.openxmlformats.org/officeDocument/2006/relationships/hyperlink" Target="http:/rusnakassociates.com/content/AbbottCOBCCourse/courses/EN-US/course/index.html?showScreen=40_C_13" TargetMode="External"/><Relationship Id="rId112" Type="http://schemas.openxmlformats.org/officeDocument/2006/relationships/hyperlink" Target="http:/rusnakassociates.com/content/AbbottCOBCCourse/courses/EN-US/course/index.html?showScreen=54_C_16" TargetMode="External"/><Relationship Id="rId133" Type="http://schemas.openxmlformats.org/officeDocument/2006/relationships/hyperlink" Target="http:/rusnakassociates.com/content/AbbottCOBCCourse/courses/EN-US/course/index.html?showScreen=66_C_16" TargetMode="External"/><Relationship Id="rId154" Type="http://schemas.openxmlformats.org/officeDocument/2006/relationships/hyperlink" Target="http:/rusnakassociates.com/content/AbbottCOBCCourse/courses/EN-US/course/index.html?showScreen=79_C_16" TargetMode="External"/><Relationship Id="rId175" Type="http://schemas.openxmlformats.org/officeDocument/2006/relationships/hyperlink" Target="http:/rusnakassociates.com/content/AbbottCOBCCourse/courses/EN-US/course/index.html?showScreen=91_C_16" TargetMode="External"/><Relationship Id="rId196" Type="http://schemas.openxmlformats.org/officeDocument/2006/relationships/hyperlink" Target="http:/rusnakassociates.com/content/AbbottCOBCCourse/courses/EN-US/course/index.html?showScreen=109_C_200" TargetMode="External"/><Relationship Id="rId200" Type="http://schemas.openxmlformats.org/officeDocument/2006/relationships/hyperlink" Target="http://www.abbott.com/investors/governance/code-of-business-conduct.html" TargetMode="External"/><Relationship Id="rId16" Type="http://schemas.openxmlformats.org/officeDocument/2006/relationships/hyperlink" Target="http:/rusnakassociates.com/content/AbbottCOBCCourse/courses/EN-US/course/index.html?showScreen=4_C_4" TargetMode="External"/><Relationship Id="rId221" Type="http://schemas.openxmlformats.org/officeDocument/2006/relationships/hyperlink" Target="http:/rusnakassociates.com/content/AbbottCOBCCourse/courses/EN-US/course/index.html?showScreen=114_C_200" TargetMode="External"/><Relationship Id="rId242" Type="http://schemas.openxmlformats.org/officeDocument/2006/relationships/hyperlink" Target="http:/rusnakassociates.com/content/AbbottCompete/courses/EN-US/course/index.html?showScreen=55_C_27" TargetMode="External"/><Relationship Id="rId37" Type="http://schemas.openxmlformats.org/officeDocument/2006/relationships/hyperlink" Target="http:/rusnakassociates.com/content/AbbottCOBCCourse/courses/EN-US/course/index.html?showScreen=14_C_9" TargetMode="External"/><Relationship Id="rId58" Type="http://schemas.openxmlformats.org/officeDocument/2006/relationships/hyperlink" Target="http:/rusnakassociates.com/content/AbbottCOBCCourse/courses/EN-US/course/index.html?showScreen=25_C_11" TargetMode="External"/><Relationship Id="rId79" Type="http://schemas.openxmlformats.org/officeDocument/2006/relationships/hyperlink" Target="http:/rusnakassociates.com/content/AbbottCOBCCourse/courses/EN-US/course/index.html?showScreen=35_C_13" TargetMode="External"/><Relationship Id="rId102" Type="http://schemas.openxmlformats.org/officeDocument/2006/relationships/hyperlink" Target="http:/rusnakassociates.com/content/AbbottCOBCCourse/courses/EN-US/course/index.html?showScreen=48_C_16" TargetMode="External"/><Relationship Id="rId123" Type="http://schemas.openxmlformats.org/officeDocument/2006/relationships/hyperlink" Target="http:/rusnakassociates.com/content/AbbottCOBCCourse/courses/EN-US/course/index.html?showScreen=60_C_16" TargetMode="External"/><Relationship Id="rId144" Type="http://schemas.openxmlformats.org/officeDocument/2006/relationships/hyperlink" Target="http:/rusnakassociates.com/content/AbbottCOBCCourse/courses/EN-US/course/index.html?showScreen=73_C_16" TargetMode="External"/><Relationship Id="rId90" Type="http://schemas.openxmlformats.org/officeDocument/2006/relationships/hyperlink" Target="http:/rusnakassociates.com/content/AbbottCOBCCourse/courses/EN-US/course/index.html?showScreen=41_C_14" TargetMode="External"/><Relationship Id="rId165" Type="http://schemas.openxmlformats.org/officeDocument/2006/relationships/hyperlink" Target="http:/rusnakassociates.com/content/AbbottCOBCCourse/courses/EN-US/course/index.html?showScreen=85_C_16" TargetMode="External"/><Relationship Id="rId186" Type="http://schemas.openxmlformats.org/officeDocument/2006/relationships/hyperlink" Target="http:/rusnakassociates.com/content/AbbottCOBCCourse/courses/EN-US/course/index.html?showScreen=98_C_16" TargetMode="External"/><Relationship Id="rId211" Type="http://schemas.openxmlformats.org/officeDocument/2006/relationships/hyperlink" Target="https://icomply.abbott.com/Default.aspx" TargetMode="External"/><Relationship Id="rId232" Type="http://schemas.openxmlformats.org/officeDocument/2006/relationships/hyperlink" Target="http:/rusnakassociates.com/content/AbbottCompete/courses/EN-US/course/index.html?showScreen=25_C_13" TargetMode="External"/><Relationship Id="rId27" Type="http://schemas.openxmlformats.org/officeDocument/2006/relationships/hyperlink" Target="http:/rusnakassociates.com/content/AbbottCOBCCourse/courses/EN-US/course/index.html?showScreen=9_C_8" TargetMode="External"/><Relationship Id="rId48" Type="http://schemas.openxmlformats.org/officeDocument/2006/relationships/hyperlink" Target="http:/rusnakassociates.com/content/AbbottCOBCCourse/courses/EN-US/course/index.html?showScreen=20_C_11" TargetMode="External"/><Relationship Id="rId69" Type="http://schemas.openxmlformats.org/officeDocument/2006/relationships/hyperlink" Target="http:/rusnakassociates.com/content/AbbottCOBCCourse/courses/EN-US/course/index.html?showScreen=30_C_13" TargetMode="External"/><Relationship Id="rId113" Type="http://schemas.openxmlformats.org/officeDocument/2006/relationships/hyperlink" Target="http:/rusnakassociates.com/content/AbbottCOBCCourse/courses/EN-US/course/index.html?showScreen=54_C_16" TargetMode="External"/><Relationship Id="rId134" Type="http://schemas.openxmlformats.org/officeDocument/2006/relationships/hyperlink" Target="http:/rusnakassociates.com/content/AbbottCOBCCourse/courses/EN-US/course/index.html?showScreen=67_C_16" TargetMode="External"/><Relationship Id="rId80" Type="http://schemas.openxmlformats.org/officeDocument/2006/relationships/hyperlink" Target="http:/rusnakassociates.com/content/AbbottCOBCCourse/courses/EN-US/course/index.html?showScreen=36_C_13" TargetMode="External"/><Relationship Id="rId155" Type="http://schemas.openxmlformats.org/officeDocument/2006/relationships/hyperlink" Target="http:/rusnakassociates.com/content/AbbottCOBCCourse/courses/EN-US/course/index.html?showScreen=79_C_16" TargetMode="External"/><Relationship Id="rId176" Type="http://schemas.openxmlformats.org/officeDocument/2006/relationships/hyperlink" Target="http:/rusnakassociates.com/content/AbbottCOBCCourse/courses/EN-US/course/index.html?showScreen=92_C_16" TargetMode="External"/><Relationship Id="rId197" Type="http://schemas.openxmlformats.org/officeDocument/2006/relationships/hyperlink" Target="http:/rusnakassociates.com/content/AbbottCOBCCourse/courses/EN-US/course/index.html?showScreen=109_C_200" TargetMode="External"/><Relationship Id="rId201" Type="http://schemas.openxmlformats.org/officeDocument/2006/relationships/hyperlink" Target="https://icomply.abbott.com/Apps/DocumentLibrary/" TargetMode="External"/><Relationship Id="rId222" Type="http://schemas.openxmlformats.org/officeDocument/2006/relationships/hyperlink" Target="https://rusnakassociates.com/content/AbbottCOBCCourse/courses/EN-US/course/reference/Transcript.pdf" TargetMode="External"/><Relationship Id="rId243" Type="http://schemas.openxmlformats.org/officeDocument/2006/relationships/hyperlink" Target="http:/rusnakassociates.com/content/AbbottCompete/courses/EN-US/course/index.html?showScreen=55_C_27" TargetMode="External"/><Relationship Id="rId17" Type="http://schemas.openxmlformats.org/officeDocument/2006/relationships/hyperlink" Target="http:/rusnakassociates.com/content/AbbottCOBCCourse/courses/EN-US/course/index.html?showScreen=4_C_4" TargetMode="External"/><Relationship Id="rId38" Type="http://schemas.openxmlformats.org/officeDocument/2006/relationships/hyperlink" Target="http:/rusnakassociates.com/content/AbbottCOBCCourse/courses/EN-US/course/index.html?showScreen=15_C_10" TargetMode="External"/><Relationship Id="rId59" Type="http://schemas.openxmlformats.org/officeDocument/2006/relationships/hyperlink" Target="http:/rusnakassociates.com/content/AbbottCOBCCourse/courses/EN-US/course/index.html?showScreen=25_C_11" TargetMode="External"/><Relationship Id="rId103" Type="http://schemas.openxmlformats.org/officeDocument/2006/relationships/hyperlink" Target="http:/rusnakassociates.com/content/AbbottCOBCCourse/courses/EN-US/course/index.html?showScreen=48_C_16" TargetMode="External"/><Relationship Id="rId124" Type="http://schemas.openxmlformats.org/officeDocument/2006/relationships/hyperlink" Target="http:/rusnakassociates.com/content/AbbottCOBCCourse/courses/EN-US/course/index.html?showScreen=61_C_16" TargetMode="External"/><Relationship Id="rId70" Type="http://schemas.openxmlformats.org/officeDocument/2006/relationships/hyperlink" Target="http:/rusnakassociates.com/content/AbbottCOBCCourse/courses/EN-US/course/index.html?showScreen=31_C_13" TargetMode="External"/><Relationship Id="rId91" Type="http://schemas.openxmlformats.org/officeDocument/2006/relationships/hyperlink" Target="http:/rusnakassociates.com/content/AbbottCOBCCourse/courses/EN-US/course/index.html?showScreen=41_C_14" TargetMode="External"/><Relationship Id="rId145" Type="http://schemas.openxmlformats.org/officeDocument/2006/relationships/hyperlink" Target="http:/rusnakassociates.com/content/AbbottCOBCCourse/courses/EN-US/course/index.html?showScreen=73_C_16" TargetMode="External"/><Relationship Id="rId166" Type="http://schemas.openxmlformats.org/officeDocument/2006/relationships/hyperlink" Target="http:/rusnakassociates.com/content/AbbottCOBCCourse/courses/EN-US/course/index.html?showScreen=86_C_16" TargetMode="External"/><Relationship Id="rId187" Type="http://schemas.openxmlformats.org/officeDocument/2006/relationships/hyperlink" Target="http:/rusnakassociates.com/content/AbbottCOBCCourse/courses/EN-US/course/index.html?showScreen=98_C_16" TargetMode="External"/><Relationship Id="rId1" Type="http://schemas.openxmlformats.org/officeDocument/2006/relationships/customXml" Target="../customXml/item1.xml"/><Relationship Id="rId212" Type="http://schemas.openxmlformats.org/officeDocument/2006/relationships/hyperlink" Target="http:/rusnakassociates.com/content/AbbottCOBCCourse/courses/EN-US/course/index.html?showScreen=111_C_200" TargetMode="External"/><Relationship Id="rId233" Type="http://schemas.openxmlformats.org/officeDocument/2006/relationships/hyperlink" Target="http:/rusnakassociates.com/content/AbbottCompete/courses/EN-US/course/index.html?showScreen=25_C_13" TargetMode="External"/><Relationship Id="rId28" Type="http://schemas.openxmlformats.org/officeDocument/2006/relationships/hyperlink" Target="http:/rusnakassociates.com/content/AbbottCOBCCourse/courses/EN-US/course/index.html?showScreen=10_C_8" TargetMode="External"/><Relationship Id="rId49" Type="http://schemas.openxmlformats.org/officeDocument/2006/relationships/hyperlink" Target="http:/rusnakassociates.com/content/AbbottCOBCCourse/courses/EN-US/course/index.html?showScreen=20_C_11" TargetMode="External"/><Relationship Id="rId114" Type="http://schemas.openxmlformats.org/officeDocument/2006/relationships/hyperlink" Target="http:/rusnakassociates.com/content/AbbottCOBCCourse/courses/EN-US/course/index.html?showScreen=55_C_16" TargetMode="External"/><Relationship Id="rId60" Type="http://schemas.openxmlformats.org/officeDocument/2006/relationships/hyperlink" Target="http:/rusnakassociates.com/content/AbbottCOBCCourse/courses/EN-US/course/index.html?showScreen=26_C_12" TargetMode="External"/><Relationship Id="rId81" Type="http://schemas.openxmlformats.org/officeDocument/2006/relationships/hyperlink" Target="http:/rusnakassociates.com/content/AbbottCOBCCourse/courses/EN-US/course/index.html?showScreen=36_C_13" TargetMode="External"/><Relationship Id="rId135" Type="http://schemas.openxmlformats.org/officeDocument/2006/relationships/hyperlink" Target="http:/rusnakassociates.com/content/AbbottCOBCCourse/courses/EN-US/course/index.html?showScreen=67_C_16" TargetMode="External"/><Relationship Id="rId156" Type="http://schemas.openxmlformats.org/officeDocument/2006/relationships/hyperlink" Target="http:/rusnakassociates.com/content/AbbottCOBCCourse/courses/EN-US/course/index.html?showScreen=80_C_16" TargetMode="External"/><Relationship Id="rId177" Type="http://schemas.openxmlformats.org/officeDocument/2006/relationships/hyperlink" Target="http:/rusnakassociates.com/content/AbbottCOBCCourse/courses/EN-US/course/index.html?showScreen=92_C_16" TargetMode="External"/><Relationship Id="rId198" Type="http://schemas.openxmlformats.org/officeDocument/2006/relationships/hyperlink" Target="http://www.abbott.com/investors/governance/code-of-business-conduct.html" TargetMode="External"/><Relationship Id="rId202" Type="http://schemas.openxmlformats.org/officeDocument/2006/relationships/hyperlink" Target="http:/rusnakassociates.com/content/AbbottCOBCCourse/courses/EN-US/course/index.html?showScreen=110_C_200" TargetMode="External"/><Relationship Id="rId223" Type="http://schemas.openxmlformats.org/officeDocument/2006/relationships/hyperlink" Target="https://rusnakassociates.com/content/AbbottCOBCCourse/courses/EN-US/course/reference/Transcript.pdf" TargetMode="External"/><Relationship Id="rId244" Type="http://schemas.openxmlformats.org/officeDocument/2006/relationships/header" Target="header1.xml"/><Relationship Id="rId18" Type="http://schemas.openxmlformats.org/officeDocument/2006/relationships/hyperlink" Target="http:/rusnakassociates.com/content/AbbottCOBCCourse/courses/EN-US/course/index.html?showScreen=5_C_5" TargetMode="External"/><Relationship Id="rId39" Type="http://schemas.openxmlformats.org/officeDocument/2006/relationships/hyperlink" Target="http:/rusnakassociates.com/content/AbbottCOBCCourse/courses/EN-US/course/index.html?showScreen=15_C_10" TargetMode="External"/><Relationship Id="rId50" Type="http://schemas.openxmlformats.org/officeDocument/2006/relationships/hyperlink" Target="http:/rusnakassociates.com/content/AbbottCOBCCourse/courses/EN-US/course/index.html?showScreen=21_C_11" TargetMode="External"/><Relationship Id="rId104" Type="http://schemas.openxmlformats.org/officeDocument/2006/relationships/hyperlink" Target="http:/rusnakassociates.com/content/AbbottCOBCCourse/courses/EN-US/course/index.html?showScreen=49_C_16" TargetMode="External"/><Relationship Id="rId125" Type="http://schemas.openxmlformats.org/officeDocument/2006/relationships/hyperlink" Target="http:/rusnakassociates.com/content/AbbottCOBCCourse/courses/EN-US/course/index.html?showScreen=61_C_16" TargetMode="External"/><Relationship Id="rId146" Type="http://schemas.openxmlformats.org/officeDocument/2006/relationships/hyperlink" Target="http:/rusnakassociates.com/content/AbbottCOBCCourse/courses/EN-US/course/index.html?showScreen=74_C_16" TargetMode="External"/><Relationship Id="rId167" Type="http://schemas.openxmlformats.org/officeDocument/2006/relationships/hyperlink" Target="http:/rusnakassociates.com/content/AbbottCOBCCourse/courses/EN-US/course/index.html?showScreen=86_C_16" TargetMode="External"/><Relationship Id="rId188" Type="http://schemas.openxmlformats.org/officeDocument/2006/relationships/hyperlink" Target="http:/rusnakassociates.com/content/AbbottCOBCCourse/courses/EN-US/course/index.html?showScreen=100_C_17" TargetMode="External"/><Relationship Id="rId71" Type="http://schemas.openxmlformats.org/officeDocument/2006/relationships/hyperlink" Target="http:/rusnakassociates.com/content/AbbottCOBCCourse/courses/EN-US/course/index.html?showScreen=31_C_13" TargetMode="External"/><Relationship Id="rId92" Type="http://schemas.openxmlformats.org/officeDocument/2006/relationships/hyperlink" Target="http:/rusnakassociates.com/content/AbbottCOBCCourse/courses/EN-US/course/index.html?showScreen=42_C_15" TargetMode="External"/><Relationship Id="rId213" Type="http://schemas.openxmlformats.org/officeDocument/2006/relationships/hyperlink" Target="http:/rusnakassociates.com/content/AbbottCOBCCourse/courses/EN-US/course/index.html?showScreen=111_C_200" TargetMode="External"/><Relationship Id="rId234" Type="http://schemas.openxmlformats.org/officeDocument/2006/relationships/hyperlink" Target="http:/rusnakassociates.com/content/AbbottCompete/courses/EN-US/course/index.html?showScreen=37_C_18" TargetMode="External"/><Relationship Id="rId2" Type="http://schemas.openxmlformats.org/officeDocument/2006/relationships/customXml" Target="../customXml/item2.xml"/><Relationship Id="rId29" Type="http://schemas.openxmlformats.org/officeDocument/2006/relationships/hyperlink" Target="http:/rusnakassociates.com/content/AbbottCOBCCourse/courses/EN-US/course/index.html?showScreen=10_C_8" TargetMode="External"/><Relationship Id="rId40" Type="http://schemas.openxmlformats.org/officeDocument/2006/relationships/hyperlink" Target="http:/rusnakassociates.com/content/AbbottCOBCCourse/courses/EN-US/course/index.html?showScreen=16_C_10" TargetMode="External"/><Relationship Id="rId115" Type="http://schemas.openxmlformats.org/officeDocument/2006/relationships/hyperlink" Target="http:/rusnakassociates.com/content/AbbottCOBCCourse/courses/EN-US/course/index.html?showScreen=55_C_16" TargetMode="External"/><Relationship Id="rId136" Type="http://schemas.openxmlformats.org/officeDocument/2006/relationships/hyperlink" Target="http:/rusnakassociates.com/content/AbbottCOBCCourse/courses/EN-US/course/index.html?showScreen=68_C_16" TargetMode="External"/><Relationship Id="rId157" Type="http://schemas.openxmlformats.org/officeDocument/2006/relationships/hyperlink" Target="http:/rusnakassociates.com/content/AbbottCOBCCourse/courses/EN-US/course/index.html?showScreen=80_C_16" TargetMode="External"/><Relationship Id="rId178" Type="http://schemas.openxmlformats.org/officeDocument/2006/relationships/hyperlink" Target="http:/rusnakassociates.com/content/AbbottCOBCCourse/courses/EN-US/course/index.html?showScreen=94_C_16" TargetMode="External"/><Relationship Id="rId61" Type="http://schemas.openxmlformats.org/officeDocument/2006/relationships/hyperlink" Target="http:/rusnakassociates.com/content/AbbottCOBCCourse/courses/EN-US/course/index.html?showScreen=26_C_12" TargetMode="External"/><Relationship Id="rId82" Type="http://schemas.openxmlformats.org/officeDocument/2006/relationships/hyperlink" Target="http:/rusnakassociates.com/content/AbbottCOBCCourse/courses/EN-US/course/index.html?showScreen=37_C_13" TargetMode="External"/><Relationship Id="rId199" Type="http://schemas.openxmlformats.org/officeDocument/2006/relationships/hyperlink" Target="https://icomply.abbott.com/Apps/DocumentLibrary/" TargetMode="External"/><Relationship Id="rId203" Type="http://schemas.openxmlformats.org/officeDocument/2006/relationships/hyperlink" Target="http:/rusnakassociates.com/content/AbbottCOBCCourse/courses/EN-US/course/index.html?showScreen=110_C_200" TargetMode="External"/><Relationship Id="rId19" Type="http://schemas.openxmlformats.org/officeDocument/2006/relationships/hyperlink" Target="http:/rusnakassociates.com/content/AbbottCOBCCourse/courses/EN-US/course/index.html?showScreen=5_C_5" TargetMode="External"/><Relationship Id="rId224" Type="http://schemas.openxmlformats.org/officeDocument/2006/relationships/hyperlink" Target="http:/rusnakassociates.com/content/AbbottCompete/courses/EN-US/course/index.html?showScreen=2_C_2" TargetMode="External"/><Relationship Id="rId245" Type="http://schemas.openxmlformats.org/officeDocument/2006/relationships/header" Target="header2.xml"/><Relationship Id="rId30" Type="http://schemas.openxmlformats.org/officeDocument/2006/relationships/hyperlink" Target="http:/rusnakassociates.com/content/AbbottCOBCCourse/courses/EN-US/course/index.html?showScreen=11_C_9" TargetMode="External"/><Relationship Id="rId105" Type="http://schemas.openxmlformats.org/officeDocument/2006/relationships/hyperlink" Target="http:/rusnakassociates.com/content/AbbottCOBCCourse/courses/EN-US/course/index.html?showScreen=49_C_16" TargetMode="External"/><Relationship Id="rId126" Type="http://schemas.openxmlformats.org/officeDocument/2006/relationships/hyperlink" Target="http:/rusnakassociates.com/content/AbbottCOBCCourse/courses/EN-US/course/index.html?showScreen=62_C_16" TargetMode="External"/><Relationship Id="rId147" Type="http://schemas.openxmlformats.org/officeDocument/2006/relationships/hyperlink" Target="http:/rusnakassociates.com/content/AbbottCOBCCourse/courses/EN-US/course/index.html?showScreen=74_C_16" TargetMode="External"/><Relationship Id="rId168" Type="http://schemas.openxmlformats.org/officeDocument/2006/relationships/hyperlink" Target="http:/rusnakassociates.com/content/AbbottCOBCCourse/courses/EN-US/course/index.html?showScreen=88_C_16" TargetMode="External"/><Relationship Id="rId51" Type="http://schemas.openxmlformats.org/officeDocument/2006/relationships/hyperlink" Target="http:/rusnakassociates.com/content/AbbottCOBCCourse/courses/EN-US/course/index.html?showScreen=21_C_11" TargetMode="External"/><Relationship Id="rId72" Type="http://schemas.openxmlformats.org/officeDocument/2006/relationships/hyperlink" Target="http:/rusnakassociates.com/content/AbbottCOBCCourse/courses/EN-US/course/index.html?showScreen=32_C_13" TargetMode="External"/><Relationship Id="rId93" Type="http://schemas.openxmlformats.org/officeDocument/2006/relationships/hyperlink" Target="http:/rusnakassociates.com/content/AbbottCOBCCourse/courses/EN-US/course/index.html?showScreen=42_C_15" TargetMode="External"/><Relationship Id="rId189" Type="http://schemas.openxmlformats.org/officeDocument/2006/relationships/hyperlink" Target="http:/rusnakassociates.com/content/AbbottCOBCCourse/courses/EN-US/course/index.html?showScreen=100_C_17" TargetMode="External"/><Relationship Id="rId3" Type="http://schemas.openxmlformats.org/officeDocument/2006/relationships/customXml" Target="../customXml/item3.xml"/><Relationship Id="rId214" Type="http://schemas.openxmlformats.org/officeDocument/2006/relationships/hyperlink" Target="https://abbott.sharepoint.com/sites/myhr" TargetMode="External"/><Relationship Id="rId235" Type="http://schemas.openxmlformats.org/officeDocument/2006/relationships/hyperlink" Target="http:/rusnakassociates.com/content/AbbottCompete/courses/EN-US/course/index.html?showScreen=37_C_18" TargetMode="External"/><Relationship Id="rId116" Type="http://schemas.openxmlformats.org/officeDocument/2006/relationships/hyperlink" Target="http:/rusnakassociates.com/content/AbbottCOBCCourse/courses/EN-US/course/index.html?showScreen=56_C_16" TargetMode="External"/><Relationship Id="rId137" Type="http://schemas.openxmlformats.org/officeDocument/2006/relationships/hyperlink" Target="http:/rusnakassociates.com/content/AbbottCOBCCourse/courses/EN-US/course/index.html?showScreen=68_C_16" TargetMode="External"/><Relationship Id="rId158" Type="http://schemas.openxmlformats.org/officeDocument/2006/relationships/hyperlink" Target="http:/rusnakassociates.com/content/AbbottCOBCCourse/courses/EN-US/course/index.html?showScreen=82_C_16" TargetMode="External"/><Relationship Id="rId20" Type="http://schemas.openxmlformats.org/officeDocument/2006/relationships/hyperlink" Target="http:/rusnakassociates.com/content/AbbottCOBCCourse/courses/EN-US/course/index.html?showScreen=6_C_6" TargetMode="External"/><Relationship Id="rId41" Type="http://schemas.openxmlformats.org/officeDocument/2006/relationships/hyperlink" Target="http:/rusnakassociates.com/content/AbbottCOBCCourse/courses/EN-US/course/index.html?showScreen=16_C_10" TargetMode="External"/><Relationship Id="rId62" Type="http://schemas.openxmlformats.org/officeDocument/2006/relationships/hyperlink" Target="http:/rusnakassociates.com/content/AbbottCOBCCourse/courses/EN-US/course/index.html?showScreen=27_C_12" TargetMode="External"/><Relationship Id="rId83" Type="http://schemas.openxmlformats.org/officeDocument/2006/relationships/hyperlink" Target="http:/rusnakassociates.com/content/AbbottCOBCCourse/courses/EN-US/course/index.html?showScreen=37_C_13" TargetMode="External"/><Relationship Id="rId179" Type="http://schemas.openxmlformats.org/officeDocument/2006/relationships/hyperlink" Target="http:/rusnakassociates.com/content/AbbottCOBCCourse/courses/EN-US/course/index.html?showScreen=94_C_16" TargetMode="External"/><Relationship Id="rId190" Type="http://schemas.openxmlformats.org/officeDocument/2006/relationships/hyperlink" Target="http:/rusnakassociates.com/content/AbbottCOBCCourse/courses/EN-US/course/index.html?showScreen=104_C_199" TargetMode="External"/><Relationship Id="rId204"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5" Type="http://schemas.openxmlformats.org/officeDocument/2006/relationships/hyperlink" Target="http:/rusnakassociates.com/content/AbbottCompete/courses/EN-US/course/index.html?showScreen=2_C_2" TargetMode="External"/><Relationship Id="rId246" Type="http://schemas.openxmlformats.org/officeDocument/2006/relationships/footer" Target="footer1.xml"/><Relationship Id="rId106" Type="http://schemas.openxmlformats.org/officeDocument/2006/relationships/hyperlink" Target="http:/rusnakassociates.com/content/AbbottCOBCCourse/courses/EN-US/course/index.html?showScreen=50_C_16" TargetMode="External"/><Relationship Id="rId127" Type="http://schemas.openxmlformats.org/officeDocument/2006/relationships/hyperlink" Target="http:/rusnakassociates.com/content/AbbottCOBCCourse/courses/EN-US/course/index.html?showScreen=62_C_16" TargetMode="External"/><Relationship Id="rId10" Type="http://schemas.openxmlformats.org/officeDocument/2006/relationships/hyperlink" Target="http:/rusnakassociates.com/content/AbbottCOBCCourse/courses/EN-US/course/index.html?showScreen=1_C_1" TargetMode="External"/><Relationship Id="rId31" Type="http://schemas.openxmlformats.org/officeDocument/2006/relationships/hyperlink" Target="http:/rusnakassociates.com/content/AbbottCOBCCourse/courses/EN-US/course/index.html?showScreen=11_C_9" TargetMode="External"/><Relationship Id="rId52" Type="http://schemas.openxmlformats.org/officeDocument/2006/relationships/hyperlink" Target="http:/rusnakassociates.com/content/AbbottCOBCCourse/courses/EN-US/course/index.html?showScreen=22_C_11" TargetMode="External"/><Relationship Id="rId73" Type="http://schemas.openxmlformats.org/officeDocument/2006/relationships/hyperlink" Target="http:/rusnakassociates.com/content/AbbottCOBCCourse/courses/EN-US/course/index.html?showScreen=32_C_13" TargetMode="External"/><Relationship Id="rId94" Type="http://schemas.openxmlformats.org/officeDocument/2006/relationships/hyperlink" Target="http:/rusnakassociates.com/content/AbbottCOBCCourse/courses/EN-US/course/index.html?showScreen=43_C_16" TargetMode="External"/><Relationship Id="rId148" Type="http://schemas.openxmlformats.org/officeDocument/2006/relationships/hyperlink" Target="http:/rusnakassociates.com/content/AbbottCOBCCourse/courses/EN-US/course/index.html?showScreen=76_C_16" TargetMode="External"/><Relationship Id="rId169" Type="http://schemas.openxmlformats.org/officeDocument/2006/relationships/hyperlink" Target="http:/rusnakassociates.com/content/AbbottCOBCCourse/courses/EN-US/course/index.html?showScreen=88_C_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0D2F4F-465B-4D0E-A930-2F3AF2ED3A76}">
  <ds:schemaRefs>
    <ds:schemaRef ds:uri="http://schemas.microsoft.com/sharepoint/v3/contenttype/forms"/>
  </ds:schemaRefs>
</ds:datastoreItem>
</file>

<file path=customXml/itemProps2.xml><?xml version="1.0" encoding="utf-8"?>
<ds:datastoreItem xmlns:ds="http://schemas.openxmlformats.org/officeDocument/2006/customXml" ds:itemID="{024AE8CF-5E6C-4DFB-B787-C9F6B3D16154}">
  <ds:schemaRefs>
    <ds:schemaRef ds:uri="4c96ffaa-e583-4fec-9066-c67f93f0c50b"/>
    <ds:schemaRef ds:uri="http://purl.org/dc/terms/"/>
    <ds:schemaRef ds:uri="http://purl.org/dc/dcmitype/"/>
    <ds:schemaRef ds:uri="5272ee8c-751a-48a4-a010-d4bf09b9b006"/>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200F15AD-011C-464B-A43F-9FCE5C01BF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72ee8c-751a-48a4-a010-d4bf09b9b006"/>
    <ds:schemaRef ds:uri="4c96ffaa-e583-4fec-9066-c67f93f0c5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51</Pages>
  <Words>12148</Words>
  <Characters>105866</Characters>
  <Application>Microsoft Office Word</Application>
  <DocSecurity>0</DocSecurity>
  <Lines>882</Lines>
  <Paragraphs>235</Paragraphs>
  <ScaleCrop>false</ScaleCrop>
  <Company/>
  <LinksUpToDate>false</LinksUpToDate>
  <CharactersWithSpaces>117779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    2. Interacting with Competitors</dc:title>
  <dc:subject>Translation table 2025</dc:subject>
  <dc:creator>Fintan O'Neill</dc:creator>
  <cp:lastModifiedBy>Tania, Dhini Eka</cp:lastModifiedBy>
  <cp:revision>223</cp:revision>
  <dcterms:created xsi:type="dcterms:W3CDTF">2025-11-28T11:31:00Z</dcterms:created>
  <dcterms:modified xsi:type="dcterms:W3CDTF">2026-01-03T11:42:00Z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y fmtid="{D5CDD505-2E9C-101B-9397-08002B2CF9AE}" pid="3" name="MediaServiceImageTags">
    <vt:lpwstr/>
  </property>
</Properties>
</file>