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0AA4C" w14:textId="77777777" w:rsidR="00840375" w:rsidRPr="002161CE" w:rsidRDefault="0073003F" w:rsidP="00840375">
      <w:pPr>
        <w:rPr>
          <w:rStyle w:val="tw4winExternal"/>
          <w:rFonts w:ascii="Calibri" w:hAnsi="Calibri" w:cs="Calibri"/>
          <w:color w:val="000000" w:themeColor="text1"/>
          <w:sz w:val="36"/>
          <w:szCs w:val="36"/>
          <w:lang w:val="en-US"/>
        </w:rPr>
      </w:pPr>
      <w:r w:rsidRPr="002161CE">
        <w:rPr>
          <w:noProof/>
          <w:lang w:val="en-US"/>
        </w:rPr>
        <mc:AlternateContent>
          <mc:Choice Requires="wps">
            <w:drawing>
              <wp:anchor distT="0" distB="0" distL="114300" distR="114300" simplePos="0" relativeHeight="251658240" behindDoc="1" locked="0" layoutInCell="1" allowOverlap="1" wp14:anchorId="6C144C92" wp14:editId="61CA773F">
                <wp:simplePos x="0" y="0"/>
                <wp:positionH relativeFrom="column">
                  <wp:posOffset>0</wp:posOffset>
                </wp:positionH>
                <wp:positionV relativeFrom="paragraph">
                  <wp:posOffset>0</wp:posOffset>
                </wp:positionV>
                <wp:extent cx="6858000" cy="7315200"/>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6858000" cy="7315200"/>
                        </a:xfrm>
                        <a:prstGeom prst="rect">
                          <a:avLst/>
                        </a:prstGeom>
                        <a:noFill/>
                        <a:ln w="6350">
                          <a:noFill/>
                        </a:ln>
                        <a:effectLst/>
                      </wps:spPr>
                      <wps:txbx>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EndPr/>
                            <w:sdtContent>
                              <w:p w14:paraId="13BF5A47" w14:textId="45FCC91A" w:rsidR="00840375" w:rsidRPr="002161CE" w:rsidRDefault="002637B7"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2161CE">
                                  <w:rPr>
                                    <w:rFonts w:asciiTheme="majorHAnsi" w:eastAsiaTheme="majorEastAsia" w:hAnsiTheme="majorHAnsi" w:cstheme="majorBidi"/>
                                    <w:color w:val="595959" w:themeColor="text1" w:themeTint="A6"/>
                                    <w:sz w:val="72"/>
                                    <w:szCs w:val="72"/>
                                  </w:rPr>
                                  <w:t>1. Code of Business Conduct</w:t>
                                </w:r>
                                <w:r w:rsidR="002161CE">
                                  <w:rPr>
                                    <w:rFonts w:asciiTheme="majorHAnsi" w:eastAsiaTheme="majorEastAsia" w:hAnsiTheme="majorHAnsi" w:cstheme="majorBidi"/>
                                    <w:color w:val="595959" w:themeColor="text1" w:themeTint="A6"/>
                                    <w:sz w:val="72"/>
                                    <w:szCs w:val="72"/>
                                  </w:rPr>
                                  <w:t xml:space="preserve"> </w:t>
                                </w:r>
                                <w:r w:rsidRPr="002161CE">
                                  <w:rPr>
                                    <w:rFonts w:asciiTheme="majorHAnsi" w:eastAsiaTheme="majorEastAsia" w:hAnsiTheme="majorHAnsi" w:cstheme="majorBidi"/>
                                    <w:color w:val="595959" w:themeColor="text1" w:themeTint="A6"/>
                                    <w:sz w:val="72"/>
                                    <w:szCs w:val="72"/>
                                  </w:rPr>
                                  <w:t xml:space="preserve">   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EndPr/>
                            <w:sdtContent>
                              <w:p w14:paraId="2EF6FFD4" w14:textId="77777777" w:rsidR="00840375" w:rsidRPr="002161CE" w:rsidRDefault="002637B7" w:rsidP="00840375">
                                <w:pPr>
                                  <w:pStyle w:val="NoSpacing"/>
                                  <w:spacing w:before="240"/>
                                  <w:rPr>
                                    <w:caps/>
                                    <w:color w:val="0E2841" w:themeColor="text2"/>
                                    <w:sz w:val="36"/>
                                    <w:szCs w:val="36"/>
                                  </w:rPr>
                                </w:pPr>
                                <w:r w:rsidRPr="002161CE">
                                  <w:rPr>
                                    <w:caps/>
                                    <w:color w:val="0E2841" w:themeColor="text2"/>
                                    <w:sz w:val="36"/>
                                    <w:szCs w:val="36"/>
                                  </w:rPr>
                                  <w:t>Translation table 2025</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wps:bodyPr>
                    </wps:wsp>
                  </a:graphicData>
                </a:graphic>
              </wp:anchor>
            </w:drawing>
          </mc:Choice>
          <mc:Fallback>
            <w:pict>
              <v:shapetype w14:anchorId="6C144C92" id="_x0000_t202" coordsize="21600,21600" o:spt="202" path="m,l,21600r21600,l21600,xe">
                <v:stroke joinstyle="miter"/>
                <v:path gradientshapeok="t" o:connecttype="rect"/>
              </v:shapetype>
              <v:shape id="Text Box 122" o:spid="_x0000_s1026" type="#_x0000_t202" style="position:absolute;margin-left:0;margin-top:0;width:540pt;height:8in;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" filled="f" stroked="f" strokeweight=".5pt">
                <v:textbox inset="36pt,36pt,36pt,36pt">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EndPr/>
                      <w:sdtContent>
                        <w:p w14:paraId="13BF5A47" w14:textId="45FCC91A" w:rsidR="00840375" w:rsidRPr="002161CE" w:rsidRDefault="002637B7"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2161CE">
                            <w:rPr>
                              <w:rFonts w:asciiTheme="majorHAnsi" w:eastAsiaTheme="majorEastAsia" w:hAnsiTheme="majorHAnsi" w:cstheme="majorBidi"/>
                              <w:color w:val="595959" w:themeColor="text1" w:themeTint="A6"/>
                              <w:sz w:val="72"/>
                              <w:szCs w:val="72"/>
                            </w:rPr>
                            <w:t>1. Code of Business Conduct</w:t>
                          </w:r>
                          <w:r w:rsidR="002161CE">
                            <w:rPr>
                              <w:rFonts w:asciiTheme="majorHAnsi" w:eastAsiaTheme="majorEastAsia" w:hAnsiTheme="majorHAnsi" w:cstheme="majorBidi"/>
                              <w:color w:val="595959" w:themeColor="text1" w:themeTint="A6"/>
                              <w:sz w:val="72"/>
                              <w:szCs w:val="72"/>
                            </w:rPr>
                            <w:t xml:space="preserve"> </w:t>
                          </w:r>
                          <w:r w:rsidRPr="002161CE">
                            <w:rPr>
                              <w:rFonts w:asciiTheme="majorHAnsi" w:eastAsiaTheme="majorEastAsia" w:hAnsiTheme="majorHAnsi" w:cstheme="majorBidi"/>
                              <w:color w:val="595959" w:themeColor="text1" w:themeTint="A6"/>
                              <w:sz w:val="72"/>
                              <w:szCs w:val="72"/>
                            </w:rPr>
                            <w:t xml:space="preserve">   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EndPr/>
                      <w:sdtContent>
                        <w:p w14:paraId="2EF6FFD4" w14:textId="77777777" w:rsidR="00840375" w:rsidRPr="002161CE" w:rsidRDefault="002637B7" w:rsidP="00840375">
                          <w:pPr>
                            <w:pStyle w:val="NoSpacing"/>
                            <w:spacing w:before="240"/>
                            <w:rPr>
                              <w:caps/>
                              <w:color w:val="0E2841" w:themeColor="text2"/>
                              <w:sz w:val="36"/>
                              <w:szCs w:val="36"/>
                            </w:rPr>
                          </w:pPr>
                          <w:r w:rsidRPr="002161CE">
                            <w:rPr>
                              <w:caps/>
                              <w:color w:val="0E2841" w:themeColor="text2"/>
                              <w:sz w:val="36"/>
                              <w:szCs w:val="36"/>
                            </w:rPr>
                            <w:t>Translation table 2025</w:t>
                          </w:r>
                        </w:p>
                      </w:sdtContent>
                    </w:sdt>
                  </w:txbxContent>
                </v:textbox>
              </v:shape>
            </w:pict>
          </mc:Fallback>
        </mc:AlternateContent>
      </w:r>
      <w:r w:rsidRPr="002161CE">
        <w:br w:type="page"/>
      </w:r>
      <w:r w:rsidRPr="002161CE">
        <w:rPr>
          <w:rStyle w:val="tw4winExternal"/>
          <w:rFonts w:ascii="Calibri" w:hAnsi="Calibri" w:cs="Calibri"/>
          <w:b/>
          <w:color w:val="000000" w:themeColor="text1"/>
          <w:sz w:val="36"/>
          <w:szCs w:val="36"/>
          <w:lang w:val="en-US"/>
        </w:rPr>
        <w:lastRenderedPageBreak/>
        <w:t>INSTRUCTIONS:</w:t>
      </w:r>
    </w:p>
    <w:p w14:paraId="5D61DA48" w14:textId="77777777" w:rsidR="00840375" w:rsidRPr="002161CE" w:rsidRDefault="00840375" w:rsidP="00840375">
      <w:pPr>
        <w:widowControl w:val="0"/>
        <w:autoSpaceDE w:val="0"/>
        <w:autoSpaceDN w:val="0"/>
        <w:adjustRightInd w:val="0"/>
        <w:textAlignment w:val="top"/>
        <w:rPr>
          <w:rStyle w:val="tw4winExternal"/>
          <w:rFonts w:ascii="Calibri" w:hAnsi="Calibri" w:cs="Calibri"/>
          <w:color w:val="000000" w:themeColor="text1"/>
          <w:lang w:val="en-US"/>
        </w:rPr>
      </w:pPr>
    </w:p>
    <w:p w14:paraId="0DFFF099" w14:textId="77777777" w:rsidR="00840375" w:rsidRPr="002161CE" w:rsidRDefault="0073003F"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2161CE">
        <w:rPr>
          <w:rStyle w:val="tw4winExternal"/>
          <w:rFonts w:ascii="Calibri" w:hAnsi="Calibri" w:cs="Calibri"/>
          <w:b/>
          <w:color w:val="000000" w:themeColor="text1"/>
          <w:lang w:val="en-US"/>
        </w:rPr>
        <w:t xml:space="preserve">1) </w:t>
      </w:r>
      <w:r w:rsidRPr="002161CE">
        <w:rPr>
          <w:rStyle w:val="tw4winExternal"/>
          <w:rFonts w:ascii="Calibri" w:hAnsi="Calibri" w:cs="Calibri"/>
          <w:color w:val="000000" w:themeColor="text1"/>
          <w:lang w:val="en-US"/>
        </w:rPr>
        <w:t>Please edit the translation in the TARGET column directly.</w:t>
      </w:r>
    </w:p>
    <w:p w14:paraId="2EBDDB66" w14:textId="77777777" w:rsidR="00840375" w:rsidRPr="002161CE" w:rsidRDefault="0073003F"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2161CE">
        <w:rPr>
          <w:rStyle w:val="tw4winExternal"/>
          <w:rFonts w:ascii="Calibri" w:hAnsi="Calibri" w:cs="Calibri"/>
          <w:b/>
          <w:color w:val="000000" w:themeColor="text1"/>
          <w:lang w:val="en-US"/>
        </w:rPr>
        <w:t xml:space="preserve">2) </w:t>
      </w:r>
      <w:r w:rsidRPr="002161CE">
        <w:rPr>
          <w:rStyle w:val="tw4winExternal"/>
          <w:rFonts w:ascii="Calibri" w:hAnsi="Calibri" w:cs="Calibri"/>
          <w:color w:val="000000" w:themeColor="text1"/>
          <w:lang w:val="en-US"/>
        </w:rPr>
        <w:t>To comment on a segment, simply create a new MS-Word comment.</w:t>
      </w:r>
    </w:p>
    <w:p w14:paraId="4496AC46" w14:textId="77777777" w:rsidR="00840375" w:rsidRPr="002161CE" w:rsidRDefault="0073003F"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2161CE">
        <w:rPr>
          <w:rStyle w:val="tw4winExternal"/>
          <w:rFonts w:ascii="Calibri" w:hAnsi="Calibri" w:cs="Calibri"/>
          <w:b/>
          <w:color w:val="000000" w:themeColor="text1"/>
          <w:lang w:val="en-US"/>
        </w:rPr>
        <w:t xml:space="preserve">3) </w:t>
      </w:r>
      <w:r w:rsidRPr="002161CE">
        <w:rPr>
          <w:rStyle w:val="tw4winExternal"/>
          <w:rFonts w:ascii="Calibri" w:hAnsi="Calibri" w:cs="Calibri"/>
          <w:color w:val="000000" w:themeColor="text1"/>
          <w:lang w:val="en-US"/>
        </w:rPr>
        <w:t>It is best to edit this file in Normal or Draft view rather than page layout.</w:t>
      </w:r>
    </w:p>
    <w:p w14:paraId="635BD990" w14:textId="77777777" w:rsidR="00840375" w:rsidRPr="002161CE" w:rsidRDefault="0073003F"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2161CE">
        <w:rPr>
          <w:rStyle w:val="tw4winExternal"/>
          <w:rFonts w:ascii="Calibri" w:hAnsi="Calibri" w:cs="Calibri"/>
          <w:b/>
          <w:color w:val="000000" w:themeColor="text1"/>
          <w:lang w:val="en-US"/>
        </w:rPr>
        <w:t xml:space="preserve">4) </w:t>
      </w:r>
      <w:r w:rsidRPr="002161CE">
        <w:rPr>
          <w:rStyle w:val="tw4winExternal"/>
          <w:rFonts w:ascii="Calibri" w:hAnsi="Calibri" w:cs="Calibri"/>
          <w:color w:val="000000" w:themeColor="text1"/>
          <w:lang w:val="en-US"/>
        </w:rPr>
        <w:t>DO NOT alter the ID or SOURCE column text.</w:t>
      </w:r>
    </w:p>
    <w:p w14:paraId="55B644E0" w14:textId="77777777" w:rsidR="00840375" w:rsidRPr="002161CE" w:rsidRDefault="0073003F"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2161CE">
        <w:rPr>
          <w:rStyle w:val="tw4winExternal"/>
          <w:rFonts w:ascii="Calibri" w:hAnsi="Calibri" w:cs="Calibri"/>
          <w:b/>
          <w:bCs/>
          <w:color w:val="000000" w:themeColor="text1"/>
          <w:lang w:val="en-US"/>
        </w:rPr>
        <w:t>5</w:t>
      </w:r>
      <w:r w:rsidRPr="002161CE">
        <w:rPr>
          <w:rStyle w:val="tw4winExternal"/>
          <w:rFonts w:ascii="Calibri" w:hAnsi="Calibri" w:cs="Calibri"/>
          <w:color w:val="000000" w:themeColor="text1"/>
          <w:lang w:val="en-US"/>
        </w:rPr>
        <w:t>) Blank rows should be ignored but not deleted.</w:t>
      </w:r>
    </w:p>
    <w:p w14:paraId="4C7D1DDD" w14:textId="77777777" w:rsidR="00840375" w:rsidRPr="002161CE" w:rsidRDefault="0073003F" w:rsidP="00840375">
      <w:pPr>
        <w:widowControl w:val="0"/>
        <w:autoSpaceDE w:val="0"/>
        <w:autoSpaceDN w:val="0"/>
        <w:adjustRightInd w:val="0"/>
        <w:spacing w:line="360" w:lineRule="auto"/>
        <w:textAlignment w:val="top"/>
        <w:rPr>
          <w:rStyle w:val="tw4winExternal"/>
          <w:rFonts w:ascii="Calibri" w:hAnsi="Calibri" w:cs="Calibri"/>
          <w:b/>
          <w:bCs/>
          <w:color w:val="000000" w:themeColor="text1"/>
          <w:lang w:val="en-US"/>
        </w:rPr>
      </w:pPr>
      <w:r w:rsidRPr="002161CE">
        <w:rPr>
          <w:rStyle w:val="tw4winExternal"/>
          <w:rFonts w:ascii="Calibri" w:hAnsi="Calibri" w:cs="Calibri"/>
          <w:b/>
          <w:bCs/>
          <w:color w:val="000000" w:themeColor="text1"/>
          <w:lang w:val="en-US"/>
        </w:rPr>
        <w:t>6</w:t>
      </w:r>
      <w:r w:rsidRPr="002161CE">
        <w:rPr>
          <w:rStyle w:val="tw4winExternal"/>
          <w:rFonts w:ascii="Calibri" w:hAnsi="Calibri" w:cs="Calibri"/>
          <w:color w:val="000000" w:themeColor="text1"/>
          <w:lang w:val="en-US"/>
        </w:rPr>
        <w:t>)</w:t>
      </w:r>
      <w:r w:rsidRPr="002161CE">
        <w:rPr>
          <w:rStyle w:val="tw4winExternal"/>
          <w:rFonts w:ascii="Calibri" w:hAnsi="Calibri" w:cs="Calibri"/>
          <w:b/>
          <w:bCs/>
          <w:color w:val="000000" w:themeColor="text1"/>
          <w:lang w:val="en-US"/>
        </w:rPr>
        <w:t xml:space="preserve"> The following formatting must be maintained throughout:</w:t>
      </w:r>
    </w:p>
    <w:p w14:paraId="76EF94FA" w14:textId="77777777" w:rsidR="00840375" w:rsidRPr="002161CE" w:rsidRDefault="0073003F"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2161CE">
        <w:rPr>
          <w:rStyle w:val="tw4winExternal"/>
          <w:rFonts w:ascii="Calibri" w:eastAsiaTheme="minorEastAsia" w:hAnsi="Calibri" w:cs="Calibri" w:hint="default"/>
          <w:b/>
          <w:bCs/>
          <w:color w:val="000000" w:themeColor="text1"/>
          <w:lang w:val="en-US" w:eastAsia="en-IE"/>
        </w:rPr>
        <w:t xml:space="preserve">Paragraph (the number of paragraphs per row must be maintained) </w:t>
      </w:r>
    </w:p>
    <w:p w14:paraId="60333806" w14:textId="77777777" w:rsidR="00840375" w:rsidRPr="002161CE" w:rsidRDefault="0073003F"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2161CE">
        <w:rPr>
          <w:rStyle w:val="tw4winExternal"/>
          <w:rFonts w:ascii="Calibri" w:eastAsiaTheme="minorEastAsia" w:hAnsi="Calibri" w:cs="Calibri" w:hint="default"/>
          <w:b/>
          <w:bCs/>
          <w:color w:val="000000" w:themeColor="text1"/>
          <w:lang w:val="en-US" w:eastAsia="en-IE"/>
        </w:rPr>
        <w:t xml:space="preserve">bold </w:t>
      </w:r>
    </w:p>
    <w:p w14:paraId="27F92C1A" w14:textId="77777777" w:rsidR="00840375" w:rsidRPr="002161CE" w:rsidRDefault="0073003F"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2161CE">
        <w:rPr>
          <w:rStyle w:val="tw4winExternal"/>
          <w:rFonts w:ascii="Calibri" w:eastAsiaTheme="minorEastAsia" w:hAnsi="Calibri" w:cs="Calibri" w:hint="default"/>
          <w:b/>
          <w:bCs/>
          <w:color w:val="000000" w:themeColor="text1"/>
          <w:lang w:val="en-US" w:eastAsia="en-IE"/>
        </w:rPr>
        <w:t>italic</w:t>
      </w:r>
    </w:p>
    <w:p w14:paraId="1D1DA6D5" w14:textId="77777777" w:rsidR="00840375" w:rsidRPr="002161CE" w:rsidRDefault="0073003F"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2161CE">
        <w:rPr>
          <w:rStyle w:val="tw4winExternal"/>
          <w:rFonts w:ascii="Calibri" w:eastAsiaTheme="minorEastAsia" w:hAnsi="Calibri" w:cs="Calibri" w:hint="default"/>
          <w:b/>
          <w:bCs/>
          <w:color w:val="000000" w:themeColor="text1"/>
          <w:lang w:val="en-US" w:eastAsia="en-IE"/>
        </w:rPr>
        <w:t>underline</w:t>
      </w:r>
    </w:p>
    <w:p w14:paraId="1595F480" w14:textId="77777777" w:rsidR="00840375" w:rsidRPr="002161CE" w:rsidRDefault="0073003F"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2161CE">
        <w:rPr>
          <w:rStyle w:val="tw4winExternal"/>
          <w:rFonts w:ascii="Calibri" w:eastAsiaTheme="minorEastAsia" w:hAnsi="Calibri" w:cs="Calibri" w:hint="default"/>
          <w:b/>
          <w:bCs/>
          <w:color w:val="000000" w:themeColor="text1"/>
          <w:lang w:val="en-US" w:eastAsia="en-IE"/>
        </w:rPr>
        <w:t>links</w:t>
      </w:r>
    </w:p>
    <w:p w14:paraId="34D1920A" w14:textId="77777777" w:rsidR="00840375" w:rsidRPr="002161CE" w:rsidRDefault="0073003F"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2161CE">
        <w:rPr>
          <w:rStyle w:val="tw4winExternal"/>
          <w:rFonts w:ascii="Calibri" w:eastAsiaTheme="minorEastAsia" w:hAnsi="Calibri" w:cs="Calibri" w:hint="default"/>
          <w:b/>
          <w:bCs/>
          <w:color w:val="000000" w:themeColor="text1"/>
          <w:lang w:val="en-US" w:eastAsia="en-IE"/>
        </w:rPr>
        <w:t>lists (bullets and number of items in a list must be maintained)</w:t>
      </w:r>
    </w:p>
    <w:p w14:paraId="66DC64AB" w14:textId="77777777" w:rsidR="00840375" w:rsidRPr="002161CE" w:rsidRDefault="0073003F"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2161CE">
        <w:rPr>
          <w:rStyle w:val="tw4winExternal"/>
          <w:rFonts w:ascii="Calibri" w:hAnsi="Calibri" w:cs="Calibri"/>
          <w:b/>
          <w:bCs/>
          <w:color w:val="000000" w:themeColor="text1"/>
          <w:lang w:val="en-US"/>
        </w:rPr>
        <w:t>7</w:t>
      </w:r>
      <w:r w:rsidRPr="002161CE">
        <w:rPr>
          <w:rStyle w:val="tw4winExternal"/>
          <w:rFonts w:ascii="Calibri" w:hAnsi="Calibri" w:cs="Calibri"/>
          <w:color w:val="000000" w:themeColor="text1"/>
          <w:lang w:val="en-US"/>
        </w:rPr>
        <w:t>) Ctrl+click on an ID in the left hand collumn to view the relevent screen in the online course. Toc ID’s will open the table of contents, ID’s containing _string_ have no relevent screen and are not linked.</w:t>
      </w:r>
    </w:p>
    <w:p w14:paraId="300EE890" w14:textId="77777777" w:rsidR="00840375" w:rsidRPr="002161CE" w:rsidRDefault="0073003F">
      <w:pPr>
        <w:rPr>
          <w:rStyle w:val="tw4winExternal"/>
          <w:rFonts w:ascii="Calibri" w:hAnsi="Calibri" w:cs="Calibri"/>
          <w:color w:val="000000" w:themeColor="text1"/>
          <w:lang w:val="en-US"/>
        </w:rPr>
      </w:pPr>
      <w:r w:rsidRPr="002161CE">
        <w:rPr>
          <w:rStyle w:val="tw4winExternal"/>
          <w:rFonts w:ascii="Calibri" w:hAnsi="Calibri" w:cs="Calibri"/>
          <w:color w:val="000000" w:themeColor="text1"/>
          <w:lang w:val="en-US"/>
        </w:rPr>
        <w:br w:type="page"/>
      </w:r>
    </w:p>
    <w:p w14:paraId="46FC9A21" w14:textId="77777777" w:rsidR="00840375" w:rsidRPr="002161CE" w:rsidRDefault="00840375"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p>
    <w:p w14:paraId="63B1B835" w14:textId="77777777" w:rsidR="004D60B2" w:rsidRPr="002161CE" w:rsidRDefault="0073003F" w:rsidP="00840375">
      <w:pPr>
        <w:widowControl w:val="0"/>
        <w:autoSpaceDE w:val="0"/>
        <w:autoSpaceDN w:val="0"/>
        <w:adjustRightInd w:val="0"/>
        <w:spacing w:line="360" w:lineRule="auto"/>
        <w:textAlignment w:val="top"/>
        <w:rPr>
          <w:rStyle w:val="tw4winExternal"/>
          <w:rFonts w:ascii="Calibri" w:hAnsi="Calibri" w:cs="Calibri"/>
          <w:color w:val="000000" w:themeColor="text1"/>
          <w:sz w:val="72"/>
          <w:szCs w:val="72"/>
          <w:lang w:val="en-US"/>
        </w:rPr>
      </w:pPr>
      <w:r w:rsidRPr="002161CE">
        <w:rPr>
          <w:rStyle w:val="tw4winExternal"/>
          <w:rFonts w:ascii="Calibri" w:hAnsi="Calibri" w:cs="Calibri"/>
          <w:color w:val="000000" w:themeColor="text1"/>
          <w:sz w:val="72"/>
          <w:szCs w:val="72"/>
          <w:lang w:val="en-US"/>
        </w:rPr>
        <w:t>Code of Business Conduct</w:t>
      </w:r>
    </w:p>
    <w:p w14:paraId="33F4A963" w14:textId="77777777" w:rsidR="00840375" w:rsidRPr="002161CE" w:rsidRDefault="00840375" w:rsidP="00840375">
      <w:pPr>
        <w:rPr>
          <w:rStyle w:val="tw4winExternal"/>
          <w:rFonts w:ascii="Calibri" w:hAnsi="Calibri" w:cs="Calibri"/>
          <w:color w:val="000000" w:themeColor="text1"/>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5F6E93" w:rsidRPr="002161CE" w14:paraId="5472C849" w14:textId="77777777" w:rsidTr="00745731">
        <w:tc>
          <w:tcPr>
            <w:tcW w:w="1353" w:type="dxa"/>
            <w:shd w:val="clear" w:color="auto" w:fill="F1A983" w:themeFill="accent2" w:themeFillTint="99"/>
            <w:tcMar>
              <w:top w:w="120" w:type="dxa"/>
              <w:left w:w="180" w:type="dxa"/>
              <w:bottom w:w="120" w:type="dxa"/>
              <w:right w:w="180" w:type="dxa"/>
            </w:tcMar>
          </w:tcPr>
          <w:p w14:paraId="4C131687" w14:textId="77777777" w:rsidR="009D7F9A" w:rsidRPr="002161CE" w:rsidRDefault="0073003F" w:rsidP="00F66488">
            <w:pPr>
              <w:spacing w:before="30" w:after="30"/>
              <w:ind w:left="30" w:right="30"/>
              <w:rPr>
                <w:rFonts w:eastAsia="Times New Roman"/>
              </w:rPr>
            </w:pPr>
            <w:r w:rsidRPr="002161CE">
              <w:rPr>
                <w:rFonts w:eastAsia="Times New Roman"/>
              </w:rPr>
              <w:t>ID</w:t>
            </w:r>
          </w:p>
        </w:tc>
        <w:tc>
          <w:tcPr>
            <w:tcW w:w="6000" w:type="dxa"/>
            <w:shd w:val="clear" w:color="auto" w:fill="F1A983" w:themeFill="accent2" w:themeFillTint="99"/>
            <w:tcMar>
              <w:top w:w="120" w:type="dxa"/>
              <w:left w:w="180" w:type="dxa"/>
              <w:bottom w:w="120" w:type="dxa"/>
              <w:right w:w="180" w:type="dxa"/>
            </w:tcMar>
            <w:vAlign w:val="center"/>
          </w:tcPr>
          <w:p w14:paraId="13541189" w14:textId="77777777" w:rsidR="009D7F9A" w:rsidRPr="002161CE" w:rsidRDefault="0073003F" w:rsidP="00F66488">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Source</w:t>
            </w:r>
          </w:p>
        </w:tc>
        <w:tc>
          <w:tcPr>
            <w:tcW w:w="6000" w:type="dxa"/>
            <w:shd w:val="clear" w:color="auto" w:fill="F1A983" w:themeFill="accent2" w:themeFillTint="99"/>
          </w:tcPr>
          <w:p w14:paraId="1B317C1B" w14:textId="77777777" w:rsidR="009D7F9A" w:rsidRPr="002D1393" w:rsidRDefault="0073003F" w:rsidP="00745731">
            <w:pPr>
              <w:spacing w:before="100" w:beforeAutospacing="1" w:after="100" w:afterAutospacing="1"/>
              <w:ind w:left="30" w:right="30"/>
              <w:rPr>
                <w:rFonts w:ascii="Calibri" w:eastAsia="Times New Roman" w:hAnsi="Calibri" w:cs="Calibri"/>
                <w:lang w:val="uk-UA"/>
                <w:rPrChange w:id="0" w:author="Klimenko, Sergey" w:date="2026-01-09T12:15:00Z" w16du:dateUtc="2026-01-09T10:15:00Z">
                  <w:rPr>
                    <w:rFonts w:ascii="Calibri" w:eastAsia="Times New Roman" w:hAnsi="Calibri" w:cs="Calibri"/>
                  </w:rPr>
                </w:rPrChange>
              </w:rPr>
            </w:pPr>
            <w:proofErr w:type="spellStart"/>
            <w:r w:rsidRPr="002D1393">
              <w:rPr>
                <w:rFonts w:ascii="Calibri" w:eastAsia="Times New Roman" w:hAnsi="Calibri" w:cs="Calibri"/>
                <w:lang w:val="uk-UA"/>
                <w:rPrChange w:id="1" w:author="Klimenko, Sergey" w:date="2026-01-09T12:15:00Z" w16du:dateUtc="2026-01-09T10:15:00Z">
                  <w:rPr>
                    <w:rFonts w:ascii="Calibri" w:eastAsia="Times New Roman" w:hAnsi="Calibri" w:cs="Calibri"/>
                  </w:rPr>
                </w:rPrChange>
              </w:rPr>
              <w:t>Target</w:t>
            </w:r>
            <w:proofErr w:type="spellEnd"/>
          </w:p>
        </w:tc>
      </w:tr>
      <w:tr w:rsidR="005F6E93" w:rsidRPr="002D1393" w14:paraId="4F235C78" w14:textId="77777777" w:rsidTr="00745731">
        <w:tc>
          <w:tcPr>
            <w:tcW w:w="1353" w:type="dxa"/>
            <w:shd w:val="clear" w:color="auto" w:fill="C1E4F5"/>
            <w:tcMar>
              <w:top w:w="120" w:type="dxa"/>
              <w:left w:w="180" w:type="dxa"/>
              <w:bottom w:w="120" w:type="dxa"/>
              <w:right w:w="180" w:type="dxa"/>
            </w:tcMar>
            <w:hideMark/>
          </w:tcPr>
          <w:p w14:paraId="527A865D" w14:textId="77777777" w:rsidR="00F66488" w:rsidRPr="002161CE" w:rsidRDefault="0073003F" w:rsidP="00F66488">
            <w:pPr>
              <w:spacing w:before="30" w:after="30"/>
              <w:ind w:left="30" w:right="30"/>
              <w:rPr>
                <w:rFonts w:ascii="Calibri" w:eastAsia="Times New Roman" w:hAnsi="Calibri" w:cs="Calibri"/>
                <w:sz w:val="16"/>
              </w:rPr>
            </w:pPr>
            <w:hyperlink r:id="rId10" w:tgtFrame="_blank" w:history="1">
              <w:r w:rsidRPr="002161CE">
                <w:rPr>
                  <w:rFonts w:ascii="Calibri" w:eastAsia="Times New Roman" w:hAnsi="Calibri" w:cs="Calibri"/>
                  <w:color w:val="0000FF"/>
                  <w:sz w:val="16"/>
                  <w:u w:val="single"/>
                </w:rPr>
                <w:t>Screen 0</w:t>
              </w:r>
            </w:hyperlink>
            <w:r w:rsidRPr="002161CE">
              <w:rPr>
                <w:rFonts w:ascii="Calibri" w:eastAsia="Times New Roman" w:hAnsi="Calibri" w:cs="Calibri"/>
                <w:sz w:val="16"/>
              </w:rPr>
              <w:t xml:space="preserve"> </w:t>
            </w:r>
          </w:p>
          <w:p w14:paraId="41818290" w14:textId="77777777" w:rsidR="00F66488" w:rsidRPr="002161CE" w:rsidRDefault="0073003F" w:rsidP="00F66488">
            <w:pPr>
              <w:ind w:left="30" w:right="30"/>
              <w:rPr>
                <w:rFonts w:ascii="Calibri" w:eastAsia="Times New Roman" w:hAnsi="Calibri" w:cs="Calibri"/>
                <w:sz w:val="16"/>
              </w:rPr>
            </w:pPr>
            <w:hyperlink r:id="rId11" w:tgtFrame="_blank" w:history="1">
              <w:r w:rsidRPr="002161CE">
                <w:rPr>
                  <w:rFonts w:ascii="Calibri" w:eastAsia="Times New Roman" w:hAnsi="Calibri" w:cs="Calibri"/>
                  <w:color w:val="0000FF"/>
                  <w:sz w:val="16"/>
                  <w:u w:val="single"/>
                </w:rPr>
                <w:t>1_C_1</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07AB3EB" w14:textId="77777777" w:rsidR="00F66488" w:rsidRPr="002161CE" w:rsidRDefault="0073003F" w:rsidP="00F66488">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Code of Business Conduct</w:t>
            </w:r>
          </w:p>
          <w:p w14:paraId="1E54FD8A" w14:textId="77777777" w:rsidR="00F66488" w:rsidRPr="002161CE" w:rsidRDefault="0073003F" w:rsidP="00F66488">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Click the forward arrow.</w:t>
            </w:r>
          </w:p>
        </w:tc>
        <w:tc>
          <w:tcPr>
            <w:tcW w:w="6000" w:type="dxa"/>
          </w:tcPr>
          <w:p w14:paraId="3D8F4F54" w14:textId="77777777" w:rsidR="005C43A0" w:rsidRPr="002D1393" w:rsidRDefault="0073003F" w:rsidP="00745731">
            <w:pPr>
              <w:spacing w:before="100" w:beforeAutospacing="1" w:after="100" w:afterAutospacing="1"/>
              <w:ind w:left="30" w:right="30"/>
              <w:rPr>
                <w:rFonts w:ascii="Calibri" w:eastAsia="Times New Roman" w:hAnsi="Calibri" w:cs="Calibri"/>
                <w:lang w:val="uk-UA"/>
                <w:rPrChange w:id="2"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Кодекс ділової поведінки</w:t>
            </w:r>
          </w:p>
          <w:p w14:paraId="3DE32C32" w14:textId="77777777" w:rsidR="00F66488" w:rsidRPr="002D1393" w:rsidRDefault="0073003F" w:rsidP="00745731">
            <w:pPr>
              <w:spacing w:before="100" w:beforeAutospacing="1" w:after="100" w:afterAutospacing="1"/>
              <w:ind w:left="30" w:right="30"/>
              <w:rPr>
                <w:rFonts w:ascii="Calibri" w:eastAsia="Times New Roman" w:hAnsi="Calibri" w:cs="Calibri"/>
                <w:lang w:val="uk-UA"/>
                <w:rPrChange w:id="3"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Натисніть стрілку вперед.</w:t>
            </w:r>
          </w:p>
        </w:tc>
      </w:tr>
      <w:tr w:rsidR="005F6E93" w:rsidRPr="002D1393" w14:paraId="0D7A0501" w14:textId="77777777" w:rsidTr="00745731">
        <w:tc>
          <w:tcPr>
            <w:tcW w:w="1353" w:type="dxa"/>
            <w:shd w:val="clear" w:color="auto" w:fill="C1E4F5"/>
            <w:tcMar>
              <w:top w:w="120" w:type="dxa"/>
              <w:left w:w="180" w:type="dxa"/>
              <w:bottom w:w="120" w:type="dxa"/>
              <w:right w:w="180" w:type="dxa"/>
            </w:tcMar>
            <w:hideMark/>
          </w:tcPr>
          <w:p w14:paraId="1A9F4D6D" w14:textId="77777777" w:rsidR="00F66488" w:rsidRPr="002161CE" w:rsidRDefault="0073003F" w:rsidP="00F66488">
            <w:pPr>
              <w:spacing w:before="30" w:after="30"/>
              <w:ind w:left="30" w:right="30"/>
              <w:rPr>
                <w:rFonts w:ascii="Calibri" w:eastAsia="Times New Roman" w:hAnsi="Calibri" w:cs="Calibri"/>
                <w:sz w:val="16"/>
              </w:rPr>
            </w:pPr>
            <w:hyperlink r:id="rId12" w:tgtFrame="_blank" w:history="1">
              <w:r w:rsidRPr="002161CE">
                <w:rPr>
                  <w:rFonts w:ascii="Calibri" w:eastAsia="Times New Roman" w:hAnsi="Calibri" w:cs="Calibri"/>
                  <w:color w:val="0000FF"/>
                  <w:sz w:val="16"/>
                  <w:u w:val="single"/>
                </w:rPr>
                <w:t>Screen 1</w:t>
              </w:r>
            </w:hyperlink>
            <w:r w:rsidRPr="002161CE">
              <w:rPr>
                <w:rFonts w:ascii="Calibri" w:eastAsia="Times New Roman" w:hAnsi="Calibri" w:cs="Calibri"/>
                <w:sz w:val="16"/>
              </w:rPr>
              <w:t xml:space="preserve"> </w:t>
            </w:r>
          </w:p>
          <w:p w14:paraId="6C69FC4D" w14:textId="77777777" w:rsidR="00F66488" w:rsidRPr="002161CE" w:rsidRDefault="0073003F" w:rsidP="00F66488">
            <w:pPr>
              <w:ind w:left="30" w:right="30"/>
              <w:rPr>
                <w:rFonts w:ascii="Calibri" w:eastAsia="Times New Roman" w:hAnsi="Calibri" w:cs="Calibri"/>
                <w:sz w:val="16"/>
              </w:rPr>
            </w:pPr>
            <w:hyperlink r:id="rId13" w:tgtFrame="_blank" w:history="1">
              <w:r w:rsidRPr="002161CE">
                <w:rPr>
                  <w:rFonts w:ascii="Calibri" w:eastAsia="Times New Roman" w:hAnsi="Calibri" w:cs="Calibri"/>
                  <w:color w:val="0000FF"/>
                  <w:sz w:val="16"/>
                  <w:u w:val="single"/>
                </w:rPr>
                <w:t>2_C_2</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9010E88" w14:textId="77777777" w:rsidR="00F66488" w:rsidRPr="002161CE" w:rsidRDefault="0073003F" w:rsidP="00F66488">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As a global healthcare leader, what we do each day matters.</w:t>
            </w:r>
          </w:p>
          <w:p w14:paraId="78975B48" w14:textId="77777777" w:rsidR="00F66488" w:rsidRPr="002161CE" w:rsidRDefault="0073003F" w:rsidP="00F66488">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Our Code of Business Conduct is a powerful compass that empowers us to act with integrity, lead with purpose, and make choices that reflect the very best of who we are. It’s how we build trust, uphold our values, and continue making a meaningful difference in the world.</w:t>
            </w:r>
          </w:p>
        </w:tc>
        <w:tc>
          <w:tcPr>
            <w:tcW w:w="6000" w:type="dxa"/>
          </w:tcPr>
          <w:p w14:paraId="6195DE3A" w14:textId="77777777" w:rsidR="005C43A0" w:rsidRPr="002D1393" w:rsidRDefault="0073003F" w:rsidP="00745731">
            <w:pPr>
              <w:spacing w:before="100" w:beforeAutospacing="1" w:after="100" w:afterAutospacing="1"/>
              <w:ind w:left="30" w:right="30"/>
              <w:rPr>
                <w:rFonts w:ascii="Calibri" w:eastAsia="Times New Roman" w:hAnsi="Calibri" w:cs="Calibri"/>
                <w:lang w:val="uk-UA"/>
                <w:rPrChange w:id="4"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Як світовий лідер у сфері охорони здоров’я, те, що ми робимо щодня, є дуже важливим.</w:t>
            </w:r>
          </w:p>
          <w:p w14:paraId="4D7B47B0" w14:textId="77777777" w:rsidR="00F66488"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Наш Кодекс ділової поведінки — це потужний орієнтир, який дає нам змогу діяти чесно, керувати цілеспрямовано та робити вибір, що відображає найкращі наші якості. Саме так ми будуємо довіру, підтримуємо наші цінності та продовжуємо робити вагомий внесок у розбудову світу.</w:t>
            </w:r>
          </w:p>
        </w:tc>
      </w:tr>
      <w:tr w:rsidR="005F6E93" w:rsidRPr="002D1393" w14:paraId="3BD4206C" w14:textId="77777777" w:rsidTr="00745731">
        <w:tc>
          <w:tcPr>
            <w:tcW w:w="1353" w:type="dxa"/>
            <w:shd w:val="clear" w:color="auto" w:fill="C1E4F5"/>
            <w:tcMar>
              <w:top w:w="120" w:type="dxa"/>
              <w:left w:w="180" w:type="dxa"/>
              <w:bottom w:w="120" w:type="dxa"/>
              <w:right w:w="180" w:type="dxa"/>
            </w:tcMar>
            <w:hideMark/>
          </w:tcPr>
          <w:p w14:paraId="1D1EB794" w14:textId="77777777" w:rsidR="00F66488" w:rsidRPr="002161CE" w:rsidRDefault="0073003F" w:rsidP="00F66488">
            <w:pPr>
              <w:spacing w:before="30" w:after="30"/>
              <w:ind w:left="30" w:right="30"/>
              <w:rPr>
                <w:rFonts w:ascii="Calibri" w:eastAsia="Times New Roman" w:hAnsi="Calibri" w:cs="Calibri"/>
                <w:sz w:val="16"/>
              </w:rPr>
            </w:pPr>
            <w:hyperlink r:id="rId14" w:tgtFrame="_blank" w:history="1">
              <w:r w:rsidRPr="002161CE">
                <w:rPr>
                  <w:rFonts w:ascii="Calibri" w:eastAsia="Times New Roman" w:hAnsi="Calibri" w:cs="Calibri"/>
                  <w:color w:val="0000FF"/>
                  <w:sz w:val="16"/>
                  <w:u w:val="single"/>
                </w:rPr>
                <w:t>Screen 2</w:t>
              </w:r>
            </w:hyperlink>
            <w:r w:rsidRPr="002161CE">
              <w:rPr>
                <w:rFonts w:ascii="Calibri" w:eastAsia="Times New Roman" w:hAnsi="Calibri" w:cs="Calibri"/>
                <w:sz w:val="16"/>
              </w:rPr>
              <w:t xml:space="preserve"> </w:t>
            </w:r>
          </w:p>
          <w:p w14:paraId="3E7575CB" w14:textId="77777777" w:rsidR="00F66488" w:rsidRPr="002161CE" w:rsidRDefault="0073003F" w:rsidP="00F66488">
            <w:pPr>
              <w:ind w:left="30" w:right="30"/>
              <w:rPr>
                <w:rFonts w:ascii="Calibri" w:eastAsia="Times New Roman" w:hAnsi="Calibri" w:cs="Calibri"/>
                <w:sz w:val="16"/>
              </w:rPr>
            </w:pPr>
            <w:hyperlink r:id="rId15" w:tgtFrame="_blank" w:history="1">
              <w:r w:rsidRPr="002161CE">
                <w:rPr>
                  <w:rFonts w:ascii="Calibri" w:eastAsia="Times New Roman" w:hAnsi="Calibri" w:cs="Calibri"/>
                  <w:color w:val="0000FF"/>
                  <w:sz w:val="16"/>
                  <w:u w:val="single"/>
                </w:rPr>
                <w:t>3_C_3</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B34BC19" w14:textId="77777777" w:rsidR="00F66488" w:rsidRPr="002161CE" w:rsidRDefault="0073003F" w:rsidP="00F66488">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Upon completion of this course, you will:</w:t>
            </w:r>
          </w:p>
          <w:p w14:paraId="7120CC44" w14:textId="77777777" w:rsidR="00F66488" w:rsidRPr="002161CE" w:rsidRDefault="0073003F" w:rsidP="004D60B2">
            <w:pPr>
              <w:numPr>
                <w:ilvl w:val="0"/>
                <w:numId w:val="2"/>
              </w:numPr>
              <w:spacing w:before="100" w:beforeAutospacing="1" w:after="100" w:afterAutospacing="1"/>
              <w:ind w:left="750" w:right="30"/>
              <w:rPr>
                <w:rFonts w:ascii="Calibri" w:eastAsia="Times New Roman" w:hAnsi="Calibri" w:cs="Calibri"/>
              </w:rPr>
            </w:pPr>
            <w:r w:rsidRPr="002161CE">
              <w:rPr>
                <w:rFonts w:ascii="Calibri" w:eastAsia="Times New Roman" w:hAnsi="Calibri" w:cs="Calibri"/>
              </w:rPr>
              <w:t>Understand the importance of Code of Business Conduct to our business.</w:t>
            </w:r>
          </w:p>
          <w:p w14:paraId="12494DF5" w14:textId="77777777" w:rsidR="00F66488" w:rsidRPr="002161CE" w:rsidRDefault="0073003F" w:rsidP="004D60B2">
            <w:pPr>
              <w:numPr>
                <w:ilvl w:val="0"/>
                <w:numId w:val="2"/>
              </w:numPr>
              <w:spacing w:before="100" w:beforeAutospacing="1" w:after="100" w:afterAutospacing="1"/>
              <w:ind w:left="750" w:right="30"/>
              <w:rPr>
                <w:rFonts w:ascii="Calibri" w:eastAsia="Times New Roman" w:hAnsi="Calibri" w:cs="Calibri"/>
              </w:rPr>
            </w:pPr>
            <w:r w:rsidRPr="002161CE">
              <w:rPr>
                <w:rFonts w:ascii="Calibri" w:eastAsia="Times New Roman" w:hAnsi="Calibri" w:cs="Calibri"/>
              </w:rPr>
              <w:t>Be able to identify the key principles of the Code of Business Conduct and understand how they apply to our everyday work practices.</w:t>
            </w:r>
          </w:p>
          <w:p w14:paraId="21407038" w14:textId="77777777" w:rsidR="00F66488" w:rsidRPr="002161CE" w:rsidRDefault="0073003F" w:rsidP="004D60B2">
            <w:pPr>
              <w:numPr>
                <w:ilvl w:val="0"/>
                <w:numId w:val="2"/>
              </w:numPr>
              <w:spacing w:before="100" w:beforeAutospacing="1" w:after="100" w:afterAutospacing="1"/>
              <w:ind w:left="750" w:right="30"/>
              <w:rPr>
                <w:rFonts w:ascii="Calibri" w:eastAsia="Times New Roman" w:hAnsi="Calibri" w:cs="Calibri"/>
              </w:rPr>
            </w:pPr>
            <w:r w:rsidRPr="002161CE">
              <w:rPr>
                <w:rFonts w:ascii="Calibri" w:eastAsia="Times New Roman" w:hAnsi="Calibri" w:cs="Calibri"/>
              </w:rPr>
              <w:lastRenderedPageBreak/>
              <w:t>Understand Abbott’s expectations for conducting business globally in the right way.</w:t>
            </w:r>
          </w:p>
          <w:p w14:paraId="401DE15F" w14:textId="77777777" w:rsidR="00F66488" w:rsidRPr="002161CE" w:rsidRDefault="0073003F" w:rsidP="004D60B2">
            <w:pPr>
              <w:numPr>
                <w:ilvl w:val="0"/>
                <w:numId w:val="2"/>
              </w:numPr>
              <w:spacing w:before="100" w:beforeAutospacing="1" w:after="100" w:afterAutospacing="1"/>
              <w:ind w:left="750" w:right="30"/>
              <w:rPr>
                <w:rFonts w:ascii="Calibri" w:eastAsia="Times New Roman" w:hAnsi="Calibri" w:cs="Calibri"/>
              </w:rPr>
            </w:pPr>
            <w:r w:rsidRPr="002161CE">
              <w:rPr>
                <w:rFonts w:ascii="Calibri" w:eastAsia="Times New Roman" w:hAnsi="Calibri" w:cs="Calibri"/>
              </w:rPr>
              <w:t>Know where to go for help and support.</w:t>
            </w:r>
          </w:p>
        </w:tc>
        <w:tc>
          <w:tcPr>
            <w:tcW w:w="6000" w:type="dxa"/>
          </w:tcPr>
          <w:p w14:paraId="555BC8DC" w14:textId="77777777" w:rsidR="00835B5B" w:rsidRPr="002D1393" w:rsidRDefault="0073003F" w:rsidP="00745731">
            <w:pPr>
              <w:spacing w:before="100" w:beforeAutospacing="1" w:after="100" w:afterAutospacing="1"/>
              <w:ind w:left="30" w:right="30"/>
              <w:rPr>
                <w:rFonts w:ascii="Calibri" w:eastAsia="Times New Roman" w:hAnsi="Calibri" w:cs="Calibri"/>
                <w:lang w:val="uk-UA"/>
                <w:rPrChange w:id="5"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lastRenderedPageBreak/>
              <w:t>Після закінчення цього курсу ви:</w:t>
            </w:r>
          </w:p>
          <w:p w14:paraId="3D358779" w14:textId="77777777" w:rsidR="00835B5B" w:rsidRPr="002D1393" w:rsidRDefault="0073003F" w:rsidP="00745731">
            <w:pPr>
              <w:numPr>
                <w:ilvl w:val="0"/>
                <w:numId w:val="2"/>
              </w:numPr>
              <w:spacing w:before="100" w:beforeAutospacing="1" w:after="100" w:afterAutospacing="1"/>
              <w:ind w:left="750" w:right="30"/>
              <w:rPr>
                <w:rFonts w:ascii="Calibri" w:eastAsia="Times New Roman" w:hAnsi="Calibri" w:cs="Calibri"/>
                <w:lang w:val="uk-UA"/>
                <w:rPrChange w:id="6"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зрозумієте важливість Кодексу ділової поведінки для нашого бізнесу;</w:t>
            </w:r>
          </w:p>
          <w:p w14:paraId="499B07D8" w14:textId="77777777" w:rsidR="00835B5B" w:rsidRPr="002D1393" w:rsidRDefault="0073003F" w:rsidP="00745731">
            <w:pPr>
              <w:numPr>
                <w:ilvl w:val="0"/>
                <w:numId w:val="2"/>
              </w:numPr>
              <w:spacing w:before="100" w:beforeAutospacing="1" w:after="100" w:afterAutospacing="1"/>
              <w:ind w:left="750" w:right="30"/>
              <w:rPr>
                <w:rFonts w:ascii="Calibri" w:eastAsia="Times New Roman" w:hAnsi="Calibri" w:cs="Calibri"/>
                <w:lang w:val="uk-UA"/>
                <w:rPrChange w:id="7"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зможете визначати основні принципи Кодексу ділової поведінки та розуміти, як вони застосовуються в щоденній роботі;</w:t>
            </w:r>
          </w:p>
          <w:p w14:paraId="5B88CFF8" w14:textId="77777777" w:rsidR="00D21F04" w:rsidRPr="002D1393" w:rsidRDefault="0073003F" w:rsidP="00745731">
            <w:pPr>
              <w:numPr>
                <w:ilvl w:val="0"/>
                <w:numId w:val="2"/>
              </w:numPr>
              <w:spacing w:before="100" w:beforeAutospacing="1" w:after="100" w:afterAutospacing="1"/>
              <w:ind w:left="750" w:right="30"/>
              <w:rPr>
                <w:rFonts w:ascii="Calibri" w:eastAsia="Times New Roman" w:hAnsi="Calibri" w:cs="Calibri"/>
                <w:lang w:val="uk-UA"/>
                <w:rPrChange w:id="8"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lastRenderedPageBreak/>
              <w:t>розумітимете очікування компанії Abbott щодо належного ведення бізнесу в усьому світі.</w:t>
            </w:r>
          </w:p>
          <w:p w14:paraId="2A9F4984" w14:textId="77777777" w:rsidR="00F66488" w:rsidRPr="002D1393" w:rsidRDefault="0073003F" w:rsidP="00745731">
            <w:pPr>
              <w:numPr>
                <w:ilvl w:val="0"/>
                <w:numId w:val="2"/>
              </w:numPr>
              <w:spacing w:before="100" w:beforeAutospacing="1" w:after="100" w:afterAutospacing="1"/>
              <w:ind w:left="750" w:right="30"/>
              <w:rPr>
                <w:rFonts w:ascii="Calibri" w:eastAsia="Times New Roman" w:hAnsi="Calibri" w:cs="Calibri"/>
                <w:lang w:val="uk-UA"/>
                <w:rPrChange w:id="9"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Знатимете, куди звертатися по допомогу та підтримку.</w:t>
            </w:r>
          </w:p>
        </w:tc>
      </w:tr>
      <w:tr w:rsidR="005F6E93" w:rsidRPr="002161CE" w14:paraId="27F9B608" w14:textId="77777777" w:rsidTr="00745731">
        <w:tc>
          <w:tcPr>
            <w:tcW w:w="1353" w:type="dxa"/>
            <w:shd w:val="clear" w:color="auto" w:fill="C1E4F5"/>
            <w:tcMar>
              <w:top w:w="120" w:type="dxa"/>
              <w:left w:w="180" w:type="dxa"/>
              <w:bottom w:w="120" w:type="dxa"/>
              <w:right w:w="180" w:type="dxa"/>
            </w:tcMar>
            <w:hideMark/>
          </w:tcPr>
          <w:p w14:paraId="53ECB669" w14:textId="77777777" w:rsidR="00F66488" w:rsidRPr="002161CE" w:rsidRDefault="0073003F" w:rsidP="00F66488">
            <w:pPr>
              <w:spacing w:before="30" w:after="30"/>
              <w:ind w:left="30" w:right="30"/>
              <w:rPr>
                <w:rFonts w:ascii="Calibri" w:eastAsia="Times New Roman" w:hAnsi="Calibri" w:cs="Calibri"/>
                <w:sz w:val="16"/>
              </w:rPr>
            </w:pPr>
            <w:hyperlink r:id="rId16" w:tgtFrame="_blank" w:history="1">
              <w:r w:rsidRPr="002161CE">
                <w:rPr>
                  <w:rFonts w:ascii="Calibri" w:eastAsia="Times New Roman" w:hAnsi="Calibri" w:cs="Calibri"/>
                  <w:color w:val="0000FF"/>
                  <w:sz w:val="16"/>
                  <w:u w:val="single"/>
                </w:rPr>
                <w:t>Screen 3</w:t>
              </w:r>
            </w:hyperlink>
            <w:r w:rsidRPr="002161CE">
              <w:rPr>
                <w:rFonts w:ascii="Calibri" w:eastAsia="Times New Roman" w:hAnsi="Calibri" w:cs="Calibri"/>
                <w:sz w:val="16"/>
              </w:rPr>
              <w:t xml:space="preserve"> </w:t>
            </w:r>
          </w:p>
          <w:p w14:paraId="3B1EB88E" w14:textId="77777777" w:rsidR="00F66488" w:rsidRPr="002161CE" w:rsidRDefault="0073003F" w:rsidP="00F66488">
            <w:pPr>
              <w:ind w:left="30" w:right="30"/>
              <w:rPr>
                <w:rFonts w:ascii="Calibri" w:eastAsia="Times New Roman" w:hAnsi="Calibri" w:cs="Calibri"/>
                <w:sz w:val="16"/>
              </w:rPr>
            </w:pPr>
            <w:hyperlink r:id="rId17" w:tgtFrame="_blank" w:history="1">
              <w:r w:rsidRPr="002161CE">
                <w:rPr>
                  <w:rFonts w:ascii="Calibri" w:eastAsia="Times New Roman" w:hAnsi="Calibri" w:cs="Calibri"/>
                  <w:color w:val="0000FF"/>
                  <w:sz w:val="16"/>
                  <w:u w:val="single"/>
                </w:rPr>
                <w:t>4_C_4</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49AF455" w14:textId="77777777" w:rsidR="00F66488" w:rsidRPr="002161CE" w:rsidRDefault="0073003F" w:rsidP="00F66488">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[1] Welcome</w:t>
            </w:r>
          </w:p>
          <w:p w14:paraId="679C2510" w14:textId="77777777" w:rsidR="00F66488" w:rsidRPr="002161CE" w:rsidRDefault="0073003F" w:rsidP="00F66488">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1 minute</w:t>
            </w:r>
          </w:p>
          <w:p w14:paraId="6C46BBE3" w14:textId="77777777" w:rsidR="00F66488" w:rsidRPr="002161CE" w:rsidRDefault="0073003F" w:rsidP="00F66488">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[2] The Importance of Abbott’s Code of Business Conduct</w:t>
            </w:r>
          </w:p>
          <w:p w14:paraId="70A2F4F0" w14:textId="77777777" w:rsidR="00F66488" w:rsidRPr="002161CE" w:rsidRDefault="0073003F" w:rsidP="00F66488">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2 minutes</w:t>
            </w:r>
          </w:p>
          <w:p w14:paraId="369B9698" w14:textId="77777777" w:rsidR="00F66488" w:rsidRPr="002161CE" w:rsidRDefault="0073003F" w:rsidP="00F66488">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[3] Our Code</w:t>
            </w:r>
          </w:p>
          <w:p w14:paraId="09ED255B" w14:textId="77777777" w:rsidR="00F66488" w:rsidRPr="002161CE" w:rsidRDefault="0073003F" w:rsidP="00F66488">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18 minutes</w:t>
            </w:r>
          </w:p>
          <w:p w14:paraId="69BEC941" w14:textId="77777777" w:rsidR="00F66488" w:rsidRPr="002161CE" w:rsidRDefault="0073003F" w:rsidP="00F66488">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[4] Your Commitment</w:t>
            </w:r>
          </w:p>
          <w:p w14:paraId="573BC177" w14:textId="77777777" w:rsidR="00F66488" w:rsidRPr="002161CE" w:rsidRDefault="0073003F" w:rsidP="00F66488">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1 minute</w:t>
            </w:r>
          </w:p>
          <w:p w14:paraId="2A79DFED" w14:textId="77777777" w:rsidR="00F66488" w:rsidRPr="002161CE" w:rsidRDefault="0073003F" w:rsidP="00F66488">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[5] Knowledge Check</w:t>
            </w:r>
          </w:p>
          <w:p w14:paraId="20905DF1" w14:textId="77777777" w:rsidR="00F66488" w:rsidRPr="002161CE" w:rsidRDefault="0073003F" w:rsidP="00F66488">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5 minutes</w:t>
            </w:r>
          </w:p>
          <w:p w14:paraId="5D70AE08" w14:textId="77777777" w:rsidR="00F66488" w:rsidRPr="002161CE" w:rsidRDefault="0073003F" w:rsidP="00F66488">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Learning Progress</w:t>
            </w:r>
          </w:p>
          <w:p w14:paraId="46D14DAF" w14:textId="77777777" w:rsidR="00F66488" w:rsidRPr="002161CE" w:rsidRDefault="0073003F" w:rsidP="00F66488">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This Topic is now available.</w:t>
            </w:r>
          </w:p>
        </w:tc>
        <w:tc>
          <w:tcPr>
            <w:tcW w:w="6000" w:type="dxa"/>
          </w:tcPr>
          <w:p w14:paraId="669E182D" w14:textId="77777777" w:rsidR="000515B2" w:rsidRPr="002D1393" w:rsidRDefault="0073003F" w:rsidP="00745731">
            <w:pPr>
              <w:spacing w:before="100" w:beforeAutospacing="1" w:after="100" w:afterAutospacing="1"/>
              <w:ind w:left="30" w:right="30"/>
              <w:rPr>
                <w:rFonts w:ascii="Calibri" w:eastAsia="Times New Roman" w:hAnsi="Calibri" w:cs="Calibri"/>
                <w:lang w:val="uk-UA"/>
                <w:rPrChange w:id="10"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[1] Привітання</w:t>
            </w:r>
          </w:p>
          <w:p w14:paraId="5A125BE0" w14:textId="77777777" w:rsidR="000515B2" w:rsidRPr="002D1393" w:rsidRDefault="0073003F" w:rsidP="00745731">
            <w:pPr>
              <w:spacing w:before="100" w:beforeAutospacing="1" w:after="100" w:afterAutospacing="1"/>
              <w:ind w:left="30" w:right="30"/>
              <w:rPr>
                <w:rFonts w:ascii="Calibri" w:eastAsia="Times New Roman" w:hAnsi="Calibri" w:cs="Calibri"/>
                <w:lang w:val="uk-UA"/>
                <w:rPrChange w:id="11"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1 хвилина</w:t>
            </w:r>
          </w:p>
          <w:p w14:paraId="0D5B7EF0" w14:textId="77777777" w:rsidR="000515B2" w:rsidRPr="002D1393" w:rsidRDefault="0073003F" w:rsidP="00745731">
            <w:pPr>
              <w:spacing w:before="100" w:beforeAutospacing="1" w:after="100" w:afterAutospacing="1"/>
              <w:ind w:left="30" w:right="30"/>
              <w:rPr>
                <w:rFonts w:ascii="Calibri" w:eastAsia="Times New Roman" w:hAnsi="Calibri" w:cs="Calibri"/>
                <w:lang w:val="uk-UA"/>
                <w:rPrChange w:id="12"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[2] Важливість Кодексу ділової поведінки компанії Abbott</w:t>
            </w:r>
          </w:p>
          <w:p w14:paraId="0A217982" w14:textId="77777777" w:rsidR="000515B2" w:rsidRPr="002D1393" w:rsidRDefault="0073003F" w:rsidP="00745731">
            <w:pPr>
              <w:spacing w:before="100" w:beforeAutospacing="1" w:after="100" w:afterAutospacing="1"/>
              <w:ind w:left="30" w:right="30"/>
              <w:rPr>
                <w:rFonts w:ascii="Calibri" w:eastAsia="Times New Roman" w:hAnsi="Calibri" w:cs="Calibri"/>
                <w:lang w:val="uk-UA"/>
                <w:rPrChange w:id="13"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2 хвилини</w:t>
            </w:r>
          </w:p>
          <w:p w14:paraId="413F2C2B" w14:textId="77777777" w:rsidR="000515B2" w:rsidRPr="002D1393" w:rsidRDefault="0073003F" w:rsidP="00745731">
            <w:pPr>
              <w:spacing w:before="100" w:beforeAutospacing="1" w:after="100" w:afterAutospacing="1"/>
              <w:ind w:left="30" w:right="30"/>
              <w:rPr>
                <w:rFonts w:ascii="Calibri" w:eastAsia="Times New Roman" w:hAnsi="Calibri" w:cs="Calibri"/>
                <w:lang w:val="uk-UA"/>
                <w:rPrChange w:id="14"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[3] Наш Кодекс</w:t>
            </w:r>
          </w:p>
          <w:p w14:paraId="2F8E5373" w14:textId="77777777" w:rsidR="000515B2" w:rsidRPr="002D1393" w:rsidRDefault="0073003F" w:rsidP="00745731">
            <w:pPr>
              <w:spacing w:before="100" w:beforeAutospacing="1" w:after="100" w:afterAutospacing="1"/>
              <w:ind w:left="30" w:right="30"/>
              <w:rPr>
                <w:rFonts w:ascii="Calibri" w:eastAsia="Times New Roman" w:hAnsi="Calibri" w:cs="Calibri"/>
                <w:lang w:val="uk-UA"/>
                <w:rPrChange w:id="15"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18 хвилин</w:t>
            </w:r>
          </w:p>
          <w:p w14:paraId="022436DA" w14:textId="77777777" w:rsidR="000515B2" w:rsidRPr="002D1393" w:rsidRDefault="0073003F" w:rsidP="00745731">
            <w:pPr>
              <w:spacing w:before="100" w:beforeAutospacing="1" w:after="100" w:afterAutospacing="1"/>
              <w:ind w:left="30" w:right="30"/>
              <w:rPr>
                <w:rFonts w:ascii="Calibri" w:eastAsia="Times New Roman" w:hAnsi="Calibri" w:cs="Calibri"/>
                <w:lang w:val="uk-UA"/>
                <w:rPrChange w:id="16"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[4] Ваші зобов’язання</w:t>
            </w:r>
          </w:p>
          <w:p w14:paraId="4258F507" w14:textId="77777777" w:rsidR="000515B2" w:rsidRPr="002D1393" w:rsidRDefault="0073003F" w:rsidP="00745731">
            <w:pPr>
              <w:spacing w:before="100" w:beforeAutospacing="1" w:after="100" w:afterAutospacing="1"/>
              <w:ind w:left="30" w:right="30"/>
              <w:rPr>
                <w:rFonts w:ascii="Calibri" w:eastAsia="Times New Roman" w:hAnsi="Calibri" w:cs="Calibri"/>
                <w:lang w:val="uk-UA"/>
                <w:rPrChange w:id="17"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1 хвилина</w:t>
            </w:r>
          </w:p>
          <w:p w14:paraId="69BCF159" w14:textId="77777777" w:rsidR="000515B2" w:rsidRPr="002D1393" w:rsidRDefault="0073003F" w:rsidP="00745731">
            <w:pPr>
              <w:spacing w:before="100" w:beforeAutospacing="1" w:after="100" w:afterAutospacing="1"/>
              <w:ind w:left="30" w:right="30"/>
              <w:rPr>
                <w:rFonts w:ascii="Calibri" w:eastAsia="Times New Roman" w:hAnsi="Calibri" w:cs="Calibri"/>
                <w:lang w:val="uk-UA"/>
                <w:rPrChange w:id="18"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[5] Перевірка знань</w:t>
            </w:r>
          </w:p>
          <w:p w14:paraId="1083D214" w14:textId="77777777" w:rsidR="000515B2" w:rsidRPr="002D1393" w:rsidRDefault="0073003F" w:rsidP="00745731">
            <w:pPr>
              <w:spacing w:before="100" w:beforeAutospacing="1" w:after="100" w:afterAutospacing="1"/>
              <w:ind w:left="30" w:right="30"/>
              <w:rPr>
                <w:rFonts w:ascii="Calibri" w:eastAsia="Times New Roman" w:hAnsi="Calibri" w:cs="Calibri"/>
                <w:lang w:val="uk-UA"/>
                <w:rPrChange w:id="19"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5 хвилин</w:t>
            </w:r>
          </w:p>
          <w:p w14:paraId="2C1F0E93" w14:textId="77777777" w:rsidR="000515B2" w:rsidRPr="002D1393" w:rsidRDefault="0073003F" w:rsidP="00745731">
            <w:pPr>
              <w:spacing w:before="100" w:beforeAutospacing="1" w:after="100" w:afterAutospacing="1"/>
              <w:ind w:left="30" w:right="30"/>
              <w:rPr>
                <w:rFonts w:ascii="Calibri" w:eastAsia="Times New Roman" w:hAnsi="Calibri" w:cs="Calibri"/>
                <w:lang w:val="uk-UA"/>
                <w:rPrChange w:id="20"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Перебіг навчання</w:t>
            </w:r>
          </w:p>
          <w:p w14:paraId="3E7EF7EB" w14:textId="77777777" w:rsidR="00F66488" w:rsidRPr="002D1393" w:rsidRDefault="0073003F" w:rsidP="00745731">
            <w:pPr>
              <w:spacing w:before="100" w:beforeAutospacing="1" w:after="100" w:afterAutospacing="1"/>
              <w:ind w:left="30" w:right="30"/>
              <w:rPr>
                <w:rFonts w:ascii="Calibri" w:eastAsia="Times New Roman" w:hAnsi="Calibri" w:cs="Calibri"/>
                <w:lang w:val="uk-UA"/>
                <w:rPrChange w:id="21"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Ця тема вже доступна.</w:t>
            </w:r>
          </w:p>
        </w:tc>
      </w:tr>
      <w:tr w:rsidR="005F6E93" w:rsidRPr="002D1393" w14:paraId="2E52A699" w14:textId="77777777" w:rsidTr="00745731">
        <w:tc>
          <w:tcPr>
            <w:tcW w:w="1353" w:type="dxa"/>
            <w:shd w:val="clear" w:color="auto" w:fill="C1E4F5"/>
            <w:tcMar>
              <w:top w:w="120" w:type="dxa"/>
              <w:left w:w="180" w:type="dxa"/>
              <w:bottom w:w="120" w:type="dxa"/>
              <w:right w:w="180" w:type="dxa"/>
            </w:tcMar>
            <w:hideMark/>
          </w:tcPr>
          <w:p w14:paraId="31C92B92" w14:textId="77777777" w:rsidR="00000F84" w:rsidRPr="002161CE" w:rsidRDefault="0073003F" w:rsidP="00000F84">
            <w:pPr>
              <w:spacing w:before="30" w:after="30"/>
              <w:ind w:left="30" w:right="30"/>
              <w:rPr>
                <w:rFonts w:ascii="Calibri" w:eastAsia="Times New Roman" w:hAnsi="Calibri" w:cs="Calibri"/>
                <w:sz w:val="16"/>
              </w:rPr>
            </w:pPr>
            <w:hyperlink r:id="rId18" w:tgtFrame="_blank" w:history="1">
              <w:r w:rsidRPr="002161CE">
                <w:rPr>
                  <w:rFonts w:ascii="Calibri" w:eastAsia="Times New Roman" w:hAnsi="Calibri" w:cs="Calibri"/>
                  <w:color w:val="0000FF"/>
                  <w:sz w:val="16"/>
                  <w:u w:val="single"/>
                </w:rPr>
                <w:t>Screen 4</w:t>
              </w:r>
            </w:hyperlink>
            <w:r w:rsidRPr="002161CE">
              <w:rPr>
                <w:rFonts w:ascii="Calibri" w:eastAsia="Times New Roman" w:hAnsi="Calibri" w:cs="Calibri"/>
                <w:sz w:val="16"/>
              </w:rPr>
              <w:t xml:space="preserve"> </w:t>
            </w:r>
          </w:p>
          <w:p w14:paraId="0D9951A4" w14:textId="77777777" w:rsidR="00000F84" w:rsidRPr="002161CE" w:rsidRDefault="0073003F" w:rsidP="00000F84">
            <w:pPr>
              <w:ind w:left="30" w:right="30"/>
              <w:rPr>
                <w:rFonts w:ascii="Calibri" w:eastAsia="Times New Roman" w:hAnsi="Calibri" w:cs="Calibri"/>
                <w:sz w:val="16"/>
              </w:rPr>
            </w:pPr>
            <w:hyperlink r:id="rId19" w:tgtFrame="_blank" w:history="1">
              <w:r w:rsidRPr="002161CE">
                <w:rPr>
                  <w:rFonts w:ascii="Calibri" w:eastAsia="Times New Roman" w:hAnsi="Calibri" w:cs="Calibri"/>
                  <w:color w:val="0000FF"/>
                  <w:sz w:val="16"/>
                  <w:u w:val="single"/>
                </w:rPr>
                <w:t>5_C_5</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DDDACA3" w14:textId="77777777" w:rsidR="00000F84" w:rsidRPr="002161CE" w:rsidRDefault="0073003F" w:rsidP="00000F84">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lead with integrity, fairness, and honesty. Everyone. Every day.</w:t>
            </w:r>
          </w:p>
          <w:p w14:paraId="4C34BB90" w14:textId="77777777" w:rsidR="00000F84" w:rsidRPr="002161CE" w:rsidRDefault="0073003F" w:rsidP="00000F84">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Our Code of Business Conduct reminds us that integrity, fairness, and honesty are not just ideals—they’re everyday commitments. While the Code can’t anticipate every challenge we might face, it offers a strong foundation of values to guide us.</w:t>
            </w:r>
          </w:p>
        </w:tc>
        <w:tc>
          <w:tcPr>
            <w:tcW w:w="6000" w:type="dxa"/>
          </w:tcPr>
          <w:p w14:paraId="1E0C4EB1" w14:textId="77777777" w:rsidR="00000F84"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Ми керуємося принципами чесності, справедливості та сумлінності. Усі. Щодня.</w:t>
            </w:r>
          </w:p>
          <w:p w14:paraId="5933ABCC" w14:textId="77777777" w:rsidR="00000F84"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Наш Кодекс ділової поведінки нагадує нам, що чесність, справедливість і сумлінність — це не просто ідеали, а щоденні зобов’язання. Хоча Кодекс не може передбачити кожен виклик, з яким ми можемо зіткнутися, він пропонує міцну основу цінностей, якими ми можемо керуватися.</w:t>
            </w:r>
          </w:p>
        </w:tc>
      </w:tr>
      <w:tr w:rsidR="005F6E93" w:rsidRPr="002D1393" w14:paraId="741FCD65" w14:textId="77777777" w:rsidTr="00745731">
        <w:tc>
          <w:tcPr>
            <w:tcW w:w="1353" w:type="dxa"/>
            <w:shd w:val="clear" w:color="auto" w:fill="C1E4F5"/>
            <w:tcMar>
              <w:top w:w="120" w:type="dxa"/>
              <w:left w:w="180" w:type="dxa"/>
              <w:bottom w:w="120" w:type="dxa"/>
              <w:right w:w="180" w:type="dxa"/>
            </w:tcMar>
            <w:hideMark/>
          </w:tcPr>
          <w:p w14:paraId="33CE0E3B" w14:textId="77777777" w:rsidR="00000F84" w:rsidRPr="002161CE" w:rsidRDefault="0073003F" w:rsidP="00000F84">
            <w:pPr>
              <w:spacing w:before="30" w:after="30"/>
              <w:ind w:left="30" w:right="30"/>
              <w:rPr>
                <w:rFonts w:ascii="Calibri" w:eastAsia="Times New Roman" w:hAnsi="Calibri" w:cs="Calibri"/>
                <w:sz w:val="16"/>
              </w:rPr>
            </w:pPr>
            <w:hyperlink r:id="rId20" w:tgtFrame="_blank" w:history="1">
              <w:r w:rsidRPr="002161CE">
                <w:rPr>
                  <w:rFonts w:ascii="Calibri" w:eastAsia="Times New Roman" w:hAnsi="Calibri" w:cs="Calibri"/>
                  <w:color w:val="0000FF"/>
                  <w:sz w:val="16"/>
                  <w:u w:val="single"/>
                </w:rPr>
                <w:t>Screen 5</w:t>
              </w:r>
            </w:hyperlink>
            <w:r w:rsidRPr="002161CE">
              <w:rPr>
                <w:rFonts w:ascii="Calibri" w:eastAsia="Times New Roman" w:hAnsi="Calibri" w:cs="Calibri"/>
                <w:sz w:val="16"/>
              </w:rPr>
              <w:t xml:space="preserve"> </w:t>
            </w:r>
          </w:p>
          <w:p w14:paraId="0304AE53" w14:textId="77777777" w:rsidR="00000F84" w:rsidRPr="002161CE" w:rsidRDefault="0073003F" w:rsidP="00000F84">
            <w:pPr>
              <w:ind w:left="30" w:right="30"/>
              <w:rPr>
                <w:rFonts w:ascii="Calibri" w:eastAsia="Times New Roman" w:hAnsi="Calibri" w:cs="Calibri"/>
                <w:sz w:val="16"/>
              </w:rPr>
            </w:pPr>
            <w:hyperlink r:id="rId21" w:tgtFrame="_blank" w:history="1">
              <w:r w:rsidRPr="002161CE">
                <w:rPr>
                  <w:rFonts w:ascii="Calibri" w:eastAsia="Times New Roman" w:hAnsi="Calibri" w:cs="Calibri"/>
                  <w:color w:val="0000FF"/>
                  <w:sz w:val="16"/>
                  <w:u w:val="single"/>
                </w:rPr>
                <w:t>6_C_6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5A0652A" w14:textId="77777777" w:rsidR="00000F84" w:rsidRPr="002161CE" w:rsidRDefault="0073003F" w:rsidP="00000F84">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are committed to the highest standards.</w:t>
            </w:r>
          </w:p>
          <w:p w14:paraId="5555F33F" w14:textId="77777777" w:rsidR="00000F84" w:rsidRPr="002161CE" w:rsidRDefault="0073003F" w:rsidP="00000F84">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The Code of Business Conduct is vital to Abbott’s success because it sets the standard for how we work—with integrity, fairness, and honesty. It helps us make ethical decisions, especially in complex situations, and ensures we stay aligned with our values. By following the Code, we protect our reputation, build trust with those we serve, and create a workplace culture where doing the right thing is paramount.</w:t>
            </w:r>
          </w:p>
        </w:tc>
        <w:tc>
          <w:tcPr>
            <w:tcW w:w="6000" w:type="dxa"/>
          </w:tcPr>
          <w:p w14:paraId="5D619373" w14:textId="77777777" w:rsidR="005011CC" w:rsidRPr="002D1393" w:rsidRDefault="0073003F" w:rsidP="00745731">
            <w:pPr>
              <w:spacing w:before="100" w:beforeAutospacing="1" w:after="100" w:afterAutospacing="1"/>
              <w:ind w:left="30" w:right="30"/>
              <w:rPr>
                <w:rFonts w:ascii="Calibri" w:eastAsia="Times New Roman" w:hAnsi="Calibri" w:cs="Calibri"/>
                <w:lang w:val="uk-UA"/>
                <w:rPrChange w:id="22"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Ми прагнемо дотримуватися найвищих стандартів.</w:t>
            </w:r>
          </w:p>
          <w:p w14:paraId="03627B46" w14:textId="77777777" w:rsidR="00000F84"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 xml:space="preserve">Кодекс ділової поведінки є </w:t>
            </w:r>
            <w:proofErr w:type="spellStart"/>
            <w:r w:rsidRPr="002D1393">
              <w:rPr>
                <w:rFonts w:ascii="Calibri" w:eastAsia="Calibri" w:hAnsi="Calibri" w:cs="Calibri"/>
                <w:lang w:val="uk-UA"/>
              </w:rPr>
              <w:t>життєво</w:t>
            </w:r>
            <w:proofErr w:type="spellEnd"/>
            <w:r w:rsidRPr="002D1393">
              <w:rPr>
                <w:rFonts w:ascii="Calibri" w:eastAsia="Calibri" w:hAnsi="Calibri" w:cs="Calibri"/>
                <w:lang w:val="uk-UA"/>
              </w:rPr>
              <w:t xml:space="preserve"> важливим для успіху компанії Abbott, оскільки він встановлює стандарт нашої роботи — працювати чесно, справедливо та сумлінно. Він допомагає нам ухвалювати етичні рішення, особливо у складних ситуаціях, і гарантує, що ми залишаємося вірними нашим цінностям. Дотримуючись Кодексу, ми захищаємо свою репутацію, зміцнюємо довіру тих, заради кого ми працюємо, і створюємо корпоративну культуру, в якій правильна поведінка має першочергове значення.</w:t>
            </w:r>
          </w:p>
        </w:tc>
      </w:tr>
      <w:tr w:rsidR="005F6E93" w:rsidRPr="002D1393" w14:paraId="0B8458F0" w14:textId="77777777" w:rsidTr="00745731">
        <w:tc>
          <w:tcPr>
            <w:tcW w:w="1353" w:type="dxa"/>
            <w:shd w:val="clear" w:color="auto" w:fill="C1E4F5"/>
            <w:tcMar>
              <w:top w:w="120" w:type="dxa"/>
              <w:left w:w="180" w:type="dxa"/>
              <w:bottom w:w="120" w:type="dxa"/>
              <w:right w:w="180" w:type="dxa"/>
            </w:tcMar>
            <w:hideMark/>
          </w:tcPr>
          <w:p w14:paraId="031798E7" w14:textId="77777777" w:rsidR="00000F84" w:rsidRPr="002161CE" w:rsidRDefault="0073003F" w:rsidP="00000F84">
            <w:pPr>
              <w:spacing w:before="30" w:after="30"/>
              <w:ind w:left="30" w:right="30"/>
              <w:rPr>
                <w:rFonts w:ascii="Calibri" w:eastAsia="Times New Roman" w:hAnsi="Calibri" w:cs="Calibri"/>
                <w:sz w:val="16"/>
              </w:rPr>
            </w:pPr>
            <w:hyperlink r:id="rId22" w:tgtFrame="_blank" w:history="1">
              <w:r w:rsidRPr="002161CE">
                <w:rPr>
                  <w:rFonts w:ascii="Calibri" w:eastAsia="Times New Roman" w:hAnsi="Calibri" w:cs="Calibri"/>
                  <w:color w:val="0000FF"/>
                  <w:sz w:val="16"/>
                  <w:u w:val="single"/>
                </w:rPr>
                <w:t>Screen 6</w:t>
              </w:r>
            </w:hyperlink>
            <w:r w:rsidRPr="002161CE">
              <w:rPr>
                <w:rFonts w:ascii="Calibri" w:eastAsia="Times New Roman" w:hAnsi="Calibri" w:cs="Calibri"/>
                <w:sz w:val="16"/>
              </w:rPr>
              <w:t xml:space="preserve"> </w:t>
            </w:r>
          </w:p>
          <w:p w14:paraId="3B51771D" w14:textId="77777777" w:rsidR="00000F84" w:rsidRPr="002161CE" w:rsidRDefault="0073003F" w:rsidP="00000F84">
            <w:pPr>
              <w:ind w:left="30" w:right="30"/>
              <w:rPr>
                <w:rFonts w:ascii="Calibri" w:eastAsia="Times New Roman" w:hAnsi="Calibri" w:cs="Calibri"/>
                <w:sz w:val="16"/>
              </w:rPr>
            </w:pPr>
            <w:hyperlink r:id="rId23" w:tgtFrame="_blank" w:history="1">
              <w:r w:rsidRPr="002161CE">
                <w:rPr>
                  <w:rFonts w:ascii="Calibri" w:eastAsia="Times New Roman" w:hAnsi="Calibri" w:cs="Calibri"/>
                  <w:color w:val="0000FF"/>
                  <w:sz w:val="16"/>
                  <w:u w:val="single"/>
                </w:rPr>
                <w:t>7_C_7</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F5358EC" w14:textId="77777777" w:rsidR="00000F84" w:rsidRPr="002161CE" w:rsidRDefault="0073003F" w:rsidP="00000F84">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Understanding the Code is everyone’s responsibility.</w:t>
            </w:r>
          </w:p>
          <w:p w14:paraId="7B8727DA" w14:textId="77777777" w:rsidR="00000F84" w:rsidRPr="002161CE" w:rsidRDefault="0073003F" w:rsidP="00000F84">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 xml:space="preserve">Each of us has a role in applying the Code of Business Conduct to our daily work and decision-making. It’s not </w:t>
            </w:r>
            <w:r w:rsidRPr="002161CE">
              <w:rPr>
                <w:rFonts w:ascii="Calibri" w:eastAsia="Times New Roman" w:hAnsi="Calibri" w:cs="Calibri"/>
              </w:rPr>
              <w:lastRenderedPageBreak/>
              <w:t>just a document—it’s a guide that helps us navigate challenges with integrity and confidence.</w:t>
            </w:r>
          </w:p>
          <w:p w14:paraId="0B10D966" w14:textId="77777777" w:rsidR="00000F84" w:rsidRPr="002161CE" w:rsidRDefault="0073003F" w:rsidP="00000F84">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In the sections ahead, we’ll explore the key principles of the Code and see how they come to life in our everyday actions and choices.</w:t>
            </w:r>
          </w:p>
        </w:tc>
        <w:tc>
          <w:tcPr>
            <w:tcW w:w="6000" w:type="dxa"/>
          </w:tcPr>
          <w:p w14:paraId="2070D3A1" w14:textId="77777777" w:rsidR="00B6655E" w:rsidRPr="002D1393" w:rsidRDefault="0073003F" w:rsidP="00745731">
            <w:pPr>
              <w:spacing w:before="100" w:beforeAutospacing="1" w:after="100" w:afterAutospacing="1"/>
              <w:ind w:left="30" w:right="30"/>
              <w:rPr>
                <w:rFonts w:ascii="Calibri" w:eastAsia="Times New Roman" w:hAnsi="Calibri" w:cs="Calibri"/>
                <w:lang w:val="uk-UA"/>
                <w:rPrChange w:id="23"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lastRenderedPageBreak/>
              <w:t>Розуміння Кодексу — відповідальність кожного.</w:t>
            </w:r>
          </w:p>
          <w:p w14:paraId="23739C76" w14:textId="77777777" w:rsidR="00B6655E"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 xml:space="preserve">Кожен із нас відіграє певну роль у застосуванні Кодексу ділової поведінки до нашої щоденної роботи та ухвалення рішень. Це не просто документ — це </w:t>
            </w:r>
            <w:r w:rsidRPr="002D1393">
              <w:rPr>
                <w:rFonts w:ascii="Calibri" w:eastAsia="Calibri" w:hAnsi="Calibri" w:cs="Calibri"/>
                <w:lang w:val="uk-UA"/>
              </w:rPr>
              <w:lastRenderedPageBreak/>
              <w:t>посібник, який допомагає нам долати труднощі чесно та впевнено.</w:t>
            </w:r>
          </w:p>
          <w:p w14:paraId="25460D98" w14:textId="77777777" w:rsidR="00000F84"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У подальших розділах ми розглянемо ключові принципи Кодексу та побачимо, як вони втілюються в життя в наших повсякденних діях і виборі.</w:t>
            </w:r>
          </w:p>
        </w:tc>
      </w:tr>
      <w:tr w:rsidR="005F6E93" w:rsidRPr="002D1393" w14:paraId="4527B9F4" w14:textId="77777777" w:rsidTr="00745731">
        <w:tc>
          <w:tcPr>
            <w:tcW w:w="1353" w:type="dxa"/>
            <w:shd w:val="clear" w:color="auto" w:fill="C1E4F5"/>
            <w:tcMar>
              <w:top w:w="120" w:type="dxa"/>
              <w:left w:w="180" w:type="dxa"/>
              <w:bottom w:w="120" w:type="dxa"/>
              <w:right w:w="180" w:type="dxa"/>
            </w:tcMar>
            <w:hideMark/>
          </w:tcPr>
          <w:p w14:paraId="6F54A50F" w14:textId="77777777" w:rsidR="00000F84" w:rsidRPr="002161CE" w:rsidRDefault="0073003F" w:rsidP="00000F84">
            <w:pPr>
              <w:spacing w:before="30" w:after="30"/>
              <w:ind w:left="30" w:right="30"/>
              <w:rPr>
                <w:rFonts w:ascii="Calibri" w:eastAsia="Times New Roman" w:hAnsi="Calibri" w:cs="Calibri"/>
                <w:sz w:val="16"/>
              </w:rPr>
            </w:pPr>
            <w:hyperlink r:id="rId24" w:tgtFrame="_blank" w:history="1">
              <w:r w:rsidRPr="002161CE">
                <w:rPr>
                  <w:rFonts w:ascii="Calibri" w:eastAsia="Times New Roman" w:hAnsi="Calibri" w:cs="Calibri"/>
                  <w:color w:val="0000FF"/>
                  <w:sz w:val="16"/>
                  <w:u w:val="single"/>
                </w:rPr>
                <w:t>Screen 7</w:t>
              </w:r>
            </w:hyperlink>
            <w:r w:rsidRPr="002161CE">
              <w:rPr>
                <w:rFonts w:ascii="Calibri" w:eastAsia="Times New Roman" w:hAnsi="Calibri" w:cs="Calibri"/>
                <w:sz w:val="16"/>
              </w:rPr>
              <w:t xml:space="preserve"> </w:t>
            </w:r>
          </w:p>
          <w:p w14:paraId="1D4D214B" w14:textId="77777777" w:rsidR="00000F84" w:rsidRPr="002161CE" w:rsidRDefault="0073003F" w:rsidP="00000F84">
            <w:pPr>
              <w:ind w:left="30" w:right="30"/>
              <w:rPr>
                <w:rFonts w:ascii="Calibri" w:eastAsia="Times New Roman" w:hAnsi="Calibri" w:cs="Calibri"/>
                <w:sz w:val="16"/>
              </w:rPr>
            </w:pPr>
            <w:hyperlink r:id="rId25" w:tgtFrame="_blank" w:history="1">
              <w:r w:rsidRPr="002161CE">
                <w:rPr>
                  <w:rFonts w:ascii="Calibri" w:eastAsia="Times New Roman" w:hAnsi="Calibri" w:cs="Calibri"/>
                  <w:color w:val="0000FF"/>
                  <w:sz w:val="16"/>
                  <w:u w:val="single"/>
                </w:rPr>
                <w:t>8_C_8</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3030301" w14:textId="77777777" w:rsidR="00000F84" w:rsidRPr="002161CE" w:rsidRDefault="0073003F" w:rsidP="00000F84">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You must view all content before moving forward.</w:t>
            </w:r>
          </w:p>
          <w:p w14:paraId="1596FF27" w14:textId="77777777" w:rsidR="00000F84" w:rsidRPr="002161CE" w:rsidRDefault="0073003F" w:rsidP="00000F84">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At Abbott, we are committed to improving the health and well-being of the people who rely on our products.</w:t>
            </w:r>
          </w:p>
          <w:p w14:paraId="5CC74113" w14:textId="77777777" w:rsidR="00000F84" w:rsidRPr="002161CE" w:rsidRDefault="0073003F" w:rsidP="00000F84">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It’s a reminder that behind every decision, every innovation, and every action is a purpose—to make lives better.</w:t>
            </w:r>
          </w:p>
          <w:p w14:paraId="631861CC" w14:textId="77777777" w:rsidR="00000F84" w:rsidRPr="002161CE" w:rsidRDefault="0073003F" w:rsidP="00000F84">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Patients and Consumers</w:t>
            </w:r>
          </w:p>
          <w:p w14:paraId="396CBE87" w14:textId="77777777" w:rsidR="00000F84" w:rsidRPr="002161CE" w:rsidRDefault="0073003F" w:rsidP="00000F84">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Healthcare Professionals</w:t>
            </w:r>
          </w:p>
          <w:p w14:paraId="1BD61EB5" w14:textId="77777777" w:rsidR="00000F84" w:rsidRPr="002161CE" w:rsidRDefault="0073003F" w:rsidP="00000F84">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Click each of the icons to learn more.</w:t>
            </w:r>
          </w:p>
        </w:tc>
        <w:tc>
          <w:tcPr>
            <w:tcW w:w="6000" w:type="dxa"/>
          </w:tcPr>
          <w:p w14:paraId="0064BB2F" w14:textId="77777777" w:rsidR="008079A2" w:rsidRPr="002D1393" w:rsidRDefault="0073003F" w:rsidP="00745731">
            <w:pPr>
              <w:spacing w:before="100" w:beforeAutospacing="1" w:after="100" w:afterAutospacing="1"/>
              <w:ind w:left="30" w:right="30"/>
              <w:rPr>
                <w:rFonts w:ascii="Calibri" w:eastAsia="Times New Roman" w:hAnsi="Calibri" w:cs="Calibri"/>
                <w:lang w:val="uk-UA"/>
                <w:rPrChange w:id="24"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Ви маєте переглянути весь уміст, перш ніж перейти до наступного розділу.</w:t>
            </w:r>
          </w:p>
          <w:p w14:paraId="336D9ABE" w14:textId="77777777" w:rsidR="008079A2" w:rsidRPr="002D1393" w:rsidRDefault="0073003F" w:rsidP="00745731">
            <w:pPr>
              <w:spacing w:before="100" w:beforeAutospacing="1" w:after="100" w:afterAutospacing="1"/>
              <w:ind w:left="30" w:right="30"/>
              <w:rPr>
                <w:rFonts w:ascii="Calibri" w:eastAsia="Times New Roman" w:hAnsi="Calibri" w:cs="Calibri"/>
                <w:lang w:val="uk-UA"/>
                <w:rPrChange w:id="25"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У компанії Abbott ми прагнемо покращувати здоров’я та благополуччя людей, які покладаються на нашу продукцію.</w:t>
            </w:r>
          </w:p>
          <w:p w14:paraId="0ED64C5C" w14:textId="77777777" w:rsidR="008079A2" w:rsidRPr="002D1393" w:rsidRDefault="0073003F" w:rsidP="00745731">
            <w:pPr>
              <w:spacing w:before="100" w:beforeAutospacing="1" w:after="100" w:afterAutospacing="1"/>
              <w:ind w:left="30" w:right="30"/>
              <w:rPr>
                <w:rFonts w:ascii="Calibri" w:eastAsia="Times New Roman" w:hAnsi="Calibri" w:cs="Calibri"/>
                <w:lang w:val="uk-UA"/>
                <w:rPrChange w:id="26"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Це нагадування про те, що за кожним рішенням, кожною інновацією та кожною дією стоїть мета — покращити життя.</w:t>
            </w:r>
          </w:p>
          <w:p w14:paraId="4E3C2569" w14:textId="77777777" w:rsidR="008079A2" w:rsidRPr="002D1393" w:rsidRDefault="0073003F" w:rsidP="00745731">
            <w:pPr>
              <w:spacing w:before="100" w:beforeAutospacing="1" w:after="100" w:afterAutospacing="1"/>
              <w:ind w:left="30" w:right="30"/>
              <w:rPr>
                <w:rFonts w:ascii="Calibri" w:eastAsia="Times New Roman" w:hAnsi="Calibri" w:cs="Calibri"/>
                <w:lang w:val="uk-UA"/>
                <w:rPrChange w:id="27"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Пацієнти і споживачі</w:t>
            </w:r>
          </w:p>
          <w:p w14:paraId="74740BA0" w14:textId="77777777" w:rsidR="008079A2" w:rsidRPr="002D1393" w:rsidRDefault="0073003F" w:rsidP="00745731">
            <w:pPr>
              <w:spacing w:before="100" w:beforeAutospacing="1" w:after="100" w:afterAutospacing="1"/>
              <w:ind w:left="30" w:right="30"/>
              <w:rPr>
                <w:rFonts w:ascii="Calibri" w:eastAsia="Times New Roman" w:hAnsi="Calibri" w:cs="Calibri"/>
                <w:lang w:val="uk-UA"/>
                <w:rPrChange w:id="28"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Медичні працівники</w:t>
            </w:r>
          </w:p>
          <w:p w14:paraId="22EEFB34" w14:textId="77777777" w:rsidR="00000F84" w:rsidRPr="002D1393" w:rsidRDefault="0073003F" w:rsidP="00745731">
            <w:pPr>
              <w:spacing w:before="100" w:beforeAutospacing="1" w:after="100" w:afterAutospacing="1"/>
              <w:ind w:left="30" w:right="30"/>
              <w:rPr>
                <w:rFonts w:ascii="Calibri" w:eastAsia="Times New Roman" w:hAnsi="Calibri" w:cs="Calibri"/>
                <w:lang w:val="uk-UA"/>
                <w:rPrChange w:id="29"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Щоб дізнатися більше, натисніть на кожен зі значків.</w:t>
            </w:r>
          </w:p>
        </w:tc>
      </w:tr>
      <w:tr w:rsidR="005F6E93" w:rsidRPr="002D1393" w14:paraId="43FAE333" w14:textId="77777777" w:rsidTr="00745731">
        <w:tc>
          <w:tcPr>
            <w:tcW w:w="1353" w:type="dxa"/>
            <w:shd w:val="clear" w:color="auto" w:fill="C1E4F5"/>
            <w:tcMar>
              <w:top w:w="120" w:type="dxa"/>
              <w:left w:w="180" w:type="dxa"/>
              <w:bottom w:w="120" w:type="dxa"/>
              <w:right w:w="180" w:type="dxa"/>
            </w:tcMar>
            <w:hideMark/>
          </w:tcPr>
          <w:p w14:paraId="2015AB19" w14:textId="77777777" w:rsidR="00000F84" w:rsidRPr="002161CE" w:rsidRDefault="0073003F" w:rsidP="00000F84">
            <w:pPr>
              <w:spacing w:before="30" w:after="30"/>
              <w:ind w:left="30" w:right="30"/>
              <w:rPr>
                <w:rFonts w:ascii="Calibri" w:eastAsia="Times New Roman" w:hAnsi="Calibri" w:cs="Calibri"/>
                <w:sz w:val="16"/>
              </w:rPr>
            </w:pPr>
            <w:hyperlink r:id="rId26" w:tgtFrame="_blank" w:history="1">
              <w:r w:rsidRPr="002161CE">
                <w:rPr>
                  <w:rFonts w:ascii="Calibri" w:eastAsia="Times New Roman" w:hAnsi="Calibri" w:cs="Calibri"/>
                  <w:color w:val="0000FF"/>
                  <w:sz w:val="16"/>
                  <w:u w:val="single"/>
                </w:rPr>
                <w:t>Screen 7</w:t>
              </w:r>
            </w:hyperlink>
            <w:r w:rsidRPr="002161CE">
              <w:rPr>
                <w:rFonts w:ascii="Calibri" w:eastAsia="Times New Roman" w:hAnsi="Calibri" w:cs="Calibri"/>
                <w:sz w:val="16"/>
              </w:rPr>
              <w:t xml:space="preserve"> </w:t>
            </w:r>
          </w:p>
          <w:p w14:paraId="7A518F4F" w14:textId="77777777" w:rsidR="00000F84" w:rsidRPr="002161CE" w:rsidRDefault="0073003F" w:rsidP="00000F84">
            <w:pPr>
              <w:ind w:left="30" w:right="30"/>
              <w:rPr>
                <w:rFonts w:ascii="Calibri" w:eastAsia="Times New Roman" w:hAnsi="Calibri" w:cs="Calibri"/>
                <w:sz w:val="16"/>
              </w:rPr>
            </w:pPr>
            <w:hyperlink r:id="rId27" w:tgtFrame="_blank" w:history="1">
              <w:r w:rsidRPr="002161CE">
                <w:rPr>
                  <w:rFonts w:ascii="Calibri" w:eastAsia="Times New Roman" w:hAnsi="Calibri" w:cs="Calibri"/>
                  <w:color w:val="0000FF"/>
                  <w:sz w:val="16"/>
                  <w:u w:val="single"/>
                </w:rPr>
                <w:t>9_C_8</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5F3B081" w14:textId="77777777" w:rsidR="00000F84" w:rsidRPr="002161CE" w:rsidRDefault="0073003F" w:rsidP="00000F84">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PATIENTS AND CONSUMERS</w:t>
            </w:r>
          </w:p>
          <w:p w14:paraId="10C7006F" w14:textId="77777777" w:rsidR="00000F84" w:rsidRPr="002161CE" w:rsidRDefault="0073003F" w:rsidP="00000F84">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Caring for people is at the heart of what we do. We put the health and well-being of patients and consumers first. Every day, we can make a meaningful difference—</w:t>
            </w:r>
            <w:r w:rsidRPr="002161CE">
              <w:rPr>
                <w:rFonts w:ascii="Calibri" w:eastAsia="Times New Roman" w:hAnsi="Calibri" w:cs="Calibri"/>
              </w:rPr>
              <w:lastRenderedPageBreak/>
              <w:t>helping people live healthier lives and contributing to stronger, healthier communities.</w:t>
            </w:r>
          </w:p>
        </w:tc>
        <w:tc>
          <w:tcPr>
            <w:tcW w:w="6000" w:type="dxa"/>
          </w:tcPr>
          <w:p w14:paraId="3D686550" w14:textId="77777777" w:rsidR="00E36CE0" w:rsidRPr="002D1393" w:rsidRDefault="0073003F" w:rsidP="00745731">
            <w:pPr>
              <w:spacing w:before="100" w:beforeAutospacing="1" w:after="100" w:afterAutospacing="1"/>
              <w:ind w:left="30" w:right="30"/>
              <w:rPr>
                <w:rFonts w:ascii="Calibri" w:eastAsia="Times New Roman" w:hAnsi="Calibri" w:cs="Calibri"/>
                <w:lang w:val="uk-UA"/>
                <w:rPrChange w:id="30"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lastRenderedPageBreak/>
              <w:t>ПАЦІЄНТИ І СПОЖИВАЧІ</w:t>
            </w:r>
          </w:p>
          <w:p w14:paraId="6903705F" w14:textId="77777777" w:rsidR="00000F84"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 xml:space="preserve">Турбота про людей — основа нашої діяльності. Ми ставимо здоров’я та благополуччя пацієнтів і споживачів на перше місце. Щодня ми можемо робити вагомі зміни — допомагаючи людям жити здоровішим </w:t>
            </w:r>
            <w:r w:rsidRPr="002D1393">
              <w:rPr>
                <w:rFonts w:ascii="Calibri" w:eastAsia="Calibri" w:hAnsi="Calibri" w:cs="Calibri"/>
                <w:lang w:val="uk-UA"/>
              </w:rPr>
              <w:lastRenderedPageBreak/>
              <w:t>життям і роблячи свій внесок у розбудову сильнішого та здоровішого суспільства.</w:t>
            </w:r>
          </w:p>
        </w:tc>
      </w:tr>
      <w:tr w:rsidR="005F6E93" w:rsidRPr="002D1393" w14:paraId="521BDCDB" w14:textId="77777777" w:rsidTr="00745731">
        <w:tc>
          <w:tcPr>
            <w:tcW w:w="1353" w:type="dxa"/>
            <w:shd w:val="clear" w:color="auto" w:fill="C1E4F5"/>
            <w:tcMar>
              <w:top w:w="120" w:type="dxa"/>
              <w:left w:w="180" w:type="dxa"/>
              <w:bottom w:w="120" w:type="dxa"/>
              <w:right w:w="180" w:type="dxa"/>
            </w:tcMar>
            <w:hideMark/>
          </w:tcPr>
          <w:p w14:paraId="0AEAEA95" w14:textId="77777777" w:rsidR="00E36CE0" w:rsidRPr="002161CE" w:rsidRDefault="0073003F" w:rsidP="00E36CE0">
            <w:pPr>
              <w:spacing w:before="30" w:after="30"/>
              <w:ind w:left="30" w:right="30"/>
              <w:rPr>
                <w:rFonts w:ascii="Calibri" w:eastAsia="Times New Roman" w:hAnsi="Calibri" w:cs="Calibri"/>
                <w:sz w:val="16"/>
              </w:rPr>
            </w:pPr>
            <w:hyperlink r:id="rId28" w:tgtFrame="_blank" w:history="1">
              <w:r w:rsidRPr="002161CE">
                <w:rPr>
                  <w:rFonts w:ascii="Calibri" w:eastAsia="Times New Roman" w:hAnsi="Calibri" w:cs="Calibri"/>
                  <w:color w:val="0000FF"/>
                  <w:sz w:val="16"/>
                  <w:u w:val="single"/>
                </w:rPr>
                <w:t>Screen 7</w:t>
              </w:r>
            </w:hyperlink>
            <w:r w:rsidRPr="002161CE">
              <w:rPr>
                <w:rFonts w:ascii="Calibri" w:eastAsia="Times New Roman" w:hAnsi="Calibri" w:cs="Calibri"/>
                <w:sz w:val="16"/>
              </w:rPr>
              <w:t xml:space="preserve"> </w:t>
            </w:r>
          </w:p>
          <w:p w14:paraId="7135FB71" w14:textId="77777777" w:rsidR="00E36CE0" w:rsidRPr="002161CE" w:rsidRDefault="0073003F" w:rsidP="00E36CE0">
            <w:pPr>
              <w:ind w:left="30" w:right="30"/>
              <w:rPr>
                <w:rFonts w:ascii="Calibri" w:eastAsia="Times New Roman" w:hAnsi="Calibri" w:cs="Calibri"/>
                <w:sz w:val="16"/>
              </w:rPr>
            </w:pPr>
            <w:hyperlink r:id="rId29" w:tgtFrame="_blank" w:history="1">
              <w:r w:rsidRPr="002161CE">
                <w:rPr>
                  <w:rFonts w:ascii="Calibri" w:eastAsia="Times New Roman" w:hAnsi="Calibri" w:cs="Calibri"/>
                  <w:color w:val="0000FF"/>
                  <w:sz w:val="16"/>
                  <w:u w:val="single"/>
                </w:rPr>
                <w:t>10_C_8</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EFC096C" w14:textId="77777777" w:rsidR="00E36CE0" w:rsidRPr="002161CE" w:rsidRDefault="0073003F" w:rsidP="00E36CE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HEALTHCARE PROFESSIONALS</w:t>
            </w:r>
          </w:p>
          <w:p w14:paraId="66025950" w14:textId="77777777" w:rsidR="00E36CE0" w:rsidRPr="002161CE" w:rsidRDefault="0073003F" w:rsidP="00E36CE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work with HCPs to support better health. We respect the knowledge and independent judgment of healthcare professionals - whether they’re doctors, nurses, pharmacists, researchers, or lab staff. Their role in guiding patients toward better health is essential.</w:t>
            </w:r>
          </w:p>
          <w:p w14:paraId="03292D2E" w14:textId="77777777" w:rsidR="00E36CE0" w:rsidRPr="002161CE" w:rsidRDefault="0073003F" w:rsidP="00E36CE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At Abbott, we’re committed to supporting them with accurate, timely information so they can make the best decisions. By working together, we can achieve our shared goal of improving health and well-being around the world.</w:t>
            </w:r>
          </w:p>
        </w:tc>
        <w:tc>
          <w:tcPr>
            <w:tcW w:w="6000" w:type="dxa"/>
          </w:tcPr>
          <w:p w14:paraId="5DB6EC64" w14:textId="77777777" w:rsidR="00E36CE0" w:rsidRPr="002D1393" w:rsidRDefault="0073003F" w:rsidP="00745731">
            <w:pPr>
              <w:spacing w:before="100" w:beforeAutospacing="1" w:after="100" w:afterAutospacing="1"/>
              <w:ind w:left="30" w:right="30"/>
              <w:rPr>
                <w:rFonts w:ascii="Calibri" w:eastAsia="Times New Roman" w:hAnsi="Calibri" w:cs="Calibri"/>
                <w:lang w:val="uk-UA"/>
                <w:rPrChange w:id="31"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МЕДИЧНІ ПРАЦІВНИКИ</w:t>
            </w:r>
          </w:p>
          <w:p w14:paraId="4D979863" w14:textId="77777777" w:rsidR="00E36CE0"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 xml:space="preserve">Ми співпрацюємо з МП для підтримки кращого здоров’я. Ми поважаємо знання та незалежні судження медичних працівників — будь то лікарі, </w:t>
            </w:r>
            <w:proofErr w:type="spellStart"/>
            <w:r w:rsidRPr="002D1393">
              <w:rPr>
                <w:rFonts w:ascii="Calibri" w:eastAsia="Calibri" w:hAnsi="Calibri" w:cs="Calibri"/>
                <w:lang w:val="uk-UA"/>
              </w:rPr>
              <w:t>медсестри</w:t>
            </w:r>
            <w:proofErr w:type="spellEnd"/>
            <w:r w:rsidRPr="002D1393">
              <w:rPr>
                <w:rFonts w:ascii="Calibri" w:eastAsia="Calibri" w:hAnsi="Calibri" w:cs="Calibri"/>
                <w:lang w:val="uk-UA"/>
              </w:rPr>
              <w:t>, фармацевти, дослідники чи персонал лабораторій. Їхня роль у сприянні пацієнтам у покращенні їхнього здоров’я є надзвичайно важливою.</w:t>
            </w:r>
          </w:p>
          <w:p w14:paraId="4BBDF990" w14:textId="77777777" w:rsidR="00E36CE0"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У компанії Abbott ми зобов’язуємося підтримувати їх шляхом надання точної та своєчасної інформації, щоб вони мали змогу ухвалювати найкращі рішення. Працюючи разом, ми можемо досягти нашої спільної мети — покращувати здоров’я та благополуччя в усьому світі.</w:t>
            </w:r>
          </w:p>
        </w:tc>
      </w:tr>
      <w:tr w:rsidR="005F6E93" w:rsidRPr="002D1393" w14:paraId="37AA67E7" w14:textId="77777777" w:rsidTr="00745731">
        <w:tc>
          <w:tcPr>
            <w:tcW w:w="1353" w:type="dxa"/>
            <w:shd w:val="clear" w:color="auto" w:fill="C1E4F5"/>
            <w:tcMar>
              <w:top w:w="120" w:type="dxa"/>
              <w:left w:w="180" w:type="dxa"/>
              <w:bottom w:w="120" w:type="dxa"/>
              <w:right w:w="180" w:type="dxa"/>
            </w:tcMar>
            <w:hideMark/>
          </w:tcPr>
          <w:p w14:paraId="11F4ABB5" w14:textId="77777777" w:rsidR="00E36CE0" w:rsidRPr="002161CE" w:rsidRDefault="0073003F" w:rsidP="00E36CE0">
            <w:pPr>
              <w:spacing w:before="30" w:after="30"/>
              <w:ind w:left="30" w:right="30"/>
              <w:rPr>
                <w:rFonts w:ascii="Calibri" w:eastAsia="Times New Roman" w:hAnsi="Calibri" w:cs="Calibri"/>
                <w:sz w:val="16"/>
              </w:rPr>
            </w:pPr>
            <w:hyperlink r:id="rId30" w:tgtFrame="_blank" w:history="1">
              <w:r w:rsidRPr="002161CE">
                <w:rPr>
                  <w:rFonts w:ascii="Calibri" w:eastAsia="Times New Roman" w:hAnsi="Calibri" w:cs="Calibri"/>
                  <w:color w:val="0000FF"/>
                  <w:sz w:val="16"/>
                  <w:u w:val="single"/>
                </w:rPr>
                <w:t>Screen 8</w:t>
              </w:r>
            </w:hyperlink>
            <w:r w:rsidRPr="002161CE">
              <w:rPr>
                <w:rFonts w:ascii="Calibri" w:eastAsia="Times New Roman" w:hAnsi="Calibri" w:cs="Calibri"/>
                <w:sz w:val="16"/>
              </w:rPr>
              <w:t xml:space="preserve"> </w:t>
            </w:r>
          </w:p>
          <w:p w14:paraId="726BF2AD" w14:textId="77777777" w:rsidR="00E36CE0" w:rsidRPr="002161CE" w:rsidRDefault="0073003F" w:rsidP="00E36CE0">
            <w:pPr>
              <w:ind w:left="30" w:right="30"/>
              <w:rPr>
                <w:rFonts w:ascii="Calibri" w:eastAsia="Times New Roman" w:hAnsi="Calibri" w:cs="Calibri"/>
                <w:sz w:val="16"/>
              </w:rPr>
            </w:pPr>
            <w:hyperlink r:id="rId31" w:tgtFrame="_blank" w:history="1">
              <w:r w:rsidRPr="002161CE">
                <w:rPr>
                  <w:rFonts w:ascii="Calibri" w:eastAsia="Times New Roman" w:hAnsi="Calibri" w:cs="Calibri"/>
                  <w:color w:val="0000FF"/>
                  <w:sz w:val="16"/>
                  <w:u w:val="single"/>
                </w:rPr>
                <w:t>11_C_9</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249D255" w14:textId="77777777" w:rsidR="00E36CE0" w:rsidRPr="002161CE" w:rsidRDefault="0073003F" w:rsidP="00E36CE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You must view all content before moving forward.</w:t>
            </w:r>
          </w:p>
          <w:p w14:paraId="5516C78B" w14:textId="77777777" w:rsidR="00E36CE0" w:rsidRPr="002161CE" w:rsidRDefault="0073003F" w:rsidP="00E36CE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At Abbott, we are committed to ensuring every product we offer is safe, effective, and worthy of the trust people place in us.</w:t>
            </w:r>
          </w:p>
          <w:p w14:paraId="65F1EFF8" w14:textId="77777777" w:rsidR="00E36CE0" w:rsidRPr="002161CE" w:rsidRDefault="0073003F" w:rsidP="00E36CE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take steps to make sure our products are safe and effective —from choosing the right materials to how we market, sell, and deliver them. At every stage, we follow high standards for quality.</w:t>
            </w:r>
          </w:p>
          <w:p w14:paraId="0D8FDA15" w14:textId="77777777" w:rsidR="00E36CE0" w:rsidRPr="002161CE" w:rsidRDefault="0073003F" w:rsidP="00E36CE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lastRenderedPageBreak/>
              <w:t>We’re also committed to timely identifying, evaluating, and addressing product safety issues, as well as taking actions to prevent counterfeiting, illegal diversion, and theft of our products.</w:t>
            </w:r>
          </w:p>
          <w:p w14:paraId="62AE1B10" w14:textId="77777777" w:rsidR="00E36CE0" w:rsidRPr="002161CE" w:rsidRDefault="0073003F" w:rsidP="00E36CE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Product Quality</w:t>
            </w:r>
          </w:p>
          <w:p w14:paraId="4C5120EF" w14:textId="77777777" w:rsidR="00E36CE0" w:rsidRPr="002161CE" w:rsidRDefault="0073003F" w:rsidP="00E36CE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Product Promotion I</w:t>
            </w:r>
          </w:p>
          <w:p w14:paraId="5F694EC8" w14:textId="77777777" w:rsidR="00E36CE0" w:rsidRPr="002161CE" w:rsidRDefault="0073003F" w:rsidP="00E36CE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Product Promotion II</w:t>
            </w:r>
          </w:p>
          <w:p w14:paraId="66004651" w14:textId="77777777" w:rsidR="00E36CE0" w:rsidRPr="002161CE" w:rsidRDefault="0073003F" w:rsidP="00E36CE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Click each of the icons to learn more.</w:t>
            </w:r>
          </w:p>
        </w:tc>
        <w:tc>
          <w:tcPr>
            <w:tcW w:w="6000" w:type="dxa"/>
          </w:tcPr>
          <w:p w14:paraId="33966E57" w14:textId="77777777" w:rsidR="005C7B27" w:rsidRPr="002D1393" w:rsidRDefault="0073003F" w:rsidP="00745731">
            <w:pPr>
              <w:spacing w:before="100" w:beforeAutospacing="1" w:after="100" w:afterAutospacing="1"/>
              <w:ind w:left="30" w:right="30"/>
              <w:rPr>
                <w:rFonts w:ascii="Calibri" w:eastAsia="Times New Roman" w:hAnsi="Calibri" w:cs="Calibri"/>
                <w:lang w:val="uk-UA"/>
                <w:rPrChange w:id="32"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lastRenderedPageBreak/>
              <w:t>Ви маєте переглянути весь уміст, перш ніж перейти до наступного розділу.</w:t>
            </w:r>
          </w:p>
          <w:p w14:paraId="2D13BC13" w14:textId="77777777" w:rsidR="005C7B27" w:rsidRPr="002D1393" w:rsidRDefault="0073003F" w:rsidP="00745731">
            <w:pPr>
              <w:spacing w:before="100" w:beforeAutospacing="1" w:after="100" w:afterAutospacing="1"/>
              <w:ind w:left="30" w:right="30"/>
              <w:rPr>
                <w:rFonts w:ascii="Calibri" w:eastAsia="Times New Roman" w:hAnsi="Calibri" w:cs="Calibri"/>
                <w:lang w:val="uk-UA"/>
                <w:rPrChange w:id="33"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У компанії Abbott ми переконуємося, що кожен продукт, який ми пропонуємо, є безпечним, ефективним і гідним довіри, яку люди нам виявляють.</w:t>
            </w:r>
          </w:p>
          <w:p w14:paraId="6922EEC8" w14:textId="77777777" w:rsidR="005C7B27"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 xml:space="preserve">Ми вживаємо заходів, щоб бути впевненими у безпечності та ефективності наших продуктів — від етапу вибору належних матеріалів до етапів їхнього </w:t>
            </w:r>
            <w:r w:rsidRPr="002D1393">
              <w:rPr>
                <w:rFonts w:ascii="Calibri" w:eastAsia="Calibri" w:hAnsi="Calibri" w:cs="Calibri"/>
                <w:lang w:val="uk-UA"/>
              </w:rPr>
              <w:lastRenderedPageBreak/>
              <w:t>просування, продажу та доставки. На кожному етапі ми дотримуємося високих стандартів якості.</w:t>
            </w:r>
          </w:p>
          <w:p w14:paraId="7C2F4C3D" w14:textId="77777777" w:rsidR="005C7B27"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Ми також зобов’язуємося вчасно виявляти, оцінювати та вирішувати проблеми безпечності продукції, а також вживати заходів для запобігання розповсюдженню підробок, роботі нелегальних каналів і крадіжкам нашої продукції.</w:t>
            </w:r>
          </w:p>
          <w:p w14:paraId="3D8CBB58" w14:textId="77777777" w:rsidR="005C7B27"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Якість продукції</w:t>
            </w:r>
          </w:p>
          <w:p w14:paraId="5AFBEA1F" w14:textId="77777777" w:rsidR="00E36CE0"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Просування продукції I</w:t>
            </w:r>
          </w:p>
          <w:p w14:paraId="0D518839" w14:textId="77777777" w:rsidR="00F81109"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Просування продукції II</w:t>
            </w:r>
          </w:p>
          <w:p w14:paraId="0BE3A7D6" w14:textId="77777777" w:rsidR="00F81109"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Щоб дізнатися більше, натисніть на кожен зі значків.</w:t>
            </w:r>
          </w:p>
        </w:tc>
      </w:tr>
      <w:tr w:rsidR="005F6E93" w:rsidRPr="002D1393" w14:paraId="08C1DF2E" w14:textId="77777777" w:rsidTr="00745731">
        <w:tc>
          <w:tcPr>
            <w:tcW w:w="1353" w:type="dxa"/>
            <w:shd w:val="clear" w:color="auto" w:fill="C1E4F5"/>
            <w:tcMar>
              <w:top w:w="120" w:type="dxa"/>
              <w:left w:w="180" w:type="dxa"/>
              <w:bottom w:w="120" w:type="dxa"/>
              <w:right w:w="180" w:type="dxa"/>
            </w:tcMar>
            <w:hideMark/>
          </w:tcPr>
          <w:p w14:paraId="1F60D460" w14:textId="77777777" w:rsidR="00E36CE0" w:rsidRPr="002161CE" w:rsidRDefault="0073003F" w:rsidP="00E36CE0">
            <w:pPr>
              <w:spacing w:before="30" w:after="30"/>
              <w:ind w:left="30" w:right="30"/>
              <w:rPr>
                <w:rFonts w:ascii="Calibri" w:eastAsia="Times New Roman" w:hAnsi="Calibri" w:cs="Calibri"/>
                <w:sz w:val="16"/>
              </w:rPr>
            </w:pPr>
            <w:hyperlink r:id="rId32" w:tgtFrame="_blank" w:history="1">
              <w:r w:rsidRPr="002161CE">
                <w:rPr>
                  <w:rFonts w:ascii="Calibri" w:eastAsia="Times New Roman" w:hAnsi="Calibri" w:cs="Calibri"/>
                  <w:color w:val="0000FF"/>
                  <w:sz w:val="16"/>
                  <w:u w:val="single"/>
                </w:rPr>
                <w:t>Screen 8</w:t>
              </w:r>
            </w:hyperlink>
            <w:r w:rsidRPr="002161CE">
              <w:rPr>
                <w:rFonts w:ascii="Calibri" w:eastAsia="Times New Roman" w:hAnsi="Calibri" w:cs="Calibri"/>
                <w:sz w:val="16"/>
              </w:rPr>
              <w:t xml:space="preserve"> </w:t>
            </w:r>
          </w:p>
          <w:p w14:paraId="60C016FA" w14:textId="77777777" w:rsidR="00E36CE0" w:rsidRPr="002161CE" w:rsidRDefault="0073003F" w:rsidP="00E36CE0">
            <w:pPr>
              <w:ind w:left="30" w:right="30"/>
              <w:rPr>
                <w:rFonts w:ascii="Calibri" w:eastAsia="Times New Roman" w:hAnsi="Calibri" w:cs="Calibri"/>
                <w:sz w:val="16"/>
              </w:rPr>
            </w:pPr>
            <w:hyperlink r:id="rId33" w:tgtFrame="_blank" w:history="1">
              <w:r w:rsidRPr="002161CE">
                <w:rPr>
                  <w:rFonts w:ascii="Calibri" w:eastAsia="Times New Roman" w:hAnsi="Calibri" w:cs="Calibri"/>
                  <w:color w:val="0000FF"/>
                  <w:sz w:val="16"/>
                  <w:u w:val="single"/>
                </w:rPr>
                <w:t>12_C_9</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43E6630" w14:textId="77777777" w:rsidR="00E36CE0" w:rsidRPr="002161CE" w:rsidRDefault="0073003F" w:rsidP="00E36CE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PRODUCT QUALITY</w:t>
            </w:r>
          </w:p>
          <w:p w14:paraId="28E31276" w14:textId="77777777" w:rsidR="00E36CE0" w:rsidRPr="002161CE" w:rsidRDefault="0073003F" w:rsidP="00E36CE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Safe, effective and trusted. Our products make a difference.</w:t>
            </w:r>
          </w:p>
          <w:p w14:paraId="2A47F63C" w14:textId="77777777" w:rsidR="00E36CE0" w:rsidRPr="002161CE" w:rsidRDefault="0073003F" w:rsidP="00E36CE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 xml:space="preserve">We’re committed to quality at every stage—from sourcing and production to how we market, sell, and deliver our products, including through our partners. Every step matters because people count on us for </w:t>
            </w:r>
            <w:proofErr w:type="gramStart"/>
            <w:r w:rsidRPr="002161CE">
              <w:rPr>
                <w:rFonts w:ascii="Calibri" w:eastAsia="Times New Roman" w:hAnsi="Calibri" w:cs="Calibri"/>
              </w:rPr>
              <w:t>safety .</w:t>
            </w:r>
            <w:proofErr w:type="gramEnd"/>
          </w:p>
          <w:p w14:paraId="25BE2C92" w14:textId="77777777" w:rsidR="00E36CE0" w:rsidRPr="002161CE" w:rsidRDefault="0073003F" w:rsidP="00E36CE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 xml:space="preserve">We’re committed to timely identifying, assessing, and addressing product safety issues. We ensure healthcare </w:t>
            </w:r>
            <w:r w:rsidRPr="002161CE">
              <w:rPr>
                <w:rFonts w:ascii="Calibri" w:eastAsia="Times New Roman" w:hAnsi="Calibri" w:cs="Calibri"/>
              </w:rPr>
              <w:lastRenderedPageBreak/>
              <w:t>professionals and institutions have the information they need to use our products safely and effectively, and we communicate with regulatory or public health agencies in the event of potential safety concerns.</w:t>
            </w:r>
          </w:p>
          <w:p w14:paraId="0BC0AF8A" w14:textId="77777777" w:rsidR="00E36CE0" w:rsidRPr="002161CE" w:rsidRDefault="0073003F" w:rsidP="00E36CE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take steps to prevent counterfeiting, illegal diversion, and theft of our products. We follow trade regulations, including export and import controls rules, and comply with government restrictions and sanctions to protect national security and public health.</w:t>
            </w:r>
          </w:p>
        </w:tc>
        <w:tc>
          <w:tcPr>
            <w:tcW w:w="6000" w:type="dxa"/>
          </w:tcPr>
          <w:p w14:paraId="7A1AF415" w14:textId="77777777" w:rsidR="00723EDD" w:rsidRPr="002D1393" w:rsidRDefault="0073003F" w:rsidP="00745731">
            <w:pPr>
              <w:spacing w:before="100" w:beforeAutospacing="1" w:after="100" w:afterAutospacing="1"/>
              <w:ind w:left="30" w:right="30"/>
              <w:rPr>
                <w:rFonts w:ascii="Calibri" w:eastAsia="Times New Roman" w:hAnsi="Calibri" w:cs="Calibri"/>
                <w:lang w:val="uk-UA"/>
                <w:rPrChange w:id="34"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lastRenderedPageBreak/>
              <w:t>ЯКІСТЬ ПРОДУКЦІЇ</w:t>
            </w:r>
          </w:p>
          <w:p w14:paraId="7712B73F" w14:textId="77777777" w:rsidR="00723EDD"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Безпечна, ефективна та надійна. Наша продукція дуже важлива.</w:t>
            </w:r>
          </w:p>
          <w:p w14:paraId="240CE233" w14:textId="77777777" w:rsidR="00723EDD"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Ми прагнемо якості на кожному етапі — від етапів пошуку джерел ресурсів і виробництва до етапів просування, продажу та доставки нашої продукції, зокрема через наших партнерів. Кожен етап має значення, оскільки люди розраховують на безпечність нашої продукції.</w:t>
            </w:r>
          </w:p>
          <w:p w14:paraId="1D4E912D" w14:textId="77777777" w:rsidR="00723EDD"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lastRenderedPageBreak/>
              <w:t>Ми зобов’язуємося своєчасно виявляти, оцінювати та усувати проблеми безпечності продукції. Ми забезпечуємо медичних працівників й установи інформацією, яка необхідна їм для безпечного та ефективного використання нашої продукції, а також підтримуємо зв’язок з регуляторними органами та органами охорони здоров’я у разі виникнення потенційних проблем з безпекою.</w:t>
            </w:r>
          </w:p>
          <w:p w14:paraId="6A242C3C" w14:textId="77777777" w:rsidR="00E36CE0"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Ми вживаємо заходів для запобігання розповсюдженню підробок, роботі нелегальних каналів і крадіжкам нашої продукції. Ми дотримуємося правил торгівлі, включно із правилами експортно-імпортного контролю, та дотримуємося урядових обмежень і санкцій для захисту національної безпеки та громадського здоров’я.</w:t>
            </w:r>
          </w:p>
        </w:tc>
      </w:tr>
      <w:tr w:rsidR="005F6E93" w:rsidRPr="002D1393" w14:paraId="40864BD9" w14:textId="77777777" w:rsidTr="00745731">
        <w:tc>
          <w:tcPr>
            <w:tcW w:w="1353" w:type="dxa"/>
            <w:shd w:val="clear" w:color="auto" w:fill="C1E4F5"/>
            <w:tcMar>
              <w:top w:w="120" w:type="dxa"/>
              <w:left w:w="180" w:type="dxa"/>
              <w:bottom w:w="120" w:type="dxa"/>
              <w:right w:w="180" w:type="dxa"/>
            </w:tcMar>
            <w:hideMark/>
          </w:tcPr>
          <w:p w14:paraId="109B91F9" w14:textId="77777777" w:rsidR="00277052" w:rsidRPr="002161CE" w:rsidRDefault="0073003F" w:rsidP="00277052">
            <w:pPr>
              <w:spacing w:before="30" w:after="30"/>
              <w:ind w:left="30" w:right="30"/>
              <w:rPr>
                <w:rFonts w:ascii="Calibri" w:eastAsia="Times New Roman" w:hAnsi="Calibri" w:cs="Calibri"/>
                <w:sz w:val="16"/>
              </w:rPr>
            </w:pPr>
            <w:hyperlink r:id="rId34" w:tgtFrame="_blank" w:history="1">
              <w:r w:rsidRPr="002161CE">
                <w:rPr>
                  <w:rFonts w:ascii="Calibri" w:eastAsia="Times New Roman" w:hAnsi="Calibri" w:cs="Calibri"/>
                  <w:color w:val="0000FF"/>
                  <w:sz w:val="16"/>
                  <w:u w:val="single"/>
                </w:rPr>
                <w:t>Screen 8</w:t>
              </w:r>
            </w:hyperlink>
            <w:r w:rsidRPr="002161CE">
              <w:rPr>
                <w:rFonts w:ascii="Calibri" w:eastAsia="Times New Roman" w:hAnsi="Calibri" w:cs="Calibri"/>
                <w:sz w:val="16"/>
              </w:rPr>
              <w:t xml:space="preserve"> </w:t>
            </w:r>
          </w:p>
          <w:p w14:paraId="3B3BC204" w14:textId="77777777" w:rsidR="00277052" w:rsidRPr="002161CE" w:rsidRDefault="0073003F" w:rsidP="00277052">
            <w:pPr>
              <w:ind w:left="30" w:right="30"/>
              <w:rPr>
                <w:rFonts w:ascii="Calibri" w:eastAsia="Times New Roman" w:hAnsi="Calibri" w:cs="Calibri"/>
                <w:sz w:val="16"/>
              </w:rPr>
            </w:pPr>
            <w:hyperlink r:id="rId35" w:tgtFrame="_blank" w:history="1">
              <w:r w:rsidRPr="002161CE">
                <w:rPr>
                  <w:rFonts w:ascii="Calibri" w:eastAsia="Times New Roman" w:hAnsi="Calibri" w:cs="Calibri"/>
                  <w:color w:val="0000FF"/>
                  <w:sz w:val="16"/>
                  <w:u w:val="single"/>
                </w:rPr>
                <w:t>13_C_9</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E8EF502" w14:textId="77777777" w:rsidR="00277052" w:rsidRPr="002161CE" w:rsidRDefault="0073003F" w:rsidP="00277052">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PRODUCT PROMOTION I</w:t>
            </w:r>
          </w:p>
          <w:p w14:paraId="4D5A3A99" w14:textId="77777777" w:rsidR="00277052" w:rsidRPr="002161CE" w:rsidRDefault="0073003F" w:rsidP="00277052">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promote and sell our products with honesty and respect for those who rely on them.</w:t>
            </w:r>
          </w:p>
          <w:p w14:paraId="1986D694" w14:textId="77777777" w:rsidR="00277052" w:rsidRPr="002161CE" w:rsidRDefault="0073003F" w:rsidP="00277052">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 xml:space="preserve">Our product communications are truthful, balanced, and aligned with approved </w:t>
            </w:r>
            <w:proofErr w:type="spellStart"/>
            <w:r w:rsidRPr="002161CE">
              <w:rPr>
                <w:rFonts w:ascii="Calibri" w:eastAsia="Times New Roman" w:hAnsi="Calibri" w:cs="Calibri"/>
              </w:rPr>
              <w:t>labeling</w:t>
            </w:r>
            <w:proofErr w:type="spellEnd"/>
            <w:r w:rsidRPr="002161CE">
              <w:rPr>
                <w:rFonts w:ascii="Calibri" w:eastAsia="Times New Roman" w:hAnsi="Calibri" w:cs="Calibri"/>
              </w:rPr>
              <w:t>, scientific evidence, and medical best practices in the countries where we operate.</w:t>
            </w:r>
          </w:p>
        </w:tc>
        <w:tc>
          <w:tcPr>
            <w:tcW w:w="6000" w:type="dxa"/>
          </w:tcPr>
          <w:p w14:paraId="64E29AD2" w14:textId="77777777" w:rsidR="00277052" w:rsidRPr="002D1393" w:rsidRDefault="0073003F" w:rsidP="00745731">
            <w:pPr>
              <w:spacing w:before="100" w:beforeAutospacing="1" w:after="100" w:afterAutospacing="1"/>
              <w:ind w:left="30" w:right="30"/>
              <w:rPr>
                <w:rFonts w:ascii="Calibri" w:eastAsia="Times New Roman" w:hAnsi="Calibri" w:cs="Calibri"/>
                <w:lang w:val="uk-UA"/>
                <w:rPrChange w:id="35"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ПРОСУВАННЯ ПРОДУКЦІЇ I</w:t>
            </w:r>
          </w:p>
          <w:p w14:paraId="645A46D3" w14:textId="77777777" w:rsidR="00277052" w:rsidRPr="002D1393" w:rsidRDefault="0073003F" w:rsidP="00745731">
            <w:pPr>
              <w:spacing w:before="100" w:beforeAutospacing="1" w:after="100" w:afterAutospacing="1"/>
              <w:ind w:left="30" w:right="30"/>
              <w:rPr>
                <w:rFonts w:ascii="Calibri" w:eastAsia="Times New Roman" w:hAnsi="Calibri" w:cs="Calibri"/>
                <w:lang w:val="uk-UA"/>
                <w:rPrChange w:id="36"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Ми просуваємо та продаємо нашу продукцію у чесний спосіб і з повагою до тих, хто на неї покладається.</w:t>
            </w:r>
          </w:p>
          <w:p w14:paraId="765BF300" w14:textId="77777777" w:rsidR="00277052" w:rsidRPr="002D1393" w:rsidRDefault="0073003F" w:rsidP="00745731">
            <w:pPr>
              <w:spacing w:before="100" w:beforeAutospacing="1" w:after="100" w:afterAutospacing="1"/>
              <w:ind w:left="30" w:right="30"/>
              <w:rPr>
                <w:rFonts w:ascii="Calibri" w:eastAsia="Times New Roman" w:hAnsi="Calibri" w:cs="Calibri"/>
                <w:lang w:val="uk-UA"/>
                <w:rPrChange w:id="37"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Наша інформація про продукцію є правдивою, збалансованою; вона узгоджується із затвердженим маркуванням, науковими доказами та найкращими медичними практиками у країнах, де ми працюємо.</w:t>
            </w:r>
          </w:p>
        </w:tc>
      </w:tr>
      <w:tr w:rsidR="005F6E93" w:rsidRPr="002D1393" w14:paraId="0430A740" w14:textId="77777777" w:rsidTr="00745731">
        <w:tc>
          <w:tcPr>
            <w:tcW w:w="1353" w:type="dxa"/>
            <w:shd w:val="clear" w:color="auto" w:fill="C1E4F5"/>
            <w:tcMar>
              <w:top w:w="120" w:type="dxa"/>
              <w:left w:w="180" w:type="dxa"/>
              <w:bottom w:w="120" w:type="dxa"/>
              <w:right w:w="180" w:type="dxa"/>
            </w:tcMar>
            <w:hideMark/>
          </w:tcPr>
          <w:p w14:paraId="7B189F9E" w14:textId="77777777" w:rsidR="00835013" w:rsidRPr="002161CE" w:rsidRDefault="0073003F" w:rsidP="00835013">
            <w:pPr>
              <w:spacing w:before="30" w:after="30"/>
              <w:ind w:left="30" w:right="30"/>
              <w:rPr>
                <w:rFonts w:ascii="Calibri" w:eastAsia="Times New Roman" w:hAnsi="Calibri" w:cs="Calibri"/>
                <w:sz w:val="16"/>
              </w:rPr>
            </w:pPr>
            <w:hyperlink r:id="rId36" w:tgtFrame="_blank" w:history="1">
              <w:r w:rsidRPr="002161CE">
                <w:rPr>
                  <w:rFonts w:ascii="Calibri" w:eastAsia="Times New Roman" w:hAnsi="Calibri" w:cs="Calibri"/>
                  <w:color w:val="0000FF"/>
                  <w:sz w:val="16"/>
                  <w:u w:val="single"/>
                </w:rPr>
                <w:t>Screen 8</w:t>
              </w:r>
            </w:hyperlink>
            <w:r w:rsidRPr="002161CE">
              <w:rPr>
                <w:rFonts w:ascii="Calibri" w:eastAsia="Times New Roman" w:hAnsi="Calibri" w:cs="Calibri"/>
                <w:sz w:val="16"/>
              </w:rPr>
              <w:t xml:space="preserve"> </w:t>
            </w:r>
          </w:p>
          <w:p w14:paraId="7AB05DCA" w14:textId="77777777" w:rsidR="00835013" w:rsidRPr="002161CE" w:rsidRDefault="0073003F" w:rsidP="00835013">
            <w:pPr>
              <w:ind w:left="30" w:right="30"/>
              <w:rPr>
                <w:rFonts w:ascii="Calibri" w:eastAsia="Times New Roman" w:hAnsi="Calibri" w:cs="Calibri"/>
                <w:sz w:val="16"/>
              </w:rPr>
            </w:pPr>
            <w:hyperlink r:id="rId37" w:tgtFrame="_blank" w:history="1">
              <w:r w:rsidRPr="002161CE">
                <w:rPr>
                  <w:rFonts w:ascii="Calibri" w:eastAsia="Times New Roman" w:hAnsi="Calibri" w:cs="Calibri"/>
                  <w:color w:val="0000FF"/>
                  <w:sz w:val="16"/>
                  <w:u w:val="single"/>
                </w:rPr>
                <w:t>14_C_9</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B0B1614" w14:textId="77777777" w:rsidR="00835013" w:rsidRPr="002161CE" w:rsidRDefault="0073003F" w:rsidP="00835013">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PRODUCT PROMOTION II</w:t>
            </w:r>
          </w:p>
          <w:p w14:paraId="535AD54E" w14:textId="77777777" w:rsidR="00835013" w:rsidRPr="002161CE" w:rsidRDefault="0073003F" w:rsidP="00835013">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lastRenderedPageBreak/>
              <w:t>We promote our products for their intended and approved uses.</w:t>
            </w:r>
          </w:p>
          <w:p w14:paraId="5EB5FB95" w14:textId="77777777" w:rsidR="00835013" w:rsidRPr="002161CE" w:rsidRDefault="0073003F" w:rsidP="00835013">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operate in alignment with the licenses and approvals granted by health authorities in the countries we operate. Our product promotion, sales, and distribution follow strict trade laws and country-specific regulations. Through strong internal policies and procedures, we ensure compliance and uphold our commitment to ethical, safe, and responsible business practices.</w:t>
            </w:r>
          </w:p>
        </w:tc>
        <w:tc>
          <w:tcPr>
            <w:tcW w:w="6000" w:type="dxa"/>
          </w:tcPr>
          <w:p w14:paraId="068172B3" w14:textId="77777777" w:rsidR="00835013" w:rsidRPr="002D1393" w:rsidRDefault="0073003F" w:rsidP="00745731">
            <w:pPr>
              <w:spacing w:before="100" w:beforeAutospacing="1" w:after="100" w:afterAutospacing="1"/>
              <w:ind w:left="30" w:right="30"/>
              <w:rPr>
                <w:rFonts w:ascii="Calibri" w:eastAsia="Times New Roman" w:hAnsi="Calibri" w:cs="Calibri"/>
                <w:lang w:val="uk-UA"/>
                <w:rPrChange w:id="38"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lastRenderedPageBreak/>
              <w:t>ПРОСУВАННЯ ПРОДУКЦІЇ II</w:t>
            </w:r>
          </w:p>
          <w:p w14:paraId="2F1A0243" w14:textId="77777777" w:rsidR="00835013" w:rsidRPr="002D1393" w:rsidRDefault="0073003F" w:rsidP="00745731">
            <w:pPr>
              <w:spacing w:before="100" w:beforeAutospacing="1" w:after="100" w:afterAutospacing="1"/>
              <w:ind w:left="30" w:right="30"/>
              <w:rPr>
                <w:rFonts w:ascii="Calibri" w:eastAsia="Times New Roman" w:hAnsi="Calibri" w:cs="Calibri"/>
                <w:lang w:val="uk-UA"/>
                <w:rPrChange w:id="39"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lastRenderedPageBreak/>
              <w:t>Ми просуваємо нашу продукцію для її передбаченого та схваленого використання.</w:t>
            </w:r>
          </w:p>
          <w:p w14:paraId="13D597E3" w14:textId="77777777" w:rsidR="00835013"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Ми здійснюємо свою діяльність відповідно до ліцензій і дозволів, наданих органами охорони здоров’я в країнах, де ми працюємо. Просування, продаж і розповсюдження нашої продукції здійснюється у суворій відповідності до торговельного законодавства та норм, що діють у конкретній країні. Завдяки суворим внутрішнім політикам і процедурам ми забезпечуємо дотримання вимог і виконуємо наші зобов’язання щодо етичних, безпечних і відповідальних методів ведення бізнесу.</w:t>
            </w:r>
          </w:p>
        </w:tc>
      </w:tr>
      <w:tr w:rsidR="005F6E93" w:rsidRPr="002D1393" w14:paraId="024CF615" w14:textId="77777777" w:rsidTr="00745731">
        <w:tc>
          <w:tcPr>
            <w:tcW w:w="1353" w:type="dxa"/>
            <w:shd w:val="clear" w:color="auto" w:fill="C1E4F5"/>
            <w:tcMar>
              <w:top w:w="120" w:type="dxa"/>
              <w:left w:w="180" w:type="dxa"/>
              <w:bottom w:w="120" w:type="dxa"/>
              <w:right w:w="180" w:type="dxa"/>
            </w:tcMar>
            <w:hideMark/>
          </w:tcPr>
          <w:p w14:paraId="598CF62D" w14:textId="77777777" w:rsidR="00BE08E6" w:rsidRPr="002161CE" w:rsidRDefault="0073003F" w:rsidP="00BE08E6">
            <w:pPr>
              <w:spacing w:before="30" w:after="30"/>
              <w:ind w:left="30" w:right="30"/>
              <w:rPr>
                <w:rFonts w:ascii="Calibri" w:eastAsia="Times New Roman" w:hAnsi="Calibri" w:cs="Calibri"/>
                <w:sz w:val="16"/>
              </w:rPr>
            </w:pPr>
            <w:hyperlink r:id="rId38" w:tgtFrame="_blank" w:history="1">
              <w:r w:rsidRPr="002161CE">
                <w:rPr>
                  <w:rFonts w:ascii="Calibri" w:eastAsia="Times New Roman" w:hAnsi="Calibri" w:cs="Calibri"/>
                  <w:color w:val="0000FF"/>
                  <w:sz w:val="16"/>
                  <w:u w:val="single"/>
                </w:rPr>
                <w:t>Screen 9</w:t>
              </w:r>
            </w:hyperlink>
            <w:r w:rsidRPr="002161CE">
              <w:rPr>
                <w:rFonts w:ascii="Calibri" w:eastAsia="Times New Roman" w:hAnsi="Calibri" w:cs="Calibri"/>
                <w:sz w:val="16"/>
              </w:rPr>
              <w:t xml:space="preserve"> </w:t>
            </w:r>
          </w:p>
          <w:p w14:paraId="0FCCF178" w14:textId="77777777" w:rsidR="00BE08E6" w:rsidRPr="002161CE" w:rsidRDefault="0073003F" w:rsidP="00BE08E6">
            <w:pPr>
              <w:ind w:left="30" w:right="30"/>
              <w:rPr>
                <w:rFonts w:ascii="Calibri" w:eastAsia="Times New Roman" w:hAnsi="Calibri" w:cs="Calibri"/>
                <w:sz w:val="16"/>
              </w:rPr>
            </w:pPr>
            <w:hyperlink r:id="rId39" w:tgtFrame="_blank" w:history="1">
              <w:r w:rsidRPr="002161CE">
                <w:rPr>
                  <w:rFonts w:ascii="Calibri" w:eastAsia="Times New Roman" w:hAnsi="Calibri" w:cs="Calibri"/>
                  <w:color w:val="0000FF"/>
                  <w:sz w:val="16"/>
                  <w:u w:val="single"/>
                </w:rPr>
                <w:t>15_C_10</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4584942" w14:textId="77777777" w:rsidR="00BE08E6" w:rsidRPr="002161CE" w:rsidRDefault="0073003F" w:rsidP="00BE08E6">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You must view all content before moving forward.</w:t>
            </w:r>
          </w:p>
          <w:p w14:paraId="09FF3974" w14:textId="77777777" w:rsidR="00BE08E6" w:rsidRPr="002161CE" w:rsidRDefault="0073003F" w:rsidP="00BE08E6">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At Abbott, we are committed to advancing science with integrity and purpose.</w:t>
            </w:r>
          </w:p>
          <w:p w14:paraId="1F4BCDC4" w14:textId="77777777" w:rsidR="00BE08E6" w:rsidRPr="002161CE" w:rsidRDefault="0073003F" w:rsidP="00BE08E6">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 xml:space="preserve">We pursue innovation, recognizing the importance of anticipating and addressing risks responsibly. We </w:t>
            </w:r>
            <w:proofErr w:type="spellStart"/>
            <w:r w:rsidRPr="002161CE">
              <w:rPr>
                <w:rFonts w:ascii="Calibri" w:eastAsia="Times New Roman" w:hAnsi="Calibri" w:cs="Calibri"/>
              </w:rPr>
              <w:t>honor</w:t>
            </w:r>
            <w:proofErr w:type="spellEnd"/>
            <w:r w:rsidRPr="002161CE">
              <w:rPr>
                <w:rFonts w:ascii="Calibri" w:eastAsia="Times New Roman" w:hAnsi="Calibri" w:cs="Calibri"/>
              </w:rPr>
              <w:t xml:space="preserve"> the dignity of every study participant and uphold the highest standards of transparency and objectivity in scientific research.</w:t>
            </w:r>
          </w:p>
          <w:p w14:paraId="3A219BA4" w14:textId="77777777" w:rsidR="00BE08E6" w:rsidRPr="002161CE" w:rsidRDefault="0073003F" w:rsidP="00BE08E6">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Innovation I</w:t>
            </w:r>
          </w:p>
          <w:p w14:paraId="365CA856" w14:textId="77777777" w:rsidR="00BE08E6" w:rsidRPr="002161CE" w:rsidRDefault="0073003F" w:rsidP="00BE08E6">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Innovation II</w:t>
            </w:r>
          </w:p>
          <w:p w14:paraId="1BB2C934" w14:textId="77777777" w:rsidR="00BE08E6" w:rsidRPr="002161CE" w:rsidRDefault="0073003F" w:rsidP="00BE08E6">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lastRenderedPageBreak/>
              <w:t>Advancing Science</w:t>
            </w:r>
          </w:p>
          <w:p w14:paraId="34DDA130" w14:textId="77777777" w:rsidR="00BE08E6" w:rsidRPr="002161CE" w:rsidRDefault="0073003F" w:rsidP="00BE08E6">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Click each of the icons to learn more.</w:t>
            </w:r>
          </w:p>
        </w:tc>
        <w:tc>
          <w:tcPr>
            <w:tcW w:w="6000" w:type="dxa"/>
          </w:tcPr>
          <w:p w14:paraId="357D8B59" w14:textId="77777777" w:rsidR="00BE08E6" w:rsidRPr="002D1393" w:rsidRDefault="0073003F" w:rsidP="00745731">
            <w:pPr>
              <w:spacing w:before="100" w:beforeAutospacing="1" w:after="100" w:afterAutospacing="1"/>
              <w:ind w:left="30" w:right="30"/>
              <w:rPr>
                <w:rFonts w:ascii="Calibri" w:eastAsia="Times New Roman" w:hAnsi="Calibri" w:cs="Calibri"/>
                <w:lang w:val="uk-UA"/>
                <w:rPrChange w:id="40"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lastRenderedPageBreak/>
              <w:t>Ви маєте переглянути весь уміст, перш ніж перейти до наступного розділу.</w:t>
            </w:r>
          </w:p>
          <w:p w14:paraId="2C57B82A" w14:textId="77777777" w:rsidR="00BE08E6" w:rsidRPr="002D1393" w:rsidRDefault="0073003F" w:rsidP="00745731">
            <w:pPr>
              <w:spacing w:before="100" w:beforeAutospacing="1" w:after="100" w:afterAutospacing="1"/>
              <w:ind w:left="30" w:right="30"/>
              <w:rPr>
                <w:rFonts w:ascii="Calibri" w:eastAsia="Times New Roman" w:hAnsi="Calibri" w:cs="Calibri"/>
                <w:lang w:val="uk-UA"/>
                <w:rPrChange w:id="41"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У компанії Abbott ми зобов’язуємося розвивати науку чесно та цілеспрямовано.</w:t>
            </w:r>
          </w:p>
          <w:p w14:paraId="3C40ED23" w14:textId="77777777" w:rsidR="00BE08E6"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Ми прагнемо інновацій, визнаючи важливість передбачення ризиків і відповідального реагування на них. Ми поважаємо гідність кожного учасника досліджень і дотримуємося найвищих стандартів прозорості та об’єктивності в наукових дослідженнях.</w:t>
            </w:r>
          </w:p>
          <w:p w14:paraId="21D6354D" w14:textId="77777777" w:rsidR="00BE08E6"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Інновації I</w:t>
            </w:r>
          </w:p>
          <w:p w14:paraId="31C79FCB" w14:textId="77777777" w:rsidR="00BE08E6"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Інновації II</w:t>
            </w:r>
          </w:p>
          <w:p w14:paraId="5249F9E6" w14:textId="77777777" w:rsidR="00BE08E6"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lastRenderedPageBreak/>
              <w:t>Передова наука</w:t>
            </w:r>
          </w:p>
          <w:p w14:paraId="7B04CD82" w14:textId="77777777" w:rsidR="00BE08E6"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Щоб дізнатися більше, натисніть на кожен зі значків.</w:t>
            </w:r>
          </w:p>
        </w:tc>
      </w:tr>
      <w:tr w:rsidR="005F6E93" w:rsidRPr="002D1393" w14:paraId="27FC6BE0" w14:textId="77777777" w:rsidTr="00745731">
        <w:tc>
          <w:tcPr>
            <w:tcW w:w="1353" w:type="dxa"/>
            <w:shd w:val="clear" w:color="auto" w:fill="C1E4F5"/>
            <w:tcMar>
              <w:top w:w="120" w:type="dxa"/>
              <w:left w:w="180" w:type="dxa"/>
              <w:bottom w:w="120" w:type="dxa"/>
              <w:right w:w="180" w:type="dxa"/>
            </w:tcMar>
            <w:hideMark/>
          </w:tcPr>
          <w:p w14:paraId="5D892EDC" w14:textId="77777777" w:rsidR="00BE08E6" w:rsidRPr="002161CE" w:rsidRDefault="0073003F" w:rsidP="00BE08E6">
            <w:pPr>
              <w:spacing w:before="30" w:after="30"/>
              <w:ind w:left="30" w:right="30"/>
              <w:rPr>
                <w:rFonts w:ascii="Calibri" w:eastAsia="Times New Roman" w:hAnsi="Calibri" w:cs="Calibri"/>
                <w:sz w:val="16"/>
              </w:rPr>
            </w:pPr>
            <w:hyperlink r:id="rId40" w:tgtFrame="_blank" w:history="1">
              <w:r w:rsidRPr="002161CE">
                <w:rPr>
                  <w:rFonts w:ascii="Calibri" w:eastAsia="Times New Roman" w:hAnsi="Calibri" w:cs="Calibri"/>
                  <w:color w:val="0000FF"/>
                  <w:sz w:val="16"/>
                  <w:u w:val="single"/>
                </w:rPr>
                <w:t>Screen 9</w:t>
              </w:r>
            </w:hyperlink>
            <w:r w:rsidRPr="002161CE">
              <w:rPr>
                <w:rFonts w:ascii="Calibri" w:eastAsia="Times New Roman" w:hAnsi="Calibri" w:cs="Calibri"/>
                <w:sz w:val="16"/>
              </w:rPr>
              <w:t xml:space="preserve"> </w:t>
            </w:r>
          </w:p>
          <w:p w14:paraId="72D7A6B5" w14:textId="77777777" w:rsidR="00BE08E6" w:rsidRPr="002161CE" w:rsidRDefault="0073003F" w:rsidP="00BE08E6">
            <w:pPr>
              <w:ind w:left="30" w:right="30"/>
              <w:rPr>
                <w:rFonts w:ascii="Calibri" w:eastAsia="Times New Roman" w:hAnsi="Calibri" w:cs="Calibri"/>
                <w:sz w:val="16"/>
              </w:rPr>
            </w:pPr>
            <w:hyperlink r:id="rId41" w:tgtFrame="_blank" w:history="1">
              <w:r w:rsidRPr="002161CE">
                <w:rPr>
                  <w:rFonts w:ascii="Calibri" w:eastAsia="Times New Roman" w:hAnsi="Calibri" w:cs="Calibri"/>
                  <w:color w:val="0000FF"/>
                  <w:sz w:val="16"/>
                  <w:u w:val="single"/>
                </w:rPr>
                <w:t>16_C_10</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623571A" w14:textId="77777777" w:rsidR="00BE08E6" w:rsidRPr="002161CE" w:rsidRDefault="0073003F" w:rsidP="00BE08E6">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INNOVATION I</w:t>
            </w:r>
          </w:p>
          <w:p w14:paraId="24D16946" w14:textId="77777777" w:rsidR="00BE08E6" w:rsidRPr="002161CE" w:rsidRDefault="0073003F" w:rsidP="00BE08E6">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create innovative healthcare solutions to help people live healthier lives and improve outcomes around the world.</w:t>
            </w:r>
          </w:p>
          <w:p w14:paraId="10C05A54" w14:textId="77777777" w:rsidR="00BE08E6" w:rsidRPr="002161CE" w:rsidRDefault="0073003F" w:rsidP="00BE08E6">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respond to human needs by pioneering breakthrough treatments, life-saving devices, and innovative products that support health in new ways. Through cutting-edge science and technology, we strive to improve outcomes and empower people to live their fullest lives—creating meaningful innovations for every stage of life.</w:t>
            </w:r>
          </w:p>
        </w:tc>
        <w:tc>
          <w:tcPr>
            <w:tcW w:w="6000" w:type="dxa"/>
          </w:tcPr>
          <w:p w14:paraId="3E560F53" w14:textId="77777777" w:rsidR="00106FB1" w:rsidRPr="002D1393" w:rsidRDefault="0073003F" w:rsidP="00745731">
            <w:pPr>
              <w:spacing w:before="100" w:beforeAutospacing="1" w:after="100" w:afterAutospacing="1"/>
              <w:ind w:left="30" w:right="30"/>
              <w:rPr>
                <w:rFonts w:ascii="Calibri" w:eastAsia="Times New Roman" w:hAnsi="Calibri" w:cs="Calibri"/>
                <w:lang w:val="uk-UA"/>
                <w:rPrChange w:id="42"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ІННОВАЦІЇ I</w:t>
            </w:r>
          </w:p>
          <w:p w14:paraId="0696AF95" w14:textId="77777777" w:rsidR="00106FB1" w:rsidRPr="002D1393" w:rsidRDefault="0073003F" w:rsidP="00745731">
            <w:pPr>
              <w:spacing w:before="100" w:beforeAutospacing="1" w:after="100" w:afterAutospacing="1"/>
              <w:ind w:left="30" w:right="30"/>
              <w:rPr>
                <w:rFonts w:ascii="Calibri" w:eastAsia="Times New Roman" w:hAnsi="Calibri" w:cs="Calibri"/>
                <w:lang w:val="uk-UA"/>
                <w:rPrChange w:id="43"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Ми створюємо інноваційні рішення в галузі охорони здоров’я, щоб допомагати людям жити здоровішим життям і покращувати результати лікування в усьому світі.</w:t>
            </w:r>
          </w:p>
          <w:p w14:paraId="5DDAA518" w14:textId="77777777" w:rsidR="00BE08E6"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Ми реагуємо на потреби людей, розробляючи новаторські методи лікування, пристрої, що рятують життя, та інноваційні продукти, які підтримують здоров’я у новий спосіб. Завдяки передовій науці та технологіям ми прагнемо покращити результати лікування та надати людям можливість жити повноцінним життям, створюючи значимі інновації для кожного етапу життя.</w:t>
            </w:r>
          </w:p>
        </w:tc>
      </w:tr>
      <w:tr w:rsidR="005F6E93" w:rsidRPr="002161CE" w14:paraId="34319C8C" w14:textId="77777777" w:rsidTr="00745731">
        <w:tc>
          <w:tcPr>
            <w:tcW w:w="1353" w:type="dxa"/>
            <w:shd w:val="clear" w:color="auto" w:fill="C1E4F5"/>
            <w:tcMar>
              <w:top w:w="120" w:type="dxa"/>
              <w:left w:w="180" w:type="dxa"/>
              <w:bottom w:w="120" w:type="dxa"/>
              <w:right w:w="180" w:type="dxa"/>
            </w:tcMar>
            <w:hideMark/>
          </w:tcPr>
          <w:p w14:paraId="19C34845" w14:textId="77777777" w:rsidR="00BE08E6" w:rsidRPr="002161CE" w:rsidRDefault="0073003F" w:rsidP="00BE08E6">
            <w:pPr>
              <w:spacing w:before="30" w:after="30"/>
              <w:ind w:left="30" w:right="30"/>
              <w:rPr>
                <w:rFonts w:ascii="Calibri" w:eastAsia="Times New Roman" w:hAnsi="Calibri" w:cs="Calibri"/>
                <w:sz w:val="16"/>
              </w:rPr>
            </w:pPr>
            <w:hyperlink r:id="rId42" w:tgtFrame="_blank" w:history="1">
              <w:r w:rsidRPr="002161CE">
                <w:rPr>
                  <w:rFonts w:ascii="Calibri" w:eastAsia="Times New Roman" w:hAnsi="Calibri" w:cs="Calibri"/>
                  <w:color w:val="0000FF"/>
                  <w:sz w:val="16"/>
                  <w:u w:val="single"/>
                </w:rPr>
                <w:t>Screen 9</w:t>
              </w:r>
            </w:hyperlink>
            <w:r w:rsidRPr="002161CE">
              <w:rPr>
                <w:rFonts w:ascii="Calibri" w:eastAsia="Times New Roman" w:hAnsi="Calibri" w:cs="Calibri"/>
                <w:sz w:val="16"/>
              </w:rPr>
              <w:t xml:space="preserve"> </w:t>
            </w:r>
          </w:p>
          <w:p w14:paraId="73B83503" w14:textId="77777777" w:rsidR="00BE08E6" w:rsidRPr="002161CE" w:rsidRDefault="0073003F" w:rsidP="00BE08E6">
            <w:pPr>
              <w:ind w:left="30" w:right="30"/>
              <w:rPr>
                <w:rFonts w:ascii="Calibri" w:eastAsia="Times New Roman" w:hAnsi="Calibri" w:cs="Calibri"/>
                <w:sz w:val="16"/>
              </w:rPr>
            </w:pPr>
            <w:hyperlink r:id="rId43" w:tgtFrame="_blank" w:history="1">
              <w:r w:rsidRPr="002161CE">
                <w:rPr>
                  <w:rFonts w:ascii="Calibri" w:eastAsia="Times New Roman" w:hAnsi="Calibri" w:cs="Calibri"/>
                  <w:color w:val="0000FF"/>
                  <w:sz w:val="16"/>
                  <w:u w:val="single"/>
                </w:rPr>
                <w:t>17_C_10</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CD6ABE6" w14:textId="77777777" w:rsidR="00BE08E6" w:rsidRPr="002161CE" w:rsidRDefault="0073003F" w:rsidP="00BE08E6">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INNOVATION II</w:t>
            </w:r>
          </w:p>
          <w:p w14:paraId="528D817A" w14:textId="77777777" w:rsidR="00BE08E6" w:rsidRPr="002161CE" w:rsidRDefault="0073003F" w:rsidP="00BE08E6">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cultivate a culture of innovation by exploring new possibilities and plan for contingencies.</w:t>
            </w:r>
          </w:p>
          <w:p w14:paraId="19AD06F4" w14:textId="77777777" w:rsidR="00BE08E6" w:rsidRPr="002161CE" w:rsidRDefault="0073003F" w:rsidP="00BE08E6">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While progress often involves risk, we take thoughtful, responsible steps to anticipate challenges and minimize them in advance—always guided by the Code and our policies.</w:t>
            </w:r>
          </w:p>
        </w:tc>
        <w:tc>
          <w:tcPr>
            <w:tcW w:w="6000" w:type="dxa"/>
          </w:tcPr>
          <w:p w14:paraId="1DF08C1E" w14:textId="77777777" w:rsidR="00106FB1" w:rsidRPr="002D1393" w:rsidRDefault="0073003F" w:rsidP="00745731">
            <w:pPr>
              <w:spacing w:before="100" w:beforeAutospacing="1" w:after="100" w:afterAutospacing="1"/>
              <w:ind w:left="30" w:right="30"/>
              <w:rPr>
                <w:rFonts w:ascii="Calibri" w:eastAsia="Times New Roman" w:hAnsi="Calibri" w:cs="Calibri"/>
                <w:lang w:val="uk-UA"/>
                <w:rPrChange w:id="44"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ІННОВАЦІЇ II</w:t>
            </w:r>
          </w:p>
          <w:p w14:paraId="303C2DB2" w14:textId="77777777" w:rsidR="00106FB1" w:rsidRPr="002D1393" w:rsidRDefault="0073003F" w:rsidP="00745731">
            <w:pPr>
              <w:spacing w:before="100" w:beforeAutospacing="1" w:after="100" w:afterAutospacing="1"/>
              <w:ind w:left="30" w:right="30"/>
              <w:rPr>
                <w:rFonts w:ascii="Calibri" w:eastAsia="Times New Roman" w:hAnsi="Calibri" w:cs="Calibri"/>
                <w:lang w:val="uk-UA"/>
                <w:rPrChange w:id="45"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Ми культивуємо культуру інновацій, досліджуючи нові можливості, та плануємо непередбачувані ситуації.</w:t>
            </w:r>
          </w:p>
          <w:p w14:paraId="0FB1D47E" w14:textId="77777777" w:rsidR="00BE08E6" w:rsidRPr="002D1393" w:rsidRDefault="0073003F" w:rsidP="00745731">
            <w:pPr>
              <w:spacing w:before="100" w:beforeAutospacing="1" w:after="100" w:afterAutospacing="1"/>
              <w:ind w:left="30" w:right="30"/>
              <w:rPr>
                <w:rFonts w:ascii="Calibri" w:eastAsia="Times New Roman" w:hAnsi="Calibri" w:cs="Calibri"/>
                <w:lang w:val="uk-UA"/>
                <w:rPrChange w:id="46"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Хоча прогрес часто пов’язаний із ризиком, ми вживаємо продуманих і відповідальних заходів, щоб передбачити труднощі та мінімізувати їх заздалегідь, завжди керуючись цим Кодексом і нашими політиками.</w:t>
            </w:r>
          </w:p>
        </w:tc>
      </w:tr>
      <w:tr w:rsidR="005F6E93" w:rsidRPr="002161CE" w14:paraId="3BC75844" w14:textId="77777777" w:rsidTr="00745731">
        <w:tc>
          <w:tcPr>
            <w:tcW w:w="1353" w:type="dxa"/>
            <w:shd w:val="clear" w:color="auto" w:fill="C1E4F5"/>
            <w:tcMar>
              <w:top w:w="120" w:type="dxa"/>
              <w:left w:w="180" w:type="dxa"/>
              <w:bottom w:w="120" w:type="dxa"/>
              <w:right w:w="180" w:type="dxa"/>
            </w:tcMar>
            <w:hideMark/>
          </w:tcPr>
          <w:p w14:paraId="6E4F783B" w14:textId="77777777" w:rsidR="00BE08E6" w:rsidRPr="002161CE" w:rsidRDefault="0073003F" w:rsidP="00BE08E6">
            <w:pPr>
              <w:spacing w:before="30" w:after="30"/>
              <w:ind w:left="30" w:right="30"/>
              <w:rPr>
                <w:rFonts w:ascii="Calibri" w:eastAsia="Times New Roman" w:hAnsi="Calibri" w:cs="Calibri"/>
                <w:sz w:val="16"/>
              </w:rPr>
            </w:pPr>
            <w:hyperlink r:id="rId44" w:tgtFrame="_blank" w:history="1">
              <w:r w:rsidRPr="002161CE">
                <w:rPr>
                  <w:rFonts w:ascii="Calibri" w:eastAsia="Times New Roman" w:hAnsi="Calibri" w:cs="Calibri"/>
                  <w:color w:val="0000FF"/>
                  <w:sz w:val="16"/>
                  <w:u w:val="single"/>
                </w:rPr>
                <w:t>Screen 9</w:t>
              </w:r>
            </w:hyperlink>
            <w:r w:rsidRPr="002161CE">
              <w:rPr>
                <w:rFonts w:ascii="Calibri" w:eastAsia="Times New Roman" w:hAnsi="Calibri" w:cs="Calibri"/>
                <w:sz w:val="16"/>
              </w:rPr>
              <w:t xml:space="preserve"> </w:t>
            </w:r>
          </w:p>
          <w:p w14:paraId="79C4534F" w14:textId="77777777" w:rsidR="00BE08E6" w:rsidRPr="002161CE" w:rsidRDefault="0073003F" w:rsidP="00BE08E6">
            <w:pPr>
              <w:ind w:left="30" w:right="30"/>
              <w:rPr>
                <w:rFonts w:ascii="Calibri" w:eastAsia="Times New Roman" w:hAnsi="Calibri" w:cs="Calibri"/>
                <w:sz w:val="16"/>
              </w:rPr>
            </w:pPr>
            <w:hyperlink r:id="rId45" w:tgtFrame="_blank" w:history="1">
              <w:r w:rsidRPr="002161CE">
                <w:rPr>
                  <w:rFonts w:ascii="Calibri" w:eastAsia="Times New Roman" w:hAnsi="Calibri" w:cs="Calibri"/>
                  <w:color w:val="0000FF"/>
                  <w:sz w:val="16"/>
                  <w:u w:val="single"/>
                </w:rPr>
                <w:t>18_C_10</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BBD02D8" w14:textId="77777777" w:rsidR="00BE08E6" w:rsidRPr="002161CE" w:rsidRDefault="0073003F" w:rsidP="00BE08E6">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ADVANCING SCIENCE</w:t>
            </w:r>
          </w:p>
          <w:p w14:paraId="1D231022" w14:textId="77777777" w:rsidR="00BE08E6" w:rsidRPr="002161CE" w:rsidRDefault="0073003F" w:rsidP="00BE08E6">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conduct research to generate accurate, objective data that drives innovation, improves treatments, and advances healthcare.</w:t>
            </w:r>
          </w:p>
          <w:p w14:paraId="652E9EF9" w14:textId="77777777" w:rsidR="00BE08E6" w:rsidRPr="002161CE" w:rsidRDefault="0073003F" w:rsidP="00BE08E6">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When conducting research, we treat study participants with dignity, protect them from unnecessary risk, and ensure they understand the nature and purpose of the research and the associated risks. Obtaining informed consent from study participants is an essential part of our research process.</w:t>
            </w:r>
          </w:p>
          <w:p w14:paraId="4895A041" w14:textId="77777777" w:rsidR="00BE08E6" w:rsidRPr="002161CE" w:rsidRDefault="0073003F" w:rsidP="00BE08E6">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value transparency in scientific research and will not seek to improperly influence outcomes. We ensure study data is accurate and are committed to providing research results relating to our products, whether results are positive or negative, in a timely and accurate fashion.</w:t>
            </w:r>
          </w:p>
          <w:p w14:paraId="2F31C9BC" w14:textId="77777777" w:rsidR="00BE08E6" w:rsidRPr="002161CE" w:rsidRDefault="0073003F" w:rsidP="00BE08E6">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When research is conducted for Abbott or published on our behalf, we partner with experts who have strong scientific and medical backgrounds. We expect them to disclose any connections to Abbott, including financial or other relationships.</w:t>
            </w:r>
          </w:p>
        </w:tc>
        <w:tc>
          <w:tcPr>
            <w:tcW w:w="6000" w:type="dxa"/>
          </w:tcPr>
          <w:p w14:paraId="24150F42" w14:textId="77777777" w:rsidR="009A0BBE" w:rsidRPr="002D1393" w:rsidRDefault="0073003F" w:rsidP="00745731">
            <w:pPr>
              <w:spacing w:before="100" w:beforeAutospacing="1" w:after="100" w:afterAutospacing="1"/>
              <w:ind w:left="30" w:right="30"/>
              <w:rPr>
                <w:rFonts w:ascii="Calibri" w:eastAsia="Times New Roman" w:hAnsi="Calibri" w:cs="Calibri"/>
                <w:lang w:val="uk-UA"/>
                <w:rPrChange w:id="47"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ПЕРЕДОВА НАУКА</w:t>
            </w:r>
          </w:p>
          <w:p w14:paraId="56F72846" w14:textId="77777777" w:rsidR="009A0BBE" w:rsidRPr="002D1393" w:rsidRDefault="0073003F" w:rsidP="00745731">
            <w:pPr>
              <w:spacing w:before="100" w:beforeAutospacing="1" w:after="100" w:afterAutospacing="1"/>
              <w:ind w:left="30" w:right="30"/>
              <w:rPr>
                <w:rFonts w:ascii="Calibri" w:eastAsia="Times New Roman" w:hAnsi="Calibri" w:cs="Calibri"/>
                <w:lang w:val="uk-UA"/>
                <w:rPrChange w:id="48"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Ми проводимо дослідження з метою отримання точних й об’єктивних даних, які стимулюють інновації, вдосконалюють методи лікування та сприяють розвитку галузі охорони здоров’я.</w:t>
            </w:r>
          </w:p>
          <w:p w14:paraId="62D0E257" w14:textId="77777777" w:rsidR="009A0BBE"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Під час проведення досліджень ми ставимося до учасників дослідження з гідністю, захищаємо їх від непотрібного ризику та гарантуємо, що вони розуміють характер і мету дослідження, а також пов’язані з ним ризики. Отримання інформованої згоди від учасників дослідження є важливою частиною нашого дослідницького процесу.</w:t>
            </w:r>
          </w:p>
          <w:p w14:paraId="02880671" w14:textId="77777777" w:rsidR="009A0BBE"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Ми цінуємо прозорість у наукових дослідженнях і не будемо намагатися неналежним чином впливати на їхні результати. Ми переконуємося в точності даних наукових досліджень і зобов’язуємося своєчасно та точно надавати результати досліджень, пов’язані з нашою продукцією, незалежно від того, позитивні вони чи негативні.</w:t>
            </w:r>
          </w:p>
          <w:p w14:paraId="376BC091" w14:textId="77777777" w:rsidR="00BE08E6"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Коли дослідження проводиться для компанії Abbott або публікується від нашого імені, ми співпрацюємо з експертами, які мають вагомий науковий і медичний досвід. Ми очікуємо, що вони розкриють будь-які зв’язки з компанією Abbott, включно з фінансовими та іншими відносинами.</w:t>
            </w:r>
          </w:p>
        </w:tc>
      </w:tr>
      <w:tr w:rsidR="005F6E93" w:rsidRPr="002D1393" w14:paraId="61EE9C9E" w14:textId="77777777" w:rsidTr="00745731">
        <w:tc>
          <w:tcPr>
            <w:tcW w:w="1353" w:type="dxa"/>
            <w:shd w:val="clear" w:color="auto" w:fill="C1E4F5"/>
            <w:tcMar>
              <w:top w:w="120" w:type="dxa"/>
              <w:left w:w="180" w:type="dxa"/>
              <w:bottom w:w="120" w:type="dxa"/>
              <w:right w:w="180" w:type="dxa"/>
            </w:tcMar>
            <w:hideMark/>
          </w:tcPr>
          <w:p w14:paraId="6991EE29" w14:textId="77777777" w:rsidR="00BE08E6" w:rsidRPr="002161CE" w:rsidRDefault="0073003F" w:rsidP="00BE08E6">
            <w:pPr>
              <w:spacing w:before="30" w:after="30"/>
              <w:ind w:left="30" w:right="30"/>
              <w:rPr>
                <w:rFonts w:ascii="Calibri" w:eastAsia="Times New Roman" w:hAnsi="Calibri" w:cs="Calibri"/>
                <w:sz w:val="16"/>
              </w:rPr>
            </w:pPr>
            <w:hyperlink r:id="rId46" w:tgtFrame="_blank" w:history="1">
              <w:r w:rsidRPr="002161CE">
                <w:rPr>
                  <w:rFonts w:ascii="Calibri" w:eastAsia="Times New Roman" w:hAnsi="Calibri" w:cs="Calibri"/>
                  <w:color w:val="0000FF"/>
                  <w:sz w:val="16"/>
                  <w:u w:val="single"/>
                </w:rPr>
                <w:t>Screen 10</w:t>
              </w:r>
            </w:hyperlink>
            <w:r w:rsidRPr="002161CE">
              <w:rPr>
                <w:rFonts w:ascii="Calibri" w:eastAsia="Times New Roman" w:hAnsi="Calibri" w:cs="Calibri"/>
                <w:sz w:val="16"/>
              </w:rPr>
              <w:t xml:space="preserve"> </w:t>
            </w:r>
          </w:p>
          <w:p w14:paraId="1E6A8359" w14:textId="77777777" w:rsidR="00BE08E6" w:rsidRPr="002161CE" w:rsidRDefault="0073003F" w:rsidP="00BE08E6">
            <w:pPr>
              <w:ind w:left="30" w:right="30"/>
              <w:rPr>
                <w:rFonts w:ascii="Calibri" w:eastAsia="Times New Roman" w:hAnsi="Calibri" w:cs="Calibri"/>
                <w:sz w:val="16"/>
              </w:rPr>
            </w:pPr>
            <w:hyperlink r:id="rId47" w:tgtFrame="_blank" w:history="1">
              <w:r w:rsidRPr="002161CE">
                <w:rPr>
                  <w:rFonts w:ascii="Calibri" w:eastAsia="Times New Roman" w:hAnsi="Calibri" w:cs="Calibri"/>
                  <w:color w:val="0000FF"/>
                  <w:sz w:val="16"/>
                  <w:u w:val="single"/>
                </w:rPr>
                <w:t>19_C_11</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73DA8BF" w14:textId="77777777" w:rsidR="00BE08E6" w:rsidRPr="002161CE" w:rsidRDefault="0073003F" w:rsidP="00BE08E6">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You must view all content before moving forward.</w:t>
            </w:r>
          </w:p>
          <w:p w14:paraId="137FA92A" w14:textId="77777777" w:rsidR="00BE08E6" w:rsidRPr="002161CE" w:rsidRDefault="0073003F" w:rsidP="00BE08E6">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At Abbott, we foster a culture of openness, diversity, and respect—because it drives creativity and innovation.</w:t>
            </w:r>
          </w:p>
          <w:p w14:paraId="23897AD0" w14:textId="77777777" w:rsidR="00BE08E6" w:rsidRPr="002161CE" w:rsidRDefault="0073003F" w:rsidP="00BE08E6">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each have a responsibility to live the Code every day: treating others with respect, creating a safe and inclusive workplace, and ensuring equal opportunity for all.</w:t>
            </w:r>
          </w:p>
          <w:p w14:paraId="6C394D22" w14:textId="77777777" w:rsidR="00BE08E6" w:rsidRPr="002161CE" w:rsidRDefault="0073003F" w:rsidP="00BE08E6">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ask questions when things are unclear and speak up when something doesn’t feel right.</w:t>
            </w:r>
          </w:p>
          <w:p w14:paraId="6D510DCE" w14:textId="77777777" w:rsidR="00BE08E6" w:rsidRPr="002161CE" w:rsidRDefault="0073003F" w:rsidP="00BE08E6">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This section reinforces our commitment to equal opportunity and a secure work environment, and reminds us to understand, apply, and uphold the Code in everything we do.</w:t>
            </w:r>
          </w:p>
          <w:p w14:paraId="598B8CCC" w14:textId="77777777" w:rsidR="00BE08E6" w:rsidRPr="002161CE" w:rsidRDefault="0073003F" w:rsidP="00BE08E6">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Collaboration</w:t>
            </w:r>
          </w:p>
          <w:p w14:paraId="59A55CC7" w14:textId="77777777" w:rsidR="00BE08E6" w:rsidRPr="002161CE" w:rsidRDefault="0073003F" w:rsidP="00BE08E6">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Our Connection to Each Other</w:t>
            </w:r>
          </w:p>
          <w:p w14:paraId="37E522FF" w14:textId="77777777" w:rsidR="00BE08E6" w:rsidRPr="002161CE" w:rsidRDefault="0073003F" w:rsidP="00BE08E6">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Reporting Concerns</w:t>
            </w:r>
          </w:p>
          <w:p w14:paraId="6C7C6F45" w14:textId="77777777" w:rsidR="00BE08E6" w:rsidRPr="002161CE" w:rsidRDefault="0073003F" w:rsidP="00BE08E6">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Equal Opportunity</w:t>
            </w:r>
          </w:p>
          <w:p w14:paraId="7CC593B6" w14:textId="77777777" w:rsidR="00BE08E6" w:rsidRPr="002161CE" w:rsidRDefault="0073003F" w:rsidP="00BE08E6">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Fair Treatment</w:t>
            </w:r>
          </w:p>
          <w:p w14:paraId="42C0B1D1" w14:textId="77777777" w:rsidR="00BE08E6" w:rsidRPr="002161CE" w:rsidRDefault="0073003F" w:rsidP="00BE08E6">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Work Environment</w:t>
            </w:r>
          </w:p>
          <w:p w14:paraId="75726CC6" w14:textId="77777777" w:rsidR="00BE08E6" w:rsidRPr="002161CE" w:rsidRDefault="0073003F" w:rsidP="00BE08E6">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Click each of the icons to learn more.</w:t>
            </w:r>
          </w:p>
        </w:tc>
        <w:tc>
          <w:tcPr>
            <w:tcW w:w="6000" w:type="dxa"/>
          </w:tcPr>
          <w:p w14:paraId="41C3DD91" w14:textId="77777777" w:rsidR="007502B3" w:rsidRPr="002D1393" w:rsidRDefault="0073003F" w:rsidP="00745731">
            <w:pPr>
              <w:spacing w:before="100" w:beforeAutospacing="1" w:after="100" w:afterAutospacing="1"/>
              <w:ind w:left="30" w:right="30"/>
              <w:rPr>
                <w:rFonts w:ascii="Calibri" w:eastAsia="Times New Roman" w:hAnsi="Calibri" w:cs="Calibri"/>
                <w:lang w:val="uk-UA"/>
                <w:rPrChange w:id="49"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Ви маєте переглянути весь уміст, перш ніж перейти до наступного розділу.</w:t>
            </w:r>
          </w:p>
          <w:p w14:paraId="1217E469" w14:textId="77777777" w:rsidR="007502B3" w:rsidRPr="002D1393" w:rsidRDefault="0073003F" w:rsidP="00745731">
            <w:pPr>
              <w:spacing w:before="100" w:beforeAutospacing="1" w:after="100" w:afterAutospacing="1"/>
              <w:ind w:left="30" w:right="30"/>
              <w:rPr>
                <w:rFonts w:ascii="Calibri" w:eastAsia="Times New Roman" w:hAnsi="Calibri" w:cs="Calibri"/>
                <w:lang w:val="uk-UA"/>
                <w:rPrChange w:id="50"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У компанії Abbott ми сприяємо розвитку культури відкритості, різноманітності й поваги, оскільки це стимулює творчість та інновації.</w:t>
            </w:r>
          </w:p>
          <w:p w14:paraId="39A256BA" w14:textId="77777777" w:rsidR="007502B3" w:rsidRPr="002D1393" w:rsidRDefault="0073003F" w:rsidP="00745731">
            <w:pPr>
              <w:spacing w:before="100" w:beforeAutospacing="1" w:after="100" w:afterAutospacing="1"/>
              <w:ind w:left="30" w:right="30"/>
              <w:rPr>
                <w:rFonts w:ascii="Calibri" w:eastAsia="Times New Roman" w:hAnsi="Calibri" w:cs="Calibri"/>
                <w:lang w:val="uk-UA"/>
                <w:rPrChange w:id="51"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Кожен із нас зобов’язаний щодня дотримуватися цього Кодексу: ставитися до інших із повагою, створювати безпечне та інклюзивне робоче середовище та забезпечувати рівні можливості для всіх.</w:t>
            </w:r>
          </w:p>
          <w:p w14:paraId="23E5FB75" w14:textId="77777777" w:rsidR="007502B3" w:rsidRPr="002D1393" w:rsidRDefault="0073003F" w:rsidP="00745731">
            <w:pPr>
              <w:spacing w:before="100" w:beforeAutospacing="1" w:after="100" w:afterAutospacing="1"/>
              <w:ind w:left="30" w:right="30"/>
              <w:rPr>
                <w:rFonts w:ascii="Calibri" w:eastAsia="Times New Roman" w:hAnsi="Calibri" w:cs="Calibri"/>
                <w:lang w:val="uk-UA"/>
                <w:rPrChange w:id="52"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Ми ставимо запитання, коли щось незрозуміло, і висловлюємося, коли щось здається неправильним.</w:t>
            </w:r>
          </w:p>
          <w:p w14:paraId="48EC81D5" w14:textId="77777777" w:rsidR="007502B3" w:rsidRPr="002D1393" w:rsidRDefault="0073003F" w:rsidP="00745731">
            <w:pPr>
              <w:spacing w:before="100" w:beforeAutospacing="1" w:after="100" w:afterAutospacing="1"/>
              <w:ind w:left="30" w:right="30"/>
              <w:rPr>
                <w:rFonts w:ascii="Calibri" w:eastAsia="Times New Roman" w:hAnsi="Calibri" w:cs="Calibri"/>
                <w:lang w:val="uk-UA"/>
                <w:rPrChange w:id="53"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У цьому розділі підкреслюються наші зобов’язання щодо забезпечення рівних можливостей і гарантування безпечного робочого середовища, а також нагадується про необхідність розуміти, застосовувати та дотримуватися Кодексу у всьому, що ми робимо.</w:t>
            </w:r>
          </w:p>
          <w:p w14:paraId="343DA969" w14:textId="77777777" w:rsidR="007502B3" w:rsidRPr="002D1393" w:rsidRDefault="0073003F" w:rsidP="00745731">
            <w:pPr>
              <w:spacing w:before="100" w:beforeAutospacing="1" w:after="100" w:afterAutospacing="1"/>
              <w:ind w:left="30" w:right="30"/>
              <w:rPr>
                <w:rFonts w:ascii="Calibri" w:eastAsia="Times New Roman" w:hAnsi="Calibri" w:cs="Calibri"/>
                <w:lang w:val="uk-UA"/>
                <w:rPrChange w:id="54"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Співробітництво</w:t>
            </w:r>
          </w:p>
          <w:p w14:paraId="3C99039A" w14:textId="77777777" w:rsidR="007502B3" w:rsidRPr="002D1393" w:rsidRDefault="0073003F" w:rsidP="00745731">
            <w:pPr>
              <w:spacing w:before="100" w:beforeAutospacing="1" w:after="100" w:afterAutospacing="1"/>
              <w:ind w:left="30" w:right="30"/>
              <w:rPr>
                <w:rFonts w:ascii="Calibri" w:eastAsia="Times New Roman" w:hAnsi="Calibri" w:cs="Calibri"/>
                <w:lang w:val="uk-UA"/>
                <w:rPrChange w:id="55"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Наш зв'язок один з одним</w:t>
            </w:r>
          </w:p>
          <w:p w14:paraId="552BF858" w14:textId="77777777" w:rsidR="007502B3" w:rsidRPr="002D1393" w:rsidRDefault="0073003F" w:rsidP="00745731">
            <w:pPr>
              <w:spacing w:before="100" w:beforeAutospacing="1" w:after="100" w:afterAutospacing="1"/>
              <w:ind w:left="30" w:right="30"/>
              <w:rPr>
                <w:rFonts w:ascii="Calibri" w:eastAsia="Times New Roman" w:hAnsi="Calibri" w:cs="Calibri"/>
                <w:lang w:val="uk-UA"/>
                <w:rPrChange w:id="56"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Повідомлення про проблему</w:t>
            </w:r>
          </w:p>
          <w:p w14:paraId="12E33A2A" w14:textId="77777777" w:rsidR="007502B3" w:rsidRPr="002D1393" w:rsidRDefault="0073003F" w:rsidP="00745731">
            <w:pPr>
              <w:spacing w:before="100" w:beforeAutospacing="1" w:after="100" w:afterAutospacing="1"/>
              <w:ind w:left="30" w:right="30"/>
              <w:rPr>
                <w:rFonts w:ascii="Calibri" w:eastAsia="Times New Roman" w:hAnsi="Calibri" w:cs="Calibri"/>
                <w:lang w:val="uk-UA"/>
                <w:rPrChange w:id="57"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Рівні можливості</w:t>
            </w:r>
          </w:p>
          <w:p w14:paraId="323B09D7" w14:textId="77777777" w:rsidR="007502B3" w:rsidRPr="002D1393" w:rsidRDefault="0073003F" w:rsidP="00745731">
            <w:pPr>
              <w:spacing w:before="100" w:beforeAutospacing="1" w:after="100" w:afterAutospacing="1"/>
              <w:ind w:left="30" w:right="30"/>
              <w:rPr>
                <w:rFonts w:ascii="Calibri" w:eastAsia="Times New Roman" w:hAnsi="Calibri" w:cs="Calibri"/>
                <w:lang w:val="uk-UA"/>
                <w:rPrChange w:id="58"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lastRenderedPageBreak/>
              <w:t>Справедливе ставлення</w:t>
            </w:r>
          </w:p>
          <w:p w14:paraId="1DF559DE" w14:textId="77777777" w:rsidR="007502B3" w:rsidRPr="002D1393" w:rsidRDefault="0073003F" w:rsidP="00745731">
            <w:pPr>
              <w:spacing w:before="100" w:beforeAutospacing="1" w:after="100" w:afterAutospacing="1"/>
              <w:ind w:left="30" w:right="30"/>
              <w:rPr>
                <w:rFonts w:ascii="Calibri" w:eastAsia="Times New Roman" w:hAnsi="Calibri" w:cs="Calibri"/>
                <w:lang w:val="uk-UA"/>
                <w:rPrChange w:id="59"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Умови праці</w:t>
            </w:r>
          </w:p>
          <w:p w14:paraId="68856E8A" w14:textId="77777777" w:rsidR="00BE08E6" w:rsidRPr="002D1393" w:rsidRDefault="0073003F" w:rsidP="00745731">
            <w:pPr>
              <w:spacing w:before="100" w:beforeAutospacing="1" w:after="100" w:afterAutospacing="1"/>
              <w:ind w:left="30" w:right="30"/>
              <w:rPr>
                <w:rFonts w:ascii="Calibri" w:eastAsia="Times New Roman" w:hAnsi="Calibri" w:cs="Calibri"/>
                <w:lang w:val="uk-UA"/>
                <w:rPrChange w:id="60"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Щоб дізнатися більше, натисніть на кожен зі значків.</w:t>
            </w:r>
          </w:p>
        </w:tc>
      </w:tr>
      <w:tr w:rsidR="005F6E93" w:rsidRPr="002D1393" w14:paraId="39FA5DB4" w14:textId="77777777" w:rsidTr="00745731">
        <w:tc>
          <w:tcPr>
            <w:tcW w:w="1353" w:type="dxa"/>
            <w:shd w:val="clear" w:color="auto" w:fill="C1E4F5"/>
            <w:tcMar>
              <w:top w:w="120" w:type="dxa"/>
              <w:left w:w="180" w:type="dxa"/>
              <w:bottom w:w="120" w:type="dxa"/>
              <w:right w:w="180" w:type="dxa"/>
            </w:tcMar>
            <w:hideMark/>
          </w:tcPr>
          <w:p w14:paraId="19FB363D" w14:textId="77777777" w:rsidR="00F47217" w:rsidRPr="002161CE" w:rsidRDefault="0073003F" w:rsidP="00F47217">
            <w:pPr>
              <w:spacing w:before="30" w:after="30"/>
              <w:ind w:left="30" w:right="30"/>
              <w:rPr>
                <w:rFonts w:ascii="Calibri" w:eastAsia="Times New Roman" w:hAnsi="Calibri" w:cs="Calibri"/>
                <w:sz w:val="16"/>
              </w:rPr>
            </w:pPr>
            <w:hyperlink r:id="rId48" w:tgtFrame="_blank" w:history="1">
              <w:r w:rsidRPr="002161CE">
                <w:rPr>
                  <w:rFonts w:ascii="Calibri" w:eastAsia="Times New Roman" w:hAnsi="Calibri" w:cs="Calibri"/>
                  <w:color w:val="0000FF"/>
                  <w:sz w:val="16"/>
                  <w:u w:val="single"/>
                </w:rPr>
                <w:t>Screen 10</w:t>
              </w:r>
            </w:hyperlink>
            <w:r w:rsidRPr="002161CE">
              <w:rPr>
                <w:rFonts w:ascii="Calibri" w:eastAsia="Times New Roman" w:hAnsi="Calibri" w:cs="Calibri"/>
                <w:sz w:val="16"/>
              </w:rPr>
              <w:t xml:space="preserve"> </w:t>
            </w:r>
          </w:p>
          <w:p w14:paraId="555C77A8" w14:textId="77777777" w:rsidR="00F47217" w:rsidRPr="002161CE" w:rsidRDefault="0073003F" w:rsidP="00F47217">
            <w:pPr>
              <w:ind w:left="30" w:right="30"/>
              <w:rPr>
                <w:rFonts w:ascii="Calibri" w:eastAsia="Times New Roman" w:hAnsi="Calibri" w:cs="Calibri"/>
                <w:sz w:val="16"/>
              </w:rPr>
            </w:pPr>
            <w:hyperlink r:id="rId49" w:tgtFrame="_blank" w:history="1">
              <w:r w:rsidRPr="002161CE">
                <w:rPr>
                  <w:rFonts w:ascii="Calibri" w:eastAsia="Times New Roman" w:hAnsi="Calibri" w:cs="Calibri"/>
                  <w:color w:val="0000FF"/>
                  <w:sz w:val="16"/>
                  <w:u w:val="single"/>
                </w:rPr>
                <w:t>20_C_11</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7675C65" w14:textId="77777777" w:rsidR="00F47217" w:rsidRPr="002161CE" w:rsidRDefault="0073003F" w:rsidP="00F47217">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COLLABORATION</w:t>
            </w:r>
          </w:p>
          <w:p w14:paraId="33506BE7" w14:textId="77777777" w:rsidR="00F47217" w:rsidRPr="002161CE" w:rsidRDefault="0073003F" w:rsidP="00F47217">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value openness and collaboration because diverse ideas lead to better solutions.</w:t>
            </w:r>
          </w:p>
          <w:p w14:paraId="2F485543" w14:textId="77777777" w:rsidR="00F47217" w:rsidRPr="002161CE" w:rsidRDefault="0073003F" w:rsidP="00F47217">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embrace diversity because it fuels creativity, energy, and progress. To make a meaningful impact on global health, we listen to one another, value every voice, and work together with purpose.</w:t>
            </w:r>
          </w:p>
        </w:tc>
        <w:tc>
          <w:tcPr>
            <w:tcW w:w="6000" w:type="dxa"/>
          </w:tcPr>
          <w:p w14:paraId="04FBA4BD" w14:textId="77777777" w:rsidR="00F47217" w:rsidRPr="002D1393" w:rsidRDefault="0073003F" w:rsidP="00745731">
            <w:pPr>
              <w:spacing w:before="100" w:beforeAutospacing="1" w:after="100" w:afterAutospacing="1"/>
              <w:ind w:left="30" w:right="30"/>
              <w:rPr>
                <w:rFonts w:ascii="Calibri" w:eastAsia="Times New Roman" w:hAnsi="Calibri" w:cs="Calibri"/>
                <w:lang w:val="uk-UA"/>
                <w:rPrChange w:id="61"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СПІВРОБІТНИЦТВО</w:t>
            </w:r>
          </w:p>
          <w:p w14:paraId="44EB9F62" w14:textId="77777777" w:rsidR="00F47217" w:rsidRPr="002D1393" w:rsidRDefault="0073003F" w:rsidP="00745731">
            <w:pPr>
              <w:spacing w:before="100" w:beforeAutospacing="1" w:after="100" w:afterAutospacing="1"/>
              <w:ind w:left="30" w:right="30"/>
              <w:rPr>
                <w:rFonts w:ascii="Calibri" w:eastAsia="Times New Roman" w:hAnsi="Calibri" w:cs="Calibri"/>
                <w:lang w:val="uk-UA"/>
                <w:rPrChange w:id="62"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Ми цінуємо відкритість і співпрацю, оскільки різні ідеї призводять до кращих рішень.</w:t>
            </w:r>
          </w:p>
          <w:p w14:paraId="1E4E3956" w14:textId="77777777" w:rsidR="00F47217"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Ми цінуємо різноманітність, оскільки вона стимулює творчість, енергію та прогрес. Щоб зробити вагомий вплив на глобальне здоров’я, ми прислухаємося одне до одного, цінуємо кожну думку та співпрацюємо для досягнення спільної мети.</w:t>
            </w:r>
          </w:p>
        </w:tc>
      </w:tr>
      <w:tr w:rsidR="005F6E93" w:rsidRPr="002D1393" w14:paraId="65FFAEE6" w14:textId="77777777" w:rsidTr="00745731">
        <w:tc>
          <w:tcPr>
            <w:tcW w:w="1353" w:type="dxa"/>
            <w:shd w:val="clear" w:color="auto" w:fill="C1E4F5"/>
            <w:tcMar>
              <w:top w:w="120" w:type="dxa"/>
              <w:left w:w="180" w:type="dxa"/>
              <w:bottom w:w="120" w:type="dxa"/>
              <w:right w:w="180" w:type="dxa"/>
            </w:tcMar>
            <w:hideMark/>
          </w:tcPr>
          <w:p w14:paraId="54E9847A" w14:textId="77777777" w:rsidR="00F47217" w:rsidRPr="002161CE" w:rsidRDefault="0073003F" w:rsidP="00F47217">
            <w:pPr>
              <w:spacing w:before="30" w:after="30"/>
              <w:ind w:left="30" w:right="30"/>
              <w:rPr>
                <w:rFonts w:ascii="Calibri" w:eastAsia="Times New Roman" w:hAnsi="Calibri" w:cs="Calibri"/>
                <w:sz w:val="16"/>
              </w:rPr>
            </w:pPr>
            <w:hyperlink r:id="rId50" w:tgtFrame="_blank" w:history="1">
              <w:r w:rsidRPr="002161CE">
                <w:rPr>
                  <w:rFonts w:ascii="Calibri" w:eastAsia="Times New Roman" w:hAnsi="Calibri" w:cs="Calibri"/>
                  <w:color w:val="0000FF"/>
                  <w:sz w:val="16"/>
                  <w:u w:val="single"/>
                </w:rPr>
                <w:t>Screen 10</w:t>
              </w:r>
            </w:hyperlink>
            <w:r w:rsidRPr="002161CE">
              <w:rPr>
                <w:rFonts w:ascii="Calibri" w:eastAsia="Times New Roman" w:hAnsi="Calibri" w:cs="Calibri"/>
                <w:sz w:val="16"/>
              </w:rPr>
              <w:t xml:space="preserve"> </w:t>
            </w:r>
          </w:p>
          <w:p w14:paraId="1D8C1E1B" w14:textId="77777777" w:rsidR="00F47217" w:rsidRPr="002161CE" w:rsidRDefault="0073003F" w:rsidP="00F47217">
            <w:pPr>
              <w:ind w:left="30" w:right="30"/>
              <w:rPr>
                <w:rFonts w:ascii="Calibri" w:eastAsia="Times New Roman" w:hAnsi="Calibri" w:cs="Calibri"/>
                <w:sz w:val="16"/>
              </w:rPr>
            </w:pPr>
            <w:hyperlink r:id="rId51" w:tgtFrame="_blank" w:history="1">
              <w:r w:rsidRPr="002161CE">
                <w:rPr>
                  <w:rFonts w:ascii="Calibri" w:eastAsia="Times New Roman" w:hAnsi="Calibri" w:cs="Calibri"/>
                  <w:color w:val="0000FF"/>
                  <w:sz w:val="16"/>
                  <w:u w:val="single"/>
                </w:rPr>
                <w:t>21_C_11</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36BA6DC" w14:textId="77777777" w:rsidR="00F47217" w:rsidRPr="002161CE" w:rsidRDefault="0073003F" w:rsidP="00F47217">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OUR CONNECTION TO EACH OTHER</w:t>
            </w:r>
          </w:p>
          <w:p w14:paraId="73ED1079" w14:textId="77777777" w:rsidR="00F47217" w:rsidRPr="002161CE" w:rsidRDefault="0073003F" w:rsidP="00F47217">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all share the responsibility to live Abbott’s values every day.</w:t>
            </w:r>
          </w:p>
          <w:p w14:paraId="689DE7E4" w14:textId="77777777" w:rsidR="00F47217" w:rsidRPr="002161CE" w:rsidRDefault="0073003F" w:rsidP="00F47217">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By acting ethically, we strengthen our culture. Everyone must understand how the Code applies to their role and work.</w:t>
            </w:r>
          </w:p>
          <w:p w14:paraId="0CD61270" w14:textId="77777777" w:rsidR="00F47217" w:rsidRPr="002161CE" w:rsidRDefault="0073003F" w:rsidP="00F47217">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 xml:space="preserve">Managers and supervisors have a special responsibility as leaders—they must model our values, promote ethical </w:t>
            </w:r>
            <w:proofErr w:type="spellStart"/>
            <w:r w:rsidRPr="002161CE">
              <w:rPr>
                <w:rFonts w:ascii="Calibri" w:eastAsia="Times New Roman" w:hAnsi="Calibri" w:cs="Calibri"/>
              </w:rPr>
              <w:t>behavior</w:t>
            </w:r>
            <w:proofErr w:type="spellEnd"/>
            <w:r w:rsidRPr="002161CE">
              <w:rPr>
                <w:rFonts w:ascii="Calibri" w:eastAsia="Times New Roman" w:hAnsi="Calibri" w:cs="Calibri"/>
              </w:rPr>
              <w:t xml:space="preserve">, and create a safe space where </w:t>
            </w:r>
            <w:r w:rsidRPr="002161CE">
              <w:rPr>
                <w:rFonts w:ascii="Calibri" w:eastAsia="Times New Roman" w:hAnsi="Calibri" w:cs="Calibri"/>
              </w:rPr>
              <w:lastRenderedPageBreak/>
              <w:t>employees feel comfortable asking questions and raising concerns without fear of retaliation.</w:t>
            </w:r>
          </w:p>
        </w:tc>
        <w:tc>
          <w:tcPr>
            <w:tcW w:w="6000" w:type="dxa"/>
          </w:tcPr>
          <w:p w14:paraId="0B8E08CA" w14:textId="77777777" w:rsidR="004422A3" w:rsidRPr="002D1393" w:rsidRDefault="0073003F" w:rsidP="00745731">
            <w:pPr>
              <w:spacing w:before="100" w:beforeAutospacing="1" w:after="100" w:afterAutospacing="1"/>
              <w:ind w:left="30" w:right="30"/>
              <w:rPr>
                <w:rFonts w:ascii="Calibri" w:eastAsia="Times New Roman" w:hAnsi="Calibri" w:cs="Calibri"/>
                <w:lang w:val="uk-UA"/>
                <w:rPrChange w:id="63"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lastRenderedPageBreak/>
              <w:t>НАШ ЗВ’ЯЗОК ОДИН З ОДНИМ</w:t>
            </w:r>
          </w:p>
          <w:p w14:paraId="62F3E667" w14:textId="77777777" w:rsidR="004422A3" w:rsidRPr="002D1393" w:rsidRDefault="0073003F" w:rsidP="00745731">
            <w:pPr>
              <w:spacing w:before="100" w:beforeAutospacing="1" w:after="100" w:afterAutospacing="1"/>
              <w:ind w:left="30" w:right="30"/>
              <w:rPr>
                <w:rFonts w:ascii="Calibri" w:eastAsia="Times New Roman" w:hAnsi="Calibri" w:cs="Calibri"/>
                <w:lang w:val="uk-UA"/>
                <w:rPrChange w:id="64"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Ми всі несемо спільну відповідальність за щоденне дотримання цінностей компанії Abbott.</w:t>
            </w:r>
          </w:p>
          <w:p w14:paraId="41DAE006" w14:textId="77777777" w:rsidR="004422A3"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Діючи етично, ми зміцнюємо нашу культуру. Кожен повинен розуміти, як Кодекс застосовується до його функцій та роботи.</w:t>
            </w:r>
          </w:p>
          <w:p w14:paraId="04D12185" w14:textId="77777777" w:rsidR="00F47217"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 xml:space="preserve">Менеджери та керівники несуть особливу відповідальність як лідери — вони повинні бути взірцем наших цінностей, сприяти етичній поведінці та створювати безпечний простір, де співробітники </w:t>
            </w:r>
            <w:r w:rsidRPr="002D1393">
              <w:rPr>
                <w:rFonts w:ascii="Calibri" w:eastAsia="Calibri" w:hAnsi="Calibri" w:cs="Calibri"/>
                <w:lang w:val="uk-UA"/>
              </w:rPr>
              <w:lastRenderedPageBreak/>
              <w:t xml:space="preserve">почуваються </w:t>
            </w:r>
            <w:proofErr w:type="spellStart"/>
            <w:r w:rsidRPr="002D1393">
              <w:rPr>
                <w:rFonts w:ascii="Calibri" w:eastAsia="Calibri" w:hAnsi="Calibri" w:cs="Calibri"/>
                <w:lang w:val="uk-UA"/>
              </w:rPr>
              <w:t>комфортно</w:t>
            </w:r>
            <w:proofErr w:type="spellEnd"/>
            <w:r w:rsidRPr="002D1393">
              <w:rPr>
                <w:rFonts w:ascii="Calibri" w:eastAsia="Calibri" w:hAnsi="Calibri" w:cs="Calibri"/>
                <w:lang w:val="uk-UA"/>
              </w:rPr>
              <w:t xml:space="preserve">, маючи можливість ставити запитання та повідомляти про проблеми, не </w:t>
            </w:r>
            <w:proofErr w:type="spellStart"/>
            <w:r w:rsidRPr="002D1393">
              <w:rPr>
                <w:rFonts w:ascii="Calibri" w:eastAsia="Calibri" w:hAnsi="Calibri" w:cs="Calibri"/>
                <w:lang w:val="uk-UA"/>
              </w:rPr>
              <w:t>боючись</w:t>
            </w:r>
            <w:proofErr w:type="spellEnd"/>
            <w:r w:rsidRPr="002D1393">
              <w:rPr>
                <w:rFonts w:ascii="Calibri" w:eastAsia="Calibri" w:hAnsi="Calibri" w:cs="Calibri"/>
                <w:lang w:val="uk-UA"/>
              </w:rPr>
              <w:t xml:space="preserve"> помсти.</w:t>
            </w:r>
          </w:p>
        </w:tc>
      </w:tr>
      <w:tr w:rsidR="005F6E93" w:rsidRPr="002D1393" w14:paraId="2DEF4B92" w14:textId="77777777" w:rsidTr="00745731">
        <w:tc>
          <w:tcPr>
            <w:tcW w:w="1353" w:type="dxa"/>
            <w:shd w:val="clear" w:color="auto" w:fill="C1E4F5"/>
            <w:tcMar>
              <w:top w:w="120" w:type="dxa"/>
              <w:left w:w="180" w:type="dxa"/>
              <w:bottom w:w="120" w:type="dxa"/>
              <w:right w:w="180" w:type="dxa"/>
            </w:tcMar>
            <w:hideMark/>
          </w:tcPr>
          <w:p w14:paraId="1CE5A79E" w14:textId="77777777" w:rsidR="00F47217" w:rsidRPr="002161CE" w:rsidRDefault="0073003F" w:rsidP="00F47217">
            <w:pPr>
              <w:spacing w:before="30" w:after="30"/>
              <w:ind w:left="30" w:right="30"/>
              <w:rPr>
                <w:rFonts w:ascii="Calibri" w:eastAsia="Times New Roman" w:hAnsi="Calibri" w:cs="Calibri"/>
                <w:sz w:val="16"/>
              </w:rPr>
            </w:pPr>
            <w:hyperlink r:id="rId52" w:tgtFrame="_blank" w:history="1">
              <w:r w:rsidRPr="002161CE">
                <w:rPr>
                  <w:rFonts w:ascii="Calibri" w:eastAsia="Times New Roman" w:hAnsi="Calibri" w:cs="Calibri"/>
                  <w:color w:val="0000FF"/>
                  <w:sz w:val="16"/>
                  <w:u w:val="single"/>
                </w:rPr>
                <w:t>Screen 10</w:t>
              </w:r>
            </w:hyperlink>
            <w:r w:rsidRPr="002161CE">
              <w:rPr>
                <w:rFonts w:ascii="Calibri" w:eastAsia="Times New Roman" w:hAnsi="Calibri" w:cs="Calibri"/>
                <w:sz w:val="16"/>
              </w:rPr>
              <w:t xml:space="preserve"> </w:t>
            </w:r>
          </w:p>
          <w:p w14:paraId="315C07C1" w14:textId="77777777" w:rsidR="00F47217" w:rsidRPr="002161CE" w:rsidRDefault="0073003F" w:rsidP="00F47217">
            <w:pPr>
              <w:ind w:left="30" w:right="30"/>
              <w:rPr>
                <w:rFonts w:ascii="Calibri" w:eastAsia="Times New Roman" w:hAnsi="Calibri" w:cs="Calibri"/>
                <w:sz w:val="16"/>
              </w:rPr>
            </w:pPr>
            <w:hyperlink r:id="rId53" w:tgtFrame="_blank" w:history="1">
              <w:r w:rsidRPr="002161CE">
                <w:rPr>
                  <w:rFonts w:ascii="Calibri" w:eastAsia="Times New Roman" w:hAnsi="Calibri" w:cs="Calibri"/>
                  <w:color w:val="0000FF"/>
                  <w:sz w:val="16"/>
                  <w:u w:val="single"/>
                </w:rPr>
                <w:t>22_C_11</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2A24929" w14:textId="77777777" w:rsidR="00F47217" w:rsidRPr="002161CE" w:rsidRDefault="0073003F" w:rsidP="00310ED1">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REPORTING CONCERNS</w:t>
            </w:r>
          </w:p>
          <w:p w14:paraId="16DD7FC4" w14:textId="77777777" w:rsidR="00F47217" w:rsidRPr="002161CE" w:rsidRDefault="0073003F" w:rsidP="00310ED1">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ask questions when something isn’t clear or doesn’t feel right. We also speak up and report any possible violations of the Code.</w:t>
            </w:r>
          </w:p>
          <w:p w14:paraId="4A7B3BD3" w14:textId="77777777" w:rsidR="00F47217" w:rsidRPr="002161CE" w:rsidRDefault="0073003F" w:rsidP="00310ED1">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It’s our responsibility to ask questions when direction is unclear and to challenge and report suspected unethical business conduct, violations of the Code, or breaches of Abbott’s policies.</w:t>
            </w:r>
          </w:p>
          <w:p w14:paraId="74B2DB46" w14:textId="77777777" w:rsidR="00F47217" w:rsidRPr="002161CE" w:rsidRDefault="0073003F" w:rsidP="00310ED1">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If you’re unsure about the right choice or action, talk to your manager or contact the Office of Ethics and Compliance.</w:t>
            </w:r>
          </w:p>
          <w:p w14:paraId="0C931387" w14:textId="77777777" w:rsidR="00F47217" w:rsidRPr="002161CE" w:rsidRDefault="0073003F" w:rsidP="00310ED1">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Managers and supervisors must lead by example and make sure employees understand and follow the Code. Leaders have a greater responsibility to communicate Abbott’s expectations and should reach out to the Office of Ethics and Compliance about any potential Code violations.</w:t>
            </w:r>
          </w:p>
          <w:p w14:paraId="0160E8B4" w14:textId="77777777" w:rsidR="00F47217" w:rsidRPr="002161CE" w:rsidRDefault="0073003F" w:rsidP="00310ED1">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 xml:space="preserve">All reports of possible Code violations are taken seriously. The Office of Ethics and Compliance will handle follow-up steps, including investigations and corrective actions when needed. You should not </w:t>
            </w:r>
            <w:r w:rsidRPr="002161CE">
              <w:rPr>
                <w:rFonts w:ascii="Calibri" w:eastAsia="Times New Roman" w:hAnsi="Calibri" w:cs="Calibri"/>
              </w:rPr>
              <w:lastRenderedPageBreak/>
              <w:t>investigate on your own. Everyone must cooperate and keep investigations confidential.</w:t>
            </w:r>
          </w:p>
          <w:p w14:paraId="7DCBFFE1" w14:textId="77777777" w:rsidR="00F47217" w:rsidRPr="002161CE" w:rsidRDefault="0073003F" w:rsidP="00310ED1">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Corrective actions may include discipline (up to and including termination) or legal action for:</w:t>
            </w:r>
          </w:p>
          <w:p w14:paraId="16244750" w14:textId="77777777" w:rsidR="00F47217" w:rsidRPr="002161CE" w:rsidRDefault="0073003F" w:rsidP="00310ED1">
            <w:pPr>
              <w:numPr>
                <w:ilvl w:val="0"/>
                <w:numId w:val="3"/>
              </w:numPr>
              <w:spacing w:before="100" w:beforeAutospacing="1" w:after="100" w:afterAutospacing="1"/>
              <w:ind w:left="750" w:right="30"/>
              <w:rPr>
                <w:rFonts w:ascii="Calibri" w:eastAsia="Times New Roman" w:hAnsi="Calibri" w:cs="Calibri"/>
              </w:rPr>
            </w:pPr>
            <w:r w:rsidRPr="002161CE">
              <w:rPr>
                <w:rFonts w:ascii="Calibri" w:eastAsia="Times New Roman" w:hAnsi="Calibri" w:cs="Calibri"/>
              </w:rPr>
              <w:t xml:space="preserve">Authorizing or taking part in a </w:t>
            </w:r>
            <w:proofErr w:type="gramStart"/>
            <w:r w:rsidRPr="002161CE">
              <w:rPr>
                <w:rFonts w:ascii="Calibri" w:eastAsia="Times New Roman" w:hAnsi="Calibri" w:cs="Calibri"/>
              </w:rPr>
              <w:t>violation;</w:t>
            </w:r>
            <w:proofErr w:type="gramEnd"/>
          </w:p>
          <w:p w14:paraId="08D08EB9" w14:textId="77777777" w:rsidR="00F47217" w:rsidRPr="002161CE" w:rsidRDefault="0073003F" w:rsidP="00310ED1">
            <w:pPr>
              <w:numPr>
                <w:ilvl w:val="0"/>
                <w:numId w:val="3"/>
              </w:numPr>
              <w:spacing w:before="100" w:beforeAutospacing="1" w:after="100" w:afterAutospacing="1"/>
              <w:ind w:left="750" w:right="30"/>
              <w:rPr>
                <w:rFonts w:ascii="Calibri" w:eastAsia="Times New Roman" w:hAnsi="Calibri" w:cs="Calibri"/>
              </w:rPr>
            </w:pPr>
            <w:r w:rsidRPr="002161CE">
              <w:rPr>
                <w:rFonts w:ascii="Calibri" w:eastAsia="Times New Roman" w:hAnsi="Calibri" w:cs="Calibri"/>
              </w:rPr>
              <w:t xml:space="preserve">Refusing to cooperate in an </w:t>
            </w:r>
            <w:proofErr w:type="gramStart"/>
            <w:r w:rsidRPr="002161CE">
              <w:rPr>
                <w:rFonts w:ascii="Calibri" w:eastAsia="Times New Roman" w:hAnsi="Calibri" w:cs="Calibri"/>
              </w:rPr>
              <w:t>investigation;</w:t>
            </w:r>
            <w:proofErr w:type="gramEnd"/>
          </w:p>
          <w:p w14:paraId="44000DB3" w14:textId="77777777" w:rsidR="00F47217" w:rsidRPr="002161CE" w:rsidRDefault="0073003F" w:rsidP="00310ED1">
            <w:pPr>
              <w:numPr>
                <w:ilvl w:val="0"/>
                <w:numId w:val="3"/>
              </w:numPr>
              <w:spacing w:before="100" w:beforeAutospacing="1" w:after="100" w:afterAutospacing="1"/>
              <w:ind w:left="750" w:right="30"/>
              <w:rPr>
                <w:rFonts w:ascii="Calibri" w:eastAsia="Times New Roman" w:hAnsi="Calibri" w:cs="Calibri"/>
              </w:rPr>
            </w:pPr>
            <w:r w:rsidRPr="002161CE">
              <w:rPr>
                <w:rFonts w:ascii="Calibri" w:eastAsia="Times New Roman" w:hAnsi="Calibri" w:cs="Calibri"/>
              </w:rPr>
              <w:t xml:space="preserve">Failing to report a violation due to poor </w:t>
            </w:r>
            <w:proofErr w:type="gramStart"/>
            <w:r w:rsidRPr="002161CE">
              <w:rPr>
                <w:rFonts w:ascii="Calibri" w:eastAsia="Times New Roman" w:hAnsi="Calibri" w:cs="Calibri"/>
              </w:rPr>
              <w:t>supervision;</w:t>
            </w:r>
            <w:proofErr w:type="gramEnd"/>
          </w:p>
          <w:p w14:paraId="511A523C" w14:textId="77777777" w:rsidR="00F47217" w:rsidRPr="002161CE" w:rsidRDefault="0073003F" w:rsidP="00310ED1">
            <w:pPr>
              <w:numPr>
                <w:ilvl w:val="0"/>
                <w:numId w:val="3"/>
              </w:numPr>
              <w:spacing w:before="100" w:beforeAutospacing="1" w:after="100" w:afterAutospacing="1"/>
              <w:ind w:left="750" w:right="30"/>
              <w:rPr>
                <w:rFonts w:ascii="Calibri" w:eastAsia="Times New Roman" w:hAnsi="Calibri" w:cs="Calibri"/>
              </w:rPr>
            </w:pPr>
            <w:r w:rsidRPr="002161CE">
              <w:rPr>
                <w:rFonts w:ascii="Calibri" w:eastAsia="Times New Roman" w:hAnsi="Calibri" w:cs="Calibri"/>
              </w:rPr>
              <w:t xml:space="preserve">Making a false </w:t>
            </w:r>
            <w:proofErr w:type="gramStart"/>
            <w:r w:rsidRPr="002161CE">
              <w:rPr>
                <w:rFonts w:ascii="Calibri" w:eastAsia="Times New Roman" w:hAnsi="Calibri" w:cs="Calibri"/>
              </w:rPr>
              <w:t>report;</w:t>
            </w:r>
            <w:proofErr w:type="gramEnd"/>
          </w:p>
          <w:p w14:paraId="79D1A933" w14:textId="77777777" w:rsidR="00F47217" w:rsidRPr="002161CE" w:rsidRDefault="0073003F" w:rsidP="00310ED1">
            <w:pPr>
              <w:numPr>
                <w:ilvl w:val="0"/>
                <w:numId w:val="3"/>
              </w:numPr>
              <w:spacing w:before="100" w:beforeAutospacing="1" w:after="100" w:afterAutospacing="1"/>
              <w:ind w:left="750" w:right="30"/>
              <w:rPr>
                <w:rFonts w:ascii="Calibri" w:eastAsia="Times New Roman" w:hAnsi="Calibri" w:cs="Calibri"/>
              </w:rPr>
            </w:pPr>
            <w:r w:rsidRPr="002161CE">
              <w:rPr>
                <w:rFonts w:ascii="Calibri" w:eastAsia="Times New Roman" w:hAnsi="Calibri" w:cs="Calibri"/>
              </w:rPr>
              <w:t>Retaliating against someone who reported a concern in good faith.</w:t>
            </w:r>
          </w:p>
          <w:p w14:paraId="7B550ED2" w14:textId="77777777" w:rsidR="00F47217" w:rsidRPr="002161CE" w:rsidRDefault="0073003F" w:rsidP="00310ED1">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Retaliation is never acceptable. If you believe retaliation has occurred, report it to the Office of Ethics and Compliance or Human Resources.</w:t>
            </w:r>
          </w:p>
        </w:tc>
        <w:tc>
          <w:tcPr>
            <w:tcW w:w="6000" w:type="dxa"/>
          </w:tcPr>
          <w:p w14:paraId="092693E4" w14:textId="77777777" w:rsidR="00310ED1" w:rsidRPr="002D1393" w:rsidRDefault="0073003F" w:rsidP="00745731">
            <w:pPr>
              <w:spacing w:before="100" w:beforeAutospacing="1" w:after="100" w:afterAutospacing="1"/>
              <w:ind w:left="30" w:right="30"/>
              <w:rPr>
                <w:rFonts w:ascii="Calibri" w:eastAsia="Times New Roman" w:hAnsi="Calibri" w:cs="Calibri"/>
                <w:lang w:val="uk-UA"/>
                <w:rPrChange w:id="65"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lastRenderedPageBreak/>
              <w:t>ПОВІДОМЛЕННЯ ПРО ПРОБЛЕМУ</w:t>
            </w:r>
          </w:p>
          <w:p w14:paraId="28044036" w14:textId="77777777" w:rsidR="00310ED1"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Ми ставимо запитання, коли щось незрозуміло або здається неправильним. Ми також висловлюємося та повідомляємо про будь-які можливі порушення Кодексу.</w:t>
            </w:r>
          </w:p>
          <w:p w14:paraId="46201BCD" w14:textId="77777777" w:rsidR="00310ED1"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Ми зобов’язані ставити запитання, коли вказівки незрозумілі, а також ставити під сумнів і повідомляти про підозри у неетичній діловій поведінці, а також про випадки порушення Кодексу чи політик компанії Abbott.</w:t>
            </w:r>
          </w:p>
          <w:p w14:paraId="58D76C8D" w14:textId="77777777" w:rsidR="00310ED1"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Якщо ви не впевнені щодо правильності вибору чи дії, поговоріть зі своїм керівником або зверніться до Департаменту етики та дотримання вимог.</w:t>
            </w:r>
          </w:p>
          <w:p w14:paraId="5B6C3856" w14:textId="77777777" w:rsidR="00310ED1"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Менеджери та керівники повинні подавати приклад і забезпечувати розуміння та дотримання Кодексу співробітниками. Керівники несуть більшу відповідальність за доведення до відома співробітників очікувань компанії Abbott і повинні звертатися до Департаменту етики та дотримання вимог з приводу будь-яких потенційних порушень Кодексу.</w:t>
            </w:r>
          </w:p>
          <w:p w14:paraId="61BA1049" w14:textId="77777777" w:rsidR="00310ED1"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lastRenderedPageBreak/>
              <w:t>Усі повідомлення про можливі порушення Кодексу розглядаються з максимальною серйозністю. У разі потреби Департамент етики та дотримання вимог вживатиме подальших заходів, включно з розслідування та коригувальними діями. Ви не повинні проводити розслідування самостійно. Усі повинні співпрацювати та зберігати конфіденційність розслідувань.</w:t>
            </w:r>
          </w:p>
          <w:p w14:paraId="3A0FA094" w14:textId="77777777" w:rsidR="00310ED1"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Коригувальні заходи можуть включати дисциплінарні стягнення (включно зі звільненням) або судові позови за:</w:t>
            </w:r>
          </w:p>
          <w:p w14:paraId="0490225D" w14:textId="77777777" w:rsidR="00310ED1" w:rsidRPr="002D1393" w:rsidRDefault="0073003F" w:rsidP="00745731">
            <w:pPr>
              <w:numPr>
                <w:ilvl w:val="0"/>
                <w:numId w:val="3"/>
              </w:numPr>
              <w:spacing w:before="100" w:beforeAutospacing="1" w:after="100" w:afterAutospacing="1"/>
              <w:ind w:left="750" w:right="30"/>
              <w:rPr>
                <w:rFonts w:ascii="Calibri" w:eastAsia="Times New Roman" w:hAnsi="Calibri" w:cs="Calibri"/>
                <w:lang w:val="uk-UA"/>
              </w:rPr>
            </w:pPr>
            <w:r w:rsidRPr="002D1393">
              <w:rPr>
                <w:rFonts w:ascii="Calibri" w:eastAsia="Calibri" w:hAnsi="Calibri" w:cs="Calibri"/>
                <w:lang w:val="uk-UA"/>
              </w:rPr>
              <w:t>схвалення або участь у порушенні;</w:t>
            </w:r>
          </w:p>
          <w:p w14:paraId="28830009" w14:textId="77777777" w:rsidR="00310ED1" w:rsidRPr="002D1393" w:rsidRDefault="0073003F" w:rsidP="00745731">
            <w:pPr>
              <w:numPr>
                <w:ilvl w:val="0"/>
                <w:numId w:val="3"/>
              </w:numPr>
              <w:spacing w:before="100" w:beforeAutospacing="1" w:after="100" w:afterAutospacing="1"/>
              <w:ind w:left="750" w:right="30"/>
              <w:rPr>
                <w:rFonts w:ascii="Calibri" w:eastAsia="Times New Roman" w:hAnsi="Calibri" w:cs="Calibri"/>
                <w:lang w:val="uk-UA"/>
              </w:rPr>
            </w:pPr>
            <w:r w:rsidRPr="002D1393">
              <w:rPr>
                <w:rFonts w:ascii="Calibri" w:eastAsia="Calibri" w:hAnsi="Calibri" w:cs="Calibri"/>
                <w:lang w:val="uk-UA"/>
              </w:rPr>
              <w:t>відмову від співпраці в розслідуванні;</w:t>
            </w:r>
          </w:p>
          <w:p w14:paraId="44A5203A" w14:textId="77777777" w:rsidR="00310ED1" w:rsidRPr="002D1393" w:rsidRDefault="0073003F" w:rsidP="00745731">
            <w:pPr>
              <w:numPr>
                <w:ilvl w:val="0"/>
                <w:numId w:val="3"/>
              </w:numPr>
              <w:spacing w:before="100" w:beforeAutospacing="1" w:after="100" w:afterAutospacing="1"/>
              <w:ind w:left="750" w:right="30"/>
              <w:rPr>
                <w:rFonts w:ascii="Calibri" w:eastAsia="Times New Roman" w:hAnsi="Calibri" w:cs="Calibri"/>
                <w:lang w:val="uk-UA"/>
              </w:rPr>
            </w:pPr>
            <w:r w:rsidRPr="002D1393">
              <w:rPr>
                <w:rFonts w:ascii="Calibri" w:eastAsia="Calibri" w:hAnsi="Calibri" w:cs="Calibri"/>
                <w:lang w:val="uk-UA"/>
              </w:rPr>
              <w:t>неповідомлення про порушення через неналежний нагляд;</w:t>
            </w:r>
          </w:p>
          <w:p w14:paraId="0DD22B70" w14:textId="77777777" w:rsidR="00310ED1" w:rsidRPr="002D1393" w:rsidRDefault="0073003F" w:rsidP="00745731">
            <w:pPr>
              <w:numPr>
                <w:ilvl w:val="0"/>
                <w:numId w:val="3"/>
              </w:numPr>
              <w:spacing w:before="100" w:beforeAutospacing="1" w:after="100" w:afterAutospacing="1"/>
              <w:ind w:left="750" w:right="30"/>
              <w:rPr>
                <w:rFonts w:ascii="Calibri" w:eastAsia="Times New Roman" w:hAnsi="Calibri" w:cs="Calibri"/>
                <w:lang w:val="uk-UA"/>
                <w:rPrChange w:id="66"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подання неправдивого повідомлення;</w:t>
            </w:r>
          </w:p>
          <w:p w14:paraId="52D91D69" w14:textId="77777777" w:rsidR="00310ED1" w:rsidRPr="002D1393" w:rsidRDefault="0073003F" w:rsidP="00745731">
            <w:pPr>
              <w:numPr>
                <w:ilvl w:val="0"/>
                <w:numId w:val="3"/>
              </w:numPr>
              <w:spacing w:before="100" w:beforeAutospacing="1" w:after="100" w:afterAutospacing="1"/>
              <w:ind w:left="750" w:right="30"/>
              <w:rPr>
                <w:rFonts w:ascii="Calibri" w:eastAsia="Times New Roman" w:hAnsi="Calibri" w:cs="Calibri"/>
                <w:lang w:val="uk-UA"/>
                <w:rPrChange w:id="67"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помсту проти особи, яка добросовісно повідомила про проблему.</w:t>
            </w:r>
          </w:p>
          <w:p w14:paraId="6E4A280C" w14:textId="77777777" w:rsidR="00F47217" w:rsidRPr="002D1393" w:rsidRDefault="0073003F" w:rsidP="00745731">
            <w:pPr>
              <w:spacing w:before="100" w:beforeAutospacing="1" w:after="100" w:afterAutospacing="1"/>
              <w:ind w:left="30" w:right="30"/>
              <w:rPr>
                <w:rFonts w:ascii="Calibri" w:eastAsia="Times New Roman" w:hAnsi="Calibri" w:cs="Calibri"/>
                <w:lang w:val="uk-UA"/>
                <w:rPrChange w:id="68"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 xml:space="preserve">Помста абсолютно є неприйнятною. Якщо ви вважаєте, що мала місце помста, </w:t>
            </w:r>
            <w:proofErr w:type="spellStart"/>
            <w:r w:rsidRPr="002D1393">
              <w:rPr>
                <w:rFonts w:ascii="Calibri" w:eastAsia="Calibri" w:hAnsi="Calibri" w:cs="Calibri"/>
                <w:lang w:val="uk-UA"/>
              </w:rPr>
              <w:t>повідомте</w:t>
            </w:r>
            <w:proofErr w:type="spellEnd"/>
            <w:r w:rsidRPr="002D1393">
              <w:rPr>
                <w:rFonts w:ascii="Calibri" w:eastAsia="Calibri" w:hAnsi="Calibri" w:cs="Calibri"/>
                <w:lang w:val="uk-UA"/>
              </w:rPr>
              <w:t xml:space="preserve"> про це у Департамент етики та дотримання вимог або відділ кадрів.</w:t>
            </w:r>
          </w:p>
        </w:tc>
      </w:tr>
      <w:tr w:rsidR="005F6E93" w:rsidRPr="002D1393" w14:paraId="3C89D6F8" w14:textId="77777777" w:rsidTr="00745731">
        <w:tc>
          <w:tcPr>
            <w:tcW w:w="1353" w:type="dxa"/>
            <w:shd w:val="clear" w:color="auto" w:fill="C1E4F5"/>
            <w:tcMar>
              <w:top w:w="120" w:type="dxa"/>
              <w:left w:w="180" w:type="dxa"/>
              <w:bottom w:w="120" w:type="dxa"/>
              <w:right w:w="180" w:type="dxa"/>
            </w:tcMar>
            <w:hideMark/>
          </w:tcPr>
          <w:p w14:paraId="5032F994" w14:textId="77777777" w:rsidR="00F47217" w:rsidRPr="002161CE" w:rsidRDefault="0073003F" w:rsidP="00F47217">
            <w:pPr>
              <w:spacing w:before="30" w:after="30"/>
              <w:ind w:left="30" w:right="30"/>
              <w:rPr>
                <w:rFonts w:ascii="Calibri" w:eastAsia="Times New Roman" w:hAnsi="Calibri" w:cs="Calibri"/>
                <w:sz w:val="16"/>
              </w:rPr>
            </w:pPr>
            <w:hyperlink r:id="rId54" w:tgtFrame="_blank" w:history="1">
              <w:r w:rsidRPr="002161CE">
                <w:rPr>
                  <w:rFonts w:ascii="Calibri" w:eastAsia="Times New Roman" w:hAnsi="Calibri" w:cs="Calibri"/>
                  <w:color w:val="0000FF"/>
                  <w:sz w:val="16"/>
                  <w:u w:val="single"/>
                </w:rPr>
                <w:t>Screen 10</w:t>
              </w:r>
            </w:hyperlink>
            <w:r w:rsidRPr="002161CE">
              <w:rPr>
                <w:rFonts w:ascii="Calibri" w:eastAsia="Times New Roman" w:hAnsi="Calibri" w:cs="Calibri"/>
                <w:sz w:val="16"/>
              </w:rPr>
              <w:t xml:space="preserve"> </w:t>
            </w:r>
          </w:p>
          <w:p w14:paraId="4E9D7EED" w14:textId="77777777" w:rsidR="00F47217" w:rsidRPr="002161CE" w:rsidRDefault="0073003F" w:rsidP="00F47217">
            <w:pPr>
              <w:ind w:left="30" w:right="30"/>
              <w:rPr>
                <w:rFonts w:ascii="Calibri" w:eastAsia="Times New Roman" w:hAnsi="Calibri" w:cs="Calibri"/>
                <w:sz w:val="16"/>
              </w:rPr>
            </w:pPr>
            <w:hyperlink r:id="rId55" w:tgtFrame="_blank" w:history="1">
              <w:r w:rsidRPr="002161CE">
                <w:rPr>
                  <w:rFonts w:ascii="Calibri" w:eastAsia="Times New Roman" w:hAnsi="Calibri" w:cs="Calibri"/>
                  <w:color w:val="0000FF"/>
                  <w:sz w:val="16"/>
                  <w:u w:val="single"/>
                </w:rPr>
                <w:t>23_C_11</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B1B33FA" w14:textId="77777777" w:rsidR="00F47217" w:rsidRPr="002161CE" w:rsidRDefault="0073003F" w:rsidP="00F47217">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EQUAL OPPORTUNITY</w:t>
            </w:r>
          </w:p>
          <w:p w14:paraId="2DA5A42F" w14:textId="77777777" w:rsidR="00F47217" w:rsidRPr="002161CE" w:rsidRDefault="0073003F" w:rsidP="00F47217">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provide equal opportunities for all employees.</w:t>
            </w:r>
          </w:p>
          <w:p w14:paraId="469878EA" w14:textId="77777777" w:rsidR="00F47217" w:rsidRPr="002161CE" w:rsidRDefault="0073003F" w:rsidP="00F47217">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lastRenderedPageBreak/>
              <w:t>We make employment decisions based on business needs, skills, experience, and performance. Discrimination of any kind is not tolerated. We follow all laws that govern our relationships with employees around the world.</w:t>
            </w:r>
          </w:p>
          <w:p w14:paraId="62637AAE" w14:textId="77777777" w:rsidR="00F47217" w:rsidRPr="002161CE" w:rsidRDefault="0073003F" w:rsidP="00F47217">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 xml:space="preserve">Abbott prohibits discrimination based on race, </w:t>
            </w:r>
            <w:proofErr w:type="spellStart"/>
            <w:r w:rsidRPr="002161CE">
              <w:rPr>
                <w:rFonts w:ascii="Calibri" w:eastAsia="Times New Roman" w:hAnsi="Calibri" w:cs="Calibri"/>
              </w:rPr>
              <w:t>color</w:t>
            </w:r>
            <w:proofErr w:type="spellEnd"/>
            <w:r w:rsidRPr="002161CE">
              <w:rPr>
                <w:rFonts w:ascii="Calibri" w:eastAsia="Times New Roman" w:hAnsi="Calibri" w:cs="Calibri"/>
              </w:rPr>
              <w:t>, religion, age, sex, national origin, gender identity or expression, sexual orientation, disability, marital status, veteran or military status, genetics, citizenship status, or any other legally protected status.</w:t>
            </w:r>
          </w:p>
        </w:tc>
        <w:tc>
          <w:tcPr>
            <w:tcW w:w="6000" w:type="dxa"/>
          </w:tcPr>
          <w:p w14:paraId="1D663E9A" w14:textId="77777777" w:rsidR="000E3269" w:rsidRPr="002D1393" w:rsidRDefault="0073003F" w:rsidP="00745731">
            <w:pPr>
              <w:spacing w:before="100" w:beforeAutospacing="1" w:after="100" w:afterAutospacing="1"/>
              <w:ind w:left="30" w:right="30"/>
              <w:rPr>
                <w:rFonts w:ascii="Calibri" w:eastAsia="Times New Roman" w:hAnsi="Calibri" w:cs="Calibri"/>
                <w:lang w:val="uk-UA"/>
                <w:rPrChange w:id="69"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lastRenderedPageBreak/>
              <w:t>РІВНІ МОЖЛИВОСТІ</w:t>
            </w:r>
          </w:p>
          <w:p w14:paraId="767C682B" w14:textId="77777777" w:rsidR="000E3269" w:rsidRPr="002D1393" w:rsidRDefault="0073003F" w:rsidP="00745731">
            <w:pPr>
              <w:spacing w:before="100" w:beforeAutospacing="1" w:after="100" w:afterAutospacing="1"/>
              <w:ind w:left="30" w:right="30"/>
              <w:rPr>
                <w:rFonts w:ascii="Calibri" w:eastAsia="Times New Roman" w:hAnsi="Calibri" w:cs="Calibri"/>
                <w:lang w:val="uk-UA"/>
                <w:rPrChange w:id="70"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Ми надаємо рівні можливості для всіх працівників.</w:t>
            </w:r>
          </w:p>
          <w:p w14:paraId="1DB52BBD" w14:textId="77777777" w:rsidR="000E3269"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lastRenderedPageBreak/>
              <w:t>Ми ухвалюємо рішення щодо працевлаштування на основі потреб бізнесу, навичок, досвіду й результатів роботи. Дискримінація будь-якого виду не допускається. Ми дотримуємося всіх законів, які регулюють наші відносини зі співробітниками по всьому світу.</w:t>
            </w:r>
          </w:p>
          <w:p w14:paraId="4A5BBDB6" w14:textId="77777777" w:rsidR="00F47217"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Компанія Abbott забороняє дискримінацію на основі расової приналежності, кольору шкіри, віросповідання, віку, статі, національного походження, гендерної приналежності або гендерного самовираження, сексуальної орієнтації, інвалідності, сімейного стану, статусу військового або ветерана, генетики, громадянства чи будь-якого іншого статусу, захищеного законодавством.</w:t>
            </w:r>
          </w:p>
        </w:tc>
      </w:tr>
      <w:tr w:rsidR="005F6E93" w:rsidRPr="002D1393" w14:paraId="62930CDC" w14:textId="77777777" w:rsidTr="00745731">
        <w:tc>
          <w:tcPr>
            <w:tcW w:w="1353" w:type="dxa"/>
            <w:shd w:val="clear" w:color="auto" w:fill="C1E4F5"/>
            <w:tcMar>
              <w:top w:w="120" w:type="dxa"/>
              <w:left w:w="180" w:type="dxa"/>
              <w:bottom w:w="120" w:type="dxa"/>
              <w:right w:w="180" w:type="dxa"/>
            </w:tcMar>
            <w:hideMark/>
          </w:tcPr>
          <w:p w14:paraId="0F08B87F" w14:textId="77777777" w:rsidR="00F47217" w:rsidRPr="002161CE" w:rsidRDefault="0073003F" w:rsidP="00F47217">
            <w:pPr>
              <w:spacing w:before="30" w:after="30"/>
              <w:ind w:left="30" w:right="30"/>
              <w:rPr>
                <w:rFonts w:ascii="Calibri" w:eastAsia="Times New Roman" w:hAnsi="Calibri" w:cs="Calibri"/>
                <w:sz w:val="16"/>
              </w:rPr>
            </w:pPr>
            <w:hyperlink r:id="rId56" w:tgtFrame="_blank" w:history="1">
              <w:r w:rsidRPr="002161CE">
                <w:rPr>
                  <w:rFonts w:ascii="Calibri" w:eastAsia="Times New Roman" w:hAnsi="Calibri" w:cs="Calibri"/>
                  <w:color w:val="0000FF"/>
                  <w:sz w:val="16"/>
                  <w:u w:val="single"/>
                </w:rPr>
                <w:t>Screen 10</w:t>
              </w:r>
            </w:hyperlink>
            <w:r w:rsidRPr="002161CE">
              <w:rPr>
                <w:rFonts w:ascii="Calibri" w:eastAsia="Times New Roman" w:hAnsi="Calibri" w:cs="Calibri"/>
                <w:sz w:val="16"/>
              </w:rPr>
              <w:t xml:space="preserve"> </w:t>
            </w:r>
          </w:p>
          <w:p w14:paraId="5C9A8FCA" w14:textId="77777777" w:rsidR="00F47217" w:rsidRPr="002161CE" w:rsidRDefault="0073003F" w:rsidP="00F47217">
            <w:pPr>
              <w:ind w:left="30" w:right="30"/>
              <w:rPr>
                <w:rFonts w:ascii="Calibri" w:eastAsia="Times New Roman" w:hAnsi="Calibri" w:cs="Calibri"/>
                <w:sz w:val="16"/>
              </w:rPr>
            </w:pPr>
            <w:hyperlink r:id="rId57" w:tgtFrame="_blank" w:history="1">
              <w:r w:rsidRPr="002161CE">
                <w:rPr>
                  <w:rFonts w:ascii="Calibri" w:eastAsia="Times New Roman" w:hAnsi="Calibri" w:cs="Calibri"/>
                  <w:color w:val="0000FF"/>
                  <w:sz w:val="16"/>
                  <w:u w:val="single"/>
                </w:rPr>
                <w:t>24_C_11</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08B264E" w14:textId="77777777" w:rsidR="00F47217" w:rsidRPr="002161CE" w:rsidRDefault="0073003F" w:rsidP="00F47217">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FAIR TREATMENT</w:t>
            </w:r>
          </w:p>
          <w:p w14:paraId="654943B8" w14:textId="77777777" w:rsidR="00F47217" w:rsidRPr="002161CE" w:rsidRDefault="0073003F" w:rsidP="00F47217">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foster a respectful, inclusive, and safe workplace.</w:t>
            </w:r>
          </w:p>
          <w:p w14:paraId="46B7CB53" w14:textId="77777777" w:rsidR="00F47217" w:rsidRPr="002161CE" w:rsidRDefault="0073003F" w:rsidP="00F47217">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work to ensure everyone feels welcome, supported, and empowered.</w:t>
            </w:r>
          </w:p>
          <w:p w14:paraId="1400150F" w14:textId="77777777" w:rsidR="00F47217" w:rsidRPr="002161CE" w:rsidRDefault="0073003F" w:rsidP="00F47217">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Abbott promotes a healthy, harassment-free environment and values employee input to strengthen diversity and inclusion.</w:t>
            </w:r>
          </w:p>
          <w:p w14:paraId="6234951F" w14:textId="77777777" w:rsidR="00F47217" w:rsidRPr="002161CE" w:rsidRDefault="0073003F" w:rsidP="00F47217">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treat everyone with respect and dignity, building trust through fairness and honesty—never through manipulation, misrepresentation or lack of transparency.</w:t>
            </w:r>
          </w:p>
        </w:tc>
        <w:tc>
          <w:tcPr>
            <w:tcW w:w="6000" w:type="dxa"/>
          </w:tcPr>
          <w:p w14:paraId="1649BAB4" w14:textId="77777777" w:rsidR="00AC0538" w:rsidRPr="002D1393" w:rsidRDefault="0073003F" w:rsidP="00745731">
            <w:pPr>
              <w:spacing w:before="100" w:beforeAutospacing="1" w:after="100" w:afterAutospacing="1"/>
              <w:ind w:left="30" w:right="30"/>
              <w:rPr>
                <w:rFonts w:ascii="Calibri" w:eastAsia="Times New Roman" w:hAnsi="Calibri" w:cs="Calibri"/>
                <w:lang w:val="uk-UA"/>
                <w:rPrChange w:id="71"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СПРАВЕДЛИВЕ СТАВЛЕННЯ</w:t>
            </w:r>
          </w:p>
          <w:p w14:paraId="258C4935" w14:textId="77777777" w:rsidR="00AC0538" w:rsidRPr="002D1393" w:rsidRDefault="0073003F" w:rsidP="00745731">
            <w:pPr>
              <w:spacing w:before="100" w:beforeAutospacing="1" w:after="100" w:afterAutospacing="1"/>
              <w:ind w:left="30" w:right="30"/>
              <w:rPr>
                <w:rFonts w:ascii="Calibri" w:eastAsia="Times New Roman" w:hAnsi="Calibri" w:cs="Calibri"/>
                <w:lang w:val="uk-UA"/>
                <w:rPrChange w:id="72"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Ми сприяємо створенню шанобливого, інклюзивного та безпечного робочого середовища.</w:t>
            </w:r>
          </w:p>
          <w:p w14:paraId="11E14A7A" w14:textId="77777777" w:rsidR="00AC0538" w:rsidRPr="002D1393" w:rsidRDefault="0073003F" w:rsidP="00745731">
            <w:pPr>
              <w:spacing w:before="100" w:beforeAutospacing="1" w:after="100" w:afterAutospacing="1"/>
              <w:ind w:left="30" w:right="30"/>
              <w:rPr>
                <w:rFonts w:ascii="Calibri" w:eastAsia="Times New Roman" w:hAnsi="Calibri" w:cs="Calibri"/>
                <w:lang w:val="uk-UA"/>
                <w:rPrChange w:id="73"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Ми працюємо над тим, щоб кожен відчував, що йому раді, щоб він отримував підтримку і був впевненим у своїх силах.</w:t>
            </w:r>
          </w:p>
          <w:p w14:paraId="0AF2E418" w14:textId="77777777" w:rsidR="00AC0538" w:rsidRPr="002D1393" w:rsidRDefault="0073003F" w:rsidP="00745731">
            <w:pPr>
              <w:spacing w:before="100" w:beforeAutospacing="1" w:after="100" w:afterAutospacing="1"/>
              <w:ind w:left="30" w:right="30"/>
              <w:rPr>
                <w:rFonts w:ascii="Calibri" w:eastAsia="Times New Roman" w:hAnsi="Calibri" w:cs="Calibri"/>
                <w:lang w:val="uk-UA"/>
                <w:rPrChange w:id="74"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 xml:space="preserve">Компанія Abbott сприяє здоровому середовищу, вільному від домагань, та цінує внесок співробітників у зміцнення різноманітності та </w:t>
            </w:r>
            <w:proofErr w:type="spellStart"/>
            <w:r w:rsidRPr="002D1393">
              <w:rPr>
                <w:rFonts w:ascii="Calibri" w:eastAsia="Calibri" w:hAnsi="Calibri" w:cs="Calibri"/>
                <w:lang w:val="uk-UA"/>
              </w:rPr>
              <w:t>інклюзивності</w:t>
            </w:r>
            <w:proofErr w:type="spellEnd"/>
            <w:r w:rsidRPr="002D1393">
              <w:rPr>
                <w:rFonts w:ascii="Calibri" w:eastAsia="Calibri" w:hAnsi="Calibri" w:cs="Calibri"/>
                <w:lang w:val="uk-UA"/>
              </w:rPr>
              <w:t>.</w:t>
            </w:r>
          </w:p>
          <w:p w14:paraId="232521EC" w14:textId="77777777" w:rsidR="00F47217" w:rsidRPr="002D1393" w:rsidRDefault="0073003F" w:rsidP="00745731">
            <w:pPr>
              <w:spacing w:before="100" w:beforeAutospacing="1" w:after="100" w:afterAutospacing="1"/>
              <w:ind w:left="30" w:right="30"/>
              <w:rPr>
                <w:rFonts w:ascii="Calibri" w:eastAsia="Times New Roman" w:hAnsi="Calibri" w:cs="Calibri"/>
                <w:lang w:val="uk-UA"/>
                <w:rPrChange w:id="75"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lastRenderedPageBreak/>
              <w:t>Ми ставимося до кожного з повагою та гідністю, будуючи довіру через справедливість і чесність, а не через маніпуляції, перекручування інформації чи відсутність прозорості.</w:t>
            </w:r>
          </w:p>
        </w:tc>
      </w:tr>
      <w:tr w:rsidR="005F6E93" w:rsidRPr="002D1393" w14:paraId="65B9F47C" w14:textId="77777777" w:rsidTr="00745731">
        <w:tc>
          <w:tcPr>
            <w:tcW w:w="1353" w:type="dxa"/>
            <w:shd w:val="clear" w:color="auto" w:fill="C1E4F5"/>
            <w:tcMar>
              <w:top w:w="120" w:type="dxa"/>
              <w:left w:w="180" w:type="dxa"/>
              <w:bottom w:w="120" w:type="dxa"/>
              <w:right w:w="180" w:type="dxa"/>
            </w:tcMar>
            <w:hideMark/>
          </w:tcPr>
          <w:p w14:paraId="3E61419E" w14:textId="77777777" w:rsidR="00F47217" w:rsidRPr="002161CE" w:rsidRDefault="0073003F" w:rsidP="00F47217">
            <w:pPr>
              <w:spacing w:before="30" w:after="30"/>
              <w:ind w:left="30" w:right="30"/>
              <w:rPr>
                <w:rFonts w:ascii="Calibri" w:eastAsia="Times New Roman" w:hAnsi="Calibri" w:cs="Calibri"/>
                <w:sz w:val="16"/>
              </w:rPr>
            </w:pPr>
            <w:hyperlink r:id="rId58" w:tgtFrame="_blank" w:history="1">
              <w:r w:rsidRPr="002161CE">
                <w:rPr>
                  <w:rFonts w:ascii="Calibri" w:eastAsia="Times New Roman" w:hAnsi="Calibri" w:cs="Calibri"/>
                  <w:color w:val="0000FF"/>
                  <w:sz w:val="16"/>
                  <w:u w:val="single"/>
                </w:rPr>
                <w:t>Screen 10</w:t>
              </w:r>
            </w:hyperlink>
            <w:r w:rsidRPr="002161CE">
              <w:rPr>
                <w:rFonts w:ascii="Calibri" w:eastAsia="Times New Roman" w:hAnsi="Calibri" w:cs="Calibri"/>
                <w:sz w:val="16"/>
              </w:rPr>
              <w:t xml:space="preserve"> </w:t>
            </w:r>
          </w:p>
          <w:p w14:paraId="341F213E" w14:textId="77777777" w:rsidR="00F47217" w:rsidRPr="002161CE" w:rsidRDefault="0073003F" w:rsidP="00F47217">
            <w:pPr>
              <w:ind w:left="30" w:right="30"/>
              <w:rPr>
                <w:rFonts w:ascii="Calibri" w:eastAsia="Times New Roman" w:hAnsi="Calibri" w:cs="Calibri"/>
                <w:sz w:val="16"/>
              </w:rPr>
            </w:pPr>
            <w:hyperlink r:id="rId59" w:tgtFrame="_blank" w:history="1">
              <w:r w:rsidRPr="002161CE">
                <w:rPr>
                  <w:rFonts w:ascii="Calibri" w:eastAsia="Times New Roman" w:hAnsi="Calibri" w:cs="Calibri"/>
                  <w:color w:val="0000FF"/>
                  <w:sz w:val="16"/>
                  <w:u w:val="single"/>
                </w:rPr>
                <w:t>25_C_11</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94B0F02" w14:textId="77777777" w:rsidR="00F47217" w:rsidRPr="002161CE" w:rsidRDefault="0073003F" w:rsidP="00F47217">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WORK ENVIRONMENT</w:t>
            </w:r>
          </w:p>
          <w:p w14:paraId="3F8B7E24" w14:textId="77777777" w:rsidR="00F47217" w:rsidRPr="002161CE" w:rsidRDefault="0073003F" w:rsidP="00F47217">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prioritize safety and fair working conditions.</w:t>
            </w:r>
          </w:p>
          <w:p w14:paraId="657310AE" w14:textId="77777777" w:rsidR="00F47217" w:rsidRPr="002161CE" w:rsidRDefault="0073003F" w:rsidP="00F47217">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 xml:space="preserve">Accidents or unsafe situations must be reported to management right away. Abbott also takes steps to prevent and prohibit illegal, inappropriate </w:t>
            </w:r>
            <w:proofErr w:type="spellStart"/>
            <w:r w:rsidRPr="002161CE">
              <w:rPr>
                <w:rFonts w:ascii="Calibri" w:eastAsia="Times New Roman" w:hAnsi="Calibri" w:cs="Calibri"/>
              </w:rPr>
              <w:t>labor</w:t>
            </w:r>
            <w:proofErr w:type="spellEnd"/>
            <w:r w:rsidRPr="002161CE">
              <w:rPr>
                <w:rFonts w:ascii="Calibri" w:eastAsia="Times New Roman" w:hAnsi="Calibri" w:cs="Calibri"/>
              </w:rPr>
              <w:t xml:space="preserve"> practices and any form of cruel or inhumane treatment in our business activities worldwide.</w:t>
            </w:r>
          </w:p>
        </w:tc>
        <w:tc>
          <w:tcPr>
            <w:tcW w:w="6000" w:type="dxa"/>
          </w:tcPr>
          <w:p w14:paraId="0A53C8BE" w14:textId="77777777" w:rsidR="00D319D3" w:rsidRPr="002D1393" w:rsidRDefault="0073003F" w:rsidP="00745731">
            <w:pPr>
              <w:spacing w:before="100" w:beforeAutospacing="1" w:after="100" w:afterAutospacing="1"/>
              <w:ind w:left="30" w:right="30"/>
              <w:rPr>
                <w:rFonts w:ascii="Calibri" w:eastAsia="Times New Roman" w:hAnsi="Calibri" w:cs="Calibri"/>
                <w:lang w:val="uk-UA"/>
                <w:rPrChange w:id="76"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УМОВИ ПРАЦІ</w:t>
            </w:r>
          </w:p>
          <w:p w14:paraId="4B48D938" w14:textId="77777777" w:rsidR="00D319D3" w:rsidRPr="002D1393" w:rsidRDefault="0073003F" w:rsidP="00745731">
            <w:pPr>
              <w:spacing w:before="100" w:beforeAutospacing="1" w:after="100" w:afterAutospacing="1"/>
              <w:ind w:left="30" w:right="30"/>
              <w:rPr>
                <w:rFonts w:ascii="Calibri" w:eastAsia="Times New Roman" w:hAnsi="Calibri" w:cs="Calibri"/>
                <w:lang w:val="uk-UA"/>
                <w:rPrChange w:id="77"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Ми надаємо пріоритет безпеці та справедливим умовам праці.</w:t>
            </w:r>
          </w:p>
          <w:p w14:paraId="44C21C06" w14:textId="77777777" w:rsidR="00F47217"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Про нещасні випадки або небезпечні ситуації потрібно негайно повідомляти керівництво. Компанія Abbott також вживає заходів для запобігання та перешкоджання незаконним і неналежним трудовим умовам, а також будь-яким формам жорстокого чи нелюдського поводження в нашій діяльності по всьому світу.</w:t>
            </w:r>
          </w:p>
        </w:tc>
      </w:tr>
      <w:tr w:rsidR="005F6E93" w:rsidRPr="002D1393" w14:paraId="227A244A" w14:textId="77777777" w:rsidTr="00745731">
        <w:tc>
          <w:tcPr>
            <w:tcW w:w="1353" w:type="dxa"/>
            <w:shd w:val="clear" w:color="auto" w:fill="C1E4F5"/>
            <w:tcMar>
              <w:top w:w="120" w:type="dxa"/>
              <w:left w:w="180" w:type="dxa"/>
              <w:bottom w:w="120" w:type="dxa"/>
              <w:right w:w="180" w:type="dxa"/>
            </w:tcMar>
            <w:hideMark/>
          </w:tcPr>
          <w:p w14:paraId="29E51EE0" w14:textId="77777777" w:rsidR="00B71E05" w:rsidRPr="002161CE" w:rsidRDefault="0073003F" w:rsidP="00B71E05">
            <w:pPr>
              <w:spacing w:before="30" w:after="30"/>
              <w:ind w:left="30" w:right="30"/>
              <w:rPr>
                <w:rFonts w:ascii="Calibri" w:eastAsia="Times New Roman" w:hAnsi="Calibri" w:cs="Calibri"/>
                <w:sz w:val="16"/>
              </w:rPr>
            </w:pPr>
            <w:hyperlink r:id="rId60" w:tgtFrame="_blank" w:history="1">
              <w:r w:rsidRPr="002161CE">
                <w:rPr>
                  <w:rFonts w:ascii="Calibri" w:eastAsia="Times New Roman" w:hAnsi="Calibri" w:cs="Calibri"/>
                  <w:color w:val="0000FF"/>
                  <w:sz w:val="16"/>
                  <w:u w:val="single"/>
                </w:rPr>
                <w:t>Screen 11</w:t>
              </w:r>
            </w:hyperlink>
            <w:r w:rsidRPr="002161CE">
              <w:rPr>
                <w:rFonts w:ascii="Calibri" w:eastAsia="Times New Roman" w:hAnsi="Calibri" w:cs="Calibri"/>
                <w:sz w:val="16"/>
              </w:rPr>
              <w:t xml:space="preserve"> </w:t>
            </w:r>
          </w:p>
          <w:p w14:paraId="55DE4B72" w14:textId="77777777" w:rsidR="00B71E05" w:rsidRPr="002161CE" w:rsidRDefault="0073003F" w:rsidP="00B71E05">
            <w:pPr>
              <w:ind w:left="30" w:right="30"/>
              <w:rPr>
                <w:rFonts w:ascii="Calibri" w:eastAsia="Times New Roman" w:hAnsi="Calibri" w:cs="Calibri"/>
                <w:sz w:val="16"/>
              </w:rPr>
            </w:pPr>
            <w:hyperlink r:id="rId61" w:tgtFrame="_blank" w:history="1">
              <w:r w:rsidRPr="002161CE">
                <w:rPr>
                  <w:rFonts w:ascii="Calibri" w:eastAsia="Times New Roman" w:hAnsi="Calibri" w:cs="Calibri"/>
                  <w:color w:val="0000FF"/>
                  <w:sz w:val="16"/>
                  <w:u w:val="single"/>
                </w:rPr>
                <w:t>26_C_12</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C01269C" w14:textId="77777777" w:rsidR="00B71E05" w:rsidRPr="002161CE" w:rsidRDefault="0073003F" w:rsidP="00B71E05">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You must view all content before moving forward.</w:t>
            </w:r>
          </w:p>
          <w:p w14:paraId="63331279" w14:textId="77777777" w:rsidR="00B71E05" w:rsidRPr="002161CE" w:rsidRDefault="0073003F" w:rsidP="00B71E05">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At Abbott, we build trust through community, environment, and engagement.</w:t>
            </w:r>
          </w:p>
          <w:p w14:paraId="3958AA10" w14:textId="77777777" w:rsidR="00B71E05" w:rsidRPr="002161CE" w:rsidRDefault="0073003F" w:rsidP="00B71E05">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strive to give back to the communities where we operate and make a positive, lasting impact on people’s lives.</w:t>
            </w:r>
          </w:p>
          <w:p w14:paraId="1980F631" w14:textId="77777777" w:rsidR="00B71E05" w:rsidRPr="002161CE" w:rsidRDefault="0073003F" w:rsidP="00B71E05">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Abbott works to minimize its environmental footprint by reducing energy use and conserving natural resources.</w:t>
            </w:r>
          </w:p>
          <w:p w14:paraId="03716921" w14:textId="77777777" w:rsidR="00B71E05" w:rsidRPr="002161CE" w:rsidRDefault="0073003F" w:rsidP="00B71E05">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lastRenderedPageBreak/>
              <w:t>We also support appropriate political engagement and encourage community involvement across our global operations.</w:t>
            </w:r>
          </w:p>
          <w:p w14:paraId="30DADABA" w14:textId="77777777" w:rsidR="00B71E05" w:rsidRPr="002161CE" w:rsidRDefault="0073003F" w:rsidP="00B71E05">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Community Involvement</w:t>
            </w:r>
          </w:p>
          <w:p w14:paraId="5705CCD6" w14:textId="77777777" w:rsidR="00B71E05" w:rsidRPr="002161CE" w:rsidRDefault="0073003F" w:rsidP="00B71E05">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Environmental Responsibility</w:t>
            </w:r>
          </w:p>
          <w:p w14:paraId="14902196" w14:textId="77777777" w:rsidR="00B71E05" w:rsidRPr="002161CE" w:rsidRDefault="0073003F" w:rsidP="00B71E05">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Political Contributions</w:t>
            </w:r>
          </w:p>
          <w:p w14:paraId="786523EC" w14:textId="77777777" w:rsidR="00B71E05" w:rsidRPr="002161CE" w:rsidRDefault="0073003F" w:rsidP="00B71E05">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Click each of the icons to learn more.</w:t>
            </w:r>
          </w:p>
        </w:tc>
        <w:tc>
          <w:tcPr>
            <w:tcW w:w="6000" w:type="dxa"/>
          </w:tcPr>
          <w:p w14:paraId="5B2009EC" w14:textId="77777777" w:rsidR="00B71E05" w:rsidRPr="002D1393" w:rsidRDefault="0073003F" w:rsidP="00745731">
            <w:pPr>
              <w:spacing w:before="100" w:beforeAutospacing="1" w:after="100" w:afterAutospacing="1"/>
              <w:ind w:left="30" w:right="30"/>
              <w:rPr>
                <w:rFonts w:ascii="Calibri" w:eastAsia="Times New Roman" w:hAnsi="Calibri" w:cs="Calibri"/>
                <w:lang w:val="uk-UA"/>
                <w:rPrChange w:id="78"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lastRenderedPageBreak/>
              <w:t>Ви маєте переглянути весь уміст, перш ніж перейти до наступного розділу.</w:t>
            </w:r>
          </w:p>
          <w:p w14:paraId="77297FDE" w14:textId="77777777" w:rsidR="00B71E05" w:rsidRPr="002D1393" w:rsidRDefault="0073003F" w:rsidP="00745731">
            <w:pPr>
              <w:spacing w:before="100" w:beforeAutospacing="1" w:after="100" w:afterAutospacing="1"/>
              <w:ind w:left="30" w:right="30"/>
              <w:rPr>
                <w:rFonts w:ascii="Calibri" w:eastAsia="Times New Roman" w:hAnsi="Calibri" w:cs="Calibri"/>
                <w:lang w:val="uk-UA"/>
                <w:rPrChange w:id="79"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У компанії Abbott ми будуємо довіру через спільноту, довкілля та залученість.</w:t>
            </w:r>
          </w:p>
          <w:p w14:paraId="0E1B5F63" w14:textId="77777777" w:rsidR="00B71E05" w:rsidRPr="002D1393" w:rsidRDefault="0073003F" w:rsidP="00745731">
            <w:pPr>
              <w:spacing w:before="100" w:beforeAutospacing="1" w:after="100" w:afterAutospacing="1"/>
              <w:ind w:left="30" w:right="30"/>
              <w:rPr>
                <w:rFonts w:ascii="Calibri" w:eastAsia="Times New Roman" w:hAnsi="Calibri" w:cs="Calibri"/>
                <w:lang w:val="uk-UA"/>
                <w:rPrChange w:id="80"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Ми прагнемо віддавати належне спільнотам, де ми працюємо, та позитивно й тривало впливати на життя людей.</w:t>
            </w:r>
          </w:p>
          <w:p w14:paraId="4B2716A1" w14:textId="77777777" w:rsidR="00B71E05" w:rsidRPr="002D1393" w:rsidRDefault="0073003F" w:rsidP="00745731">
            <w:pPr>
              <w:spacing w:before="100" w:beforeAutospacing="1" w:after="100" w:afterAutospacing="1"/>
              <w:ind w:left="30" w:right="30"/>
              <w:rPr>
                <w:rFonts w:ascii="Calibri" w:eastAsia="Times New Roman" w:hAnsi="Calibri" w:cs="Calibri"/>
                <w:lang w:val="uk-UA"/>
                <w:rPrChange w:id="81"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lastRenderedPageBreak/>
              <w:t>Компанія Abbott працює над мінімізацією свого впливу на довкілля, зменшуючи споживання енергії та зберігаючи природні ресурси.</w:t>
            </w:r>
          </w:p>
          <w:p w14:paraId="359C0B23" w14:textId="77777777" w:rsidR="00B71E05" w:rsidRPr="002D1393" w:rsidRDefault="0073003F" w:rsidP="00745731">
            <w:pPr>
              <w:spacing w:before="100" w:beforeAutospacing="1" w:after="100" w:afterAutospacing="1"/>
              <w:ind w:left="30" w:right="30"/>
              <w:rPr>
                <w:rFonts w:ascii="Calibri" w:eastAsia="Times New Roman" w:hAnsi="Calibri" w:cs="Calibri"/>
                <w:lang w:val="uk-UA"/>
                <w:rPrChange w:id="82"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Ми також підтримуємо відповідну політичну активність і заохочуємо залучення спільноти до всіх наших глобальних операцій.</w:t>
            </w:r>
          </w:p>
          <w:p w14:paraId="3E63FFBA" w14:textId="77777777" w:rsidR="00B71E05" w:rsidRPr="002D1393" w:rsidRDefault="0073003F" w:rsidP="00745731">
            <w:pPr>
              <w:spacing w:before="100" w:beforeAutospacing="1" w:after="100" w:afterAutospacing="1"/>
              <w:ind w:left="30" w:right="30"/>
              <w:rPr>
                <w:rFonts w:ascii="Calibri" w:eastAsia="Times New Roman" w:hAnsi="Calibri" w:cs="Calibri"/>
                <w:lang w:val="uk-UA"/>
                <w:rPrChange w:id="83"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Залучення громади</w:t>
            </w:r>
          </w:p>
          <w:p w14:paraId="1D565D63" w14:textId="77777777" w:rsidR="00B71E05" w:rsidRPr="002D1393" w:rsidRDefault="0073003F" w:rsidP="00745731">
            <w:pPr>
              <w:spacing w:before="100" w:beforeAutospacing="1" w:after="100" w:afterAutospacing="1"/>
              <w:ind w:left="30" w:right="30"/>
              <w:rPr>
                <w:rFonts w:ascii="Calibri" w:eastAsia="Times New Roman" w:hAnsi="Calibri" w:cs="Calibri"/>
                <w:lang w:val="uk-UA"/>
                <w:rPrChange w:id="84"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Екологічна відповідальність</w:t>
            </w:r>
          </w:p>
          <w:p w14:paraId="15495823" w14:textId="77777777" w:rsidR="00B71E05" w:rsidRPr="002D1393" w:rsidRDefault="0073003F" w:rsidP="00745731">
            <w:pPr>
              <w:spacing w:before="100" w:beforeAutospacing="1" w:after="100" w:afterAutospacing="1"/>
              <w:ind w:left="30" w:right="30"/>
              <w:rPr>
                <w:rFonts w:ascii="Calibri" w:eastAsia="Times New Roman" w:hAnsi="Calibri" w:cs="Calibri"/>
                <w:lang w:val="uk-UA"/>
                <w:rPrChange w:id="85"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Внески на політичні цілі</w:t>
            </w:r>
          </w:p>
          <w:p w14:paraId="39C700E5" w14:textId="77777777" w:rsidR="00B71E05" w:rsidRPr="002D1393" w:rsidRDefault="0073003F" w:rsidP="00745731">
            <w:pPr>
              <w:spacing w:before="100" w:beforeAutospacing="1" w:after="100" w:afterAutospacing="1"/>
              <w:ind w:left="30" w:right="30"/>
              <w:rPr>
                <w:rFonts w:ascii="Calibri" w:eastAsia="Times New Roman" w:hAnsi="Calibri" w:cs="Calibri"/>
                <w:lang w:val="uk-UA"/>
                <w:rPrChange w:id="86"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Щоб дізнатися більше, натисніть на кожен зі значків.</w:t>
            </w:r>
          </w:p>
        </w:tc>
      </w:tr>
      <w:tr w:rsidR="005F6E93" w:rsidRPr="002D1393" w14:paraId="5F4F0CF4" w14:textId="77777777" w:rsidTr="00745731">
        <w:tc>
          <w:tcPr>
            <w:tcW w:w="1353" w:type="dxa"/>
            <w:shd w:val="clear" w:color="auto" w:fill="C1E4F5"/>
            <w:tcMar>
              <w:top w:w="120" w:type="dxa"/>
              <w:left w:w="180" w:type="dxa"/>
              <w:bottom w:w="120" w:type="dxa"/>
              <w:right w:w="180" w:type="dxa"/>
            </w:tcMar>
            <w:hideMark/>
          </w:tcPr>
          <w:p w14:paraId="42CEEF38" w14:textId="77777777" w:rsidR="00671917" w:rsidRPr="002161CE" w:rsidRDefault="0073003F" w:rsidP="00671917">
            <w:pPr>
              <w:spacing w:before="30" w:after="30"/>
              <w:ind w:left="30" w:right="30"/>
              <w:rPr>
                <w:rFonts w:ascii="Calibri" w:eastAsia="Times New Roman" w:hAnsi="Calibri" w:cs="Calibri"/>
                <w:sz w:val="16"/>
              </w:rPr>
            </w:pPr>
            <w:hyperlink r:id="rId62" w:tgtFrame="_blank" w:history="1">
              <w:r w:rsidRPr="002161CE">
                <w:rPr>
                  <w:rFonts w:ascii="Calibri" w:eastAsia="Times New Roman" w:hAnsi="Calibri" w:cs="Calibri"/>
                  <w:color w:val="0000FF"/>
                  <w:sz w:val="16"/>
                  <w:u w:val="single"/>
                </w:rPr>
                <w:t>Screen 11</w:t>
              </w:r>
            </w:hyperlink>
            <w:r w:rsidRPr="002161CE">
              <w:rPr>
                <w:rFonts w:ascii="Calibri" w:eastAsia="Times New Roman" w:hAnsi="Calibri" w:cs="Calibri"/>
                <w:sz w:val="16"/>
              </w:rPr>
              <w:t xml:space="preserve"> </w:t>
            </w:r>
          </w:p>
          <w:p w14:paraId="17BC0400" w14:textId="77777777" w:rsidR="00671917" w:rsidRPr="002161CE" w:rsidRDefault="0073003F" w:rsidP="00671917">
            <w:pPr>
              <w:ind w:left="30" w:right="30"/>
              <w:rPr>
                <w:rFonts w:ascii="Calibri" w:eastAsia="Times New Roman" w:hAnsi="Calibri" w:cs="Calibri"/>
                <w:sz w:val="16"/>
              </w:rPr>
            </w:pPr>
            <w:hyperlink r:id="rId63" w:tgtFrame="_blank" w:history="1">
              <w:r w:rsidRPr="002161CE">
                <w:rPr>
                  <w:rFonts w:ascii="Calibri" w:eastAsia="Times New Roman" w:hAnsi="Calibri" w:cs="Calibri"/>
                  <w:color w:val="0000FF"/>
                  <w:sz w:val="16"/>
                  <w:u w:val="single"/>
                </w:rPr>
                <w:t>27_C_12</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2F22082" w14:textId="77777777" w:rsidR="00671917" w:rsidRPr="002161CE" w:rsidRDefault="0073003F" w:rsidP="00671917">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COMMUNITY INVOLVEMENT</w:t>
            </w:r>
          </w:p>
          <w:p w14:paraId="3DD5F105" w14:textId="77777777" w:rsidR="00671917" w:rsidRPr="002161CE" w:rsidRDefault="0073003F" w:rsidP="00671917">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support community well-being.</w:t>
            </w:r>
          </w:p>
          <w:p w14:paraId="538C25D5" w14:textId="77777777" w:rsidR="00671917" w:rsidRPr="002161CE" w:rsidRDefault="0073003F" w:rsidP="00671917">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At Abbott, we support the well-being of communities through our products, our work, and our actions and we have a long history of giving back to the places where we live and work, because we believe healthy communities thrive.</w:t>
            </w:r>
          </w:p>
          <w:p w14:paraId="42942E20" w14:textId="77777777" w:rsidR="00671917" w:rsidRPr="002161CE" w:rsidRDefault="0073003F" w:rsidP="00671917">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Through our operations, partnerships, and support for local groups and causes, we strive to make a positive and lasting impact wherever we do business.</w:t>
            </w:r>
          </w:p>
        </w:tc>
        <w:tc>
          <w:tcPr>
            <w:tcW w:w="6000" w:type="dxa"/>
          </w:tcPr>
          <w:p w14:paraId="49BA61FC" w14:textId="77777777" w:rsidR="00671917" w:rsidRPr="002D1393" w:rsidRDefault="0073003F" w:rsidP="00745731">
            <w:pPr>
              <w:spacing w:before="100" w:beforeAutospacing="1" w:after="100" w:afterAutospacing="1"/>
              <w:ind w:left="30" w:right="30"/>
              <w:rPr>
                <w:rFonts w:ascii="Calibri" w:eastAsia="Times New Roman" w:hAnsi="Calibri" w:cs="Calibri"/>
                <w:lang w:val="uk-UA"/>
                <w:rPrChange w:id="87"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ЗАЛУЧЕННЯ ГРОМАДИ</w:t>
            </w:r>
          </w:p>
          <w:p w14:paraId="0E4DCAA8" w14:textId="77777777" w:rsidR="00671917" w:rsidRPr="002D1393" w:rsidRDefault="0073003F" w:rsidP="00745731">
            <w:pPr>
              <w:spacing w:before="100" w:beforeAutospacing="1" w:after="100" w:afterAutospacing="1"/>
              <w:ind w:left="30" w:right="30"/>
              <w:rPr>
                <w:rFonts w:ascii="Calibri" w:eastAsia="Times New Roman" w:hAnsi="Calibri" w:cs="Calibri"/>
                <w:lang w:val="uk-UA"/>
                <w:rPrChange w:id="88"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Ми підтримуємо добробут спільнот.</w:t>
            </w:r>
          </w:p>
          <w:p w14:paraId="596434CB" w14:textId="77777777" w:rsidR="00671917" w:rsidRPr="002D1393" w:rsidRDefault="0073003F" w:rsidP="00745731">
            <w:pPr>
              <w:spacing w:before="100" w:beforeAutospacing="1" w:after="100" w:afterAutospacing="1"/>
              <w:ind w:left="30" w:right="30"/>
              <w:rPr>
                <w:rFonts w:ascii="Calibri" w:eastAsia="Times New Roman" w:hAnsi="Calibri" w:cs="Calibri"/>
                <w:lang w:val="uk-UA"/>
                <w:rPrChange w:id="89"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У компанії Abbott ми підтримуємо добробут спільнот через нашу продукцію, нашу роботу та наші дії, і ми маємо довгу історію надання допомоги у місцях, де ми живемо та працюємо, тому що ми віримо, що здорові спільноти процвітають.</w:t>
            </w:r>
          </w:p>
          <w:p w14:paraId="744A3E90" w14:textId="77777777" w:rsidR="00671917" w:rsidRPr="002D1393" w:rsidRDefault="0073003F" w:rsidP="00745731">
            <w:pPr>
              <w:spacing w:before="100" w:beforeAutospacing="1" w:after="100" w:afterAutospacing="1"/>
              <w:ind w:left="30" w:right="30"/>
              <w:rPr>
                <w:rFonts w:ascii="Calibri" w:eastAsia="Times New Roman" w:hAnsi="Calibri" w:cs="Calibri"/>
                <w:lang w:val="uk-UA"/>
                <w:rPrChange w:id="90"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 xml:space="preserve">Завдяки нашій діяльності, </w:t>
            </w:r>
            <w:proofErr w:type="spellStart"/>
            <w:r w:rsidRPr="002D1393">
              <w:rPr>
                <w:rFonts w:ascii="Calibri" w:eastAsia="Calibri" w:hAnsi="Calibri" w:cs="Calibri"/>
                <w:lang w:val="uk-UA"/>
              </w:rPr>
              <w:t>партнерствам</w:t>
            </w:r>
            <w:proofErr w:type="spellEnd"/>
            <w:r w:rsidRPr="002D1393">
              <w:rPr>
                <w:rFonts w:ascii="Calibri" w:eastAsia="Calibri" w:hAnsi="Calibri" w:cs="Calibri"/>
                <w:lang w:val="uk-UA"/>
              </w:rPr>
              <w:t xml:space="preserve"> і підтримці місцевих груп й ініціатив ми прагнемо зробити позитивний і тривалий вплив скрізь, де ми ведемо свою діяльність.</w:t>
            </w:r>
          </w:p>
        </w:tc>
      </w:tr>
      <w:tr w:rsidR="005F6E93" w:rsidRPr="002D1393" w14:paraId="632A77E7" w14:textId="77777777" w:rsidTr="00745731">
        <w:tc>
          <w:tcPr>
            <w:tcW w:w="1353" w:type="dxa"/>
            <w:shd w:val="clear" w:color="auto" w:fill="C1E4F5"/>
            <w:tcMar>
              <w:top w:w="120" w:type="dxa"/>
              <w:left w:w="180" w:type="dxa"/>
              <w:bottom w:w="120" w:type="dxa"/>
              <w:right w:w="180" w:type="dxa"/>
            </w:tcMar>
            <w:hideMark/>
          </w:tcPr>
          <w:p w14:paraId="76B0C32E" w14:textId="77777777" w:rsidR="003E5A36" w:rsidRPr="002161CE" w:rsidRDefault="0073003F" w:rsidP="003E5A36">
            <w:pPr>
              <w:spacing w:before="30" w:after="30"/>
              <w:ind w:left="30" w:right="30"/>
              <w:rPr>
                <w:rFonts w:ascii="Calibri" w:eastAsia="Times New Roman" w:hAnsi="Calibri" w:cs="Calibri"/>
                <w:sz w:val="16"/>
              </w:rPr>
            </w:pPr>
            <w:hyperlink r:id="rId64" w:tgtFrame="_blank" w:history="1">
              <w:r w:rsidRPr="002161CE">
                <w:rPr>
                  <w:rFonts w:ascii="Calibri" w:eastAsia="Times New Roman" w:hAnsi="Calibri" w:cs="Calibri"/>
                  <w:color w:val="0000FF"/>
                  <w:sz w:val="16"/>
                  <w:u w:val="single"/>
                </w:rPr>
                <w:t>Screen 11</w:t>
              </w:r>
            </w:hyperlink>
            <w:r w:rsidRPr="002161CE">
              <w:rPr>
                <w:rFonts w:ascii="Calibri" w:eastAsia="Times New Roman" w:hAnsi="Calibri" w:cs="Calibri"/>
                <w:sz w:val="16"/>
              </w:rPr>
              <w:t xml:space="preserve"> </w:t>
            </w:r>
          </w:p>
          <w:p w14:paraId="763CB40B" w14:textId="77777777" w:rsidR="003E5A36" w:rsidRPr="002161CE" w:rsidRDefault="0073003F" w:rsidP="003E5A36">
            <w:pPr>
              <w:ind w:left="30" w:right="30"/>
              <w:rPr>
                <w:rFonts w:ascii="Calibri" w:eastAsia="Times New Roman" w:hAnsi="Calibri" w:cs="Calibri"/>
                <w:sz w:val="16"/>
              </w:rPr>
            </w:pPr>
            <w:hyperlink r:id="rId65" w:tgtFrame="_blank" w:history="1">
              <w:r w:rsidRPr="002161CE">
                <w:rPr>
                  <w:rFonts w:ascii="Calibri" w:eastAsia="Times New Roman" w:hAnsi="Calibri" w:cs="Calibri"/>
                  <w:color w:val="0000FF"/>
                  <w:sz w:val="16"/>
                  <w:u w:val="single"/>
                </w:rPr>
                <w:t>28_C_12</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1D3FF69" w14:textId="77777777" w:rsidR="003E5A36" w:rsidRPr="002161CE" w:rsidRDefault="0073003F" w:rsidP="003E5A36">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ENVIRONMENTAL RESPONSIBILITY</w:t>
            </w:r>
          </w:p>
          <w:p w14:paraId="0CFA2AE7" w14:textId="77777777" w:rsidR="003E5A36" w:rsidRPr="002161CE" w:rsidRDefault="0073003F" w:rsidP="003E5A36">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take part in sustainable development and work to reduce our impact on the environment.</w:t>
            </w:r>
          </w:p>
          <w:p w14:paraId="744C8587" w14:textId="77777777" w:rsidR="003E5A36" w:rsidRPr="002161CE" w:rsidRDefault="0073003F" w:rsidP="003E5A36">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work to protect the environment in everything we do—from how we source materials to how we make, ship, and use our products.</w:t>
            </w:r>
          </w:p>
          <w:p w14:paraId="36AB934A" w14:textId="77777777" w:rsidR="003E5A36" w:rsidRPr="002161CE" w:rsidRDefault="0073003F" w:rsidP="003E5A36">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take steps to use less energy and fewer natural resources. We support clean energy projects at work and in our communities. We look for ways to reduce waste, recycle more, and lower environmental risks. We also follow environmental laws and regulations that apply to our operations.</w:t>
            </w:r>
          </w:p>
        </w:tc>
        <w:tc>
          <w:tcPr>
            <w:tcW w:w="6000" w:type="dxa"/>
          </w:tcPr>
          <w:p w14:paraId="6F3E5279" w14:textId="77777777" w:rsidR="003E5A36" w:rsidRPr="002D1393" w:rsidRDefault="0073003F" w:rsidP="00745731">
            <w:pPr>
              <w:spacing w:before="100" w:beforeAutospacing="1" w:after="100" w:afterAutospacing="1"/>
              <w:ind w:left="30" w:right="30"/>
              <w:rPr>
                <w:rFonts w:ascii="Calibri" w:eastAsia="Times New Roman" w:hAnsi="Calibri" w:cs="Calibri"/>
                <w:lang w:val="uk-UA"/>
                <w:rPrChange w:id="91"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ЕКОЛОГІЧНА ВІДПОВІДАЛЬНІСТЬ</w:t>
            </w:r>
          </w:p>
          <w:p w14:paraId="44EEEEEF" w14:textId="77777777" w:rsidR="003E5A36" w:rsidRPr="002D1393" w:rsidRDefault="0073003F" w:rsidP="00745731">
            <w:pPr>
              <w:spacing w:before="100" w:beforeAutospacing="1" w:after="100" w:afterAutospacing="1"/>
              <w:ind w:left="30" w:right="30"/>
              <w:rPr>
                <w:rFonts w:ascii="Calibri" w:eastAsia="Times New Roman" w:hAnsi="Calibri" w:cs="Calibri"/>
                <w:lang w:val="uk-UA"/>
                <w:rPrChange w:id="92"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Ми беремо участь у сталому розвитку та працюємо над зменшенням нашого впливу на довкілля.</w:t>
            </w:r>
          </w:p>
          <w:p w14:paraId="1D510DC9" w14:textId="77777777" w:rsidR="003E5A36" w:rsidRPr="002D1393" w:rsidRDefault="0073003F" w:rsidP="00745731">
            <w:pPr>
              <w:spacing w:before="100" w:beforeAutospacing="1" w:after="100" w:afterAutospacing="1"/>
              <w:ind w:left="30" w:right="30"/>
              <w:rPr>
                <w:rFonts w:ascii="Calibri" w:eastAsia="Times New Roman" w:hAnsi="Calibri" w:cs="Calibri"/>
                <w:lang w:val="uk-UA"/>
                <w:rPrChange w:id="93"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Ми працюємо над захистом довкілля в усьому, що ми робимо, — від того, як ми отримуємо матеріали, до того, як ми виробляємо, доставляємо та використовуємо нашу продукцію.</w:t>
            </w:r>
          </w:p>
          <w:p w14:paraId="498A8C05" w14:textId="77777777" w:rsidR="003E5A36"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 xml:space="preserve">Ми вживаємо заходів для зменшення використання енергії та природних ресурсів. Ми підтримуємо </w:t>
            </w:r>
            <w:proofErr w:type="spellStart"/>
            <w:r w:rsidRPr="002D1393">
              <w:rPr>
                <w:rFonts w:ascii="Calibri" w:eastAsia="Calibri" w:hAnsi="Calibri" w:cs="Calibri"/>
                <w:lang w:val="uk-UA"/>
              </w:rPr>
              <w:t>проєкти</w:t>
            </w:r>
            <w:proofErr w:type="spellEnd"/>
            <w:r w:rsidRPr="002D1393">
              <w:rPr>
                <w:rFonts w:ascii="Calibri" w:eastAsia="Calibri" w:hAnsi="Calibri" w:cs="Calibri"/>
                <w:lang w:val="uk-UA"/>
              </w:rPr>
              <w:t xml:space="preserve"> чистої енергії на роботі та в наших спільнотах. Ми шукаємо способи зменшення кількості відходів, збільшення переробки та зниження екологічних ризиків. Ми також дотримуємося законів і нормативних вимог про охорону довкілля, що застосовуються до нашої діяльності.</w:t>
            </w:r>
          </w:p>
        </w:tc>
      </w:tr>
      <w:tr w:rsidR="005F6E93" w:rsidRPr="002D1393" w14:paraId="0D22D0F4" w14:textId="77777777" w:rsidTr="00745731">
        <w:tc>
          <w:tcPr>
            <w:tcW w:w="1353" w:type="dxa"/>
            <w:shd w:val="clear" w:color="auto" w:fill="C1E4F5"/>
            <w:tcMar>
              <w:top w:w="120" w:type="dxa"/>
              <w:left w:w="180" w:type="dxa"/>
              <w:bottom w:w="120" w:type="dxa"/>
              <w:right w:w="180" w:type="dxa"/>
            </w:tcMar>
            <w:hideMark/>
          </w:tcPr>
          <w:p w14:paraId="6F46BBD2" w14:textId="77777777" w:rsidR="00B93BBE" w:rsidRPr="002161CE" w:rsidRDefault="0073003F" w:rsidP="00B93BBE">
            <w:pPr>
              <w:spacing w:before="30" w:after="30"/>
              <w:ind w:left="30" w:right="30"/>
              <w:rPr>
                <w:rFonts w:ascii="Calibri" w:eastAsia="Times New Roman" w:hAnsi="Calibri" w:cs="Calibri"/>
                <w:sz w:val="16"/>
              </w:rPr>
            </w:pPr>
            <w:hyperlink r:id="rId66" w:tgtFrame="_blank" w:history="1">
              <w:r w:rsidRPr="002161CE">
                <w:rPr>
                  <w:rFonts w:ascii="Calibri" w:eastAsia="Times New Roman" w:hAnsi="Calibri" w:cs="Calibri"/>
                  <w:color w:val="0000FF"/>
                  <w:sz w:val="16"/>
                  <w:u w:val="single"/>
                </w:rPr>
                <w:t>Screen 11</w:t>
              </w:r>
            </w:hyperlink>
            <w:r w:rsidRPr="002161CE">
              <w:rPr>
                <w:rFonts w:ascii="Calibri" w:eastAsia="Times New Roman" w:hAnsi="Calibri" w:cs="Calibri"/>
                <w:sz w:val="16"/>
              </w:rPr>
              <w:t xml:space="preserve"> </w:t>
            </w:r>
          </w:p>
          <w:p w14:paraId="07A05E81" w14:textId="77777777" w:rsidR="00B93BBE" w:rsidRPr="002161CE" w:rsidRDefault="0073003F" w:rsidP="00B93BBE">
            <w:pPr>
              <w:ind w:left="30" w:right="30"/>
              <w:rPr>
                <w:rFonts w:ascii="Calibri" w:eastAsia="Times New Roman" w:hAnsi="Calibri" w:cs="Calibri"/>
                <w:sz w:val="16"/>
              </w:rPr>
            </w:pPr>
            <w:hyperlink r:id="rId67" w:tgtFrame="_blank" w:history="1">
              <w:r w:rsidRPr="002161CE">
                <w:rPr>
                  <w:rFonts w:ascii="Calibri" w:eastAsia="Times New Roman" w:hAnsi="Calibri" w:cs="Calibri"/>
                  <w:color w:val="0000FF"/>
                  <w:sz w:val="16"/>
                  <w:u w:val="single"/>
                </w:rPr>
                <w:t>29_C_12</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E562E0A" w14:textId="77777777" w:rsidR="00B93BBE" w:rsidRPr="002161CE" w:rsidRDefault="0073003F" w:rsidP="00B93BB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POLITICAL CONTRIBUTIONS</w:t>
            </w:r>
          </w:p>
          <w:p w14:paraId="3B3111CC" w14:textId="77777777" w:rsidR="00B93BBE" w:rsidRPr="002161CE" w:rsidRDefault="0073003F" w:rsidP="00B93BB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encourage appropriate engagement in the political process and support community involvement.</w:t>
            </w:r>
          </w:p>
          <w:p w14:paraId="6484829E" w14:textId="77777777" w:rsidR="00B93BBE" w:rsidRPr="002161CE" w:rsidRDefault="0073003F" w:rsidP="00B93BB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Abbott supports public policies that align with our mission and values. When appropriate, we may also support political candidates or interest groups.</w:t>
            </w:r>
          </w:p>
          <w:p w14:paraId="4A93DA7D" w14:textId="77777777" w:rsidR="00B93BBE" w:rsidRPr="002161CE" w:rsidRDefault="0073003F" w:rsidP="00B93BB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 xml:space="preserve">Because laws about political contributions by companies are complex, any use of Abbott funds—or contributions </w:t>
            </w:r>
            <w:r w:rsidRPr="002161CE">
              <w:rPr>
                <w:rFonts w:ascii="Calibri" w:eastAsia="Times New Roman" w:hAnsi="Calibri" w:cs="Calibri"/>
              </w:rPr>
              <w:lastRenderedPageBreak/>
              <w:t>made on Abbott’s behalf—must be reviewed with the Legal Division first.</w:t>
            </w:r>
          </w:p>
        </w:tc>
        <w:tc>
          <w:tcPr>
            <w:tcW w:w="6000" w:type="dxa"/>
          </w:tcPr>
          <w:p w14:paraId="2531C740" w14:textId="77777777" w:rsidR="00B93BBE" w:rsidRPr="002D1393" w:rsidRDefault="0073003F" w:rsidP="00745731">
            <w:pPr>
              <w:spacing w:before="100" w:beforeAutospacing="1" w:after="100" w:afterAutospacing="1"/>
              <w:ind w:left="30" w:right="30"/>
              <w:rPr>
                <w:rFonts w:ascii="Calibri" w:eastAsia="Times New Roman" w:hAnsi="Calibri" w:cs="Calibri"/>
                <w:lang w:val="uk-UA"/>
                <w:rPrChange w:id="94"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lastRenderedPageBreak/>
              <w:t>ВНЕСКИ НА ПОЛІТИЧНІ ЦІЛІ</w:t>
            </w:r>
          </w:p>
          <w:p w14:paraId="01B5B3ED" w14:textId="77777777" w:rsidR="00B93BBE" w:rsidRPr="002D1393" w:rsidRDefault="0073003F" w:rsidP="00745731">
            <w:pPr>
              <w:spacing w:before="100" w:beforeAutospacing="1" w:after="100" w:afterAutospacing="1"/>
              <w:ind w:left="30" w:right="30"/>
              <w:rPr>
                <w:rFonts w:ascii="Calibri" w:eastAsia="Times New Roman" w:hAnsi="Calibri" w:cs="Calibri"/>
                <w:lang w:val="uk-UA"/>
                <w:rPrChange w:id="95"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Ми підтримуємо відповідне залучення до політичних процесів та залучення громади.</w:t>
            </w:r>
          </w:p>
          <w:p w14:paraId="32C43E20" w14:textId="77777777" w:rsidR="00B93BBE"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Компанія Abbott підтримує державні політики, які узгоджуються з нашою місією та нашими цінностями. За потреби ми також можемо підтримувати політичних кандидатів або групи інтересів.</w:t>
            </w:r>
          </w:p>
          <w:p w14:paraId="2D901FDB" w14:textId="77777777" w:rsidR="00B93BBE"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lastRenderedPageBreak/>
              <w:t>Оскільки закони про політичні внески компаній є складними, будь-яке використання коштів компанії Abbott або внесків, зроблених від імені компанії Abbott, має бути спершу розглянуте юридичним департаментом.</w:t>
            </w:r>
          </w:p>
        </w:tc>
      </w:tr>
      <w:tr w:rsidR="005F6E93" w:rsidRPr="002D1393" w14:paraId="1EB8B305" w14:textId="77777777" w:rsidTr="00745731">
        <w:tc>
          <w:tcPr>
            <w:tcW w:w="1353" w:type="dxa"/>
            <w:shd w:val="clear" w:color="auto" w:fill="C1E4F5"/>
            <w:tcMar>
              <w:top w:w="120" w:type="dxa"/>
              <w:left w:w="180" w:type="dxa"/>
              <w:bottom w:w="120" w:type="dxa"/>
              <w:right w:w="180" w:type="dxa"/>
            </w:tcMar>
            <w:hideMark/>
          </w:tcPr>
          <w:p w14:paraId="0BB6E38E" w14:textId="77777777" w:rsidR="00BB2193" w:rsidRPr="002161CE" w:rsidRDefault="0073003F" w:rsidP="00BB2193">
            <w:pPr>
              <w:spacing w:before="30" w:after="30"/>
              <w:ind w:left="30" w:right="30"/>
              <w:rPr>
                <w:rFonts w:ascii="Calibri" w:eastAsia="Times New Roman" w:hAnsi="Calibri" w:cs="Calibri"/>
                <w:sz w:val="16"/>
              </w:rPr>
            </w:pPr>
            <w:hyperlink r:id="rId68" w:tgtFrame="_blank" w:history="1">
              <w:r w:rsidRPr="002161CE">
                <w:rPr>
                  <w:rFonts w:ascii="Calibri" w:eastAsia="Times New Roman" w:hAnsi="Calibri" w:cs="Calibri"/>
                  <w:color w:val="0000FF"/>
                  <w:sz w:val="16"/>
                  <w:u w:val="single"/>
                </w:rPr>
                <w:t>Screen 12</w:t>
              </w:r>
            </w:hyperlink>
            <w:r w:rsidRPr="002161CE">
              <w:rPr>
                <w:rFonts w:ascii="Calibri" w:eastAsia="Times New Roman" w:hAnsi="Calibri" w:cs="Calibri"/>
                <w:sz w:val="16"/>
              </w:rPr>
              <w:t xml:space="preserve"> </w:t>
            </w:r>
          </w:p>
          <w:p w14:paraId="024479EF" w14:textId="77777777" w:rsidR="00BB2193" w:rsidRPr="002161CE" w:rsidRDefault="0073003F" w:rsidP="00BB2193">
            <w:pPr>
              <w:ind w:left="30" w:right="30"/>
              <w:rPr>
                <w:rFonts w:ascii="Calibri" w:eastAsia="Times New Roman" w:hAnsi="Calibri" w:cs="Calibri"/>
                <w:sz w:val="16"/>
              </w:rPr>
            </w:pPr>
            <w:hyperlink r:id="rId69" w:tgtFrame="_blank" w:history="1">
              <w:r w:rsidRPr="002161CE">
                <w:rPr>
                  <w:rFonts w:ascii="Calibri" w:eastAsia="Times New Roman" w:hAnsi="Calibri" w:cs="Calibri"/>
                  <w:color w:val="0000FF"/>
                  <w:sz w:val="16"/>
                  <w:u w:val="single"/>
                </w:rPr>
                <w:t>30_C_13</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80673E8" w14:textId="77777777" w:rsidR="00BB2193" w:rsidRPr="002161CE" w:rsidRDefault="0073003F" w:rsidP="00BB2193">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You must view all content before moving forward.</w:t>
            </w:r>
          </w:p>
          <w:p w14:paraId="4A9959F5" w14:textId="77777777" w:rsidR="00BB2193" w:rsidRPr="002161CE" w:rsidRDefault="0073003F" w:rsidP="00BB2193">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At Abbott, we are committed to doing business honestly and keeping our promises in all areas of our work.</w:t>
            </w:r>
          </w:p>
          <w:p w14:paraId="781CF234" w14:textId="77777777" w:rsidR="00BB2193" w:rsidRPr="002161CE" w:rsidRDefault="0073003F" w:rsidP="00BB2193">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put Abbott’s interests ahead of our own when handling conflicts of interest. We protect Abbott’s assets and reputation, keep confidential information safe, and respect the privacy of everyone who shares personal information with us.</w:t>
            </w:r>
          </w:p>
          <w:p w14:paraId="0984ABCE" w14:textId="77777777" w:rsidR="00BB2193" w:rsidRPr="002161CE" w:rsidRDefault="0073003F" w:rsidP="00BB2193">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Fair Dealing</w:t>
            </w:r>
          </w:p>
          <w:p w14:paraId="41BFBB81" w14:textId="77777777" w:rsidR="00BB2193" w:rsidRPr="002161CE" w:rsidRDefault="0073003F" w:rsidP="00BB2193">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Avoiding Conflicts of Interest I</w:t>
            </w:r>
          </w:p>
          <w:p w14:paraId="73890A25" w14:textId="77777777" w:rsidR="00BB2193" w:rsidRPr="002161CE" w:rsidRDefault="0073003F" w:rsidP="00BB2193">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Avoiding Conflicts of Interest I</w:t>
            </w:r>
            <w:r w:rsidR="00380CFE" w:rsidRPr="002161CE">
              <w:rPr>
                <w:rFonts w:ascii="Calibri" w:eastAsia="Times New Roman" w:hAnsi="Calibri" w:cs="Calibri"/>
              </w:rPr>
              <w:t>I</w:t>
            </w:r>
          </w:p>
          <w:p w14:paraId="6B5715D0" w14:textId="77777777" w:rsidR="00BB2193" w:rsidRPr="002161CE" w:rsidRDefault="0073003F" w:rsidP="00BB2193">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Protection of Abbott Assets &amp; Reputation</w:t>
            </w:r>
          </w:p>
          <w:p w14:paraId="06ECCDD1" w14:textId="77777777" w:rsidR="00BB2193" w:rsidRPr="002161CE" w:rsidRDefault="0073003F" w:rsidP="00BB2193">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Confidential Information</w:t>
            </w:r>
          </w:p>
          <w:p w14:paraId="45A08B24" w14:textId="77777777" w:rsidR="00BB2193" w:rsidRPr="002161CE" w:rsidRDefault="0073003F" w:rsidP="00BB2193">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Anti-bribery</w:t>
            </w:r>
          </w:p>
          <w:p w14:paraId="3B06B11B" w14:textId="77777777" w:rsidR="00BB2193" w:rsidRPr="002161CE" w:rsidRDefault="0073003F" w:rsidP="00BB2193">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lastRenderedPageBreak/>
              <w:t>Gifts, Meals &amp; Entertainment</w:t>
            </w:r>
          </w:p>
          <w:p w14:paraId="0AC52829" w14:textId="77777777" w:rsidR="00BB2193" w:rsidRPr="002161CE" w:rsidRDefault="0073003F" w:rsidP="00BB2193">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Accurate Books and Records</w:t>
            </w:r>
          </w:p>
          <w:p w14:paraId="48A26E15" w14:textId="77777777" w:rsidR="00BB2193" w:rsidRPr="002161CE" w:rsidRDefault="0073003F" w:rsidP="00BB2193">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Compliance with Laws</w:t>
            </w:r>
          </w:p>
          <w:p w14:paraId="1A65F685" w14:textId="77777777" w:rsidR="00BB2193" w:rsidRPr="002161CE" w:rsidRDefault="0073003F" w:rsidP="00BB2193">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Fair Competition</w:t>
            </w:r>
          </w:p>
          <w:p w14:paraId="54AF0C74" w14:textId="77777777" w:rsidR="00BB2193" w:rsidRPr="002161CE" w:rsidRDefault="0073003F" w:rsidP="00BB2193">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Click each of the icons to learn more.</w:t>
            </w:r>
          </w:p>
        </w:tc>
        <w:tc>
          <w:tcPr>
            <w:tcW w:w="6000" w:type="dxa"/>
          </w:tcPr>
          <w:p w14:paraId="5A7DAA90" w14:textId="77777777" w:rsidR="00BB2193" w:rsidRPr="002D1393" w:rsidRDefault="0073003F" w:rsidP="00745731">
            <w:pPr>
              <w:spacing w:before="100" w:beforeAutospacing="1" w:after="100" w:afterAutospacing="1"/>
              <w:ind w:left="30" w:right="30"/>
              <w:rPr>
                <w:rFonts w:ascii="Calibri" w:eastAsia="Times New Roman" w:hAnsi="Calibri" w:cs="Calibri"/>
                <w:lang w:val="uk-UA"/>
                <w:rPrChange w:id="96"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lastRenderedPageBreak/>
              <w:t>Ви маєте переглянути весь уміст, перш ніж перейти до наступного розділу.</w:t>
            </w:r>
          </w:p>
          <w:p w14:paraId="220529C9" w14:textId="77777777" w:rsidR="00BB2193" w:rsidRPr="002D1393" w:rsidRDefault="0073003F" w:rsidP="00745731">
            <w:pPr>
              <w:spacing w:before="100" w:beforeAutospacing="1" w:after="100" w:afterAutospacing="1"/>
              <w:ind w:left="30" w:right="30"/>
              <w:rPr>
                <w:rFonts w:ascii="Calibri" w:eastAsia="Times New Roman" w:hAnsi="Calibri" w:cs="Calibri"/>
                <w:lang w:val="uk-UA"/>
                <w:rPrChange w:id="97"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У компанії Abbott ми зобов’язуємося вести бізнес чесно та дотримуватися своїх обіцянок у всіх сферах нашої роботи.</w:t>
            </w:r>
          </w:p>
          <w:p w14:paraId="3B20C4D5" w14:textId="77777777" w:rsidR="00BB2193"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 xml:space="preserve">При вирішенні конфліктів інтересів ми ставимо інтереси компанії Abbott вище за власні. Ми захищаємо активи та репутацію компанії Abbott, зберігаємо конфіденційну інформацію в безпеці та поважаємо </w:t>
            </w:r>
            <w:proofErr w:type="spellStart"/>
            <w:r w:rsidRPr="002D1393">
              <w:rPr>
                <w:rFonts w:ascii="Calibri" w:eastAsia="Calibri" w:hAnsi="Calibri" w:cs="Calibri"/>
                <w:lang w:val="uk-UA"/>
              </w:rPr>
              <w:t>приватність</w:t>
            </w:r>
            <w:proofErr w:type="spellEnd"/>
            <w:r w:rsidRPr="002D1393">
              <w:rPr>
                <w:rFonts w:ascii="Calibri" w:eastAsia="Calibri" w:hAnsi="Calibri" w:cs="Calibri"/>
                <w:lang w:val="uk-UA"/>
              </w:rPr>
              <w:t xml:space="preserve"> кожного, хто ділиться з нами персональною інформацією.</w:t>
            </w:r>
          </w:p>
          <w:p w14:paraId="732BFDC9" w14:textId="77777777" w:rsidR="00BB2193"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Добросовісне ведення бізнесу</w:t>
            </w:r>
          </w:p>
          <w:p w14:paraId="79B40320" w14:textId="77777777" w:rsidR="00BB2193"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Уникнення конфліктів інтересів I</w:t>
            </w:r>
          </w:p>
          <w:p w14:paraId="09E8CD40" w14:textId="77777777" w:rsidR="00BB2193"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Уникнення конфліктів інтересів II</w:t>
            </w:r>
          </w:p>
          <w:p w14:paraId="4316D602" w14:textId="77777777" w:rsidR="00BB2193"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Захист майна і репутації компанії Abbott</w:t>
            </w:r>
          </w:p>
          <w:p w14:paraId="5E1CE8AF" w14:textId="77777777" w:rsidR="00BB2193"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Конфіденційна інформація</w:t>
            </w:r>
          </w:p>
          <w:p w14:paraId="1617793D" w14:textId="77777777" w:rsidR="00BB2193"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lastRenderedPageBreak/>
              <w:t>Боротьба з хабарництвом</w:t>
            </w:r>
          </w:p>
          <w:p w14:paraId="1D92CFB6" w14:textId="77777777" w:rsidR="00BB2193"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Подарунки, гостинність та розваги</w:t>
            </w:r>
          </w:p>
          <w:p w14:paraId="24373596" w14:textId="77777777" w:rsidR="00BB2193"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Точність бухгалтерських книг і обліку</w:t>
            </w:r>
          </w:p>
          <w:p w14:paraId="750F855E" w14:textId="77777777" w:rsidR="00BB2193"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Дотримання законодавства</w:t>
            </w:r>
          </w:p>
          <w:p w14:paraId="6F7C6B18" w14:textId="77777777" w:rsidR="00BB2193"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Добросовісна конкуренція</w:t>
            </w:r>
          </w:p>
          <w:p w14:paraId="132572FB" w14:textId="77777777" w:rsidR="00BB2193"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Щоб дізнатися більше, натисніть на кожен зі значків.</w:t>
            </w:r>
          </w:p>
        </w:tc>
      </w:tr>
      <w:tr w:rsidR="005F6E93" w:rsidRPr="002D1393" w14:paraId="4961DE84" w14:textId="77777777" w:rsidTr="00745731">
        <w:tc>
          <w:tcPr>
            <w:tcW w:w="1353" w:type="dxa"/>
            <w:shd w:val="clear" w:color="auto" w:fill="C1E4F5"/>
            <w:tcMar>
              <w:top w:w="120" w:type="dxa"/>
              <w:left w:w="180" w:type="dxa"/>
              <w:bottom w:w="120" w:type="dxa"/>
              <w:right w:w="180" w:type="dxa"/>
            </w:tcMar>
            <w:hideMark/>
          </w:tcPr>
          <w:p w14:paraId="2EB88442" w14:textId="77777777" w:rsidR="007A2786" w:rsidRPr="002161CE" w:rsidRDefault="0073003F" w:rsidP="007A2786">
            <w:pPr>
              <w:spacing w:before="30" w:after="30"/>
              <w:ind w:left="30" w:right="30"/>
              <w:rPr>
                <w:rFonts w:ascii="Calibri" w:eastAsia="Times New Roman" w:hAnsi="Calibri" w:cs="Calibri"/>
                <w:sz w:val="16"/>
              </w:rPr>
            </w:pPr>
            <w:hyperlink r:id="rId70" w:tgtFrame="_blank" w:history="1">
              <w:r w:rsidRPr="002161CE">
                <w:rPr>
                  <w:rFonts w:ascii="Calibri" w:eastAsia="Times New Roman" w:hAnsi="Calibri" w:cs="Calibri"/>
                  <w:color w:val="0000FF"/>
                  <w:sz w:val="16"/>
                  <w:u w:val="single"/>
                </w:rPr>
                <w:t>Screen 12</w:t>
              </w:r>
            </w:hyperlink>
            <w:r w:rsidRPr="002161CE">
              <w:rPr>
                <w:rFonts w:ascii="Calibri" w:eastAsia="Times New Roman" w:hAnsi="Calibri" w:cs="Calibri"/>
                <w:sz w:val="16"/>
              </w:rPr>
              <w:t xml:space="preserve"> </w:t>
            </w:r>
          </w:p>
          <w:p w14:paraId="77B6AFB7" w14:textId="77777777" w:rsidR="007A2786" w:rsidRPr="002161CE" w:rsidRDefault="0073003F" w:rsidP="007A2786">
            <w:pPr>
              <w:ind w:left="30" w:right="30"/>
              <w:rPr>
                <w:rFonts w:ascii="Calibri" w:eastAsia="Times New Roman" w:hAnsi="Calibri" w:cs="Calibri"/>
                <w:sz w:val="16"/>
              </w:rPr>
            </w:pPr>
            <w:hyperlink r:id="rId71" w:tgtFrame="_blank" w:history="1">
              <w:r w:rsidRPr="002161CE">
                <w:rPr>
                  <w:rFonts w:ascii="Calibri" w:eastAsia="Times New Roman" w:hAnsi="Calibri" w:cs="Calibri"/>
                  <w:color w:val="0000FF"/>
                  <w:sz w:val="16"/>
                  <w:u w:val="single"/>
                </w:rPr>
                <w:t>31_C_13</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67FF438" w14:textId="77777777" w:rsidR="007A2786" w:rsidRPr="002161CE" w:rsidRDefault="0073003F" w:rsidP="007A2786">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FAIR DEALING</w:t>
            </w:r>
          </w:p>
          <w:p w14:paraId="65C8E22E" w14:textId="77777777" w:rsidR="007A2786" w:rsidRPr="002161CE" w:rsidRDefault="0073003F" w:rsidP="007A2786">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conduct business with integrity and follow through on our commitments in every aspect of our work.</w:t>
            </w:r>
          </w:p>
          <w:p w14:paraId="6699F6BE" w14:textId="77777777" w:rsidR="007A2786" w:rsidRPr="002161CE" w:rsidRDefault="0073003F" w:rsidP="007A2786">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are each responsible for our work and the decisions we make in our roles. In every professional interaction—whether with coworkers, customers, suppliers, healthcare professionals, competitors, or others—we must be fair and honest about how Abbott does business.</w:t>
            </w:r>
          </w:p>
        </w:tc>
        <w:tc>
          <w:tcPr>
            <w:tcW w:w="6000" w:type="dxa"/>
          </w:tcPr>
          <w:p w14:paraId="3B9BD6C7" w14:textId="77777777" w:rsidR="007A2786" w:rsidRPr="002D1393" w:rsidRDefault="0073003F" w:rsidP="00745731">
            <w:pPr>
              <w:spacing w:before="100" w:beforeAutospacing="1" w:after="100" w:afterAutospacing="1"/>
              <w:ind w:left="30" w:right="30"/>
              <w:rPr>
                <w:rFonts w:ascii="Calibri" w:eastAsia="Times New Roman" w:hAnsi="Calibri" w:cs="Calibri"/>
                <w:lang w:val="uk-UA"/>
                <w:rPrChange w:id="98"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ДОБРОСОВІСНЕ ВЕДЕННЯ БІЗНЕСУ</w:t>
            </w:r>
          </w:p>
          <w:p w14:paraId="648B5E84" w14:textId="77777777" w:rsidR="007A2786" w:rsidRPr="002D1393" w:rsidRDefault="0073003F" w:rsidP="00745731">
            <w:pPr>
              <w:spacing w:before="100" w:beforeAutospacing="1" w:after="100" w:afterAutospacing="1"/>
              <w:ind w:left="30" w:right="30"/>
              <w:rPr>
                <w:rFonts w:ascii="Calibri" w:eastAsia="Times New Roman" w:hAnsi="Calibri" w:cs="Calibri"/>
                <w:lang w:val="uk-UA"/>
                <w:rPrChange w:id="99"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Ми ведемо свою діяльність чесно та виконуємо свої зобов’язання у кожному аспекті нашої роботи.</w:t>
            </w:r>
          </w:p>
          <w:p w14:paraId="51B5E011" w14:textId="77777777" w:rsidR="007A2786"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Кожен з нас відповідає за свою роботу та рішення, які ми приймаємо на своїх посадах. У кожній професійній взаємодії — з колегами, клієнтами, постачальниками, медичними працівниками, конкурентами тощо — ми повинні бути чесними та справедливими щодо того, як компанія Abbott веде свою діяльність.</w:t>
            </w:r>
          </w:p>
        </w:tc>
      </w:tr>
      <w:tr w:rsidR="005F6E93" w:rsidRPr="002D1393" w14:paraId="4AA8E44A" w14:textId="77777777" w:rsidTr="00745731">
        <w:tc>
          <w:tcPr>
            <w:tcW w:w="1353" w:type="dxa"/>
            <w:shd w:val="clear" w:color="auto" w:fill="C1E4F5"/>
            <w:tcMar>
              <w:top w:w="120" w:type="dxa"/>
              <w:left w:w="180" w:type="dxa"/>
              <w:bottom w:w="120" w:type="dxa"/>
              <w:right w:w="180" w:type="dxa"/>
            </w:tcMar>
            <w:hideMark/>
          </w:tcPr>
          <w:p w14:paraId="4AA24ED6" w14:textId="77777777" w:rsidR="00EA2282" w:rsidRPr="002161CE" w:rsidRDefault="0073003F" w:rsidP="00EA2282">
            <w:pPr>
              <w:spacing w:before="30" w:after="30"/>
              <w:ind w:left="30" w:right="30"/>
              <w:rPr>
                <w:rFonts w:ascii="Calibri" w:eastAsia="Times New Roman" w:hAnsi="Calibri" w:cs="Calibri"/>
                <w:sz w:val="16"/>
              </w:rPr>
            </w:pPr>
            <w:hyperlink r:id="rId72" w:tgtFrame="_blank" w:history="1">
              <w:r w:rsidRPr="002161CE">
                <w:rPr>
                  <w:rFonts w:ascii="Calibri" w:eastAsia="Times New Roman" w:hAnsi="Calibri" w:cs="Calibri"/>
                  <w:color w:val="0000FF"/>
                  <w:sz w:val="16"/>
                  <w:u w:val="single"/>
                </w:rPr>
                <w:t>Screen 12</w:t>
              </w:r>
            </w:hyperlink>
            <w:r w:rsidRPr="002161CE">
              <w:rPr>
                <w:rFonts w:ascii="Calibri" w:eastAsia="Times New Roman" w:hAnsi="Calibri" w:cs="Calibri"/>
                <w:sz w:val="16"/>
              </w:rPr>
              <w:t xml:space="preserve"> </w:t>
            </w:r>
          </w:p>
          <w:p w14:paraId="4FB73C43" w14:textId="77777777" w:rsidR="00EA2282" w:rsidRPr="002161CE" w:rsidRDefault="0073003F" w:rsidP="00EA2282">
            <w:pPr>
              <w:ind w:left="30" w:right="30"/>
              <w:rPr>
                <w:rFonts w:ascii="Calibri" w:eastAsia="Times New Roman" w:hAnsi="Calibri" w:cs="Calibri"/>
                <w:sz w:val="16"/>
              </w:rPr>
            </w:pPr>
            <w:hyperlink r:id="rId73" w:tgtFrame="_blank" w:history="1">
              <w:r w:rsidRPr="002161CE">
                <w:rPr>
                  <w:rFonts w:ascii="Calibri" w:eastAsia="Times New Roman" w:hAnsi="Calibri" w:cs="Calibri"/>
                  <w:color w:val="0000FF"/>
                  <w:sz w:val="16"/>
                  <w:u w:val="single"/>
                </w:rPr>
                <w:t>32_C_13</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38FABFC" w14:textId="77777777" w:rsidR="00EA2282" w:rsidRPr="002161CE" w:rsidRDefault="0073003F" w:rsidP="00EA2282">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AVOIDING CONFLICTS OF INTEREST I</w:t>
            </w:r>
          </w:p>
          <w:p w14:paraId="79C5AD9F" w14:textId="77777777" w:rsidR="00EA2282" w:rsidRPr="002161CE" w:rsidRDefault="0073003F" w:rsidP="00EA2282">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identify and address conflicts of interest before moving forward.</w:t>
            </w:r>
          </w:p>
          <w:p w14:paraId="2FA2AD1D" w14:textId="77777777" w:rsidR="00EA2282" w:rsidRPr="002161CE" w:rsidRDefault="0073003F" w:rsidP="00EA2282">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lastRenderedPageBreak/>
              <w:t>A conflict of interest happens when personal interests interfere—or appear to interfere—with what’s best for Abbott. Business decisions must be based on Abbott’s needs, not personal gain or the interests of family or friends. We are expected to use good judgment and avoid situations that could lead to a real or perceived conflict. If personal relationships, interests, or outside activities affect your ability to act fairly and effectively—or could benefit you or a family member—you must disclose the potential conflict and remove yourself from the situation, following Abbott’s guidelines.</w:t>
            </w:r>
          </w:p>
        </w:tc>
        <w:tc>
          <w:tcPr>
            <w:tcW w:w="6000" w:type="dxa"/>
          </w:tcPr>
          <w:p w14:paraId="0ED81139" w14:textId="77777777" w:rsidR="00EA2282" w:rsidRPr="002D1393" w:rsidRDefault="0073003F" w:rsidP="00745731">
            <w:pPr>
              <w:spacing w:before="100" w:beforeAutospacing="1" w:after="100" w:afterAutospacing="1"/>
              <w:ind w:left="30" w:right="30"/>
              <w:rPr>
                <w:rFonts w:ascii="Calibri" w:eastAsia="Times New Roman" w:hAnsi="Calibri" w:cs="Calibri"/>
                <w:lang w:val="uk-UA"/>
                <w:rPrChange w:id="100"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lastRenderedPageBreak/>
              <w:t>УНИКНЕННЯ КОНФЛІКТУ ІНТЕРЕСІВ I</w:t>
            </w:r>
          </w:p>
          <w:p w14:paraId="12196976" w14:textId="77777777" w:rsidR="00EA2282" w:rsidRPr="002D1393" w:rsidRDefault="0073003F" w:rsidP="00745731">
            <w:pPr>
              <w:spacing w:before="100" w:beforeAutospacing="1" w:after="100" w:afterAutospacing="1"/>
              <w:ind w:left="30" w:right="30"/>
              <w:rPr>
                <w:rFonts w:ascii="Calibri" w:eastAsia="Times New Roman" w:hAnsi="Calibri" w:cs="Calibri"/>
                <w:lang w:val="uk-UA"/>
                <w:rPrChange w:id="101"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Ми виявляємо та вирішуємо конфлікти інтересів, перш ніж рухатися далі.</w:t>
            </w:r>
          </w:p>
          <w:p w14:paraId="73EF9EB8" w14:textId="77777777" w:rsidR="00EA2282"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lastRenderedPageBreak/>
              <w:t>Конфлікт інтересів виникає тоді, коли особисті інтереси перешкоджають (або, як видається, перешкоджають) тому, що є найкращим для компанії Abbott. Ділові рішення повинні ґрунтуватися на потребах компанії Abbott, а не на особистій вигоді чи інтересах родини або друзів. Від нас очікується розсудливість й уникнення ситуацій, які можуть призвести до реального чи уявного конфлікту. Якщо особисті стосунки, інтереси чи зовнішня діяльність впливають на вашу здатність діяти справедливо та ефективно, або можуть принести користь вам чи члену вашої родини, ви повинні повідомити про потенційний конфлікт інтересів й усунути себе від такої ситуації, дотримуючись вказівок компанії Abbott.</w:t>
            </w:r>
          </w:p>
        </w:tc>
      </w:tr>
      <w:tr w:rsidR="005F6E93" w:rsidRPr="002D1393" w14:paraId="51EFB5B8" w14:textId="77777777" w:rsidTr="00745731">
        <w:tc>
          <w:tcPr>
            <w:tcW w:w="1353" w:type="dxa"/>
            <w:shd w:val="clear" w:color="auto" w:fill="C1E4F5"/>
            <w:tcMar>
              <w:top w:w="120" w:type="dxa"/>
              <w:left w:w="180" w:type="dxa"/>
              <w:bottom w:w="120" w:type="dxa"/>
              <w:right w:w="180" w:type="dxa"/>
            </w:tcMar>
            <w:hideMark/>
          </w:tcPr>
          <w:p w14:paraId="4C4AD701" w14:textId="77777777" w:rsidR="00795145" w:rsidRPr="002161CE" w:rsidRDefault="0073003F" w:rsidP="00795145">
            <w:pPr>
              <w:spacing w:before="30" w:after="30"/>
              <w:ind w:left="30" w:right="30"/>
              <w:rPr>
                <w:rFonts w:ascii="Calibri" w:eastAsia="Times New Roman" w:hAnsi="Calibri" w:cs="Calibri"/>
                <w:sz w:val="16"/>
              </w:rPr>
            </w:pPr>
            <w:hyperlink r:id="rId74" w:tgtFrame="_blank" w:history="1">
              <w:r w:rsidRPr="002161CE">
                <w:rPr>
                  <w:rFonts w:ascii="Calibri" w:eastAsia="Times New Roman" w:hAnsi="Calibri" w:cs="Calibri"/>
                  <w:color w:val="0000FF"/>
                  <w:sz w:val="16"/>
                  <w:u w:val="single"/>
                </w:rPr>
                <w:t>Screen 12</w:t>
              </w:r>
            </w:hyperlink>
            <w:r w:rsidRPr="002161CE">
              <w:rPr>
                <w:rFonts w:ascii="Calibri" w:eastAsia="Times New Roman" w:hAnsi="Calibri" w:cs="Calibri"/>
                <w:sz w:val="16"/>
              </w:rPr>
              <w:t xml:space="preserve"> </w:t>
            </w:r>
          </w:p>
          <w:p w14:paraId="6E271F52" w14:textId="77777777" w:rsidR="00795145" w:rsidRPr="002161CE" w:rsidRDefault="0073003F" w:rsidP="00795145">
            <w:pPr>
              <w:ind w:left="30" w:right="30"/>
              <w:rPr>
                <w:rFonts w:ascii="Calibri" w:eastAsia="Times New Roman" w:hAnsi="Calibri" w:cs="Calibri"/>
                <w:sz w:val="16"/>
              </w:rPr>
            </w:pPr>
            <w:hyperlink r:id="rId75" w:tgtFrame="_blank" w:history="1">
              <w:r w:rsidRPr="002161CE">
                <w:rPr>
                  <w:rFonts w:ascii="Calibri" w:eastAsia="Times New Roman" w:hAnsi="Calibri" w:cs="Calibri"/>
                  <w:color w:val="0000FF"/>
                  <w:sz w:val="16"/>
                  <w:u w:val="single"/>
                </w:rPr>
                <w:t>33_C_13</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DE98472" w14:textId="77777777" w:rsidR="00795145" w:rsidRPr="002161CE" w:rsidRDefault="0073003F" w:rsidP="00795145">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AVOIDING CONFLICTS OF INTEREST II</w:t>
            </w:r>
          </w:p>
          <w:p w14:paraId="328B0CC4" w14:textId="77777777" w:rsidR="00795145" w:rsidRPr="002161CE" w:rsidRDefault="0073003F" w:rsidP="00795145">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put Abbott’s interests first when making work-related decisions.</w:t>
            </w:r>
          </w:p>
          <w:p w14:paraId="1B757EB7" w14:textId="77777777" w:rsidR="00795145" w:rsidRPr="002161CE" w:rsidRDefault="0073003F" w:rsidP="00795145">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That means prioritizing the company’s goals over those of a specific team, group, or individual. Any opportunities or resources we access through our roles at Abbott should be used to benefit the company—not for personal gain. We should not compete with Abbott or help others do so. When opportunities arise, our focus must be on advancing Abbott’s interests.</w:t>
            </w:r>
          </w:p>
        </w:tc>
        <w:tc>
          <w:tcPr>
            <w:tcW w:w="6000" w:type="dxa"/>
          </w:tcPr>
          <w:p w14:paraId="058AFF36" w14:textId="77777777" w:rsidR="00795145" w:rsidRPr="002D1393" w:rsidRDefault="0073003F" w:rsidP="00745731">
            <w:pPr>
              <w:spacing w:before="100" w:beforeAutospacing="1" w:after="100" w:afterAutospacing="1"/>
              <w:ind w:left="30" w:right="30"/>
              <w:rPr>
                <w:rFonts w:ascii="Calibri" w:eastAsia="Times New Roman" w:hAnsi="Calibri" w:cs="Calibri"/>
                <w:lang w:val="uk-UA"/>
                <w:rPrChange w:id="102"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УНИКНЕННЯ КОНФЛІКТІВ ІНТЕРЕСІВ II</w:t>
            </w:r>
          </w:p>
          <w:p w14:paraId="406D6E18" w14:textId="77777777" w:rsidR="00795145" w:rsidRPr="002D1393" w:rsidRDefault="0073003F" w:rsidP="00745731">
            <w:pPr>
              <w:spacing w:before="100" w:beforeAutospacing="1" w:after="100" w:afterAutospacing="1"/>
              <w:ind w:left="30" w:right="30"/>
              <w:rPr>
                <w:rFonts w:ascii="Calibri" w:eastAsia="Times New Roman" w:hAnsi="Calibri" w:cs="Calibri"/>
                <w:lang w:val="uk-UA"/>
                <w:rPrChange w:id="103"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При ухваленні рішень, пов’язаних із роботою, ми ставимо інтереси компанії Abbott на перше місце.</w:t>
            </w:r>
          </w:p>
          <w:p w14:paraId="41256064" w14:textId="77777777" w:rsidR="00795145"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Це означає, що цілі компанії мають пріоритет над цілями конкретної команди, групи чи окремої особи. Будь-які можливості чи ресурси, до яких ми отримуємо доступ завдяки нашим посадам у компанії Abbott, повинні використовуватися на благо компанії, а не для особистої вигоди. Ми не повинні конкурувати з компанією Abbott або допомагати іншим це робити. Коли з’являються відповідні можливості, ми повинні зосередитися на просуванні інтересів компанії Abbott.</w:t>
            </w:r>
          </w:p>
        </w:tc>
      </w:tr>
      <w:tr w:rsidR="005F6E93" w:rsidRPr="002D1393" w14:paraId="526D0452" w14:textId="77777777" w:rsidTr="00745731">
        <w:tc>
          <w:tcPr>
            <w:tcW w:w="1353" w:type="dxa"/>
            <w:shd w:val="clear" w:color="auto" w:fill="C1E4F5"/>
            <w:tcMar>
              <w:top w:w="120" w:type="dxa"/>
              <w:left w:w="180" w:type="dxa"/>
              <w:bottom w:w="120" w:type="dxa"/>
              <w:right w:w="180" w:type="dxa"/>
            </w:tcMar>
            <w:hideMark/>
          </w:tcPr>
          <w:p w14:paraId="741B2211" w14:textId="77777777" w:rsidR="004150A0" w:rsidRPr="002161CE" w:rsidRDefault="0073003F" w:rsidP="004150A0">
            <w:pPr>
              <w:spacing w:before="30" w:after="30"/>
              <w:ind w:left="30" w:right="30"/>
              <w:rPr>
                <w:rFonts w:ascii="Calibri" w:eastAsia="Times New Roman" w:hAnsi="Calibri" w:cs="Calibri"/>
                <w:sz w:val="16"/>
              </w:rPr>
            </w:pPr>
            <w:hyperlink r:id="rId76" w:tgtFrame="_blank" w:history="1">
              <w:r w:rsidRPr="002161CE">
                <w:rPr>
                  <w:rFonts w:ascii="Calibri" w:eastAsia="Times New Roman" w:hAnsi="Calibri" w:cs="Calibri"/>
                  <w:color w:val="0000FF"/>
                  <w:sz w:val="16"/>
                  <w:u w:val="single"/>
                </w:rPr>
                <w:t>Screen 12</w:t>
              </w:r>
            </w:hyperlink>
            <w:r w:rsidRPr="002161CE">
              <w:rPr>
                <w:rFonts w:ascii="Calibri" w:eastAsia="Times New Roman" w:hAnsi="Calibri" w:cs="Calibri"/>
                <w:sz w:val="16"/>
              </w:rPr>
              <w:t xml:space="preserve"> </w:t>
            </w:r>
          </w:p>
          <w:p w14:paraId="4FF6D84A" w14:textId="77777777" w:rsidR="004150A0" w:rsidRPr="002161CE" w:rsidRDefault="0073003F" w:rsidP="004150A0">
            <w:pPr>
              <w:ind w:left="30" w:right="30"/>
              <w:rPr>
                <w:rFonts w:ascii="Calibri" w:eastAsia="Times New Roman" w:hAnsi="Calibri" w:cs="Calibri"/>
                <w:sz w:val="16"/>
              </w:rPr>
            </w:pPr>
            <w:hyperlink r:id="rId77" w:tgtFrame="_blank" w:history="1">
              <w:r w:rsidRPr="002161CE">
                <w:rPr>
                  <w:rFonts w:ascii="Calibri" w:eastAsia="Times New Roman" w:hAnsi="Calibri" w:cs="Calibri"/>
                  <w:color w:val="0000FF"/>
                  <w:sz w:val="16"/>
                  <w:u w:val="single"/>
                </w:rPr>
                <w:t>34_C_13</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BD4814C" w14:textId="77777777" w:rsidR="004150A0" w:rsidRPr="002161CE" w:rsidRDefault="0073003F" w:rsidP="004150A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PROTECTION OF ABBOTT ASSETS &amp; REPUTATION</w:t>
            </w:r>
          </w:p>
          <w:p w14:paraId="32712876" w14:textId="77777777" w:rsidR="004150A0" w:rsidRPr="002161CE" w:rsidRDefault="0073003F" w:rsidP="004150A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are caretakers of our company.</w:t>
            </w:r>
          </w:p>
          <w:p w14:paraId="3A2A0744" w14:textId="77777777" w:rsidR="004150A0" w:rsidRPr="002161CE" w:rsidRDefault="0073003F" w:rsidP="004150A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all share the responsibility to protect and use Abbott’s assets wisely. This includes everything from physical items like vehicles and computers, to valuable information such as intellectual property, trade secrets, and specialized knowledge.</w:t>
            </w:r>
          </w:p>
          <w:p w14:paraId="796591B8" w14:textId="77777777" w:rsidR="004150A0" w:rsidRPr="002161CE" w:rsidRDefault="0073003F" w:rsidP="004150A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should always use good judgment to make sure these resources are used properly, efficiently, and with care—avoiding loss, theft, misuse, or waste.</w:t>
            </w:r>
          </w:p>
          <w:p w14:paraId="48942DC3" w14:textId="77777777" w:rsidR="004150A0" w:rsidRPr="002161CE" w:rsidRDefault="0073003F" w:rsidP="004150A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Abbott’s reputation is one of our most valuable assets—and we all play a role in protecting it.</w:t>
            </w:r>
          </w:p>
          <w:p w14:paraId="77AC7DA9" w14:textId="77777777" w:rsidR="004150A0" w:rsidRPr="002161CE" w:rsidRDefault="0073003F" w:rsidP="004150A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Each of us is responsible for how we represent Abbott, especially in public settings and online, where anything we share—whether in conversations, emails, or social media—can reflect on the company. It’s important to communicate thoughtfully, use good judgment, and protect Abbott’s confidential information.</w:t>
            </w:r>
          </w:p>
          <w:p w14:paraId="2F5DA4D9" w14:textId="77777777" w:rsidR="004150A0" w:rsidRPr="002161CE" w:rsidRDefault="0073003F" w:rsidP="004150A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When interacting externally, we should consider whether we might be seen as representing Abbott and how our words or actions could impact its reputation. This is especially important on social media, where posts can spread quickly and widely—a careless comment or post can cause real harm.</w:t>
            </w:r>
          </w:p>
        </w:tc>
        <w:tc>
          <w:tcPr>
            <w:tcW w:w="6000" w:type="dxa"/>
          </w:tcPr>
          <w:p w14:paraId="3689D467" w14:textId="77777777" w:rsidR="004150A0" w:rsidRPr="002D1393" w:rsidRDefault="0073003F" w:rsidP="00745731">
            <w:pPr>
              <w:spacing w:before="100" w:beforeAutospacing="1" w:after="100" w:afterAutospacing="1"/>
              <w:ind w:left="30" w:right="30"/>
              <w:rPr>
                <w:rFonts w:ascii="Calibri" w:eastAsia="Times New Roman" w:hAnsi="Calibri" w:cs="Calibri"/>
                <w:lang w:val="uk-UA"/>
                <w:rPrChange w:id="104"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ЗАХИСТ МАЙНА ТА РЕПУТАЦІЇ КОМПАНІЇ ABBOTT</w:t>
            </w:r>
          </w:p>
          <w:p w14:paraId="60A63667" w14:textId="77777777" w:rsidR="004150A0" w:rsidRPr="002D1393" w:rsidRDefault="0073003F" w:rsidP="00745731">
            <w:pPr>
              <w:spacing w:before="100" w:beforeAutospacing="1" w:after="100" w:afterAutospacing="1"/>
              <w:ind w:left="30" w:right="30"/>
              <w:rPr>
                <w:rFonts w:ascii="Calibri" w:eastAsia="Times New Roman" w:hAnsi="Calibri" w:cs="Calibri"/>
                <w:lang w:val="uk-UA"/>
                <w:rPrChange w:id="105"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Ми маємо захищати інтереси нашої компанії.</w:t>
            </w:r>
          </w:p>
          <w:p w14:paraId="6381F617" w14:textId="77777777" w:rsidR="004150A0"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Ми всі несемо спільну відповідальність за захист і розумне використання активів компанії Abbott. Сюди входить усе: від фізичних об’єктів, як-от транспортні засоби і комп’ютери, до цінної інформації, як-от інтелектуальна власність, комерційна таємниця та спеціалізовані знання.</w:t>
            </w:r>
          </w:p>
          <w:p w14:paraId="0BCAC70C" w14:textId="77777777" w:rsidR="004150A0"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Ми завжди повинні проявляти розсудливість для забезпечення того, що ці ресурси використовуються належним чином, ефективно та обережно, уникаючи втрат, крадіжок, неправильного використання або марнотратства.</w:t>
            </w:r>
          </w:p>
          <w:p w14:paraId="7D42C00B" w14:textId="77777777" w:rsidR="004150A0"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Репутація компанії Abbott — один із наших найцінніших активів, і ми всі відіграємо певну роль у її захисті.</w:t>
            </w:r>
          </w:p>
          <w:p w14:paraId="04CE580A" w14:textId="77777777" w:rsidR="004150A0"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Кожен із нас відповідає за те, як ми представляємо компанію Abbott, особливо в публічних місцях і в інтернеті, де все, чим ми ділимося, — в розмовах, електронних листах чи соціальних мережах — може відобразитися на компанії. Важливо спілкуватися вдумливо, розсудливо та захищати конфіденційну інформацію компанії Abbott.</w:t>
            </w:r>
          </w:p>
          <w:p w14:paraId="7B143CCA" w14:textId="77777777" w:rsidR="004150A0"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 xml:space="preserve">Під час зовнішньої взаємодії слід враховувати, чи можуть нас сприймати як представників компанії </w:t>
            </w:r>
            <w:r w:rsidRPr="002D1393">
              <w:rPr>
                <w:rFonts w:ascii="Calibri" w:eastAsia="Calibri" w:hAnsi="Calibri" w:cs="Calibri"/>
                <w:lang w:val="uk-UA"/>
              </w:rPr>
              <w:lastRenderedPageBreak/>
              <w:t>Abbott, і як наші слова чи дії можуть вплинути на її репутацію. Це особливо важливо в соціальних мережах, де публікації можуть швидко й широко поширюватися, — необережний коментар чи публікація може завдати реальної шкоди.</w:t>
            </w:r>
          </w:p>
        </w:tc>
      </w:tr>
      <w:tr w:rsidR="005F6E93" w:rsidRPr="002D1393" w14:paraId="4993B069" w14:textId="77777777" w:rsidTr="00745731">
        <w:tc>
          <w:tcPr>
            <w:tcW w:w="1353" w:type="dxa"/>
            <w:shd w:val="clear" w:color="auto" w:fill="C1E4F5"/>
            <w:tcMar>
              <w:top w:w="120" w:type="dxa"/>
              <w:left w:w="180" w:type="dxa"/>
              <w:bottom w:w="120" w:type="dxa"/>
              <w:right w:w="180" w:type="dxa"/>
            </w:tcMar>
            <w:hideMark/>
          </w:tcPr>
          <w:p w14:paraId="3B4BB035" w14:textId="77777777" w:rsidR="007C042D" w:rsidRPr="002161CE" w:rsidRDefault="0073003F" w:rsidP="007C042D">
            <w:pPr>
              <w:spacing w:before="30" w:after="30"/>
              <w:ind w:left="30" w:right="30"/>
              <w:rPr>
                <w:rFonts w:ascii="Calibri" w:eastAsia="Times New Roman" w:hAnsi="Calibri" w:cs="Calibri"/>
                <w:sz w:val="16"/>
              </w:rPr>
            </w:pPr>
            <w:hyperlink r:id="rId78" w:tgtFrame="_blank" w:history="1">
              <w:r w:rsidRPr="002161CE">
                <w:rPr>
                  <w:rFonts w:ascii="Calibri" w:eastAsia="Times New Roman" w:hAnsi="Calibri" w:cs="Calibri"/>
                  <w:color w:val="0000FF"/>
                  <w:sz w:val="16"/>
                  <w:u w:val="single"/>
                </w:rPr>
                <w:t>Screen 12</w:t>
              </w:r>
            </w:hyperlink>
            <w:r w:rsidRPr="002161CE">
              <w:rPr>
                <w:rFonts w:ascii="Calibri" w:eastAsia="Times New Roman" w:hAnsi="Calibri" w:cs="Calibri"/>
                <w:sz w:val="16"/>
              </w:rPr>
              <w:t xml:space="preserve"> </w:t>
            </w:r>
          </w:p>
          <w:p w14:paraId="61B3A2BD" w14:textId="77777777" w:rsidR="007C042D" w:rsidRPr="002161CE" w:rsidRDefault="0073003F" w:rsidP="007C042D">
            <w:pPr>
              <w:ind w:left="30" w:right="30"/>
              <w:rPr>
                <w:rFonts w:ascii="Calibri" w:eastAsia="Times New Roman" w:hAnsi="Calibri" w:cs="Calibri"/>
                <w:sz w:val="16"/>
              </w:rPr>
            </w:pPr>
            <w:hyperlink r:id="rId79" w:tgtFrame="_blank" w:history="1">
              <w:r w:rsidRPr="002161CE">
                <w:rPr>
                  <w:rFonts w:ascii="Calibri" w:eastAsia="Times New Roman" w:hAnsi="Calibri" w:cs="Calibri"/>
                  <w:color w:val="0000FF"/>
                  <w:sz w:val="16"/>
                  <w:u w:val="single"/>
                </w:rPr>
                <w:t>35_C_13</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377236C" w14:textId="77777777" w:rsidR="007C042D" w:rsidRPr="002161CE" w:rsidRDefault="0073003F" w:rsidP="007C042D">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CONFIDENTIAL INFORMATION</w:t>
            </w:r>
          </w:p>
          <w:p w14:paraId="4C96BC40" w14:textId="77777777" w:rsidR="007C042D" w:rsidRPr="002161CE" w:rsidRDefault="0073003F" w:rsidP="007C042D">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are committed to respecting and protecting all confidential information, including personal data.</w:t>
            </w:r>
          </w:p>
          <w:p w14:paraId="4DC0D12B" w14:textId="77777777" w:rsidR="007C042D" w:rsidRPr="002161CE" w:rsidRDefault="0073003F" w:rsidP="007C042D">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Confidential information is one of Abbott’s most valuable assets. It includes non-public details like research, trade secrets, business plans, pricing, contracts, financial results, and other data that could benefit competitors or harm Abbott if disclosed.</w:t>
            </w:r>
          </w:p>
          <w:p w14:paraId="79254A5D" w14:textId="77777777" w:rsidR="007C042D" w:rsidRPr="002161CE" w:rsidRDefault="0073003F" w:rsidP="007C042D">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must protect confidential information and prevent unauthorized use or sharing—even after our time with Abbott ends.</w:t>
            </w:r>
          </w:p>
          <w:p w14:paraId="26A2D9A2" w14:textId="77777777" w:rsidR="007C042D" w:rsidRPr="002161CE" w:rsidRDefault="0073003F" w:rsidP="007C042D">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At Abbott we also respect the intellectual property of others and avoid improper use of their confidential information. Misusing non-public information, such as for insider trading, is illegal and unethical.</w:t>
            </w:r>
          </w:p>
          <w:p w14:paraId="5083DB77" w14:textId="77777777" w:rsidR="007C042D" w:rsidRPr="002161CE" w:rsidRDefault="0073003F" w:rsidP="007C042D">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 xml:space="preserve">We also safeguard personal data entrusted to us by colleagues, healthcare professionals, and customers. When we collect and use personal information, we do it responsibly, with proper consent, and never sell or </w:t>
            </w:r>
            <w:r w:rsidRPr="002161CE">
              <w:rPr>
                <w:rFonts w:ascii="Calibri" w:eastAsia="Times New Roman" w:hAnsi="Calibri" w:cs="Calibri"/>
              </w:rPr>
              <w:lastRenderedPageBreak/>
              <w:t>obtain it from unauthorized sources. Many locations have strict privacy laws, and we are committed to understanding and following them, especially for the most sensitive categories of personal information.</w:t>
            </w:r>
          </w:p>
        </w:tc>
        <w:tc>
          <w:tcPr>
            <w:tcW w:w="6000" w:type="dxa"/>
          </w:tcPr>
          <w:p w14:paraId="6D87463C" w14:textId="77777777" w:rsidR="007C042D" w:rsidRPr="002D1393" w:rsidRDefault="0073003F" w:rsidP="00745731">
            <w:pPr>
              <w:spacing w:before="100" w:beforeAutospacing="1" w:after="100" w:afterAutospacing="1"/>
              <w:ind w:left="30" w:right="30"/>
              <w:rPr>
                <w:rFonts w:ascii="Calibri" w:eastAsia="Times New Roman" w:hAnsi="Calibri" w:cs="Calibri"/>
                <w:lang w:val="uk-UA"/>
                <w:rPrChange w:id="106"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lastRenderedPageBreak/>
              <w:t>КОНФІДЕНЦІЙНА ІНФОРМАЦІЯ</w:t>
            </w:r>
          </w:p>
          <w:p w14:paraId="799E5C1C" w14:textId="77777777" w:rsidR="007C042D" w:rsidRPr="002D1393" w:rsidRDefault="0073003F" w:rsidP="00745731">
            <w:pPr>
              <w:spacing w:before="100" w:beforeAutospacing="1" w:after="100" w:afterAutospacing="1"/>
              <w:ind w:left="30" w:right="30"/>
              <w:rPr>
                <w:rFonts w:ascii="Calibri" w:eastAsia="Times New Roman" w:hAnsi="Calibri" w:cs="Calibri"/>
                <w:lang w:val="uk-UA"/>
                <w:rPrChange w:id="107"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Ми зобов’язуємося поважати та захищати всю конфіденційну інформацію, включно із персональними даними.</w:t>
            </w:r>
          </w:p>
          <w:p w14:paraId="4B40A92A" w14:textId="77777777" w:rsidR="007C042D"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Конфіденційна інформація — один із найцінніших активів компанії Abbott. Вона включає закриту інформацію, що стосується наукових досліджень, комерційних таємниць, бізнес-планів, ціноутворення, контрактів, фінансових результатів й інших даних, розголошення яких може принести користь конкурентам або завдати шкоди компанії Abbott.</w:t>
            </w:r>
          </w:p>
          <w:p w14:paraId="0AA68801" w14:textId="77777777" w:rsidR="007C042D"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Ми повинні захищати конфіденційну інформацію та запобігати її несанкціонованому використанню чи поширенню навіть після закінчення нашої співпраці з компанією Abbott.</w:t>
            </w:r>
          </w:p>
          <w:p w14:paraId="31BC3660" w14:textId="77777777" w:rsidR="007C042D"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 xml:space="preserve">У компанії Abbott ми також поважаємо інтелектуальну власність інших осіб й уникаємо неналежного використання їхньої конфіденційної інформації. Неправомірне використання закритої інформації, </w:t>
            </w:r>
            <w:r w:rsidRPr="002D1393">
              <w:rPr>
                <w:rFonts w:ascii="Calibri" w:eastAsia="Calibri" w:hAnsi="Calibri" w:cs="Calibri"/>
                <w:lang w:val="uk-UA"/>
              </w:rPr>
              <w:lastRenderedPageBreak/>
              <w:t xml:space="preserve">наприклад, для </w:t>
            </w:r>
            <w:proofErr w:type="spellStart"/>
            <w:r w:rsidRPr="002D1393">
              <w:rPr>
                <w:rFonts w:ascii="Calibri" w:eastAsia="Calibri" w:hAnsi="Calibri" w:cs="Calibri"/>
                <w:lang w:val="uk-UA"/>
              </w:rPr>
              <w:t>інсайдерської</w:t>
            </w:r>
            <w:proofErr w:type="spellEnd"/>
            <w:r w:rsidRPr="002D1393">
              <w:rPr>
                <w:rFonts w:ascii="Calibri" w:eastAsia="Calibri" w:hAnsi="Calibri" w:cs="Calibri"/>
                <w:lang w:val="uk-UA"/>
              </w:rPr>
              <w:t xml:space="preserve"> торгівлі, є незаконним і неетичним.</w:t>
            </w:r>
          </w:p>
          <w:p w14:paraId="1C7EDA91" w14:textId="77777777" w:rsidR="007C042D"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 xml:space="preserve">Ми також захищаємо персональні дані, довірені нам колегами, медичними працівниками та клієнтами. Коли ми збираємо та використовуємо персональну інформацію, ми робимо це у відповідальний спосіб, за наявності належної згоди, і ніколи не продаємо її, а також не отримуємо її з неавторизованих джерел. У багатьох місцях діють суворі закони про конфіденційність, і ми зобов’язуємося розуміти та дотримуватися їх, особливо щодо </w:t>
            </w:r>
            <w:proofErr w:type="spellStart"/>
            <w:r w:rsidRPr="002D1393">
              <w:rPr>
                <w:rFonts w:ascii="Calibri" w:eastAsia="Calibri" w:hAnsi="Calibri" w:cs="Calibri"/>
                <w:lang w:val="uk-UA"/>
              </w:rPr>
              <w:t>найчутливіших</w:t>
            </w:r>
            <w:proofErr w:type="spellEnd"/>
            <w:r w:rsidRPr="002D1393">
              <w:rPr>
                <w:rFonts w:ascii="Calibri" w:eastAsia="Calibri" w:hAnsi="Calibri" w:cs="Calibri"/>
                <w:lang w:val="uk-UA"/>
              </w:rPr>
              <w:t xml:space="preserve"> категорій персональної інформації.</w:t>
            </w:r>
          </w:p>
        </w:tc>
      </w:tr>
      <w:tr w:rsidR="005F6E93" w:rsidRPr="002D1393" w14:paraId="673A5AD6" w14:textId="77777777" w:rsidTr="00745731">
        <w:tc>
          <w:tcPr>
            <w:tcW w:w="1353" w:type="dxa"/>
            <w:shd w:val="clear" w:color="auto" w:fill="C1E4F5"/>
            <w:tcMar>
              <w:top w:w="120" w:type="dxa"/>
              <w:left w:w="180" w:type="dxa"/>
              <w:bottom w:w="120" w:type="dxa"/>
              <w:right w:w="180" w:type="dxa"/>
            </w:tcMar>
            <w:hideMark/>
          </w:tcPr>
          <w:p w14:paraId="41E38DC7" w14:textId="77777777" w:rsidR="007317E0" w:rsidRPr="002161CE" w:rsidRDefault="0073003F" w:rsidP="007317E0">
            <w:pPr>
              <w:spacing w:before="30" w:after="30"/>
              <w:ind w:left="30" w:right="30"/>
              <w:rPr>
                <w:rFonts w:ascii="Calibri" w:eastAsia="Times New Roman" w:hAnsi="Calibri" w:cs="Calibri"/>
                <w:sz w:val="16"/>
              </w:rPr>
            </w:pPr>
            <w:hyperlink r:id="rId80" w:tgtFrame="_blank" w:history="1">
              <w:r w:rsidRPr="002161CE">
                <w:rPr>
                  <w:rFonts w:ascii="Calibri" w:eastAsia="Times New Roman" w:hAnsi="Calibri" w:cs="Calibri"/>
                  <w:color w:val="0000FF"/>
                  <w:sz w:val="16"/>
                  <w:u w:val="single"/>
                </w:rPr>
                <w:t>Screen 12</w:t>
              </w:r>
            </w:hyperlink>
            <w:r w:rsidRPr="002161CE">
              <w:rPr>
                <w:rFonts w:ascii="Calibri" w:eastAsia="Times New Roman" w:hAnsi="Calibri" w:cs="Calibri"/>
                <w:sz w:val="16"/>
              </w:rPr>
              <w:t xml:space="preserve"> </w:t>
            </w:r>
          </w:p>
          <w:p w14:paraId="51C2D8C5" w14:textId="77777777" w:rsidR="007317E0" w:rsidRPr="002161CE" w:rsidRDefault="0073003F" w:rsidP="007317E0">
            <w:pPr>
              <w:ind w:left="30" w:right="30"/>
              <w:rPr>
                <w:rFonts w:ascii="Calibri" w:eastAsia="Times New Roman" w:hAnsi="Calibri" w:cs="Calibri"/>
                <w:sz w:val="16"/>
              </w:rPr>
            </w:pPr>
            <w:hyperlink r:id="rId81" w:tgtFrame="_blank" w:history="1">
              <w:r w:rsidRPr="002161CE">
                <w:rPr>
                  <w:rFonts w:ascii="Calibri" w:eastAsia="Times New Roman" w:hAnsi="Calibri" w:cs="Calibri"/>
                  <w:color w:val="0000FF"/>
                  <w:sz w:val="16"/>
                  <w:u w:val="single"/>
                </w:rPr>
                <w:t>36_C_13</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B02D05D" w14:textId="77777777" w:rsidR="007317E0" w:rsidRPr="002161CE" w:rsidRDefault="0073003F" w:rsidP="007317E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ANTI-BRIBERY</w:t>
            </w:r>
          </w:p>
          <w:p w14:paraId="76004E9B" w14:textId="77777777" w:rsidR="007317E0" w:rsidRPr="002161CE" w:rsidRDefault="0073003F" w:rsidP="007317E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actively oppose fraud, bribery, and corruption. We get business the right way.</w:t>
            </w:r>
          </w:p>
          <w:p w14:paraId="04D493D0" w14:textId="77777777" w:rsidR="007317E0" w:rsidRPr="002161CE" w:rsidRDefault="0073003F" w:rsidP="007317E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As individuals, we expect healthcare professionals to make decisions based on what’s best for patients—not influenced by incentives from companies. Likewise, we expect government officials to act in the public’s interest, free from corporate pressure.</w:t>
            </w:r>
          </w:p>
          <w:p w14:paraId="6A373DA5" w14:textId="77777777" w:rsidR="007317E0" w:rsidRPr="002161CE" w:rsidRDefault="0073003F" w:rsidP="007317E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 xml:space="preserve">At Abbott, we educate healthcare professionals about our products but do not interfere with their independent judgment. It is never permissible to offer anything of value to healthcare providers (such as a physician, pharmacist, nurse, researcher or laboratory staff), </w:t>
            </w:r>
            <w:r w:rsidRPr="002161CE">
              <w:rPr>
                <w:rFonts w:ascii="Calibri" w:eastAsia="Times New Roman" w:hAnsi="Calibri" w:cs="Calibri"/>
              </w:rPr>
              <w:lastRenderedPageBreak/>
              <w:t>government officials, or others to gain business or reward past relationships.</w:t>
            </w:r>
          </w:p>
          <w:p w14:paraId="6444CDCA" w14:textId="77777777" w:rsidR="007317E0" w:rsidRPr="002161CE" w:rsidRDefault="0073003F" w:rsidP="007317E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follow anti-bribery, anti-corruption, and anti-kickback laws globally, including the U.S. Foreign Corrupt Practices Act. Everyone at Abbott must carefully manage relationships with service providers—such as distributors, consultants, and speakers—by conducting due diligence, paying fair market value, and properly documenting payments to ensure compliance with laws and company standards.</w:t>
            </w:r>
          </w:p>
        </w:tc>
        <w:tc>
          <w:tcPr>
            <w:tcW w:w="6000" w:type="dxa"/>
          </w:tcPr>
          <w:p w14:paraId="3E9798F9" w14:textId="77777777" w:rsidR="007317E0" w:rsidRPr="002D1393" w:rsidRDefault="0073003F" w:rsidP="00745731">
            <w:pPr>
              <w:spacing w:before="100" w:beforeAutospacing="1" w:after="100" w:afterAutospacing="1"/>
              <w:ind w:left="30" w:right="30"/>
              <w:rPr>
                <w:rFonts w:ascii="Calibri" w:eastAsia="Times New Roman" w:hAnsi="Calibri" w:cs="Calibri"/>
                <w:lang w:val="uk-UA"/>
                <w:rPrChange w:id="108"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lastRenderedPageBreak/>
              <w:t>БОРОТЬБА З ХАБАРНИЦТВОМ</w:t>
            </w:r>
          </w:p>
          <w:p w14:paraId="58D45316" w14:textId="77777777" w:rsidR="007317E0"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Ми активно протидіємо шахрайству, хабарництву та корупції. Ми ведемо бізнес у чесний спосіб.</w:t>
            </w:r>
          </w:p>
          <w:p w14:paraId="64844988" w14:textId="77777777" w:rsidR="007317E0"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Ми очікуємо, що медичні працівники, як приватні особи, ухвалюватимуть рішення, виходячи з того, що є найкращим для пацієнтів, а не під впливом стимулів від компаній. Так само ми очікуємо, що державні службовці діятимуть в інтересах громадськості без жодного корпоративного тиску.</w:t>
            </w:r>
          </w:p>
          <w:p w14:paraId="4205DEBE" w14:textId="77777777" w:rsidR="007317E0"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 xml:space="preserve">У компанії Abbott ми проводимо навчання медичних працівників щодо нашої продукції, але не впливаємо на їхню незалежну думку. У жодному разі не дозволяється пропонувати щось цінне медичним працівникам (як-от </w:t>
            </w:r>
            <w:r w:rsidRPr="002D1393">
              <w:rPr>
                <w:rFonts w:ascii="Calibri" w:eastAsia="Calibri" w:hAnsi="Calibri" w:cs="Calibri"/>
                <w:lang w:val="uk-UA"/>
              </w:rPr>
              <w:lastRenderedPageBreak/>
              <w:t>лікарю, фармацевту, медсестрі, досліднику або персоналу лабораторії), державним службовцям чи іншим особам з метою отримання вигоди або винагороди за минулі відносини.</w:t>
            </w:r>
          </w:p>
          <w:p w14:paraId="763EEDEC" w14:textId="77777777" w:rsidR="007317E0"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Ми дотримуємося законів про боротьбу з хабарництвом, корупцією та відкатами в усьому світі, включно із Законом США про боротьбу з корупцією за кордоном. Кожен співробітник компанії Abbott повинен ретельно керувати відносинами з постачальниками послуг, як-от дистриб’юторами, консультантами та спікерами, проводячи належну перевірку, сплачуючи справедливу ринкову вартість і належним чином документуючи платежі для забезпечення дотримання законів і стандартів компанії.</w:t>
            </w:r>
          </w:p>
        </w:tc>
      </w:tr>
      <w:tr w:rsidR="005F6E93" w:rsidRPr="002D1393" w14:paraId="54AA5BBB" w14:textId="77777777" w:rsidTr="00745731">
        <w:tc>
          <w:tcPr>
            <w:tcW w:w="1353" w:type="dxa"/>
            <w:shd w:val="clear" w:color="auto" w:fill="C1E4F5"/>
            <w:tcMar>
              <w:top w:w="120" w:type="dxa"/>
              <w:left w:w="180" w:type="dxa"/>
              <w:bottom w:w="120" w:type="dxa"/>
              <w:right w:w="180" w:type="dxa"/>
            </w:tcMar>
            <w:hideMark/>
          </w:tcPr>
          <w:p w14:paraId="44BBB75B" w14:textId="77777777" w:rsidR="00870B35" w:rsidRPr="002161CE" w:rsidRDefault="0073003F" w:rsidP="00870B35">
            <w:pPr>
              <w:spacing w:before="30" w:after="30"/>
              <w:ind w:left="30" w:right="30"/>
              <w:rPr>
                <w:rFonts w:ascii="Calibri" w:eastAsia="Times New Roman" w:hAnsi="Calibri" w:cs="Calibri"/>
                <w:sz w:val="16"/>
              </w:rPr>
            </w:pPr>
            <w:hyperlink r:id="rId82" w:tgtFrame="_blank" w:history="1">
              <w:r w:rsidRPr="002161CE">
                <w:rPr>
                  <w:rFonts w:ascii="Calibri" w:eastAsia="Times New Roman" w:hAnsi="Calibri" w:cs="Calibri"/>
                  <w:color w:val="0000FF"/>
                  <w:sz w:val="16"/>
                  <w:u w:val="single"/>
                </w:rPr>
                <w:t>Screen 12</w:t>
              </w:r>
            </w:hyperlink>
            <w:r w:rsidRPr="002161CE">
              <w:rPr>
                <w:rFonts w:ascii="Calibri" w:eastAsia="Times New Roman" w:hAnsi="Calibri" w:cs="Calibri"/>
                <w:sz w:val="16"/>
              </w:rPr>
              <w:t xml:space="preserve"> </w:t>
            </w:r>
          </w:p>
          <w:p w14:paraId="7076024F" w14:textId="77777777" w:rsidR="00870B35" w:rsidRPr="002161CE" w:rsidRDefault="0073003F" w:rsidP="00870B35">
            <w:pPr>
              <w:ind w:left="30" w:right="30"/>
              <w:rPr>
                <w:rFonts w:ascii="Calibri" w:eastAsia="Times New Roman" w:hAnsi="Calibri" w:cs="Calibri"/>
                <w:sz w:val="16"/>
              </w:rPr>
            </w:pPr>
            <w:hyperlink r:id="rId83" w:tgtFrame="_blank" w:history="1">
              <w:r w:rsidRPr="002161CE">
                <w:rPr>
                  <w:rFonts w:ascii="Calibri" w:eastAsia="Times New Roman" w:hAnsi="Calibri" w:cs="Calibri"/>
                  <w:color w:val="0000FF"/>
                  <w:sz w:val="16"/>
                  <w:u w:val="single"/>
                </w:rPr>
                <w:t>37_C_13</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A43923F" w14:textId="77777777" w:rsidR="00870B35" w:rsidRPr="002161CE" w:rsidRDefault="0073003F" w:rsidP="00870B35">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GIFTS, MEALS &amp; ENTERTAINMENT</w:t>
            </w:r>
          </w:p>
          <w:p w14:paraId="0D4E7D57" w14:textId="77777777" w:rsidR="00870B35" w:rsidRPr="002161CE" w:rsidRDefault="0073003F" w:rsidP="00870B35">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do not offer or provide anything of value to gain a business advantage, directly or indirectly, in line with anti-bribery principles.</w:t>
            </w:r>
          </w:p>
          <w:p w14:paraId="172B2F3A" w14:textId="77777777" w:rsidR="00870B35" w:rsidRPr="002161CE" w:rsidRDefault="0073003F" w:rsidP="00870B35">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To prevent improper influence in business decisions, we set limits surrounding gifts, meals, and entertainment. Abbott’s policies help ensure that brand reminders, cultural courtesies, hospitality, and other benefits never interfere with professional judgment.</w:t>
            </w:r>
          </w:p>
        </w:tc>
        <w:tc>
          <w:tcPr>
            <w:tcW w:w="6000" w:type="dxa"/>
          </w:tcPr>
          <w:p w14:paraId="6EBF7585" w14:textId="77777777" w:rsidR="00870B35" w:rsidRPr="002D1393" w:rsidRDefault="0073003F" w:rsidP="00745731">
            <w:pPr>
              <w:spacing w:before="100" w:beforeAutospacing="1" w:after="100" w:afterAutospacing="1"/>
              <w:ind w:left="30" w:right="30"/>
              <w:rPr>
                <w:rFonts w:ascii="Calibri" w:eastAsia="Times New Roman" w:hAnsi="Calibri" w:cs="Calibri"/>
                <w:lang w:val="uk-UA"/>
                <w:rPrChange w:id="109"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ПОДАРУНКИ, ГОСТИННІСТЬ І РОЗВАГИ</w:t>
            </w:r>
          </w:p>
          <w:p w14:paraId="420C6B06" w14:textId="77777777" w:rsidR="00870B35" w:rsidRPr="002D1393" w:rsidRDefault="0073003F" w:rsidP="00745731">
            <w:pPr>
              <w:spacing w:before="100" w:beforeAutospacing="1" w:after="100" w:afterAutospacing="1"/>
              <w:ind w:left="30" w:right="30"/>
              <w:rPr>
                <w:rFonts w:ascii="Calibri" w:eastAsia="Times New Roman" w:hAnsi="Calibri" w:cs="Calibri"/>
                <w:lang w:val="uk-UA"/>
                <w:rPrChange w:id="110"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Згідно з принципами боротьби з хабарництвом, ми не пропонуємо та не надаємо нічого цінного для отримання ділової переваги, прямо чи опосередковано.</w:t>
            </w:r>
          </w:p>
          <w:p w14:paraId="71729AD2" w14:textId="77777777" w:rsidR="00870B35"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Щоб запобігти неналежному впливу на ділові рішення, ми встановлюємо обмеження щодо подарунків, гостинності та розваг. Політики компанії Abbott допомагають забезпечити, що нагадування про бренд, культурні знаки уваги, гостинність та інші переваги ніколи не вплинуть на професійну думку.</w:t>
            </w:r>
          </w:p>
        </w:tc>
      </w:tr>
      <w:tr w:rsidR="005F6E93" w:rsidRPr="002D1393" w14:paraId="599C5892" w14:textId="77777777" w:rsidTr="00745731">
        <w:tc>
          <w:tcPr>
            <w:tcW w:w="1353" w:type="dxa"/>
            <w:shd w:val="clear" w:color="auto" w:fill="C1E4F5"/>
            <w:tcMar>
              <w:top w:w="120" w:type="dxa"/>
              <w:left w:w="180" w:type="dxa"/>
              <w:bottom w:w="120" w:type="dxa"/>
              <w:right w:w="180" w:type="dxa"/>
            </w:tcMar>
            <w:hideMark/>
          </w:tcPr>
          <w:p w14:paraId="268DEF13" w14:textId="77777777" w:rsidR="00B44AA0" w:rsidRPr="002161CE" w:rsidRDefault="0073003F" w:rsidP="00B44AA0">
            <w:pPr>
              <w:spacing w:before="30" w:after="30"/>
              <w:ind w:left="30" w:right="30"/>
              <w:rPr>
                <w:rFonts w:ascii="Calibri" w:eastAsia="Times New Roman" w:hAnsi="Calibri" w:cs="Calibri"/>
                <w:sz w:val="16"/>
              </w:rPr>
            </w:pPr>
            <w:hyperlink r:id="rId84" w:tgtFrame="_blank" w:history="1">
              <w:r w:rsidRPr="002161CE">
                <w:rPr>
                  <w:rFonts w:ascii="Calibri" w:eastAsia="Times New Roman" w:hAnsi="Calibri" w:cs="Calibri"/>
                  <w:color w:val="0000FF"/>
                  <w:sz w:val="16"/>
                  <w:u w:val="single"/>
                </w:rPr>
                <w:t>Screen 12</w:t>
              </w:r>
            </w:hyperlink>
            <w:r w:rsidRPr="002161CE">
              <w:rPr>
                <w:rFonts w:ascii="Calibri" w:eastAsia="Times New Roman" w:hAnsi="Calibri" w:cs="Calibri"/>
                <w:sz w:val="16"/>
              </w:rPr>
              <w:t xml:space="preserve"> </w:t>
            </w:r>
          </w:p>
          <w:p w14:paraId="2E197316" w14:textId="77777777" w:rsidR="00B44AA0" w:rsidRPr="002161CE" w:rsidRDefault="0073003F" w:rsidP="00B44AA0">
            <w:pPr>
              <w:ind w:left="30" w:right="30"/>
              <w:rPr>
                <w:rFonts w:ascii="Calibri" w:eastAsia="Times New Roman" w:hAnsi="Calibri" w:cs="Calibri"/>
                <w:sz w:val="16"/>
              </w:rPr>
            </w:pPr>
            <w:hyperlink r:id="rId85" w:tgtFrame="_blank" w:history="1">
              <w:r w:rsidRPr="002161CE">
                <w:rPr>
                  <w:rFonts w:ascii="Calibri" w:eastAsia="Times New Roman" w:hAnsi="Calibri" w:cs="Calibri"/>
                  <w:color w:val="0000FF"/>
                  <w:sz w:val="16"/>
                  <w:u w:val="single"/>
                </w:rPr>
                <w:t>38_C_13</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160DBE6" w14:textId="77777777" w:rsidR="00B44AA0" w:rsidRPr="002161CE" w:rsidRDefault="0073003F" w:rsidP="00B44AA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ACCURATE BOOKS &amp; RECORDS</w:t>
            </w:r>
          </w:p>
          <w:p w14:paraId="1BE0D648" w14:textId="77777777" w:rsidR="00B44AA0" w:rsidRPr="002161CE" w:rsidRDefault="0073003F" w:rsidP="00B44AA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measure achievements accurately.</w:t>
            </w:r>
          </w:p>
          <w:p w14:paraId="1B8945D3" w14:textId="77777777" w:rsidR="00B44AA0" w:rsidRPr="002161CE" w:rsidRDefault="0073003F" w:rsidP="00B44AA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Abbott’s records and public statements must accurately reflect our actions, with enough context to show the true nature of our work. Financial records must follow accounting standards, laws, and Abbott’s internal policies.</w:t>
            </w:r>
          </w:p>
          <w:p w14:paraId="7C4875EF" w14:textId="77777777" w:rsidR="00B44AA0" w:rsidRPr="002161CE" w:rsidRDefault="0073003F" w:rsidP="00B44AA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When reporting pricing, payments, or items of value—especially to healthcare professionals—we must ensure the information is complete and accurate. Many governments require this transparency to protect public funds. Abbott is committed to providing reliable data so that governments, insurers, and other stakeholders can make informed decisions.</w:t>
            </w:r>
          </w:p>
        </w:tc>
        <w:tc>
          <w:tcPr>
            <w:tcW w:w="6000" w:type="dxa"/>
          </w:tcPr>
          <w:p w14:paraId="02E13A34" w14:textId="77777777" w:rsidR="00B44AA0" w:rsidRPr="002D1393" w:rsidRDefault="0073003F" w:rsidP="00745731">
            <w:pPr>
              <w:spacing w:before="100" w:beforeAutospacing="1" w:after="100" w:afterAutospacing="1"/>
              <w:ind w:left="30" w:right="30"/>
              <w:rPr>
                <w:rFonts w:ascii="Calibri" w:eastAsia="Times New Roman" w:hAnsi="Calibri" w:cs="Calibri"/>
                <w:lang w:val="uk-UA"/>
                <w:rPrChange w:id="111"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РЕТЕЛЬНЕ ВЕДЕННЯ БУХГАЛТЕРСЬКОГО ОБЛІКУ ТА ДОКУМЕНТАЦІЇ</w:t>
            </w:r>
          </w:p>
          <w:p w14:paraId="1582916B" w14:textId="77777777" w:rsidR="00B44AA0" w:rsidRPr="002D1393" w:rsidRDefault="0073003F" w:rsidP="00745731">
            <w:pPr>
              <w:spacing w:before="100" w:beforeAutospacing="1" w:after="100" w:afterAutospacing="1"/>
              <w:ind w:left="30" w:right="30"/>
              <w:rPr>
                <w:rFonts w:ascii="Calibri" w:eastAsia="Times New Roman" w:hAnsi="Calibri" w:cs="Calibri"/>
                <w:lang w:val="uk-UA"/>
                <w:rPrChange w:id="112"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Ми вимірюємо досягнення ретельно.</w:t>
            </w:r>
          </w:p>
          <w:p w14:paraId="4D117603" w14:textId="77777777" w:rsidR="00B44AA0"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Документація та публічні заяви компанії Abbott повинні точно відображати наші дії, з достатнім контекстом, щоб показати справжній характер нашої роботи. Фінансова документація повинна відповідати стандартам, законам і внутрішнім політикам компанії Abbott щодо бухгалтерського обліку.</w:t>
            </w:r>
          </w:p>
          <w:p w14:paraId="31E92E27" w14:textId="77777777" w:rsidR="00B44AA0"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Під час звітування про ціни, платежі або цінні речі, особливо медичним працівникам, ми повинні забезпечити повну та точну інформацію. Багато урядів вимагають такої прозорості для захисту державних коштів. Компанія Abbott зобов’язується надавати достовірні дані, щоб уряди, страховики та інші зацікавлені сторони могли ухвалювати інформовані рішення.</w:t>
            </w:r>
          </w:p>
        </w:tc>
      </w:tr>
      <w:tr w:rsidR="005F6E93" w:rsidRPr="002D1393" w14:paraId="267BB270" w14:textId="77777777" w:rsidTr="00745731">
        <w:tc>
          <w:tcPr>
            <w:tcW w:w="1353" w:type="dxa"/>
            <w:shd w:val="clear" w:color="auto" w:fill="C1E4F5"/>
            <w:tcMar>
              <w:top w:w="120" w:type="dxa"/>
              <w:left w:w="180" w:type="dxa"/>
              <w:bottom w:w="120" w:type="dxa"/>
              <w:right w:w="180" w:type="dxa"/>
            </w:tcMar>
            <w:hideMark/>
          </w:tcPr>
          <w:p w14:paraId="5DFEC10A" w14:textId="77777777" w:rsidR="008A1495" w:rsidRPr="002161CE" w:rsidRDefault="0073003F" w:rsidP="008A1495">
            <w:pPr>
              <w:spacing w:before="30" w:after="30"/>
              <w:ind w:left="30" w:right="30"/>
              <w:rPr>
                <w:rFonts w:ascii="Calibri" w:eastAsia="Times New Roman" w:hAnsi="Calibri" w:cs="Calibri"/>
                <w:sz w:val="16"/>
              </w:rPr>
            </w:pPr>
            <w:hyperlink r:id="rId86" w:tgtFrame="_blank" w:history="1">
              <w:r w:rsidRPr="002161CE">
                <w:rPr>
                  <w:rFonts w:ascii="Calibri" w:eastAsia="Times New Roman" w:hAnsi="Calibri" w:cs="Calibri"/>
                  <w:color w:val="0000FF"/>
                  <w:sz w:val="16"/>
                  <w:u w:val="single"/>
                </w:rPr>
                <w:t>Screen 12</w:t>
              </w:r>
            </w:hyperlink>
            <w:r w:rsidRPr="002161CE">
              <w:rPr>
                <w:rFonts w:ascii="Calibri" w:eastAsia="Times New Roman" w:hAnsi="Calibri" w:cs="Calibri"/>
                <w:sz w:val="16"/>
              </w:rPr>
              <w:t xml:space="preserve"> </w:t>
            </w:r>
          </w:p>
          <w:p w14:paraId="11407AF9" w14:textId="77777777" w:rsidR="008A1495" w:rsidRPr="002161CE" w:rsidRDefault="0073003F" w:rsidP="008A1495">
            <w:pPr>
              <w:ind w:left="30" w:right="30"/>
              <w:rPr>
                <w:rFonts w:ascii="Calibri" w:eastAsia="Times New Roman" w:hAnsi="Calibri" w:cs="Calibri"/>
                <w:sz w:val="16"/>
              </w:rPr>
            </w:pPr>
            <w:hyperlink r:id="rId87" w:tgtFrame="_blank" w:history="1">
              <w:r w:rsidRPr="002161CE">
                <w:rPr>
                  <w:rFonts w:ascii="Calibri" w:eastAsia="Times New Roman" w:hAnsi="Calibri" w:cs="Calibri"/>
                  <w:color w:val="0000FF"/>
                  <w:sz w:val="16"/>
                  <w:u w:val="single"/>
                </w:rPr>
                <w:t>39_C_13</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1BA49DE" w14:textId="77777777" w:rsidR="008A1495" w:rsidRPr="002161CE" w:rsidRDefault="0073003F" w:rsidP="008A1495">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COMPLIANCE WITH LAWS</w:t>
            </w:r>
          </w:p>
          <w:p w14:paraId="12B0B852" w14:textId="77777777" w:rsidR="008A1495" w:rsidRPr="002161CE" w:rsidRDefault="0073003F" w:rsidP="008A1495">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follow all laws, regulations and Abbott requirements that apply to our work.</w:t>
            </w:r>
          </w:p>
          <w:p w14:paraId="209BE035" w14:textId="77777777" w:rsidR="008A1495" w:rsidRPr="002161CE" w:rsidRDefault="0073003F" w:rsidP="008A1495">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 xml:space="preserve">Every Abbott employee is expected to follow all applicable laws, as well as Abbott’s policies, procedures, and the Code. This is a basic condition of employment. Abbott’s policies cover key areas like healthcare </w:t>
            </w:r>
            <w:r w:rsidRPr="002161CE">
              <w:rPr>
                <w:rFonts w:ascii="Calibri" w:eastAsia="Times New Roman" w:hAnsi="Calibri" w:cs="Calibri"/>
              </w:rPr>
              <w:lastRenderedPageBreak/>
              <w:t>compliance, quality, finance, trade, security, and more, helping us meet legal requirements and prevent non-compliance.</w:t>
            </w:r>
          </w:p>
          <w:p w14:paraId="16F5107F" w14:textId="77777777" w:rsidR="008A1495" w:rsidRPr="002161CE" w:rsidRDefault="0073003F" w:rsidP="008A1495">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As a global company, we must also be aware that laws from one country may apply to work done in another. When in doubt, seek guidance from the Legal Division or the Office of Ethics and Compliance.</w:t>
            </w:r>
          </w:p>
        </w:tc>
        <w:tc>
          <w:tcPr>
            <w:tcW w:w="6000" w:type="dxa"/>
          </w:tcPr>
          <w:p w14:paraId="5286974D" w14:textId="77777777" w:rsidR="008A1495" w:rsidRPr="002D1393" w:rsidRDefault="0073003F" w:rsidP="00745731">
            <w:pPr>
              <w:spacing w:before="100" w:beforeAutospacing="1" w:after="100" w:afterAutospacing="1"/>
              <w:ind w:left="30" w:right="30"/>
              <w:rPr>
                <w:rFonts w:ascii="Calibri" w:eastAsia="Times New Roman" w:hAnsi="Calibri" w:cs="Calibri"/>
                <w:lang w:val="uk-UA"/>
                <w:rPrChange w:id="113"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lastRenderedPageBreak/>
              <w:t>ДОТРИМАННЯ ЗАКОНОДАВСТВА</w:t>
            </w:r>
          </w:p>
          <w:p w14:paraId="10674389" w14:textId="77777777" w:rsidR="008A1495" w:rsidRPr="002D1393" w:rsidRDefault="0073003F" w:rsidP="00745731">
            <w:pPr>
              <w:spacing w:before="100" w:beforeAutospacing="1" w:after="100" w:afterAutospacing="1"/>
              <w:ind w:left="30" w:right="30"/>
              <w:rPr>
                <w:rFonts w:ascii="Calibri" w:eastAsia="Times New Roman" w:hAnsi="Calibri" w:cs="Calibri"/>
                <w:lang w:val="uk-UA"/>
                <w:rPrChange w:id="114"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Ми дотримуємося всіх законів, нормативних актів і вимог компанії Abbott, що застосовуються до нашої роботи.</w:t>
            </w:r>
          </w:p>
          <w:p w14:paraId="64969B16" w14:textId="77777777" w:rsidR="008A1495"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 xml:space="preserve">Кожен співробітник компанії Abbott повинен дотримуватися всіх чинних законів, а також політик, процедур і Кодексу компанії Abbott. Це є основною </w:t>
            </w:r>
            <w:r w:rsidRPr="002D1393">
              <w:rPr>
                <w:rFonts w:ascii="Calibri" w:eastAsia="Calibri" w:hAnsi="Calibri" w:cs="Calibri"/>
                <w:lang w:val="uk-UA"/>
              </w:rPr>
              <w:lastRenderedPageBreak/>
              <w:t>умовою працевлаштування. Політики компанії Abbott охоплюють ключові сфери, як-от дотримання вимог охорони здоров’я, якість, фінанси, торгівля, безпека тощо, допомагаючи нам дотримуватися вимог законодавства та запобігати їхньому порушенню.</w:t>
            </w:r>
          </w:p>
          <w:p w14:paraId="00C87D4D" w14:textId="77777777" w:rsidR="008A1495"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Як глобальна компанія, ми також повинні усвідомлювати, що закони однієї країни можуть застосовуватися до роботи, виконуваної в іншій. У разі сумнівів зверніться за порадою до Юридичного департаменту або Департаменту етики та дотримання вимог.</w:t>
            </w:r>
          </w:p>
        </w:tc>
      </w:tr>
      <w:tr w:rsidR="005F6E93" w:rsidRPr="002D1393" w14:paraId="7F948167" w14:textId="77777777" w:rsidTr="00745731">
        <w:tc>
          <w:tcPr>
            <w:tcW w:w="1353" w:type="dxa"/>
            <w:shd w:val="clear" w:color="auto" w:fill="C1E4F5"/>
            <w:tcMar>
              <w:top w:w="120" w:type="dxa"/>
              <w:left w:w="180" w:type="dxa"/>
              <w:bottom w:w="120" w:type="dxa"/>
              <w:right w:w="180" w:type="dxa"/>
            </w:tcMar>
            <w:hideMark/>
          </w:tcPr>
          <w:p w14:paraId="727946C1" w14:textId="77777777" w:rsidR="0044511A" w:rsidRPr="002161CE" w:rsidRDefault="0073003F" w:rsidP="0044511A">
            <w:pPr>
              <w:spacing w:before="30" w:after="30"/>
              <w:ind w:left="30" w:right="30"/>
              <w:rPr>
                <w:rFonts w:ascii="Calibri" w:eastAsia="Times New Roman" w:hAnsi="Calibri" w:cs="Calibri"/>
                <w:sz w:val="16"/>
              </w:rPr>
            </w:pPr>
            <w:hyperlink r:id="rId88" w:tgtFrame="_blank" w:history="1">
              <w:r w:rsidRPr="002161CE">
                <w:rPr>
                  <w:rFonts w:ascii="Calibri" w:eastAsia="Times New Roman" w:hAnsi="Calibri" w:cs="Calibri"/>
                  <w:color w:val="0000FF"/>
                  <w:sz w:val="16"/>
                  <w:u w:val="single"/>
                </w:rPr>
                <w:t>Screen 12</w:t>
              </w:r>
            </w:hyperlink>
            <w:r w:rsidRPr="002161CE">
              <w:rPr>
                <w:rFonts w:ascii="Calibri" w:eastAsia="Times New Roman" w:hAnsi="Calibri" w:cs="Calibri"/>
                <w:sz w:val="16"/>
              </w:rPr>
              <w:t xml:space="preserve"> </w:t>
            </w:r>
          </w:p>
          <w:p w14:paraId="319C5E2D" w14:textId="77777777" w:rsidR="0044511A" w:rsidRPr="002161CE" w:rsidRDefault="0073003F" w:rsidP="0044511A">
            <w:pPr>
              <w:ind w:left="30" w:right="30"/>
              <w:rPr>
                <w:rFonts w:ascii="Calibri" w:eastAsia="Times New Roman" w:hAnsi="Calibri" w:cs="Calibri"/>
                <w:sz w:val="16"/>
              </w:rPr>
            </w:pPr>
            <w:hyperlink r:id="rId89" w:tgtFrame="_blank" w:history="1">
              <w:r w:rsidRPr="002161CE">
                <w:rPr>
                  <w:rFonts w:ascii="Calibri" w:eastAsia="Times New Roman" w:hAnsi="Calibri" w:cs="Calibri"/>
                  <w:color w:val="0000FF"/>
                  <w:sz w:val="16"/>
                  <w:u w:val="single"/>
                </w:rPr>
                <w:t>40_C_13</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6D5B08C" w14:textId="77777777" w:rsidR="0044511A" w:rsidRPr="002161CE" w:rsidRDefault="0073003F" w:rsidP="0044511A">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FAIR COMPETITION</w:t>
            </w:r>
          </w:p>
          <w:p w14:paraId="5EE2E0A5" w14:textId="77777777" w:rsidR="0044511A" w:rsidRPr="002161CE" w:rsidRDefault="0073003F" w:rsidP="0044511A">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ensure that any interactions that we have with competitors are appropriate.</w:t>
            </w:r>
          </w:p>
          <w:p w14:paraId="40D10876" w14:textId="77777777" w:rsidR="0044511A" w:rsidRPr="002161CE" w:rsidRDefault="0073003F" w:rsidP="0044511A">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At Abbott we are committed to following competition laws everywhere we operate. These laws prohibit agreements or actions that discourage fair market practices—especially in pricing, sales terms, and interactions with competitors.</w:t>
            </w:r>
          </w:p>
          <w:p w14:paraId="2E3E6DA3" w14:textId="77777777" w:rsidR="0044511A" w:rsidRPr="002161CE" w:rsidRDefault="0073003F" w:rsidP="0044511A">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 xml:space="preserve">Avoid discussing sensitive topics—such as pricing, costs, or business plans—with competitors, and reach out to Legal or the Office of Ethics and Compliance if you have questions or encounter anything inappropriate. Because competition laws are complex and violations can carry serious penalties, we must also carefully manage </w:t>
            </w:r>
            <w:r w:rsidRPr="002161CE">
              <w:rPr>
                <w:rFonts w:ascii="Calibri" w:eastAsia="Times New Roman" w:hAnsi="Calibri" w:cs="Calibri"/>
              </w:rPr>
              <w:lastRenderedPageBreak/>
              <w:t xml:space="preserve">relationships with third parties to ensure compliance and avoid even the appearance of anti-competitive </w:t>
            </w:r>
            <w:proofErr w:type="spellStart"/>
            <w:r w:rsidRPr="002161CE">
              <w:rPr>
                <w:rFonts w:ascii="Calibri" w:eastAsia="Times New Roman" w:hAnsi="Calibri" w:cs="Calibri"/>
              </w:rPr>
              <w:t>behavior</w:t>
            </w:r>
            <w:proofErr w:type="spellEnd"/>
            <w:r w:rsidRPr="002161CE">
              <w:rPr>
                <w:rFonts w:ascii="Calibri" w:eastAsia="Times New Roman" w:hAnsi="Calibri" w:cs="Calibri"/>
              </w:rPr>
              <w:t>.</w:t>
            </w:r>
          </w:p>
        </w:tc>
        <w:tc>
          <w:tcPr>
            <w:tcW w:w="6000" w:type="dxa"/>
          </w:tcPr>
          <w:p w14:paraId="2C00C6BB" w14:textId="77777777" w:rsidR="0044511A" w:rsidRPr="002D1393" w:rsidRDefault="0073003F" w:rsidP="00745731">
            <w:pPr>
              <w:spacing w:before="100" w:beforeAutospacing="1" w:after="100" w:afterAutospacing="1"/>
              <w:ind w:left="30" w:right="30"/>
              <w:rPr>
                <w:rFonts w:ascii="Calibri" w:eastAsia="Times New Roman" w:hAnsi="Calibri" w:cs="Calibri"/>
                <w:lang w:val="uk-UA"/>
                <w:rPrChange w:id="115"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lastRenderedPageBreak/>
              <w:t>ДОБРОСОВІСНА КОНКУРЕНЦІЯ</w:t>
            </w:r>
          </w:p>
          <w:p w14:paraId="34D4B679" w14:textId="77777777" w:rsidR="0044511A" w:rsidRPr="002D1393" w:rsidRDefault="0073003F" w:rsidP="00745731">
            <w:pPr>
              <w:spacing w:before="100" w:beforeAutospacing="1" w:after="100" w:afterAutospacing="1"/>
              <w:ind w:left="30" w:right="30"/>
              <w:rPr>
                <w:rFonts w:ascii="Calibri" w:eastAsia="Times New Roman" w:hAnsi="Calibri" w:cs="Calibri"/>
                <w:lang w:val="uk-UA"/>
                <w:rPrChange w:id="116"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Ми гарантуємо, що будь-які взаємовідносини, які ми маємо з конкурентами, є відповідними.</w:t>
            </w:r>
          </w:p>
          <w:p w14:paraId="5F68FED2" w14:textId="77777777" w:rsidR="0044511A" w:rsidRPr="002D1393" w:rsidRDefault="0073003F" w:rsidP="00745731">
            <w:pPr>
              <w:spacing w:before="100" w:beforeAutospacing="1" w:after="100" w:afterAutospacing="1"/>
              <w:ind w:left="30" w:right="30"/>
              <w:rPr>
                <w:rFonts w:ascii="Calibri" w:eastAsia="Times New Roman" w:hAnsi="Calibri" w:cs="Calibri"/>
                <w:lang w:val="uk-UA"/>
                <w:rPrChange w:id="117"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У компанії Abbott ми зобов’язуємося дотримуватися законів про конкуренцію скрізь, де ми працюємо. Ці закони забороняють угоди або дії, які перешкоджають чесній ринковій практиці, особливо щодо ціноутворення, умов продажу та взаємодії з конкурентами.</w:t>
            </w:r>
          </w:p>
          <w:p w14:paraId="5A04A756" w14:textId="77777777" w:rsidR="0044511A"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 xml:space="preserve">Уникайте обговорення делікатних тем, як-от ціноутворення, витрати або бізнес-плани, із конкурентами та звертайтеся до Юридичного департаменту або Департаменту етики та дотримання вимог, якщо у вас виникнуть запитання або ви </w:t>
            </w:r>
            <w:r w:rsidRPr="002D1393">
              <w:rPr>
                <w:rFonts w:ascii="Calibri" w:eastAsia="Calibri" w:hAnsi="Calibri" w:cs="Calibri"/>
                <w:lang w:val="uk-UA"/>
              </w:rPr>
              <w:lastRenderedPageBreak/>
              <w:t xml:space="preserve">зіткнетеся з неналежними діями. Оскільки закони про конкуренцію є складними, а їхнє порушення може потягнути за собою серйозні покарання, ми також повинні ретельно керувати відносинами з третіми сторонами, щоб забезпечити дотримання вимог й уникнути навіть видимості </w:t>
            </w:r>
            <w:proofErr w:type="spellStart"/>
            <w:r w:rsidRPr="002D1393">
              <w:rPr>
                <w:rFonts w:ascii="Calibri" w:eastAsia="Calibri" w:hAnsi="Calibri" w:cs="Calibri"/>
                <w:lang w:val="uk-UA"/>
              </w:rPr>
              <w:t>антиконкурентної</w:t>
            </w:r>
            <w:proofErr w:type="spellEnd"/>
            <w:r w:rsidRPr="002D1393">
              <w:rPr>
                <w:rFonts w:ascii="Calibri" w:eastAsia="Calibri" w:hAnsi="Calibri" w:cs="Calibri"/>
                <w:lang w:val="uk-UA"/>
              </w:rPr>
              <w:t xml:space="preserve"> поведінки.</w:t>
            </w:r>
          </w:p>
        </w:tc>
      </w:tr>
      <w:tr w:rsidR="005F6E93" w:rsidRPr="002161CE" w14:paraId="205157C6" w14:textId="77777777" w:rsidTr="00745731">
        <w:tc>
          <w:tcPr>
            <w:tcW w:w="1353" w:type="dxa"/>
            <w:shd w:val="clear" w:color="auto" w:fill="C1E4F5"/>
            <w:tcMar>
              <w:top w:w="120" w:type="dxa"/>
              <w:left w:w="180" w:type="dxa"/>
              <w:bottom w:w="120" w:type="dxa"/>
              <w:right w:w="180" w:type="dxa"/>
            </w:tcMar>
            <w:hideMark/>
          </w:tcPr>
          <w:p w14:paraId="7F355396" w14:textId="77777777" w:rsidR="000B1959" w:rsidRPr="002161CE" w:rsidRDefault="0073003F" w:rsidP="000B1959">
            <w:pPr>
              <w:spacing w:before="30" w:after="30"/>
              <w:ind w:left="30" w:right="30"/>
              <w:rPr>
                <w:rFonts w:ascii="Calibri" w:eastAsia="Times New Roman" w:hAnsi="Calibri" w:cs="Calibri"/>
                <w:sz w:val="16"/>
              </w:rPr>
            </w:pPr>
            <w:hyperlink r:id="rId90" w:tgtFrame="_blank" w:history="1">
              <w:r w:rsidRPr="002161CE">
                <w:rPr>
                  <w:rFonts w:ascii="Calibri" w:eastAsia="Times New Roman" w:hAnsi="Calibri" w:cs="Calibri"/>
                  <w:color w:val="0000FF"/>
                  <w:sz w:val="16"/>
                  <w:u w:val="single"/>
                </w:rPr>
                <w:t>Screen 13</w:t>
              </w:r>
            </w:hyperlink>
            <w:r w:rsidRPr="002161CE">
              <w:rPr>
                <w:rFonts w:ascii="Calibri" w:eastAsia="Times New Roman" w:hAnsi="Calibri" w:cs="Calibri"/>
                <w:sz w:val="16"/>
              </w:rPr>
              <w:t xml:space="preserve"> </w:t>
            </w:r>
          </w:p>
          <w:p w14:paraId="3BD49568" w14:textId="77777777" w:rsidR="000B1959" w:rsidRPr="002161CE" w:rsidRDefault="0073003F" w:rsidP="000B1959">
            <w:pPr>
              <w:ind w:left="30" w:right="30"/>
              <w:rPr>
                <w:rFonts w:ascii="Calibri" w:eastAsia="Times New Roman" w:hAnsi="Calibri" w:cs="Calibri"/>
                <w:sz w:val="16"/>
              </w:rPr>
            </w:pPr>
            <w:hyperlink r:id="rId91" w:tgtFrame="_blank" w:history="1">
              <w:r w:rsidRPr="002161CE">
                <w:rPr>
                  <w:rFonts w:ascii="Calibri" w:eastAsia="Times New Roman" w:hAnsi="Calibri" w:cs="Calibri"/>
                  <w:color w:val="0000FF"/>
                  <w:sz w:val="16"/>
                  <w:u w:val="single"/>
                </w:rPr>
                <w:t>41_C_14</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574909E" w14:textId="77777777" w:rsidR="000B1959" w:rsidRPr="002161CE" w:rsidRDefault="0073003F" w:rsidP="000B1959">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Before you leave this course, take a moment to confirm that you understand your responsibilities related to Abbott’s Code of Business Conduct.</w:t>
            </w:r>
          </w:p>
          <w:p w14:paraId="43DCF56F" w14:textId="77777777" w:rsidR="000B1959" w:rsidRPr="002161CE" w:rsidRDefault="0073003F" w:rsidP="000B1959">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I confirm that I understand my responsibilities regarding Abbott’s Code of Business Conduct and know where to locate and review applicable Policies and Procedures.</w:t>
            </w:r>
          </w:p>
          <w:p w14:paraId="0EC07CB8" w14:textId="77777777" w:rsidR="000B1959" w:rsidRPr="002161CE" w:rsidRDefault="0073003F" w:rsidP="000B1959">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Confirm</w:t>
            </w:r>
          </w:p>
        </w:tc>
        <w:tc>
          <w:tcPr>
            <w:tcW w:w="6000" w:type="dxa"/>
          </w:tcPr>
          <w:p w14:paraId="097D46B6" w14:textId="77777777" w:rsidR="000B1959" w:rsidRPr="002D1393" w:rsidRDefault="0073003F" w:rsidP="00745731">
            <w:pPr>
              <w:spacing w:before="100" w:beforeAutospacing="1" w:after="100" w:afterAutospacing="1"/>
              <w:ind w:left="30" w:right="30"/>
              <w:rPr>
                <w:rFonts w:ascii="Calibri" w:eastAsia="Times New Roman" w:hAnsi="Calibri" w:cs="Calibri"/>
                <w:lang w:val="uk-UA"/>
                <w:rPrChange w:id="118"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Перш ніж звершити цей курс, підтвердьте, що ви розумієте свої обов’язки, пов’язані з Кодексом ділової поведінки компанії Abbott.</w:t>
            </w:r>
          </w:p>
          <w:p w14:paraId="260E5982" w14:textId="77777777" w:rsidR="000B1959" w:rsidRPr="002D1393" w:rsidRDefault="0073003F" w:rsidP="00745731">
            <w:pPr>
              <w:spacing w:before="100" w:beforeAutospacing="1" w:after="100" w:afterAutospacing="1"/>
              <w:ind w:left="30" w:right="30"/>
              <w:rPr>
                <w:rFonts w:ascii="Calibri" w:eastAsia="Times New Roman" w:hAnsi="Calibri" w:cs="Calibri"/>
                <w:lang w:val="uk-UA"/>
                <w:rPrChange w:id="119"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Я підтверджую, що розумію свої обов’язки щодо Кодексу ділової поведінки компанії Abbott і знаю, де знайти та переглянути відповідні політики та процедури.</w:t>
            </w:r>
          </w:p>
          <w:p w14:paraId="0F8C9C35" w14:textId="77777777" w:rsidR="000B1959" w:rsidRPr="002D1393" w:rsidRDefault="0073003F" w:rsidP="00745731">
            <w:pPr>
              <w:spacing w:before="100" w:beforeAutospacing="1" w:after="100" w:afterAutospacing="1"/>
              <w:ind w:left="30" w:right="30"/>
              <w:rPr>
                <w:rFonts w:ascii="Calibri" w:eastAsia="Times New Roman" w:hAnsi="Calibri" w:cs="Calibri"/>
                <w:lang w:val="uk-UA"/>
                <w:rPrChange w:id="120"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Підтвердити</w:t>
            </w:r>
          </w:p>
        </w:tc>
      </w:tr>
      <w:tr w:rsidR="005F6E93" w:rsidRPr="002D1393" w14:paraId="02DA5030" w14:textId="77777777" w:rsidTr="00745731">
        <w:tc>
          <w:tcPr>
            <w:tcW w:w="1353" w:type="dxa"/>
            <w:shd w:val="clear" w:color="auto" w:fill="C1E4F5"/>
            <w:tcMar>
              <w:top w:w="120" w:type="dxa"/>
              <w:left w:w="180" w:type="dxa"/>
              <w:bottom w:w="120" w:type="dxa"/>
              <w:right w:w="180" w:type="dxa"/>
            </w:tcMar>
            <w:hideMark/>
          </w:tcPr>
          <w:p w14:paraId="6BA11B72" w14:textId="77777777" w:rsidR="000B1959" w:rsidRPr="002161CE" w:rsidRDefault="0073003F" w:rsidP="000B1959">
            <w:pPr>
              <w:spacing w:before="30" w:after="30"/>
              <w:ind w:left="30" w:right="30"/>
              <w:rPr>
                <w:rFonts w:ascii="Calibri" w:eastAsia="Times New Roman" w:hAnsi="Calibri" w:cs="Calibri"/>
                <w:sz w:val="16"/>
              </w:rPr>
            </w:pPr>
            <w:hyperlink r:id="rId92" w:tgtFrame="_blank" w:history="1">
              <w:r w:rsidRPr="002161CE">
                <w:rPr>
                  <w:rFonts w:ascii="Calibri" w:eastAsia="Times New Roman" w:hAnsi="Calibri" w:cs="Calibri"/>
                  <w:color w:val="0000FF"/>
                  <w:sz w:val="16"/>
                  <w:u w:val="single"/>
                </w:rPr>
                <w:t>Screen 14</w:t>
              </w:r>
            </w:hyperlink>
            <w:r w:rsidRPr="002161CE">
              <w:rPr>
                <w:rFonts w:ascii="Calibri" w:eastAsia="Times New Roman" w:hAnsi="Calibri" w:cs="Calibri"/>
                <w:sz w:val="16"/>
              </w:rPr>
              <w:t xml:space="preserve"> </w:t>
            </w:r>
          </w:p>
          <w:p w14:paraId="1EA6E06C" w14:textId="77777777" w:rsidR="000B1959" w:rsidRPr="002161CE" w:rsidRDefault="0073003F" w:rsidP="000B1959">
            <w:pPr>
              <w:ind w:left="30" w:right="30"/>
              <w:rPr>
                <w:rFonts w:ascii="Calibri" w:eastAsia="Times New Roman" w:hAnsi="Calibri" w:cs="Calibri"/>
                <w:sz w:val="16"/>
              </w:rPr>
            </w:pPr>
            <w:hyperlink r:id="rId93" w:tgtFrame="_blank" w:history="1">
              <w:r w:rsidRPr="002161CE">
                <w:rPr>
                  <w:rFonts w:ascii="Calibri" w:eastAsia="Times New Roman" w:hAnsi="Calibri" w:cs="Calibri"/>
                  <w:color w:val="0000FF"/>
                  <w:sz w:val="16"/>
                  <w:u w:val="single"/>
                </w:rPr>
                <w:t>42_C_15</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2FC5A64" w14:textId="77777777" w:rsidR="000B1959" w:rsidRPr="002161CE" w:rsidRDefault="0073003F" w:rsidP="000B1959">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The Knowledge Check that follows consists of 10 questions. You must score 80% or higher to successfully complete this course.</w:t>
            </w:r>
          </w:p>
          <w:p w14:paraId="262468ED" w14:textId="77777777" w:rsidR="00022AA5" w:rsidRPr="002161CE" w:rsidRDefault="0073003F" w:rsidP="008550AC">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WHEN YOU ARE READY, CLICK THE KNOWLEDGE CHECK BUTTON.</w:t>
            </w:r>
          </w:p>
        </w:tc>
        <w:tc>
          <w:tcPr>
            <w:tcW w:w="6000" w:type="dxa"/>
          </w:tcPr>
          <w:p w14:paraId="5DDA0139" w14:textId="77777777" w:rsidR="009E2420"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Перевірка знань, яка йде далі, складається із 10 запитань. Ви повинні набрати 80 % або більше, щоб успішно завершити цей курс.</w:t>
            </w:r>
          </w:p>
          <w:p w14:paraId="0F6DD03C" w14:textId="77777777" w:rsidR="000B1959"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КОЛИ БУДЕТЕ ГОТОВІ, НАТИСНІТЬ КНОПКУ «ПЕРЕВІРКА ЗНАНЬ».</w:t>
            </w:r>
          </w:p>
        </w:tc>
      </w:tr>
      <w:tr w:rsidR="005F6E93" w:rsidRPr="002D1393" w14:paraId="6518A82D" w14:textId="77777777" w:rsidTr="00745731">
        <w:tc>
          <w:tcPr>
            <w:tcW w:w="1353" w:type="dxa"/>
            <w:shd w:val="clear" w:color="auto" w:fill="C1E4F5"/>
            <w:tcMar>
              <w:top w:w="120" w:type="dxa"/>
              <w:left w:w="180" w:type="dxa"/>
              <w:bottom w:w="120" w:type="dxa"/>
              <w:right w:w="180" w:type="dxa"/>
            </w:tcMar>
            <w:hideMark/>
          </w:tcPr>
          <w:p w14:paraId="0C42F25F" w14:textId="77777777" w:rsidR="00FD6DAC" w:rsidRPr="002161CE" w:rsidRDefault="0073003F" w:rsidP="00FD6DAC">
            <w:pPr>
              <w:spacing w:before="30" w:after="30"/>
              <w:ind w:left="30" w:right="30"/>
              <w:rPr>
                <w:rFonts w:ascii="Calibri" w:eastAsia="Times New Roman" w:hAnsi="Calibri" w:cs="Calibri"/>
                <w:sz w:val="16"/>
              </w:rPr>
            </w:pPr>
            <w:hyperlink r:id="rId94"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7F58CB13" w14:textId="77777777" w:rsidR="00FD6DAC" w:rsidRPr="002161CE" w:rsidRDefault="0073003F" w:rsidP="00FD6DAC">
            <w:pPr>
              <w:ind w:left="30" w:right="30"/>
              <w:rPr>
                <w:rFonts w:ascii="Calibri" w:eastAsia="Times New Roman" w:hAnsi="Calibri" w:cs="Calibri"/>
                <w:sz w:val="16"/>
              </w:rPr>
            </w:pPr>
            <w:hyperlink r:id="rId95" w:tgtFrame="_blank" w:history="1">
              <w:r w:rsidRPr="002161CE">
                <w:rPr>
                  <w:rFonts w:ascii="Calibri" w:eastAsia="Times New Roman" w:hAnsi="Calibri" w:cs="Calibri"/>
                  <w:color w:val="0000FF"/>
                  <w:sz w:val="16"/>
                  <w:u w:val="single"/>
                </w:rPr>
                <w:t>43_C_16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C73A151" w14:textId="77777777" w:rsidR="00FD6DAC" w:rsidRPr="002161CE" w:rsidRDefault="0073003F" w:rsidP="00FD6DAC">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[1] Why is the Code of Business Conduct important?</w:t>
            </w:r>
          </w:p>
        </w:tc>
        <w:tc>
          <w:tcPr>
            <w:tcW w:w="6000" w:type="dxa"/>
          </w:tcPr>
          <w:p w14:paraId="4B0049B6" w14:textId="77777777" w:rsidR="00FD6DAC" w:rsidRPr="002D1393" w:rsidRDefault="0073003F" w:rsidP="00745731">
            <w:pPr>
              <w:spacing w:before="100" w:beforeAutospacing="1" w:after="100" w:afterAutospacing="1"/>
              <w:ind w:left="30" w:right="30"/>
              <w:rPr>
                <w:rFonts w:ascii="Calibri" w:eastAsia="Times New Roman" w:hAnsi="Calibri" w:cs="Calibri"/>
                <w:lang w:val="uk-UA"/>
                <w:rPrChange w:id="121"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[1] Чому Кодекс ділової поведінки важливий?</w:t>
            </w:r>
          </w:p>
        </w:tc>
      </w:tr>
      <w:tr w:rsidR="005F6E93" w:rsidRPr="002D1393" w14:paraId="0B03D4CD" w14:textId="77777777" w:rsidTr="00745731">
        <w:tc>
          <w:tcPr>
            <w:tcW w:w="1353" w:type="dxa"/>
            <w:shd w:val="clear" w:color="auto" w:fill="C1E4F5"/>
            <w:tcMar>
              <w:top w:w="120" w:type="dxa"/>
              <w:left w:w="180" w:type="dxa"/>
              <w:bottom w:w="120" w:type="dxa"/>
              <w:right w:w="180" w:type="dxa"/>
            </w:tcMar>
            <w:hideMark/>
          </w:tcPr>
          <w:p w14:paraId="7DF8B71C" w14:textId="77777777" w:rsidR="00FD6DAC" w:rsidRPr="002161CE" w:rsidRDefault="0073003F" w:rsidP="00FD6DAC">
            <w:pPr>
              <w:spacing w:before="30" w:after="30"/>
              <w:ind w:left="30" w:right="30"/>
              <w:rPr>
                <w:rFonts w:ascii="Calibri" w:eastAsia="Times New Roman" w:hAnsi="Calibri" w:cs="Calibri"/>
                <w:sz w:val="16"/>
              </w:rPr>
            </w:pPr>
            <w:hyperlink r:id="rId96"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4995BB89" w14:textId="77777777" w:rsidR="00FD6DAC" w:rsidRPr="002161CE" w:rsidRDefault="0073003F" w:rsidP="00FD6DAC">
            <w:pPr>
              <w:ind w:left="30" w:right="30"/>
              <w:rPr>
                <w:rFonts w:ascii="Calibri" w:eastAsia="Times New Roman" w:hAnsi="Calibri" w:cs="Calibri"/>
                <w:sz w:val="16"/>
              </w:rPr>
            </w:pPr>
            <w:hyperlink r:id="rId97" w:tgtFrame="_blank" w:history="1">
              <w:r w:rsidRPr="002161CE">
                <w:rPr>
                  <w:rFonts w:ascii="Calibri" w:eastAsia="Times New Roman" w:hAnsi="Calibri" w:cs="Calibri"/>
                  <w:color w:val="0000FF"/>
                  <w:sz w:val="16"/>
                  <w:u w:val="single"/>
                </w:rPr>
                <w:t>44_C_16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048551C" w14:textId="77777777" w:rsidR="00FD6DAC" w:rsidRPr="002161CE" w:rsidRDefault="0073003F" w:rsidP="00FD6DAC">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[1] It provides specific advice for every situation we may face in our work.</w:t>
            </w:r>
          </w:p>
        </w:tc>
        <w:tc>
          <w:tcPr>
            <w:tcW w:w="6000" w:type="dxa"/>
          </w:tcPr>
          <w:p w14:paraId="41F5BA96" w14:textId="77777777" w:rsidR="00FD6DAC" w:rsidRPr="002D1393" w:rsidRDefault="0073003F" w:rsidP="00745731">
            <w:pPr>
              <w:spacing w:before="100" w:beforeAutospacing="1" w:after="100" w:afterAutospacing="1"/>
              <w:ind w:left="30" w:right="30"/>
              <w:rPr>
                <w:rFonts w:ascii="Calibri" w:eastAsia="Times New Roman" w:hAnsi="Calibri" w:cs="Calibri"/>
                <w:lang w:val="uk-UA"/>
                <w:rPrChange w:id="122"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[1] Він містить конкретні поради для кожної ситуації, з якою ми можемо зіткнутися в нашій роботі.</w:t>
            </w:r>
          </w:p>
        </w:tc>
      </w:tr>
      <w:tr w:rsidR="005F6E93" w:rsidRPr="002161CE" w14:paraId="20823D60" w14:textId="77777777" w:rsidTr="00745731">
        <w:tc>
          <w:tcPr>
            <w:tcW w:w="1353" w:type="dxa"/>
            <w:shd w:val="clear" w:color="auto" w:fill="C1E4F5"/>
            <w:tcMar>
              <w:top w:w="120" w:type="dxa"/>
              <w:left w:w="180" w:type="dxa"/>
              <w:bottom w:w="120" w:type="dxa"/>
              <w:right w:w="180" w:type="dxa"/>
            </w:tcMar>
            <w:hideMark/>
          </w:tcPr>
          <w:p w14:paraId="2D077AD1" w14:textId="77777777" w:rsidR="00FD6DAC" w:rsidRPr="002161CE" w:rsidRDefault="0073003F" w:rsidP="00FD6DAC">
            <w:pPr>
              <w:spacing w:before="30" w:after="30"/>
              <w:ind w:left="30" w:right="30"/>
              <w:rPr>
                <w:rFonts w:ascii="Calibri" w:eastAsia="Times New Roman" w:hAnsi="Calibri" w:cs="Calibri"/>
                <w:sz w:val="16"/>
              </w:rPr>
            </w:pPr>
            <w:hyperlink r:id="rId98"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12FF5C33" w14:textId="77777777" w:rsidR="00FD6DAC" w:rsidRPr="002161CE" w:rsidRDefault="0073003F" w:rsidP="00FD6DAC">
            <w:pPr>
              <w:ind w:left="30" w:right="30"/>
              <w:rPr>
                <w:rFonts w:ascii="Calibri" w:eastAsia="Times New Roman" w:hAnsi="Calibri" w:cs="Calibri"/>
                <w:sz w:val="16"/>
              </w:rPr>
            </w:pPr>
            <w:hyperlink r:id="rId99" w:tgtFrame="_blank" w:history="1">
              <w:r w:rsidRPr="002161CE">
                <w:rPr>
                  <w:rFonts w:ascii="Calibri" w:eastAsia="Times New Roman" w:hAnsi="Calibri" w:cs="Calibri"/>
                  <w:color w:val="0000FF"/>
                  <w:sz w:val="16"/>
                  <w:u w:val="single"/>
                </w:rPr>
                <w:t>45_C_16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980D3D0" w14:textId="77777777" w:rsidR="00FD6DAC" w:rsidRPr="002161CE" w:rsidRDefault="0073003F" w:rsidP="00FD6DAC">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[2] It provides a clear set of principles and values on which to base decisions when the best course of action is not immediately clear.</w:t>
            </w:r>
          </w:p>
          <w:p w14:paraId="0E4AB0C0" w14:textId="77777777" w:rsidR="00FD6DAC" w:rsidRPr="002161CE" w:rsidRDefault="0073003F" w:rsidP="00FD6DAC">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Next</w:t>
            </w:r>
          </w:p>
        </w:tc>
        <w:tc>
          <w:tcPr>
            <w:tcW w:w="6000" w:type="dxa"/>
          </w:tcPr>
          <w:p w14:paraId="626B7596" w14:textId="77777777" w:rsidR="00FD6DAC" w:rsidRPr="002D1393" w:rsidRDefault="0073003F" w:rsidP="00745731">
            <w:pPr>
              <w:spacing w:before="100" w:beforeAutospacing="1" w:after="100" w:afterAutospacing="1"/>
              <w:ind w:left="30" w:right="30"/>
              <w:rPr>
                <w:rFonts w:ascii="Calibri" w:eastAsia="Times New Roman" w:hAnsi="Calibri" w:cs="Calibri"/>
                <w:lang w:val="uk-UA"/>
                <w:rPrChange w:id="123"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[2] Він містить чіткий набір принципів і цінностей, на яких слід ґрунтувати рішення у ситуаціях, коли найкращий порядок дій не одразу зрозумілий.</w:t>
            </w:r>
          </w:p>
          <w:p w14:paraId="4F8AF267" w14:textId="77777777" w:rsidR="00FD6DAC" w:rsidRPr="002D1393" w:rsidRDefault="0073003F" w:rsidP="00745731">
            <w:pPr>
              <w:spacing w:before="100" w:beforeAutospacing="1" w:after="100" w:afterAutospacing="1"/>
              <w:ind w:left="30" w:right="30"/>
              <w:rPr>
                <w:rFonts w:ascii="Calibri" w:eastAsia="Times New Roman" w:hAnsi="Calibri" w:cs="Calibri"/>
                <w:lang w:val="uk-UA"/>
                <w:rPrChange w:id="124"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Далі</w:t>
            </w:r>
          </w:p>
        </w:tc>
      </w:tr>
      <w:tr w:rsidR="005F6E93" w:rsidRPr="002D1393" w14:paraId="436AFE8B" w14:textId="77777777" w:rsidTr="00745731">
        <w:tc>
          <w:tcPr>
            <w:tcW w:w="1353" w:type="dxa"/>
            <w:shd w:val="clear" w:color="auto" w:fill="C1E4F5"/>
            <w:tcMar>
              <w:top w:w="120" w:type="dxa"/>
              <w:left w:w="180" w:type="dxa"/>
              <w:bottom w:w="120" w:type="dxa"/>
              <w:right w:w="180" w:type="dxa"/>
            </w:tcMar>
            <w:hideMark/>
          </w:tcPr>
          <w:p w14:paraId="3F794B31" w14:textId="77777777" w:rsidR="002117DA" w:rsidRPr="002161CE" w:rsidRDefault="0073003F" w:rsidP="002117DA">
            <w:pPr>
              <w:spacing w:before="30" w:after="30"/>
              <w:ind w:left="30" w:right="30"/>
              <w:rPr>
                <w:rFonts w:ascii="Calibri" w:eastAsia="Times New Roman" w:hAnsi="Calibri" w:cs="Calibri"/>
                <w:sz w:val="16"/>
              </w:rPr>
            </w:pPr>
            <w:r w:rsidRPr="002161CE">
              <w:rPr>
                <w:rFonts w:ascii="Calibri" w:eastAsia="Times New Roman" w:hAnsi="Calibri" w:cs="Calibri"/>
                <w:sz w:val="16"/>
              </w:rPr>
              <w:t>Screen 15</w:t>
            </w:r>
          </w:p>
          <w:p w14:paraId="2B465CEF" w14:textId="77777777" w:rsidR="002117DA" w:rsidRPr="002161CE" w:rsidRDefault="0073003F" w:rsidP="002117DA">
            <w:pPr>
              <w:spacing w:before="100" w:beforeAutospacing="1" w:after="100" w:afterAutospacing="1"/>
              <w:ind w:left="30" w:right="30"/>
              <w:rPr>
                <w:rFonts w:ascii="Calibri" w:eastAsia="Times New Roman" w:hAnsi="Calibri" w:cs="Calibri"/>
                <w:sz w:val="16"/>
              </w:rPr>
            </w:pPr>
            <w:r w:rsidRPr="002161CE">
              <w:rPr>
                <w:rFonts w:ascii="Calibri" w:eastAsia="Times New Roman" w:hAnsi="Calibri" w:cs="Calibri"/>
                <w:sz w:val="16"/>
              </w:rPr>
              <w:t>Question 1: Feedback</w:t>
            </w:r>
          </w:p>
          <w:p w14:paraId="45681743" w14:textId="77777777" w:rsidR="002117DA" w:rsidRPr="002161CE" w:rsidRDefault="0073003F" w:rsidP="002117DA">
            <w:pPr>
              <w:ind w:left="30" w:right="30"/>
              <w:rPr>
                <w:rFonts w:ascii="Calibri" w:eastAsia="Times New Roman" w:hAnsi="Calibri" w:cs="Calibri"/>
                <w:sz w:val="16"/>
              </w:rPr>
            </w:pPr>
            <w:r w:rsidRPr="002161CE">
              <w:rPr>
                <w:rFonts w:ascii="Calibri" w:eastAsia="Times New Roman" w:hAnsi="Calibri" w:cs="Calibri"/>
                <w:sz w:val="16"/>
              </w:rPr>
              <w:t>46_C_16</w:t>
            </w:r>
          </w:p>
        </w:tc>
        <w:tc>
          <w:tcPr>
            <w:tcW w:w="6000" w:type="dxa"/>
            <w:tcMar>
              <w:top w:w="120" w:type="dxa"/>
              <w:left w:w="180" w:type="dxa"/>
              <w:bottom w:w="120" w:type="dxa"/>
              <w:right w:w="180" w:type="dxa"/>
            </w:tcMar>
            <w:vAlign w:val="center"/>
            <w:hideMark/>
          </w:tcPr>
          <w:p w14:paraId="45514865" w14:textId="77777777" w:rsidR="002117DA" w:rsidRPr="002161CE" w:rsidRDefault="0073003F" w:rsidP="002117DA">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The Code of Business Conduct to provides us with a clear set of principles and values on which to base decisions when the best course of action is not immediately clear.</w:t>
            </w:r>
          </w:p>
        </w:tc>
        <w:tc>
          <w:tcPr>
            <w:tcW w:w="6000" w:type="dxa"/>
          </w:tcPr>
          <w:p w14:paraId="5A532979" w14:textId="77777777" w:rsidR="002117DA" w:rsidRPr="002D1393" w:rsidRDefault="0073003F" w:rsidP="00745731">
            <w:pPr>
              <w:spacing w:before="100" w:beforeAutospacing="1" w:after="100" w:afterAutospacing="1"/>
              <w:ind w:left="30" w:right="30"/>
              <w:rPr>
                <w:rFonts w:ascii="Calibri" w:eastAsia="Times New Roman" w:hAnsi="Calibri" w:cs="Calibri"/>
                <w:lang w:val="uk-UA"/>
                <w:rPrChange w:id="125"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Кодекс ділової поведінки містить чіткий набір принципів і цінностей, на яких слід ґрунтувати рішення у ситуаціях, коли найкращий порядок дій не одразу зрозумілий.</w:t>
            </w:r>
          </w:p>
        </w:tc>
      </w:tr>
      <w:tr w:rsidR="005F6E93" w:rsidRPr="002D1393" w14:paraId="7E2E7780" w14:textId="77777777" w:rsidTr="00745731">
        <w:tc>
          <w:tcPr>
            <w:tcW w:w="1353" w:type="dxa"/>
            <w:shd w:val="clear" w:color="auto" w:fill="C1E4F5"/>
            <w:tcMar>
              <w:top w:w="120" w:type="dxa"/>
              <w:left w:w="180" w:type="dxa"/>
              <w:bottom w:w="120" w:type="dxa"/>
              <w:right w:w="180" w:type="dxa"/>
            </w:tcMar>
            <w:hideMark/>
          </w:tcPr>
          <w:p w14:paraId="7AB3F070" w14:textId="77777777" w:rsidR="002117DA" w:rsidRPr="002161CE" w:rsidRDefault="0073003F" w:rsidP="002117DA">
            <w:pPr>
              <w:spacing w:before="30" w:after="30"/>
              <w:ind w:left="30" w:right="30"/>
              <w:rPr>
                <w:rFonts w:ascii="Calibri" w:eastAsia="Times New Roman" w:hAnsi="Calibri" w:cs="Calibri"/>
                <w:sz w:val="16"/>
              </w:rPr>
            </w:pPr>
            <w:hyperlink r:id="rId100"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641BDFA3" w14:textId="77777777" w:rsidR="002117DA" w:rsidRPr="002161CE" w:rsidRDefault="0073003F" w:rsidP="002117DA">
            <w:pPr>
              <w:ind w:left="30" w:right="30"/>
              <w:rPr>
                <w:rFonts w:ascii="Calibri" w:eastAsia="Times New Roman" w:hAnsi="Calibri" w:cs="Calibri"/>
                <w:sz w:val="16"/>
              </w:rPr>
            </w:pPr>
            <w:hyperlink r:id="rId101" w:tgtFrame="_blank" w:history="1">
              <w:r w:rsidRPr="002161CE">
                <w:rPr>
                  <w:rFonts w:ascii="Calibri" w:eastAsia="Times New Roman" w:hAnsi="Calibri" w:cs="Calibri"/>
                  <w:color w:val="0000FF"/>
                  <w:sz w:val="16"/>
                  <w:u w:val="single"/>
                </w:rPr>
                <w:t>47_C_16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C5F603C" w14:textId="77777777" w:rsidR="002117DA" w:rsidRPr="002161CE" w:rsidRDefault="0073003F" w:rsidP="002117DA">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 xml:space="preserve">[2] Which of the following is </w:t>
            </w:r>
            <w:r w:rsidRPr="002161CE">
              <w:rPr>
                <w:rFonts w:ascii="Calibri" w:eastAsia="Times New Roman" w:hAnsi="Calibri" w:cs="Calibri"/>
                <w:u w:val="single"/>
              </w:rPr>
              <w:t>never</w:t>
            </w:r>
            <w:r w:rsidRPr="002161CE">
              <w:rPr>
                <w:rFonts w:ascii="Calibri" w:eastAsia="Times New Roman" w:hAnsi="Calibri" w:cs="Calibri"/>
              </w:rPr>
              <w:t xml:space="preserve"> an appropriate business transaction?</w:t>
            </w:r>
          </w:p>
        </w:tc>
        <w:tc>
          <w:tcPr>
            <w:tcW w:w="6000" w:type="dxa"/>
          </w:tcPr>
          <w:p w14:paraId="11FBA67B" w14:textId="77777777" w:rsidR="002117DA" w:rsidRPr="002D1393" w:rsidRDefault="0073003F" w:rsidP="00745731">
            <w:pPr>
              <w:spacing w:before="100" w:beforeAutospacing="1" w:after="100" w:afterAutospacing="1"/>
              <w:ind w:left="30" w:right="30"/>
              <w:rPr>
                <w:rFonts w:ascii="Calibri" w:eastAsia="Times New Roman" w:hAnsi="Calibri" w:cs="Calibri"/>
                <w:lang w:val="uk-UA"/>
                <w:rPrChange w:id="126"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 xml:space="preserve">[2] Що з наведеного </w:t>
            </w:r>
            <w:r w:rsidRPr="002D1393">
              <w:rPr>
                <w:rFonts w:ascii="Calibri" w:eastAsia="Calibri" w:hAnsi="Calibri" w:cs="Calibri"/>
                <w:u w:val="single"/>
                <w:lang w:val="uk-UA"/>
              </w:rPr>
              <w:t>ніколи</w:t>
            </w:r>
            <w:r w:rsidRPr="002D1393">
              <w:rPr>
                <w:rFonts w:ascii="Calibri" w:eastAsia="Calibri" w:hAnsi="Calibri" w:cs="Calibri"/>
                <w:lang w:val="uk-UA"/>
              </w:rPr>
              <w:t xml:space="preserve"> не може бути прийнятною діловою операцією?</w:t>
            </w:r>
          </w:p>
        </w:tc>
      </w:tr>
      <w:tr w:rsidR="005F6E93" w:rsidRPr="002D1393" w14:paraId="24BB83CB" w14:textId="77777777" w:rsidTr="00745731">
        <w:tc>
          <w:tcPr>
            <w:tcW w:w="1353" w:type="dxa"/>
            <w:shd w:val="clear" w:color="auto" w:fill="C1E4F5"/>
            <w:tcMar>
              <w:top w:w="120" w:type="dxa"/>
              <w:left w:w="180" w:type="dxa"/>
              <w:bottom w:w="120" w:type="dxa"/>
              <w:right w:w="180" w:type="dxa"/>
            </w:tcMar>
            <w:hideMark/>
          </w:tcPr>
          <w:p w14:paraId="57AB59E4" w14:textId="77777777" w:rsidR="002117DA" w:rsidRPr="002161CE" w:rsidRDefault="0073003F" w:rsidP="002117DA">
            <w:pPr>
              <w:spacing w:before="30" w:after="30"/>
              <w:ind w:left="30" w:right="30"/>
              <w:rPr>
                <w:rFonts w:ascii="Calibri" w:eastAsia="Times New Roman" w:hAnsi="Calibri" w:cs="Calibri"/>
                <w:sz w:val="16"/>
              </w:rPr>
            </w:pPr>
            <w:hyperlink r:id="rId102"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63A46B59" w14:textId="77777777" w:rsidR="002117DA" w:rsidRPr="002161CE" w:rsidRDefault="0073003F" w:rsidP="002117DA">
            <w:pPr>
              <w:ind w:left="30" w:right="30"/>
              <w:rPr>
                <w:rFonts w:ascii="Calibri" w:eastAsia="Times New Roman" w:hAnsi="Calibri" w:cs="Calibri"/>
                <w:sz w:val="16"/>
              </w:rPr>
            </w:pPr>
            <w:hyperlink r:id="rId103" w:tgtFrame="_blank" w:history="1">
              <w:r w:rsidRPr="002161CE">
                <w:rPr>
                  <w:rFonts w:ascii="Calibri" w:eastAsia="Times New Roman" w:hAnsi="Calibri" w:cs="Calibri"/>
                  <w:color w:val="0000FF"/>
                  <w:sz w:val="16"/>
                  <w:u w:val="single"/>
                </w:rPr>
                <w:t>48_C_16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5B72846" w14:textId="77777777" w:rsidR="002117DA" w:rsidRPr="002161CE" w:rsidRDefault="0073003F" w:rsidP="002117DA">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[1] Hiring an HCP to speak about a particular disease area due to their skills and expertise.</w:t>
            </w:r>
          </w:p>
        </w:tc>
        <w:tc>
          <w:tcPr>
            <w:tcW w:w="6000" w:type="dxa"/>
          </w:tcPr>
          <w:p w14:paraId="4E90D155" w14:textId="77777777" w:rsidR="002117DA" w:rsidRPr="002D1393" w:rsidRDefault="0073003F" w:rsidP="00745731">
            <w:pPr>
              <w:spacing w:before="100" w:beforeAutospacing="1" w:after="100" w:afterAutospacing="1"/>
              <w:ind w:left="30" w:right="30"/>
              <w:rPr>
                <w:rFonts w:ascii="Calibri" w:eastAsia="Times New Roman" w:hAnsi="Calibri" w:cs="Calibri"/>
                <w:lang w:val="uk-UA"/>
                <w:rPrChange w:id="127"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[1] Наймання медичного працівника для доповіді про певну область захворювань з огляду на його/її навички та досвід.</w:t>
            </w:r>
          </w:p>
        </w:tc>
      </w:tr>
      <w:tr w:rsidR="005F6E93" w:rsidRPr="002161CE" w14:paraId="1B264942" w14:textId="77777777" w:rsidTr="00745731">
        <w:tc>
          <w:tcPr>
            <w:tcW w:w="1353" w:type="dxa"/>
            <w:shd w:val="clear" w:color="auto" w:fill="C1E4F5"/>
            <w:tcMar>
              <w:top w:w="120" w:type="dxa"/>
              <w:left w:w="180" w:type="dxa"/>
              <w:bottom w:w="120" w:type="dxa"/>
              <w:right w:w="180" w:type="dxa"/>
            </w:tcMar>
            <w:hideMark/>
          </w:tcPr>
          <w:p w14:paraId="48BBDB63" w14:textId="77777777" w:rsidR="002117DA" w:rsidRPr="002161CE" w:rsidRDefault="0073003F" w:rsidP="002117DA">
            <w:pPr>
              <w:spacing w:before="30" w:after="30"/>
              <w:ind w:left="30" w:right="30"/>
              <w:rPr>
                <w:rFonts w:ascii="Calibri" w:eastAsia="Times New Roman" w:hAnsi="Calibri" w:cs="Calibri"/>
                <w:sz w:val="16"/>
              </w:rPr>
            </w:pPr>
            <w:hyperlink r:id="rId104"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69DC3A3B" w14:textId="77777777" w:rsidR="002117DA" w:rsidRPr="002161CE" w:rsidRDefault="0073003F" w:rsidP="002117DA">
            <w:pPr>
              <w:ind w:left="30" w:right="30"/>
              <w:rPr>
                <w:rFonts w:ascii="Calibri" w:eastAsia="Times New Roman" w:hAnsi="Calibri" w:cs="Calibri"/>
                <w:sz w:val="16"/>
              </w:rPr>
            </w:pPr>
            <w:hyperlink r:id="rId105" w:tgtFrame="_blank" w:history="1">
              <w:r w:rsidRPr="002161CE">
                <w:rPr>
                  <w:rFonts w:ascii="Calibri" w:eastAsia="Times New Roman" w:hAnsi="Calibri" w:cs="Calibri"/>
                  <w:color w:val="0000FF"/>
                  <w:sz w:val="16"/>
                  <w:u w:val="single"/>
                </w:rPr>
                <w:t>49_C_16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0B2DE66" w14:textId="77777777" w:rsidR="002117DA" w:rsidRPr="002161CE" w:rsidRDefault="0073003F" w:rsidP="002117DA">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[2] Providing a reasonable meal to attendees of an Abbott-sponsored educational program.</w:t>
            </w:r>
          </w:p>
        </w:tc>
        <w:tc>
          <w:tcPr>
            <w:tcW w:w="6000" w:type="dxa"/>
          </w:tcPr>
          <w:p w14:paraId="290AB74A" w14:textId="77777777" w:rsidR="002117DA" w:rsidRPr="002D1393" w:rsidRDefault="0073003F" w:rsidP="00745731">
            <w:pPr>
              <w:spacing w:before="100" w:beforeAutospacing="1" w:after="100" w:afterAutospacing="1"/>
              <w:ind w:left="30" w:right="30"/>
              <w:rPr>
                <w:rFonts w:ascii="Calibri" w:eastAsia="Times New Roman" w:hAnsi="Calibri" w:cs="Calibri"/>
                <w:lang w:val="uk-UA"/>
                <w:rPrChange w:id="128"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[2] Забезпечення обґрунтованим харчуванням учасників освітньої програми, яку спонсорує Abbott.</w:t>
            </w:r>
          </w:p>
        </w:tc>
      </w:tr>
      <w:tr w:rsidR="005F6E93" w:rsidRPr="002D1393" w14:paraId="50075250" w14:textId="77777777" w:rsidTr="00745731">
        <w:tc>
          <w:tcPr>
            <w:tcW w:w="1353" w:type="dxa"/>
            <w:shd w:val="clear" w:color="auto" w:fill="C1E4F5"/>
            <w:tcMar>
              <w:top w:w="120" w:type="dxa"/>
              <w:left w:w="180" w:type="dxa"/>
              <w:bottom w:w="120" w:type="dxa"/>
              <w:right w:w="180" w:type="dxa"/>
            </w:tcMar>
            <w:hideMark/>
          </w:tcPr>
          <w:p w14:paraId="26D5255F" w14:textId="77777777" w:rsidR="002117DA" w:rsidRPr="002161CE" w:rsidRDefault="0073003F" w:rsidP="002117DA">
            <w:pPr>
              <w:spacing w:before="30" w:after="30"/>
              <w:ind w:left="30" w:right="30"/>
              <w:rPr>
                <w:rFonts w:ascii="Calibri" w:eastAsia="Times New Roman" w:hAnsi="Calibri" w:cs="Calibri"/>
                <w:sz w:val="16"/>
              </w:rPr>
            </w:pPr>
            <w:hyperlink r:id="rId106"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5A07706C" w14:textId="77777777" w:rsidR="002117DA" w:rsidRPr="002161CE" w:rsidRDefault="0073003F" w:rsidP="002117DA">
            <w:pPr>
              <w:ind w:left="30" w:right="30"/>
              <w:rPr>
                <w:rFonts w:ascii="Calibri" w:eastAsia="Times New Roman" w:hAnsi="Calibri" w:cs="Calibri"/>
                <w:sz w:val="16"/>
              </w:rPr>
            </w:pPr>
            <w:hyperlink r:id="rId107" w:tgtFrame="_blank" w:history="1">
              <w:r w:rsidRPr="002161CE">
                <w:rPr>
                  <w:rFonts w:ascii="Calibri" w:eastAsia="Times New Roman" w:hAnsi="Calibri" w:cs="Calibri"/>
                  <w:color w:val="0000FF"/>
                  <w:sz w:val="16"/>
                  <w:u w:val="single"/>
                </w:rPr>
                <w:t>50_C_16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A70C0F0" w14:textId="77777777" w:rsidR="002117DA" w:rsidRPr="002161CE" w:rsidRDefault="0073003F" w:rsidP="002117DA">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[3] Arranging a charitable contribution for a local organization.</w:t>
            </w:r>
          </w:p>
        </w:tc>
        <w:tc>
          <w:tcPr>
            <w:tcW w:w="6000" w:type="dxa"/>
          </w:tcPr>
          <w:p w14:paraId="02A6B200" w14:textId="77777777" w:rsidR="002117DA" w:rsidRPr="002D1393" w:rsidRDefault="0073003F" w:rsidP="00745731">
            <w:pPr>
              <w:spacing w:before="100" w:beforeAutospacing="1" w:after="100" w:afterAutospacing="1"/>
              <w:ind w:left="30" w:right="30"/>
              <w:rPr>
                <w:rFonts w:ascii="Calibri" w:eastAsia="Times New Roman" w:hAnsi="Calibri" w:cs="Calibri"/>
                <w:lang w:val="uk-UA"/>
                <w:rPrChange w:id="129"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[3] Організація благодійного внеску для місцевої організації.</w:t>
            </w:r>
          </w:p>
        </w:tc>
      </w:tr>
      <w:tr w:rsidR="005F6E93" w:rsidRPr="002161CE" w14:paraId="1D588D73" w14:textId="77777777" w:rsidTr="00745731">
        <w:tc>
          <w:tcPr>
            <w:tcW w:w="1353" w:type="dxa"/>
            <w:shd w:val="clear" w:color="auto" w:fill="C1E4F5"/>
            <w:tcMar>
              <w:top w:w="120" w:type="dxa"/>
              <w:left w:w="180" w:type="dxa"/>
              <w:bottom w:w="120" w:type="dxa"/>
              <w:right w:w="180" w:type="dxa"/>
            </w:tcMar>
            <w:hideMark/>
          </w:tcPr>
          <w:p w14:paraId="43ED9644" w14:textId="77777777" w:rsidR="002117DA" w:rsidRPr="002161CE" w:rsidRDefault="0073003F" w:rsidP="002117DA">
            <w:pPr>
              <w:spacing w:before="30" w:after="30"/>
              <w:ind w:left="30" w:right="30"/>
              <w:rPr>
                <w:rFonts w:ascii="Calibri" w:eastAsia="Times New Roman" w:hAnsi="Calibri" w:cs="Calibri"/>
                <w:sz w:val="16"/>
              </w:rPr>
            </w:pPr>
            <w:hyperlink r:id="rId108"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0CAA78F6" w14:textId="77777777" w:rsidR="002117DA" w:rsidRPr="002161CE" w:rsidRDefault="0073003F" w:rsidP="002117DA">
            <w:pPr>
              <w:ind w:left="30" w:right="30"/>
              <w:rPr>
                <w:rFonts w:ascii="Calibri" w:eastAsia="Times New Roman" w:hAnsi="Calibri" w:cs="Calibri"/>
                <w:sz w:val="16"/>
              </w:rPr>
            </w:pPr>
            <w:hyperlink r:id="rId109" w:tgtFrame="_blank" w:history="1">
              <w:r w:rsidRPr="002161CE">
                <w:rPr>
                  <w:rFonts w:ascii="Calibri" w:eastAsia="Times New Roman" w:hAnsi="Calibri" w:cs="Calibri"/>
                  <w:color w:val="0000FF"/>
                  <w:sz w:val="16"/>
                  <w:u w:val="single"/>
                </w:rPr>
                <w:t>51_C_16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2EF2912" w14:textId="77777777" w:rsidR="002117DA" w:rsidRPr="002161CE" w:rsidRDefault="0073003F" w:rsidP="002117DA">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[4] Hiring an HCP to conduct an educational program to thank them for using Abbott products.</w:t>
            </w:r>
          </w:p>
          <w:p w14:paraId="2C0757C1" w14:textId="77777777" w:rsidR="002117DA" w:rsidRPr="002161CE" w:rsidRDefault="0073003F" w:rsidP="002117DA">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Next</w:t>
            </w:r>
          </w:p>
        </w:tc>
        <w:tc>
          <w:tcPr>
            <w:tcW w:w="6000" w:type="dxa"/>
          </w:tcPr>
          <w:p w14:paraId="30BE5425" w14:textId="77777777" w:rsidR="002117DA" w:rsidRPr="002D1393" w:rsidRDefault="0073003F" w:rsidP="00745731">
            <w:pPr>
              <w:spacing w:before="100" w:beforeAutospacing="1" w:after="100" w:afterAutospacing="1"/>
              <w:ind w:left="30" w:right="30"/>
              <w:rPr>
                <w:rFonts w:ascii="Calibri" w:eastAsia="Times New Roman" w:hAnsi="Calibri" w:cs="Calibri"/>
                <w:lang w:val="uk-UA"/>
                <w:rPrChange w:id="130"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[4] Наймання медичного працівника для проведення освітньої програми як подяка за використання продукції Abbott.</w:t>
            </w:r>
          </w:p>
          <w:p w14:paraId="10AECF6F" w14:textId="77777777" w:rsidR="002117DA" w:rsidRPr="002D1393" w:rsidRDefault="0073003F" w:rsidP="00745731">
            <w:pPr>
              <w:spacing w:before="100" w:beforeAutospacing="1" w:after="100" w:afterAutospacing="1"/>
              <w:ind w:left="30" w:right="30"/>
              <w:rPr>
                <w:rFonts w:ascii="Calibri" w:eastAsia="Times New Roman" w:hAnsi="Calibri" w:cs="Calibri"/>
                <w:lang w:val="uk-UA"/>
                <w:rPrChange w:id="131"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Далі</w:t>
            </w:r>
          </w:p>
        </w:tc>
      </w:tr>
      <w:tr w:rsidR="005F6E93" w:rsidRPr="002161CE" w14:paraId="36267DD8" w14:textId="77777777" w:rsidTr="00745731">
        <w:tc>
          <w:tcPr>
            <w:tcW w:w="1353" w:type="dxa"/>
            <w:shd w:val="clear" w:color="auto" w:fill="C1E4F5"/>
            <w:tcMar>
              <w:top w:w="120" w:type="dxa"/>
              <w:left w:w="180" w:type="dxa"/>
              <w:bottom w:w="120" w:type="dxa"/>
              <w:right w:w="180" w:type="dxa"/>
            </w:tcMar>
            <w:hideMark/>
          </w:tcPr>
          <w:p w14:paraId="69372A20" w14:textId="77777777" w:rsidR="00603700" w:rsidRPr="002161CE" w:rsidRDefault="0073003F" w:rsidP="00603700">
            <w:pPr>
              <w:spacing w:before="30" w:after="30"/>
              <w:ind w:left="30" w:right="30"/>
              <w:rPr>
                <w:rFonts w:ascii="Calibri" w:eastAsia="Times New Roman" w:hAnsi="Calibri" w:cs="Calibri"/>
                <w:sz w:val="16"/>
              </w:rPr>
            </w:pPr>
            <w:r w:rsidRPr="002161CE">
              <w:rPr>
                <w:rFonts w:ascii="Calibri" w:eastAsia="Times New Roman" w:hAnsi="Calibri" w:cs="Calibri"/>
                <w:sz w:val="16"/>
              </w:rPr>
              <w:lastRenderedPageBreak/>
              <w:t>Screen 15</w:t>
            </w:r>
          </w:p>
          <w:p w14:paraId="0457F40E" w14:textId="77777777" w:rsidR="00603700" w:rsidRPr="002161CE" w:rsidRDefault="0073003F" w:rsidP="00603700">
            <w:pPr>
              <w:spacing w:before="100" w:beforeAutospacing="1" w:after="100" w:afterAutospacing="1"/>
              <w:ind w:left="30" w:right="30"/>
              <w:rPr>
                <w:rFonts w:ascii="Calibri" w:eastAsia="Times New Roman" w:hAnsi="Calibri" w:cs="Calibri"/>
                <w:sz w:val="16"/>
              </w:rPr>
            </w:pPr>
            <w:r w:rsidRPr="002161CE">
              <w:rPr>
                <w:rFonts w:ascii="Calibri" w:eastAsia="Times New Roman" w:hAnsi="Calibri" w:cs="Calibri"/>
                <w:sz w:val="16"/>
              </w:rPr>
              <w:t>Question 2: Feedback</w:t>
            </w:r>
          </w:p>
          <w:p w14:paraId="3D3A7C2D" w14:textId="77777777" w:rsidR="00603700" w:rsidRPr="002161CE" w:rsidRDefault="0073003F" w:rsidP="00603700">
            <w:pPr>
              <w:ind w:left="30" w:right="30"/>
              <w:rPr>
                <w:rFonts w:ascii="Calibri" w:eastAsia="Times New Roman" w:hAnsi="Calibri" w:cs="Calibri"/>
                <w:sz w:val="16"/>
              </w:rPr>
            </w:pPr>
            <w:r w:rsidRPr="002161CE">
              <w:rPr>
                <w:rFonts w:ascii="Calibri" w:eastAsia="Times New Roman" w:hAnsi="Calibri" w:cs="Calibri"/>
                <w:sz w:val="16"/>
              </w:rPr>
              <w:t>52_C_16</w:t>
            </w:r>
          </w:p>
        </w:tc>
        <w:tc>
          <w:tcPr>
            <w:tcW w:w="6000" w:type="dxa"/>
            <w:tcMar>
              <w:top w:w="120" w:type="dxa"/>
              <w:left w:w="180" w:type="dxa"/>
              <w:bottom w:w="120" w:type="dxa"/>
              <w:right w:w="180" w:type="dxa"/>
            </w:tcMar>
            <w:vAlign w:val="center"/>
            <w:hideMark/>
          </w:tcPr>
          <w:p w14:paraId="07BAA1F1" w14:textId="77777777" w:rsidR="00603700" w:rsidRPr="002161CE" w:rsidRDefault="0073003F" w:rsidP="0060370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Hiring an HCP to conduct an educational program due to their skills and expertise is permitted, however, hiring an HCP as a thank you for using Abbott products is inappropriate because this may be perceived as a bribe.</w:t>
            </w:r>
          </w:p>
        </w:tc>
        <w:tc>
          <w:tcPr>
            <w:tcW w:w="6000" w:type="dxa"/>
          </w:tcPr>
          <w:p w14:paraId="1DE35AFE" w14:textId="77777777" w:rsidR="00603700" w:rsidRPr="002D1393" w:rsidRDefault="0073003F" w:rsidP="00745731">
            <w:pPr>
              <w:spacing w:before="100" w:beforeAutospacing="1" w:after="100" w:afterAutospacing="1"/>
              <w:ind w:left="30" w:right="30"/>
              <w:rPr>
                <w:rFonts w:ascii="Calibri" w:eastAsia="Times New Roman" w:hAnsi="Calibri" w:cs="Calibri"/>
                <w:lang w:val="uk-UA"/>
                <w:rPrChange w:id="132"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Наймання МП для проведення освітньої програми з огляду на його/її навички та досвід дозволяється, одначе наймання МП як подяка за використання продукції Abbott є неприйнятним, оскільки це може сприйматися як хабарництво.</w:t>
            </w:r>
          </w:p>
        </w:tc>
      </w:tr>
      <w:tr w:rsidR="005F6E93" w:rsidRPr="002D1393" w14:paraId="7F5A9B8A" w14:textId="77777777" w:rsidTr="00745731">
        <w:tc>
          <w:tcPr>
            <w:tcW w:w="1353" w:type="dxa"/>
            <w:shd w:val="clear" w:color="auto" w:fill="C1E4F5"/>
            <w:tcMar>
              <w:top w:w="120" w:type="dxa"/>
              <w:left w:w="180" w:type="dxa"/>
              <w:bottom w:w="120" w:type="dxa"/>
              <w:right w:w="180" w:type="dxa"/>
            </w:tcMar>
            <w:hideMark/>
          </w:tcPr>
          <w:p w14:paraId="7DB68A74" w14:textId="77777777" w:rsidR="00603700" w:rsidRPr="002161CE" w:rsidRDefault="0073003F" w:rsidP="00603700">
            <w:pPr>
              <w:spacing w:before="30" w:after="30"/>
              <w:ind w:left="30" w:right="30"/>
              <w:rPr>
                <w:rFonts w:ascii="Calibri" w:eastAsia="Times New Roman" w:hAnsi="Calibri" w:cs="Calibri"/>
                <w:sz w:val="16"/>
              </w:rPr>
            </w:pPr>
            <w:hyperlink r:id="rId110"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5EEA6CD0" w14:textId="77777777" w:rsidR="00603700" w:rsidRPr="002161CE" w:rsidRDefault="0073003F" w:rsidP="00603700">
            <w:pPr>
              <w:ind w:left="30" w:right="30"/>
              <w:rPr>
                <w:rFonts w:ascii="Calibri" w:eastAsia="Times New Roman" w:hAnsi="Calibri" w:cs="Calibri"/>
                <w:sz w:val="16"/>
              </w:rPr>
            </w:pPr>
            <w:hyperlink r:id="rId111" w:tgtFrame="_blank" w:history="1">
              <w:r w:rsidRPr="002161CE">
                <w:rPr>
                  <w:rFonts w:ascii="Calibri" w:eastAsia="Times New Roman" w:hAnsi="Calibri" w:cs="Calibri"/>
                  <w:color w:val="0000FF"/>
                  <w:sz w:val="16"/>
                  <w:u w:val="single"/>
                </w:rPr>
                <w:t>53_C_16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25D5E52" w14:textId="77777777" w:rsidR="00603700" w:rsidRPr="002161CE" w:rsidRDefault="0073003F" w:rsidP="0060370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[3] The consequences for individuals involved in bribery and corruption can include:</w:t>
            </w:r>
          </w:p>
        </w:tc>
        <w:tc>
          <w:tcPr>
            <w:tcW w:w="6000" w:type="dxa"/>
          </w:tcPr>
          <w:p w14:paraId="32F86C2C" w14:textId="77777777" w:rsidR="00603700" w:rsidRPr="002D1393" w:rsidRDefault="0073003F" w:rsidP="00745731">
            <w:pPr>
              <w:spacing w:before="100" w:beforeAutospacing="1" w:after="100" w:afterAutospacing="1"/>
              <w:ind w:left="30" w:right="30"/>
              <w:rPr>
                <w:rFonts w:ascii="Calibri" w:eastAsia="Times New Roman" w:hAnsi="Calibri" w:cs="Calibri"/>
                <w:lang w:val="uk-UA"/>
                <w:rPrChange w:id="133"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[3] Наслідки для осіб, причетних до хабарництва та корупції, можуть включати:</w:t>
            </w:r>
          </w:p>
        </w:tc>
      </w:tr>
      <w:tr w:rsidR="005F6E93" w:rsidRPr="002161CE" w14:paraId="19867053" w14:textId="77777777" w:rsidTr="00745731">
        <w:tc>
          <w:tcPr>
            <w:tcW w:w="1353" w:type="dxa"/>
            <w:shd w:val="clear" w:color="auto" w:fill="C1E4F5"/>
            <w:tcMar>
              <w:top w:w="120" w:type="dxa"/>
              <w:left w:w="180" w:type="dxa"/>
              <w:bottom w:w="120" w:type="dxa"/>
              <w:right w:w="180" w:type="dxa"/>
            </w:tcMar>
            <w:hideMark/>
          </w:tcPr>
          <w:p w14:paraId="520DE8E1" w14:textId="77777777" w:rsidR="00603700" w:rsidRPr="002161CE" w:rsidRDefault="0073003F" w:rsidP="00603700">
            <w:pPr>
              <w:spacing w:before="30" w:after="30"/>
              <w:ind w:left="30" w:right="30"/>
              <w:rPr>
                <w:rFonts w:ascii="Calibri" w:eastAsia="Times New Roman" w:hAnsi="Calibri" w:cs="Calibri"/>
                <w:sz w:val="16"/>
              </w:rPr>
            </w:pPr>
            <w:hyperlink r:id="rId112"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7AABE15E" w14:textId="77777777" w:rsidR="00603700" w:rsidRPr="002161CE" w:rsidRDefault="0073003F" w:rsidP="00603700">
            <w:pPr>
              <w:ind w:left="30" w:right="30"/>
              <w:rPr>
                <w:rFonts w:ascii="Calibri" w:eastAsia="Times New Roman" w:hAnsi="Calibri" w:cs="Calibri"/>
                <w:sz w:val="16"/>
              </w:rPr>
            </w:pPr>
            <w:hyperlink r:id="rId113" w:tgtFrame="_blank" w:history="1">
              <w:r w:rsidRPr="002161CE">
                <w:rPr>
                  <w:rFonts w:ascii="Calibri" w:eastAsia="Times New Roman" w:hAnsi="Calibri" w:cs="Calibri"/>
                  <w:color w:val="0000FF"/>
                  <w:sz w:val="16"/>
                  <w:u w:val="single"/>
                </w:rPr>
                <w:t>54_C_16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EF1C6FD" w14:textId="77777777" w:rsidR="00603700" w:rsidRPr="002161CE" w:rsidRDefault="0073003F" w:rsidP="0060370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[1] Reputational damage.</w:t>
            </w:r>
          </w:p>
        </w:tc>
        <w:tc>
          <w:tcPr>
            <w:tcW w:w="6000" w:type="dxa"/>
          </w:tcPr>
          <w:p w14:paraId="0C6BAADC" w14:textId="77777777" w:rsidR="00603700" w:rsidRPr="002D1393" w:rsidRDefault="0073003F" w:rsidP="00745731">
            <w:pPr>
              <w:spacing w:before="100" w:beforeAutospacing="1" w:after="100" w:afterAutospacing="1"/>
              <w:ind w:left="30" w:right="30"/>
              <w:rPr>
                <w:rFonts w:ascii="Calibri" w:eastAsia="Times New Roman" w:hAnsi="Calibri" w:cs="Calibri"/>
                <w:lang w:val="uk-UA"/>
                <w:rPrChange w:id="134"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[1] Репутаційні збитки.</w:t>
            </w:r>
          </w:p>
        </w:tc>
      </w:tr>
      <w:tr w:rsidR="005F6E93" w:rsidRPr="002161CE" w14:paraId="000E55CA" w14:textId="77777777" w:rsidTr="00745731">
        <w:tc>
          <w:tcPr>
            <w:tcW w:w="1353" w:type="dxa"/>
            <w:shd w:val="clear" w:color="auto" w:fill="C1E4F5"/>
            <w:tcMar>
              <w:top w:w="120" w:type="dxa"/>
              <w:left w:w="180" w:type="dxa"/>
              <w:bottom w:w="120" w:type="dxa"/>
              <w:right w:w="180" w:type="dxa"/>
            </w:tcMar>
            <w:hideMark/>
          </w:tcPr>
          <w:p w14:paraId="558FCEAF" w14:textId="77777777" w:rsidR="00603700" w:rsidRPr="002161CE" w:rsidRDefault="0073003F" w:rsidP="00603700">
            <w:pPr>
              <w:spacing w:before="30" w:after="30"/>
              <w:ind w:left="30" w:right="30"/>
              <w:rPr>
                <w:rFonts w:ascii="Calibri" w:eastAsia="Times New Roman" w:hAnsi="Calibri" w:cs="Calibri"/>
                <w:sz w:val="16"/>
              </w:rPr>
            </w:pPr>
            <w:hyperlink r:id="rId114"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08F8E1B3" w14:textId="77777777" w:rsidR="00603700" w:rsidRPr="002161CE" w:rsidRDefault="0073003F" w:rsidP="00603700">
            <w:pPr>
              <w:ind w:left="30" w:right="30"/>
              <w:rPr>
                <w:rFonts w:ascii="Calibri" w:eastAsia="Times New Roman" w:hAnsi="Calibri" w:cs="Calibri"/>
                <w:sz w:val="16"/>
              </w:rPr>
            </w:pPr>
            <w:hyperlink r:id="rId115" w:tgtFrame="_blank" w:history="1">
              <w:r w:rsidRPr="002161CE">
                <w:rPr>
                  <w:rFonts w:ascii="Calibri" w:eastAsia="Times New Roman" w:hAnsi="Calibri" w:cs="Calibri"/>
                  <w:color w:val="0000FF"/>
                  <w:sz w:val="16"/>
                  <w:u w:val="single"/>
                </w:rPr>
                <w:t>55_C_16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EF74680" w14:textId="77777777" w:rsidR="00603700" w:rsidRPr="002161CE" w:rsidRDefault="0073003F" w:rsidP="0060370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[2] Fines and penalties.</w:t>
            </w:r>
          </w:p>
        </w:tc>
        <w:tc>
          <w:tcPr>
            <w:tcW w:w="6000" w:type="dxa"/>
          </w:tcPr>
          <w:p w14:paraId="7F58785C" w14:textId="77777777" w:rsidR="00603700" w:rsidRPr="002D1393" w:rsidRDefault="0073003F" w:rsidP="00745731">
            <w:pPr>
              <w:spacing w:before="100" w:beforeAutospacing="1" w:after="100" w:afterAutospacing="1"/>
              <w:ind w:left="30" w:right="30"/>
              <w:rPr>
                <w:rFonts w:ascii="Calibri" w:eastAsia="Times New Roman" w:hAnsi="Calibri" w:cs="Calibri"/>
                <w:lang w:val="uk-UA"/>
                <w:rPrChange w:id="135"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[2] Штрафи та фінансові санкції.</w:t>
            </w:r>
          </w:p>
        </w:tc>
      </w:tr>
      <w:tr w:rsidR="005F6E93" w:rsidRPr="002161CE" w14:paraId="32B0AA62" w14:textId="77777777" w:rsidTr="00745731">
        <w:tc>
          <w:tcPr>
            <w:tcW w:w="1353" w:type="dxa"/>
            <w:shd w:val="clear" w:color="auto" w:fill="C1E4F5"/>
            <w:tcMar>
              <w:top w:w="120" w:type="dxa"/>
              <w:left w:w="180" w:type="dxa"/>
              <w:bottom w:w="120" w:type="dxa"/>
              <w:right w:w="180" w:type="dxa"/>
            </w:tcMar>
            <w:hideMark/>
          </w:tcPr>
          <w:p w14:paraId="40FDDD4E" w14:textId="77777777" w:rsidR="00603700" w:rsidRPr="002161CE" w:rsidRDefault="0073003F" w:rsidP="00603700">
            <w:pPr>
              <w:spacing w:before="30" w:after="30"/>
              <w:ind w:left="30" w:right="30"/>
              <w:rPr>
                <w:rFonts w:ascii="Calibri" w:eastAsia="Times New Roman" w:hAnsi="Calibri" w:cs="Calibri"/>
                <w:sz w:val="16"/>
              </w:rPr>
            </w:pPr>
            <w:hyperlink r:id="rId116"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661FD8A5" w14:textId="77777777" w:rsidR="00603700" w:rsidRPr="002161CE" w:rsidRDefault="0073003F" w:rsidP="00603700">
            <w:pPr>
              <w:ind w:left="30" w:right="30"/>
              <w:rPr>
                <w:rFonts w:ascii="Calibri" w:eastAsia="Times New Roman" w:hAnsi="Calibri" w:cs="Calibri"/>
                <w:sz w:val="16"/>
              </w:rPr>
            </w:pPr>
            <w:hyperlink r:id="rId117" w:tgtFrame="_blank" w:history="1">
              <w:r w:rsidRPr="002161CE">
                <w:rPr>
                  <w:rFonts w:ascii="Calibri" w:eastAsia="Times New Roman" w:hAnsi="Calibri" w:cs="Calibri"/>
                  <w:color w:val="0000FF"/>
                  <w:sz w:val="16"/>
                  <w:u w:val="single"/>
                </w:rPr>
                <w:t>56_C_16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EC71B37" w14:textId="77777777" w:rsidR="00603700" w:rsidRPr="002161CE" w:rsidRDefault="0073003F" w:rsidP="0060370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[3] Termination of employment.</w:t>
            </w:r>
          </w:p>
        </w:tc>
        <w:tc>
          <w:tcPr>
            <w:tcW w:w="6000" w:type="dxa"/>
          </w:tcPr>
          <w:p w14:paraId="676BEEAF" w14:textId="77777777" w:rsidR="00603700" w:rsidRPr="002D1393" w:rsidRDefault="0073003F" w:rsidP="00745731">
            <w:pPr>
              <w:spacing w:before="100" w:beforeAutospacing="1" w:after="100" w:afterAutospacing="1"/>
              <w:ind w:left="30" w:right="30"/>
              <w:rPr>
                <w:rFonts w:ascii="Calibri" w:eastAsia="Times New Roman" w:hAnsi="Calibri" w:cs="Calibri"/>
                <w:lang w:val="uk-UA"/>
                <w:rPrChange w:id="136"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[3] Звільнення з роботи.</w:t>
            </w:r>
          </w:p>
        </w:tc>
      </w:tr>
      <w:tr w:rsidR="005F6E93" w:rsidRPr="002161CE" w14:paraId="2F8402F9" w14:textId="77777777" w:rsidTr="00745731">
        <w:tc>
          <w:tcPr>
            <w:tcW w:w="1353" w:type="dxa"/>
            <w:shd w:val="clear" w:color="auto" w:fill="C1E4F5"/>
            <w:tcMar>
              <w:top w:w="120" w:type="dxa"/>
              <w:left w:w="180" w:type="dxa"/>
              <w:bottom w:w="120" w:type="dxa"/>
              <w:right w:w="180" w:type="dxa"/>
            </w:tcMar>
            <w:hideMark/>
          </w:tcPr>
          <w:p w14:paraId="3E854047" w14:textId="77777777" w:rsidR="00603700" w:rsidRPr="002161CE" w:rsidRDefault="0073003F" w:rsidP="00603700">
            <w:pPr>
              <w:spacing w:before="30" w:after="30"/>
              <w:ind w:left="30" w:right="30"/>
              <w:rPr>
                <w:rFonts w:ascii="Calibri" w:eastAsia="Times New Roman" w:hAnsi="Calibri" w:cs="Calibri"/>
                <w:sz w:val="16"/>
              </w:rPr>
            </w:pPr>
            <w:hyperlink r:id="rId118"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18FFB2FF" w14:textId="77777777" w:rsidR="00603700" w:rsidRPr="002161CE" w:rsidRDefault="0073003F" w:rsidP="00603700">
            <w:pPr>
              <w:ind w:left="30" w:right="30"/>
              <w:rPr>
                <w:rFonts w:ascii="Calibri" w:eastAsia="Times New Roman" w:hAnsi="Calibri" w:cs="Calibri"/>
                <w:sz w:val="16"/>
              </w:rPr>
            </w:pPr>
            <w:hyperlink r:id="rId119" w:tgtFrame="_blank" w:history="1">
              <w:r w:rsidRPr="002161CE">
                <w:rPr>
                  <w:rFonts w:ascii="Calibri" w:eastAsia="Times New Roman" w:hAnsi="Calibri" w:cs="Calibri"/>
                  <w:color w:val="0000FF"/>
                  <w:sz w:val="16"/>
                  <w:u w:val="single"/>
                </w:rPr>
                <w:t>57_C_16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48293E4" w14:textId="77777777" w:rsidR="00603700" w:rsidRPr="002161CE" w:rsidRDefault="0073003F" w:rsidP="0060370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[4] Prison time.</w:t>
            </w:r>
          </w:p>
        </w:tc>
        <w:tc>
          <w:tcPr>
            <w:tcW w:w="6000" w:type="dxa"/>
          </w:tcPr>
          <w:p w14:paraId="40704E98" w14:textId="77777777" w:rsidR="00603700" w:rsidRPr="002D1393" w:rsidRDefault="0073003F" w:rsidP="00745731">
            <w:pPr>
              <w:spacing w:before="100" w:beforeAutospacing="1" w:after="100" w:afterAutospacing="1"/>
              <w:ind w:left="30" w:right="30"/>
              <w:rPr>
                <w:rFonts w:ascii="Calibri" w:eastAsia="Times New Roman" w:hAnsi="Calibri" w:cs="Calibri"/>
                <w:lang w:val="uk-UA"/>
                <w:rPrChange w:id="137"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[4] Тюремне ув’язнення.</w:t>
            </w:r>
          </w:p>
        </w:tc>
      </w:tr>
      <w:tr w:rsidR="005F6E93" w:rsidRPr="002D1393" w14:paraId="0640595C" w14:textId="77777777" w:rsidTr="00745731">
        <w:tc>
          <w:tcPr>
            <w:tcW w:w="1353" w:type="dxa"/>
            <w:shd w:val="clear" w:color="auto" w:fill="C1E4F5"/>
            <w:tcMar>
              <w:top w:w="120" w:type="dxa"/>
              <w:left w:w="180" w:type="dxa"/>
              <w:bottom w:w="120" w:type="dxa"/>
              <w:right w:w="180" w:type="dxa"/>
            </w:tcMar>
            <w:hideMark/>
          </w:tcPr>
          <w:p w14:paraId="7672D78E" w14:textId="77777777" w:rsidR="00603700" w:rsidRPr="002161CE" w:rsidRDefault="0073003F" w:rsidP="00603700">
            <w:pPr>
              <w:spacing w:before="30" w:after="30"/>
              <w:ind w:left="30" w:right="30"/>
              <w:rPr>
                <w:rFonts w:ascii="Calibri" w:eastAsia="Times New Roman" w:hAnsi="Calibri" w:cs="Calibri"/>
                <w:sz w:val="16"/>
              </w:rPr>
            </w:pPr>
            <w:hyperlink r:id="rId120"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2EC45F45" w14:textId="77777777" w:rsidR="00603700" w:rsidRPr="002161CE" w:rsidRDefault="0073003F" w:rsidP="00603700">
            <w:pPr>
              <w:ind w:left="30" w:right="30"/>
              <w:rPr>
                <w:rFonts w:ascii="Calibri" w:eastAsia="Times New Roman" w:hAnsi="Calibri" w:cs="Calibri"/>
                <w:sz w:val="16"/>
              </w:rPr>
            </w:pPr>
            <w:hyperlink r:id="rId121" w:tgtFrame="_blank" w:history="1">
              <w:r w:rsidRPr="002161CE">
                <w:rPr>
                  <w:rFonts w:ascii="Calibri" w:eastAsia="Times New Roman" w:hAnsi="Calibri" w:cs="Calibri"/>
                  <w:color w:val="0000FF"/>
                  <w:sz w:val="16"/>
                  <w:u w:val="single"/>
                </w:rPr>
                <w:t>58_C_16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E879722" w14:textId="77777777" w:rsidR="00603700" w:rsidRPr="002161CE" w:rsidRDefault="0073003F" w:rsidP="0060370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[5] All of the above.</w:t>
            </w:r>
          </w:p>
          <w:p w14:paraId="72BDCE9D" w14:textId="77777777" w:rsidR="00603700" w:rsidRPr="002161CE" w:rsidRDefault="0073003F" w:rsidP="0060370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Next</w:t>
            </w:r>
          </w:p>
        </w:tc>
        <w:tc>
          <w:tcPr>
            <w:tcW w:w="6000" w:type="dxa"/>
          </w:tcPr>
          <w:p w14:paraId="76AC4003" w14:textId="77777777" w:rsidR="00603700" w:rsidRPr="002D1393" w:rsidRDefault="0073003F" w:rsidP="00745731">
            <w:pPr>
              <w:spacing w:before="100" w:beforeAutospacing="1" w:after="100" w:afterAutospacing="1"/>
              <w:ind w:left="30" w:right="30"/>
              <w:rPr>
                <w:rFonts w:ascii="Calibri" w:eastAsia="Times New Roman" w:hAnsi="Calibri" w:cs="Calibri"/>
                <w:lang w:val="uk-UA"/>
                <w:rPrChange w:id="138"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[5] Усі варіанти, зазначені вище.</w:t>
            </w:r>
          </w:p>
          <w:p w14:paraId="4920B158" w14:textId="77777777" w:rsidR="00603700" w:rsidRPr="002D1393" w:rsidRDefault="0073003F" w:rsidP="00745731">
            <w:pPr>
              <w:spacing w:before="100" w:beforeAutospacing="1" w:after="100" w:afterAutospacing="1"/>
              <w:ind w:left="30" w:right="30"/>
              <w:rPr>
                <w:rFonts w:ascii="Calibri" w:eastAsia="Times New Roman" w:hAnsi="Calibri" w:cs="Calibri"/>
                <w:lang w:val="uk-UA"/>
                <w:rPrChange w:id="139"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Далі</w:t>
            </w:r>
          </w:p>
        </w:tc>
      </w:tr>
      <w:tr w:rsidR="005F6E93" w:rsidRPr="002161CE" w14:paraId="783C87E9" w14:textId="77777777" w:rsidTr="00745731">
        <w:tc>
          <w:tcPr>
            <w:tcW w:w="1353" w:type="dxa"/>
            <w:shd w:val="clear" w:color="auto" w:fill="C1E4F5"/>
            <w:tcMar>
              <w:top w:w="120" w:type="dxa"/>
              <w:left w:w="180" w:type="dxa"/>
              <w:bottom w:w="120" w:type="dxa"/>
              <w:right w:w="180" w:type="dxa"/>
            </w:tcMar>
            <w:hideMark/>
          </w:tcPr>
          <w:p w14:paraId="6DB0D079" w14:textId="77777777" w:rsidR="0094318D" w:rsidRPr="002161CE" w:rsidRDefault="0073003F" w:rsidP="0094318D">
            <w:pPr>
              <w:spacing w:before="30" w:after="30"/>
              <w:ind w:left="30" w:right="30"/>
              <w:rPr>
                <w:rFonts w:ascii="Calibri" w:eastAsia="Times New Roman" w:hAnsi="Calibri" w:cs="Calibri"/>
                <w:sz w:val="16"/>
              </w:rPr>
            </w:pPr>
            <w:r w:rsidRPr="002161CE">
              <w:rPr>
                <w:rFonts w:ascii="Calibri" w:eastAsia="Times New Roman" w:hAnsi="Calibri" w:cs="Calibri"/>
                <w:sz w:val="16"/>
              </w:rPr>
              <w:t>Screen 15</w:t>
            </w:r>
          </w:p>
          <w:p w14:paraId="333A98AF" w14:textId="77777777" w:rsidR="0094318D" w:rsidRPr="002161CE" w:rsidRDefault="0073003F" w:rsidP="0094318D">
            <w:pPr>
              <w:spacing w:before="100" w:beforeAutospacing="1" w:after="100" w:afterAutospacing="1"/>
              <w:ind w:left="30" w:right="30"/>
              <w:rPr>
                <w:rFonts w:ascii="Calibri" w:eastAsia="Times New Roman" w:hAnsi="Calibri" w:cs="Calibri"/>
                <w:sz w:val="16"/>
              </w:rPr>
            </w:pPr>
            <w:r w:rsidRPr="002161CE">
              <w:rPr>
                <w:rFonts w:ascii="Calibri" w:eastAsia="Times New Roman" w:hAnsi="Calibri" w:cs="Calibri"/>
                <w:sz w:val="16"/>
              </w:rPr>
              <w:t>Question 3: Feedback</w:t>
            </w:r>
          </w:p>
          <w:p w14:paraId="6A004C9C" w14:textId="77777777" w:rsidR="0094318D" w:rsidRPr="002161CE" w:rsidRDefault="0073003F" w:rsidP="0094318D">
            <w:pPr>
              <w:ind w:left="30" w:right="30"/>
              <w:rPr>
                <w:rFonts w:ascii="Calibri" w:eastAsia="Times New Roman" w:hAnsi="Calibri" w:cs="Calibri"/>
                <w:sz w:val="16"/>
              </w:rPr>
            </w:pPr>
            <w:r w:rsidRPr="002161CE">
              <w:rPr>
                <w:rFonts w:ascii="Calibri" w:eastAsia="Times New Roman" w:hAnsi="Calibri" w:cs="Calibri"/>
                <w:sz w:val="16"/>
              </w:rPr>
              <w:t>59_C_16</w:t>
            </w:r>
          </w:p>
        </w:tc>
        <w:tc>
          <w:tcPr>
            <w:tcW w:w="6000" w:type="dxa"/>
            <w:tcMar>
              <w:top w:w="120" w:type="dxa"/>
              <w:left w:w="180" w:type="dxa"/>
              <w:bottom w:w="120" w:type="dxa"/>
              <w:right w:w="180" w:type="dxa"/>
            </w:tcMar>
            <w:vAlign w:val="center"/>
            <w:hideMark/>
          </w:tcPr>
          <w:p w14:paraId="2887F11D" w14:textId="77777777" w:rsidR="0094318D" w:rsidRPr="002161CE" w:rsidRDefault="0073003F" w:rsidP="0094318D">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The consequences for individuals involved in bribery and corruption can include reputational damage, fines and penalties, termination of employment, and even prison time.</w:t>
            </w:r>
          </w:p>
        </w:tc>
        <w:tc>
          <w:tcPr>
            <w:tcW w:w="6000" w:type="dxa"/>
          </w:tcPr>
          <w:p w14:paraId="0239A35B" w14:textId="77777777" w:rsidR="0094318D" w:rsidRPr="002D1393" w:rsidRDefault="0073003F" w:rsidP="00745731">
            <w:pPr>
              <w:spacing w:before="100" w:beforeAutospacing="1" w:after="100" w:afterAutospacing="1"/>
              <w:ind w:left="30" w:right="30"/>
              <w:rPr>
                <w:rFonts w:ascii="Calibri" w:eastAsia="Times New Roman" w:hAnsi="Calibri" w:cs="Calibri"/>
                <w:lang w:val="uk-UA"/>
                <w:rPrChange w:id="140"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Наслідки для осіб, причетних до хабарництва та корупції, можуть включати репутаційні збитки, штрафи та фінансові санкції, звільнення з роботи й навіть тюремне ув’язнення.</w:t>
            </w:r>
          </w:p>
        </w:tc>
      </w:tr>
      <w:tr w:rsidR="005F6E93" w:rsidRPr="002161CE" w14:paraId="60082D1A" w14:textId="77777777" w:rsidTr="00745731">
        <w:tc>
          <w:tcPr>
            <w:tcW w:w="1353" w:type="dxa"/>
            <w:shd w:val="clear" w:color="auto" w:fill="C1E4F5"/>
            <w:tcMar>
              <w:top w:w="120" w:type="dxa"/>
              <w:left w:w="180" w:type="dxa"/>
              <w:bottom w:w="120" w:type="dxa"/>
              <w:right w:w="180" w:type="dxa"/>
            </w:tcMar>
            <w:hideMark/>
          </w:tcPr>
          <w:p w14:paraId="4536FC25" w14:textId="77777777" w:rsidR="0094318D" w:rsidRPr="002161CE" w:rsidRDefault="0073003F" w:rsidP="0094318D">
            <w:pPr>
              <w:spacing w:before="30" w:after="30"/>
              <w:ind w:left="30" w:right="30"/>
              <w:rPr>
                <w:rFonts w:ascii="Calibri" w:eastAsia="Times New Roman" w:hAnsi="Calibri" w:cs="Calibri"/>
                <w:sz w:val="16"/>
              </w:rPr>
            </w:pPr>
            <w:hyperlink r:id="rId122"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6973E3A4" w14:textId="77777777" w:rsidR="0094318D" w:rsidRPr="002161CE" w:rsidRDefault="0073003F" w:rsidP="0094318D">
            <w:pPr>
              <w:ind w:left="30" w:right="30"/>
              <w:rPr>
                <w:rFonts w:ascii="Calibri" w:eastAsia="Times New Roman" w:hAnsi="Calibri" w:cs="Calibri"/>
                <w:sz w:val="16"/>
              </w:rPr>
            </w:pPr>
            <w:hyperlink r:id="rId123" w:tgtFrame="_blank" w:history="1">
              <w:r w:rsidRPr="002161CE">
                <w:rPr>
                  <w:rFonts w:ascii="Calibri" w:eastAsia="Times New Roman" w:hAnsi="Calibri" w:cs="Calibri"/>
                  <w:color w:val="0000FF"/>
                  <w:sz w:val="16"/>
                  <w:u w:val="single"/>
                </w:rPr>
                <w:t>60_C_16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DF1005E" w14:textId="77777777" w:rsidR="0094318D" w:rsidRPr="002161CE" w:rsidRDefault="0073003F" w:rsidP="0094318D">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 xml:space="preserve">[4] A sales representative also owns a small </w:t>
            </w:r>
            <w:proofErr w:type="spellStart"/>
            <w:r w:rsidRPr="002161CE">
              <w:rPr>
                <w:rFonts w:ascii="Calibri" w:eastAsia="Times New Roman" w:hAnsi="Calibri" w:cs="Calibri"/>
              </w:rPr>
              <w:t>jewelry</w:t>
            </w:r>
            <w:proofErr w:type="spellEnd"/>
            <w:r w:rsidRPr="002161CE">
              <w:rPr>
                <w:rFonts w:ascii="Calibri" w:eastAsia="Times New Roman" w:hAnsi="Calibri" w:cs="Calibri"/>
              </w:rPr>
              <w:t xml:space="preserve"> shop. She decides it would be nice to provide small gifts </w:t>
            </w:r>
            <w:r w:rsidRPr="002161CE">
              <w:rPr>
                <w:rFonts w:ascii="Calibri" w:eastAsia="Times New Roman" w:hAnsi="Calibri" w:cs="Calibri"/>
              </w:rPr>
              <w:lastRenderedPageBreak/>
              <w:t xml:space="preserve">from her shop to HCPs who have not prescribed Abbott product lately. Is </w:t>
            </w:r>
            <w:proofErr w:type="gramStart"/>
            <w:r w:rsidRPr="002161CE">
              <w:rPr>
                <w:rFonts w:ascii="Calibri" w:eastAsia="Times New Roman" w:hAnsi="Calibri" w:cs="Calibri"/>
              </w:rPr>
              <w:t>this</w:t>
            </w:r>
            <w:proofErr w:type="gramEnd"/>
            <w:r w:rsidRPr="002161CE">
              <w:rPr>
                <w:rFonts w:ascii="Calibri" w:eastAsia="Times New Roman" w:hAnsi="Calibri" w:cs="Calibri"/>
              </w:rPr>
              <w:t xml:space="preserve"> okay?</w:t>
            </w:r>
          </w:p>
        </w:tc>
        <w:tc>
          <w:tcPr>
            <w:tcW w:w="6000" w:type="dxa"/>
          </w:tcPr>
          <w:p w14:paraId="41A7DE4E" w14:textId="77777777" w:rsidR="0094318D" w:rsidRPr="002D1393" w:rsidRDefault="0073003F" w:rsidP="00745731">
            <w:pPr>
              <w:spacing w:before="100" w:beforeAutospacing="1" w:after="100" w:afterAutospacing="1"/>
              <w:ind w:left="30" w:right="30"/>
              <w:rPr>
                <w:rFonts w:ascii="Calibri" w:eastAsia="Times New Roman" w:hAnsi="Calibri" w:cs="Calibri"/>
                <w:lang w:val="uk-UA"/>
                <w:rPrChange w:id="141"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lastRenderedPageBreak/>
              <w:t xml:space="preserve">[4] Торговий представник також володіє невеликим ювелірним магазином. Вона вирішує, що було би </w:t>
            </w:r>
            <w:r w:rsidRPr="002D1393">
              <w:rPr>
                <w:rFonts w:ascii="Calibri" w:eastAsia="Calibri" w:hAnsi="Calibri" w:cs="Calibri"/>
                <w:lang w:val="uk-UA"/>
              </w:rPr>
              <w:lastRenderedPageBreak/>
              <w:t>добре зробити невеликі подарунки від її магазину тим МП, які останнім часом не виписували рецепти на продукцію компанії Abbott. Чи це нормально?</w:t>
            </w:r>
          </w:p>
        </w:tc>
      </w:tr>
      <w:tr w:rsidR="005F6E93" w:rsidRPr="002161CE" w14:paraId="5B89C35F" w14:textId="77777777" w:rsidTr="00745731">
        <w:tc>
          <w:tcPr>
            <w:tcW w:w="1353" w:type="dxa"/>
            <w:shd w:val="clear" w:color="auto" w:fill="C1E4F5"/>
            <w:tcMar>
              <w:top w:w="120" w:type="dxa"/>
              <w:left w:w="180" w:type="dxa"/>
              <w:bottom w:w="120" w:type="dxa"/>
              <w:right w:w="180" w:type="dxa"/>
            </w:tcMar>
            <w:hideMark/>
          </w:tcPr>
          <w:p w14:paraId="34B72553" w14:textId="77777777" w:rsidR="0094318D" w:rsidRPr="002161CE" w:rsidRDefault="0073003F" w:rsidP="0094318D">
            <w:pPr>
              <w:spacing w:before="30" w:after="30"/>
              <w:ind w:left="30" w:right="30"/>
              <w:rPr>
                <w:rFonts w:ascii="Calibri" w:eastAsia="Times New Roman" w:hAnsi="Calibri" w:cs="Calibri"/>
                <w:sz w:val="16"/>
              </w:rPr>
            </w:pPr>
            <w:hyperlink r:id="rId124"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711FA3B0" w14:textId="77777777" w:rsidR="0094318D" w:rsidRPr="002161CE" w:rsidRDefault="0073003F" w:rsidP="0094318D">
            <w:pPr>
              <w:ind w:left="30" w:right="30"/>
              <w:rPr>
                <w:rFonts w:ascii="Calibri" w:eastAsia="Times New Roman" w:hAnsi="Calibri" w:cs="Calibri"/>
                <w:sz w:val="16"/>
              </w:rPr>
            </w:pPr>
            <w:hyperlink r:id="rId125" w:tgtFrame="_blank" w:history="1">
              <w:r w:rsidRPr="002161CE">
                <w:rPr>
                  <w:rFonts w:ascii="Calibri" w:eastAsia="Times New Roman" w:hAnsi="Calibri" w:cs="Calibri"/>
                  <w:color w:val="0000FF"/>
                  <w:sz w:val="16"/>
                  <w:u w:val="single"/>
                </w:rPr>
                <w:t>61_C_16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5D77C2A" w14:textId="77777777" w:rsidR="0094318D" w:rsidRPr="002161CE" w:rsidRDefault="0073003F" w:rsidP="0094318D">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[1] Yes</w:t>
            </w:r>
          </w:p>
        </w:tc>
        <w:tc>
          <w:tcPr>
            <w:tcW w:w="6000" w:type="dxa"/>
          </w:tcPr>
          <w:p w14:paraId="16C34063" w14:textId="77777777" w:rsidR="0094318D" w:rsidRPr="002D1393" w:rsidRDefault="0073003F" w:rsidP="00745731">
            <w:pPr>
              <w:spacing w:before="100" w:beforeAutospacing="1" w:after="100" w:afterAutospacing="1"/>
              <w:ind w:left="30" w:right="30"/>
              <w:rPr>
                <w:rFonts w:ascii="Calibri" w:eastAsia="Times New Roman" w:hAnsi="Calibri" w:cs="Calibri"/>
                <w:lang w:val="uk-UA"/>
                <w:rPrChange w:id="142"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[1] Так</w:t>
            </w:r>
          </w:p>
        </w:tc>
      </w:tr>
      <w:tr w:rsidR="005F6E93" w:rsidRPr="002161CE" w14:paraId="72F1DBE7" w14:textId="77777777" w:rsidTr="00745731">
        <w:tc>
          <w:tcPr>
            <w:tcW w:w="1353" w:type="dxa"/>
            <w:shd w:val="clear" w:color="auto" w:fill="C1E4F5"/>
            <w:tcMar>
              <w:top w:w="120" w:type="dxa"/>
              <w:left w:w="180" w:type="dxa"/>
              <w:bottom w:w="120" w:type="dxa"/>
              <w:right w:w="180" w:type="dxa"/>
            </w:tcMar>
            <w:hideMark/>
          </w:tcPr>
          <w:p w14:paraId="4F18F033" w14:textId="77777777" w:rsidR="0094318D" w:rsidRPr="002161CE" w:rsidRDefault="0073003F" w:rsidP="0094318D">
            <w:pPr>
              <w:spacing w:before="30" w:after="30"/>
              <w:ind w:left="30" w:right="30"/>
              <w:rPr>
                <w:rFonts w:ascii="Calibri" w:eastAsia="Times New Roman" w:hAnsi="Calibri" w:cs="Calibri"/>
                <w:sz w:val="16"/>
              </w:rPr>
            </w:pPr>
            <w:hyperlink r:id="rId126"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0AC3A275" w14:textId="77777777" w:rsidR="0094318D" w:rsidRPr="002161CE" w:rsidRDefault="0073003F" w:rsidP="0094318D">
            <w:pPr>
              <w:ind w:left="30" w:right="30"/>
              <w:rPr>
                <w:rFonts w:ascii="Calibri" w:eastAsia="Times New Roman" w:hAnsi="Calibri" w:cs="Calibri"/>
                <w:sz w:val="16"/>
              </w:rPr>
            </w:pPr>
            <w:hyperlink r:id="rId127" w:tgtFrame="_blank" w:history="1">
              <w:r w:rsidRPr="002161CE">
                <w:rPr>
                  <w:rFonts w:ascii="Calibri" w:eastAsia="Times New Roman" w:hAnsi="Calibri" w:cs="Calibri"/>
                  <w:color w:val="0000FF"/>
                  <w:sz w:val="16"/>
                  <w:u w:val="single"/>
                </w:rPr>
                <w:t>62_C_16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E3C1263" w14:textId="77777777" w:rsidR="0094318D" w:rsidRPr="002161CE" w:rsidRDefault="0073003F" w:rsidP="0094318D">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[2] No</w:t>
            </w:r>
          </w:p>
          <w:p w14:paraId="319A1610" w14:textId="77777777" w:rsidR="0094318D" w:rsidRPr="002161CE" w:rsidRDefault="0073003F" w:rsidP="0094318D">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Next</w:t>
            </w:r>
          </w:p>
        </w:tc>
        <w:tc>
          <w:tcPr>
            <w:tcW w:w="6000" w:type="dxa"/>
          </w:tcPr>
          <w:p w14:paraId="7F4D4331" w14:textId="77777777" w:rsidR="0094318D" w:rsidRPr="002D1393" w:rsidRDefault="0073003F" w:rsidP="00745731">
            <w:pPr>
              <w:spacing w:before="100" w:beforeAutospacing="1" w:after="100" w:afterAutospacing="1"/>
              <w:ind w:left="30" w:right="30"/>
              <w:rPr>
                <w:rFonts w:ascii="Calibri" w:eastAsia="Times New Roman" w:hAnsi="Calibri" w:cs="Calibri"/>
                <w:lang w:val="uk-UA"/>
                <w:rPrChange w:id="143"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[2] Ні</w:t>
            </w:r>
          </w:p>
          <w:p w14:paraId="5217B7C5" w14:textId="77777777" w:rsidR="0094318D" w:rsidRPr="002D1393" w:rsidRDefault="0073003F" w:rsidP="00745731">
            <w:pPr>
              <w:spacing w:before="100" w:beforeAutospacing="1" w:after="100" w:afterAutospacing="1"/>
              <w:ind w:left="30" w:right="30"/>
              <w:rPr>
                <w:rFonts w:ascii="Calibri" w:eastAsia="Times New Roman" w:hAnsi="Calibri" w:cs="Calibri"/>
                <w:lang w:val="uk-UA"/>
                <w:rPrChange w:id="144"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Далі</w:t>
            </w:r>
          </w:p>
        </w:tc>
      </w:tr>
      <w:tr w:rsidR="005F6E93" w:rsidRPr="002D1393" w14:paraId="69CE8E3A" w14:textId="77777777" w:rsidTr="00745731">
        <w:tc>
          <w:tcPr>
            <w:tcW w:w="1353" w:type="dxa"/>
            <w:shd w:val="clear" w:color="auto" w:fill="C1E4F5"/>
            <w:tcMar>
              <w:top w:w="120" w:type="dxa"/>
              <w:left w:w="180" w:type="dxa"/>
              <w:bottom w:w="120" w:type="dxa"/>
              <w:right w:w="180" w:type="dxa"/>
            </w:tcMar>
            <w:hideMark/>
          </w:tcPr>
          <w:p w14:paraId="438E16DE" w14:textId="77777777" w:rsidR="0094318D" w:rsidRPr="002161CE" w:rsidRDefault="0073003F" w:rsidP="0094318D">
            <w:pPr>
              <w:spacing w:before="30" w:after="30"/>
              <w:ind w:left="30" w:right="30"/>
              <w:rPr>
                <w:rFonts w:ascii="Calibri" w:eastAsia="Times New Roman" w:hAnsi="Calibri" w:cs="Calibri"/>
                <w:sz w:val="16"/>
              </w:rPr>
            </w:pPr>
            <w:r w:rsidRPr="002161CE">
              <w:rPr>
                <w:rFonts w:ascii="Calibri" w:eastAsia="Times New Roman" w:hAnsi="Calibri" w:cs="Calibri"/>
                <w:sz w:val="16"/>
              </w:rPr>
              <w:t>Screen 15</w:t>
            </w:r>
          </w:p>
          <w:p w14:paraId="3D10167E" w14:textId="77777777" w:rsidR="0094318D" w:rsidRPr="002161CE" w:rsidRDefault="0073003F" w:rsidP="0094318D">
            <w:pPr>
              <w:spacing w:before="100" w:beforeAutospacing="1" w:after="100" w:afterAutospacing="1"/>
              <w:ind w:left="30" w:right="30"/>
              <w:rPr>
                <w:rFonts w:ascii="Calibri" w:eastAsia="Times New Roman" w:hAnsi="Calibri" w:cs="Calibri"/>
                <w:sz w:val="16"/>
              </w:rPr>
            </w:pPr>
            <w:r w:rsidRPr="002161CE">
              <w:rPr>
                <w:rFonts w:ascii="Calibri" w:eastAsia="Times New Roman" w:hAnsi="Calibri" w:cs="Calibri"/>
                <w:sz w:val="16"/>
              </w:rPr>
              <w:t>Question 4: Feedback</w:t>
            </w:r>
          </w:p>
          <w:p w14:paraId="2D3BC36E" w14:textId="77777777" w:rsidR="0094318D" w:rsidRPr="002161CE" w:rsidRDefault="0073003F" w:rsidP="0094318D">
            <w:pPr>
              <w:ind w:left="30" w:right="30"/>
              <w:rPr>
                <w:rFonts w:ascii="Calibri" w:eastAsia="Times New Roman" w:hAnsi="Calibri" w:cs="Calibri"/>
                <w:sz w:val="16"/>
              </w:rPr>
            </w:pPr>
            <w:r w:rsidRPr="002161CE">
              <w:rPr>
                <w:rFonts w:ascii="Calibri" w:eastAsia="Times New Roman" w:hAnsi="Calibri" w:cs="Calibri"/>
                <w:sz w:val="16"/>
              </w:rPr>
              <w:t>63_C_16</w:t>
            </w:r>
          </w:p>
        </w:tc>
        <w:tc>
          <w:tcPr>
            <w:tcW w:w="6000" w:type="dxa"/>
            <w:tcMar>
              <w:top w:w="120" w:type="dxa"/>
              <w:left w:w="180" w:type="dxa"/>
              <w:bottom w:w="120" w:type="dxa"/>
              <w:right w:w="180" w:type="dxa"/>
            </w:tcMar>
            <w:vAlign w:val="center"/>
            <w:hideMark/>
          </w:tcPr>
          <w:p w14:paraId="68C51CC3" w14:textId="77777777" w:rsidR="0094318D" w:rsidRPr="002161CE" w:rsidRDefault="0073003F" w:rsidP="0094318D">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Abbott’s policy prohibits gifts to HCPs because the sales representative is acting as an Abbott representative. The gifts are prohibited even though she is paying for them. Providing the gifts could also be perceived as a bribe for future business.</w:t>
            </w:r>
          </w:p>
        </w:tc>
        <w:tc>
          <w:tcPr>
            <w:tcW w:w="6000" w:type="dxa"/>
          </w:tcPr>
          <w:p w14:paraId="6CED61D1" w14:textId="77777777" w:rsidR="0094318D"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Політика компанії Abbott забороняє подарунки МП, оскільки торговий представник діє як представник компанії Abbott. Подарунки заборонені, навіть якщо вона за них платить. Надання подарунків також може сприйматися як хабар за майбутній бізнес.</w:t>
            </w:r>
          </w:p>
        </w:tc>
      </w:tr>
      <w:tr w:rsidR="005F6E93" w:rsidRPr="002161CE" w14:paraId="4DF6670C" w14:textId="77777777" w:rsidTr="00745731">
        <w:tc>
          <w:tcPr>
            <w:tcW w:w="1353" w:type="dxa"/>
            <w:shd w:val="clear" w:color="auto" w:fill="C1E4F5"/>
            <w:tcMar>
              <w:top w:w="120" w:type="dxa"/>
              <w:left w:w="180" w:type="dxa"/>
              <w:bottom w:w="120" w:type="dxa"/>
              <w:right w:w="180" w:type="dxa"/>
            </w:tcMar>
            <w:hideMark/>
          </w:tcPr>
          <w:p w14:paraId="3433384A" w14:textId="77777777" w:rsidR="0094318D" w:rsidRPr="002161CE" w:rsidRDefault="0073003F" w:rsidP="0094318D">
            <w:pPr>
              <w:spacing w:before="30" w:after="30"/>
              <w:ind w:left="30" w:right="30"/>
              <w:rPr>
                <w:rFonts w:ascii="Calibri" w:eastAsia="Times New Roman" w:hAnsi="Calibri" w:cs="Calibri"/>
                <w:sz w:val="16"/>
              </w:rPr>
            </w:pPr>
            <w:hyperlink r:id="rId128"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2C0333F8" w14:textId="77777777" w:rsidR="0094318D" w:rsidRPr="002161CE" w:rsidRDefault="0073003F" w:rsidP="0094318D">
            <w:pPr>
              <w:ind w:left="30" w:right="30"/>
              <w:rPr>
                <w:rFonts w:ascii="Calibri" w:eastAsia="Times New Roman" w:hAnsi="Calibri" w:cs="Calibri"/>
                <w:sz w:val="16"/>
              </w:rPr>
            </w:pPr>
            <w:hyperlink r:id="rId129" w:tgtFrame="_blank" w:history="1">
              <w:r w:rsidRPr="002161CE">
                <w:rPr>
                  <w:rFonts w:ascii="Calibri" w:eastAsia="Times New Roman" w:hAnsi="Calibri" w:cs="Calibri"/>
                  <w:color w:val="0000FF"/>
                  <w:sz w:val="16"/>
                  <w:u w:val="single"/>
                </w:rPr>
                <w:t>64_C_16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1ED76B5" w14:textId="77777777" w:rsidR="0094318D" w:rsidRPr="002161CE" w:rsidRDefault="0073003F" w:rsidP="0094318D">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[5] A sales manager receives a call from a contact at a competing company. The competitor shares that a third-party sales team contracted by Abbott in a new market is allegedly offering lavish meals to customers who choose Abbott products over the competitors. What is the appropriate action?</w:t>
            </w:r>
          </w:p>
        </w:tc>
        <w:tc>
          <w:tcPr>
            <w:tcW w:w="6000" w:type="dxa"/>
          </w:tcPr>
          <w:p w14:paraId="5DEFA76A" w14:textId="77777777" w:rsidR="0094318D" w:rsidRPr="002D1393" w:rsidRDefault="0073003F" w:rsidP="00745731">
            <w:pPr>
              <w:spacing w:before="100" w:beforeAutospacing="1" w:after="100" w:afterAutospacing="1"/>
              <w:ind w:left="30" w:right="30"/>
              <w:rPr>
                <w:rFonts w:ascii="Calibri" w:eastAsia="Times New Roman" w:hAnsi="Calibri" w:cs="Calibri"/>
                <w:lang w:val="uk-UA"/>
                <w:rPrChange w:id="145"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[5] Менеджер з продажу отримує дзвінок від контактної особи у компанії-</w:t>
            </w:r>
            <w:proofErr w:type="spellStart"/>
            <w:r w:rsidRPr="002D1393">
              <w:rPr>
                <w:rFonts w:ascii="Calibri" w:eastAsia="Calibri" w:hAnsi="Calibri" w:cs="Calibri"/>
                <w:lang w:val="uk-UA"/>
              </w:rPr>
              <w:t>конкуренті</w:t>
            </w:r>
            <w:proofErr w:type="spellEnd"/>
            <w:r w:rsidRPr="002D1393">
              <w:rPr>
                <w:rFonts w:ascii="Calibri" w:eastAsia="Calibri" w:hAnsi="Calibri" w:cs="Calibri"/>
                <w:lang w:val="uk-UA"/>
              </w:rPr>
              <w:t>. Конкурент повідомляє, що стороння команда з продажу, залучена компанією Abbott на новому ринку, нібито пропонує розкішні обіди клієнтам, які обирають продукцію компанії Abbott замість продукції конкурентів. Які дії є відповідними?</w:t>
            </w:r>
          </w:p>
        </w:tc>
      </w:tr>
      <w:tr w:rsidR="005F6E93" w:rsidRPr="002D1393" w14:paraId="35FD2EEC" w14:textId="77777777" w:rsidTr="00745731">
        <w:tc>
          <w:tcPr>
            <w:tcW w:w="1353" w:type="dxa"/>
            <w:shd w:val="clear" w:color="auto" w:fill="C1E4F5"/>
            <w:tcMar>
              <w:top w:w="120" w:type="dxa"/>
              <w:left w:w="180" w:type="dxa"/>
              <w:bottom w:w="120" w:type="dxa"/>
              <w:right w:w="180" w:type="dxa"/>
            </w:tcMar>
            <w:hideMark/>
          </w:tcPr>
          <w:p w14:paraId="00DC1386" w14:textId="77777777" w:rsidR="0094318D" w:rsidRPr="002161CE" w:rsidRDefault="0073003F" w:rsidP="0094318D">
            <w:pPr>
              <w:spacing w:before="30" w:after="30"/>
              <w:ind w:left="30" w:right="30"/>
              <w:rPr>
                <w:rFonts w:ascii="Calibri" w:eastAsia="Times New Roman" w:hAnsi="Calibri" w:cs="Calibri"/>
                <w:sz w:val="16"/>
              </w:rPr>
            </w:pPr>
            <w:hyperlink r:id="rId130"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15E5BF31" w14:textId="77777777" w:rsidR="0094318D" w:rsidRPr="002161CE" w:rsidRDefault="0073003F" w:rsidP="0094318D">
            <w:pPr>
              <w:ind w:left="30" w:right="30"/>
              <w:rPr>
                <w:rFonts w:ascii="Calibri" w:eastAsia="Times New Roman" w:hAnsi="Calibri" w:cs="Calibri"/>
                <w:sz w:val="16"/>
              </w:rPr>
            </w:pPr>
            <w:hyperlink r:id="rId131" w:tgtFrame="_blank" w:history="1">
              <w:r w:rsidRPr="002161CE">
                <w:rPr>
                  <w:rFonts w:ascii="Calibri" w:eastAsia="Times New Roman" w:hAnsi="Calibri" w:cs="Calibri"/>
                  <w:color w:val="0000FF"/>
                  <w:sz w:val="16"/>
                  <w:u w:val="single"/>
                </w:rPr>
                <w:t>65_C_16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9E48788" w14:textId="77777777" w:rsidR="0094318D" w:rsidRPr="002161CE" w:rsidRDefault="0073003F" w:rsidP="0094318D">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[1] Do nothing, since the information came from a competitor.</w:t>
            </w:r>
          </w:p>
        </w:tc>
        <w:tc>
          <w:tcPr>
            <w:tcW w:w="6000" w:type="dxa"/>
          </w:tcPr>
          <w:p w14:paraId="3F302B62" w14:textId="77777777" w:rsidR="0094318D" w:rsidRPr="002D1393" w:rsidRDefault="0073003F" w:rsidP="00745731">
            <w:pPr>
              <w:spacing w:before="100" w:beforeAutospacing="1" w:after="100" w:afterAutospacing="1"/>
              <w:ind w:left="30" w:right="30"/>
              <w:rPr>
                <w:rFonts w:ascii="Calibri" w:eastAsia="Times New Roman" w:hAnsi="Calibri" w:cs="Calibri"/>
                <w:lang w:val="uk-UA"/>
                <w:rPrChange w:id="146"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[1] Нічого не робити, оскільки інформація надійшла від конкурента.</w:t>
            </w:r>
          </w:p>
        </w:tc>
      </w:tr>
      <w:tr w:rsidR="005F6E93" w:rsidRPr="002D1393" w14:paraId="6378916A" w14:textId="77777777" w:rsidTr="00745731">
        <w:tc>
          <w:tcPr>
            <w:tcW w:w="1353" w:type="dxa"/>
            <w:shd w:val="clear" w:color="auto" w:fill="C1E4F5"/>
            <w:tcMar>
              <w:top w:w="120" w:type="dxa"/>
              <w:left w:w="180" w:type="dxa"/>
              <w:bottom w:w="120" w:type="dxa"/>
              <w:right w:w="180" w:type="dxa"/>
            </w:tcMar>
            <w:hideMark/>
          </w:tcPr>
          <w:p w14:paraId="4CFDED7F" w14:textId="77777777" w:rsidR="0094318D" w:rsidRPr="002161CE" w:rsidRDefault="0073003F" w:rsidP="0094318D">
            <w:pPr>
              <w:spacing w:before="30" w:after="30"/>
              <w:ind w:left="30" w:right="30"/>
              <w:rPr>
                <w:rFonts w:ascii="Calibri" w:eastAsia="Times New Roman" w:hAnsi="Calibri" w:cs="Calibri"/>
                <w:sz w:val="16"/>
              </w:rPr>
            </w:pPr>
            <w:hyperlink r:id="rId132"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448D1234" w14:textId="77777777" w:rsidR="0094318D" w:rsidRPr="002161CE" w:rsidRDefault="0073003F" w:rsidP="0094318D">
            <w:pPr>
              <w:ind w:left="30" w:right="30"/>
              <w:rPr>
                <w:rFonts w:ascii="Calibri" w:eastAsia="Times New Roman" w:hAnsi="Calibri" w:cs="Calibri"/>
                <w:sz w:val="16"/>
              </w:rPr>
            </w:pPr>
            <w:hyperlink r:id="rId133" w:tgtFrame="_blank" w:history="1">
              <w:r w:rsidRPr="002161CE">
                <w:rPr>
                  <w:rFonts w:ascii="Calibri" w:eastAsia="Times New Roman" w:hAnsi="Calibri" w:cs="Calibri"/>
                  <w:color w:val="0000FF"/>
                  <w:sz w:val="16"/>
                  <w:u w:val="single"/>
                </w:rPr>
                <w:t>66_C_16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3003266" w14:textId="77777777" w:rsidR="0094318D" w:rsidRPr="002161CE" w:rsidRDefault="0073003F" w:rsidP="0094318D">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[2] Do nothing, because lavish meals are common in that market.</w:t>
            </w:r>
          </w:p>
        </w:tc>
        <w:tc>
          <w:tcPr>
            <w:tcW w:w="6000" w:type="dxa"/>
          </w:tcPr>
          <w:p w14:paraId="699A6744" w14:textId="77777777" w:rsidR="0094318D" w:rsidRPr="002D1393" w:rsidRDefault="0073003F" w:rsidP="00745731">
            <w:pPr>
              <w:spacing w:before="100" w:beforeAutospacing="1" w:after="100" w:afterAutospacing="1"/>
              <w:ind w:left="30" w:right="30"/>
              <w:rPr>
                <w:rFonts w:ascii="Calibri" w:eastAsia="Times New Roman" w:hAnsi="Calibri" w:cs="Calibri"/>
                <w:lang w:val="uk-UA"/>
                <w:rPrChange w:id="147"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[2] Нічого не робити, оскільки розкішні обіди є поширеними на цьому ринку.</w:t>
            </w:r>
          </w:p>
        </w:tc>
      </w:tr>
      <w:tr w:rsidR="005F6E93" w:rsidRPr="002D1393" w14:paraId="4E4613E2" w14:textId="77777777" w:rsidTr="00745731">
        <w:tc>
          <w:tcPr>
            <w:tcW w:w="1353" w:type="dxa"/>
            <w:shd w:val="clear" w:color="auto" w:fill="C1E4F5"/>
            <w:tcMar>
              <w:top w:w="120" w:type="dxa"/>
              <w:left w:w="180" w:type="dxa"/>
              <w:bottom w:w="120" w:type="dxa"/>
              <w:right w:w="180" w:type="dxa"/>
            </w:tcMar>
            <w:hideMark/>
          </w:tcPr>
          <w:p w14:paraId="236F7710" w14:textId="77777777" w:rsidR="0094318D" w:rsidRPr="002161CE" w:rsidRDefault="0073003F" w:rsidP="0094318D">
            <w:pPr>
              <w:spacing w:before="30" w:after="30"/>
              <w:ind w:left="30" w:right="30"/>
              <w:rPr>
                <w:rFonts w:ascii="Calibri" w:eastAsia="Times New Roman" w:hAnsi="Calibri" w:cs="Calibri"/>
                <w:sz w:val="16"/>
              </w:rPr>
            </w:pPr>
            <w:hyperlink r:id="rId134"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06375557" w14:textId="77777777" w:rsidR="0094318D" w:rsidRPr="002161CE" w:rsidRDefault="0073003F" w:rsidP="0094318D">
            <w:pPr>
              <w:ind w:left="30" w:right="30"/>
              <w:rPr>
                <w:rFonts w:ascii="Calibri" w:eastAsia="Times New Roman" w:hAnsi="Calibri" w:cs="Calibri"/>
                <w:sz w:val="16"/>
              </w:rPr>
            </w:pPr>
            <w:hyperlink r:id="rId135" w:tgtFrame="_blank" w:history="1">
              <w:r w:rsidRPr="002161CE">
                <w:rPr>
                  <w:rFonts w:ascii="Calibri" w:eastAsia="Times New Roman" w:hAnsi="Calibri" w:cs="Calibri"/>
                  <w:color w:val="0000FF"/>
                  <w:sz w:val="16"/>
                  <w:u w:val="single"/>
                </w:rPr>
                <w:t>67_C_16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3D1AABF" w14:textId="77777777" w:rsidR="0094318D" w:rsidRPr="002161CE" w:rsidRDefault="0073003F" w:rsidP="0094318D">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[3] Report the matter immediately to the Office of Ethics and Compliance (OEC).</w:t>
            </w:r>
          </w:p>
        </w:tc>
        <w:tc>
          <w:tcPr>
            <w:tcW w:w="6000" w:type="dxa"/>
          </w:tcPr>
          <w:p w14:paraId="6D902771" w14:textId="3A5AD071" w:rsidR="0094318D" w:rsidRPr="002D1393" w:rsidRDefault="0073003F" w:rsidP="00745731">
            <w:pPr>
              <w:spacing w:before="100" w:beforeAutospacing="1" w:after="100" w:afterAutospacing="1"/>
              <w:ind w:left="30" w:right="30"/>
              <w:rPr>
                <w:rFonts w:ascii="Calibri" w:eastAsia="Times New Roman" w:hAnsi="Calibri" w:cs="Calibri"/>
                <w:lang w:val="uk-UA"/>
                <w:rPrChange w:id="148"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[3] Негайно повідомити про цю ситуацію у Департамент етики та дотримання вимог (</w:t>
            </w:r>
            <w:del w:id="149" w:author="Klimenko, Sergey" w:date="2026-01-09T12:18:00Z" w16du:dateUtc="2026-01-09T10:18:00Z">
              <w:r w:rsidRPr="002D1393" w:rsidDel="00BB7A56">
                <w:rPr>
                  <w:rFonts w:ascii="Calibri" w:eastAsia="Calibri" w:hAnsi="Calibri" w:cs="Calibri"/>
                  <w:lang w:val="uk-UA"/>
                </w:rPr>
                <w:delText>ДЕДВ</w:delText>
              </w:r>
            </w:del>
            <w:ins w:id="150" w:author="Klimenko, Sergey" w:date="2026-01-09T12:18:00Z" w16du:dateUtc="2026-01-09T10:18:00Z">
              <w:r w:rsidR="00BB7A56">
                <w:rPr>
                  <w:rFonts w:ascii="Calibri" w:eastAsia="Calibri" w:hAnsi="Calibri" w:cs="Calibri"/>
                  <w:lang w:val="uk-UA"/>
                </w:rPr>
                <w:t>OEC</w:t>
              </w:r>
            </w:ins>
            <w:r w:rsidRPr="002D1393">
              <w:rPr>
                <w:rFonts w:ascii="Calibri" w:eastAsia="Calibri" w:hAnsi="Calibri" w:cs="Calibri"/>
                <w:lang w:val="uk-UA"/>
              </w:rPr>
              <w:t>).</w:t>
            </w:r>
          </w:p>
        </w:tc>
      </w:tr>
      <w:tr w:rsidR="005F6E93" w:rsidRPr="002161CE" w14:paraId="08812853" w14:textId="77777777" w:rsidTr="00745731">
        <w:tc>
          <w:tcPr>
            <w:tcW w:w="1353" w:type="dxa"/>
            <w:shd w:val="clear" w:color="auto" w:fill="C1E4F5"/>
            <w:tcMar>
              <w:top w:w="120" w:type="dxa"/>
              <w:left w:w="180" w:type="dxa"/>
              <w:bottom w:w="120" w:type="dxa"/>
              <w:right w:w="180" w:type="dxa"/>
            </w:tcMar>
            <w:hideMark/>
          </w:tcPr>
          <w:p w14:paraId="7175AC6D" w14:textId="77777777" w:rsidR="0094318D" w:rsidRPr="002161CE" w:rsidRDefault="0073003F" w:rsidP="0094318D">
            <w:pPr>
              <w:spacing w:before="30" w:after="30"/>
              <w:ind w:left="30" w:right="30"/>
              <w:rPr>
                <w:rFonts w:ascii="Calibri" w:eastAsia="Times New Roman" w:hAnsi="Calibri" w:cs="Calibri"/>
                <w:sz w:val="16"/>
              </w:rPr>
            </w:pPr>
            <w:hyperlink r:id="rId136"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4A64BDF2" w14:textId="77777777" w:rsidR="0094318D" w:rsidRPr="002161CE" w:rsidRDefault="0073003F" w:rsidP="0094318D">
            <w:pPr>
              <w:ind w:left="30" w:right="30"/>
              <w:rPr>
                <w:rFonts w:ascii="Calibri" w:eastAsia="Times New Roman" w:hAnsi="Calibri" w:cs="Calibri"/>
                <w:sz w:val="16"/>
              </w:rPr>
            </w:pPr>
            <w:hyperlink r:id="rId137" w:tgtFrame="_blank" w:history="1">
              <w:r w:rsidRPr="002161CE">
                <w:rPr>
                  <w:rFonts w:ascii="Calibri" w:eastAsia="Times New Roman" w:hAnsi="Calibri" w:cs="Calibri"/>
                  <w:color w:val="0000FF"/>
                  <w:sz w:val="16"/>
                  <w:u w:val="single"/>
                </w:rPr>
                <w:t>68_C_16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5D7B992" w14:textId="77777777" w:rsidR="0094318D" w:rsidRPr="002161CE" w:rsidRDefault="0073003F" w:rsidP="0094318D">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[4] Research alternative distributors in case the claim is true.</w:t>
            </w:r>
          </w:p>
          <w:p w14:paraId="0FF6C28D" w14:textId="77777777" w:rsidR="0094318D" w:rsidRPr="002161CE" w:rsidRDefault="0073003F" w:rsidP="0094318D">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Next</w:t>
            </w:r>
          </w:p>
        </w:tc>
        <w:tc>
          <w:tcPr>
            <w:tcW w:w="6000" w:type="dxa"/>
          </w:tcPr>
          <w:p w14:paraId="08924AA8" w14:textId="77777777" w:rsidR="0094318D" w:rsidRPr="002D1393" w:rsidRDefault="0073003F" w:rsidP="00745731">
            <w:pPr>
              <w:spacing w:before="100" w:beforeAutospacing="1" w:after="100" w:afterAutospacing="1"/>
              <w:ind w:left="30" w:right="30"/>
              <w:rPr>
                <w:rFonts w:ascii="Calibri" w:eastAsia="Times New Roman" w:hAnsi="Calibri" w:cs="Calibri"/>
                <w:lang w:val="uk-UA"/>
                <w:rPrChange w:id="151"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[4] Шукати альтернативних дистриб’юторів, якщо претензія виявиться правдою.</w:t>
            </w:r>
          </w:p>
          <w:p w14:paraId="6F46C1AE" w14:textId="77777777" w:rsidR="0094318D" w:rsidRPr="002D1393" w:rsidRDefault="0073003F" w:rsidP="00745731">
            <w:pPr>
              <w:spacing w:before="100" w:beforeAutospacing="1" w:after="100" w:afterAutospacing="1"/>
              <w:ind w:left="30" w:right="30"/>
              <w:rPr>
                <w:rFonts w:ascii="Calibri" w:eastAsia="Times New Roman" w:hAnsi="Calibri" w:cs="Calibri"/>
                <w:lang w:val="uk-UA"/>
                <w:rPrChange w:id="152"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Далі</w:t>
            </w:r>
          </w:p>
        </w:tc>
      </w:tr>
      <w:tr w:rsidR="005F6E93" w:rsidRPr="002D1393" w14:paraId="727E14E5" w14:textId="77777777" w:rsidTr="00745731">
        <w:tc>
          <w:tcPr>
            <w:tcW w:w="1353" w:type="dxa"/>
            <w:shd w:val="clear" w:color="auto" w:fill="C1E4F5"/>
            <w:tcMar>
              <w:top w:w="120" w:type="dxa"/>
              <w:left w:w="180" w:type="dxa"/>
              <w:bottom w:w="120" w:type="dxa"/>
              <w:right w:w="180" w:type="dxa"/>
            </w:tcMar>
            <w:hideMark/>
          </w:tcPr>
          <w:p w14:paraId="5DF4B238" w14:textId="77777777" w:rsidR="00807D7F" w:rsidRPr="002161CE" w:rsidRDefault="0073003F" w:rsidP="00807D7F">
            <w:pPr>
              <w:spacing w:before="30" w:after="30"/>
              <w:ind w:left="30" w:right="30"/>
              <w:rPr>
                <w:rFonts w:ascii="Calibri" w:eastAsia="Times New Roman" w:hAnsi="Calibri" w:cs="Calibri"/>
                <w:sz w:val="16"/>
              </w:rPr>
            </w:pPr>
            <w:r w:rsidRPr="002161CE">
              <w:rPr>
                <w:rFonts w:ascii="Calibri" w:eastAsia="Times New Roman" w:hAnsi="Calibri" w:cs="Calibri"/>
                <w:sz w:val="16"/>
              </w:rPr>
              <w:t>Screen 15</w:t>
            </w:r>
          </w:p>
          <w:p w14:paraId="0F6605C8" w14:textId="77777777" w:rsidR="00807D7F" w:rsidRPr="002161CE" w:rsidRDefault="0073003F" w:rsidP="00807D7F">
            <w:pPr>
              <w:spacing w:before="100" w:beforeAutospacing="1" w:after="100" w:afterAutospacing="1"/>
              <w:ind w:left="30" w:right="30"/>
              <w:rPr>
                <w:rFonts w:ascii="Calibri" w:eastAsia="Times New Roman" w:hAnsi="Calibri" w:cs="Calibri"/>
                <w:sz w:val="16"/>
              </w:rPr>
            </w:pPr>
            <w:r w:rsidRPr="002161CE">
              <w:rPr>
                <w:rFonts w:ascii="Calibri" w:eastAsia="Times New Roman" w:hAnsi="Calibri" w:cs="Calibri"/>
                <w:sz w:val="16"/>
              </w:rPr>
              <w:t>Question 5: Feedback</w:t>
            </w:r>
          </w:p>
          <w:p w14:paraId="57F891A9" w14:textId="77777777" w:rsidR="00807D7F" w:rsidRPr="002161CE" w:rsidRDefault="0073003F" w:rsidP="00807D7F">
            <w:pPr>
              <w:ind w:left="30" w:right="30"/>
              <w:rPr>
                <w:rFonts w:ascii="Calibri" w:eastAsia="Times New Roman" w:hAnsi="Calibri" w:cs="Calibri"/>
                <w:sz w:val="16"/>
              </w:rPr>
            </w:pPr>
            <w:r w:rsidRPr="002161CE">
              <w:rPr>
                <w:rFonts w:ascii="Calibri" w:eastAsia="Times New Roman" w:hAnsi="Calibri" w:cs="Calibri"/>
                <w:sz w:val="16"/>
              </w:rPr>
              <w:t>69_C_16</w:t>
            </w:r>
          </w:p>
        </w:tc>
        <w:tc>
          <w:tcPr>
            <w:tcW w:w="6000" w:type="dxa"/>
            <w:tcMar>
              <w:top w:w="120" w:type="dxa"/>
              <w:left w:w="180" w:type="dxa"/>
              <w:bottom w:w="120" w:type="dxa"/>
              <w:right w:w="180" w:type="dxa"/>
            </w:tcMar>
            <w:vAlign w:val="center"/>
            <w:hideMark/>
          </w:tcPr>
          <w:p w14:paraId="75F8EF96" w14:textId="77777777" w:rsidR="00807D7F" w:rsidRPr="002161CE" w:rsidRDefault="0073003F" w:rsidP="00807D7F">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You should immediately report the allegation to the Office of Ethics and Compliance (OEC) so it can be properly investigated, even if the information comes from a competitor.</w:t>
            </w:r>
          </w:p>
        </w:tc>
        <w:tc>
          <w:tcPr>
            <w:tcW w:w="6000" w:type="dxa"/>
          </w:tcPr>
          <w:p w14:paraId="6A0C3C9C" w14:textId="48FB5717" w:rsidR="00807D7F" w:rsidRPr="002D1393" w:rsidRDefault="0073003F" w:rsidP="00745731">
            <w:pPr>
              <w:spacing w:before="100" w:beforeAutospacing="1" w:after="100" w:afterAutospacing="1"/>
              <w:ind w:left="30" w:right="30"/>
              <w:rPr>
                <w:rFonts w:ascii="Calibri" w:eastAsia="Times New Roman" w:hAnsi="Calibri" w:cs="Calibri"/>
                <w:lang w:val="uk-UA"/>
                <w:rPrChange w:id="153"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Вам слід негайно повідомити про це звинувачення у Департамент етики та дотримання вимог (</w:t>
            </w:r>
            <w:del w:id="154" w:author="Klimenko, Sergey" w:date="2026-01-09T12:18:00Z" w16du:dateUtc="2026-01-09T10:18:00Z">
              <w:r w:rsidRPr="002D1393" w:rsidDel="00BB7A56">
                <w:rPr>
                  <w:rFonts w:ascii="Calibri" w:eastAsia="Calibri" w:hAnsi="Calibri" w:cs="Calibri"/>
                  <w:lang w:val="uk-UA"/>
                </w:rPr>
                <w:delText>ДЕДВ</w:delText>
              </w:r>
            </w:del>
            <w:ins w:id="155" w:author="Klimenko, Sergey" w:date="2026-01-09T12:18:00Z" w16du:dateUtc="2026-01-09T10:18:00Z">
              <w:r w:rsidR="00BB7A56">
                <w:rPr>
                  <w:rFonts w:ascii="Calibri" w:eastAsia="Calibri" w:hAnsi="Calibri" w:cs="Calibri"/>
                  <w:lang w:val="uk-UA"/>
                </w:rPr>
                <w:t>OEC</w:t>
              </w:r>
            </w:ins>
            <w:r w:rsidRPr="002D1393">
              <w:rPr>
                <w:rFonts w:ascii="Calibri" w:eastAsia="Calibri" w:hAnsi="Calibri" w:cs="Calibri"/>
                <w:lang w:val="uk-UA"/>
              </w:rPr>
              <w:t>), щоб його можна було належним чином розслідувати, навіть якщо інформація надходить від конкурента.</w:t>
            </w:r>
          </w:p>
        </w:tc>
      </w:tr>
      <w:tr w:rsidR="005F6E93" w:rsidRPr="002161CE" w14:paraId="3ECCB272" w14:textId="77777777" w:rsidTr="00745731">
        <w:tc>
          <w:tcPr>
            <w:tcW w:w="1353" w:type="dxa"/>
            <w:shd w:val="clear" w:color="auto" w:fill="C1E4F5"/>
            <w:tcMar>
              <w:top w:w="120" w:type="dxa"/>
              <w:left w:w="180" w:type="dxa"/>
              <w:bottom w:w="120" w:type="dxa"/>
              <w:right w:w="180" w:type="dxa"/>
            </w:tcMar>
            <w:hideMark/>
          </w:tcPr>
          <w:p w14:paraId="69F4886E" w14:textId="77777777" w:rsidR="00807D7F" w:rsidRPr="002161CE" w:rsidRDefault="0073003F" w:rsidP="00807D7F">
            <w:pPr>
              <w:spacing w:before="30" w:after="30"/>
              <w:ind w:left="30" w:right="30"/>
              <w:rPr>
                <w:rFonts w:ascii="Calibri" w:eastAsia="Times New Roman" w:hAnsi="Calibri" w:cs="Calibri"/>
                <w:sz w:val="16"/>
              </w:rPr>
            </w:pPr>
            <w:hyperlink r:id="rId138"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6522CBE2" w14:textId="77777777" w:rsidR="00807D7F" w:rsidRPr="002161CE" w:rsidRDefault="0073003F" w:rsidP="00807D7F">
            <w:pPr>
              <w:ind w:left="30" w:right="30"/>
              <w:rPr>
                <w:rFonts w:ascii="Calibri" w:eastAsia="Times New Roman" w:hAnsi="Calibri" w:cs="Calibri"/>
                <w:sz w:val="16"/>
              </w:rPr>
            </w:pPr>
            <w:hyperlink r:id="rId139" w:tgtFrame="_blank" w:history="1">
              <w:r w:rsidRPr="002161CE">
                <w:rPr>
                  <w:rFonts w:ascii="Calibri" w:eastAsia="Times New Roman" w:hAnsi="Calibri" w:cs="Calibri"/>
                  <w:color w:val="0000FF"/>
                  <w:sz w:val="16"/>
                  <w:u w:val="single"/>
                </w:rPr>
                <w:t>70_C_16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2F49AD6" w14:textId="77777777" w:rsidR="00807D7F" w:rsidRPr="002161CE" w:rsidRDefault="0073003F" w:rsidP="00807D7F">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[6] A travel agency is arranging travel for healthcare professionals (HCPs) who provide proctoring services for Abbott. Upon reviewing the submitted receipts, discrepancies are found—the total does not match the reimbursement request, and some receipts are missing key details such as travel dates.</w:t>
            </w:r>
          </w:p>
          <w:p w14:paraId="7CE4AF46" w14:textId="77777777" w:rsidR="00807D7F" w:rsidRPr="002161CE" w:rsidRDefault="0073003F" w:rsidP="00807D7F">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What is the appropriate action?</w:t>
            </w:r>
          </w:p>
        </w:tc>
        <w:tc>
          <w:tcPr>
            <w:tcW w:w="6000" w:type="dxa"/>
          </w:tcPr>
          <w:p w14:paraId="6C24FEB9" w14:textId="77777777" w:rsidR="00807D7F"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 xml:space="preserve">[6] Туристичне агентство організовує поїздки для медичних працівників (МП), які надають послуги з </w:t>
            </w:r>
            <w:proofErr w:type="spellStart"/>
            <w:r w:rsidRPr="002D1393">
              <w:rPr>
                <w:rFonts w:ascii="Calibri" w:eastAsia="Calibri" w:hAnsi="Calibri" w:cs="Calibri"/>
                <w:lang w:val="uk-UA"/>
              </w:rPr>
              <w:t>прокторингу</w:t>
            </w:r>
            <w:proofErr w:type="spellEnd"/>
            <w:r w:rsidRPr="002D1393">
              <w:rPr>
                <w:rFonts w:ascii="Calibri" w:eastAsia="Calibri" w:hAnsi="Calibri" w:cs="Calibri"/>
                <w:lang w:val="uk-UA"/>
              </w:rPr>
              <w:t xml:space="preserve"> (нагляду під час іспитів) для компанії Abbott. Після перевірки наданих квитанцій виявлено розбіжності: загальна сума не відповідає запиту на відшкодування, а в деяких квитанціях відсутня ключова інформація, як-от дати поїздки.</w:t>
            </w:r>
          </w:p>
          <w:p w14:paraId="624CFE82" w14:textId="77777777" w:rsidR="00807D7F" w:rsidRPr="002D1393" w:rsidRDefault="0073003F" w:rsidP="00745731">
            <w:pPr>
              <w:spacing w:before="100" w:beforeAutospacing="1" w:after="100" w:afterAutospacing="1"/>
              <w:ind w:left="30" w:right="30"/>
              <w:rPr>
                <w:rFonts w:ascii="Calibri" w:eastAsia="Times New Roman" w:hAnsi="Calibri" w:cs="Calibri"/>
                <w:lang w:val="uk-UA"/>
                <w:rPrChange w:id="156"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Які дії є відповідними?</w:t>
            </w:r>
          </w:p>
        </w:tc>
      </w:tr>
      <w:tr w:rsidR="005F6E93" w:rsidRPr="002D1393" w14:paraId="35D78A8E" w14:textId="77777777" w:rsidTr="00745731">
        <w:tc>
          <w:tcPr>
            <w:tcW w:w="1353" w:type="dxa"/>
            <w:shd w:val="clear" w:color="auto" w:fill="C1E4F5"/>
            <w:tcMar>
              <w:top w:w="120" w:type="dxa"/>
              <w:left w:w="180" w:type="dxa"/>
              <w:bottom w:w="120" w:type="dxa"/>
              <w:right w:w="180" w:type="dxa"/>
            </w:tcMar>
            <w:hideMark/>
          </w:tcPr>
          <w:p w14:paraId="4DE6847F" w14:textId="77777777" w:rsidR="00807D7F" w:rsidRPr="002161CE" w:rsidRDefault="0073003F" w:rsidP="00807D7F">
            <w:pPr>
              <w:spacing w:before="30" w:after="30"/>
              <w:ind w:left="30" w:right="30"/>
              <w:rPr>
                <w:rFonts w:ascii="Calibri" w:eastAsia="Times New Roman" w:hAnsi="Calibri" w:cs="Calibri"/>
                <w:sz w:val="16"/>
              </w:rPr>
            </w:pPr>
            <w:hyperlink r:id="rId140"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1F75E81C" w14:textId="77777777" w:rsidR="00807D7F" w:rsidRPr="002161CE" w:rsidRDefault="0073003F" w:rsidP="00807D7F">
            <w:pPr>
              <w:ind w:left="30" w:right="30"/>
              <w:rPr>
                <w:rFonts w:ascii="Calibri" w:eastAsia="Times New Roman" w:hAnsi="Calibri" w:cs="Calibri"/>
                <w:sz w:val="16"/>
              </w:rPr>
            </w:pPr>
            <w:hyperlink r:id="rId141" w:tgtFrame="_blank" w:history="1">
              <w:r w:rsidRPr="002161CE">
                <w:rPr>
                  <w:rFonts w:ascii="Calibri" w:eastAsia="Times New Roman" w:hAnsi="Calibri" w:cs="Calibri"/>
                  <w:color w:val="0000FF"/>
                  <w:sz w:val="16"/>
                  <w:u w:val="single"/>
                </w:rPr>
                <w:t>71_C_16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9564A33" w14:textId="77777777" w:rsidR="00807D7F" w:rsidRPr="002161CE" w:rsidRDefault="0073003F" w:rsidP="00807D7F">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[1] Inform the travel agency that Abbott cannot process payment without complete and accurate documentation.</w:t>
            </w:r>
          </w:p>
        </w:tc>
        <w:tc>
          <w:tcPr>
            <w:tcW w:w="6000" w:type="dxa"/>
          </w:tcPr>
          <w:p w14:paraId="4E6939B4" w14:textId="77777777" w:rsidR="00807D7F" w:rsidRPr="002D1393" w:rsidRDefault="0073003F" w:rsidP="00745731">
            <w:pPr>
              <w:spacing w:before="100" w:beforeAutospacing="1" w:after="100" w:afterAutospacing="1"/>
              <w:ind w:left="30" w:right="30"/>
              <w:rPr>
                <w:rFonts w:ascii="Calibri" w:eastAsia="Times New Roman" w:hAnsi="Calibri" w:cs="Calibri"/>
                <w:lang w:val="uk-UA"/>
                <w:rPrChange w:id="157"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[1] Повідомити туристичне агентство, що компанія Abbott не може обробити платіж без повної та точної документації.</w:t>
            </w:r>
          </w:p>
        </w:tc>
      </w:tr>
      <w:tr w:rsidR="005F6E93" w:rsidRPr="002D1393" w14:paraId="556C81B9" w14:textId="77777777" w:rsidTr="00745731">
        <w:tc>
          <w:tcPr>
            <w:tcW w:w="1353" w:type="dxa"/>
            <w:shd w:val="clear" w:color="auto" w:fill="C1E4F5"/>
            <w:tcMar>
              <w:top w:w="120" w:type="dxa"/>
              <w:left w:w="180" w:type="dxa"/>
              <w:bottom w:w="120" w:type="dxa"/>
              <w:right w:w="180" w:type="dxa"/>
            </w:tcMar>
            <w:hideMark/>
          </w:tcPr>
          <w:p w14:paraId="28EB2D19" w14:textId="77777777" w:rsidR="00807D7F" w:rsidRPr="002161CE" w:rsidRDefault="0073003F" w:rsidP="00807D7F">
            <w:pPr>
              <w:spacing w:before="30" w:after="30"/>
              <w:ind w:left="30" w:right="30"/>
              <w:rPr>
                <w:rFonts w:ascii="Calibri" w:eastAsia="Times New Roman" w:hAnsi="Calibri" w:cs="Calibri"/>
                <w:sz w:val="16"/>
              </w:rPr>
            </w:pPr>
            <w:hyperlink r:id="rId142"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612DE4CF" w14:textId="77777777" w:rsidR="00807D7F" w:rsidRPr="002161CE" w:rsidRDefault="0073003F" w:rsidP="00807D7F">
            <w:pPr>
              <w:ind w:left="30" w:right="30"/>
              <w:rPr>
                <w:rFonts w:ascii="Calibri" w:eastAsia="Times New Roman" w:hAnsi="Calibri" w:cs="Calibri"/>
                <w:sz w:val="16"/>
              </w:rPr>
            </w:pPr>
            <w:hyperlink r:id="rId143" w:tgtFrame="_blank" w:history="1">
              <w:r w:rsidRPr="002161CE">
                <w:rPr>
                  <w:rFonts w:ascii="Calibri" w:eastAsia="Times New Roman" w:hAnsi="Calibri" w:cs="Calibri"/>
                  <w:color w:val="0000FF"/>
                  <w:sz w:val="16"/>
                  <w:u w:val="single"/>
                </w:rPr>
                <w:t>72_C_16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8AFB30A" w14:textId="77777777" w:rsidR="00807D7F" w:rsidRPr="002161CE" w:rsidRDefault="0073003F" w:rsidP="00807D7F">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[2] Process the receipts since only some information is missing.</w:t>
            </w:r>
          </w:p>
        </w:tc>
        <w:tc>
          <w:tcPr>
            <w:tcW w:w="6000" w:type="dxa"/>
          </w:tcPr>
          <w:p w14:paraId="4774584E" w14:textId="77777777" w:rsidR="00807D7F" w:rsidRPr="002D1393" w:rsidRDefault="0073003F" w:rsidP="00745731">
            <w:pPr>
              <w:spacing w:before="100" w:beforeAutospacing="1" w:after="100" w:afterAutospacing="1"/>
              <w:ind w:left="30" w:right="30"/>
              <w:rPr>
                <w:rFonts w:ascii="Calibri" w:eastAsia="Times New Roman" w:hAnsi="Calibri" w:cs="Calibri"/>
                <w:lang w:val="uk-UA"/>
                <w:rPrChange w:id="158"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[2] Опрацювати квитанції, оскільки бракує лише деякої інформації.</w:t>
            </w:r>
          </w:p>
        </w:tc>
      </w:tr>
      <w:tr w:rsidR="005F6E93" w:rsidRPr="002D1393" w14:paraId="579FB2F7" w14:textId="77777777" w:rsidTr="00745731">
        <w:tc>
          <w:tcPr>
            <w:tcW w:w="1353" w:type="dxa"/>
            <w:shd w:val="clear" w:color="auto" w:fill="C1E4F5"/>
            <w:tcMar>
              <w:top w:w="120" w:type="dxa"/>
              <w:left w:w="180" w:type="dxa"/>
              <w:bottom w:w="120" w:type="dxa"/>
              <w:right w:w="180" w:type="dxa"/>
            </w:tcMar>
            <w:hideMark/>
          </w:tcPr>
          <w:p w14:paraId="3EB98ACC" w14:textId="77777777" w:rsidR="00807D7F" w:rsidRPr="002161CE" w:rsidRDefault="0073003F" w:rsidP="00807D7F">
            <w:pPr>
              <w:spacing w:before="30" w:after="30"/>
              <w:ind w:left="30" w:right="30"/>
              <w:rPr>
                <w:rFonts w:ascii="Calibri" w:eastAsia="Times New Roman" w:hAnsi="Calibri" w:cs="Calibri"/>
                <w:sz w:val="16"/>
              </w:rPr>
            </w:pPr>
            <w:hyperlink r:id="rId144"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6F0E7FDC" w14:textId="77777777" w:rsidR="00807D7F" w:rsidRPr="002161CE" w:rsidRDefault="0073003F" w:rsidP="00807D7F">
            <w:pPr>
              <w:ind w:left="30" w:right="30"/>
              <w:rPr>
                <w:rFonts w:ascii="Calibri" w:eastAsia="Times New Roman" w:hAnsi="Calibri" w:cs="Calibri"/>
                <w:sz w:val="16"/>
              </w:rPr>
            </w:pPr>
            <w:hyperlink r:id="rId145" w:tgtFrame="_blank" w:history="1">
              <w:r w:rsidRPr="002161CE">
                <w:rPr>
                  <w:rFonts w:ascii="Calibri" w:eastAsia="Times New Roman" w:hAnsi="Calibri" w:cs="Calibri"/>
                  <w:color w:val="0000FF"/>
                  <w:sz w:val="16"/>
                  <w:u w:val="single"/>
                </w:rPr>
                <w:t>73_C_16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A4C0D44" w14:textId="77777777" w:rsidR="00807D7F" w:rsidRPr="002161CE" w:rsidRDefault="0073003F" w:rsidP="00807D7F">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[3] Advise the agency to be more accurate next time.</w:t>
            </w:r>
          </w:p>
        </w:tc>
        <w:tc>
          <w:tcPr>
            <w:tcW w:w="6000" w:type="dxa"/>
          </w:tcPr>
          <w:p w14:paraId="72A5A45F" w14:textId="77777777" w:rsidR="00807D7F" w:rsidRPr="002D1393" w:rsidRDefault="0073003F" w:rsidP="00745731">
            <w:pPr>
              <w:spacing w:before="100" w:beforeAutospacing="1" w:after="100" w:afterAutospacing="1"/>
              <w:ind w:left="30" w:right="30"/>
              <w:rPr>
                <w:rFonts w:ascii="Calibri" w:eastAsia="Times New Roman" w:hAnsi="Calibri" w:cs="Calibri"/>
                <w:lang w:val="uk-UA"/>
                <w:rPrChange w:id="159"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[3] Порадити агентству бути більш точними наступного разу.</w:t>
            </w:r>
          </w:p>
        </w:tc>
      </w:tr>
      <w:tr w:rsidR="005F6E93" w:rsidRPr="002161CE" w14:paraId="14CF1B68" w14:textId="77777777" w:rsidTr="00745731">
        <w:tc>
          <w:tcPr>
            <w:tcW w:w="1353" w:type="dxa"/>
            <w:shd w:val="clear" w:color="auto" w:fill="C1E4F5"/>
            <w:tcMar>
              <w:top w:w="120" w:type="dxa"/>
              <w:left w:w="180" w:type="dxa"/>
              <w:bottom w:w="120" w:type="dxa"/>
              <w:right w:w="180" w:type="dxa"/>
            </w:tcMar>
            <w:hideMark/>
          </w:tcPr>
          <w:p w14:paraId="24A1A1A6" w14:textId="77777777" w:rsidR="00807D7F" w:rsidRPr="002161CE" w:rsidRDefault="0073003F" w:rsidP="00807D7F">
            <w:pPr>
              <w:spacing w:before="30" w:after="30"/>
              <w:ind w:left="30" w:right="30"/>
              <w:rPr>
                <w:rFonts w:ascii="Calibri" w:eastAsia="Times New Roman" w:hAnsi="Calibri" w:cs="Calibri"/>
                <w:sz w:val="16"/>
              </w:rPr>
            </w:pPr>
            <w:hyperlink r:id="rId146"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67C310B4" w14:textId="77777777" w:rsidR="00807D7F" w:rsidRPr="002161CE" w:rsidRDefault="0073003F" w:rsidP="00807D7F">
            <w:pPr>
              <w:ind w:left="30" w:right="30"/>
              <w:rPr>
                <w:rFonts w:ascii="Calibri" w:eastAsia="Times New Roman" w:hAnsi="Calibri" w:cs="Calibri"/>
                <w:sz w:val="16"/>
              </w:rPr>
            </w:pPr>
            <w:hyperlink r:id="rId147" w:tgtFrame="_blank" w:history="1">
              <w:r w:rsidRPr="002161CE">
                <w:rPr>
                  <w:rFonts w:ascii="Calibri" w:eastAsia="Times New Roman" w:hAnsi="Calibri" w:cs="Calibri"/>
                  <w:color w:val="0000FF"/>
                  <w:sz w:val="16"/>
                  <w:u w:val="single"/>
                </w:rPr>
                <w:t>74_C_16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164BA75" w14:textId="77777777" w:rsidR="00807D7F" w:rsidRPr="002161CE" w:rsidRDefault="0073003F" w:rsidP="00807D7F">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[4] Do nothing, since the agency is new.</w:t>
            </w:r>
          </w:p>
          <w:p w14:paraId="5051F804" w14:textId="77777777" w:rsidR="00807D7F" w:rsidRPr="002161CE" w:rsidRDefault="0073003F" w:rsidP="00807D7F">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Next</w:t>
            </w:r>
          </w:p>
        </w:tc>
        <w:tc>
          <w:tcPr>
            <w:tcW w:w="6000" w:type="dxa"/>
          </w:tcPr>
          <w:p w14:paraId="73A47F4D" w14:textId="77777777" w:rsidR="00807D7F" w:rsidRPr="002D1393" w:rsidRDefault="0073003F" w:rsidP="00745731">
            <w:pPr>
              <w:spacing w:before="100" w:beforeAutospacing="1" w:after="100" w:afterAutospacing="1"/>
              <w:ind w:left="30" w:right="30"/>
              <w:rPr>
                <w:rFonts w:ascii="Calibri" w:eastAsia="Times New Roman" w:hAnsi="Calibri" w:cs="Calibri"/>
                <w:lang w:val="uk-UA"/>
                <w:rPrChange w:id="160"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[4] Нічого не робити, оскільки агентство є новим.</w:t>
            </w:r>
          </w:p>
          <w:p w14:paraId="08B4A29D" w14:textId="77777777" w:rsidR="00807D7F" w:rsidRPr="002D1393" w:rsidRDefault="0073003F" w:rsidP="00745731">
            <w:pPr>
              <w:spacing w:before="100" w:beforeAutospacing="1" w:after="100" w:afterAutospacing="1"/>
              <w:ind w:left="30" w:right="30"/>
              <w:rPr>
                <w:rFonts w:ascii="Calibri" w:eastAsia="Times New Roman" w:hAnsi="Calibri" w:cs="Calibri"/>
                <w:lang w:val="uk-UA"/>
                <w:rPrChange w:id="161"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Далі</w:t>
            </w:r>
          </w:p>
        </w:tc>
      </w:tr>
      <w:tr w:rsidR="005F6E93" w:rsidRPr="002D1393" w14:paraId="3C3A8740" w14:textId="77777777" w:rsidTr="00745731">
        <w:tc>
          <w:tcPr>
            <w:tcW w:w="1353" w:type="dxa"/>
            <w:shd w:val="clear" w:color="auto" w:fill="C1E4F5"/>
            <w:tcMar>
              <w:top w:w="120" w:type="dxa"/>
              <w:left w:w="180" w:type="dxa"/>
              <w:bottom w:w="120" w:type="dxa"/>
              <w:right w:w="180" w:type="dxa"/>
            </w:tcMar>
            <w:hideMark/>
          </w:tcPr>
          <w:p w14:paraId="685B2B5D" w14:textId="77777777" w:rsidR="00E90AF1" w:rsidRPr="002161CE" w:rsidRDefault="0073003F" w:rsidP="00E90AF1">
            <w:pPr>
              <w:spacing w:before="30" w:after="30"/>
              <w:ind w:left="30" w:right="30"/>
              <w:rPr>
                <w:rFonts w:ascii="Calibri" w:eastAsia="Times New Roman" w:hAnsi="Calibri" w:cs="Calibri"/>
                <w:sz w:val="16"/>
              </w:rPr>
            </w:pPr>
            <w:r w:rsidRPr="002161CE">
              <w:rPr>
                <w:rFonts w:ascii="Calibri" w:eastAsia="Times New Roman" w:hAnsi="Calibri" w:cs="Calibri"/>
                <w:sz w:val="16"/>
              </w:rPr>
              <w:t>Screen 15</w:t>
            </w:r>
          </w:p>
          <w:p w14:paraId="0C9B6CAC" w14:textId="77777777" w:rsidR="00E90AF1" w:rsidRPr="002161CE" w:rsidRDefault="0073003F" w:rsidP="00E90AF1">
            <w:pPr>
              <w:spacing w:before="100" w:beforeAutospacing="1" w:after="100" w:afterAutospacing="1"/>
              <w:ind w:left="30" w:right="30"/>
              <w:rPr>
                <w:rFonts w:ascii="Calibri" w:eastAsia="Times New Roman" w:hAnsi="Calibri" w:cs="Calibri"/>
                <w:sz w:val="16"/>
              </w:rPr>
            </w:pPr>
            <w:r w:rsidRPr="002161CE">
              <w:rPr>
                <w:rFonts w:ascii="Calibri" w:eastAsia="Times New Roman" w:hAnsi="Calibri" w:cs="Calibri"/>
                <w:sz w:val="16"/>
              </w:rPr>
              <w:t>Question 6: Feedback</w:t>
            </w:r>
          </w:p>
          <w:p w14:paraId="41A4CCD0" w14:textId="77777777" w:rsidR="00E90AF1" w:rsidRPr="002161CE" w:rsidRDefault="0073003F" w:rsidP="00E90AF1">
            <w:pPr>
              <w:ind w:left="30" w:right="30"/>
              <w:rPr>
                <w:rFonts w:ascii="Calibri" w:eastAsia="Times New Roman" w:hAnsi="Calibri" w:cs="Calibri"/>
                <w:sz w:val="16"/>
              </w:rPr>
            </w:pPr>
            <w:r w:rsidRPr="002161CE">
              <w:rPr>
                <w:rFonts w:ascii="Calibri" w:eastAsia="Times New Roman" w:hAnsi="Calibri" w:cs="Calibri"/>
                <w:sz w:val="16"/>
              </w:rPr>
              <w:t>75_C_16</w:t>
            </w:r>
          </w:p>
        </w:tc>
        <w:tc>
          <w:tcPr>
            <w:tcW w:w="6000" w:type="dxa"/>
            <w:tcMar>
              <w:top w:w="120" w:type="dxa"/>
              <w:left w:w="180" w:type="dxa"/>
              <w:bottom w:w="120" w:type="dxa"/>
              <w:right w:w="180" w:type="dxa"/>
            </w:tcMar>
            <w:vAlign w:val="center"/>
            <w:hideMark/>
          </w:tcPr>
          <w:p w14:paraId="6A522898" w14:textId="77777777" w:rsidR="00E90AF1" w:rsidRPr="002161CE" w:rsidRDefault="0073003F" w:rsidP="00E90AF1">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Abbott’s books and records must completely and accurately reflect all transactions. Therefore, it’s critical that third parties performing services for Abbott provide complete documentation that accurately reflects the actual purpose and details of the transactions.</w:t>
            </w:r>
          </w:p>
        </w:tc>
        <w:tc>
          <w:tcPr>
            <w:tcW w:w="6000" w:type="dxa"/>
          </w:tcPr>
          <w:p w14:paraId="6CEC31AC" w14:textId="77777777" w:rsidR="00E90AF1"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Бухгалтерські книги та документи Abbott повинні повністю й точно відображати всі операції. Тому дуже важливо, щоби треті особи, які надають послуги компанії Abbott, надавали повну документацію, яка точно відображає фактичну мету та деталі транзакцій.</w:t>
            </w:r>
          </w:p>
        </w:tc>
      </w:tr>
      <w:tr w:rsidR="005F6E93" w:rsidRPr="002161CE" w14:paraId="4A0043B6" w14:textId="77777777" w:rsidTr="00745731">
        <w:tc>
          <w:tcPr>
            <w:tcW w:w="1353" w:type="dxa"/>
            <w:shd w:val="clear" w:color="auto" w:fill="C1E4F5"/>
            <w:tcMar>
              <w:top w:w="120" w:type="dxa"/>
              <w:left w:w="180" w:type="dxa"/>
              <w:bottom w:w="120" w:type="dxa"/>
              <w:right w:w="180" w:type="dxa"/>
            </w:tcMar>
            <w:hideMark/>
          </w:tcPr>
          <w:p w14:paraId="2C636E27" w14:textId="77777777" w:rsidR="00E90AF1" w:rsidRPr="002161CE" w:rsidRDefault="0073003F" w:rsidP="00E90AF1">
            <w:pPr>
              <w:spacing w:before="30" w:after="30"/>
              <w:ind w:left="30" w:right="30"/>
              <w:rPr>
                <w:rFonts w:ascii="Calibri" w:eastAsia="Times New Roman" w:hAnsi="Calibri" w:cs="Calibri"/>
                <w:sz w:val="16"/>
              </w:rPr>
            </w:pPr>
            <w:hyperlink r:id="rId148"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7D85A814" w14:textId="77777777" w:rsidR="00E90AF1" w:rsidRPr="002161CE" w:rsidRDefault="0073003F" w:rsidP="00E90AF1">
            <w:pPr>
              <w:ind w:left="30" w:right="30"/>
              <w:rPr>
                <w:rFonts w:ascii="Calibri" w:eastAsia="Times New Roman" w:hAnsi="Calibri" w:cs="Calibri"/>
                <w:sz w:val="16"/>
              </w:rPr>
            </w:pPr>
            <w:hyperlink r:id="rId149" w:tgtFrame="_blank" w:history="1">
              <w:r w:rsidRPr="002161CE">
                <w:rPr>
                  <w:rFonts w:ascii="Calibri" w:eastAsia="Times New Roman" w:hAnsi="Calibri" w:cs="Calibri"/>
                  <w:color w:val="0000FF"/>
                  <w:sz w:val="16"/>
                  <w:u w:val="single"/>
                </w:rPr>
                <w:t>76_C_16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B8E0646" w14:textId="77777777" w:rsidR="00E90AF1" w:rsidRPr="002161CE" w:rsidRDefault="0073003F" w:rsidP="00E90AF1">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[7] You are working in an affiliate where it is allowed to sponsor HCPs to attend educational conferences. You are in the process of selecting HCPs to attend a conference. The criteria that you use for selection include: (1) whether the topic of the conference falls within the HCP’s area of expertise; (2) whether Abbott has sponsored the HCP in the past year; and (3) whether the HCP is likely to recommend Abbott products or utilize Abbott devices after attending the event. Are these criteria appropriate?</w:t>
            </w:r>
          </w:p>
        </w:tc>
        <w:tc>
          <w:tcPr>
            <w:tcW w:w="6000" w:type="dxa"/>
          </w:tcPr>
          <w:p w14:paraId="62935A68" w14:textId="77777777" w:rsidR="00E90AF1" w:rsidRPr="002D1393" w:rsidRDefault="0073003F" w:rsidP="00745731">
            <w:pPr>
              <w:spacing w:before="100" w:beforeAutospacing="1" w:after="100" w:afterAutospacing="1"/>
              <w:ind w:left="30" w:right="30"/>
              <w:rPr>
                <w:rFonts w:ascii="Calibri" w:eastAsia="Times New Roman" w:hAnsi="Calibri" w:cs="Calibri"/>
                <w:lang w:val="uk-UA"/>
                <w:rPrChange w:id="162"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[7] Ви працюєте у філії, де дозволено надавати спонсорську допомогу МП для участі в освітніх конференціях. Ви відбираєте медичних працівників для участі в конференції. До критеріїв, які ви застосовуєте для відбору, належать такі: (1) чи відповідає тема конференції спеціалізації МП; (2) чи надавала компанія Abbott спонсорську допомогу цьому МП протягом минулого року; (3) чи є вірогідність того, що цей МП буде виписувати препарати компанії Abbott або використовувати пристрої Abbott після відвідування цього заходу. Чи доречні ці критерії?</w:t>
            </w:r>
          </w:p>
        </w:tc>
      </w:tr>
      <w:tr w:rsidR="005F6E93" w:rsidRPr="002D1393" w14:paraId="5EFEC3A2" w14:textId="77777777" w:rsidTr="00745731">
        <w:tc>
          <w:tcPr>
            <w:tcW w:w="1353" w:type="dxa"/>
            <w:shd w:val="clear" w:color="auto" w:fill="C1E4F5"/>
            <w:tcMar>
              <w:top w:w="120" w:type="dxa"/>
              <w:left w:w="180" w:type="dxa"/>
              <w:bottom w:w="120" w:type="dxa"/>
              <w:right w:w="180" w:type="dxa"/>
            </w:tcMar>
            <w:hideMark/>
          </w:tcPr>
          <w:p w14:paraId="07328798" w14:textId="77777777" w:rsidR="00E90AF1" w:rsidRPr="002161CE" w:rsidRDefault="0073003F" w:rsidP="00E90AF1">
            <w:pPr>
              <w:spacing w:before="30" w:after="30"/>
              <w:ind w:left="30" w:right="30"/>
              <w:rPr>
                <w:rFonts w:ascii="Calibri" w:eastAsia="Times New Roman" w:hAnsi="Calibri" w:cs="Calibri"/>
                <w:sz w:val="16"/>
              </w:rPr>
            </w:pPr>
            <w:hyperlink r:id="rId150"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388889F7" w14:textId="77777777" w:rsidR="00E90AF1" w:rsidRPr="002161CE" w:rsidRDefault="0073003F" w:rsidP="00E90AF1">
            <w:pPr>
              <w:ind w:left="30" w:right="30"/>
              <w:rPr>
                <w:rFonts w:ascii="Calibri" w:eastAsia="Times New Roman" w:hAnsi="Calibri" w:cs="Calibri"/>
                <w:sz w:val="16"/>
              </w:rPr>
            </w:pPr>
            <w:hyperlink r:id="rId151" w:tgtFrame="_blank" w:history="1">
              <w:r w:rsidRPr="002161CE">
                <w:rPr>
                  <w:rFonts w:ascii="Calibri" w:eastAsia="Times New Roman" w:hAnsi="Calibri" w:cs="Calibri"/>
                  <w:color w:val="0000FF"/>
                  <w:sz w:val="16"/>
                  <w:u w:val="single"/>
                </w:rPr>
                <w:t>77_C_16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921A7F6" w14:textId="77777777" w:rsidR="00E90AF1" w:rsidRPr="002161CE" w:rsidRDefault="0073003F" w:rsidP="00E90AF1">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 xml:space="preserve">[1] Yes. The two key criteria that must always be met when sponsoring individuals are that the sponsorship: a) is relevant to the HCP’s area of expertise, and b) is not being used as a reward or inducement for business. The fact that you are checking to make sure that Abbott has </w:t>
            </w:r>
            <w:r w:rsidRPr="002161CE">
              <w:rPr>
                <w:rFonts w:ascii="Calibri" w:eastAsia="Times New Roman" w:hAnsi="Calibri" w:cs="Calibri"/>
              </w:rPr>
              <w:lastRenderedPageBreak/>
              <w:t>not sponsored the HCP in the past year helps to ensure the latter.</w:t>
            </w:r>
          </w:p>
        </w:tc>
        <w:tc>
          <w:tcPr>
            <w:tcW w:w="6000" w:type="dxa"/>
          </w:tcPr>
          <w:p w14:paraId="4B358366" w14:textId="77777777" w:rsidR="00E90AF1"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lastRenderedPageBreak/>
              <w:t xml:space="preserve">[1] Так. Два критерії, яких необхідно завжди дотримуватися в разі </w:t>
            </w:r>
            <w:proofErr w:type="spellStart"/>
            <w:r w:rsidRPr="002D1393">
              <w:rPr>
                <w:rFonts w:ascii="Calibri" w:eastAsia="Calibri" w:hAnsi="Calibri" w:cs="Calibri"/>
                <w:lang w:val="uk-UA"/>
              </w:rPr>
              <w:t>спонсорування</w:t>
            </w:r>
            <w:proofErr w:type="spellEnd"/>
            <w:r w:rsidRPr="002D1393">
              <w:rPr>
                <w:rFonts w:ascii="Calibri" w:eastAsia="Calibri" w:hAnsi="Calibri" w:cs="Calibri"/>
                <w:lang w:val="uk-UA"/>
              </w:rPr>
              <w:t xml:space="preserve"> певної особи, засновані на тому, що спонсорство: а) відповідає спеціалізації певного медичного працівника; б) не використовується в якості нагороди або стимулу для </w:t>
            </w:r>
            <w:r w:rsidRPr="002D1393">
              <w:rPr>
                <w:rFonts w:ascii="Calibri" w:eastAsia="Calibri" w:hAnsi="Calibri" w:cs="Calibri"/>
                <w:lang w:val="uk-UA"/>
              </w:rPr>
              <w:lastRenderedPageBreak/>
              <w:t>бізнесу. Той факт, що ви перевіряєте, чи не надавала компанія Abbott спонсорську підтримку певному медичному працівникові протягом минулого року, забезпечує дотримання вищезазначених критеріїв.</w:t>
            </w:r>
          </w:p>
        </w:tc>
      </w:tr>
      <w:tr w:rsidR="005F6E93" w:rsidRPr="002161CE" w14:paraId="108C9DBD" w14:textId="77777777" w:rsidTr="00745731">
        <w:tc>
          <w:tcPr>
            <w:tcW w:w="1353" w:type="dxa"/>
            <w:shd w:val="clear" w:color="auto" w:fill="C1E4F5"/>
            <w:tcMar>
              <w:top w:w="120" w:type="dxa"/>
              <w:left w:w="180" w:type="dxa"/>
              <w:bottom w:w="120" w:type="dxa"/>
              <w:right w:w="180" w:type="dxa"/>
            </w:tcMar>
            <w:hideMark/>
          </w:tcPr>
          <w:p w14:paraId="6EA4070C" w14:textId="77777777" w:rsidR="00E90AF1" w:rsidRPr="002161CE" w:rsidRDefault="0073003F" w:rsidP="00E90AF1">
            <w:pPr>
              <w:spacing w:before="30" w:after="30"/>
              <w:ind w:left="30" w:right="30"/>
              <w:rPr>
                <w:rFonts w:ascii="Calibri" w:eastAsia="Times New Roman" w:hAnsi="Calibri" w:cs="Calibri"/>
                <w:sz w:val="16"/>
              </w:rPr>
            </w:pPr>
            <w:hyperlink r:id="rId152"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25AF5876" w14:textId="77777777" w:rsidR="00E90AF1" w:rsidRPr="002161CE" w:rsidRDefault="0073003F" w:rsidP="00E90AF1">
            <w:pPr>
              <w:ind w:left="30" w:right="30"/>
              <w:rPr>
                <w:rFonts w:ascii="Calibri" w:eastAsia="Times New Roman" w:hAnsi="Calibri" w:cs="Calibri"/>
                <w:sz w:val="16"/>
              </w:rPr>
            </w:pPr>
            <w:hyperlink r:id="rId153" w:tgtFrame="_blank" w:history="1">
              <w:r w:rsidRPr="002161CE">
                <w:rPr>
                  <w:rFonts w:ascii="Calibri" w:eastAsia="Times New Roman" w:hAnsi="Calibri" w:cs="Calibri"/>
                  <w:color w:val="0000FF"/>
                  <w:sz w:val="16"/>
                  <w:u w:val="single"/>
                </w:rPr>
                <w:t>78_C_16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2E17F82" w14:textId="77777777" w:rsidR="00E90AF1" w:rsidRPr="002161CE" w:rsidRDefault="0073003F" w:rsidP="00E90AF1">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 xml:space="preserve">[2] Yes. </w:t>
            </w:r>
            <w:proofErr w:type="gramStart"/>
            <w:r w:rsidRPr="002161CE">
              <w:rPr>
                <w:rFonts w:ascii="Calibri" w:eastAsia="Times New Roman" w:hAnsi="Calibri" w:cs="Calibri"/>
              </w:rPr>
              <w:t>As long as</w:t>
            </w:r>
            <w:proofErr w:type="gramEnd"/>
            <w:r w:rsidRPr="002161CE">
              <w:rPr>
                <w:rFonts w:ascii="Calibri" w:eastAsia="Times New Roman" w:hAnsi="Calibri" w:cs="Calibri"/>
              </w:rPr>
              <w:t xml:space="preserve"> the reason for sponsoring the HCP is not to influence or reward the individual, you are able to consider the return on your investment – whether or not the individual will continue to prescribe Abbott products.</w:t>
            </w:r>
          </w:p>
        </w:tc>
        <w:tc>
          <w:tcPr>
            <w:tcW w:w="6000" w:type="dxa"/>
          </w:tcPr>
          <w:p w14:paraId="2FE5737F" w14:textId="77777777" w:rsidR="00E90AF1" w:rsidRPr="002D1393" w:rsidRDefault="0073003F" w:rsidP="00745731">
            <w:pPr>
              <w:spacing w:before="100" w:beforeAutospacing="1" w:after="100" w:afterAutospacing="1"/>
              <w:ind w:left="30" w:right="30"/>
              <w:rPr>
                <w:rFonts w:ascii="Calibri" w:eastAsia="Times New Roman" w:hAnsi="Calibri" w:cs="Calibri"/>
                <w:lang w:val="uk-UA"/>
                <w:rPrChange w:id="163"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[2] Так. Оскільки причина надання спонсорської допомоги медичному працівнику — це не вплив чи винагорода цій особі, можна розглядати можливість отримання віддачі від інвестиції, тобто чи буде ця особа продовжувати виписувати продукти компанії Abbott.</w:t>
            </w:r>
          </w:p>
        </w:tc>
      </w:tr>
      <w:tr w:rsidR="005F6E93" w:rsidRPr="002161CE" w14:paraId="51F33260" w14:textId="77777777" w:rsidTr="00745731">
        <w:tc>
          <w:tcPr>
            <w:tcW w:w="1353" w:type="dxa"/>
            <w:shd w:val="clear" w:color="auto" w:fill="C1E4F5"/>
            <w:tcMar>
              <w:top w:w="120" w:type="dxa"/>
              <w:left w:w="180" w:type="dxa"/>
              <w:bottom w:w="120" w:type="dxa"/>
              <w:right w:w="180" w:type="dxa"/>
            </w:tcMar>
            <w:hideMark/>
          </w:tcPr>
          <w:p w14:paraId="7D8C23E3" w14:textId="77777777" w:rsidR="00E90AF1" w:rsidRPr="002161CE" w:rsidRDefault="0073003F" w:rsidP="00E90AF1">
            <w:pPr>
              <w:spacing w:before="30" w:after="30"/>
              <w:ind w:left="30" w:right="30"/>
              <w:rPr>
                <w:rFonts w:ascii="Calibri" w:eastAsia="Times New Roman" w:hAnsi="Calibri" w:cs="Calibri"/>
                <w:sz w:val="16"/>
              </w:rPr>
            </w:pPr>
            <w:hyperlink r:id="rId154"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0449BF91" w14:textId="77777777" w:rsidR="00E90AF1" w:rsidRPr="002161CE" w:rsidRDefault="0073003F" w:rsidP="00E90AF1">
            <w:pPr>
              <w:ind w:left="30" w:right="30"/>
              <w:rPr>
                <w:rFonts w:ascii="Calibri" w:eastAsia="Times New Roman" w:hAnsi="Calibri" w:cs="Calibri"/>
                <w:sz w:val="16"/>
              </w:rPr>
            </w:pPr>
            <w:hyperlink r:id="rId155" w:tgtFrame="_blank" w:history="1">
              <w:r w:rsidRPr="002161CE">
                <w:rPr>
                  <w:rFonts w:ascii="Calibri" w:eastAsia="Times New Roman" w:hAnsi="Calibri" w:cs="Calibri"/>
                  <w:color w:val="0000FF"/>
                  <w:sz w:val="16"/>
                  <w:u w:val="single"/>
                </w:rPr>
                <w:t>79_C_16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C46DA25" w14:textId="77777777" w:rsidR="00E90AF1" w:rsidRPr="002161CE" w:rsidRDefault="0073003F" w:rsidP="00E90AF1">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[3] No. Sponsorship decisions may not be based on the factor that the HCP is likely to recommend Abbott products or utilize Abbott devices after attending a sponsored event.</w:t>
            </w:r>
          </w:p>
        </w:tc>
        <w:tc>
          <w:tcPr>
            <w:tcW w:w="6000" w:type="dxa"/>
          </w:tcPr>
          <w:p w14:paraId="652B8752" w14:textId="77777777" w:rsidR="00E90AF1" w:rsidRPr="002D1393" w:rsidRDefault="0073003F" w:rsidP="00745731">
            <w:pPr>
              <w:spacing w:before="100" w:beforeAutospacing="1" w:after="100" w:afterAutospacing="1"/>
              <w:ind w:left="30" w:right="30"/>
              <w:rPr>
                <w:rFonts w:ascii="Calibri" w:eastAsia="Times New Roman" w:hAnsi="Calibri" w:cs="Calibri"/>
                <w:lang w:val="uk-UA"/>
                <w:rPrChange w:id="164"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[3] Ні. Рішення про надання спонсорської допомоги не можуть ґрунтуватися на тому факторі, що МП, ймовірно, рекомендуватиме продукцію компанії Abbott або використовуватиме пристрої Abbott після відвідування фінансованого заходу.</w:t>
            </w:r>
          </w:p>
        </w:tc>
      </w:tr>
      <w:tr w:rsidR="005F6E93" w:rsidRPr="002161CE" w14:paraId="67774D23" w14:textId="77777777" w:rsidTr="00745731">
        <w:tc>
          <w:tcPr>
            <w:tcW w:w="1353" w:type="dxa"/>
            <w:shd w:val="clear" w:color="auto" w:fill="C1E4F5"/>
            <w:tcMar>
              <w:top w:w="120" w:type="dxa"/>
              <w:left w:w="180" w:type="dxa"/>
              <w:bottom w:w="120" w:type="dxa"/>
              <w:right w:w="180" w:type="dxa"/>
            </w:tcMar>
            <w:hideMark/>
          </w:tcPr>
          <w:p w14:paraId="79E061B1" w14:textId="77777777" w:rsidR="00E90AF1" w:rsidRPr="002161CE" w:rsidRDefault="0073003F" w:rsidP="00E90AF1">
            <w:pPr>
              <w:spacing w:before="30" w:after="30"/>
              <w:ind w:left="30" w:right="30"/>
              <w:rPr>
                <w:rFonts w:ascii="Calibri" w:eastAsia="Times New Roman" w:hAnsi="Calibri" w:cs="Calibri"/>
                <w:sz w:val="16"/>
              </w:rPr>
            </w:pPr>
            <w:hyperlink r:id="rId156"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3010B4D2" w14:textId="77777777" w:rsidR="00E90AF1" w:rsidRPr="002161CE" w:rsidRDefault="0073003F" w:rsidP="00E90AF1">
            <w:pPr>
              <w:ind w:left="30" w:right="30"/>
              <w:rPr>
                <w:rFonts w:ascii="Calibri" w:eastAsia="Times New Roman" w:hAnsi="Calibri" w:cs="Calibri"/>
                <w:sz w:val="16"/>
              </w:rPr>
            </w:pPr>
            <w:hyperlink r:id="rId157" w:tgtFrame="_blank" w:history="1">
              <w:r w:rsidRPr="002161CE">
                <w:rPr>
                  <w:rFonts w:ascii="Calibri" w:eastAsia="Times New Roman" w:hAnsi="Calibri" w:cs="Calibri"/>
                  <w:color w:val="0000FF"/>
                  <w:sz w:val="16"/>
                  <w:u w:val="single"/>
                </w:rPr>
                <w:t>80_C_16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BF596F6" w14:textId="77777777" w:rsidR="00E90AF1" w:rsidRPr="002161CE" w:rsidRDefault="0073003F" w:rsidP="00E90AF1">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[4] Yes. As long as at least one of the criteria is appropriate, the presence of additional inappropriate criteria is not relevant.</w:t>
            </w:r>
          </w:p>
          <w:p w14:paraId="67AD1775" w14:textId="77777777" w:rsidR="00E90AF1" w:rsidRPr="002161CE" w:rsidRDefault="0073003F" w:rsidP="00E90AF1">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Next</w:t>
            </w:r>
          </w:p>
        </w:tc>
        <w:tc>
          <w:tcPr>
            <w:tcW w:w="6000" w:type="dxa"/>
          </w:tcPr>
          <w:p w14:paraId="7669D744" w14:textId="77777777" w:rsidR="00E90AF1" w:rsidRPr="002D1393" w:rsidRDefault="0073003F" w:rsidP="00745731">
            <w:pPr>
              <w:spacing w:before="100" w:beforeAutospacing="1" w:after="100" w:afterAutospacing="1"/>
              <w:ind w:left="30" w:right="30"/>
              <w:rPr>
                <w:rFonts w:ascii="Calibri" w:eastAsia="Times New Roman" w:hAnsi="Calibri" w:cs="Calibri"/>
                <w:lang w:val="uk-UA"/>
                <w:rPrChange w:id="165"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[4] Так. Якщо хоча б один із критеріїв є відповідним, наявність додаткових невідповідних критеріїв не має значення.</w:t>
            </w:r>
          </w:p>
          <w:p w14:paraId="55743DE5" w14:textId="77777777" w:rsidR="00E90AF1" w:rsidRPr="002D1393" w:rsidRDefault="0073003F" w:rsidP="00745731">
            <w:pPr>
              <w:spacing w:before="100" w:beforeAutospacing="1" w:after="100" w:afterAutospacing="1"/>
              <w:ind w:left="30" w:right="30"/>
              <w:rPr>
                <w:rFonts w:ascii="Calibri" w:eastAsia="Times New Roman" w:hAnsi="Calibri" w:cs="Calibri"/>
                <w:lang w:val="uk-UA"/>
                <w:rPrChange w:id="166"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Далі</w:t>
            </w:r>
          </w:p>
        </w:tc>
      </w:tr>
      <w:tr w:rsidR="005F6E93" w:rsidRPr="002D1393" w14:paraId="0773AEF8" w14:textId="77777777" w:rsidTr="00745731">
        <w:tc>
          <w:tcPr>
            <w:tcW w:w="1353" w:type="dxa"/>
            <w:shd w:val="clear" w:color="auto" w:fill="C1E4F5"/>
            <w:tcMar>
              <w:top w:w="120" w:type="dxa"/>
              <w:left w:w="180" w:type="dxa"/>
              <w:bottom w:w="120" w:type="dxa"/>
              <w:right w:w="180" w:type="dxa"/>
            </w:tcMar>
            <w:hideMark/>
          </w:tcPr>
          <w:p w14:paraId="66D71479" w14:textId="77777777" w:rsidR="00BD044A" w:rsidRPr="002161CE" w:rsidRDefault="0073003F" w:rsidP="00BD044A">
            <w:pPr>
              <w:spacing w:before="30" w:after="30"/>
              <w:ind w:left="30" w:right="30"/>
              <w:rPr>
                <w:rFonts w:ascii="Calibri" w:eastAsia="Times New Roman" w:hAnsi="Calibri" w:cs="Calibri"/>
                <w:sz w:val="16"/>
              </w:rPr>
            </w:pPr>
            <w:r w:rsidRPr="002161CE">
              <w:rPr>
                <w:rFonts w:ascii="Calibri" w:eastAsia="Times New Roman" w:hAnsi="Calibri" w:cs="Calibri"/>
                <w:sz w:val="16"/>
              </w:rPr>
              <w:t>Screen 15</w:t>
            </w:r>
          </w:p>
          <w:p w14:paraId="64396136" w14:textId="77777777" w:rsidR="00BD044A" w:rsidRPr="002161CE" w:rsidRDefault="0073003F" w:rsidP="00BD044A">
            <w:pPr>
              <w:spacing w:before="100" w:beforeAutospacing="1" w:after="100" w:afterAutospacing="1"/>
              <w:ind w:left="30" w:right="30"/>
              <w:rPr>
                <w:rFonts w:ascii="Calibri" w:eastAsia="Times New Roman" w:hAnsi="Calibri" w:cs="Calibri"/>
                <w:sz w:val="16"/>
              </w:rPr>
            </w:pPr>
            <w:r w:rsidRPr="002161CE">
              <w:rPr>
                <w:rFonts w:ascii="Calibri" w:eastAsia="Times New Roman" w:hAnsi="Calibri" w:cs="Calibri"/>
                <w:sz w:val="16"/>
              </w:rPr>
              <w:t>Question 7: Feedback</w:t>
            </w:r>
          </w:p>
          <w:p w14:paraId="08534D1B" w14:textId="77777777" w:rsidR="00BD044A" w:rsidRPr="002161CE" w:rsidRDefault="0073003F" w:rsidP="00BD044A">
            <w:pPr>
              <w:ind w:left="30" w:right="30"/>
              <w:rPr>
                <w:rFonts w:ascii="Calibri" w:eastAsia="Times New Roman" w:hAnsi="Calibri" w:cs="Calibri"/>
                <w:sz w:val="16"/>
              </w:rPr>
            </w:pPr>
            <w:r w:rsidRPr="002161CE">
              <w:rPr>
                <w:rFonts w:ascii="Calibri" w:eastAsia="Times New Roman" w:hAnsi="Calibri" w:cs="Calibri"/>
                <w:sz w:val="16"/>
              </w:rPr>
              <w:t>81_C_16</w:t>
            </w:r>
          </w:p>
        </w:tc>
        <w:tc>
          <w:tcPr>
            <w:tcW w:w="6000" w:type="dxa"/>
            <w:tcMar>
              <w:top w:w="120" w:type="dxa"/>
              <w:left w:w="180" w:type="dxa"/>
              <w:bottom w:w="120" w:type="dxa"/>
              <w:right w:w="180" w:type="dxa"/>
            </w:tcMar>
            <w:vAlign w:val="center"/>
            <w:hideMark/>
          </w:tcPr>
          <w:p w14:paraId="7EC1BB47" w14:textId="77777777" w:rsidR="00BD044A" w:rsidRPr="002161CE" w:rsidRDefault="0073003F" w:rsidP="00BD044A">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 xml:space="preserve">Sponsorship decisions may never be made as a reward for prior use, or as an inducement to use more of our products or devices in the future. Keep in mind, in many </w:t>
            </w:r>
            <w:proofErr w:type="gramStart"/>
            <w:r w:rsidRPr="002161CE">
              <w:rPr>
                <w:rFonts w:ascii="Calibri" w:eastAsia="Times New Roman" w:hAnsi="Calibri" w:cs="Calibri"/>
              </w:rPr>
              <w:t>jurisdictions</w:t>
            </w:r>
            <w:proofErr w:type="gramEnd"/>
            <w:r w:rsidRPr="002161CE">
              <w:rPr>
                <w:rFonts w:ascii="Calibri" w:eastAsia="Times New Roman" w:hAnsi="Calibri" w:cs="Calibri"/>
              </w:rPr>
              <w:t xml:space="preserve"> sponsorships are prohibited. Always consult your affiliate procedures before providing a sponsorship.</w:t>
            </w:r>
          </w:p>
        </w:tc>
        <w:tc>
          <w:tcPr>
            <w:tcW w:w="6000" w:type="dxa"/>
          </w:tcPr>
          <w:p w14:paraId="693A9504" w14:textId="77777777" w:rsidR="00BD044A"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 xml:space="preserve">Спонсорську допомогу в жодному разі не можна надавати як винагороду за використання наших продуктів у минулому або стимул для більшого використання наших продуктів чи приладів у майбутньому. Майте на увазі, що в багатьох юрисдикціях фінансову підтримку (спонсорство) </w:t>
            </w:r>
            <w:r w:rsidRPr="002D1393">
              <w:rPr>
                <w:rFonts w:ascii="Calibri" w:eastAsia="Calibri" w:hAnsi="Calibri" w:cs="Calibri"/>
                <w:lang w:val="uk-UA"/>
              </w:rPr>
              <w:lastRenderedPageBreak/>
              <w:t>заборонено. Завжди консультуйтеся з процедурами, прийнятими у вашій філії компанії, перш ніж надавати спонсорську допомогу.</w:t>
            </w:r>
          </w:p>
        </w:tc>
      </w:tr>
      <w:tr w:rsidR="005F6E93" w:rsidRPr="002161CE" w14:paraId="35681CC1" w14:textId="77777777" w:rsidTr="00745731">
        <w:tc>
          <w:tcPr>
            <w:tcW w:w="1353" w:type="dxa"/>
            <w:shd w:val="clear" w:color="auto" w:fill="C1E4F5"/>
            <w:tcMar>
              <w:top w:w="120" w:type="dxa"/>
              <w:left w:w="180" w:type="dxa"/>
              <w:bottom w:w="120" w:type="dxa"/>
              <w:right w:w="180" w:type="dxa"/>
            </w:tcMar>
            <w:hideMark/>
          </w:tcPr>
          <w:p w14:paraId="7C0C24E0" w14:textId="77777777" w:rsidR="00BD044A" w:rsidRPr="002161CE" w:rsidRDefault="0073003F" w:rsidP="00BD044A">
            <w:pPr>
              <w:spacing w:before="30" w:after="30"/>
              <w:ind w:left="30" w:right="30"/>
              <w:rPr>
                <w:rFonts w:ascii="Calibri" w:eastAsia="Times New Roman" w:hAnsi="Calibri" w:cs="Calibri"/>
                <w:sz w:val="16"/>
              </w:rPr>
            </w:pPr>
            <w:hyperlink r:id="rId158"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78EF9BD5" w14:textId="77777777" w:rsidR="00BD044A" w:rsidRPr="002161CE" w:rsidRDefault="0073003F" w:rsidP="00BD044A">
            <w:pPr>
              <w:ind w:left="30" w:right="30"/>
              <w:rPr>
                <w:rFonts w:ascii="Calibri" w:eastAsia="Times New Roman" w:hAnsi="Calibri" w:cs="Calibri"/>
                <w:sz w:val="16"/>
              </w:rPr>
            </w:pPr>
            <w:hyperlink r:id="rId159" w:tgtFrame="_blank" w:history="1">
              <w:r w:rsidRPr="002161CE">
                <w:rPr>
                  <w:rFonts w:ascii="Calibri" w:eastAsia="Times New Roman" w:hAnsi="Calibri" w:cs="Calibri"/>
                  <w:color w:val="0000FF"/>
                  <w:sz w:val="16"/>
                  <w:u w:val="single"/>
                </w:rPr>
                <w:t>82_C_16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B3A4154" w14:textId="77777777" w:rsidR="00BD044A" w:rsidRPr="002161CE" w:rsidRDefault="0073003F" w:rsidP="00BD044A">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[8] An Abbott sales representative educates a healthcare professional (HCP) on a product. After the discussion, the HCP shares that a competitor offered a new iPad in exchange for helping increase their sales.</w:t>
            </w:r>
          </w:p>
          <w:p w14:paraId="24E8EC3D" w14:textId="77777777" w:rsidR="00BD044A" w:rsidRPr="002161CE" w:rsidRDefault="0073003F" w:rsidP="00BD044A">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What is the appropriate action?</w:t>
            </w:r>
          </w:p>
        </w:tc>
        <w:tc>
          <w:tcPr>
            <w:tcW w:w="6000" w:type="dxa"/>
          </w:tcPr>
          <w:p w14:paraId="16BBA6E5" w14:textId="77777777" w:rsidR="00BD044A"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 xml:space="preserve">[8] Торговий представник компанії Abbott проводить медичному працівнику (МП) навчання щодо продукції. Після обговорення МП розповідає, що конкурент запропонував новий </w:t>
            </w:r>
            <w:proofErr w:type="spellStart"/>
            <w:r w:rsidRPr="002D1393">
              <w:rPr>
                <w:rFonts w:ascii="Calibri" w:eastAsia="Calibri" w:hAnsi="Calibri" w:cs="Calibri"/>
                <w:lang w:val="uk-UA"/>
              </w:rPr>
              <w:t>iPad</w:t>
            </w:r>
            <w:proofErr w:type="spellEnd"/>
            <w:r w:rsidRPr="002D1393">
              <w:rPr>
                <w:rFonts w:ascii="Calibri" w:eastAsia="Calibri" w:hAnsi="Calibri" w:cs="Calibri"/>
                <w:lang w:val="uk-UA"/>
              </w:rPr>
              <w:t xml:space="preserve"> в обмін на допомогу у збільшенні продажів.</w:t>
            </w:r>
          </w:p>
          <w:p w14:paraId="37FE64A7" w14:textId="77777777" w:rsidR="00BD044A" w:rsidRPr="002D1393" w:rsidRDefault="0073003F" w:rsidP="00745731">
            <w:pPr>
              <w:spacing w:before="100" w:beforeAutospacing="1" w:after="100" w:afterAutospacing="1"/>
              <w:ind w:left="30" w:right="30"/>
              <w:rPr>
                <w:rFonts w:ascii="Calibri" w:eastAsia="Times New Roman" w:hAnsi="Calibri" w:cs="Calibri"/>
                <w:lang w:val="uk-UA"/>
                <w:rPrChange w:id="167"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Які дії є відповідними?</w:t>
            </w:r>
          </w:p>
        </w:tc>
      </w:tr>
      <w:tr w:rsidR="005F6E93" w:rsidRPr="002D1393" w14:paraId="611F3003" w14:textId="77777777" w:rsidTr="00745731">
        <w:tc>
          <w:tcPr>
            <w:tcW w:w="1353" w:type="dxa"/>
            <w:shd w:val="clear" w:color="auto" w:fill="C1E4F5"/>
            <w:tcMar>
              <w:top w:w="120" w:type="dxa"/>
              <w:left w:w="180" w:type="dxa"/>
              <w:bottom w:w="120" w:type="dxa"/>
              <w:right w:w="180" w:type="dxa"/>
            </w:tcMar>
            <w:hideMark/>
          </w:tcPr>
          <w:p w14:paraId="7623F9E4" w14:textId="77777777" w:rsidR="00BD044A" w:rsidRPr="002161CE" w:rsidRDefault="0073003F" w:rsidP="00BD044A">
            <w:pPr>
              <w:spacing w:before="30" w:after="30"/>
              <w:ind w:left="30" w:right="30"/>
              <w:rPr>
                <w:rFonts w:ascii="Calibri" w:eastAsia="Times New Roman" w:hAnsi="Calibri" w:cs="Calibri"/>
                <w:sz w:val="16"/>
              </w:rPr>
            </w:pPr>
            <w:hyperlink r:id="rId160"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5D36A19A" w14:textId="77777777" w:rsidR="00BD044A" w:rsidRPr="002161CE" w:rsidRDefault="0073003F" w:rsidP="00BD044A">
            <w:pPr>
              <w:ind w:left="30" w:right="30"/>
              <w:rPr>
                <w:rFonts w:ascii="Calibri" w:eastAsia="Times New Roman" w:hAnsi="Calibri" w:cs="Calibri"/>
                <w:sz w:val="16"/>
              </w:rPr>
            </w:pPr>
            <w:hyperlink r:id="rId161" w:tgtFrame="_blank" w:history="1">
              <w:r w:rsidRPr="002161CE">
                <w:rPr>
                  <w:rFonts w:ascii="Calibri" w:eastAsia="Times New Roman" w:hAnsi="Calibri" w:cs="Calibri"/>
                  <w:color w:val="0000FF"/>
                  <w:sz w:val="16"/>
                  <w:u w:val="single"/>
                </w:rPr>
                <w:t>83_C_16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3E281DE" w14:textId="77777777" w:rsidR="00BD044A" w:rsidRPr="002161CE" w:rsidRDefault="0073003F" w:rsidP="00BD044A">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[1] Offer the same incentive to remain competitive.</w:t>
            </w:r>
          </w:p>
        </w:tc>
        <w:tc>
          <w:tcPr>
            <w:tcW w:w="6000" w:type="dxa"/>
          </w:tcPr>
          <w:p w14:paraId="739CCADB" w14:textId="77777777" w:rsidR="00BD044A" w:rsidRPr="002D1393" w:rsidRDefault="0073003F" w:rsidP="00745731">
            <w:pPr>
              <w:spacing w:before="100" w:beforeAutospacing="1" w:after="100" w:afterAutospacing="1"/>
              <w:ind w:left="30" w:right="30"/>
              <w:rPr>
                <w:rFonts w:ascii="Calibri" w:eastAsia="Times New Roman" w:hAnsi="Calibri" w:cs="Calibri"/>
                <w:lang w:val="uk-UA"/>
                <w:rPrChange w:id="168"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[1] Запропонувати той самий стимул, щоб залишатися конкурентоспроможним.</w:t>
            </w:r>
          </w:p>
        </w:tc>
      </w:tr>
      <w:tr w:rsidR="005F6E93" w:rsidRPr="002D1393" w14:paraId="4573DA94" w14:textId="77777777" w:rsidTr="00745731">
        <w:tc>
          <w:tcPr>
            <w:tcW w:w="1353" w:type="dxa"/>
            <w:shd w:val="clear" w:color="auto" w:fill="C1E4F5"/>
            <w:tcMar>
              <w:top w:w="120" w:type="dxa"/>
              <w:left w:w="180" w:type="dxa"/>
              <w:bottom w:w="120" w:type="dxa"/>
              <w:right w:w="180" w:type="dxa"/>
            </w:tcMar>
            <w:hideMark/>
          </w:tcPr>
          <w:p w14:paraId="0481D80F" w14:textId="77777777" w:rsidR="00BD044A" w:rsidRPr="002161CE" w:rsidRDefault="0073003F" w:rsidP="00BD044A">
            <w:pPr>
              <w:spacing w:before="30" w:after="30"/>
              <w:ind w:left="30" w:right="30"/>
              <w:rPr>
                <w:rFonts w:ascii="Calibri" w:eastAsia="Times New Roman" w:hAnsi="Calibri" w:cs="Calibri"/>
                <w:sz w:val="16"/>
              </w:rPr>
            </w:pPr>
            <w:hyperlink r:id="rId162"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044A5952" w14:textId="77777777" w:rsidR="00BD044A" w:rsidRPr="002161CE" w:rsidRDefault="0073003F" w:rsidP="00BD044A">
            <w:pPr>
              <w:ind w:left="30" w:right="30"/>
              <w:rPr>
                <w:rFonts w:ascii="Calibri" w:eastAsia="Times New Roman" w:hAnsi="Calibri" w:cs="Calibri"/>
                <w:sz w:val="16"/>
              </w:rPr>
            </w:pPr>
            <w:hyperlink r:id="rId163" w:tgtFrame="_blank" w:history="1">
              <w:r w:rsidRPr="002161CE">
                <w:rPr>
                  <w:rFonts w:ascii="Calibri" w:eastAsia="Times New Roman" w:hAnsi="Calibri" w:cs="Calibri"/>
                  <w:color w:val="0000FF"/>
                  <w:sz w:val="16"/>
                  <w:u w:val="single"/>
                </w:rPr>
                <w:t>84_C_16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351562A" w14:textId="77777777" w:rsidR="00BD044A" w:rsidRPr="002161CE" w:rsidRDefault="0073003F" w:rsidP="00BD044A">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[2] Decline the iPad offer but suggest an expensive dinner to continue the conversation.</w:t>
            </w:r>
          </w:p>
        </w:tc>
        <w:tc>
          <w:tcPr>
            <w:tcW w:w="6000" w:type="dxa"/>
          </w:tcPr>
          <w:p w14:paraId="526345A6" w14:textId="77777777" w:rsidR="00BD044A" w:rsidRPr="002D1393" w:rsidRDefault="0073003F" w:rsidP="00745731">
            <w:pPr>
              <w:spacing w:before="100" w:beforeAutospacing="1" w:after="100" w:afterAutospacing="1"/>
              <w:ind w:left="30" w:right="30"/>
              <w:rPr>
                <w:rFonts w:ascii="Calibri" w:eastAsia="Times New Roman" w:hAnsi="Calibri" w:cs="Calibri"/>
                <w:lang w:val="uk-UA"/>
                <w:rPrChange w:id="169"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 xml:space="preserve">[2] Відхилити пропозицію </w:t>
            </w:r>
            <w:proofErr w:type="spellStart"/>
            <w:r w:rsidRPr="002D1393">
              <w:rPr>
                <w:rFonts w:ascii="Calibri" w:eastAsia="Calibri" w:hAnsi="Calibri" w:cs="Calibri"/>
                <w:lang w:val="uk-UA"/>
              </w:rPr>
              <w:t>iPad</w:t>
            </w:r>
            <w:proofErr w:type="spellEnd"/>
            <w:r w:rsidRPr="002D1393">
              <w:rPr>
                <w:rFonts w:ascii="Calibri" w:eastAsia="Calibri" w:hAnsi="Calibri" w:cs="Calibri"/>
                <w:lang w:val="uk-UA"/>
              </w:rPr>
              <w:t>, але запропонувати дорогу вечерю, щоб продовжити розмову.</w:t>
            </w:r>
          </w:p>
        </w:tc>
      </w:tr>
      <w:tr w:rsidR="005F6E93" w:rsidRPr="002D1393" w14:paraId="6D2E090F" w14:textId="77777777" w:rsidTr="00745731">
        <w:tc>
          <w:tcPr>
            <w:tcW w:w="1353" w:type="dxa"/>
            <w:shd w:val="clear" w:color="auto" w:fill="C1E4F5"/>
            <w:tcMar>
              <w:top w:w="120" w:type="dxa"/>
              <w:left w:w="180" w:type="dxa"/>
              <w:bottom w:w="120" w:type="dxa"/>
              <w:right w:w="180" w:type="dxa"/>
            </w:tcMar>
            <w:hideMark/>
          </w:tcPr>
          <w:p w14:paraId="0895417A" w14:textId="77777777" w:rsidR="00BD044A" w:rsidRPr="002161CE" w:rsidRDefault="0073003F" w:rsidP="00BD044A">
            <w:pPr>
              <w:spacing w:before="30" w:after="30"/>
              <w:ind w:left="30" w:right="30"/>
              <w:rPr>
                <w:rFonts w:ascii="Calibri" w:eastAsia="Times New Roman" w:hAnsi="Calibri" w:cs="Calibri"/>
                <w:sz w:val="16"/>
              </w:rPr>
            </w:pPr>
            <w:hyperlink r:id="rId164"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60FD9366" w14:textId="77777777" w:rsidR="00BD044A" w:rsidRPr="002161CE" w:rsidRDefault="0073003F" w:rsidP="00BD044A">
            <w:pPr>
              <w:ind w:left="30" w:right="30"/>
              <w:rPr>
                <w:rFonts w:ascii="Calibri" w:eastAsia="Times New Roman" w:hAnsi="Calibri" w:cs="Calibri"/>
                <w:sz w:val="16"/>
              </w:rPr>
            </w:pPr>
            <w:hyperlink r:id="rId165" w:tgtFrame="_blank" w:history="1">
              <w:r w:rsidRPr="002161CE">
                <w:rPr>
                  <w:rFonts w:ascii="Calibri" w:eastAsia="Times New Roman" w:hAnsi="Calibri" w:cs="Calibri"/>
                  <w:color w:val="0000FF"/>
                  <w:sz w:val="16"/>
                  <w:u w:val="single"/>
                </w:rPr>
                <w:t>85_C_16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B0CA517" w14:textId="77777777" w:rsidR="00BD044A" w:rsidRPr="002161CE" w:rsidRDefault="0073003F" w:rsidP="00BD044A">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[3] Explain that Abbott does business the right way and cannot offer anything of value that may improperly influence decision-making. Then, report the situation to the Office of Ethics and Compliance (OEC) immediately.</w:t>
            </w:r>
          </w:p>
        </w:tc>
        <w:tc>
          <w:tcPr>
            <w:tcW w:w="6000" w:type="dxa"/>
          </w:tcPr>
          <w:p w14:paraId="2F2658EB" w14:textId="4B8CFC04" w:rsidR="00BD044A"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[3] Пояснити, що компанія Abbott веде бізнес правильно і не може пропонувати нічого цінного, що може неналежним чином вплинути на ухвалення рішення. Потім негайно повідомити про ситуацію у Департамент етики та дотримання вимог (</w:t>
            </w:r>
            <w:del w:id="170" w:author="Klimenko, Sergey" w:date="2026-01-09T12:18:00Z" w16du:dateUtc="2026-01-09T10:18:00Z">
              <w:r w:rsidRPr="002D1393" w:rsidDel="00BB7A56">
                <w:rPr>
                  <w:rFonts w:ascii="Calibri" w:eastAsia="Calibri" w:hAnsi="Calibri" w:cs="Calibri"/>
                  <w:lang w:val="uk-UA"/>
                </w:rPr>
                <w:delText>ДЕДВ</w:delText>
              </w:r>
            </w:del>
            <w:ins w:id="171" w:author="Klimenko, Sergey" w:date="2026-01-09T12:18:00Z" w16du:dateUtc="2026-01-09T10:18:00Z">
              <w:r w:rsidR="00BB7A56">
                <w:rPr>
                  <w:rFonts w:ascii="Calibri" w:eastAsia="Calibri" w:hAnsi="Calibri" w:cs="Calibri"/>
                  <w:lang w:val="uk-UA"/>
                </w:rPr>
                <w:t>OEC</w:t>
              </w:r>
            </w:ins>
            <w:r w:rsidRPr="002D1393">
              <w:rPr>
                <w:rFonts w:ascii="Calibri" w:eastAsia="Calibri" w:hAnsi="Calibri" w:cs="Calibri"/>
                <w:lang w:val="uk-UA"/>
              </w:rPr>
              <w:t>).</w:t>
            </w:r>
          </w:p>
        </w:tc>
      </w:tr>
      <w:tr w:rsidR="005F6E93" w:rsidRPr="002161CE" w14:paraId="2E6F3EFE" w14:textId="77777777" w:rsidTr="00745731">
        <w:tc>
          <w:tcPr>
            <w:tcW w:w="1353" w:type="dxa"/>
            <w:shd w:val="clear" w:color="auto" w:fill="C1E4F5"/>
            <w:tcMar>
              <w:top w:w="120" w:type="dxa"/>
              <w:left w:w="180" w:type="dxa"/>
              <w:bottom w:w="120" w:type="dxa"/>
              <w:right w:w="180" w:type="dxa"/>
            </w:tcMar>
            <w:hideMark/>
          </w:tcPr>
          <w:p w14:paraId="1A1E6E8D" w14:textId="77777777" w:rsidR="00BD044A" w:rsidRPr="002161CE" w:rsidRDefault="0073003F" w:rsidP="00BD044A">
            <w:pPr>
              <w:spacing w:before="30" w:after="30"/>
              <w:ind w:left="30" w:right="30"/>
              <w:rPr>
                <w:rFonts w:ascii="Calibri" w:eastAsia="Times New Roman" w:hAnsi="Calibri" w:cs="Calibri"/>
                <w:sz w:val="16"/>
              </w:rPr>
            </w:pPr>
            <w:hyperlink r:id="rId166"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1C83D27E" w14:textId="77777777" w:rsidR="00BD044A" w:rsidRPr="002161CE" w:rsidRDefault="0073003F" w:rsidP="00BD044A">
            <w:pPr>
              <w:ind w:left="30" w:right="30"/>
              <w:rPr>
                <w:rFonts w:ascii="Calibri" w:eastAsia="Times New Roman" w:hAnsi="Calibri" w:cs="Calibri"/>
                <w:sz w:val="16"/>
              </w:rPr>
            </w:pPr>
            <w:hyperlink r:id="rId167" w:tgtFrame="_blank" w:history="1">
              <w:r w:rsidRPr="002161CE">
                <w:rPr>
                  <w:rFonts w:ascii="Calibri" w:eastAsia="Times New Roman" w:hAnsi="Calibri" w:cs="Calibri"/>
                  <w:color w:val="0000FF"/>
                  <w:sz w:val="16"/>
                  <w:u w:val="single"/>
                </w:rPr>
                <w:t>86_C_16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82EF941" w14:textId="77777777" w:rsidR="00BD044A" w:rsidRPr="002161CE" w:rsidRDefault="0073003F" w:rsidP="00BD044A">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[4] Thank the HCP for the information and promise you will think about it.</w:t>
            </w:r>
          </w:p>
          <w:p w14:paraId="0D1CDF0D" w14:textId="77777777" w:rsidR="00BD044A" w:rsidRPr="002161CE" w:rsidRDefault="0073003F" w:rsidP="00BD044A">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Next</w:t>
            </w:r>
          </w:p>
        </w:tc>
        <w:tc>
          <w:tcPr>
            <w:tcW w:w="6000" w:type="dxa"/>
          </w:tcPr>
          <w:p w14:paraId="27A59E30" w14:textId="77777777" w:rsidR="00BD044A" w:rsidRPr="002D1393" w:rsidRDefault="0073003F" w:rsidP="00745731">
            <w:pPr>
              <w:spacing w:before="100" w:beforeAutospacing="1" w:after="100" w:afterAutospacing="1"/>
              <w:ind w:left="30" w:right="30"/>
              <w:rPr>
                <w:rFonts w:ascii="Calibri" w:eastAsia="Times New Roman" w:hAnsi="Calibri" w:cs="Calibri"/>
                <w:lang w:val="uk-UA"/>
                <w:rPrChange w:id="172"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[4] Подякувати МП за інформацію та пообіцяти, що ви подумаєте над цим.</w:t>
            </w:r>
          </w:p>
          <w:p w14:paraId="17B24E36" w14:textId="77777777" w:rsidR="00BD044A" w:rsidRPr="002D1393" w:rsidRDefault="0073003F" w:rsidP="00745731">
            <w:pPr>
              <w:spacing w:before="100" w:beforeAutospacing="1" w:after="100" w:afterAutospacing="1"/>
              <w:ind w:left="30" w:right="30"/>
              <w:rPr>
                <w:rFonts w:ascii="Calibri" w:eastAsia="Times New Roman" w:hAnsi="Calibri" w:cs="Calibri"/>
                <w:lang w:val="uk-UA"/>
                <w:rPrChange w:id="173"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Далі</w:t>
            </w:r>
          </w:p>
        </w:tc>
      </w:tr>
      <w:tr w:rsidR="005F6E93" w:rsidRPr="002D1393" w14:paraId="26604139" w14:textId="77777777" w:rsidTr="00745731">
        <w:tc>
          <w:tcPr>
            <w:tcW w:w="1353" w:type="dxa"/>
            <w:shd w:val="clear" w:color="auto" w:fill="C1E4F5"/>
            <w:tcMar>
              <w:top w:w="120" w:type="dxa"/>
              <w:left w:w="180" w:type="dxa"/>
              <w:bottom w:w="120" w:type="dxa"/>
              <w:right w:w="180" w:type="dxa"/>
            </w:tcMar>
            <w:hideMark/>
          </w:tcPr>
          <w:p w14:paraId="7CD053C9" w14:textId="77777777" w:rsidR="00E5633E" w:rsidRPr="002161CE" w:rsidRDefault="0073003F" w:rsidP="00E5633E">
            <w:pPr>
              <w:spacing w:before="30" w:after="30"/>
              <w:ind w:left="30" w:right="30"/>
              <w:rPr>
                <w:rFonts w:ascii="Calibri" w:eastAsia="Times New Roman" w:hAnsi="Calibri" w:cs="Calibri"/>
                <w:sz w:val="16"/>
              </w:rPr>
            </w:pPr>
            <w:r w:rsidRPr="002161CE">
              <w:rPr>
                <w:rFonts w:ascii="Calibri" w:eastAsia="Times New Roman" w:hAnsi="Calibri" w:cs="Calibri"/>
                <w:sz w:val="16"/>
              </w:rPr>
              <w:lastRenderedPageBreak/>
              <w:t>Screen 15</w:t>
            </w:r>
          </w:p>
          <w:p w14:paraId="5F2B4B17" w14:textId="77777777" w:rsidR="00E5633E" w:rsidRPr="002161CE" w:rsidRDefault="0073003F" w:rsidP="00E5633E">
            <w:pPr>
              <w:spacing w:before="100" w:beforeAutospacing="1" w:after="100" w:afterAutospacing="1"/>
              <w:ind w:left="30" w:right="30"/>
              <w:rPr>
                <w:rFonts w:ascii="Calibri" w:eastAsia="Times New Roman" w:hAnsi="Calibri" w:cs="Calibri"/>
                <w:sz w:val="16"/>
              </w:rPr>
            </w:pPr>
            <w:r w:rsidRPr="002161CE">
              <w:rPr>
                <w:rFonts w:ascii="Calibri" w:eastAsia="Times New Roman" w:hAnsi="Calibri" w:cs="Calibri"/>
                <w:sz w:val="16"/>
              </w:rPr>
              <w:t>Question 8: Feedback</w:t>
            </w:r>
          </w:p>
          <w:p w14:paraId="1AECA1FA" w14:textId="77777777" w:rsidR="00E5633E" w:rsidRPr="002161CE" w:rsidRDefault="0073003F" w:rsidP="00E5633E">
            <w:pPr>
              <w:ind w:left="30" w:right="30"/>
              <w:rPr>
                <w:rFonts w:ascii="Calibri" w:eastAsia="Times New Roman" w:hAnsi="Calibri" w:cs="Calibri"/>
                <w:sz w:val="16"/>
              </w:rPr>
            </w:pPr>
            <w:r w:rsidRPr="002161CE">
              <w:rPr>
                <w:rFonts w:ascii="Calibri" w:eastAsia="Times New Roman" w:hAnsi="Calibri" w:cs="Calibri"/>
                <w:sz w:val="16"/>
              </w:rPr>
              <w:t>87_C_16</w:t>
            </w:r>
          </w:p>
        </w:tc>
        <w:tc>
          <w:tcPr>
            <w:tcW w:w="6000" w:type="dxa"/>
            <w:tcMar>
              <w:top w:w="120" w:type="dxa"/>
              <w:left w:w="180" w:type="dxa"/>
              <w:bottom w:w="120" w:type="dxa"/>
              <w:right w:w="180" w:type="dxa"/>
            </w:tcMar>
            <w:vAlign w:val="center"/>
            <w:hideMark/>
          </w:tcPr>
          <w:p w14:paraId="030EA786" w14:textId="77777777" w:rsidR="00E5633E" w:rsidRPr="002161CE" w:rsidRDefault="0073003F" w:rsidP="00E5633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 xml:space="preserve">You should never offer, promise, give, or receive anything of value </w:t>
            </w:r>
            <w:proofErr w:type="gramStart"/>
            <w:r w:rsidRPr="002161CE">
              <w:rPr>
                <w:rFonts w:ascii="Calibri" w:eastAsia="Times New Roman" w:hAnsi="Calibri" w:cs="Calibri"/>
              </w:rPr>
              <w:t>in order to</w:t>
            </w:r>
            <w:proofErr w:type="gramEnd"/>
            <w:r w:rsidRPr="002161CE">
              <w:rPr>
                <w:rFonts w:ascii="Calibri" w:eastAsia="Times New Roman" w:hAnsi="Calibri" w:cs="Calibri"/>
              </w:rPr>
              <w:t xml:space="preserve"> gain an improper business advantage or to obtain or retain business. Irrespective of what competitors do, you must comply with applicable law and Abbott policy, including the requirements in Abbott’s Global Anti-Corruption Policy (GLB-ANTI-CORRUPTION). When in doubt, always consult with Legal or the OEC.</w:t>
            </w:r>
          </w:p>
        </w:tc>
        <w:tc>
          <w:tcPr>
            <w:tcW w:w="6000" w:type="dxa"/>
          </w:tcPr>
          <w:p w14:paraId="643D7FE4" w14:textId="7AAD0BCD" w:rsidR="00E5633E"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 xml:space="preserve">Ви ніколи не повинні пропонувати, обіцяти, давати чи отримувати будь-які цінності для того, щоб одержати неналежну ділову перевагу або отримати чи зберегти комерційні можливості. Незалежно від того що роблять конкуренти, ви повинні дотримуватися чинного законодавства та політики Abbott, зокрема вимог Глобальної політики компанії Abbott щодо запобігання корупції (GLB-ANTI- CORRUPTION). У разі сумнівів завжди консультуйтеся з юридичним відділом або </w:t>
            </w:r>
            <w:del w:id="174" w:author="Klimenko, Sergey" w:date="2026-01-09T12:18:00Z" w16du:dateUtc="2026-01-09T10:18:00Z">
              <w:r w:rsidRPr="002D1393" w:rsidDel="00BB7A56">
                <w:rPr>
                  <w:rFonts w:ascii="Calibri" w:eastAsia="Calibri" w:hAnsi="Calibri" w:cs="Calibri"/>
                  <w:lang w:val="uk-UA"/>
                </w:rPr>
                <w:delText>ДЕДВ</w:delText>
              </w:r>
            </w:del>
            <w:ins w:id="175" w:author="Klimenko, Sergey" w:date="2026-01-09T12:18:00Z" w16du:dateUtc="2026-01-09T10:18:00Z">
              <w:r w:rsidR="00BB7A56">
                <w:rPr>
                  <w:rFonts w:ascii="Calibri" w:eastAsia="Calibri" w:hAnsi="Calibri" w:cs="Calibri"/>
                  <w:lang w:val="uk-UA"/>
                </w:rPr>
                <w:t>OEC</w:t>
              </w:r>
            </w:ins>
            <w:r w:rsidRPr="002D1393">
              <w:rPr>
                <w:rFonts w:ascii="Calibri" w:eastAsia="Calibri" w:hAnsi="Calibri" w:cs="Calibri"/>
                <w:lang w:val="uk-UA"/>
              </w:rPr>
              <w:t>.</w:t>
            </w:r>
          </w:p>
        </w:tc>
      </w:tr>
      <w:tr w:rsidR="005F6E93" w:rsidRPr="002D1393" w14:paraId="45D5A7B1" w14:textId="77777777" w:rsidTr="00745731">
        <w:tc>
          <w:tcPr>
            <w:tcW w:w="1353" w:type="dxa"/>
            <w:shd w:val="clear" w:color="auto" w:fill="C1E4F5"/>
            <w:tcMar>
              <w:top w:w="120" w:type="dxa"/>
              <w:left w:w="180" w:type="dxa"/>
              <w:bottom w:w="120" w:type="dxa"/>
              <w:right w:w="180" w:type="dxa"/>
            </w:tcMar>
            <w:hideMark/>
          </w:tcPr>
          <w:p w14:paraId="55B2E7B2" w14:textId="77777777" w:rsidR="00E5633E" w:rsidRPr="002161CE" w:rsidRDefault="0073003F" w:rsidP="00E5633E">
            <w:pPr>
              <w:spacing w:before="30" w:after="30"/>
              <w:ind w:left="30" w:right="30"/>
              <w:rPr>
                <w:rFonts w:ascii="Calibri" w:eastAsia="Times New Roman" w:hAnsi="Calibri" w:cs="Calibri"/>
                <w:sz w:val="16"/>
              </w:rPr>
            </w:pPr>
            <w:hyperlink r:id="rId168"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4B6F7626" w14:textId="77777777" w:rsidR="00E5633E" w:rsidRPr="002161CE" w:rsidRDefault="0073003F" w:rsidP="00E5633E">
            <w:pPr>
              <w:ind w:left="30" w:right="30"/>
              <w:rPr>
                <w:rFonts w:ascii="Calibri" w:eastAsia="Times New Roman" w:hAnsi="Calibri" w:cs="Calibri"/>
                <w:sz w:val="16"/>
              </w:rPr>
            </w:pPr>
            <w:hyperlink r:id="rId169" w:tgtFrame="_blank" w:history="1">
              <w:r w:rsidRPr="002161CE">
                <w:rPr>
                  <w:rFonts w:ascii="Calibri" w:eastAsia="Times New Roman" w:hAnsi="Calibri" w:cs="Calibri"/>
                  <w:color w:val="0000FF"/>
                  <w:sz w:val="16"/>
                  <w:u w:val="single"/>
                </w:rPr>
                <w:t>88_C_16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E146B85" w14:textId="77777777" w:rsidR="00E5633E" w:rsidRPr="002161CE" w:rsidRDefault="0073003F" w:rsidP="00E5633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[9] Which of the following are examples of items of value that must not be given to win business?</w:t>
            </w:r>
          </w:p>
        </w:tc>
        <w:tc>
          <w:tcPr>
            <w:tcW w:w="6000" w:type="dxa"/>
          </w:tcPr>
          <w:p w14:paraId="406D8D61" w14:textId="77777777" w:rsidR="00E5633E" w:rsidRPr="002D1393" w:rsidRDefault="0073003F" w:rsidP="00745731">
            <w:pPr>
              <w:spacing w:before="100" w:beforeAutospacing="1" w:after="100" w:afterAutospacing="1"/>
              <w:ind w:left="30" w:right="30"/>
              <w:rPr>
                <w:rFonts w:ascii="Calibri" w:eastAsia="Times New Roman" w:hAnsi="Calibri" w:cs="Calibri"/>
                <w:lang w:val="uk-UA"/>
                <w:rPrChange w:id="176"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[9] Що з наведеного нижче є прикладами цінних речей, які не можна надавати, щоб забезпечити ділову угоду?</w:t>
            </w:r>
          </w:p>
        </w:tc>
      </w:tr>
      <w:tr w:rsidR="005F6E93" w:rsidRPr="002D1393" w14:paraId="624185E3" w14:textId="77777777" w:rsidTr="00745731">
        <w:tc>
          <w:tcPr>
            <w:tcW w:w="1353" w:type="dxa"/>
            <w:shd w:val="clear" w:color="auto" w:fill="C1E4F5"/>
            <w:tcMar>
              <w:top w:w="120" w:type="dxa"/>
              <w:left w:w="180" w:type="dxa"/>
              <w:bottom w:w="120" w:type="dxa"/>
              <w:right w:w="180" w:type="dxa"/>
            </w:tcMar>
            <w:hideMark/>
          </w:tcPr>
          <w:p w14:paraId="308F08E5" w14:textId="77777777" w:rsidR="00E5633E" w:rsidRPr="002161CE" w:rsidRDefault="0073003F" w:rsidP="00E5633E">
            <w:pPr>
              <w:spacing w:before="30" w:after="30"/>
              <w:ind w:left="30" w:right="30"/>
              <w:rPr>
                <w:rFonts w:ascii="Calibri" w:eastAsia="Times New Roman" w:hAnsi="Calibri" w:cs="Calibri"/>
                <w:sz w:val="16"/>
              </w:rPr>
            </w:pPr>
            <w:hyperlink r:id="rId170"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7A54F9A0" w14:textId="77777777" w:rsidR="00E5633E" w:rsidRPr="002161CE" w:rsidRDefault="0073003F" w:rsidP="00E5633E">
            <w:pPr>
              <w:ind w:left="30" w:right="30"/>
              <w:rPr>
                <w:rFonts w:ascii="Calibri" w:eastAsia="Times New Roman" w:hAnsi="Calibri" w:cs="Calibri"/>
                <w:sz w:val="16"/>
              </w:rPr>
            </w:pPr>
            <w:hyperlink r:id="rId171" w:tgtFrame="_blank" w:history="1">
              <w:r w:rsidRPr="002161CE">
                <w:rPr>
                  <w:rFonts w:ascii="Calibri" w:eastAsia="Times New Roman" w:hAnsi="Calibri" w:cs="Calibri"/>
                  <w:color w:val="0000FF"/>
                  <w:sz w:val="16"/>
                  <w:u w:val="single"/>
                </w:rPr>
                <w:t>89_C_16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8F9776C" w14:textId="77777777" w:rsidR="00E5633E" w:rsidRPr="002161CE" w:rsidRDefault="0073003F" w:rsidP="00E5633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[1] Trips to HCPs and their families to visit spas, casinos or other venues known for entertainment.</w:t>
            </w:r>
          </w:p>
        </w:tc>
        <w:tc>
          <w:tcPr>
            <w:tcW w:w="6000" w:type="dxa"/>
          </w:tcPr>
          <w:p w14:paraId="05672D4D" w14:textId="77777777" w:rsidR="00E5633E" w:rsidRPr="002D1393" w:rsidRDefault="0073003F" w:rsidP="00745731">
            <w:pPr>
              <w:spacing w:before="100" w:beforeAutospacing="1" w:after="100" w:afterAutospacing="1"/>
              <w:ind w:left="30" w:right="30"/>
              <w:rPr>
                <w:rFonts w:ascii="Calibri" w:eastAsia="Times New Roman" w:hAnsi="Calibri" w:cs="Calibri"/>
                <w:lang w:val="uk-UA"/>
                <w:rPrChange w:id="177"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 xml:space="preserve">[1] Поїздки для МП та їхніх сімей до </w:t>
            </w:r>
            <w:proofErr w:type="spellStart"/>
            <w:r w:rsidRPr="002D1393">
              <w:rPr>
                <w:rFonts w:ascii="Calibri" w:eastAsia="Calibri" w:hAnsi="Calibri" w:cs="Calibri"/>
                <w:lang w:val="uk-UA"/>
              </w:rPr>
              <w:t>спа</w:t>
            </w:r>
            <w:proofErr w:type="spellEnd"/>
            <w:r w:rsidRPr="002D1393">
              <w:rPr>
                <w:rFonts w:ascii="Calibri" w:eastAsia="Calibri" w:hAnsi="Calibri" w:cs="Calibri"/>
                <w:lang w:val="uk-UA"/>
              </w:rPr>
              <w:t>-салонів, казино чи інших розважальних закладів.</w:t>
            </w:r>
          </w:p>
        </w:tc>
      </w:tr>
      <w:tr w:rsidR="005F6E93" w:rsidRPr="002D1393" w14:paraId="7372EF25" w14:textId="77777777" w:rsidTr="00745731">
        <w:tc>
          <w:tcPr>
            <w:tcW w:w="1353" w:type="dxa"/>
            <w:shd w:val="clear" w:color="auto" w:fill="C1E4F5"/>
            <w:tcMar>
              <w:top w:w="120" w:type="dxa"/>
              <w:left w:w="180" w:type="dxa"/>
              <w:bottom w:w="120" w:type="dxa"/>
              <w:right w:w="180" w:type="dxa"/>
            </w:tcMar>
            <w:hideMark/>
          </w:tcPr>
          <w:p w14:paraId="06BA4809" w14:textId="77777777" w:rsidR="00E5633E" w:rsidRPr="002161CE" w:rsidRDefault="0073003F" w:rsidP="00E5633E">
            <w:pPr>
              <w:spacing w:before="30" w:after="30"/>
              <w:ind w:left="30" w:right="30"/>
              <w:rPr>
                <w:rFonts w:ascii="Calibri" w:eastAsia="Times New Roman" w:hAnsi="Calibri" w:cs="Calibri"/>
                <w:sz w:val="16"/>
              </w:rPr>
            </w:pPr>
            <w:hyperlink r:id="rId172"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336A2A55" w14:textId="77777777" w:rsidR="00E5633E" w:rsidRPr="002161CE" w:rsidRDefault="0073003F" w:rsidP="00E5633E">
            <w:pPr>
              <w:ind w:left="30" w:right="30"/>
              <w:rPr>
                <w:rFonts w:ascii="Calibri" w:eastAsia="Times New Roman" w:hAnsi="Calibri" w:cs="Calibri"/>
                <w:sz w:val="16"/>
              </w:rPr>
            </w:pPr>
            <w:hyperlink r:id="rId173" w:tgtFrame="_blank" w:history="1">
              <w:r w:rsidRPr="002161CE">
                <w:rPr>
                  <w:rFonts w:ascii="Calibri" w:eastAsia="Times New Roman" w:hAnsi="Calibri" w:cs="Calibri"/>
                  <w:color w:val="0000FF"/>
                  <w:sz w:val="16"/>
                  <w:u w:val="single"/>
                </w:rPr>
                <w:t>90_C_16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AE6C70A" w14:textId="77777777" w:rsidR="00E5633E" w:rsidRPr="002161CE" w:rsidRDefault="0073003F" w:rsidP="00E5633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[2] Grants for future research or educational projects.</w:t>
            </w:r>
          </w:p>
        </w:tc>
        <w:tc>
          <w:tcPr>
            <w:tcW w:w="6000" w:type="dxa"/>
          </w:tcPr>
          <w:p w14:paraId="526E7B09" w14:textId="77777777" w:rsidR="00E5633E" w:rsidRPr="002D1393" w:rsidRDefault="0073003F" w:rsidP="00745731">
            <w:pPr>
              <w:spacing w:before="100" w:beforeAutospacing="1" w:after="100" w:afterAutospacing="1"/>
              <w:ind w:left="30" w:right="30"/>
              <w:rPr>
                <w:rFonts w:ascii="Calibri" w:eastAsia="Times New Roman" w:hAnsi="Calibri" w:cs="Calibri"/>
                <w:lang w:val="uk-UA"/>
                <w:rPrChange w:id="178"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 xml:space="preserve">[2] Гранти на майбутні дослідницькі або освітні </w:t>
            </w:r>
            <w:proofErr w:type="spellStart"/>
            <w:r w:rsidRPr="002D1393">
              <w:rPr>
                <w:rFonts w:ascii="Calibri" w:eastAsia="Calibri" w:hAnsi="Calibri" w:cs="Calibri"/>
                <w:lang w:val="uk-UA"/>
              </w:rPr>
              <w:t>проєкти</w:t>
            </w:r>
            <w:proofErr w:type="spellEnd"/>
            <w:r w:rsidRPr="002D1393">
              <w:rPr>
                <w:rFonts w:ascii="Calibri" w:eastAsia="Calibri" w:hAnsi="Calibri" w:cs="Calibri"/>
                <w:lang w:val="uk-UA"/>
              </w:rPr>
              <w:t>.</w:t>
            </w:r>
          </w:p>
        </w:tc>
      </w:tr>
      <w:tr w:rsidR="005F6E93" w:rsidRPr="002D1393" w14:paraId="1D531264" w14:textId="77777777" w:rsidTr="00745731">
        <w:tc>
          <w:tcPr>
            <w:tcW w:w="1353" w:type="dxa"/>
            <w:shd w:val="clear" w:color="auto" w:fill="C1E4F5"/>
            <w:tcMar>
              <w:top w:w="120" w:type="dxa"/>
              <w:left w:w="180" w:type="dxa"/>
              <w:bottom w:w="120" w:type="dxa"/>
              <w:right w:w="180" w:type="dxa"/>
            </w:tcMar>
            <w:hideMark/>
          </w:tcPr>
          <w:p w14:paraId="1B4D4758" w14:textId="77777777" w:rsidR="00E5633E" w:rsidRPr="002161CE" w:rsidRDefault="0073003F" w:rsidP="00E5633E">
            <w:pPr>
              <w:spacing w:before="30" w:after="30"/>
              <w:ind w:left="30" w:right="30"/>
              <w:rPr>
                <w:rFonts w:ascii="Calibri" w:eastAsia="Times New Roman" w:hAnsi="Calibri" w:cs="Calibri"/>
                <w:sz w:val="16"/>
              </w:rPr>
            </w:pPr>
            <w:hyperlink r:id="rId174"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7EB6B9D5" w14:textId="77777777" w:rsidR="00E5633E" w:rsidRPr="002161CE" w:rsidRDefault="0073003F" w:rsidP="00E5633E">
            <w:pPr>
              <w:ind w:left="30" w:right="30"/>
              <w:rPr>
                <w:rFonts w:ascii="Calibri" w:eastAsia="Times New Roman" w:hAnsi="Calibri" w:cs="Calibri"/>
                <w:sz w:val="16"/>
              </w:rPr>
            </w:pPr>
            <w:hyperlink r:id="rId175" w:tgtFrame="_blank" w:history="1">
              <w:r w:rsidRPr="002161CE">
                <w:rPr>
                  <w:rFonts w:ascii="Calibri" w:eastAsia="Times New Roman" w:hAnsi="Calibri" w:cs="Calibri"/>
                  <w:color w:val="0000FF"/>
                  <w:sz w:val="16"/>
                  <w:u w:val="single"/>
                </w:rPr>
                <w:t>91_C_16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304096E" w14:textId="77777777" w:rsidR="00E5633E" w:rsidRPr="002161CE" w:rsidRDefault="0073003F" w:rsidP="00E5633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 xml:space="preserve">[3] Donations to government officials’ </w:t>
            </w:r>
            <w:proofErr w:type="spellStart"/>
            <w:r w:rsidRPr="002161CE">
              <w:rPr>
                <w:rFonts w:ascii="Calibri" w:eastAsia="Times New Roman" w:hAnsi="Calibri" w:cs="Calibri"/>
              </w:rPr>
              <w:t>favorite</w:t>
            </w:r>
            <w:proofErr w:type="spellEnd"/>
            <w:r w:rsidRPr="002161CE">
              <w:rPr>
                <w:rFonts w:ascii="Calibri" w:eastAsia="Times New Roman" w:hAnsi="Calibri" w:cs="Calibri"/>
              </w:rPr>
              <w:t xml:space="preserve"> charities.</w:t>
            </w:r>
          </w:p>
        </w:tc>
        <w:tc>
          <w:tcPr>
            <w:tcW w:w="6000" w:type="dxa"/>
          </w:tcPr>
          <w:p w14:paraId="0CEA8DEA" w14:textId="77777777" w:rsidR="00E5633E" w:rsidRPr="002D1393" w:rsidRDefault="0073003F" w:rsidP="00745731">
            <w:pPr>
              <w:spacing w:before="100" w:beforeAutospacing="1" w:after="100" w:afterAutospacing="1"/>
              <w:ind w:left="30" w:right="30"/>
              <w:rPr>
                <w:rFonts w:ascii="Calibri" w:eastAsia="Times New Roman" w:hAnsi="Calibri" w:cs="Calibri"/>
                <w:lang w:val="uk-UA"/>
                <w:rPrChange w:id="179"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[3] Пожертви на користь благодійних організацій, рекомендованих урядовцями.</w:t>
            </w:r>
          </w:p>
        </w:tc>
      </w:tr>
      <w:tr w:rsidR="005F6E93" w:rsidRPr="002D1393" w14:paraId="460DB220" w14:textId="77777777" w:rsidTr="00745731">
        <w:tc>
          <w:tcPr>
            <w:tcW w:w="1353" w:type="dxa"/>
            <w:shd w:val="clear" w:color="auto" w:fill="C1E4F5"/>
            <w:tcMar>
              <w:top w:w="120" w:type="dxa"/>
              <w:left w:w="180" w:type="dxa"/>
              <w:bottom w:w="120" w:type="dxa"/>
              <w:right w:w="180" w:type="dxa"/>
            </w:tcMar>
            <w:hideMark/>
          </w:tcPr>
          <w:p w14:paraId="16F54BA4" w14:textId="77777777" w:rsidR="00E5633E" w:rsidRPr="002161CE" w:rsidRDefault="0073003F" w:rsidP="00E5633E">
            <w:pPr>
              <w:spacing w:before="30" w:after="30"/>
              <w:ind w:left="30" w:right="30"/>
              <w:rPr>
                <w:rFonts w:ascii="Calibri" w:eastAsia="Times New Roman" w:hAnsi="Calibri" w:cs="Calibri"/>
                <w:sz w:val="16"/>
              </w:rPr>
            </w:pPr>
            <w:hyperlink r:id="rId176"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5B6386BA" w14:textId="77777777" w:rsidR="00E5633E" w:rsidRPr="002161CE" w:rsidRDefault="0073003F" w:rsidP="00E5633E">
            <w:pPr>
              <w:ind w:left="30" w:right="30"/>
              <w:rPr>
                <w:rFonts w:ascii="Calibri" w:eastAsia="Times New Roman" w:hAnsi="Calibri" w:cs="Calibri"/>
                <w:sz w:val="16"/>
              </w:rPr>
            </w:pPr>
            <w:hyperlink r:id="rId177" w:tgtFrame="_blank" w:history="1">
              <w:r w:rsidRPr="002161CE">
                <w:rPr>
                  <w:rFonts w:ascii="Calibri" w:eastAsia="Times New Roman" w:hAnsi="Calibri" w:cs="Calibri"/>
                  <w:color w:val="0000FF"/>
                  <w:sz w:val="16"/>
                  <w:u w:val="single"/>
                </w:rPr>
                <w:t>92_C_16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4347799" w14:textId="77777777" w:rsidR="00E5633E" w:rsidRPr="002161CE" w:rsidRDefault="0073003F" w:rsidP="00E5633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[4] All of the above.</w:t>
            </w:r>
          </w:p>
          <w:p w14:paraId="3BDCDCE2" w14:textId="77777777" w:rsidR="00E5633E" w:rsidRPr="002161CE" w:rsidRDefault="0073003F" w:rsidP="00E5633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Next</w:t>
            </w:r>
          </w:p>
        </w:tc>
        <w:tc>
          <w:tcPr>
            <w:tcW w:w="6000" w:type="dxa"/>
          </w:tcPr>
          <w:p w14:paraId="23129BB3" w14:textId="77777777" w:rsidR="00E5633E" w:rsidRPr="002D1393" w:rsidRDefault="0073003F" w:rsidP="00745731">
            <w:pPr>
              <w:spacing w:before="100" w:beforeAutospacing="1" w:after="100" w:afterAutospacing="1"/>
              <w:ind w:left="30" w:right="30"/>
              <w:rPr>
                <w:rFonts w:ascii="Calibri" w:eastAsia="Times New Roman" w:hAnsi="Calibri" w:cs="Calibri"/>
                <w:lang w:val="uk-UA"/>
                <w:rPrChange w:id="180"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[4] Усі варіанти, зазначені вище.</w:t>
            </w:r>
          </w:p>
          <w:p w14:paraId="1BEBF473" w14:textId="77777777" w:rsidR="00E5633E" w:rsidRPr="002D1393" w:rsidRDefault="0073003F" w:rsidP="00745731">
            <w:pPr>
              <w:spacing w:before="100" w:beforeAutospacing="1" w:after="100" w:afterAutospacing="1"/>
              <w:ind w:left="30" w:right="30"/>
              <w:rPr>
                <w:rFonts w:ascii="Calibri" w:eastAsia="Times New Roman" w:hAnsi="Calibri" w:cs="Calibri"/>
                <w:lang w:val="uk-UA"/>
                <w:rPrChange w:id="181"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Далі</w:t>
            </w:r>
          </w:p>
        </w:tc>
      </w:tr>
      <w:tr w:rsidR="005F6E93" w:rsidRPr="002D1393" w14:paraId="6CF5793A" w14:textId="77777777" w:rsidTr="00745731">
        <w:tc>
          <w:tcPr>
            <w:tcW w:w="1353" w:type="dxa"/>
            <w:shd w:val="clear" w:color="auto" w:fill="C1E4F5"/>
            <w:tcMar>
              <w:top w:w="120" w:type="dxa"/>
              <w:left w:w="180" w:type="dxa"/>
              <w:bottom w:w="120" w:type="dxa"/>
              <w:right w:w="180" w:type="dxa"/>
            </w:tcMar>
            <w:hideMark/>
          </w:tcPr>
          <w:p w14:paraId="16774101" w14:textId="77777777" w:rsidR="001C3170" w:rsidRPr="002161CE" w:rsidRDefault="0073003F" w:rsidP="001C3170">
            <w:pPr>
              <w:spacing w:before="30" w:after="30"/>
              <w:ind w:left="30" w:right="30"/>
              <w:rPr>
                <w:rFonts w:ascii="Calibri" w:eastAsia="Times New Roman" w:hAnsi="Calibri" w:cs="Calibri"/>
                <w:sz w:val="16"/>
              </w:rPr>
            </w:pPr>
            <w:r w:rsidRPr="002161CE">
              <w:rPr>
                <w:rFonts w:ascii="Calibri" w:eastAsia="Times New Roman" w:hAnsi="Calibri" w:cs="Calibri"/>
                <w:sz w:val="16"/>
              </w:rPr>
              <w:t>Screen 15</w:t>
            </w:r>
          </w:p>
          <w:p w14:paraId="780592DC" w14:textId="77777777" w:rsidR="001C3170" w:rsidRPr="002161CE" w:rsidRDefault="0073003F" w:rsidP="001C3170">
            <w:pPr>
              <w:spacing w:before="100" w:beforeAutospacing="1" w:after="100" w:afterAutospacing="1"/>
              <w:ind w:left="30" w:right="30"/>
              <w:rPr>
                <w:rFonts w:ascii="Calibri" w:eastAsia="Times New Roman" w:hAnsi="Calibri" w:cs="Calibri"/>
                <w:sz w:val="16"/>
              </w:rPr>
            </w:pPr>
            <w:r w:rsidRPr="002161CE">
              <w:rPr>
                <w:rFonts w:ascii="Calibri" w:eastAsia="Times New Roman" w:hAnsi="Calibri" w:cs="Calibri"/>
                <w:sz w:val="16"/>
              </w:rPr>
              <w:lastRenderedPageBreak/>
              <w:t>Question 9: Feedback</w:t>
            </w:r>
          </w:p>
          <w:p w14:paraId="08DFF76A" w14:textId="77777777" w:rsidR="001C3170" w:rsidRPr="002161CE" w:rsidRDefault="0073003F" w:rsidP="001C3170">
            <w:pPr>
              <w:ind w:left="30" w:right="30"/>
              <w:rPr>
                <w:rFonts w:ascii="Calibri" w:eastAsia="Times New Roman" w:hAnsi="Calibri" w:cs="Calibri"/>
                <w:sz w:val="16"/>
              </w:rPr>
            </w:pPr>
            <w:r w:rsidRPr="002161CE">
              <w:rPr>
                <w:rFonts w:ascii="Calibri" w:eastAsia="Times New Roman" w:hAnsi="Calibri" w:cs="Calibri"/>
                <w:sz w:val="16"/>
              </w:rPr>
              <w:t>93_C_16</w:t>
            </w:r>
          </w:p>
        </w:tc>
        <w:tc>
          <w:tcPr>
            <w:tcW w:w="6000" w:type="dxa"/>
            <w:tcMar>
              <w:top w:w="120" w:type="dxa"/>
              <w:left w:w="180" w:type="dxa"/>
              <w:bottom w:w="120" w:type="dxa"/>
              <w:right w:w="180" w:type="dxa"/>
            </w:tcMar>
            <w:vAlign w:val="center"/>
            <w:hideMark/>
          </w:tcPr>
          <w:p w14:paraId="132349CB" w14:textId="77777777" w:rsidR="001C3170" w:rsidRPr="002161CE" w:rsidRDefault="0073003F" w:rsidP="001C317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lastRenderedPageBreak/>
              <w:t xml:space="preserve">Abbott’s standards on bribery and corruption, found in the Global Anti-Corruption Policy (GLB-ANTI-CORRUPTION), are consistent with our commitment to </w:t>
            </w:r>
            <w:r w:rsidRPr="002161CE">
              <w:rPr>
                <w:rFonts w:ascii="Calibri" w:eastAsia="Times New Roman" w:hAnsi="Calibri" w:cs="Calibri"/>
              </w:rPr>
              <w:lastRenderedPageBreak/>
              <w:t>conduct business with honesty, fairness, and integrity. This means offering or giving items of value to win business is never permitted.</w:t>
            </w:r>
          </w:p>
        </w:tc>
        <w:tc>
          <w:tcPr>
            <w:tcW w:w="6000" w:type="dxa"/>
          </w:tcPr>
          <w:p w14:paraId="4BD2B1A2" w14:textId="77777777" w:rsidR="001C3170"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lastRenderedPageBreak/>
              <w:t xml:space="preserve">Стандарти компанії Abbott щодо протидії хабарництву та корупції, які викладено в Глобальній політиці щодо запобігання корупції (GLB-ANTI-CORRUPTION), </w:t>
            </w:r>
            <w:r w:rsidRPr="002D1393">
              <w:rPr>
                <w:rFonts w:ascii="Calibri" w:eastAsia="Calibri" w:hAnsi="Calibri" w:cs="Calibri"/>
                <w:lang w:val="uk-UA"/>
              </w:rPr>
              <w:lastRenderedPageBreak/>
              <w:t xml:space="preserve">відповідають нашим зобов’язанням вести бізнес чесно, справедливо та </w:t>
            </w:r>
            <w:proofErr w:type="spellStart"/>
            <w:r w:rsidRPr="002D1393">
              <w:rPr>
                <w:rFonts w:ascii="Calibri" w:eastAsia="Calibri" w:hAnsi="Calibri" w:cs="Calibri"/>
                <w:lang w:val="uk-UA"/>
              </w:rPr>
              <w:t>відповідально</w:t>
            </w:r>
            <w:proofErr w:type="spellEnd"/>
            <w:r w:rsidRPr="002D1393">
              <w:rPr>
                <w:rFonts w:ascii="Calibri" w:eastAsia="Calibri" w:hAnsi="Calibri" w:cs="Calibri"/>
                <w:lang w:val="uk-UA"/>
              </w:rPr>
              <w:t>. Це означає, що пропонування або надання цінних речей для отримання бізнесу заборонено в усіх випадках.</w:t>
            </w:r>
          </w:p>
        </w:tc>
      </w:tr>
      <w:tr w:rsidR="005F6E93" w:rsidRPr="002161CE" w14:paraId="05F2BD77" w14:textId="77777777" w:rsidTr="00745731">
        <w:tc>
          <w:tcPr>
            <w:tcW w:w="1353" w:type="dxa"/>
            <w:shd w:val="clear" w:color="auto" w:fill="C1E4F5"/>
            <w:tcMar>
              <w:top w:w="120" w:type="dxa"/>
              <w:left w:w="180" w:type="dxa"/>
              <w:bottom w:w="120" w:type="dxa"/>
              <w:right w:w="180" w:type="dxa"/>
            </w:tcMar>
            <w:hideMark/>
          </w:tcPr>
          <w:p w14:paraId="20389D0F" w14:textId="77777777" w:rsidR="001C3170" w:rsidRPr="002161CE" w:rsidRDefault="0073003F" w:rsidP="001C3170">
            <w:pPr>
              <w:spacing w:before="30" w:after="30"/>
              <w:ind w:left="30" w:right="30"/>
              <w:rPr>
                <w:rFonts w:ascii="Calibri" w:eastAsia="Times New Roman" w:hAnsi="Calibri" w:cs="Calibri"/>
                <w:sz w:val="16"/>
              </w:rPr>
            </w:pPr>
            <w:hyperlink r:id="rId178"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36EE0D02" w14:textId="77777777" w:rsidR="001C3170" w:rsidRPr="002161CE" w:rsidRDefault="0073003F" w:rsidP="001C3170">
            <w:pPr>
              <w:ind w:left="30" w:right="30"/>
              <w:rPr>
                <w:rFonts w:ascii="Calibri" w:eastAsia="Times New Roman" w:hAnsi="Calibri" w:cs="Calibri"/>
                <w:sz w:val="16"/>
              </w:rPr>
            </w:pPr>
            <w:hyperlink r:id="rId179" w:tgtFrame="_blank" w:history="1">
              <w:r w:rsidRPr="002161CE">
                <w:rPr>
                  <w:rFonts w:ascii="Calibri" w:eastAsia="Times New Roman" w:hAnsi="Calibri" w:cs="Calibri"/>
                  <w:color w:val="0000FF"/>
                  <w:sz w:val="16"/>
                  <w:u w:val="single"/>
                </w:rPr>
                <w:t>94_C_16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575E748" w14:textId="77777777" w:rsidR="001C3170" w:rsidRPr="002161CE" w:rsidRDefault="0073003F" w:rsidP="001C317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[10] An HCP that is a key opinion leader asks if you could arrange some support for an education program that he would like to attend in exchange for additional business opportunities for Abbott. Which option is the most appropriate?</w:t>
            </w:r>
          </w:p>
        </w:tc>
        <w:tc>
          <w:tcPr>
            <w:tcW w:w="6000" w:type="dxa"/>
          </w:tcPr>
          <w:p w14:paraId="7736A206" w14:textId="77777777" w:rsidR="001C3170" w:rsidRPr="002D1393" w:rsidRDefault="0073003F" w:rsidP="00745731">
            <w:pPr>
              <w:spacing w:before="100" w:beforeAutospacing="1" w:after="100" w:afterAutospacing="1"/>
              <w:ind w:left="30" w:right="30"/>
              <w:rPr>
                <w:rFonts w:ascii="Calibri" w:eastAsia="Times New Roman" w:hAnsi="Calibri" w:cs="Calibri"/>
                <w:lang w:val="uk-UA"/>
                <w:rPrChange w:id="182"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[10] МП, який є ключовим лідером громадської думки, запитує, чи можете ви організувати підтримку освітньої програми, яку він хотів би відвідати, в обмін на додаткові ділові можливості для компанії Abbott. Який варіант є найбільш прийнятним?</w:t>
            </w:r>
          </w:p>
        </w:tc>
      </w:tr>
      <w:tr w:rsidR="005F6E93" w:rsidRPr="002161CE" w14:paraId="4167D661" w14:textId="77777777" w:rsidTr="00745731">
        <w:tc>
          <w:tcPr>
            <w:tcW w:w="1353" w:type="dxa"/>
            <w:shd w:val="clear" w:color="auto" w:fill="C1E4F5"/>
            <w:tcMar>
              <w:top w:w="120" w:type="dxa"/>
              <w:left w:w="180" w:type="dxa"/>
              <w:bottom w:w="120" w:type="dxa"/>
              <w:right w:w="180" w:type="dxa"/>
            </w:tcMar>
            <w:hideMark/>
          </w:tcPr>
          <w:p w14:paraId="4C5B2651" w14:textId="77777777" w:rsidR="001C3170" w:rsidRPr="002161CE" w:rsidRDefault="0073003F" w:rsidP="001C3170">
            <w:pPr>
              <w:spacing w:before="30" w:after="30"/>
              <w:ind w:left="30" w:right="30"/>
              <w:rPr>
                <w:rFonts w:ascii="Calibri" w:eastAsia="Times New Roman" w:hAnsi="Calibri" w:cs="Calibri"/>
                <w:sz w:val="16"/>
              </w:rPr>
            </w:pPr>
            <w:hyperlink r:id="rId180"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5FD9D215" w14:textId="77777777" w:rsidR="001C3170" w:rsidRPr="002161CE" w:rsidRDefault="0073003F" w:rsidP="001C3170">
            <w:pPr>
              <w:ind w:left="30" w:right="30"/>
              <w:rPr>
                <w:rFonts w:ascii="Calibri" w:eastAsia="Times New Roman" w:hAnsi="Calibri" w:cs="Calibri"/>
                <w:sz w:val="16"/>
              </w:rPr>
            </w:pPr>
            <w:hyperlink r:id="rId181" w:tgtFrame="_blank" w:history="1">
              <w:r w:rsidRPr="002161CE">
                <w:rPr>
                  <w:rFonts w:ascii="Calibri" w:eastAsia="Times New Roman" w:hAnsi="Calibri" w:cs="Calibri"/>
                  <w:color w:val="0000FF"/>
                  <w:sz w:val="16"/>
                  <w:u w:val="single"/>
                </w:rPr>
                <w:t>95_C_16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25D559B" w14:textId="77777777" w:rsidR="001C3170" w:rsidRPr="002161CE" w:rsidRDefault="0073003F" w:rsidP="001C317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[1] Firmly reject the request on the basis that it violates Abbott’s Anti-corruption Policy.</w:t>
            </w:r>
          </w:p>
        </w:tc>
        <w:tc>
          <w:tcPr>
            <w:tcW w:w="6000" w:type="dxa"/>
          </w:tcPr>
          <w:p w14:paraId="11A9FD51" w14:textId="77777777" w:rsidR="001C3170" w:rsidRPr="002D1393" w:rsidRDefault="0073003F" w:rsidP="00745731">
            <w:pPr>
              <w:spacing w:before="100" w:beforeAutospacing="1" w:after="100" w:afterAutospacing="1"/>
              <w:ind w:left="30" w:right="30"/>
              <w:rPr>
                <w:rFonts w:ascii="Calibri" w:eastAsia="Times New Roman" w:hAnsi="Calibri" w:cs="Calibri"/>
                <w:lang w:val="uk-UA"/>
                <w:rPrChange w:id="183"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[1] Надати тверду відмову з огляду на те, що це порушує Політику компанії Abbott щодо запобігання корупції.</w:t>
            </w:r>
          </w:p>
        </w:tc>
      </w:tr>
      <w:tr w:rsidR="005F6E93" w:rsidRPr="002D1393" w14:paraId="092EA9CC" w14:textId="77777777" w:rsidTr="00745731">
        <w:tc>
          <w:tcPr>
            <w:tcW w:w="1353" w:type="dxa"/>
            <w:shd w:val="clear" w:color="auto" w:fill="C1E4F5"/>
            <w:tcMar>
              <w:top w:w="120" w:type="dxa"/>
              <w:left w:w="180" w:type="dxa"/>
              <w:bottom w:w="120" w:type="dxa"/>
              <w:right w:w="180" w:type="dxa"/>
            </w:tcMar>
            <w:hideMark/>
          </w:tcPr>
          <w:p w14:paraId="47982BCB" w14:textId="77777777" w:rsidR="001C3170" w:rsidRPr="002161CE" w:rsidRDefault="0073003F" w:rsidP="001C3170">
            <w:pPr>
              <w:spacing w:before="30" w:after="30"/>
              <w:ind w:left="30" w:right="30"/>
              <w:rPr>
                <w:rFonts w:ascii="Calibri" w:eastAsia="Times New Roman" w:hAnsi="Calibri" w:cs="Calibri"/>
                <w:sz w:val="16"/>
              </w:rPr>
            </w:pPr>
            <w:hyperlink r:id="rId182"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33D4DB72" w14:textId="77777777" w:rsidR="001C3170" w:rsidRPr="002161CE" w:rsidRDefault="0073003F" w:rsidP="001C3170">
            <w:pPr>
              <w:ind w:left="30" w:right="30"/>
              <w:rPr>
                <w:rFonts w:ascii="Calibri" w:eastAsia="Times New Roman" w:hAnsi="Calibri" w:cs="Calibri"/>
                <w:sz w:val="16"/>
              </w:rPr>
            </w:pPr>
            <w:hyperlink r:id="rId183" w:tgtFrame="_blank" w:history="1">
              <w:r w:rsidRPr="002161CE">
                <w:rPr>
                  <w:rFonts w:ascii="Calibri" w:eastAsia="Times New Roman" w:hAnsi="Calibri" w:cs="Calibri"/>
                  <w:color w:val="0000FF"/>
                  <w:sz w:val="16"/>
                  <w:u w:val="single"/>
                </w:rPr>
                <w:t>96_C_16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7F36FF2" w14:textId="77777777" w:rsidR="001C3170" w:rsidRPr="002161CE" w:rsidRDefault="0073003F" w:rsidP="001C317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[2] Tell the HCP that you will ask your manager.</w:t>
            </w:r>
          </w:p>
        </w:tc>
        <w:tc>
          <w:tcPr>
            <w:tcW w:w="6000" w:type="dxa"/>
          </w:tcPr>
          <w:p w14:paraId="211A4DFD" w14:textId="77777777" w:rsidR="001C3170" w:rsidRPr="002D1393" w:rsidRDefault="0073003F" w:rsidP="00745731">
            <w:pPr>
              <w:spacing w:before="100" w:beforeAutospacing="1" w:after="100" w:afterAutospacing="1"/>
              <w:ind w:left="30" w:right="30"/>
              <w:rPr>
                <w:rFonts w:ascii="Calibri" w:eastAsia="Times New Roman" w:hAnsi="Calibri" w:cs="Calibri"/>
                <w:lang w:val="uk-UA"/>
                <w:rPrChange w:id="184"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[2] Повідомити МП, що ви запитаєте свого керівника.</w:t>
            </w:r>
          </w:p>
        </w:tc>
      </w:tr>
      <w:tr w:rsidR="005F6E93" w:rsidRPr="002D1393" w14:paraId="2DAD936D" w14:textId="77777777" w:rsidTr="00745731">
        <w:tc>
          <w:tcPr>
            <w:tcW w:w="1353" w:type="dxa"/>
            <w:shd w:val="clear" w:color="auto" w:fill="C1E4F5"/>
            <w:tcMar>
              <w:top w:w="120" w:type="dxa"/>
              <w:left w:w="180" w:type="dxa"/>
              <w:bottom w:w="120" w:type="dxa"/>
              <w:right w:w="180" w:type="dxa"/>
            </w:tcMar>
            <w:hideMark/>
          </w:tcPr>
          <w:p w14:paraId="5E34A424" w14:textId="77777777" w:rsidR="001C3170" w:rsidRPr="002161CE" w:rsidRDefault="0073003F" w:rsidP="001C3170">
            <w:pPr>
              <w:spacing w:before="30" w:after="30"/>
              <w:ind w:left="30" w:right="30"/>
              <w:rPr>
                <w:rFonts w:ascii="Calibri" w:eastAsia="Times New Roman" w:hAnsi="Calibri" w:cs="Calibri"/>
                <w:sz w:val="16"/>
              </w:rPr>
            </w:pPr>
            <w:hyperlink r:id="rId184"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2489D94A" w14:textId="77777777" w:rsidR="001C3170" w:rsidRPr="002161CE" w:rsidRDefault="0073003F" w:rsidP="001C3170">
            <w:pPr>
              <w:ind w:left="30" w:right="30"/>
              <w:rPr>
                <w:rFonts w:ascii="Calibri" w:eastAsia="Times New Roman" w:hAnsi="Calibri" w:cs="Calibri"/>
                <w:sz w:val="16"/>
              </w:rPr>
            </w:pPr>
            <w:hyperlink r:id="rId185" w:tgtFrame="_blank" w:history="1">
              <w:r w:rsidRPr="002161CE">
                <w:rPr>
                  <w:rFonts w:ascii="Calibri" w:eastAsia="Times New Roman" w:hAnsi="Calibri" w:cs="Calibri"/>
                  <w:color w:val="0000FF"/>
                  <w:sz w:val="16"/>
                  <w:u w:val="single"/>
                </w:rPr>
                <w:t>97_C_16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761A80D" w14:textId="77777777" w:rsidR="001C3170" w:rsidRPr="002161CE" w:rsidRDefault="0073003F" w:rsidP="001C317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[3] Agree to the request, as the HCP is a key opinion leader with a lot of influence.</w:t>
            </w:r>
          </w:p>
        </w:tc>
        <w:tc>
          <w:tcPr>
            <w:tcW w:w="6000" w:type="dxa"/>
          </w:tcPr>
          <w:p w14:paraId="5878CF17" w14:textId="77777777" w:rsidR="001C3170" w:rsidRPr="002D1393" w:rsidRDefault="0073003F" w:rsidP="00745731">
            <w:pPr>
              <w:spacing w:before="100" w:beforeAutospacing="1" w:after="100" w:afterAutospacing="1"/>
              <w:ind w:left="30" w:right="30"/>
              <w:rPr>
                <w:rFonts w:ascii="Calibri" w:eastAsia="Times New Roman" w:hAnsi="Calibri" w:cs="Calibri"/>
                <w:lang w:val="uk-UA"/>
                <w:rPrChange w:id="185"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[3] Погодитися на запит, оскільки МП є авторитетним фахівцем і має великий вплив.</w:t>
            </w:r>
          </w:p>
        </w:tc>
      </w:tr>
      <w:tr w:rsidR="005F6E93" w:rsidRPr="002161CE" w14:paraId="6127FD35" w14:textId="77777777" w:rsidTr="00745731">
        <w:tc>
          <w:tcPr>
            <w:tcW w:w="1353" w:type="dxa"/>
            <w:shd w:val="clear" w:color="auto" w:fill="C1E4F5"/>
            <w:tcMar>
              <w:top w:w="120" w:type="dxa"/>
              <w:left w:w="180" w:type="dxa"/>
              <w:bottom w:w="120" w:type="dxa"/>
              <w:right w:w="180" w:type="dxa"/>
            </w:tcMar>
            <w:hideMark/>
          </w:tcPr>
          <w:p w14:paraId="76FD8FEA" w14:textId="77777777" w:rsidR="001C3170" w:rsidRPr="002161CE" w:rsidRDefault="0073003F" w:rsidP="001C3170">
            <w:pPr>
              <w:spacing w:before="30" w:after="30"/>
              <w:ind w:left="30" w:right="30"/>
              <w:rPr>
                <w:rFonts w:ascii="Calibri" w:eastAsia="Times New Roman" w:hAnsi="Calibri" w:cs="Calibri"/>
                <w:sz w:val="16"/>
              </w:rPr>
            </w:pPr>
            <w:hyperlink r:id="rId186" w:tgtFrame="_blank" w:history="1">
              <w:r w:rsidRPr="002161CE">
                <w:rPr>
                  <w:rFonts w:ascii="Calibri" w:eastAsia="Times New Roman" w:hAnsi="Calibri" w:cs="Calibri"/>
                  <w:color w:val="0000FF"/>
                  <w:sz w:val="16"/>
                  <w:u w:val="single"/>
                </w:rPr>
                <w:t>Screen 15</w:t>
              </w:r>
            </w:hyperlink>
            <w:r w:rsidRPr="002161CE">
              <w:rPr>
                <w:rFonts w:ascii="Calibri" w:eastAsia="Times New Roman" w:hAnsi="Calibri" w:cs="Calibri"/>
                <w:sz w:val="16"/>
              </w:rPr>
              <w:t xml:space="preserve"> </w:t>
            </w:r>
          </w:p>
          <w:p w14:paraId="7887039C" w14:textId="77777777" w:rsidR="001C3170" w:rsidRPr="002161CE" w:rsidRDefault="0073003F" w:rsidP="001C3170">
            <w:pPr>
              <w:ind w:left="30" w:right="30"/>
              <w:rPr>
                <w:rFonts w:ascii="Calibri" w:eastAsia="Times New Roman" w:hAnsi="Calibri" w:cs="Calibri"/>
                <w:sz w:val="16"/>
              </w:rPr>
            </w:pPr>
            <w:hyperlink r:id="rId187" w:tgtFrame="_blank" w:history="1">
              <w:r w:rsidRPr="002161CE">
                <w:rPr>
                  <w:rFonts w:ascii="Calibri" w:eastAsia="Times New Roman" w:hAnsi="Calibri" w:cs="Calibri"/>
                  <w:color w:val="0000FF"/>
                  <w:sz w:val="16"/>
                  <w:u w:val="single"/>
                </w:rPr>
                <w:t>98_C_16</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EA25E65" w14:textId="77777777" w:rsidR="001C3170" w:rsidRPr="002161CE" w:rsidRDefault="0073003F" w:rsidP="001C317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[4] None of the above.</w:t>
            </w:r>
          </w:p>
          <w:p w14:paraId="660C4A17" w14:textId="77777777" w:rsidR="001C3170" w:rsidRPr="002161CE" w:rsidRDefault="0073003F" w:rsidP="001C317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Submit</w:t>
            </w:r>
          </w:p>
        </w:tc>
        <w:tc>
          <w:tcPr>
            <w:tcW w:w="6000" w:type="dxa"/>
          </w:tcPr>
          <w:p w14:paraId="008348E0" w14:textId="77777777" w:rsidR="001C3170" w:rsidRPr="002D1393" w:rsidRDefault="0073003F" w:rsidP="00745731">
            <w:pPr>
              <w:spacing w:before="100" w:beforeAutospacing="1" w:after="100" w:afterAutospacing="1"/>
              <w:ind w:left="30" w:right="30"/>
              <w:rPr>
                <w:rFonts w:ascii="Calibri" w:eastAsia="Times New Roman" w:hAnsi="Calibri" w:cs="Calibri"/>
                <w:lang w:val="uk-UA"/>
                <w:rPrChange w:id="186"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[4] Жоден із наведених вище варіантів.</w:t>
            </w:r>
          </w:p>
          <w:p w14:paraId="478F57CC" w14:textId="77777777" w:rsidR="001C3170" w:rsidRPr="002D1393" w:rsidRDefault="0073003F" w:rsidP="00745731">
            <w:pPr>
              <w:spacing w:before="100" w:beforeAutospacing="1" w:after="100" w:afterAutospacing="1"/>
              <w:ind w:left="30" w:right="30"/>
              <w:rPr>
                <w:rFonts w:ascii="Calibri" w:eastAsia="Times New Roman" w:hAnsi="Calibri" w:cs="Calibri"/>
                <w:lang w:val="uk-UA"/>
                <w:rPrChange w:id="187"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Надіслати</w:t>
            </w:r>
          </w:p>
        </w:tc>
      </w:tr>
      <w:tr w:rsidR="005F6E93" w:rsidRPr="002D1393" w14:paraId="33348E95" w14:textId="77777777" w:rsidTr="00745731">
        <w:tc>
          <w:tcPr>
            <w:tcW w:w="1353" w:type="dxa"/>
            <w:shd w:val="clear" w:color="auto" w:fill="C1E4F5"/>
            <w:tcMar>
              <w:top w:w="120" w:type="dxa"/>
              <w:left w:w="180" w:type="dxa"/>
              <w:bottom w:w="120" w:type="dxa"/>
              <w:right w:w="180" w:type="dxa"/>
            </w:tcMar>
            <w:hideMark/>
          </w:tcPr>
          <w:p w14:paraId="5629C639" w14:textId="77777777" w:rsidR="00A551B5" w:rsidRPr="002161CE" w:rsidRDefault="0073003F" w:rsidP="00A551B5">
            <w:pPr>
              <w:spacing w:before="30" w:after="30"/>
              <w:ind w:left="30" w:right="30"/>
              <w:rPr>
                <w:rFonts w:ascii="Calibri" w:eastAsia="Times New Roman" w:hAnsi="Calibri" w:cs="Calibri"/>
                <w:sz w:val="16"/>
              </w:rPr>
            </w:pPr>
            <w:r w:rsidRPr="002161CE">
              <w:rPr>
                <w:rFonts w:ascii="Calibri" w:eastAsia="Times New Roman" w:hAnsi="Calibri" w:cs="Calibri"/>
                <w:sz w:val="16"/>
              </w:rPr>
              <w:t>Screen 15</w:t>
            </w:r>
          </w:p>
          <w:p w14:paraId="1BA66F19" w14:textId="77777777" w:rsidR="00A551B5" w:rsidRPr="002161CE" w:rsidRDefault="0073003F" w:rsidP="00A551B5">
            <w:pPr>
              <w:spacing w:before="100" w:beforeAutospacing="1" w:after="100" w:afterAutospacing="1"/>
              <w:ind w:left="30" w:right="30"/>
              <w:rPr>
                <w:rFonts w:ascii="Calibri" w:eastAsia="Times New Roman" w:hAnsi="Calibri" w:cs="Calibri"/>
                <w:sz w:val="16"/>
              </w:rPr>
            </w:pPr>
            <w:r w:rsidRPr="002161CE">
              <w:rPr>
                <w:rFonts w:ascii="Calibri" w:eastAsia="Times New Roman" w:hAnsi="Calibri" w:cs="Calibri"/>
                <w:sz w:val="16"/>
              </w:rPr>
              <w:t>Question 10: Feedback</w:t>
            </w:r>
          </w:p>
          <w:p w14:paraId="5B00C542" w14:textId="77777777" w:rsidR="00A551B5" w:rsidRPr="002161CE" w:rsidRDefault="0073003F" w:rsidP="00A551B5">
            <w:pPr>
              <w:ind w:left="30" w:right="30"/>
              <w:rPr>
                <w:rFonts w:ascii="Calibri" w:eastAsia="Times New Roman" w:hAnsi="Calibri" w:cs="Calibri"/>
                <w:sz w:val="16"/>
              </w:rPr>
            </w:pPr>
            <w:r w:rsidRPr="002161CE">
              <w:rPr>
                <w:rFonts w:ascii="Calibri" w:eastAsia="Times New Roman" w:hAnsi="Calibri" w:cs="Calibri"/>
                <w:sz w:val="16"/>
              </w:rPr>
              <w:t>99_C_16</w:t>
            </w:r>
          </w:p>
        </w:tc>
        <w:tc>
          <w:tcPr>
            <w:tcW w:w="6000" w:type="dxa"/>
            <w:tcMar>
              <w:top w:w="120" w:type="dxa"/>
              <w:left w:w="180" w:type="dxa"/>
              <w:bottom w:w="120" w:type="dxa"/>
              <w:right w:w="180" w:type="dxa"/>
            </w:tcMar>
            <w:vAlign w:val="center"/>
            <w:hideMark/>
          </w:tcPr>
          <w:p w14:paraId="479C5123" w14:textId="77777777" w:rsidR="00A551B5" w:rsidRPr="002161CE" w:rsidRDefault="0073003F" w:rsidP="00A551B5">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 do not offer or provide anything of value to gain a business advantage, directly or indirectly, in line with anti-bribery principles.</w:t>
            </w:r>
          </w:p>
        </w:tc>
        <w:tc>
          <w:tcPr>
            <w:tcW w:w="6000" w:type="dxa"/>
          </w:tcPr>
          <w:p w14:paraId="52E19596" w14:textId="77777777" w:rsidR="00A551B5" w:rsidRPr="002D1393" w:rsidRDefault="0073003F" w:rsidP="00745731">
            <w:pPr>
              <w:spacing w:before="100" w:beforeAutospacing="1" w:after="100" w:afterAutospacing="1"/>
              <w:ind w:left="30" w:right="30"/>
              <w:rPr>
                <w:rFonts w:ascii="Calibri" w:eastAsia="Times New Roman" w:hAnsi="Calibri" w:cs="Calibri"/>
                <w:lang w:val="uk-UA"/>
                <w:rPrChange w:id="188"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Згідно з принципами боротьби з хабарництвом, ми не пропонуємо та не надаємо нічого цінного для отримання ділової переваги, прямо чи опосередковано.</w:t>
            </w:r>
          </w:p>
        </w:tc>
      </w:tr>
      <w:tr w:rsidR="005F6E93" w:rsidRPr="002D1393" w14:paraId="51031A72" w14:textId="77777777" w:rsidTr="00745731">
        <w:tc>
          <w:tcPr>
            <w:tcW w:w="1353" w:type="dxa"/>
            <w:shd w:val="clear" w:color="auto" w:fill="C1E4F5"/>
            <w:tcMar>
              <w:top w:w="120" w:type="dxa"/>
              <w:left w:w="180" w:type="dxa"/>
              <w:bottom w:w="120" w:type="dxa"/>
              <w:right w:w="180" w:type="dxa"/>
            </w:tcMar>
            <w:hideMark/>
          </w:tcPr>
          <w:p w14:paraId="024EC3F9" w14:textId="77777777" w:rsidR="003C2A50" w:rsidRPr="002161CE" w:rsidRDefault="0073003F" w:rsidP="003C2A50">
            <w:pPr>
              <w:spacing w:before="30" w:after="30"/>
              <w:ind w:left="30" w:right="30"/>
              <w:rPr>
                <w:rFonts w:ascii="Calibri" w:eastAsia="Times New Roman" w:hAnsi="Calibri" w:cs="Calibri"/>
                <w:sz w:val="16"/>
              </w:rPr>
            </w:pPr>
            <w:hyperlink r:id="rId188" w:tgtFrame="_blank" w:history="1">
              <w:r w:rsidRPr="002161CE">
                <w:rPr>
                  <w:rFonts w:ascii="Calibri" w:eastAsia="Times New Roman" w:hAnsi="Calibri" w:cs="Calibri"/>
                  <w:color w:val="0000FF"/>
                  <w:sz w:val="16"/>
                  <w:u w:val="single"/>
                </w:rPr>
                <w:t>Screen 16</w:t>
              </w:r>
            </w:hyperlink>
            <w:r w:rsidRPr="002161CE">
              <w:rPr>
                <w:rFonts w:ascii="Calibri" w:eastAsia="Times New Roman" w:hAnsi="Calibri" w:cs="Calibri"/>
                <w:sz w:val="16"/>
              </w:rPr>
              <w:t xml:space="preserve"> </w:t>
            </w:r>
          </w:p>
          <w:p w14:paraId="22C0D2C5" w14:textId="77777777" w:rsidR="003C2A50" w:rsidRPr="002161CE" w:rsidRDefault="0073003F" w:rsidP="003C2A50">
            <w:pPr>
              <w:ind w:left="30" w:right="30"/>
              <w:rPr>
                <w:rFonts w:ascii="Calibri" w:eastAsia="Times New Roman" w:hAnsi="Calibri" w:cs="Calibri"/>
                <w:sz w:val="16"/>
              </w:rPr>
            </w:pPr>
            <w:hyperlink r:id="rId189" w:tgtFrame="_blank" w:history="1">
              <w:r w:rsidRPr="002161CE">
                <w:rPr>
                  <w:rFonts w:ascii="Calibri" w:eastAsia="Times New Roman" w:hAnsi="Calibri" w:cs="Calibri"/>
                  <w:color w:val="0000FF"/>
                  <w:sz w:val="16"/>
                  <w:u w:val="single"/>
                </w:rPr>
                <w:t>100_C_17</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A628298" w14:textId="77777777" w:rsidR="003C2A50" w:rsidRPr="002161CE" w:rsidRDefault="0073003F" w:rsidP="003C2A5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No results are available, as you have not completed the Knowledge Check.</w:t>
            </w:r>
          </w:p>
          <w:p w14:paraId="1038E673" w14:textId="77777777" w:rsidR="003C2A50" w:rsidRPr="002161CE" w:rsidRDefault="0073003F" w:rsidP="003C2A5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Congratulations! You have successfully passed the Knowledge Check.</w:t>
            </w:r>
          </w:p>
          <w:p w14:paraId="71ED8C76" w14:textId="77777777" w:rsidR="003C2A50" w:rsidRPr="002161CE" w:rsidRDefault="0073003F" w:rsidP="003C2A5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Please review your results below by clicking on each question.</w:t>
            </w:r>
          </w:p>
          <w:p w14:paraId="41327E08" w14:textId="77777777" w:rsidR="003C2A50" w:rsidRPr="002161CE" w:rsidRDefault="0073003F" w:rsidP="003C2A5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Once you’re done, click the forward arrow to take a short survey.</w:t>
            </w:r>
          </w:p>
          <w:p w14:paraId="4919D9CA" w14:textId="77777777" w:rsidR="003C2A50" w:rsidRPr="002161CE" w:rsidRDefault="0073003F" w:rsidP="003C2A5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Sorry, you did not pass the Knowledge Check. Take a few minutes to review your results below by clicking on each question.</w:t>
            </w:r>
          </w:p>
          <w:p w14:paraId="7FC4EEE6" w14:textId="77777777" w:rsidR="003C2A50" w:rsidRPr="002161CE" w:rsidRDefault="0073003F" w:rsidP="003C2A5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When you are done, click the Retake button.</w:t>
            </w:r>
          </w:p>
        </w:tc>
        <w:tc>
          <w:tcPr>
            <w:tcW w:w="6000" w:type="dxa"/>
          </w:tcPr>
          <w:p w14:paraId="410DE990" w14:textId="77777777" w:rsidR="003C2A50" w:rsidRPr="002D1393" w:rsidRDefault="0073003F" w:rsidP="00745731">
            <w:pPr>
              <w:spacing w:before="100" w:beforeAutospacing="1" w:after="100" w:afterAutospacing="1"/>
              <w:ind w:left="30" w:right="30"/>
              <w:rPr>
                <w:rFonts w:ascii="Calibri" w:eastAsia="Times New Roman" w:hAnsi="Calibri" w:cs="Calibri"/>
                <w:lang w:val="uk-UA"/>
                <w:rPrChange w:id="189"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Результати недоступні, тому що ви не завершили перевірку знань.</w:t>
            </w:r>
          </w:p>
          <w:p w14:paraId="4DC60477" w14:textId="77777777" w:rsidR="003C2A50" w:rsidRPr="002D1393" w:rsidRDefault="0073003F" w:rsidP="00745731">
            <w:pPr>
              <w:spacing w:before="100" w:beforeAutospacing="1" w:after="100" w:afterAutospacing="1"/>
              <w:ind w:left="30" w:right="30"/>
              <w:rPr>
                <w:rFonts w:ascii="Calibri" w:eastAsia="Times New Roman" w:hAnsi="Calibri" w:cs="Calibri"/>
                <w:lang w:val="uk-UA"/>
                <w:rPrChange w:id="190"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Вітаємо! Ви успішно пройшли перевірку знань.</w:t>
            </w:r>
          </w:p>
          <w:p w14:paraId="40A62A30" w14:textId="77777777" w:rsidR="003C2A50" w:rsidRPr="002D1393" w:rsidRDefault="0073003F" w:rsidP="00745731">
            <w:pPr>
              <w:spacing w:before="100" w:beforeAutospacing="1" w:after="100" w:afterAutospacing="1"/>
              <w:ind w:left="30" w:right="30"/>
              <w:rPr>
                <w:rFonts w:ascii="Calibri" w:eastAsia="Times New Roman" w:hAnsi="Calibri" w:cs="Calibri"/>
                <w:lang w:val="uk-UA"/>
                <w:rPrChange w:id="191"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Перегляньте результати нижче, натиснувши на кожне запитання.</w:t>
            </w:r>
          </w:p>
          <w:p w14:paraId="41AD4EED" w14:textId="77777777" w:rsidR="003C2A50" w:rsidRPr="002D1393" w:rsidRDefault="0073003F" w:rsidP="00745731">
            <w:pPr>
              <w:spacing w:before="100" w:beforeAutospacing="1" w:after="100" w:afterAutospacing="1"/>
              <w:ind w:left="30" w:right="30"/>
              <w:rPr>
                <w:rFonts w:ascii="Calibri" w:eastAsia="Times New Roman" w:hAnsi="Calibri" w:cs="Calibri"/>
                <w:lang w:val="uk-UA"/>
                <w:rPrChange w:id="192"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Після завершення натисніть стрілку вперед, щоби пройти коротке опитування.</w:t>
            </w:r>
          </w:p>
          <w:p w14:paraId="30B9AB9F" w14:textId="77777777" w:rsidR="003C2A50"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На жаль, ви не пройшли перевірку знань. Перегляньте свої результати нижче, натиснувши на кожне запитання. Це займе декілька хвилин.</w:t>
            </w:r>
          </w:p>
          <w:p w14:paraId="5DF9BE37" w14:textId="77777777" w:rsidR="003C2A50"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Коли будете готові, натисніть кнопку «Пройти перевірку знань повторно».</w:t>
            </w:r>
          </w:p>
        </w:tc>
      </w:tr>
      <w:tr w:rsidR="005F6E93" w:rsidRPr="002161CE" w14:paraId="7C343590" w14:textId="77777777" w:rsidTr="00745731">
        <w:tc>
          <w:tcPr>
            <w:tcW w:w="1353" w:type="dxa"/>
            <w:shd w:val="clear" w:color="auto" w:fill="C1E4F5"/>
            <w:tcMar>
              <w:top w:w="120" w:type="dxa"/>
              <w:left w:w="180" w:type="dxa"/>
              <w:bottom w:w="120" w:type="dxa"/>
              <w:right w:w="180" w:type="dxa"/>
            </w:tcMar>
            <w:hideMark/>
          </w:tcPr>
          <w:p w14:paraId="7F1A78C7" w14:textId="77777777" w:rsidR="003C2A50" w:rsidRPr="002161CE" w:rsidRDefault="0073003F" w:rsidP="003C2A50">
            <w:pPr>
              <w:spacing w:before="30" w:after="30"/>
              <w:ind w:left="30" w:right="30"/>
              <w:rPr>
                <w:rFonts w:ascii="Calibri" w:eastAsia="Times New Roman" w:hAnsi="Calibri" w:cs="Calibri"/>
                <w:sz w:val="16"/>
              </w:rPr>
            </w:pPr>
            <w:hyperlink r:id="rId190" w:tgtFrame="_blank" w:history="1">
              <w:r w:rsidRPr="002161CE">
                <w:rPr>
                  <w:rFonts w:ascii="Calibri" w:eastAsia="Times New Roman" w:hAnsi="Calibri" w:cs="Calibri"/>
                  <w:color w:val="0000FF"/>
                  <w:sz w:val="16"/>
                  <w:u w:val="single"/>
                </w:rPr>
                <w:t>Screen 17</w:t>
              </w:r>
            </w:hyperlink>
            <w:r w:rsidRPr="002161CE">
              <w:rPr>
                <w:rFonts w:ascii="Calibri" w:eastAsia="Times New Roman" w:hAnsi="Calibri" w:cs="Calibri"/>
                <w:sz w:val="16"/>
              </w:rPr>
              <w:t xml:space="preserve"> </w:t>
            </w:r>
          </w:p>
          <w:p w14:paraId="359863AE" w14:textId="77777777" w:rsidR="003C2A50" w:rsidRPr="002161CE" w:rsidRDefault="0073003F" w:rsidP="003C2A50">
            <w:pPr>
              <w:ind w:left="30" w:right="30"/>
              <w:rPr>
                <w:rFonts w:ascii="Calibri" w:eastAsia="Times New Roman" w:hAnsi="Calibri" w:cs="Calibri"/>
                <w:sz w:val="16"/>
              </w:rPr>
            </w:pPr>
            <w:hyperlink r:id="rId191" w:tgtFrame="_blank" w:history="1">
              <w:r w:rsidRPr="002161CE">
                <w:rPr>
                  <w:rFonts w:ascii="Calibri" w:eastAsia="Times New Roman" w:hAnsi="Calibri" w:cs="Calibri"/>
                  <w:color w:val="0000FF"/>
                  <w:sz w:val="16"/>
                  <w:u w:val="single"/>
                </w:rPr>
                <w:t>104_C_199</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234C794" w14:textId="77777777" w:rsidR="003C2A50" w:rsidRPr="002161CE" w:rsidRDefault="0073003F" w:rsidP="003C2A5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[3] As a result of this session, I have a better understanding of Abbott's Code of Business Conduct.</w:t>
            </w:r>
          </w:p>
          <w:p w14:paraId="2DD9498A" w14:textId="77777777" w:rsidR="003C2A50" w:rsidRPr="002161CE" w:rsidRDefault="0073003F" w:rsidP="003C2A5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Strongly Disagree</w:t>
            </w:r>
          </w:p>
          <w:p w14:paraId="03E705A2" w14:textId="77777777" w:rsidR="003C2A50" w:rsidRPr="002161CE" w:rsidRDefault="0073003F" w:rsidP="003C2A5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Disagree</w:t>
            </w:r>
          </w:p>
          <w:p w14:paraId="50CFCACD" w14:textId="77777777" w:rsidR="003C2A50" w:rsidRPr="002161CE" w:rsidRDefault="0073003F" w:rsidP="003C2A5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Neutral</w:t>
            </w:r>
          </w:p>
          <w:p w14:paraId="4EA40818" w14:textId="77777777" w:rsidR="003C2A50" w:rsidRPr="002161CE" w:rsidRDefault="0073003F" w:rsidP="003C2A5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Agree</w:t>
            </w:r>
          </w:p>
          <w:p w14:paraId="05D75099" w14:textId="77777777" w:rsidR="003C2A50" w:rsidRPr="002161CE" w:rsidRDefault="0073003F" w:rsidP="003C2A50">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Strongly Agree</w:t>
            </w:r>
          </w:p>
        </w:tc>
        <w:tc>
          <w:tcPr>
            <w:tcW w:w="6000" w:type="dxa"/>
          </w:tcPr>
          <w:p w14:paraId="303BA2D3" w14:textId="77777777" w:rsidR="006F1CE1"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[3] Після цього заняття я краще розумію Кодекс ділової поведінки компанії Abbott.</w:t>
            </w:r>
          </w:p>
          <w:p w14:paraId="7AE236B1" w14:textId="77777777" w:rsidR="006F1CE1"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Категорично не погоджуюся</w:t>
            </w:r>
          </w:p>
          <w:p w14:paraId="53590D6D" w14:textId="77777777" w:rsidR="006F1CE1"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Не погоджуюся</w:t>
            </w:r>
          </w:p>
          <w:p w14:paraId="1A64E272" w14:textId="77777777" w:rsidR="006F1CE1"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Нейтрально</w:t>
            </w:r>
          </w:p>
          <w:p w14:paraId="2B4FECB5" w14:textId="77777777" w:rsidR="006F1CE1" w:rsidRPr="002D1393" w:rsidRDefault="0073003F" w:rsidP="00745731">
            <w:pPr>
              <w:spacing w:before="100" w:beforeAutospacing="1" w:after="100" w:afterAutospacing="1"/>
              <w:ind w:left="30" w:right="30"/>
              <w:rPr>
                <w:rFonts w:ascii="Calibri" w:eastAsia="Times New Roman" w:hAnsi="Calibri" w:cs="Calibri"/>
                <w:lang w:val="uk-UA"/>
                <w:rPrChange w:id="193"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Погоджуюся</w:t>
            </w:r>
          </w:p>
          <w:p w14:paraId="3438A58F" w14:textId="77777777" w:rsidR="003C2A50" w:rsidRPr="002D1393" w:rsidRDefault="0073003F" w:rsidP="00745731">
            <w:pPr>
              <w:spacing w:before="100" w:beforeAutospacing="1" w:after="100" w:afterAutospacing="1"/>
              <w:ind w:left="30" w:right="30"/>
              <w:rPr>
                <w:rFonts w:ascii="Calibri" w:eastAsia="Times New Roman" w:hAnsi="Calibri" w:cs="Calibri"/>
                <w:lang w:val="uk-UA"/>
                <w:rPrChange w:id="194"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Повністю погоджуюся</w:t>
            </w:r>
          </w:p>
        </w:tc>
      </w:tr>
      <w:tr w:rsidR="005F6E93" w:rsidRPr="002D1393" w14:paraId="5F1A5D21" w14:textId="77777777" w:rsidTr="00745731">
        <w:tc>
          <w:tcPr>
            <w:tcW w:w="1353" w:type="dxa"/>
            <w:shd w:val="clear" w:color="auto" w:fill="C1E4F5"/>
            <w:tcMar>
              <w:top w:w="120" w:type="dxa"/>
              <w:left w:w="180" w:type="dxa"/>
              <w:bottom w:w="120" w:type="dxa"/>
              <w:right w:w="180" w:type="dxa"/>
            </w:tcMar>
            <w:hideMark/>
          </w:tcPr>
          <w:p w14:paraId="79F7D49D" w14:textId="77777777" w:rsidR="00764DBF" w:rsidRPr="002161CE" w:rsidRDefault="0073003F" w:rsidP="00764DBF">
            <w:pPr>
              <w:spacing w:before="30" w:after="30"/>
              <w:ind w:left="30" w:right="30"/>
              <w:rPr>
                <w:rFonts w:ascii="Calibri" w:eastAsia="Times New Roman" w:hAnsi="Calibri" w:cs="Calibri"/>
                <w:sz w:val="16"/>
              </w:rPr>
            </w:pPr>
            <w:hyperlink r:id="rId192" w:tgtFrame="_blank" w:history="1">
              <w:r w:rsidRPr="002161CE">
                <w:rPr>
                  <w:rFonts w:ascii="Calibri" w:eastAsia="Times New Roman" w:hAnsi="Calibri" w:cs="Calibri"/>
                  <w:color w:val="0000FF"/>
                  <w:sz w:val="16"/>
                  <w:u w:val="single"/>
                </w:rPr>
                <w:t>Screen 18</w:t>
              </w:r>
            </w:hyperlink>
            <w:r w:rsidRPr="002161CE">
              <w:rPr>
                <w:rFonts w:ascii="Calibri" w:eastAsia="Times New Roman" w:hAnsi="Calibri" w:cs="Calibri"/>
                <w:sz w:val="16"/>
              </w:rPr>
              <w:t xml:space="preserve"> </w:t>
            </w:r>
          </w:p>
          <w:p w14:paraId="33A47C41" w14:textId="77777777" w:rsidR="00764DBF" w:rsidRPr="002161CE" w:rsidRDefault="0073003F" w:rsidP="00764DBF">
            <w:pPr>
              <w:ind w:left="30" w:right="30"/>
              <w:rPr>
                <w:rFonts w:ascii="Calibri" w:eastAsia="Times New Roman" w:hAnsi="Calibri" w:cs="Calibri"/>
                <w:sz w:val="16"/>
              </w:rPr>
            </w:pPr>
            <w:hyperlink r:id="rId193" w:tgtFrame="_blank" w:history="1">
              <w:r w:rsidRPr="002161CE">
                <w:rPr>
                  <w:rFonts w:ascii="Calibri" w:eastAsia="Times New Roman" w:hAnsi="Calibri" w:cs="Calibri"/>
                  <w:color w:val="0000FF"/>
                  <w:sz w:val="16"/>
                  <w:u w:val="single"/>
                </w:rPr>
                <w:t>107_C_200</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83F8EC6" w14:textId="77777777" w:rsidR="00764DBF" w:rsidRPr="002161CE" w:rsidRDefault="0073003F" w:rsidP="00764DBF">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Where to go for Support</w:t>
            </w:r>
          </w:p>
        </w:tc>
        <w:tc>
          <w:tcPr>
            <w:tcW w:w="6000" w:type="dxa"/>
          </w:tcPr>
          <w:p w14:paraId="49550E82" w14:textId="77777777" w:rsidR="00764DBF" w:rsidRPr="002D1393" w:rsidRDefault="0073003F" w:rsidP="00745731">
            <w:pPr>
              <w:spacing w:before="100" w:beforeAutospacing="1" w:after="100" w:afterAutospacing="1"/>
              <w:ind w:left="30" w:right="30"/>
              <w:rPr>
                <w:rFonts w:ascii="Calibri" w:eastAsia="Times New Roman" w:hAnsi="Calibri" w:cs="Calibri"/>
                <w:lang w:val="uk-UA"/>
                <w:rPrChange w:id="195"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Куди звертатися для отримання допомоги</w:t>
            </w:r>
          </w:p>
        </w:tc>
      </w:tr>
      <w:tr w:rsidR="005F6E93" w:rsidRPr="002D1393" w14:paraId="7487FAFE" w14:textId="77777777" w:rsidTr="00745731">
        <w:tc>
          <w:tcPr>
            <w:tcW w:w="1353" w:type="dxa"/>
            <w:shd w:val="clear" w:color="auto" w:fill="C1E4F5"/>
            <w:tcMar>
              <w:top w:w="120" w:type="dxa"/>
              <w:left w:w="180" w:type="dxa"/>
              <w:bottom w:w="120" w:type="dxa"/>
              <w:right w:w="180" w:type="dxa"/>
            </w:tcMar>
            <w:hideMark/>
          </w:tcPr>
          <w:p w14:paraId="117394E8" w14:textId="77777777" w:rsidR="00764DBF" w:rsidRPr="002161CE" w:rsidRDefault="0073003F" w:rsidP="00764DBF">
            <w:pPr>
              <w:spacing w:before="30" w:after="30"/>
              <w:ind w:left="30" w:right="30"/>
              <w:rPr>
                <w:rFonts w:ascii="Calibri" w:eastAsia="Times New Roman" w:hAnsi="Calibri" w:cs="Calibri"/>
                <w:sz w:val="16"/>
              </w:rPr>
            </w:pPr>
            <w:hyperlink r:id="rId194" w:tgtFrame="_blank" w:history="1">
              <w:r w:rsidRPr="002161CE">
                <w:rPr>
                  <w:rFonts w:ascii="Calibri" w:eastAsia="Times New Roman" w:hAnsi="Calibri" w:cs="Calibri"/>
                  <w:color w:val="0000FF"/>
                  <w:sz w:val="16"/>
                  <w:u w:val="single"/>
                </w:rPr>
                <w:t>Screen 18</w:t>
              </w:r>
            </w:hyperlink>
            <w:r w:rsidRPr="002161CE">
              <w:rPr>
                <w:rFonts w:ascii="Calibri" w:eastAsia="Times New Roman" w:hAnsi="Calibri" w:cs="Calibri"/>
                <w:sz w:val="16"/>
              </w:rPr>
              <w:t xml:space="preserve"> </w:t>
            </w:r>
          </w:p>
          <w:p w14:paraId="1A243A90" w14:textId="77777777" w:rsidR="00764DBF" w:rsidRPr="002161CE" w:rsidRDefault="0073003F" w:rsidP="00764DBF">
            <w:pPr>
              <w:ind w:left="30" w:right="30"/>
              <w:rPr>
                <w:rFonts w:ascii="Calibri" w:eastAsia="Times New Roman" w:hAnsi="Calibri" w:cs="Calibri"/>
                <w:sz w:val="16"/>
              </w:rPr>
            </w:pPr>
            <w:hyperlink r:id="rId195" w:tgtFrame="_blank" w:history="1">
              <w:r w:rsidRPr="002161CE">
                <w:rPr>
                  <w:rFonts w:ascii="Calibri" w:eastAsia="Times New Roman" w:hAnsi="Calibri" w:cs="Calibri"/>
                  <w:color w:val="0000FF"/>
                  <w:sz w:val="16"/>
                  <w:u w:val="single"/>
                </w:rPr>
                <w:t>108_C_200</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AE75537" w14:textId="77777777" w:rsidR="00764DBF" w:rsidRPr="002161CE" w:rsidRDefault="0073003F" w:rsidP="00764DBF">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Manager</w:t>
            </w:r>
          </w:p>
          <w:p w14:paraId="17BD13F2" w14:textId="77777777" w:rsidR="00764DBF" w:rsidRPr="002161CE" w:rsidRDefault="0073003F" w:rsidP="00764DBF">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If you have questions about your interactions with those outside of Abbott, the best place to start is with your manager</w:t>
            </w:r>
          </w:p>
        </w:tc>
        <w:tc>
          <w:tcPr>
            <w:tcW w:w="6000" w:type="dxa"/>
          </w:tcPr>
          <w:p w14:paraId="4BB2F338" w14:textId="77777777" w:rsidR="00764DBF" w:rsidRPr="002D1393" w:rsidRDefault="0073003F" w:rsidP="00745731">
            <w:pPr>
              <w:spacing w:before="100" w:beforeAutospacing="1" w:after="100" w:afterAutospacing="1"/>
              <w:ind w:left="30" w:right="30"/>
              <w:rPr>
                <w:rFonts w:ascii="Calibri" w:eastAsia="Times New Roman" w:hAnsi="Calibri" w:cs="Calibri"/>
                <w:lang w:val="uk-UA"/>
                <w:rPrChange w:id="196"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Керівник</w:t>
            </w:r>
          </w:p>
          <w:p w14:paraId="2B29900D" w14:textId="77777777" w:rsidR="00764DBF" w:rsidRPr="002D1393" w:rsidRDefault="0073003F" w:rsidP="00745731">
            <w:pPr>
              <w:spacing w:before="100" w:beforeAutospacing="1" w:after="100" w:afterAutospacing="1"/>
              <w:ind w:left="30" w:right="30"/>
              <w:rPr>
                <w:rFonts w:ascii="Calibri" w:eastAsia="Times New Roman" w:hAnsi="Calibri" w:cs="Calibri"/>
                <w:lang w:val="uk-UA"/>
                <w:rPrChange w:id="197"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Якщо у вас виникнуть запитання щодо взаємодії з особами, які не працюють у компанії Abbott, найкраще почати з вашого керівника.</w:t>
            </w:r>
          </w:p>
        </w:tc>
      </w:tr>
      <w:tr w:rsidR="005F6E93" w:rsidRPr="002D1393" w14:paraId="0C132168" w14:textId="77777777" w:rsidTr="00745731">
        <w:tc>
          <w:tcPr>
            <w:tcW w:w="1353" w:type="dxa"/>
            <w:shd w:val="clear" w:color="auto" w:fill="C1E4F5"/>
            <w:tcMar>
              <w:top w:w="120" w:type="dxa"/>
              <w:left w:w="180" w:type="dxa"/>
              <w:bottom w:w="120" w:type="dxa"/>
              <w:right w:w="180" w:type="dxa"/>
            </w:tcMar>
            <w:hideMark/>
          </w:tcPr>
          <w:p w14:paraId="1FB4CBED" w14:textId="77777777" w:rsidR="00764DBF" w:rsidRPr="002161CE" w:rsidRDefault="0073003F" w:rsidP="00764DBF">
            <w:pPr>
              <w:spacing w:before="30" w:after="30"/>
              <w:ind w:left="30" w:right="30"/>
              <w:rPr>
                <w:rFonts w:ascii="Calibri" w:eastAsia="Times New Roman" w:hAnsi="Calibri" w:cs="Calibri"/>
                <w:sz w:val="16"/>
              </w:rPr>
            </w:pPr>
            <w:hyperlink r:id="rId196" w:tgtFrame="_blank" w:history="1">
              <w:r w:rsidRPr="002161CE">
                <w:rPr>
                  <w:rFonts w:ascii="Calibri" w:eastAsia="Times New Roman" w:hAnsi="Calibri" w:cs="Calibri"/>
                  <w:color w:val="0000FF"/>
                  <w:sz w:val="16"/>
                  <w:u w:val="single"/>
                </w:rPr>
                <w:t>Screen 18</w:t>
              </w:r>
            </w:hyperlink>
            <w:r w:rsidRPr="002161CE">
              <w:rPr>
                <w:rFonts w:ascii="Calibri" w:eastAsia="Times New Roman" w:hAnsi="Calibri" w:cs="Calibri"/>
                <w:sz w:val="16"/>
              </w:rPr>
              <w:t xml:space="preserve"> </w:t>
            </w:r>
          </w:p>
          <w:p w14:paraId="75FFFB11" w14:textId="77777777" w:rsidR="00764DBF" w:rsidRPr="002161CE" w:rsidRDefault="0073003F" w:rsidP="00764DBF">
            <w:pPr>
              <w:ind w:left="30" w:right="30"/>
              <w:rPr>
                <w:rFonts w:ascii="Calibri" w:eastAsia="Times New Roman" w:hAnsi="Calibri" w:cs="Calibri"/>
                <w:sz w:val="16"/>
              </w:rPr>
            </w:pPr>
            <w:hyperlink r:id="rId197" w:tgtFrame="_blank" w:history="1">
              <w:r w:rsidRPr="002161CE">
                <w:rPr>
                  <w:rFonts w:ascii="Calibri" w:eastAsia="Times New Roman" w:hAnsi="Calibri" w:cs="Calibri"/>
                  <w:color w:val="0000FF"/>
                  <w:sz w:val="16"/>
                  <w:u w:val="single"/>
                </w:rPr>
                <w:t>109_C_200</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84FAF50" w14:textId="77777777" w:rsidR="00764DBF" w:rsidRPr="002161CE" w:rsidRDefault="0073003F" w:rsidP="00764DBF">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Written Standards</w:t>
            </w:r>
          </w:p>
          <w:p w14:paraId="24057EE2" w14:textId="77777777" w:rsidR="00764DBF" w:rsidRPr="002161CE" w:rsidRDefault="0073003F" w:rsidP="00764DBF">
            <w:pPr>
              <w:numPr>
                <w:ilvl w:val="0"/>
                <w:numId w:val="4"/>
              </w:numPr>
              <w:spacing w:before="100" w:beforeAutospacing="1" w:after="100" w:afterAutospacing="1"/>
              <w:ind w:left="750" w:right="30"/>
              <w:rPr>
                <w:rFonts w:ascii="Calibri" w:eastAsia="Times New Roman" w:hAnsi="Calibri" w:cs="Calibri"/>
              </w:rPr>
            </w:pPr>
            <w:r w:rsidRPr="002161CE">
              <w:rPr>
                <w:rFonts w:ascii="Calibri" w:eastAsia="Times New Roman" w:hAnsi="Calibri" w:cs="Calibri"/>
              </w:rPr>
              <w:t xml:space="preserve">For our company’s fundamental set of expectations about interactions with others, consult our </w:t>
            </w:r>
            <w:hyperlink r:id="rId198" w:tgtFrame="_blank" w:history="1">
              <w:r w:rsidRPr="002161CE">
                <w:rPr>
                  <w:rFonts w:ascii="Calibri" w:eastAsia="Times New Roman" w:hAnsi="Calibri" w:cs="Calibri"/>
                  <w:color w:val="0000FF"/>
                  <w:u w:val="single"/>
                </w:rPr>
                <w:t>Code of Business Conduct</w:t>
              </w:r>
            </w:hyperlink>
            <w:r w:rsidRPr="002161CE">
              <w:rPr>
                <w:rFonts w:ascii="Calibri" w:eastAsia="Times New Roman" w:hAnsi="Calibri" w:cs="Calibri"/>
              </w:rPr>
              <w:t>.</w:t>
            </w:r>
          </w:p>
          <w:p w14:paraId="01E17075" w14:textId="77777777" w:rsidR="00764DBF" w:rsidRPr="002161CE" w:rsidRDefault="0073003F" w:rsidP="00764DBF">
            <w:pPr>
              <w:numPr>
                <w:ilvl w:val="0"/>
                <w:numId w:val="4"/>
              </w:numPr>
              <w:spacing w:before="100" w:beforeAutospacing="1" w:after="100" w:afterAutospacing="1"/>
              <w:ind w:left="750" w:right="30"/>
              <w:rPr>
                <w:rFonts w:ascii="Calibri" w:eastAsia="Times New Roman" w:hAnsi="Calibri" w:cs="Calibri"/>
              </w:rPr>
            </w:pPr>
            <w:r w:rsidRPr="002161CE">
              <w:rPr>
                <w:rFonts w:ascii="Calibri" w:eastAsia="Times New Roman" w:hAnsi="Calibri" w:cs="Calibri"/>
              </w:rPr>
              <w:t xml:space="preserve">For our corporate policies and procedures applicable companywide, visit the </w:t>
            </w:r>
            <w:hyperlink r:id="rId199" w:tgtFrame="_blank" w:history="1">
              <w:r w:rsidRPr="002161CE">
                <w:rPr>
                  <w:rFonts w:ascii="Calibri" w:eastAsia="Times New Roman" w:hAnsi="Calibri" w:cs="Calibri"/>
                  <w:color w:val="0000FF"/>
                  <w:u w:val="single"/>
                </w:rPr>
                <w:t>Global Policy Portal.</w:t>
              </w:r>
            </w:hyperlink>
          </w:p>
        </w:tc>
        <w:tc>
          <w:tcPr>
            <w:tcW w:w="6000" w:type="dxa"/>
          </w:tcPr>
          <w:p w14:paraId="40A3EF80" w14:textId="77777777" w:rsidR="00764DBF" w:rsidRPr="002D1393" w:rsidRDefault="0073003F" w:rsidP="00745731">
            <w:pPr>
              <w:spacing w:before="100" w:beforeAutospacing="1" w:after="100" w:afterAutospacing="1"/>
              <w:ind w:left="30" w:right="30"/>
              <w:rPr>
                <w:rFonts w:ascii="Calibri" w:eastAsia="Times New Roman" w:hAnsi="Calibri" w:cs="Calibri"/>
                <w:lang w:val="uk-UA"/>
                <w:rPrChange w:id="198"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Письмові стандарти</w:t>
            </w:r>
          </w:p>
          <w:p w14:paraId="6C27E7C7" w14:textId="77777777" w:rsidR="00AF4AEE" w:rsidRPr="002D1393" w:rsidRDefault="0073003F" w:rsidP="00745731">
            <w:pPr>
              <w:numPr>
                <w:ilvl w:val="0"/>
                <w:numId w:val="4"/>
              </w:numPr>
              <w:spacing w:before="100" w:beforeAutospacing="1" w:after="100" w:afterAutospacing="1"/>
              <w:ind w:left="750" w:right="30"/>
              <w:rPr>
                <w:rFonts w:ascii="Calibri" w:eastAsia="Times New Roman" w:hAnsi="Calibri" w:cs="Calibri"/>
                <w:lang w:val="uk-UA"/>
                <w:rPrChange w:id="199"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 xml:space="preserve">Щоб ознайомитися з основоположними очікуваннями компанії Abbott щодо вашої взаємодії з іншими, перегляньте наш </w:t>
            </w:r>
            <w:r w:rsidRPr="002D1393">
              <w:rPr>
                <w:lang w:val="uk-UA"/>
                <w:rPrChange w:id="200" w:author="Klimenko, Sergey" w:date="2026-01-09T12:15:00Z" w16du:dateUtc="2026-01-09T10:15:00Z">
                  <w:rPr/>
                </w:rPrChange>
              </w:rPr>
              <w:fldChar w:fldCharType="begin"/>
            </w:r>
            <w:r w:rsidRPr="002D1393">
              <w:rPr>
                <w:lang w:val="uk-UA"/>
                <w:rPrChange w:id="201" w:author="Klimenko, Sergey" w:date="2026-01-09T12:15:00Z" w16du:dateUtc="2026-01-09T10:15:00Z">
                  <w:rPr/>
                </w:rPrChange>
              </w:rPr>
              <w:instrText xml:space="preserve"> HYPERLINK "http://www.abbott.com/investors/governance/code-of-business-conduct.html" \t "_blank" </w:instrText>
            </w:r>
            <w:r w:rsidRPr="002D1393">
              <w:rPr>
                <w:lang w:val="uk-UA"/>
                <w:rPrChange w:id="202" w:author="Klimenko, Sergey" w:date="2026-01-09T12:15:00Z" w16du:dateUtc="2026-01-09T10:15:00Z">
                  <w:rPr/>
                </w:rPrChange>
              </w:rPr>
            </w:r>
            <w:r w:rsidRPr="002D1393">
              <w:rPr>
                <w:lang w:val="uk-UA"/>
                <w:rPrChange w:id="203" w:author="Klimenko, Sergey" w:date="2026-01-09T12:15:00Z" w16du:dateUtc="2026-01-09T10:15:00Z">
                  <w:rPr/>
                </w:rPrChange>
              </w:rPr>
              <w:fldChar w:fldCharType="separate"/>
            </w:r>
            <w:r w:rsidRPr="002D1393">
              <w:rPr>
                <w:rFonts w:ascii="Calibri" w:eastAsia="Calibri" w:hAnsi="Calibri" w:cs="Calibri"/>
                <w:color w:val="0000FF"/>
                <w:u w:val="single"/>
                <w:lang w:val="uk-UA"/>
              </w:rPr>
              <w:t>Кодекс ділової поведінки</w:t>
            </w:r>
            <w:r w:rsidRPr="002D1393">
              <w:rPr>
                <w:rFonts w:ascii="Calibri" w:eastAsia="Calibri" w:hAnsi="Calibri" w:cs="Calibri"/>
                <w:color w:val="0000FF"/>
                <w:u w:val="single"/>
                <w:lang w:val="uk-UA"/>
              </w:rPr>
              <w:fldChar w:fldCharType="end"/>
            </w:r>
            <w:r w:rsidRPr="002D1393">
              <w:rPr>
                <w:rFonts w:ascii="Calibri" w:eastAsia="Calibri" w:hAnsi="Calibri" w:cs="Calibri"/>
                <w:lang w:val="uk-UA"/>
              </w:rPr>
              <w:t>.</w:t>
            </w:r>
          </w:p>
          <w:p w14:paraId="51F3ABD0" w14:textId="77777777" w:rsidR="00764DBF" w:rsidRPr="002D1393" w:rsidRDefault="0073003F" w:rsidP="00745731">
            <w:pPr>
              <w:numPr>
                <w:ilvl w:val="0"/>
                <w:numId w:val="4"/>
              </w:numPr>
              <w:spacing w:before="100" w:beforeAutospacing="1" w:after="100" w:afterAutospacing="1"/>
              <w:ind w:left="750" w:right="30"/>
              <w:rPr>
                <w:rFonts w:ascii="Calibri" w:eastAsia="Times New Roman" w:hAnsi="Calibri" w:cs="Calibri"/>
                <w:lang w:val="uk-UA"/>
                <w:rPrChange w:id="204"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 xml:space="preserve">Щоб дізнатися про наші корпоративні правила і процедури, застосовні для всієї компанії, відвідайте </w:t>
            </w:r>
            <w:r w:rsidRPr="002D1393">
              <w:rPr>
                <w:lang w:val="uk-UA"/>
                <w:rPrChange w:id="205" w:author="Klimenko, Sergey" w:date="2026-01-09T12:15:00Z" w16du:dateUtc="2026-01-09T10:15:00Z">
                  <w:rPr/>
                </w:rPrChange>
              </w:rPr>
              <w:fldChar w:fldCharType="begin"/>
            </w:r>
            <w:r w:rsidRPr="002D1393">
              <w:rPr>
                <w:lang w:val="uk-UA"/>
                <w:rPrChange w:id="206" w:author="Klimenko, Sergey" w:date="2026-01-09T12:15:00Z" w16du:dateUtc="2026-01-09T10:15:00Z">
                  <w:rPr/>
                </w:rPrChange>
              </w:rPr>
              <w:instrText xml:space="preserve"> HYPERLINK "https://icomply.abbott.com/Apps/DocumentLibrary/" \t "_blank" </w:instrText>
            </w:r>
            <w:r w:rsidRPr="002D1393">
              <w:rPr>
                <w:lang w:val="uk-UA"/>
                <w:rPrChange w:id="207" w:author="Klimenko, Sergey" w:date="2026-01-09T12:15:00Z" w16du:dateUtc="2026-01-09T10:15:00Z">
                  <w:rPr/>
                </w:rPrChange>
              </w:rPr>
            </w:r>
            <w:r w:rsidRPr="002D1393">
              <w:rPr>
                <w:lang w:val="uk-UA"/>
                <w:rPrChange w:id="208" w:author="Klimenko, Sergey" w:date="2026-01-09T12:15:00Z" w16du:dateUtc="2026-01-09T10:15:00Z">
                  <w:rPr/>
                </w:rPrChange>
              </w:rPr>
              <w:fldChar w:fldCharType="separate"/>
            </w:r>
            <w:r w:rsidRPr="002D1393">
              <w:rPr>
                <w:rFonts w:ascii="Calibri" w:eastAsia="Calibri" w:hAnsi="Calibri" w:cs="Calibri"/>
                <w:color w:val="0000FF"/>
                <w:u w:val="single"/>
                <w:lang w:val="uk-UA"/>
              </w:rPr>
              <w:t>Портал загальної політики</w:t>
            </w:r>
            <w:r w:rsidRPr="002D1393">
              <w:rPr>
                <w:rFonts w:ascii="Calibri" w:eastAsia="Calibri" w:hAnsi="Calibri" w:cs="Calibri"/>
                <w:color w:val="0000FF"/>
                <w:u w:val="single"/>
                <w:lang w:val="uk-UA"/>
              </w:rPr>
              <w:fldChar w:fldCharType="end"/>
            </w:r>
            <w:r w:rsidRPr="002D1393">
              <w:rPr>
                <w:rFonts w:ascii="Calibri" w:eastAsia="Calibri" w:hAnsi="Calibri" w:cs="Calibri"/>
                <w:lang w:val="uk-UA"/>
              </w:rPr>
              <w:t>.</w:t>
            </w:r>
          </w:p>
        </w:tc>
      </w:tr>
      <w:tr w:rsidR="005F6E93" w:rsidRPr="002161CE" w14:paraId="5EA892B9" w14:textId="77777777" w:rsidTr="00745731">
        <w:tc>
          <w:tcPr>
            <w:tcW w:w="1353" w:type="dxa"/>
            <w:shd w:val="clear" w:color="auto" w:fill="C1E4F5"/>
            <w:tcMar>
              <w:top w:w="120" w:type="dxa"/>
              <w:left w:w="180" w:type="dxa"/>
              <w:bottom w:w="120" w:type="dxa"/>
              <w:right w:w="180" w:type="dxa"/>
            </w:tcMar>
            <w:hideMark/>
          </w:tcPr>
          <w:p w14:paraId="54F55A43" w14:textId="77777777" w:rsidR="00764DBF" w:rsidRPr="002161CE" w:rsidRDefault="0073003F" w:rsidP="00764DBF">
            <w:pPr>
              <w:spacing w:before="30" w:after="30"/>
              <w:ind w:left="30" w:right="30"/>
              <w:rPr>
                <w:rFonts w:ascii="Calibri" w:eastAsia="Times New Roman" w:hAnsi="Calibri" w:cs="Calibri"/>
                <w:sz w:val="16"/>
              </w:rPr>
            </w:pPr>
            <w:hyperlink r:id="rId200" w:tgtFrame="_blank" w:history="1">
              <w:r w:rsidRPr="002161CE">
                <w:rPr>
                  <w:rFonts w:ascii="Calibri" w:eastAsia="Times New Roman" w:hAnsi="Calibri" w:cs="Calibri"/>
                  <w:color w:val="0000FF"/>
                  <w:sz w:val="16"/>
                  <w:u w:val="single"/>
                </w:rPr>
                <w:t>Screen 18</w:t>
              </w:r>
            </w:hyperlink>
            <w:r w:rsidRPr="002161CE">
              <w:rPr>
                <w:rFonts w:ascii="Calibri" w:eastAsia="Times New Roman" w:hAnsi="Calibri" w:cs="Calibri"/>
                <w:sz w:val="16"/>
              </w:rPr>
              <w:t xml:space="preserve"> </w:t>
            </w:r>
          </w:p>
          <w:p w14:paraId="6394A11E" w14:textId="77777777" w:rsidR="00764DBF" w:rsidRPr="002161CE" w:rsidRDefault="0073003F" w:rsidP="00764DBF">
            <w:pPr>
              <w:ind w:left="30" w:right="30"/>
              <w:rPr>
                <w:rFonts w:ascii="Calibri" w:eastAsia="Times New Roman" w:hAnsi="Calibri" w:cs="Calibri"/>
                <w:sz w:val="16"/>
              </w:rPr>
            </w:pPr>
            <w:hyperlink r:id="rId201" w:tgtFrame="_blank" w:history="1">
              <w:r w:rsidRPr="002161CE">
                <w:rPr>
                  <w:rFonts w:ascii="Calibri" w:eastAsia="Times New Roman" w:hAnsi="Calibri" w:cs="Calibri"/>
                  <w:color w:val="0000FF"/>
                  <w:sz w:val="16"/>
                  <w:u w:val="single"/>
                </w:rPr>
                <w:t>110_C_200</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7F5E180" w14:textId="77777777" w:rsidR="00764DBF" w:rsidRPr="002161CE" w:rsidRDefault="0073003F" w:rsidP="00764DBF">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Office of Ethics and Compliance (OEC)</w:t>
            </w:r>
          </w:p>
          <w:p w14:paraId="0ED8D108" w14:textId="77777777" w:rsidR="00764DBF" w:rsidRPr="002161CE" w:rsidRDefault="0073003F" w:rsidP="00764DBF">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The OEC is a global resource available to address your questions or concerns about our company’s values and standards of conduct.</w:t>
            </w:r>
          </w:p>
          <w:p w14:paraId="2ED7D81B" w14:textId="77777777" w:rsidR="00764DBF" w:rsidRPr="002161CE" w:rsidRDefault="0073003F" w:rsidP="00764DBF">
            <w:pPr>
              <w:numPr>
                <w:ilvl w:val="0"/>
                <w:numId w:val="5"/>
              </w:numPr>
              <w:spacing w:before="100" w:beforeAutospacing="1" w:after="100" w:afterAutospacing="1"/>
              <w:ind w:left="750" w:right="30"/>
              <w:rPr>
                <w:rFonts w:ascii="Calibri" w:eastAsia="Times New Roman" w:hAnsi="Calibri" w:cs="Calibri"/>
              </w:rPr>
            </w:pPr>
            <w:r w:rsidRPr="002161CE">
              <w:rPr>
                <w:rFonts w:ascii="Calibri" w:eastAsia="Times New Roman" w:hAnsi="Calibri" w:cs="Calibri"/>
              </w:rPr>
              <w:t xml:space="preserve">Visit the </w:t>
            </w:r>
            <w:hyperlink r:id="rId202" w:tgtFrame="_blank" w:history="1">
              <w:r w:rsidRPr="002161CE">
                <w:rPr>
                  <w:rFonts w:ascii="Calibri" w:eastAsia="Times New Roman" w:hAnsi="Calibri" w:cs="Calibri"/>
                  <w:color w:val="0000FF"/>
                  <w:u w:val="single"/>
                </w:rPr>
                <w:t>OEC webpage</w:t>
              </w:r>
            </w:hyperlink>
            <w:r w:rsidRPr="002161CE">
              <w:rPr>
                <w:rFonts w:ascii="Calibri" w:eastAsia="Times New Roman" w:hAnsi="Calibri" w:cs="Calibri"/>
              </w:rPr>
              <w:t xml:space="preserve"> on Abbott World.</w:t>
            </w:r>
          </w:p>
          <w:p w14:paraId="298A4021" w14:textId="77777777" w:rsidR="00764DBF" w:rsidRPr="002161CE" w:rsidRDefault="0073003F" w:rsidP="00764DBF">
            <w:pPr>
              <w:numPr>
                <w:ilvl w:val="0"/>
                <w:numId w:val="5"/>
              </w:numPr>
              <w:spacing w:before="100" w:beforeAutospacing="1" w:after="100" w:afterAutospacing="1"/>
              <w:ind w:left="750" w:right="30"/>
              <w:rPr>
                <w:rFonts w:ascii="Calibri" w:eastAsia="Times New Roman" w:hAnsi="Calibri" w:cs="Calibri"/>
              </w:rPr>
            </w:pPr>
            <w:r w:rsidRPr="002161CE">
              <w:rPr>
                <w:rFonts w:ascii="Calibri" w:eastAsia="Times New Roman" w:hAnsi="Calibri" w:cs="Calibri"/>
              </w:rPr>
              <w:t xml:space="preserve">If you have any concerns about corrupt business activities, either within the company or in your dealings with customers or other third parties, you can report your concerns to the OEC </w:t>
            </w:r>
            <w:r w:rsidRPr="002161CE">
              <w:rPr>
                <w:rFonts w:ascii="Calibri" w:eastAsia="Times New Roman" w:hAnsi="Calibri" w:cs="Calibri"/>
              </w:rPr>
              <w:lastRenderedPageBreak/>
              <w:t>(</w:t>
            </w:r>
            <w:hyperlink r:id="rId203" w:tgtFrame="_blank" w:history="1">
              <w:r w:rsidRPr="002161CE">
                <w:rPr>
                  <w:rFonts w:ascii="Calibri" w:eastAsia="Times New Roman" w:hAnsi="Calibri" w:cs="Calibri"/>
                  <w:color w:val="0000FF"/>
                  <w:u w:val="single"/>
                </w:rPr>
                <w:t>investigations@abbott.com</w:t>
              </w:r>
            </w:hyperlink>
            <w:r w:rsidRPr="002161CE">
              <w:rPr>
                <w:rFonts w:ascii="Calibri" w:eastAsia="Times New Roman" w:hAnsi="Calibri" w:cs="Calibri"/>
              </w:rPr>
              <w:t xml:space="preserve">) or Legal, or call our multilingual </w:t>
            </w:r>
            <w:hyperlink r:id="rId204" w:tgtFrame="_blank" w:history="1">
              <w:proofErr w:type="spellStart"/>
              <w:r w:rsidRPr="002161CE">
                <w:rPr>
                  <w:rFonts w:ascii="Calibri" w:eastAsia="Times New Roman" w:hAnsi="Calibri" w:cs="Calibri"/>
                  <w:color w:val="0000FF"/>
                  <w:u w:val="single"/>
                </w:rPr>
                <w:t>SpeakUp</w:t>
              </w:r>
              <w:proofErr w:type="spellEnd"/>
            </w:hyperlink>
            <w:r w:rsidRPr="002161CE">
              <w:rPr>
                <w:rFonts w:ascii="Calibri" w:eastAsia="Times New Roman" w:hAnsi="Calibri" w:cs="Calibri"/>
              </w:rPr>
              <w:t xml:space="preserve"> available globally 24/7.</w:t>
            </w:r>
          </w:p>
          <w:p w14:paraId="37CAEDEF" w14:textId="77777777" w:rsidR="00764DBF" w:rsidRPr="002161CE" w:rsidRDefault="0073003F" w:rsidP="00764DBF">
            <w:pPr>
              <w:numPr>
                <w:ilvl w:val="0"/>
                <w:numId w:val="5"/>
              </w:numPr>
              <w:spacing w:before="100" w:beforeAutospacing="1" w:after="100" w:afterAutospacing="1"/>
              <w:ind w:left="750" w:right="30"/>
              <w:rPr>
                <w:rFonts w:ascii="Calibri" w:eastAsia="Times New Roman" w:hAnsi="Calibri" w:cs="Calibri"/>
              </w:rPr>
            </w:pPr>
            <w:r w:rsidRPr="002161CE">
              <w:rPr>
                <w:rFonts w:ascii="Calibri" w:eastAsia="Times New Roman" w:hAnsi="Calibri" w:cs="Calibri"/>
              </w:rPr>
              <w:t xml:space="preserve">iComply – Visit </w:t>
            </w:r>
            <w:hyperlink r:id="rId205" w:tgtFrame="_blank" w:history="1">
              <w:r w:rsidRPr="002161CE">
                <w:rPr>
                  <w:rFonts w:ascii="Calibri" w:eastAsia="Times New Roman" w:hAnsi="Calibri" w:cs="Calibri"/>
                  <w:color w:val="0000FF"/>
                  <w:u w:val="single"/>
                </w:rPr>
                <w:t>iComply</w:t>
              </w:r>
            </w:hyperlink>
            <w:r w:rsidRPr="002161CE">
              <w:rPr>
                <w:rFonts w:ascii="Calibri" w:eastAsia="Times New Roman" w:hAnsi="Calibri" w:cs="Calibri"/>
              </w:rPr>
              <w:t xml:space="preserve"> to access compliance-related applications and resources geared towards interactions with Healthcare Professionals and Healthcare Organizations, as well as third parties.</w:t>
            </w:r>
          </w:p>
        </w:tc>
        <w:tc>
          <w:tcPr>
            <w:tcW w:w="6000" w:type="dxa"/>
          </w:tcPr>
          <w:p w14:paraId="7F16A949" w14:textId="5BAABC52" w:rsidR="00764DBF" w:rsidRPr="002D1393" w:rsidRDefault="0073003F" w:rsidP="00745731">
            <w:pPr>
              <w:spacing w:before="100" w:beforeAutospacing="1" w:after="100" w:afterAutospacing="1"/>
              <w:ind w:left="30" w:right="30"/>
              <w:rPr>
                <w:rFonts w:ascii="Calibri" w:eastAsia="Times New Roman" w:hAnsi="Calibri" w:cs="Calibri"/>
                <w:lang w:val="uk-UA"/>
                <w:rPrChange w:id="209"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lastRenderedPageBreak/>
              <w:t>Департамент етики та дотримання вимог (</w:t>
            </w:r>
            <w:del w:id="210" w:author="Klimenko, Sergey" w:date="2026-01-09T12:18:00Z" w16du:dateUtc="2026-01-09T10:18:00Z">
              <w:r w:rsidRPr="002D1393" w:rsidDel="00BB7A56">
                <w:rPr>
                  <w:rFonts w:ascii="Calibri" w:eastAsia="Calibri" w:hAnsi="Calibri" w:cs="Calibri"/>
                  <w:lang w:val="uk-UA"/>
                </w:rPr>
                <w:delText>ДЕДВ</w:delText>
              </w:r>
            </w:del>
            <w:ins w:id="211" w:author="Klimenko, Sergey" w:date="2026-01-09T12:18:00Z" w16du:dateUtc="2026-01-09T10:18:00Z">
              <w:r w:rsidR="00BB7A56">
                <w:rPr>
                  <w:rFonts w:ascii="Calibri" w:eastAsia="Calibri" w:hAnsi="Calibri" w:cs="Calibri"/>
                  <w:lang w:val="uk-UA"/>
                </w:rPr>
                <w:t>OEC</w:t>
              </w:r>
            </w:ins>
            <w:r w:rsidRPr="002D1393">
              <w:rPr>
                <w:rFonts w:ascii="Calibri" w:eastAsia="Calibri" w:hAnsi="Calibri" w:cs="Calibri"/>
                <w:lang w:val="uk-UA"/>
              </w:rPr>
              <w:t>)</w:t>
            </w:r>
          </w:p>
          <w:p w14:paraId="23694FF4" w14:textId="77777777" w:rsidR="00764DBF" w:rsidRPr="002D1393" w:rsidRDefault="0073003F" w:rsidP="00745731">
            <w:pPr>
              <w:spacing w:before="100" w:beforeAutospacing="1" w:after="100" w:afterAutospacing="1"/>
              <w:ind w:left="30" w:right="30"/>
              <w:rPr>
                <w:rFonts w:ascii="Calibri" w:eastAsia="Times New Roman" w:hAnsi="Calibri" w:cs="Calibri"/>
                <w:lang w:val="uk-UA"/>
                <w:rPrChange w:id="212"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Департамент етики та дотримання вимог — це глобальний ресурс, спрямований на надання відповідей на ваші запитання або роз’яснень щодо занепокоєння стосовно цінностей та стандартів поведінки нашої компанії.</w:t>
            </w:r>
          </w:p>
          <w:p w14:paraId="1A2D15FD" w14:textId="40077194" w:rsidR="00764DBF" w:rsidRPr="002D1393" w:rsidRDefault="0073003F" w:rsidP="00745731">
            <w:pPr>
              <w:numPr>
                <w:ilvl w:val="0"/>
                <w:numId w:val="5"/>
              </w:numPr>
              <w:spacing w:before="100" w:beforeAutospacing="1" w:after="100" w:afterAutospacing="1"/>
              <w:ind w:left="750" w:right="30"/>
              <w:rPr>
                <w:rFonts w:ascii="Calibri" w:eastAsia="Times New Roman" w:hAnsi="Calibri" w:cs="Calibri"/>
                <w:lang w:val="uk-UA"/>
                <w:rPrChange w:id="213"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 xml:space="preserve">Відвідайте </w:t>
            </w:r>
            <w:r w:rsidRPr="002D1393">
              <w:rPr>
                <w:lang w:val="uk-UA"/>
                <w:rPrChange w:id="214" w:author="Klimenko, Sergey" w:date="2026-01-09T12:15:00Z" w16du:dateUtc="2026-01-09T10:15:00Z">
                  <w:rPr/>
                </w:rPrChange>
              </w:rPr>
              <w:fldChar w:fldCharType="begin"/>
            </w:r>
            <w:r w:rsidRPr="002D1393">
              <w:rPr>
                <w:lang w:val="uk-UA"/>
                <w:rPrChange w:id="215" w:author="Klimenko, Sergey" w:date="2026-01-09T12:15:00Z" w16du:dateUtc="2026-01-09T10:15:00Z">
                  <w:rPr/>
                </w:rPrChange>
              </w:rPr>
              <w:instrText>HYPERLINK "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 "_blank"</w:instrText>
            </w:r>
            <w:r w:rsidRPr="002D1393">
              <w:rPr>
                <w:lang w:val="uk-UA"/>
                <w:rPrChange w:id="216" w:author="Klimenko, Sergey" w:date="2026-01-09T12:15:00Z" w16du:dateUtc="2026-01-09T10:15:00Z">
                  <w:rPr/>
                </w:rPrChange>
              </w:rPr>
            </w:r>
            <w:r w:rsidRPr="002D1393">
              <w:rPr>
                <w:lang w:val="uk-UA"/>
                <w:rPrChange w:id="217" w:author="Klimenko, Sergey" w:date="2026-01-09T12:15:00Z" w16du:dateUtc="2026-01-09T10:15:00Z">
                  <w:rPr/>
                </w:rPrChange>
              </w:rPr>
              <w:fldChar w:fldCharType="separate"/>
            </w:r>
            <w:proofErr w:type="spellStart"/>
            <w:r w:rsidRPr="002D1393">
              <w:rPr>
                <w:rFonts w:ascii="Calibri" w:eastAsia="Calibri" w:hAnsi="Calibri" w:cs="Calibri"/>
                <w:color w:val="0000FF"/>
                <w:u w:val="single"/>
                <w:lang w:val="uk-UA"/>
              </w:rPr>
              <w:t>вебсайт</w:t>
            </w:r>
            <w:proofErr w:type="spellEnd"/>
            <w:r w:rsidRPr="002D1393">
              <w:rPr>
                <w:rFonts w:ascii="Calibri" w:eastAsia="Calibri" w:hAnsi="Calibri" w:cs="Calibri"/>
                <w:color w:val="0000FF"/>
                <w:u w:val="single"/>
                <w:lang w:val="uk-UA"/>
              </w:rPr>
              <w:t xml:space="preserve"> </w:t>
            </w:r>
            <w:del w:id="218" w:author="Klimenko, Sergey" w:date="2026-01-09T12:18:00Z" w16du:dateUtc="2026-01-09T10:18:00Z">
              <w:r w:rsidRPr="002D1393" w:rsidDel="00BB7A56">
                <w:rPr>
                  <w:rFonts w:ascii="Calibri" w:eastAsia="Calibri" w:hAnsi="Calibri" w:cs="Calibri"/>
                  <w:color w:val="0000FF"/>
                  <w:u w:val="single"/>
                  <w:lang w:val="uk-UA"/>
                </w:rPr>
                <w:delText>ДЕДВ</w:delText>
              </w:r>
            </w:del>
            <w:ins w:id="219" w:author="Klimenko, Sergey" w:date="2026-01-09T12:18:00Z" w16du:dateUtc="2026-01-09T10:18:00Z">
              <w:r w:rsidR="00BB7A56">
                <w:rPr>
                  <w:rFonts w:ascii="Calibri" w:eastAsia="Calibri" w:hAnsi="Calibri" w:cs="Calibri"/>
                  <w:color w:val="0000FF"/>
                  <w:u w:val="single"/>
                  <w:lang w:val="uk-UA"/>
                </w:rPr>
                <w:t>OEC</w:t>
              </w:r>
            </w:ins>
            <w:r w:rsidRPr="002D1393">
              <w:rPr>
                <w:lang w:val="uk-UA"/>
                <w:rPrChange w:id="220" w:author="Klimenko, Sergey" w:date="2026-01-09T12:15:00Z" w16du:dateUtc="2026-01-09T10:15:00Z">
                  <w:rPr/>
                </w:rPrChange>
              </w:rPr>
              <w:fldChar w:fldCharType="end"/>
            </w:r>
            <w:r w:rsidRPr="002D1393">
              <w:rPr>
                <w:rFonts w:ascii="Calibri" w:eastAsia="Calibri" w:hAnsi="Calibri" w:cs="Calibri"/>
                <w:lang w:val="uk-UA"/>
              </w:rPr>
              <w:t xml:space="preserve"> на Abbott </w:t>
            </w:r>
            <w:proofErr w:type="spellStart"/>
            <w:r w:rsidRPr="002D1393">
              <w:rPr>
                <w:rFonts w:ascii="Calibri" w:eastAsia="Calibri" w:hAnsi="Calibri" w:cs="Calibri"/>
                <w:lang w:val="uk-UA"/>
              </w:rPr>
              <w:t>World</w:t>
            </w:r>
            <w:proofErr w:type="spellEnd"/>
            <w:r w:rsidRPr="002D1393">
              <w:rPr>
                <w:rFonts w:ascii="Calibri" w:eastAsia="Calibri" w:hAnsi="Calibri" w:cs="Calibri"/>
                <w:lang w:val="uk-UA"/>
              </w:rPr>
              <w:t>.</w:t>
            </w:r>
          </w:p>
          <w:p w14:paraId="4EB1564A" w14:textId="789D01CB" w:rsidR="006E5FE6" w:rsidRPr="002D1393" w:rsidRDefault="0073003F" w:rsidP="00745731">
            <w:pPr>
              <w:numPr>
                <w:ilvl w:val="0"/>
                <w:numId w:val="5"/>
              </w:numPr>
              <w:spacing w:before="100" w:beforeAutospacing="1" w:after="100" w:afterAutospacing="1"/>
              <w:ind w:left="750" w:right="30"/>
              <w:rPr>
                <w:rFonts w:ascii="Calibri" w:eastAsia="Times New Roman" w:hAnsi="Calibri" w:cs="Calibri"/>
                <w:lang w:val="uk-UA"/>
                <w:rPrChange w:id="221"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 xml:space="preserve">Якщо у вас виникне занепокоєння щодо корупційної діяльності, як у межах компанії, так і </w:t>
            </w:r>
            <w:r w:rsidRPr="002D1393">
              <w:rPr>
                <w:rFonts w:ascii="Calibri" w:eastAsia="Calibri" w:hAnsi="Calibri" w:cs="Calibri"/>
                <w:lang w:val="uk-UA"/>
              </w:rPr>
              <w:lastRenderedPageBreak/>
              <w:t xml:space="preserve">у відносинах з клієнтами або іншими третіми сторонами, ви можете повідомити про своє занепокоєння у </w:t>
            </w:r>
            <w:del w:id="222" w:author="Klimenko, Sergey" w:date="2026-01-09T12:18:00Z" w16du:dateUtc="2026-01-09T10:18:00Z">
              <w:r w:rsidRPr="002D1393" w:rsidDel="00BB7A56">
                <w:rPr>
                  <w:rFonts w:ascii="Calibri" w:eastAsia="Calibri" w:hAnsi="Calibri" w:cs="Calibri"/>
                  <w:lang w:val="uk-UA"/>
                </w:rPr>
                <w:delText>ДЕДВ</w:delText>
              </w:r>
            </w:del>
            <w:ins w:id="223" w:author="Klimenko, Sergey" w:date="2026-01-09T12:18:00Z" w16du:dateUtc="2026-01-09T10:18:00Z">
              <w:r w:rsidR="00BB7A56">
                <w:rPr>
                  <w:rFonts w:ascii="Calibri" w:eastAsia="Calibri" w:hAnsi="Calibri" w:cs="Calibri"/>
                  <w:lang w:val="uk-UA"/>
                </w:rPr>
                <w:t>OEC</w:t>
              </w:r>
            </w:ins>
            <w:r w:rsidRPr="002D1393">
              <w:rPr>
                <w:rFonts w:ascii="Calibri" w:eastAsia="Calibri" w:hAnsi="Calibri" w:cs="Calibri"/>
                <w:lang w:val="uk-UA"/>
              </w:rPr>
              <w:t xml:space="preserve"> (</w:t>
            </w:r>
            <w:r w:rsidRPr="002D1393">
              <w:rPr>
                <w:lang w:val="uk-UA"/>
                <w:rPrChange w:id="224" w:author="Klimenko, Sergey" w:date="2026-01-09T12:15:00Z" w16du:dateUtc="2026-01-09T10:15:00Z">
                  <w:rPr/>
                </w:rPrChange>
              </w:rPr>
              <w:fldChar w:fldCharType="begin"/>
            </w:r>
            <w:r w:rsidRPr="002D1393">
              <w:rPr>
                <w:lang w:val="uk-UA"/>
                <w:rPrChange w:id="225" w:author="Klimenko, Sergey" w:date="2026-01-09T12:15:00Z" w16du:dateUtc="2026-01-09T10:15:00Z">
                  <w:rPr/>
                </w:rPrChange>
              </w:rPr>
              <w:instrText xml:space="preserve"> HYPERLINK "mailto:investigations@abbott.com" \t "_blank" </w:instrText>
            </w:r>
            <w:r w:rsidRPr="002D1393">
              <w:rPr>
                <w:lang w:val="uk-UA"/>
                <w:rPrChange w:id="226" w:author="Klimenko, Sergey" w:date="2026-01-09T12:15:00Z" w16du:dateUtc="2026-01-09T10:15:00Z">
                  <w:rPr/>
                </w:rPrChange>
              </w:rPr>
            </w:r>
            <w:r w:rsidRPr="002D1393">
              <w:rPr>
                <w:lang w:val="uk-UA"/>
                <w:rPrChange w:id="227" w:author="Klimenko, Sergey" w:date="2026-01-09T12:15:00Z" w16du:dateUtc="2026-01-09T10:15:00Z">
                  <w:rPr/>
                </w:rPrChange>
              </w:rPr>
              <w:fldChar w:fldCharType="separate"/>
            </w:r>
            <w:r w:rsidRPr="002D1393">
              <w:rPr>
                <w:rFonts w:ascii="Calibri" w:eastAsia="Calibri" w:hAnsi="Calibri" w:cs="Calibri"/>
                <w:color w:val="0000FF"/>
                <w:u w:val="single"/>
                <w:lang w:val="uk-UA"/>
              </w:rPr>
              <w:t>investigations@abbott.com</w:t>
            </w:r>
            <w:r w:rsidRPr="002D1393">
              <w:rPr>
                <w:rFonts w:ascii="Calibri" w:eastAsia="Calibri" w:hAnsi="Calibri" w:cs="Calibri"/>
                <w:color w:val="0000FF"/>
                <w:u w:val="single"/>
                <w:lang w:val="uk-UA"/>
              </w:rPr>
              <w:fldChar w:fldCharType="end"/>
            </w:r>
            <w:r w:rsidRPr="002D1393">
              <w:rPr>
                <w:rFonts w:ascii="Calibri" w:eastAsia="Calibri" w:hAnsi="Calibri" w:cs="Calibri"/>
                <w:lang w:val="uk-UA"/>
              </w:rPr>
              <w:t xml:space="preserve">) або юридичний департамент, або зателефонувати на нашу багатомовну лінію </w:t>
            </w:r>
            <w:r w:rsidRPr="002D1393">
              <w:rPr>
                <w:lang w:val="uk-UA"/>
                <w:rPrChange w:id="228" w:author="Klimenko, Sergey" w:date="2026-01-09T12:15:00Z" w16du:dateUtc="2026-01-09T10:15:00Z">
                  <w:rPr/>
                </w:rPrChange>
              </w:rPr>
              <w:fldChar w:fldCharType="begin"/>
            </w:r>
            <w:r w:rsidRPr="002D1393">
              <w:rPr>
                <w:lang w:val="uk-UA"/>
                <w:rPrChange w:id="229" w:author="Klimenko, Sergey" w:date="2026-01-09T12:15:00Z" w16du:dateUtc="2026-01-09T10:15:00Z">
                  <w:rPr/>
                </w:rPrChange>
              </w:rPr>
              <w:instrText xml:space="preserve"> HYPERLINK "https://secure.ethicspoint.com/domain/media/en/gui/40393/index.html" \t "_blank" </w:instrText>
            </w:r>
            <w:r w:rsidRPr="002D1393">
              <w:rPr>
                <w:lang w:val="uk-UA"/>
                <w:rPrChange w:id="230" w:author="Klimenko, Sergey" w:date="2026-01-09T12:15:00Z" w16du:dateUtc="2026-01-09T10:15:00Z">
                  <w:rPr/>
                </w:rPrChange>
              </w:rPr>
            </w:r>
            <w:r w:rsidRPr="002D1393">
              <w:rPr>
                <w:lang w:val="uk-UA"/>
                <w:rPrChange w:id="231" w:author="Klimenko, Sergey" w:date="2026-01-09T12:15:00Z" w16du:dateUtc="2026-01-09T10:15:00Z">
                  <w:rPr/>
                </w:rPrChange>
              </w:rPr>
              <w:fldChar w:fldCharType="separate"/>
            </w:r>
            <w:proofErr w:type="spellStart"/>
            <w:r w:rsidRPr="002D1393">
              <w:rPr>
                <w:rFonts w:ascii="Calibri" w:eastAsia="Calibri" w:hAnsi="Calibri" w:cs="Calibri"/>
                <w:color w:val="0000FF"/>
                <w:u w:val="single"/>
                <w:lang w:val="uk-UA"/>
              </w:rPr>
              <w:t>SpeakUp</w:t>
            </w:r>
            <w:proofErr w:type="spellEnd"/>
            <w:r w:rsidRPr="002D1393">
              <w:rPr>
                <w:rFonts w:ascii="Calibri" w:eastAsia="Calibri" w:hAnsi="Calibri" w:cs="Calibri"/>
                <w:color w:val="0000FF"/>
                <w:u w:val="single"/>
                <w:lang w:val="uk-UA"/>
              </w:rPr>
              <w:fldChar w:fldCharType="end"/>
            </w:r>
            <w:r w:rsidRPr="002D1393">
              <w:rPr>
                <w:rFonts w:ascii="Calibri" w:eastAsia="Calibri" w:hAnsi="Calibri" w:cs="Calibri"/>
                <w:lang w:val="uk-UA"/>
              </w:rPr>
              <w:t>, яка доступна у всьому світі цілодобово й без вихідних.</w:t>
            </w:r>
          </w:p>
          <w:p w14:paraId="04482463" w14:textId="77777777" w:rsidR="00764DBF" w:rsidRPr="002D1393" w:rsidRDefault="0073003F" w:rsidP="00745731">
            <w:pPr>
              <w:numPr>
                <w:ilvl w:val="0"/>
                <w:numId w:val="5"/>
              </w:numPr>
              <w:spacing w:before="100" w:beforeAutospacing="1" w:after="100" w:afterAutospacing="1"/>
              <w:ind w:left="750" w:right="30"/>
              <w:rPr>
                <w:rFonts w:ascii="Calibri" w:eastAsia="Times New Roman" w:hAnsi="Calibri" w:cs="Calibri"/>
                <w:lang w:val="uk-UA"/>
                <w:rPrChange w:id="232" w:author="Klimenko, Sergey" w:date="2026-01-09T12:15:00Z" w16du:dateUtc="2026-01-09T10:15:00Z">
                  <w:rPr>
                    <w:rFonts w:ascii="Calibri" w:eastAsia="Times New Roman" w:hAnsi="Calibri" w:cs="Calibri"/>
                  </w:rPr>
                </w:rPrChange>
              </w:rPr>
            </w:pPr>
            <w:proofErr w:type="spellStart"/>
            <w:r w:rsidRPr="002D1393">
              <w:rPr>
                <w:rFonts w:ascii="Calibri" w:eastAsia="Calibri" w:hAnsi="Calibri" w:cs="Calibri"/>
                <w:lang w:val="uk-UA"/>
              </w:rPr>
              <w:t>iComply</w:t>
            </w:r>
            <w:proofErr w:type="spellEnd"/>
            <w:r w:rsidRPr="002D1393">
              <w:rPr>
                <w:rFonts w:ascii="Calibri" w:eastAsia="Calibri" w:hAnsi="Calibri" w:cs="Calibri"/>
                <w:lang w:val="uk-UA"/>
              </w:rPr>
              <w:t xml:space="preserve"> — відвідайте </w:t>
            </w:r>
            <w:r w:rsidRPr="002D1393">
              <w:rPr>
                <w:lang w:val="uk-UA"/>
                <w:rPrChange w:id="233" w:author="Klimenko, Sergey" w:date="2026-01-09T12:15:00Z" w16du:dateUtc="2026-01-09T10:15:00Z">
                  <w:rPr/>
                </w:rPrChange>
              </w:rPr>
              <w:fldChar w:fldCharType="begin"/>
            </w:r>
            <w:r w:rsidRPr="002D1393">
              <w:rPr>
                <w:lang w:val="uk-UA"/>
                <w:rPrChange w:id="234" w:author="Klimenko, Sergey" w:date="2026-01-09T12:15:00Z" w16du:dateUtc="2026-01-09T10:15:00Z">
                  <w:rPr/>
                </w:rPrChange>
              </w:rPr>
              <w:instrText xml:space="preserve"> HYPERLINK "https://icomply.abbott.com/Default.aspx" \t "_blank" </w:instrText>
            </w:r>
            <w:r w:rsidRPr="002D1393">
              <w:rPr>
                <w:lang w:val="uk-UA"/>
                <w:rPrChange w:id="235" w:author="Klimenko, Sergey" w:date="2026-01-09T12:15:00Z" w16du:dateUtc="2026-01-09T10:15:00Z">
                  <w:rPr/>
                </w:rPrChange>
              </w:rPr>
            </w:r>
            <w:r w:rsidRPr="002D1393">
              <w:rPr>
                <w:lang w:val="uk-UA"/>
                <w:rPrChange w:id="236" w:author="Klimenko, Sergey" w:date="2026-01-09T12:15:00Z" w16du:dateUtc="2026-01-09T10:15:00Z">
                  <w:rPr/>
                </w:rPrChange>
              </w:rPr>
              <w:fldChar w:fldCharType="separate"/>
            </w:r>
            <w:proofErr w:type="spellStart"/>
            <w:r w:rsidRPr="002D1393">
              <w:rPr>
                <w:rFonts w:ascii="Calibri" w:eastAsia="Calibri" w:hAnsi="Calibri" w:cs="Calibri"/>
                <w:color w:val="0000FF"/>
                <w:u w:val="single"/>
                <w:lang w:val="uk-UA"/>
              </w:rPr>
              <w:t>iComply</w:t>
            </w:r>
            <w:proofErr w:type="spellEnd"/>
            <w:r w:rsidRPr="002D1393">
              <w:rPr>
                <w:rFonts w:ascii="Calibri" w:eastAsia="Calibri" w:hAnsi="Calibri" w:cs="Calibri"/>
                <w:color w:val="0000FF"/>
                <w:u w:val="single"/>
                <w:lang w:val="uk-UA"/>
              </w:rPr>
              <w:fldChar w:fldCharType="end"/>
            </w:r>
            <w:r w:rsidRPr="002D1393">
              <w:rPr>
                <w:rFonts w:ascii="Calibri" w:eastAsia="Calibri" w:hAnsi="Calibri" w:cs="Calibri"/>
                <w:lang w:val="uk-UA"/>
              </w:rPr>
              <w:t>, щоб отримати доступ до прикладних програм і ресурсів, які стосуються дотримання норм, спрямованих на взаємодію з медичними працівниками та організаціями в галузі охорони здоров’я, а також з третіми сторонами.</w:t>
            </w:r>
          </w:p>
        </w:tc>
      </w:tr>
      <w:tr w:rsidR="005F6E93" w:rsidRPr="002D1393" w14:paraId="0A195EAD" w14:textId="77777777" w:rsidTr="00745731">
        <w:tc>
          <w:tcPr>
            <w:tcW w:w="1353" w:type="dxa"/>
            <w:shd w:val="clear" w:color="auto" w:fill="C1E4F5"/>
            <w:tcMar>
              <w:top w:w="120" w:type="dxa"/>
              <w:left w:w="180" w:type="dxa"/>
              <w:bottom w:w="120" w:type="dxa"/>
              <w:right w:w="180" w:type="dxa"/>
            </w:tcMar>
            <w:hideMark/>
          </w:tcPr>
          <w:p w14:paraId="0411BC38" w14:textId="77777777" w:rsidR="00764DBF" w:rsidRPr="002161CE" w:rsidRDefault="0073003F" w:rsidP="00764DBF">
            <w:pPr>
              <w:spacing w:before="30" w:after="30"/>
              <w:ind w:left="30" w:right="30"/>
              <w:rPr>
                <w:rFonts w:ascii="Calibri" w:eastAsia="Times New Roman" w:hAnsi="Calibri" w:cs="Calibri"/>
                <w:sz w:val="16"/>
              </w:rPr>
            </w:pPr>
            <w:hyperlink r:id="rId206" w:tgtFrame="_blank" w:history="1">
              <w:r w:rsidRPr="002161CE">
                <w:rPr>
                  <w:rFonts w:ascii="Calibri" w:eastAsia="Times New Roman" w:hAnsi="Calibri" w:cs="Calibri"/>
                  <w:color w:val="0000FF"/>
                  <w:sz w:val="16"/>
                  <w:u w:val="single"/>
                </w:rPr>
                <w:t>Screen 18</w:t>
              </w:r>
            </w:hyperlink>
            <w:r w:rsidRPr="002161CE">
              <w:rPr>
                <w:rFonts w:ascii="Calibri" w:eastAsia="Times New Roman" w:hAnsi="Calibri" w:cs="Calibri"/>
                <w:sz w:val="16"/>
              </w:rPr>
              <w:t xml:space="preserve"> </w:t>
            </w:r>
          </w:p>
          <w:p w14:paraId="376E713C" w14:textId="77777777" w:rsidR="00764DBF" w:rsidRPr="002161CE" w:rsidRDefault="0073003F" w:rsidP="00764DBF">
            <w:pPr>
              <w:ind w:left="30" w:right="30"/>
              <w:rPr>
                <w:rFonts w:ascii="Calibri" w:eastAsia="Times New Roman" w:hAnsi="Calibri" w:cs="Calibri"/>
                <w:sz w:val="16"/>
              </w:rPr>
            </w:pPr>
            <w:hyperlink r:id="rId207" w:tgtFrame="_blank" w:history="1">
              <w:r w:rsidRPr="002161CE">
                <w:rPr>
                  <w:rFonts w:ascii="Calibri" w:eastAsia="Times New Roman" w:hAnsi="Calibri" w:cs="Calibri"/>
                  <w:color w:val="0000FF"/>
                  <w:sz w:val="16"/>
                  <w:u w:val="single"/>
                </w:rPr>
                <w:t>111_C_200</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2FAC9D0" w14:textId="77777777" w:rsidR="00764DBF" w:rsidRPr="002161CE" w:rsidRDefault="0073003F" w:rsidP="00764DBF">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Human Resources</w:t>
            </w:r>
          </w:p>
          <w:p w14:paraId="0A1D0130" w14:textId="77777777" w:rsidR="00764DBF" w:rsidRPr="002161CE" w:rsidRDefault="0073003F" w:rsidP="00764DBF">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 xml:space="preserve">For employee-related issues, such as concerns involving management and/or other employees, contact your local </w:t>
            </w:r>
            <w:hyperlink r:id="rId208" w:tgtFrame="_blank" w:history="1">
              <w:r w:rsidRPr="002161CE">
                <w:rPr>
                  <w:rFonts w:ascii="Calibri" w:eastAsia="Times New Roman" w:hAnsi="Calibri" w:cs="Calibri"/>
                  <w:color w:val="0000FF"/>
                  <w:u w:val="single"/>
                </w:rPr>
                <w:t>Human Resources representative</w:t>
              </w:r>
            </w:hyperlink>
            <w:r w:rsidRPr="002161CE">
              <w:rPr>
                <w:rFonts w:ascii="Calibri" w:eastAsia="Times New Roman" w:hAnsi="Calibri" w:cs="Calibri"/>
              </w:rPr>
              <w:t>.</w:t>
            </w:r>
          </w:p>
        </w:tc>
        <w:tc>
          <w:tcPr>
            <w:tcW w:w="6000" w:type="dxa"/>
          </w:tcPr>
          <w:p w14:paraId="15C35300" w14:textId="77777777" w:rsidR="00764DBF" w:rsidRPr="002D1393" w:rsidRDefault="0073003F" w:rsidP="00745731">
            <w:pPr>
              <w:spacing w:before="100" w:beforeAutospacing="1" w:after="100" w:afterAutospacing="1"/>
              <w:ind w:left="30" w:right="30"/>
              <w:rPr>
                <w:rFonts w:ascii="Calibri" w:eastAsia="Times New Roman" w:hAnsi="Calibri" w:cs="Calibri"/>
                <w:lang w:val="uk-UA"/>
                <w:rPrChange w:id="237"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Департамент управління персоналом</w:t>
            </w:r>
          </w:p>
          <w:p w14:paraId="0153E233" w14:textId="77777777" w:rsidR="00764DBF" w:rsidRPr="002D1393" w:rsidRDefault="0073003F" w:rsidP="00745731">
            <w:pPr>
              <w:spacing w:before="100" w:beforeAutospacing="1" w:after="100" w:afterAutospacing="1"/>
              <w:ind w:left="30" w:right="30"/>
              <w:rPr>
                <w:rFonts w:ascii="Calibri" w:eastAsia="Times New Roman" w:hAnsi="Calibri" w:cs="Calibri"/>
                <w:lang w:val="uk-UA"/>
                <w:rPrChange w:id="238"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 xml:space="preserve">Щодо питань стосовно працівників (наприклад, проблеми, до яких залучені керівники та/або інші працівники), зв’яжіться з представником свого місцевого </w:t>
            </w:r>
            <w:r w:rsidRPr="002D1393">
              <w:rPr>
                <w:lang w:val="uk-UA"/>
                <w:rPrChange w:id="239" w:author="Klimenko, Sergey" w:date="2026-01-09T12:15:00Z" w16du:dateUtc="2026-01-09T10:15:00Z">
                  <w:rPr/>
                </w:rPrChange>
              </w:rPr>
              <w:fldChar w:fldCharType="begin"/>
            </w:r>
            <w:r w:rsidRPr="002D1393">
              <w:rPr>
                <w:lang w:val="uk-UA"/>
                <w:rPrChange w:id="240" w:author="Klimenko, Sergey" w:date="2026-01-09T12:15:00Z" w16du:dateUtc="2026-01-09T10:15:00Z">
                  <w:rPr/>
                </w:rPrChange>
              </w:rPr>
              <w:instrText xml:space="preserve"> HYPERLINK "https://abbott.sharepoint.com/sites/myhr" \t "_blank" </w:instrText>
            </w:r>
            <w:r w:rsidRPr="002D1393">
              <w:rPr>
                <w:lang w:val="uk-UA"/>
                <w:rPrChange w:id="241" w:author="Klimenko, Sergey" w:date="2026-01-09T12:15:00Z" w16du:dateUtc="2026-01-09T10:15:00Z">
                  <w:rPr/>
                </w:rPrChange>
              </w:rPr>
            </w:r>
            <w:r w:rsidRPr="002D1393">
              <w:rPr>
                <w:lang w:val="uk-UA"/>
                <w:rPrChange w:id="242" w:author="Klimenko, Sergey" w:date="2026-01-09T12:15:00Z" w16du:dateUtc="2026-01-09T10:15:00Z">
                  <w:rPr/>
                </w:rPrChange>
              </w:rPr>
              <w:fldChar w:fldCharType="separate"/>
            </w:r>
            <w:r w:rsidRPr="002D1393">
              <w:rPr>
                <w:rFonts w:ascii="Calibri" w:eastAsia="Calibri" w:hAnsi="Calibri" w:cs="Calibri"/>
                <w:color w:val="0000FF"/>
                <w:u w:val="single"/>
                <w:lang w:val="uk-UA"/>
              </w:rPr>
              <w:t>Департаменту управління персоналом</w:t>
            </w:r>
            <w:r w:rsidRPr="002D1393">
              <w:rPr>
                <w:rFonts w:ascii="Calibri" w:eastAsia="Calibri" w:hAnsi="Calibri" w:cs="Calibri"/>
                <w:color w:val="0000FF"/>
                <w:u w:val="single"/>
                <w:lang w:val="uk-UA"/>
              </w:rPr>
              <w:fldChar w:fldCharType="end"/>
            </w:r>
            <w:r w:rsidRPr="002D1393">
              <w:rPr>
                <w:rFonts w:ascii="Calibri" w:eastAsia="Calibri" w:hAnsi="Calibri" w:cs="Calibri"/>
                <w:lang w:val="uk-UA"/>
              </w:rPr>
              <w:t>.</w:t>
            </w:r>
          </w:p>
        </w:tc>
      </w:tr>
      <w:tr w:rsidR="005F6E93" w:rsidRPr="002D1393" w14:paraId="1A9BE120" w14:textId="77777777" w:rsidTr="00745731">
        <w:tc>
          <w:tcPr>
            <w:tcW w:w="1353" w:type="dxa"/>
            <w:shd w:val="clear" w:color="auto" w:fill="C1E4F5"/>
            <w:tcMar>
              <w:top w:w="120" w:type="dxa"/>
              <w:left w:w="180" w:type="dxa"/>
              <w:bottom w:w="120" w:type="dxa"/>
              <w:right w:w="180" w:type="dxa"/>
            </w:tcMar>
            <w:hideMark/>
          </w:tcPr>
          <w:p w14:paraId="0A51C368" w14:textId="77777777" w:rsidR="00764DBF" w:rsidRPr="002161CE" w:rsidRDefault="0073003F" w:rsidP="00764DBF">
            <w:pPr>
              <w:spacing w:before="30" w:after="30"/>
              <w:ind w:left="30" w:right="30"/>
              <w:rPr>
                <w:rFonts w:ascii="Calibri" w:eastAsia="Times New Roman" w:hAnsi="Calibri" w:cs="Calibri"/>
                <w:sz w:val="16"/>
              </w:rPr>
            </w:pPr>
            <w:hyperlink r:id="rId209" w:tgtFrame="_blank" w:history="1">
              <w:r w:rsidRPr="002161CE">
                <w:rPr>
                  <w:rFonts w:ascii="Calibri" w:eastAsia="Times New Roman" w:hAnsi="Calibri" w:cs="Calibri"/>
                  <w:color w:val="0000FF"/>
                  <w:sz w:val="16"/>
                  <w:u w:val="single"/>
                </w:rPr>
                <w:t>Screen 18</w:t>
              </w:r>
            </w:hyperlink>
            <w:r w:rsidRPr="002161CE">
              <w:rPr>
                <w:rFonts w:ascii="Calibri" w:eastAsia="Times New Roman" w:hAnsi="Calibri" w:cs="Calibri"/>
                <w:sz w:val="16"/>
              </w:rPr>
              <w:t xml:space="preserve"> </w:t>
            </w:r>
          </w:p>
          <w:p w14:paraId="7DC2205E" w14:textId="77777777" w:rsidR="00764DBF" w:rsidRPr="002161CE" w:rsidRDefault="0073003F" w:rsidP="00764DBF">
            <w:pPr>
              <w:ind w:left="30" w:right="30"/>
              <w:rPr>
                <w:rFonts w:ascii="Calibri" w:eastAsia="Times New Roman" w:hAnsi="Calibri" w:cs="Calibri"/>
                <w:sz w:val="16"/>
              </w:rPr>
            </w:pPr>
            <w:hyperlink r:id="rId210" w:tgtFrame="_blank" w:history="1">
              <w:r w:rsidRPr="002161CE">
                <w:rPr>
                  <w:rFonts w:ascii="Calibri" w:eastAsia="Times New Roman" w:hAnsi="Calibri" w:cs="Calibri"/>
                  <w:color w:val="0000FF"/>
                  <w:sz w:val="16"/>
                  <w:u w:val="single"/>
                </w:rPr>
                <w:t>112_C_200</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B60A575" w14:textId="77777777" w:rsidR="00764DBF" w:rsidRPr="002161CE" w:rsidRDefault="0073003F" w:rsidP="00764DBF">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Legal Division</w:t>
            </w:r>
          </w:p>
          <w:p w14:paraId="65B83991" w14:textId="77777777" w:rsidR="00764DBF" w:rsidRPr="002161CE" w:rsidRDefault="0073003F" w:rsidP="00764DBF">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Contact the Legal Division with questions or concerns about legal implications of bribery and corruption.</w:t>
            </w:r>
          </w:p>
          <w:p w14:paraId="67855520" w14:textId="77777777" w:rsidR="00764DBF" w:rsidRPr="002161CE" w:rsidRDefault="0073003F" w:rsidP="00764DBF">
            <w:pPr>
              <w:numPr>
                <w:ilvl w:val="0"/>
                <w:numId w:val="6"/>
              </w:numPr>
              <w:spacing w:before="100" w:beforeAutospacing="1" w:after="100" w:afterAutospacing="1"/>
              <w:ind w:left="750" w:right="30"/>
              <w:rPr>
                <w:rFonts w:ascii="Calibri" w:eastAsia="Times New Roman" w:hAnsi="Calibri" w:cs="Calibri"/>
              </w:rPr>
            </w:pPr>
            <w:r w:rsidRPr="002161CE">
              <w:rPr>
                <w:rFonts w:ascii="Calibri" w:eastAsia="Times New Roman" w:hAnsi="Calibri" w:cs="Calibri"/>
              </w:rPr>
              <w:t>Click here to access the Legal home page on Abbott World.</w:t>
            </w:r>
          </w:p>
        </w:tc>
        <w:tc>
          <w:tcPr>
            <w:tcW w:w="6000" w:type="dxa"/>
          </w:tcPr>
          <w:p w14:paraId="011FAA95" w14:textId="77777777" w:rsidR="00764DBF" w:rsidRPr="002D1393" w:rsidRDefault="0073003F" w:rsidP="00745731">
            <w:pPr>
              <w:spacing w:before="100" w:beforeAutospacing="1" w:after="100" w:afterAutospacing="1"/>
              <w:ind w:left="30" w:right="30"/>
              <w:rPr>
                <w:rFonts w:ascii="Calibri" w:eastAsia="Times New Roman" w:hAnsi="Calibri" w:cs="Calibri"/>
                <w:lang w:val="uk-UA"/>
                <w:rPrChange w:id="243"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Юридичний департамент</w:t>
            </w:r>
          </w:p>
          <w:p w14:paraId="36DFD691" w14:textId="77777777" w:rsidR="00764DBF" w:rsidRPr="002D1393" w:rsidRDefault="0073003F" w:rsidP="00745731">
            <w:pPr>
              <w:spacing w:before="100" w:beforeAutospacing="1" w:after="100" w:afterAutospacing="1"/>
              <w:ind w:left="30" w:right="30"/>
              <w:rPr>
                <w:rFonts w:ascii="Calibri" w:eastAsia="Times New Roman" w:hAnsi="Calibri" w:cs="Calibri"/>
                <w:lang w:val="uk-UA"/>
                <w:rPrChange w:id="244"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Із питаннями чи занепокоєннями щодо правових наслідків хабарництва й корупції зв’яжіться з юридичним департаментом.</w:t>
            </w:r>
          </w:p>
          <w:p w14:paraId="44375A9C" w14:textId="77777777" w:rsidR="00764DBF" w:rsidRPr="002D1393" w:rsidRDefault="0073003F" w:rsidP="00745731">
            <w:pPr>
              <w:numPr>
                <w:ilvl w:val="0"/>
                <w:numId w:val="6"/>
              </w:numPr>
              <w:spacing w:before="100" w:beforeAutospacing="1" w:after="100" w:afterAutospacing="1"/>
              <w:ind w:left="750" w:right="30"/>
              <w:rPr>
                <w:rFonts w:ascii="Calibri" w:eastAsia="Times New Roman" w:hAnsi="Calibri" w:cs="Calibri"/>
                <w:lang w:val="uk-UA"/>
                <w:rPrChange w:id="245"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lastRenderedPageBreak/>
              <w:t xml:space="preserve">Натисніть тут, щоб отримати доступ до головної сторінки Юридичного департаменту на платформі Abbott </w:t>
            </w:r>
            <w:proofErr w:type="spellStart"/>
            <w:r w:rsidRPr="002D1393">
              <w:rPr>
                <w:rFonts w:ascii="Calibri" w:eastAsia="Calibri" w:hAnsi="Calibri" w:cs="Calibri"/>
                <w:lang w:val="uk-UA"/>
              </w:rPr>
              <w:t>World</w:t>
            </w:r>
            <w:proofErr w:type="spellEnd"/>
            <w:r w:rsidRPr="002D1393">
              <w:rPr>
                <w:rFonts w:ascii="Calibri" w:eastAsia="Calibri" w:hAnsi="Calibri" w:cs="Calibri"/>
                <w:lang w:val="uk-UA"/>
              </w:rPr>
              <w:t>.</w:t>
            </w:r>
          </w:p>
        </w:tc>
      </w:tr>
      <w:tr w:rsidR="005F6E93" w:rsidRPr="002D1393" w14:paraId="0BEA92AA" w14:textId="77777777" w:rsidTr="00745731">
        <w:tc>
          <w:tcPr>
            <w:tcW w:w="1353" w:type="dxa"/>
            <w:shd w:val="clear" w:color="auto" w:fill="C1E4F5"/>
            <w:tcMar>
              <w:top w:w="120" w:type="dxa"/>
              <w:left w:w="180" w:type="dxa"/>
              <w:bottom w:w="120" w:type="dxa"/>
              <w:right w:w="180" w:type="dxa"/>
            </w:tcMar>
            <w:hideMark/>
          </w:tcPr>
          <w:p w14:paraId="691842EB" w14:textId="77777777" w:rsidR="00764DBF" w:rsidRPr="002161CE" w:rsidRDefault="0073003F" w:rsidP="00764DBF">
            <w:pPr>
              <w:spacing w:before="30" w:after="30"/>
              <w:ind w:left="30" w:right="30"/>
              <w:rPr>
                <w:rFonts w:ascii="Calibri" w:eastAsia="Times New Roman" w:hAnsi="Calibri" w:cs="Calibri"/>
                <w:sz w:val="16"/>
              </w:rPr>
            </w:pPr>
            <w:hyperlink r:id="rId211" w:tgtFrame="_blank" w:history="1">
              <w:r w:rsidRPr="002161CE">
                <w:rPr>
                  <w:rFonts w:ascii="Calibri" w:eastAsia="Times New Roman" w:hAnsi="Calibri" w:cs="Calibri"/>
                  <w:color w:val="0000FF"/>
                  <w:sz w:val="16"/>
                  <w:u w:val="single"/>
                </w:rPr>
                <w:t>Screen 18</w:t>
              </w:r>
            </w:hyperlink>
            <w:r w:rsidRPr="002161CE">
              <w:rPr>
                <w:rFonts w:ascii="Calibri" w:eastAsia="Times New Roman" w:hAnsi="Calibri" w:cs="Calibri"/>
                <w:sz w:val="16"/>
              </w:rPr>
              <w:t xml:space="preserve"> </w:t>
            </w:r>
          </w:p>
          <w:p w14:paraId="62CC1759" w14:textId="77777777" w:rsidR="00764DBF" w:rsidRPr="002161CE" w:rsidRDefault="0073003F" w:rsidP="00764DBF">
            <w:pPr>
              <w:ind w:left="30" w:right="30"/>
              <w:rPr>
                <w:rFonts w:ascii="Calibri" w:eastAsia="Times New Roman" w:hAnsi="Calibri" w:cs="Calibri"/>
                <w:sz w:val="16"/>
              </w:rPr>
            </w:pPr>
            <w:hyperlink r:id="rId212" w:tgtFrame="_blank" w:history="1">
              <w:r w:rsidRPr="002161CE">
                <w:rPr>
                  <w:rFonts w:ascii="Calibri" w:eastAsia="Times New Roman" w:hAnsi="Calibri" w:cs="Calibri"/>
                  <w:color w:val="0000FF"/>
                  <w:sz w:val="16"/>
                  <w:u w:val="single"/>
                </w:rPr>
                <w:t>113_C_200</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AA89357" w14:textId="77777777" w:rsidR="00764DBF" w:rsidRPr="002161CE" w:rsidRDefault="0073003F" w:rsidP="00764DBF">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OTHER RESOURCES</w:t>
            </w:r>
          </w:p>
          <w:p w14:paraId="40293A8F" w14:textId="77777777" w:rsidR="00764DBF" w:rsidRPr="002161CE" w:rsidRDefault="0073003F" w:rsidP="00764DBF">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There are many other resources available to you:</w:t>
            </w:r>
          </w:p>
          <w:p w14:paraId="08B86482" w14:textId="77777777" w:rsidR="00764DBF" w:rsidRPr="002161CE" w:rsidRDefault="0073003F" w:rsidP="00764DBF">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Finance – If your question is about accounting or finance, contact your local Finance department.</w:t>
            </w:r>
          </w:p>
          <w:p w14:paraId="24F47990" w14:textId="77777777" w:rsidR="00764DBF" w:rsidRPr="002161CE" w:rsidRDefault="0073003F" w:rsidP="00764DBF">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Corporate Audit – If you have specific concerns regarding accounting, internal accounting controls, or auditing matters, promptly report them to Corporate Audit or the OEC.</w:t>
            </w:r>
          </w:p>
          <w:p w14:paraId="51E854D7" w14:textId="77777777" w:rsidR="00764DBF" w:rsidRPr="002161CE" w:rsidRDefault="0073003F" w:rsidP="00764DBF">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Abbott Quality and Regulatory – If you have questions about the quality and safety of our products, contact your local Quality or Regulatory department.</w:t>
            </w:r>
          </w:p>
          <w:p w14:paraId="590B998A" w14:textId="77777777" w:rsidR="00764DBF" w:rsidRPr="002161CE" w:rsidRDefault="0073003F" w:rsidP="00764DBF">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Global Environment, Health, and Safety – Contact a Global Environment, Health, and Safety representative if you have questions about a physical site and potential dangers.</w:t>
            </w:r>
          </w:p>
          <w:p w14:paraId="2D0E3061" w14:textId="77777777" w:rsidR="00764DBF" w:rsidRPr="002161CE" w:rsidRDefault="0073003F" w:rsidP="00764DBF">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Global Procurement – If you have questions about supplier relations, contact Global Procurement.</w:t>
            </w:r>
          </w:p>
        </w:tc>
        <w:tc>
          <w:tcPr>
            <w:tcW w:w="6000" w:type="dxa"/>
          </w:tcPr>
          <w:p w14:paraId="1462CCA3" w14:textId="77777777" w:rsidR="00764DBF" w:rsidRPr="002D1393" w:rsidRDefault="0073003F" w:rsidP="00745731">
            <w:pPr>
              <w:spacing w:before="100" w:beforeAutospacing="1" w:after="100" w:afterAutospacing="1"/>
              <w:ind w:left="30" w:right="30"/>
              <w:rPr>
                <w:rFonts w:ascii="Calibri" w:eastAsia="Times New Roman" w:hAnsi="Calibri" w:cs="Calibri"/>
                <w:lang w:val="uk-UA"/>
                <w:rPrChange w:id="246"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ІНШІ РЕСУРСИ</w:t>
            </w:r>
          </w:p>
          <w:p w14:paraId="2D514310" w14:textId="77777777" w:rsidR="00764DBF" w:rsidRPr="002D1393" w:rsidRDefault="0073003F" w:rsidP="00745731">
            <w:pPr>
              <w:spacing w:before="100" w:beforeAutospacing="1" w:after="100" w:afterAutospacing="1"/>
              <w:ind w:left="30" w:right="30"/>
              <w:rPr>
                <w:rFonts w:ascii="Calibri" w:eastAsia="Times New Roman" w:hAnsi="Calibri" w:cs="Calibri"/>
                <w:lang w:val="uk-UA"/>
                <w:rPrChange w:id="247"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Для Вас можуть бути доступні інші ресурси:</w:t>
            </w:r>
          </w:p>
          <w:p w14:paraId="218678FB" w14:textId="77777777" w:rsidR="00764DBF" w:rsidRPr="002D1393" w:rsidRDefault="0073003F" w:rsidP="00745731">
            <w:pPr>
              <w:spacing w:before="100" w:beforeAutospacing="1" w:after="100" w:afterAutospacing="1"/>
              <w:ind w:left="30" w:right="30"/>
              <w:rPr>
                <w:rFonts w:ascii="Calibri" w:eastAsia="Times New Roman" w:hAnsi="Calibri" w:cs="Calibri"/>
                <w:lang w:val="uk-UA"/>
                <w:rPrChange w:id="248"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Фінансовий департамент – якщо ваше запитання стосується бухгалтерського обліку або фінансів, зв’яжіться з місцевим Фінансовим департаментом.</w:t>
            </w:r>
          </w:p>
          <w:p w14:paraId="3EDC098E" w14:textId="77777777" w:rsidR="00764DBF" w:rsidRPr="002D1393" w:rsidRDefault="0073003F" w:rsidP="00745731">
            <w:pPr>
              <w:spacing w:before="100" w:beforeAutospacing="1" w:after="100" w:afterAutospacing="1"/>
              <w:ind w:left="30" w:right="30"/>
              <w:rPr>
                <w:rFonts w:ascii="Calibri" w:eastAsia="Times New Roman" w:hAnsi="Calibri" w:cs="Calibri"/>
                <w:lang w:val="uk-UA"/>
                <w:rPrChange w:id="249"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 xml:space="preserve">Корпоративний аудит – якщо у вас є конкретні занепокоєння стосовно бухгалтерського обліку, внутрішнього бухгалтерського обліку або питань стосовно аудиту, негайно </w:t>
            </w:r>
            <w:proofErr w:type="spellStart"/>
            <w:r w:rsidRPr="002D1393">
              <w:rPr>
                <w:rFonts w:ascii="Calibri" w:eastAsia="Calibri" w:hAnsi="Calibri" w:cs="Calibri"/>
                <w:lang w:val="uk-UA"/>
              </w:rPr>
              <w:t>повідомте</w:t>
            </w:r>
            <w:proofErr w:type="spellEnd"/>
            <w:r w:rsidRPr="002D1393">
              <w:rPr>
                <w:rFonts w:ascii="Calibri" w:eastAsia="Calibri" w:hAnsi="Calibri" w:cs="Calibri"/>
                <w:lang w:val="uk-UA"/>
              </w:rPr>
              <w:t xml:space="preserve"> про них Департамент корпоративного аудиту або Департамент етики та дотримання вимог.</w:t>
            </w:r>
          </w:p>
          <w:p w14:paraId="1A67544C" w14:textId="77777777" w:rsidR="00764DBF" w:rsidRPr="002D1393" w:rsidRDefault="0073003F" w:rsidP="00745731">
            <w:pPr>
              <w:spacing w:before="100" w:beforeAutospacing="1" w:after="100" w:afterAutospacing="1"/>
              <w:ind w:left="30" w:right="30"/>
              <w:rPr>
                <w:rFonts w:ascii="Calibri" w:eastAsia="Times New Roman" w:hAnsi="Calibri" w:cs="Calibri"/>
                <w:lang w:val="uk-UA"/>
                <w:rPrChange w:id="250"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Департамент якості та регулювання компанії Abbott — якщо ви маєте запитання про якість та безпеку наших продуктів, зверніться до місцевого Департаменту якості або Департаменту нормативно-правового регулювання.</w:t>
            </w:r>
          </w:p>
          <w:p w14:paraId="09199492" w14:textId="77777777" w:rsidR="00764DBF" w:rsidRPr="002D1393" w:rsidRDefault="0073003F" w:rsidP="00745731">
            <w:pPr>
              <w:spacing w:before="100" w:beforeAutospacing="1" w:after="100" w:afterAutospacing="1"/>
              <w:ind w:left="30" w:right="30"/>
              <w:rPr>
                <w:rFonts w:ascii="Calibri" w:eastAsia="Times New Roman" w:hAnsi="Calibri" w:cs="Calibri"/>
                <w:lang w:val="uk-UA"/>
                <w:rPrChange w:id="251"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 xml:space="preserve">Глобальний департамент із питань довкілля, здоров’я та безпеки – зв’яжіться з представником Глобального департаменту з питань довкілля, здоров’я та безпеки, </w:t>
            </w:r>
            <w:r w:rsidRPr="002D1393">
              <w:rPr>
                <w:rFonts w:ascii="Calibri" w:eastAsia="Calibri" w:hAnsi="Calibri" w:cs="Calibri"/>
                <w:lang w:val="uk-UA"/>
              </w:rPr>
              <w:lastRenderedPageBreak/>
              <w:t>якщо у вас є запитання про фізичну територію або потенційні загрози.</w:t>
            </w:r>
          </w:p>
          <w:p w14:paraId="356557EB" w14:textId="77777777" w:rsidR="00764DBF" w:rsidRPr="002D1393" w:rsidRDefault="0073003F" w:rsidP="00745731">
            <w:pPr>
              <w:spacing w:before="100" w:beforeAutospacing="1" w:after="100" w:afterAutospacing="1"/>
              <w:ind w:left="30" w:right="30"/>
              <w:rPr>
                <w:rFonts w:ascii="Calibri" w:eastAsia="Times New Roman" w:hAnsi="Calibri" w:cs="Calibri"/>
                <w:lang w:val="uk-UA"/>
                <w:rPrChange w:id="252"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 xml:space="preserve">Департамент глобальних </w:t>
            </w:r>
            <w:proofErr w:type="spellStart"/>
            <w:r w:rsidRPr="002D1393">
              <w:rPr>
                <w:rFonts w:ascii="Calibri" w:eastAsia="Calibri" w:hAnsi="Calibri" w:cs="Calibri"/>
                <w:lang w:val="uk-UA"/>
              </w:rPr>
              <w:t>закупівель</w:t>
            </w:r>
            <w:proofErr w:type="spellEnd"/>
            <w:r w:rsidRPr="002D1393">
              <w:rPr>
                <w:rFonts w:ascii="Calibri" w:eastAsia="Calibri" w:hAnsi="Calibri" w:cs="Calibri"/>
                <w:lang w:val="uk-UA"/>
              </w:rPr>
              <w:t xml:space="preserve"> – якщо у вас є запитання щодо відносин із постачальником, звертайтесь до Департаменту глобальних </w:t>
            </w:r>
            <w:proofErr w:type="spellStart"/>
            <w:r w:rsidRPr="002D1393">
              <w:rPr>
                <w:rFonts w:ascii="Calibri" w:eastAsia="Calibri" w:hAnsi="Calibri" w:cs="Calibri"/>
                <w:lang w:val="uk-UA"/>
              </w:rPr>
              <w:t>закупівель</w:t>
            </w:r>
            <w:proofErr w:type="spellEnd"/>
            <w:r w:rsidRPr="002D1393">
              <w:rPr>
                <w:rFonts w:ascii="Calibri" w:eastAsia="Calibri" w:hAnsi="Calibri" w:cs="Calibri"/>
                <w:lang w:val="uk-UA"/>
              </w:rPr>
              <w:t>.</w:t>
            </w:r>
          </w:p>
        </w:tc>
      </w:tr>
      <w:tr w:rsidR="005F6E93" w:rsidRPr="002D1393" w14:paraId="3440CBAB" w14:textId="77777777" w:rsidTr="00745731">
        <w:tc>
          <w:tcPr>
            <w:tcW w:w="1353" w:type="dxa"/>
            <w:shd w:val="clear" w:color="auto" w:fill="C1E4F5"/>
            <w:tcMar>
              <w:top w:w="120" w:type="dxa"/>
              <w:left w:w="180" w:type="dxa"/>
              <w:bottom w:w="120" w:type="dxa"/>
              <w:right w:w="180" w:type="dxa"/>
            </w:tcMar>
            <w:hideMark/>
          </w:tcPr>
          <w:p w14:paraId="41093164" w14:textId="77777777" w:rsidR="00764DBF" w:rsidRPr="002161CE" w:rsidRDefault="0073003F" w:rsidP="00764DBF">
            <w:pPr>
              <w:spacing w:before="30" w:after="30"/>
              <w:ind w:left="30" w:right="30"/>
              <w:rPr>
                <w:rFonts w:ascii="Calibri" w:eastAsia="Times New Roman" w:hAnsi="Calibri" w:cs="Calibri"/>
                <w:sz w:val="16"/>
              </w:rPr>
            </w:pPr>
            <w:hyperlink r:id="rId213" w:tgtFrame="_blank" w:history="1">
              <w:r w:rsidRPr="002161CE">
                <w:rPr>
                  <w:rFonts w:ascii="Calibri" w:eastAsia="Times New Roman" w:hAnsi="Calibri" w:cs="Calibri"/>
                  <w:color w:val="0000FF"/>
                  <w:sz w:val="16"/>
                  <w:u w:val="single"/>
                </w:rPr>
                <w:t>Screen 18</w:t>
              </w:r>
            </w:hyperlink>
            <w:r w:rsidRPr="002161CE">
              <w:rPr>
                <w:rFonts w:ascii="Calibri" w:eastAsia="Times New Roman" w:hAnsi="Calibri" w:cs="Calibri"/>
                <w:sz w:val="16"/>
              </w:rPr>
              <w:t xml:space="preserve"> </w:t>
            </w:r>
          </w:p>
          <w:p w14:paraId="18B8948F" w14:textId="77777777" w:rsidR="00764DBF" w:rsidRPr="002161CE" w:rsidRDefault="0073003F" w:rsidP="00764DBF">
            <w:pPr>
              <w:ind w:left="30" w:right="30"/>
              <w:rPr>
                <w:rFonts w:ascii="Calibri" w:eastAsia="Times New Roman" w:hAnsi="Calibri" w:cs="Calibri"/>
                <w:sz w:val="16"/>
              </w:rPr>
            </w:pPr>
            <w:hyperlink r:id="rId214" w:tgtFrame="_blank" w:history="1">
              <w:r w:rsidRPr="002161CE">
                <w:rPr>
                  <w:rFonts w:ascii="Calibri" w:eastAsia="Times New Roman" w:hAnsi="Calibri" w:cs="Calibri"/>
                  <w:color w:val="0000FF"/>
                  <w:sz w:val="16"/>
                  <w:u w:val="single"/>
                </w:rPr>
                <w:t>114_C_200</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C27F382" w14:textId="77777777" w:rsidR="00764DBF" w:rsidRPr="002161CE" w:rsidRDefault="0073003F" w:rsidP="00764DBF">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Course Resources</w:t>
            </w:r>
          </w:p>
          <w:p w14:paraId="23B5BFF5" w14:textId="77777777" w:rsidR="00764DBF" w:rsidRPr="002161CE" w:rsidRDefault="0073003F" w:rsidP="00764DBF">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Transcript</w:t>
            </w:r>
          </w:p>
          <w:p w14:paraId="0E91EC0E" w14:textId="4C47D5AB" w:rsidR="00764DBF" w:rsidRPr="002161CE" w:rsidRDefault="0073003F" w:rsidP="00764DBF">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 xml:space="preserve">Click </w:t>
            </w:r>
            <w:hyperlink r:id="rId215" w:tgtFrame="_blank" w:history="1">
              <w:r w:rsidRPr="00725707">
                <w:rPr>
                  <w:rStyle w:val="Hyperlink"/>
                  <w:rFonts w:ascii="Calibri" w:eastAsia="Times New Roman" w:hAnsi="Calibri" w:cs="Calibri"/>
                </w:rPr>
                <w:t>here</w:t>
              </w:r>
            </w:hyperlink>
            <w:r w:rsidRPr="002161CE">
              <w:rPr>
                <w:rFonts w:ascii="Calibri" w:eastAsia="Times New Roman" w:hAnsi="Calibri" w:cs="Calibri"/>
              </w:rPr>
              <w:t xml:space="preserve"> for a full transcript of the course</w:t>
            </w:r>
          </w:p>
        </w:tc>
        <w:tc>
          <w:tcPr>
            <w:tcW w:w="6000" w:type="dxa"/>
          </w:tcPr>
          <w:p w14:paraId="0F198498" w14:textId="77777777" w:rsidR="00764DBF" w:rsidRPr="002D1393" w:rsidRDefault="0073003F" w:rsidP="00745731">
            <w:pPr>
              <w:spacing w:before="100" w:beforeAutospacing="1" w:after="100" w:afterAutospacing="1"/>
              <w:ind w:left="30" w:right="30"/>
              <w:rPr>
                <w:rFonts w:ascii="Calibri" w:eastAsia="Times New Roman" w:hAnsi="Calibri" w:cs="Calibri"/>
                <w:lang w:val="uk-UA"/>
                <w:rPrChange w:id="253"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Ресурси для курсу</w:t>
            </w:r>
          </w:p>
          <w:p w14:paraId="610074D6" w14:textId="77777777" w:rsidR="00764DBF" w:rsidRPr="002D1393" w:rsidRDefault="0073003F" w:rsidP="00745731">
            <w:pPr>
              <w:spacing w:before="100" w:beforeAutospacing="1" w:after="100" w:afterAutospacing="1"/>
              <w:ind w:left="30" w:right="30"/>
              <w:rPr>
                <w:rFonts w:ascii="Calibri" w:eastAsia="Times New Roman" w:hAnsi="Calibri" w:cs="Calibri"/>
                <w:lang w:val="uk-UA"/>
                <w:rPrChange w:id="254"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Письмова копія</w:t>
            </w:r>
          </w:p>
          <w:p w14:paraId="698F29BB" w14:textId="2824E0C0" w:rsidR="00764DBF" w:rsidRPr="002D1393" w:rsidRDefault="0073003F" w:rsidP="00745731">
            <w:pPr>
              <w:spacing w:before="100" w:beforeAutospacing="1" w:after="100" w:afterAutospacing="1"/>
              <w:ind w:left="30" w:right="30"/>
              <w:rPr>
                <w:rFonts w:ascii="Calibri" w:eastAsia="Times New Roman" w:hAnsi="Calibri" w:cs="Calibri"/>
                <w:lang w:val="uk-UA"/>
                <w:rPrChange w:id="255"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 xml:space="preserve">Щоб отримати повну письмову копію курсу, натисніть </w:t>
            </w:r>
            <w:r w:rsidRPr="002D1393">
              <w:rPr>
                <w:lang w:val="uk-UA"/>
                <w:rPrChange w:id="256" w:author="Klimenko, Sergey" w:date="2026-01-09T12:15:00Z" w16du:dateUtc="2026-01-09T10:15:00Z">
                  <w:rPr/>
                </w:rPrChange>
              </w:rPr>
              <w:fldChar w:fldCharType="begin"/>
            </w:r>
            <w:r w:rsidR="00725707" w:rsidRPr="002D1393">
              <w:rPr>
                <w:lang w:val="uk-UA"/>
                <w:rPrChange w:id="257" w:author="Klimenko, Sergey" w:date="2026-01-09T12:15:00Z" w16du:dateUtc="2026-01-09T10:15:00Z">
                  <w:rPr/>
                </w:rPrChange>
              </w:rPr>
              <w:instrText>HYPERLINK "https://rusnakassociates.com/content/AbbottCOBCCourse/courses/EN-US/course/reference/Transcript.pdf" \t "_blank"</w:instrText>
            </w:r>
            <w:r w:rsidRPr="002D1393">
              <w:rPr>
                <w:lang w:val="uk-UA"/>
                <w:rPrChange w:id="258" w:author="Klimenko, Sergey" w:date="2026-01-09T12:15:00Z" w16du:dateUtc="2026-01-09T10:15:00Z">
                  <w:rPr/>
                </w:rPrChange>
              </w:rPr>
            </w:r>
            <w:r w:rsidRPr="002D1393">
              <w:rPr>
                <w:lang w:val="uk-UA"/>
                <w:rPrChange w:id="259" w:author="Klimenko, Sergey" w:date="2026-01-09T12:15:00Z" w16du:dateUtc="2026-01-09T10:15:00Z">
                  <w:rPr/>
                </w:rPrChange>
              </w:rPr>
              <w:fldChar w:fldCharType="separate"/>
            </w:r>
            <w:r w:rsidRPr="002D1393">
              <w:rPr>
                <w:rFonts w:ascii="Calibri" w:eastAsia="Calibri" w:hAnsi="Calibri" w:cs="Calibri"/>
                <w:color w:val="0000FF"/>
                <w:u w:val="single"/>
                <w:lang w:val="uk-UA"/>
              </w:rPr>
              <w:t>тут</w:t>
            </w:r>
            <w:r w:rsidRPr="002D1393">
              <w:rPr>
                <w:rFonts w:ascii="Calibri" w:eastAsia="Calibri" w:hAnsi="Calibri" w:cs="Calibri"/>
                <w:color w:val="0000FF"/>
                <w:u w:val="single"/>
                <w:lang w:val="uk-UA"/>
              </w:rPr>
              <w:fldChar w:fldCharType="end"/>
            </w:r>
            <w:r w:rsidRPr="002D1393">
              <w:rPr>
                <w:rFonts w:ascii="Calibri" w:eastAsia="Calibri" w:hAnsi="Calibri" w:cs="Calibri"/>
                <w:lang w:val="uk-UA"/>
              </w:rPr>
              <w:t>.</w:t>
            </w:r>
          </w:p>
        </w:tc>
      </w:tr>
      <w:tr w:rsidR="005F6E93" w:rsidRPr="002161CE" w14:paraId="45EE044B" w14:textId="77777777" w:rsidTr="00745731">
        <w:tc>
          <w:tcPr>
            <w:tcW w:w="1353" w:type="dxa"/>
            <w:shd w:val="clear" w:color="auto" w:fill="C1E4F5"/>
            <w:tcMar>
              <w:top w:w="120" w:type="dxa"/>
              <w:left w:w="180" w:type="dxa"/>
              <w:bottom w:w="120" w:type="dxa"/>
              <w:right w:w="180" w:type="dxa"/>
            </w:tcMar>
            <w:hideMark/>
          </w:tcPr>
          <w:p w14:paraId="34D225B4" w14:textId="77777777" w:rsidR="00315D6E" w:rsidRPr="002161CE" w:rsidRDefault="0073003F" w:rsidP="00315D6E">
            <w:pPr>
              <w:spacing w:before="30" w:after="30"/>
              <w:ind w:left="30" w:right="30"/>
              <w:rPr>
                <w:rFonts w:ascii="Calibri" w:eastAsia="Times New Roman" w:hAnsi="Calibri" w:cs="Calibri"/>
                <w:sz w:val="16"/>
              </w:rPr>
            </w:pPr>
            <w:r w:rsidRPr="002161CE">
              <w:rPr>
                <w:rFonts w:ascii="Calibri" w:eastAsia="Times New Roman" w:hAnsi="Calibri" w:cs="Calibri"/>
                <w:sz w:val="16"/>
              </w:rPr>
              <w:t>115_toc_1</w:t>
            </w:r>
          </w:p>
        </w:tc>
        <w:tc>
          <w:tcPr>
            <w:tcW w:w="6000" w:type="dxa"/>
            <w:tcMar>
              <w:top w:w="120" w:type="dxa"/>
              <w:left w:w="180" w:type="dxa"/>
              <w:bottom w:w="120" w:type="dxa"/>
              <w:right w:w="180" w:type="dxa"/>
            </w:tcMar>
            <w:vAlign w:val="center"/>
            <w:hideMark/>
          </w:tcPr>
          <w:p w14:paraId="7CFD4846" w14:textId="77777777" w:rsidR="00315D6E" w:rsidRPr="002161CE" w:rsidRDefault="0073003F" w:rsidP="00315D6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Welcome</w:t>
            </w:r>
          </w:p>
        </w:tc>
        <w:tc>
          <w:tcPr>
            <w:tcW w:w="6000" w:type="dxa"/>
          </w:tcPr>
          <w:p w14:paraId="1BCA9620" w14:textId="77777777" w:rsidR="00315D6E" w:rsidRPr="002D1393" w:rsidRDefault="0073003F" w:rsidP="00745731">
            <w:pPr>
              <w:spacing w:before="100" w:beforeAutospacing="1" w:after="100" w:afterAutospacing="1"/>
              <w:ind w:left="30" w:right="30"/>
              <w:rPr>
                <w:rFonts w:ascii="Calibri" w:eastAsia="Times New Roman" w:hAnsi="Calibri" w:cs="Calibri"/>
                <w:lang w:val="uk-UA"/>
                <w:rPrChange w:id="260"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Привітання</w:t>
            </w:r>
          </w:p>
        </w:tc>
      </w:tr>
      <w:tr w:rsidR="005F6E93" w:rsidRPr="002161CE" w14:paraId="15062A5A" w14:textId="77777777" w:rsidTr="00745731">
        <w:tc>
          <w:tcPr>
            <w:tcW w:w="1353" w:type="dxa"/>
            <w:shd w:val="clear" w:color="auto" w:fill="C1E4F5"/>
            <w:tcMar>
              <w:top w:w="120" w:type="dxa"/>
              <w:left w:w="180" w:type="dxa"/>
              <w:bottom w:w="120" w:type="dxa"/>
              <w:right w:w="180" w:type="dxa"/>
            </w:tcMar>
            <w:hideMark/>
          </w:tcPr>
          <w:p w14:paraId="572793B3" w14:textId="77777777" w:rsidR="00315D6E" w:rsidRPr="002161CE" w:rsidRDefault="0073003F" w:rsidP="00315D6E">
            <w:pPr>
              <w:spacing w:before="30" w:after="30"/>
              <w:ind w:left="30" w:right="30"/>
              <w:rPr>
                <w:rFonts w:ascii="Calibri" w:eastAsia="Times New Roman" w:hAnsi="Calibri" w:cs="Calibri"/>
                <w:sz w:val="16"/>
              </w:rPr>
            </w:pPr>
            <w:r w:rsidRPr="002161CE">
              <w:rPr>
                <w:rFonts w:ascii="Calibri" w:eastAsia="Times New Roman" w:hAnsi="Calibri" w:cs="Calibri"/>
                <w:sz w:val="16"/>
              </w:rPr>
              <w:t>116_toc_2</w:t>
            </w:r>
          </w:p>
        </w:tc>
        <w:tc>
          <w:tcPr>
            <w:tcW w:w="6000" w:type="dxa"/>
            <w:tcMar>
              <w:top w:w="120" w:type="dxa"/>
              <w:left w:w="180" w:type="dxa"/>
              <w:bottom w:w="120" w:type="dxa"/>
              <w:right w:w="180" w:type="dxa"/>
            </w:tcMar>
            <w:vAlign w:val="center"/>
            <w:hideMark/>
          </w:tcPr>
          <w:p w14:paraId="245A2DCB" w14:textId="77777777" w:rsidR="00315D6E" w:rsidRPr="002161CE" w:rsidRDefault="0073003F" w:rsidP="00315D6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Code of Business Conduct</w:t>
            </w:r>
          </w:p>
        </w:tc>
        <w:tc>
          <w:tcPr>
            <w:tcW w:w="6000" w:type="dxa"/>
          </w:tcPr>
          <w:p w14:paraId="329B9093" w14:textId="77777777" w:rsidR="00315D6E" w:rsidRPr="002D1393" w:rsidRDefault="0073003F" w:rsidP="00745731">
            <w:pPr>
              <w:spacing w:before="100" w:beforeAutospacing="1" w:after="100" w:afterAutospacing="1"/>
              <w:ind w:left="30" w:right="30"/>
              <w:rPr>
                <w:rFonts w:ascii="Calibri" w:eastAsia="Times New Roman" w:hAnsi="Calibri" w:cs="Calibri"/>
                <w:lang w:val="uk-UA"/>
                <w:rPrChange w:id="261"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Кодекс ділової поведінки</w:t>
            </w:r>
          </w:p>
        </w:tc>
      </w:tr>
      <w:tr w:rsidR="005F6E93" w:rsidRPr="002161CE" w14:paraId="7D250E5D" w14:textId="77777777" w:rsidTr="00745731">
        <w:tc>
          <w:tcPr>
            <w:tcW w:w="1353" w:type="dxa"/>
            <w:shd w:val="clear" w:color="auto" w:fill="C1E4F5"/>
            <w:tcMar>
              <w:top w:w="120" w:type="dxa"/>
              <w:left w:w="180" w:type="dxa"/>
              <w:bottom w:w="120" w:type="dxa"/>
              <w:right w:w="180" w:type="dxa"/>
            </w:tcMar>
            <w:hideMark/>
          </w:tcPr>
          <w:p w14:paraId="28937518" w14:textId="77777777" w:rsidR="00315D6E" w:rsidRPr="002161CE" w:rsidRDefault="0073003F" w:rsidP="00315D6E">
            <w:pPr>
              <w:spacing w:before="30" w:after="30"/>
              <w:ind w:left="30" w:right="30"/>
              <w:rPr>
                <w:rFonts w:ascii="Calibri" w:eastAsia="Times New Roman" w:hAnsi="Calibri" w:cs="Calibri"/>
                <w:sz w:val="16"/>
              </w:rPr>
            </w:pPr>
            <w:r w:rsidRPr="002161CE">
              <w:rPr>
                <w:rFonts w:ascii="Calibri" w:eastAsia="Times New Roman" w:hAnsi="Calibri" w:cs="Calibri"/>
                <w:sz w:val="16"/>
              </w:rPr>
              <w:t>117_toc_3</w:t>
            </w:r>
          </w:p>
        </w:tc>
        <w:tc>
          <w:tcPr>
            <w:tcW w:w="6000" w:type="dxa"/>
            <w:tcMar>
              <w:top w:w="120" w:type="dxa"/>
              <w:left w:w="180" w:type="dxa"/>
              <w:bottom w:w="120" w:type="dxa"/>
              <w:right w:w="180" w:type="dxa"/>
            </w:tcMar>
            <w:vAlign w:val="center"/>
            <w:hideMark/>
          </w:tcPr>
          <w:p w14:paraId="3BFFEE9D" w14:textId="77777777" w:rsidR="00315D6E" w:rsidRPr="002161CE" w:rsidRDefault="0073003F" w:rsidP="00315D6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Our Philosophy</w:t>
            </w:r>
          </w:p>
        </w:tc>
        <w:tc>
          <w:tcPr>
            <w:tcW w:w="6000" w:type="dxa"/>
          </w:tcPr>
          <w:p w14:paraId="6471CF28" w14:textId="77777777" w:rsidR="00315D6E" w:rsidRPr="002D1393" w:rsidRDefault="0073003F" w:rsidP="00745731">
            <w:pPr>
              <w:spacing w:before="100" w:beforeAutospacing="1" w:after="100" w:afterAutospacing="1"/>
              <w:ind w:left="30" w:right="30"/>
              <w:rPr>
                <w:rFonts w:ascii="Calibri" w:eastAsia="Times New Roman" w:hAnsi="Calibri" w:cs="Calibri"/>
                <w:lang w:val="uk-UA"/>
                <w:rPrChange w:id="262"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Наша філософія</w:t>
            </w:r>
          </w:p>
        </w:tc>
      </w:tr>
      <w:tr w:rsidR="005F6E93" w:rsidRPr="002161CE" w14:paraId="1C344ACD" w14:textId="77777777" w:rsidTr="00745731">
        <w:tc>
          <w:tcPr>
            <w:tcW w:w="1353" w:type="dxa"/>
            <w:shd w:val="clear" w:color="auto" w:fill="C1E4F5"/>
            <w:tcMar>
              <w:top w:w="120" w:type="dxa"/>
              <w:left w:w="180" w:type="dxa"/>
              <w:bottom w:w="120" w:type="dxa"/>
              <w:right w:w="180" w:type="dxa"/>
            </w:tcMar>
            <w:hideMark/>
          </w:tcPr>
          <w:p w14:paraId="11A50804" w14:textId="77777777" w:rsidR="00315D6E" w:rsidRPr="002161CE" w:rsidRDefault="0073003F" w:rsidP="00315D6E">
            <w:pPr>
              <w:spacing w:before="30" w:after="30"/>
              <w:ind w:left="30" w:right="30"/>
              <w:rPr>
                <w:rFonts w:ascii="Calibri" w:eastAsia="Times New Roman" w:hAnsi="Calibri" w:cs="Calibri"/>
                <w:sz w:val="16"/>
              </w:rPr>
            </w:pPr>
            <w:r w:rsidRPr="002161CE">
              <w:rPr>
                <w:rFonts w:ascii="Calibri" w:eastAsia="Times New Roman" w:hAnsi="Calibri" w:cs="Calibri"/>
                <w:sz w:val="16"/>
              </w:rPr>
              <w:t>118_toc_4</w:t>
            </w:r>
          </w:p>
        </w:tc>
        <w:tc>
          <w:tcPr>
            <w:tcW w:w="6000" w:type="dxa"/>
            <w:tcMar>
              <w:top w:w="120" w:type="dxa"/>
              <w:left w:w="180" w:type="dxa"/>
              <w:bottom w:w="120" w:type="dxa"/>
              <w:right w:w="180" w:type="dxa"/>
            </w:tcMar>
            <w:vAlign w:val="center"/>
            <w:hideMark/>
          </w:tcPr>
          <w:p w14:paraId="0331293E" w14:textId="77777777" w:rsidR="00315D6E" w:rsidRPr="002161CE" w:rsidRDefault="0073003F" w:rsidP="00315D6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Objectives</w:t>
            </w:r>
          </w:p>
        </w:tc>
        <w:tc>
          <w:tcPr>
            <w:tcW w:w="6000" w:type="dxa"/>
          </w:tcPr>
          <w:p w14:paraId="1007F450" w14:textId="77777777" w:rsidR="00315D6E" w:rsidRPr="002D1393" w:rsidRDefault="0073003F" w:rsidP="00745731">
            <w:pPr>
              <w:spacing w:before="100" w:beforeAutospacing="1" w:after="100" w:afterAutospacing="1"/>
              <w:ind w:left="30" w:right="30"/>
              <w:rPr>
                <w:rFonts w:ascii="Calibri" w:eastAsia="Times New Roman" w:hAnsi="Calibri" w:cs="Calibri"/>
                <w:lang w:val="uk-UA"/>
                <w:rPrChange w:id="263"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Цілі</w:t>
            </w:r>
          </w:p>
        </w:tc>
      </w:tr>
      <w:tr w:rsidR="005F6E93" w:rsidRPr="002161CE" w14:paraId="1227A9A5" w14:textId="77777777" w:rsidTr="00745731">
        <w:tc>
          <w:tcPr>
            <w:tcW w:w="1353" w:type="dxa"/>
            <w:shd w:val="clear" w:color="auto" w:fill="C1E4F5"/>
            <w:tcMar>
              <w:top w:w="120" w:type="dxa"/>
              <w:left w:w="180" w:type="dxa"/>
              <w:bottom w:w="120" w:type="dxa"/>
              <w:right w:w="180" w:type="dxa"/>
            </w:tcMar>
            <w:hideMark/>
          </w:tcPr>
          <w:p w14:paraId="1D266B9F" w14:textId="77777777" w:rsidR="00315D6E" w:rsidRPr="002161CE" w:rsidRDefault="0073003F" w:rsidP="00315D6E">
            <w:pPr>
              <w:spacing w:before="30" w:after="30"/>
              <w:ind w:left="30" w:right="30"/>
              <w:rPr>
                <w:rFonts w:ascii="Calibri" w:eastAsia="Times New Roman" w:hAnsi="Calibri" w:cs="Calibri"/>
                <w:sz w:val="16"/>
              </w:rPr>
            </w:pPr>
            <w:r w:rsidRPr="002161CE">
              <w:rPr>
                <w:rFonts w:ascii="Calibri" w:eastAsia="Times New Roman" w:hAnsi="Calibri" w:cs="Calibri"/>
                <w:sz w:val="16"/>
              </w:rPr>
              <w:t>119_toc_5</w:t>
            </w:r>
          </w:p>
        </w:tc>
        <w:tc>
          <w:tcPr>
            <w:tcW w:w="6000" w:type="dxa"/>
            <w:tcMar>
              <w:top w:w="120" w:type="dxa"/>
              <w:left w:w="180" w:type="dxa"/>
              <w:bottom w:w="120" w:type="dxa"/>
              <w:right w:w="180" w:type="dxa"/>
            </w:tcMar>
            <w:vAlign w:val="center"/>
            <w:hideMark/>
          </w:tcPr>
          <w:p w14:paraId="65FB81BC" w14:textId="77777777" w:rsidR="00315D6E" w:rsidRPr="002161CE" w:rsidRDefault="0073003F" w:rsidP="00315D6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Table of Contents</w:t>
            </w:r>
          </w:p>
        </w:tc>
        <w:tc>
          <w:tcPr>
            <w:tcW w:w="6000" w:type="dxa"/>
          </w:tcPr>
          <w:p w14:paraId="7CACF45E" w14:textId="77777777" w:rsidR="00315D6E" w:rsidRPr="002D1393" w:rsidRDefault="0073003F" w:rsidP="00745731">
            <w:pPr>
              <w:spacing w:before="100" w:beforeAutospacing="1" w:after="100" w:afterAutospacing="1"/>
              <w:ind w:left="30" w:right="30"/>
              <w:rPr>
                <w:rFonts w:ascii="Calibri" w:eastAsia="Times New Roman" w:hAnsi="Calibri" w:cs="Calibri"/>
                <w:lang w:val="uk-UA"/>
                <w:rPrChange w:id="264"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Зміст</w:t>
            </w:r>
          </w:p>
        </w:tc>
      </w:tr>
      <w:tr w:rsidR="005F6E93" w:rsidRPr="002161CE" w14:paraId="10E20CE4" w14:textId="77777777" w:rsidTr="00745731">
        <w:tc>
          <w:tcPr>
            <w:tcW w:w="1353" w:type="dxa"/>
            <w:shd w:val="clear" w:color="auto" w:fill="C1E4F5"/>
            <w:tcMar>
              <w:top w:w="120" w:type="dxa"/>
              <w:left w:w="180" w:type="dxa"/>
              <w:bottom w:w="120" w:type="dxa"/>
              <w:right w:w="180" w:type="dxa"/>
            </w:tcMar>
            <w:hideMark/>
          </w:tcPr>
          <w:p w14:paraId="16A3DD36" w14:textId="77777777" w:rsidR="00315D6E" w:rsidRPr="002161CE" w:rsidRDefault="0073003F" w:rsidP="00315D6E">
            <w:pPr>
              <w:spacing w:before="30" w:after="30"/>
              <w:ind w:left="30" w:right="30"/>
              <w:rPr>
                <w:rFonts w:ascii="Calibri" w:eastAsia="Times New Roman" w:hAnsi="Calibri" w:cs="Calibri"/>
                <w:sz w:val="16"/>
              </w:rPr>
            </w:pPr>
            <w:r w:rsidRPr="002161CE">
              <w:rPr>
                <w:rFonts w:ascii="Calibri" w:eastAsia="Times New Roman" w:hAnsi="Calibri" w:cs="Calibri"/>
                <w:sz w:val="16"/>
              </w:rPr>
              <w:t>120_toc_6</w:t>
            </w:r>
          </w:p>
        </w:tc>
        <w:tc>
          <w:tcPr>
            <w:tcW w:w="6000" w:type="dxa"/>
            <w:tcMar>
              <w:top w:w="120" w:type="dxa"/>
              <w:left w:w="180" w:type="dxa"/>
              <w:bottom w:w="120" w:type="dxa"/>
              <w:right w:w="180" w:type="dxa"/>
            </w:tcMar>
            <w:vAlign w:val="center"/>
            <w:hideMark/>
          </w:tcPr>
          <w:p w14:paraId="276A11EC" w14:textId="77777777" w:rsidR="00315D6E" w:rsidRPr="002161CE" w:rsidRDefault="0073003F" w:rsidP="00315D6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 xml:space="preserve">The Importance of Abbott’s Code of Business Conduct </w:t>
            </w:r>
          </w:p>
        </w:tc>
        <w:tc>
          <w:tcPr>
            <w:tcW w:w="6000" w:type="dxa"/>
          </w:tcPr>
          <w:p w14:paraId="2B3E5225" w14:textId="77777777" w:rsidR="00315D6E" w:rsidRPr="002D1393" w:rsidRDefault="0073003F" w:rsidP="00745731">
            <w:pPr>
              <w:spacing w:before="100" w:beforeAutospacing="1" w:after="100" w:afterAutospacing="1"/>
              <w:ind w:left="30" w:right="30"/>
              <w:rPr>
                <w:rFonts w:ascii="Calibri" w:eastAsia="Times New Roman" w:hAnsi="Calibri" w:cs="Calibri"/>
                <w:lang w:val="uk-UA"/>
                <w:rPrChange w:id="265"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 xml:space="preserve">Важливість Кодексу ділової поведінки компанії Abbott </w:t>
            </w:r>
          </w:p>
        </w:tc>
      </w:tr>
      <w:tr w:rsidR="005F6E93" w:rsidRPr="002161CE" w14:paraId="54A0BA1C" w14:textId="77777777" w:rsidTr="00745731">
        <w:tc>
          <w:tcPr>
            <w:tcW w:w="1353" w:type="dxa"/>
            <w:shd w:val="clear" w:color="auto" w:fill="C1E4F5"/>
            <w:tcMar>
              <w:top w:w="120" w:type="dxa"/>
              <w:left w:w="180" w:type="dxa"/>
              <w:bottom w:w="120" w:type="dxa"/>
              <w:right w:w="180" w:type="dxa"/>
            </w:tcMar>
            <w:hideMark/>
          </w:tcPr>
          <w:p w14:paraId="4B154A30" w14:textId="77777777" w:rsidR="00315D6E" w:rsidRPr="002161CE" w:rsidRDefault="0073003F" w:rsidP="00315D6E">
            <w:pPr>
              <w:spacing w:before="30" w:after="30"/>
              <w:ind w:left="30" w:right="30"/>
              <w:rPr>
                <w:rFonts w:ascii="Calibri" w:eastAsia="Times New Roman" w:hAnsi="Calibri" w:cs="Calibri"/>
                <w:sz w:val="16"/>
              </w:rPr>
            </w:pPr>
            <w:r w:rsidRPr="002161CE">
              <w:rPr>
                <w:rFonts w:ascii="Calibri" w:eastAsia="Times New Roman" w:hAnsi="Calibri" w:cs="Calibri"/>
                <w:sz w:val="16"/>
              </w:rPr>
              <w:t>121_toc_7</w:t>
            </w:r>
          </w:p>
        </w:tc>
        <w:tc>
          <w:tcPr>
            <w:tcW w:w="6000" w:type="dxa"/>
            <w:tcMar>
              <w:top w:w="120" w:type="dxa"/>
              <w:left w:w="180" w:type="dxa"/>
              <w:bottom w:w="120" w:type="dxa"/>
              <w:right w:w="180" w:type="dxa"/>
            </w:tcMar>
            <w:vAlign w:val="center"/>
            <w:hideMark/>
          </w:tcPr>
          <w:p w14:paraId="0ACBF898" w14:textId="77777777" w:rsidR="00315D6E" w:rsidRPr="002161CE" w:rsidRDefault="0073003F" w:rsidP="00315D6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Our Everyday Commitments</w:t>
            </w:r>
          </w:p>
        </w:tc>
        <w:tc>
          <w:tcPr>
            <w:tcW w:w="6000" w:type="dxa"/>
          </w:tcPr>
          <w:p w14:paraId="4E0C9AF0" w14:textId="77777777" w:rsidR="00315D6E" w:rsidRPr="002D1393" w:rsidRDefault="0073003F" w:rsidP="00745731">
            <w:pPr>
              <w:spacing w:before="100" w:beforeAutospacing="1" w:after="100" w:afterAutospacing="1"/>
              <w:ind w:left="30" w:right="30"/>
              <w:rPr>
                <w:rFonts w:ascii="Calibri" w:eastAsia="Times New Roman" w:hAnsi="Calibri" w:cs="Calibri"/>
                <w:lang w:val="uk-UA"/>
                <w:rPrChange w:id="266"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Наші щоденні зобов’язання</w:t>
            </w:r>
          </w:p>
        </w:tc>
      </w:tr>
      <w:tr w:rsidR="005F6E93" w:rsidRPr="002D1393" w14:paraId="5DA73B80" w14:textId="77777777" w:rsidTr="00745731">
        <w:tc>
          <w:tcPr>
            <w:tcW w:w="1353" w:type="dxa"/>
            <w:shd w:val="clear" w:color="auto" w:fill="C1E4F5"/>
            <w:tcMar>
              <w:top w:w="120" w:type="dxa"/>
              <w:left w:w="180" w:type="dxa"/>
              <w:bottom w:w="120" w:type="dxa"/>
              <w:right w:w="180" w:type="dxa"/>
            </w:tcMar>
            <w:hideMark/>
          </w:tcPr>
          <w:p w14:paraId="3510A49B" w14:textId="77777777" w:rsidR="00315D6E" w:rsidRPr="002161CE" w:rsidRDefault="0073003F" w:rsidP="00315D6E">
            <w:pPr>
              <w:spacing w:before="30" w:after="30"/>
              <w:ind w:left="30" w:right="30"/>
              <w:rPr>
                <w:rFonts w:ascii="Calibri" w:eastAsia="Times New Roman" w:hAnsi="Calibri" w:cs="Calibri"/>
                <w:sz w:val="16"/>
              </w:rPr>
            </w:pPr>
            <w:r w:rsidRPr="002161CE">
              <w:rPr>
                <w:rFonts w:ascii="Calibri" w:eastAsia="Times New Roman" w:hAnsi="Calibri" w:cs="Calibri"/>
                <w:sz w:val="16"/>
              </w:rPr>
              <w:t>122_toc_8</w:t>
            </w:r>
          </w:p>
        </w:tc>
        <w:tc>
          <w:tcPr>
            <w:tcW w:w="6000" w:type="dxa"/>
            <w:tcMar>
              <w:top w:w="120" w:type="dxa"/>
              <w:left w:w="180" w:type="dxa"/>
              <w:bottom w:w="120" w:type="dxa"/>
              <w:right w:w="180" w:type="dxa"/>
            </w:tcMar>
            <w:vAlign w:val="center"/>
            <w:hideMark/>
          </w:tcPr>
          <w:p w14:paraId="5A879F61" w14:textId="77777777" w:rsidR="00315D6E" w:rsidRPr="002161CE" w:rsidRDefault="0073003F" w:rsidP="00315D6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The Importance of the Code to Our Business</w:t>
            </w:r>
          </w:p>
        </w:tc>
        <w:tc>
          <w:tcPr>
            <w:tcW w:w="6000" w:type="dxa"/>
          </w:tcPr>
          <w:p w14:paraId="1FFA3A9C" w14:textId="77777777" w:rsidR="00315D6E" w:rsidRPr="002D1393" w:rsidRDefault="0073003F" w:rsidP="00745731">
            <w:pPr>
              <w:spacing w:before="100" w:beforeAutospacing="1" w:after="100" w:afterAutospacing="1"/>
              <w:ind w:left="30" w:right="30"/>
              <w:rPr>
                <w:rFonts w:ascii="Calibri" w:eastAsia="Times New Roman" w:hAnsi="Calibri" w:cs="Calibri"/>
                <w:lang w:val="uk-UA"/>
                <w:rPrChange w:id="267"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Важливість Кодексу для нашого бізнесу</w:t>
            </w:r>
          </w:p>
        </w:tc>
      </w:tr>
      <w:tr w:rsidR="005F6E93" w:rsidRPr="002161CE" w14:paraId="1EF941A1" w14:textId="77777777" w:rsidTr="00745731">
        <w:tc>
          <w:tcPr>
            <w:tcW w:w="1353" w:type="dxa"/>
            <w:shd w:val="clear" w:color="auto" w:fill="C1E4F5"/>
            <w:tcMar>
              <w:top w:w="120" w:type="dxa"/>
              <w:left w:w="180" w:type="dxa"/>
              <w:bottom w:w="120" w:type="dxa"/>
              <w:right w:w="180" w:type="dxa"/>
            </w:tcMar>
            <w:hideMark/>
          </w:tcPr>
          <w:p w14:paraId="73A28C9E" w14:textId="77777777" w:rsidR="00315D6E" w:rsidRPr="002161CE" w:rsidRDefault="0073003F" w:rsidP="00315D6E">
            <w:pPr>
              <w:spacing w:before="30" w:after="30"/>
              <w:ind w:left="30" w:right="30"/>
              <w:rPr>
                <w:rFonts w:ascii="Calibri" w:eastAsia="Times New Roman" w:hAnsi="Calibri" w:cs="Calibri"/>
                <w:sz w:val="16"/>
              </w:rPr>
            </w:pPr>
            <w:r w:rsidRPr="002161CE">
              <w:rPr>
                <w:rFonts w:ascii="Calibri" w:eastAsia="Times New Roman" w:hAnsi="Calibri" w:cs="Calibri"/>
                <w:sz w:val="16"/>
              </w:rPr>
              <w:t>123_toc_9</w:t>
            </w:r>
          </w:p>
        </w:tc>
        <w:tc>
          <w:tcPr>
            <w:tcW w:w="6000" w:type="dxa"/>
            <w:tcMar>
              <w:top w:w="120" w:type="dxa"/>
              <w:left w:w="180" w:type="dxa"/>
              <w:bottom w:w="120" w:type="dxa"/>
              <w:right w:w="180" w:type="dxa"/>
            </w:tcMar>
            <w:vAlign w:val="center"/>
            <w:hideMark/>
          </w:tcPr>
          <w:p w14:paraId="3DF9718D" w14:textId="77777777" w:rsidR="00315D6E" w:rsidRPr="002161CE" w:rsidRDefault="0073003F" w:rsidP="00315D6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Our Code</w:t>
            </w:r>
          </w:p>
        </w:tc>
        <w:tc>
          <w:tcPr>
            <w:tcW w:w="6000" w:type="dxa"/>
          </w:tcPr>
          <w:p w14:paraId="2585F448" w14:textId="77777777" w:rsidR="00315D6E" w:rsidRPr="002D1393" w:rsidRDefault="0073003F" w:rsidP="00745731">
            <w:pPr>
              <w:spacing w:before="100" w:beforeAutospacing="1" w:after="100" w:afterAutospacing="1"/>
              <w:ind w:left="30" w:right="30"/>
              <w:rPr>
                <w:rFonts w:ascii="Calibri" w:eastAsia="Times New Roman" w:hAnsi="Calibri" w:cs="Calibri"/>
                <w:lang w:val="uk-UA"/>
                <w:rPrChange w:id="268"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Наш Кодекс</w:t>
            </w:r>
          </w:p>
        </w:tc>
      </w:tr>
      <w:tr w:rsidR="005F6E93" w:rsidRPr="002161CE" w14:paraId="69C82C84" w14:textId="77777777" w:rsidTr="00745731">
        <w:tc>
          <w:tcPr>
            <w:tcW w:w="1353" w:type="dxa"/>
            <w:shd w:val="clear" w:color="auto" w:fill="C1E4F5"/>
            <w:tcMar>
              <w:top w:w="120" w:type="dxa"/>
              <w:left w:w="180" w:type="dxa"/>
              <w:bottom w:w="120" w:type="dxa"/>
              <w:right w:w="180" w:type="dxa"/>
            </w:tcMar>
            <w:hideMark/>
          </w:tcPr>
          <w:p w14:paraId="5B577E4D" w14:textId="77777777" w:rsidR="00315D6E" w:rsidRPr="002161CE" w:rsidRDefault="0073003F" w:rsidP="00315D6E">
            <w:pPr>
              <w:spacing w:before="30" w:after="30"/>
              <w:ind w:left="30" w:right="30"/>
              <w:rPr>
                <w:rFonts w:ascii="Calibri" w:eastAsia="Times New Roman" w:hAnsi="Calibri" w:cs="Calibri"/>
                <w:sz w:val="16"/>
              </w:rPr>
            </w:pPr>
            <w:r w:rsidRPr="002161CE">
              <w:rPr>
                <w:rFonts w:ascii="Calibri" w:eastAsia="Times New Roman" w:hAnsi="Calibri" w:cs="Calibri"/>
                <w:sz w:val="16"/>
              </w:rPr>
              <w:lastRenderedPageBreak/>
              <w:t>124_toc_10</w:t>
            </w:r>
          </w:p>
        </w:tc>
        <w:tc>
          <w:tcPr>
            <w:tcW w:w="6000" w:type="dxa"/>
            <w:tcMar>
              <w:top w:w="120" w:type="dxa"/>
              <w:left w:w="180" w:type="dxa"/>
              <w:bottom w:w="120" w:type="dxa"/>
              <w:right w:w="180" w:type="dxa"/>
            </w:tcMar>
            <w:vAlign w:val="center"/>
            <w:hideMark/>
          </w:tcPr>
          <w:p w14:paraId="46952E62" w14:textId="77777777" w:rsidR="00315D6E" w:rsidRPr="002161CE" w:rsidRDefault="0073003F" w:rsidP="00315D6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Overview</w:t>
            </w:r>
          </w:p>
        </w:tc>
        <w:tc>
          <w:tcPr>
            <w:tcW w:w="6000" w:type="dxa"/>
          </w:tcPr>
          <w:p w14:paraId="64213A58" w14:textId="77777777" w:rsidR="00315D6E" w:rsidRPr="002D1393" w:rsidRDefault="0073003F" w:rsidP="00745731">
            <w:pPr>
              <w:spacing w:before="100" w:beforeAutospacing="1" w:after="100" w:afterAutospacing="1"/>
              <w:ind w:left="30" w:right="30"/>
              <w:rPr>
                <w:rFonts w:ascii="Calibri" w:eastAsia="Times New Roman" w:hAnsi="Calibri" w:cs="Calibri"/>
                <w:lang w:val="uk-UA"/>
                <w:rPrChange w:id="269"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Огляд</w:t>
            </w:r>
          </w:p>
        </w:tc>
      </w:tr>
      <w:tr w:rsidR="005F6E93" w:rsidRPr="002161CE" w14:paraId="0F5EE70F" w14:textId="77777777" w:rsidTr="00745731">
        <w:tc>
          <w:tcPr>
            <w:tcW w:w="1353" w:type="dxa"/>
            <w:shd w:val="clear" w:color="auto" w:fill="C1E4F5"/>
            <w:tcMar>
              <w:top w:w="120" w:type="dxa"/>
              <w:left w:w="180" w:type="dxa"/>
              <w:bottom w:w="120" w:type="dxa"/>
              <w:right w:w="180" w:type="dxa"/>
            </w:tcMar>
            <w:hideMark/>
          </w:tcPr>
          <w:p w14:paraId="3F60A908" w14:textId="77777777" w:rsidR="00315D6E" w:rsidRPr="002161CE" w:rsidRDefault="0073003F" w:rsidP="00315D6E">
            <w:pPr>
              <w:spacing w:before="30" w:after="30"/>
              <w:ind w:left="30" w:right="30"/>
              <w:rPr>
                <w:rFonts w:ascii="Calibri" w:eastAsia="Times New Roman" w:hAnsi="Calibri" w:cs="Calibri"/>
                <w:sz w:val="16"/>
              </w:rPr>
            </w:pPr>
            <w:r w:rsidRPr="002161CE">
              <w:rPr>
                <w:rFonts w:ascii="Calibri" w:eastAsia="Times New Roman" w:hAnsi="Calibri" w:cs="Calibri"/>
                <w:sz w:val="16"/>
              </w:rPr>
              <w:t>125_toc_11</w:t>
            </w:r>
          </w:p>
        </w:tc>
        <w:tc>
          <w:tcPr>
            <w:tcW w:w="6000" w:type="dxa"/>
            <w:tcMar>
              <w:top w:w="120" w:type="dxa"/>
              <w:left w:w="180" w:type="dxa"/>
              <w:bottom w:w="120" w:type="dxa"/>
              <w:right w:w="180" w:type="dxa"/>
            </w:tcMar>
            <w:vAlign w:val="center"/>
            <w:hideMark/>
          </w:tcPr>
          <w:p w14:paraId="7A417304" w14:textId="77777777" w:rsidR="00315D6E" w:rsidRPr="002161CE" w:rsidRDefault="0073003F" w:rsidP="00315D6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 xml:space="preserve">Our </w:t>
            </w:r>
            <w:proofErr w:type="gramStart"/>
            <w:r w:rsidRPr="002161CE">
              <w:rPr>
                <w:rFonts w:ascii="Calibri" w:eastAsia="Times New Roman" w:hAnsi="Calibri" w:cs="Calibri"/>
              </w:rPr>
              <w:t>Customers</w:t>
            </w:r>
            <w:proofErr w:type="gramEnd"/>
          </w:p>
        </w:tc>
        <w:tc>
          <w:tcPr>
            <w:tcW w:w="6000" w:type="dxa"/>
          </w:tcPr>
          <w:p w14:paraId="3BE65BDC" w14:textId="77777777" w:rsidR="00315D6E" w:rsidRPr="002D1393" w:rsidRDefault="0073003F" w:rsidP="00745731">
            <w:pPr>
              <w:spacing w:before="100" w:beforeAutospacing="1" w:after="100" w:afterAutospacing="1"/>
              <w:ind w:left="30" w:right="30"/>
              <w:rPr>
                <w:rFonts w:ascii="Calibri" w:eastAsia="Times New Roman" w:hAnsi="Calibri" w:cs="Calibri"/>
                <w:lang w:val="uk-UA"/>
                <w:rPrChange w:id="270"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Наші клієнти</w:t>
            </w:r>
          </w:p>
        </w:tc>
      </w:tr>
      <w:tr w:rsidR="005F6E93" w:rsidRPr="002161CE" w14:paraId="47DEEDE4" w14:textId="77777777" w:rsidTr="00745731">
        <w:tc>
          <w:tcPr>
            <w:tcW w:w="1353" w:type="dxa"/>
            <w:shd w:val="clear" w:color="auto" w:fill="C1E4F5"/>
            <w:tcMar>
              <w:top w:w="120" w:type="dxa"/>
              <w:left w:w="180" w:type="dxa"/>
              <w:bottom w:w="120" w:type="dxa"/>
              <w:right w:w="180" w:type="dxa"/>
            </w:tcMar>
            <w:hideMark/>
          </w:tcPr>
          <w:p w14:paraId="46D2DFA6" w14:textId="77777777" w:rsidR="00315D6E" w:rsidRPr="002161CE" w:rsidRDefault="0073003F" w:rsidP="00315D6E">
            <w:pPr>
              <w:spacing w:before="30" w:after="30"/>
              <w:ind w:left="30" w:right="30"/>
              <w:rPr>
                <w:rFonts w:ascii="Calibri" w:eastAsia="Times New Roman" w:hAnsi="Calibri" w:cs="Calibri"/>
                <w:sz w:val="16"/>
              </w:rPr>
            </w:pPr>
            <w:r w:rsidRPr="002161CE">
              <w:rPr>
                <w:rFonts w:ascii="Calibri" w:eastAsia="Times New Roman" w:hAnsi="Calibri" w:cs="Calibri"/>
                <w:sz w:val="16"/>
              </w:rPr>
              <w:t>126_toc_12</w:t>
            </w:r>
          </w:p>
        </w:tc>
        <w:tc>
          <w:tcPr>
            <w:tcW w:w="6000" w:type="dxa"/>
            <w:tcMar>
              <w:top w:w="120" w:type="dxa"/>
              <w:left w:w="180" w:type="dxa"/>
              <w:bottom w:w="120" w:type="dxa"/>
              <w:right w:w="180" w:type="dxa"/>
            </w:tcMar>
            <w:vAlign w:val="center"/>
            <w:hideMark/>
          </w:tcPr>
          <w:p w14:paraId="22DABBCC" w14:textId="77777777" w:rsidR="00315D6E" w:rsidRPr="002161CE" w:rsidRDefault="0073003F" w:rsidP="00315D6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Our Products</w:t>
            </w:r>
          </w:p>
        </w:tc>
        <w:tc>
          <w:tcPr>
            <w:tcW w:w="6000" w:type="dxa"/>
          </w:tcPr>
          <w:p w14:paraId="3C634871" w14:textId="77777777" w:rsidR="00315D6E" w:rsidRPr="002D1393" w:rsidRDefault="0073003F" w:rsidP="00745731">
            <w:pPr>
              <w:spacing w:before="100" w:beforeAutospacing="1" w:after="100" w:afterAutospacing="1"/>
              <w:ind w:left="30" w:right="30"/>
              <w:rPr>
                <w:rFonts w:ascii="Calibri" w:eastAsia="Times New Roman" w:hAnsi="Calibri" w:cs="Calibri"/>
                <w:lang w:val="uk-UA"/>
                <w:rPrChange w:id="271"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Наші продукти</w:t>
            </w:r>
          </w:p>
        </w:tc>
      </w:tr>
      <w:tr w:rsidR="005F6E93" w:rsidRPr="002161CE" w14:paraId="65A10E14" w14:textId="77777777" w:rsidTr="00745731">
        <w:tc>
          <w:tcPr>
            <w:tcW w:w="1353" w:type="dxa"/>
            <w:shd w:val="clear" w:color="auto" w:fill="C1E4F5"/>
            <w:tcMar>
              <w:top w:w="120" w:type="dxa"/>
              <w:left w:w="180" w:type="dxa"/>
              <w:bottom w:w="120" w:type="dxa"/>
              <w:right w:w="180" w:type="dxa"/>
            </w:tcMar>
            <w:hideMark/>
          </w:tcPr>
          <w:p w14:paraId="4E5931AC" w14:textId="77777777" w:rsidR="00315D6E" w:rsidRPr="002161CE" w:rsidRDefault="0073003F" w:rsidP="00315D6E">
            <w:pPr>
              <w:spacing w:before="30" w:after="30"/>
              <w:ind w:left="30" w:right="30"/>
              <w:rPr>
                <w:rFonts w:ascii="Calibri" w:eastAsia="Times New Roman" w:hAnsi="Calibri" w:cs="Calibri"/>
                <w:sz w:val="16"/>
              </w:rPr>
            </w:pPr>
            <w:r w:rsidRPr="002161CE">
              <w:rPr>
                <w:rFonts w:ascii="Calibri" w:eastAsia="Times New Roman" w:hAnsi="Calibri" w:cs="Calibri"/>
                <w:sz w:val="16"/>
              </w:rPr>
              <w:t>127_toc_13</w:t>
            </w:r>
          </w:p>
        </w:tc>
        <w:tc>
          <w:tcPr>
            <w:tcW w:w="6000" w:type="dxa"/>
            <w:tcMar>
              <w:top w:w="120" w:type="dxa"/>
              <w:left w:w="180" w:type="dxa"/>
              <w:bottom w:w="120" w:type="dxa"/>
              <w:right w:w="180" w:type="dxa"/>
            </w:tcMar>
            <w:vAlign w:val="center"/>
            <w:hideMark/>
          </w:tcPr>
          <w:p w14:paraId="4ED37843" w14:textId="77777777" w:rsidR="00315D6E" w:rsidRPr="002161CE" w:rsidRDefault="0073003F" w:rsidP="00315D6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Advancing Science</w:t>
            </w:r>
          </w:p>
        </w:tc>
        <w:tc>
          <w:tcPr>
            <w:tcW w:w="6000" w:type="dxa"/>
          </w:tcPr>
          <w:p w14:paraId="21B987F2" w14:textId="77777777" w:rsidR="00315D6E" w:rsidRPr="002D1393" w:rsidRDefault="0073003F" w:rsidP="00745731">
            <w:pPr>
              <w:spacing w:before="100" w:beforeAutospacing="1" w:after="100" w:afterAutospacing="1"/>
              <w:ind w:left="30" w:right="30"/>
              <w:rPr>
                <w:rFonts w:ascii="Calibri" w:eastAsia="Times New Roman" w:hAnsi="Calibri" w:cs="Calibri"/>
                <w:lang w:val="uk-UA"/>
                <w:rPrChange w:id="272"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Передова наука</w:t>
            </w:r>
          </w:p>
        </w:tc>
      </w:tr>
      <w:tr w:rsidR="005F6E93" w:rsidRPr="002161CE" w14:paraId="49439BD9" w14:textId="77777777" w:rsidTr="00745731">
        <w:tc>
          <w:tcPr>
            <w:tcW w:w="1353" w:type="dxa"/>
            <w:shd w:val="clear" w:color="auto" w:fill="C1E4F5"/>
            <w:tcMar>
              <w:top w:w="120" w:type="dxa"/>
              <w:left w:w="180" w:type="dxa"/>
              <w:bottom w:w="120" w:type="dxa"/>
              <w:right w:w="180" w:type="dxa"/>
            </w:tcMar>
            <w:hideMark/>
          </w:tcPr>
          <w:p w14:paraId="6EA5F3D3" w14:textId="77777777" w:rsidR="00315D6E" w:rsidRPr="002161CE" w:rsidRDefault="0073003F" w:rsidP="00315D6E">
            <w:pPr>
              <w:spacing w:before="30" w:after="30"/>
              <w:ind w:left="30" w:right="30"/>
              <w:rPr>
                <w:rFonts w:ascii="Calibri" w:eastAsia="Times New Roman" w:hAnsi="Calibri" w:cs="Calibri"/>
                <w:sz w:val="16"/>
              </w:rPr>
            </w:pPr>
            <w:r w:rsidRPr="002161CE">
              <w:rPr>
                <w:rFonts w:ascii="Calibri" w:eastAsia="Times New Roman" w:hAnsi="Calibri" w:cs="Calibri"/>
                <w:sz w:val="16"/>
              </w:rPr>
              <w:t>128_toc_14</w:t>
            </w:r>
          </w:p>
        </w:tc>
        <w:tc>
          <w:tcPr>
            <w:tcW w:w="6000" w:type="dxa"/>
            <w:tcMar>
              <w:top w:w="120" w:type="dxa"/>
              <w:left w:w="180" w:type="dxa"/>
              <w:bottom w:w="120" w:type="dxa"/>
              <w:right w:w="180" w:type="dxa"/>
            </w:tcMar>
            <w:vAlign w:val="center"/>
            <w:hideMark/>
          </w:tcPr>
          <w:p w14:paraId="6F87C855" w14:textId="77777777" w:rsidR="00315D6E" w:rsidRPr="002161CE" w:rsidRDefault="0073003F" w:rsidP="00315D6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Our People</w:t>
            </w:r>
          </w:p>
        </w:tc>
        <w:tc>
          <w:tcPr>
            <w:tcW w:w="6000" w:type="dxa"/>
          </w:tcPr>
          <w:p w14:paraId="471D4742" w14:textId="77777777" w:rsidR="00315D6E" w:rsidRPr="002D1393" w:rsidRDefault="0073003F" w:rsidP="00745731">
            <w:pPr>
              <w:spacing w:before="100" w:beforeAutospacing="1" w:after="100" w:afterAutospacing="1"/>
              <w:ind w:left="30" w:right="30"/>
              <w:rPr>
                <w:rFonts w:ascii="Calibri" w:eastAsia="Times New Roman" w:hAnsi="Calibri" w:cs="Calibri"/>
                <w:lang w:val="uk-UA"/>
                <w:rPrChange w:id="273"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Наші люди</w:t>
            </w:r>
          </w:p>
        </w:tc>
      </w:tr>
      <w:tr w:rsidR="005F6E93" w:rsidRPr="002161CE" w14:paraId="4AB8C80D" w14:textId="77777777" w:rsidTr="00745731">
        <w:tc>
          <w:tcPr>
            <w:tcW w:w="1353" w:type="dxa"/>
            <w:shd w:val="clear" w:color="auto" w:fill="C1E4F5"/>
            <w:tcMar>
              <w:top w:w="120" w:type="dxa"/>
              <w:left w:w="180" w:type="dxa"/>
              <w:bottom w:w="120" w:type="dxa"/>
              <w:right w:w="180" w:type="dxa"/>
            </w:tcMar>
            <w:hideMark/>
          </w:tcPr>
          <w:p w14:paraId="41BEAAC0" w14:textId="77777777" w:rsidR="00315D6E" w:rsidRPr="002161CE" w:rsidRDefault="0073003F" w:rsidP="00315D6E">
            <w:pPr>
              <w:spacing w:before="30" w:after="30"/>
              <w:ind w:left="30" w:right="30"/>
              <w:rPr>
                <w:rFonts w:ascii="Calibri" w:eastAsia="Times New Roman" w:hAnsi="Calibri" w:cs="Calibri"/>
                <w:sz w:val="16"/>
              </w:rPr>
            </w:pPr>
            <w:r w:rsidRPr="002161CE">
              <w:rPr>
                <w:rFonts w:ascii="Calibri" w:eastAsia="Times New Roman" w:hAnsi="Calibri" w:cs="Calibri"/>
                <w:sz w:val="16"/>
              </w:rPr>
              <w:t>129_toc_15</w:t>
            </w:r>
          </w:p>
        </w:tc>
        <w:tc>
          <w:tcPr>
            <w:tcW w:w="6000" w:type="dxa"/>
            <w:tcMar>
              <w:top w:w="120" w:type="dxa"/>
              <w:left w:w="180" w:type="dxa"/>
              <w:bottom w:w="120" w:type="dxa"/>
              <w:right w:w="180" w:type="dxa"/>
            </w:tcMar>
            <w:vAlign w:val="center"/>
            <w:hideMark/>
          </w:tcPr>
          <w:p w14:paraId="4AA95633" w14:textId="77777777" w:rsidR="00315D6E" w:rsidRPr="002161CE" w:rsidRDefault="0073003F" w:rsidP="00315D6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 xml:space="preserve">Our </w:t>
            </w:r>
            <w:proofErr w:type="gramStart"/>
            <w:r w:rsidRPr="002161CE">
              <w:rPr>
                <w:rFonts w:ascii="Calibri" w:eastAsia="Times New Roman" w:hAnsi="Calibri" w:cs="Calibri"/>
              </w:rPr>
              <w:t>Communities</w:t>
            </w:r>
            <w:proofErr w:type="gramEnd"/>
          </w:p>
        </w:tc>
        <w:tc>
          <w:tcPr>
            <w:tcW w:w="6000" w:type="dxa"/>
          </w:tcPr>
          <w:p w14:paraId="5D5CC32F" w14:textId="77777777" w:rsidR="00315D6E" w:rsidRPr="002D1393" w:rsidRDefault="0073003F" w:rsidP="00745731">
            <w:pPr>
              <w:spacing w:before="100" w:beforeAutospacing="1" w:after="100" w:afterAutospacing="1"/>
              <w:ind w:left="30" w:right="30"/>
              <w:rPr>
                <w:rFonts w:ascii="Calibri" w:eastAsia="Times New Roman" w:hAnsi="Calibri" w:cs="Calibri"/>
                <w:lang w:val="uk-UA"/>
                <w:rPrChange w:id="274"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Наші громади</w:t>
            </w:r>
          </w:p>
        </w:tc>
      </w:tr>
      <w:tr w:rsidR="005F6E93" w:rsidRPr="002161CE" w14:paraId="08C928AB" w14:textId="77777777" w:rsidTr="00745731">
        <w:tc>
          <w:tcPr>
            <w:tcW w:w="1353" w:type="dxa"/>
            <w:shd w:val="clear" w:color="auto" w:fill="C1E4F5"/>
            <w:tcMar>
              <w:top w:w="120" w:type="dxa"/>
              <w:left w:w="180" w:type="dxa"/>
              <w:bottom w:w="120" w:type="dxa"/>
              <w:right w:w="180" w:type="dxa"/>
            </w:tcMar>
            <w:hideMark/>
          </w:tcPr>
          <w:p w14:paraId="2DDF7CBB" w14:textId="77777777" w:rsidR="00315D6E" w:rsidRPr="002161CE" w:rsidRDefault="0073003F" w:rsidP="00315D6E">
            <w:pPr>
              <w:spacing w:before="30" w:after="30"/>
              <w:ind w:left="30" w:right="30"/>
              <w:rPr>
                <w:rFonts w:ascii="Calibri" w:eastAsia="Times New Roman" w:hAnsi="Calibri" w:cs="Calibri"/>
                <w:sz w:val="16"/>
              </w:rPr>
            </w:pPr>
            <w:r w:rsidRPr="002161CE">
              <w:rPr>
                <w:rFonts w:ascii="Calibri" w:eastAsia="Times New Roman" w:hAnsi="Calibri" w:cs="Calibri"/>
                <w:sz w:val="16"/>
              </w:rPr>
              <w:t>130_toc_16</w:t>
            </w:r>
          </w:p>
        </w:tc>
        <w:tc>
          <w:tcPr>
            <w:tcW w:w="6000" w:type="dxa"/>
            <w:tcMar>
              <w:top w:w="120" w:type="dxa"/>
              <w:left w:w="180" w:type="dxa"/>
              <w:bottom w:w="120" w:type="dxa"/>
              <w:right w:w="180" w:type="dxa"/>
            </w:tcMar>
            <w:vAlign w:val="center"/>
            <w:hideMark/>
          </w:tcPr>
          <w:p w14:paraId="71C0DBE3" w14:textId="77777777" w:rsidR="00315D6E" w:rsidRPr="002161CE" w:rsidRDefault="0073003F" w:rsidP="00315D6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How we Operate</w:t>
            </w:r>
          </w:p>
        </w:tc>
        <w:tc>
          <w:tcPr>
            <w:tcW w:w="6000" w:type="dxa"/>
          </w:tcPr>
          <w:p w14:paraId="0EC07806" w14:textId="77777777" w:rsidR="00315D6E" w:rsidRPr="002D1393" w:rsidRDefault="0073003F" w:rsidP="00745731">
            <w:pPr>
              <w:spacing w:before="100" w:beforeAutospacing="1" w:after="100" w:afterAutospacing="1"/>
              <w:ind w:left="30" w:right="30"/>
              <w:rPr>
                <w:rFonts w:ascii="Calibri" w:eastAsia="Times New Roman" w:hAnsi="Calibri" w:cs="Calibri"/>
                <w:lang w:val="uk-UA"/>
                <w:rPrChange w:id="275"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Як ми працюємо</w:t>
            </w:r>
          </w:p>
        </w:tc>
      </w:tr>
      <w:tr w:rsidR="005F6E93" w:rsidRPr="002161CE" w14:paraId="6D2B7C92" w14:textId="77777777" w:rsidTr="00745731">
        <w:tc>
          <w:tcPr>
            <w:tcW w:w="1353" w:type="dxa"/>
            <w:shd w:val="clear" w:color="auto" w:fill="C1E4F5"/>
            <w:tcMar>
              <w:top w:w="120" w:type="dxa"/>
              <w:left w:w="180" w:type="dxa"/>
              <w:bottom w:w="120" w:type="dxa"/>
              <w:right w:w="180" w:type="dxa"/>
            </w:tcMar>
            <w:hideMark/>
          </w:tcPr>
          <w:p w14:paraId="2829DB39" w14:textId="77777777" w:rsidR="00315D6E" w:rsidRPr="002161CE" w:rsidRDefault="0073003F" w:rsidP="00315D6E">
            <w:pPr>
              <w:spacing w:before="30" w:after="30"/>
              <w:ind w:left="30" w:right="30"/>
              <w:rPr>
                <w:rFonts w:ascii="Calibri" w:eastAsia="Times New Roman" w:hAnsi="Calibri" w:cs="Calibri"/>
                <w:sz w:val="16"/>
              </w:rPr>
            </w:pPr>
            <w:r w:rsidRPr="002161CE">
              <w:rPr>
                <w:rFonts w:ascii="Calibri" w:eastAsia="Times New Roman" w:hAnsi="Calibri" w:cs="Calibri"/>
                <w:sz w:val="16"/>
              </w:rPr>
              <w:t>131_toc_17</w:t>
            </w:r>
          </w:p>
        </w:tc>
        <w:tc>
          <w:tcPr>
            <w:tcW w:w="6000" w:type="dxa"/>
            <w:tcMar>
              <w:top w:w="120" w:type="dxa"/>
              <w:left w:w="180" w:type="dxa"/>
              <w:bottom w:w="120" w:type="dxa"/>
              <w:right w:w="180" w:type="dxa"/>
            </w:tcMar>
            <w:vAlign w:val="center"/>
            <w:hideMark/>
          </w:tcPr>
          <w:p w14:paraId="68CBEEE6" w14:textId="77777777" w:rsidR="00315D6E" w:rsidRPr="002161CE" w:rsidRDefault="0073003F" w:rsidP="00315D6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 xml:space="preserve">Your Commitment </w:t>
            </w:r>
          </w:p>
        </w:tc>
        <w:tc>
          <w:tcPr>
            <w:tcW w:w="6000" w:type="dxa"/>
          </w:tcPr>
          <w:p w14:paraId="7298DB8C" w14:textId="77777777" w:rsidR="00315D6E" w:rsidRPr="002D1393" w:rsidRDefault="0073003F" w:rsidP="00745731">
            <w:pPr>
              <w:spacing w:before="100" w:beforeAutospacing="1" w:after="100" w:afterAutospacing="1"/>
              <w:ind w:left="30" w:right="30"/>
              <w:rPr>
                <w:rFonts w:ascii="Calibri" w:eastAsia="Times New Roman" w:hAnsi="Calibri" w:cs="Calibri"/>
                <w:lang w:val="uk-UA"/>
                <w:rPrChange w:id="276"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 xml:space="preserve">Ваші зобов’язання </w:t>
            </w:r>
          </w:p>
        </w:tc>
      </w:tr>
      <w:tr w:rsidR="005F6E93" w:rsidRPr="002161CE" w14:paraId="57E7C195" w14:textId="77777777" w:rsidTr="00745731">
        <w:tc>
          <w:tcPr>
            <w:tcW w:w="1353" w:type="dxa"/>
            <w:shd w:val="clear" w:color="auto" w:fill="C1E4F5"/>
            <w:tcMar>
              <w:top w:w="120" w:type="dxa"/>
              <w:left w:w="180" w:type="dxa"/>
              <w:bottom w:w="120" w:type="dxa"/>
              <w:right w:w="180" w:type="dxa"/>
            </w:tcMar>
            <w:hideMark/>
          </w:tcPr>
          <w:p w14:paraId="3856F0D7" w14:textId="77777777" w:rsidR="00315D6E" w:rsidRPr="002161CE" w:rsidRDefault="0073003F" w:rsidP="00315D6E">
            <w:pPr>
              <w:spacing w:before="30" w:after="30"/>
              <w:ind w:left="30" w:right="30"/>
              <w:rPr>
                <w:rFonts w:ascii="Calibri" w:eastAsia="Times New Roman" w:hAnsi="Calibri" w:cs="Calibri"/>
                <w:sz w:val="16"/>
              </w:rPr>
            </w:pPr>
            <w:r w:rsidRPr="002161CE">
              <w:rPr>
                <w:rFonts w:ascii="Calibri" w:eastAsia="Times New Roman" w:hAnsi="Calibri" w:cs="Calibri"/>
                <w:sz w:val="16"/>
              </w:rPr>
              <w:t>132_toc_18</w:t>
            </w:r>
          </w:p>
        </w:tc>
        <w:tc>
          <w:tcPr>
            <w:tcW w:w="6000" w:type="dxa"/>
            <w:tcMar>
              <w:top w:w="120" w:type="dxa"/>
              <w:left w:w="180" w:type="dxa"/>
              <w:bottom w:w="120" w:type="dxa"/>
              <w:right w:w="180" w:type="dxa"/>
            </w:tcMar>
            <w:vAlign w:val="center"/>
            <w:hideMark/>
          </w:tcPr>
          <w:p w14:paraId="7A622F0F" w14:textId="77777777" w:rsidR="00315D6E" w:rsidRPr="002161CE" w:rsidRDefault="0073003F" w:rsidP="00315D6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Your Commitment</w:t>
            </w:r>
          </w:p>
        </w:tc>
        <w:tc>
          <w:tcPr>
            <w:tcW w:w="6000" w:type="dxa"/>
          </w:tcPr>
          <w:p w14:paraId="23B4532E" w14:textId="77777777" w:rsidR="00315D6E" w:rsidRPr="002D1393" w:rsidRDefault="0073003F" w:rsidP="00745731">
            <w:pPr>
              <w:spacing w:before="100" w:beforeAutospacing="1" w:after="100" w:afterAutospacing="1"/>
              <w:ind w:left="30" w:right="30"/>
              <w:rPr>
                <w:rFonts w:ascii="Calibri" w:eastAsia="Times New Roman" w:hAnsi="Calibri" w:cs="Calibri"/>
                <w:lang w:val="uk-UA"/>
                <w:rPrChange w:id="277"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Ваші зобов’язання</w:t>
            </w:r>
          </w:p>
        </w:tc>
      </w:tr>
      <w:tr w:rsidR="005F6E93" w:rsidRPr="002161CE" w14:paraId="74918090" w14:textId="77777777" w:rsidTr="00745731">
        <w:tc>
          <w:tcPr>
            <w:tcW w:w="1353" w:type="dxa"/>
            <w:shd w:val="clear" w:color="auto" w:fill="C1E4F5"/>
            <w:tcMar>
              <w:top w:w="120" w:type="dxa"/>
              <w:left w:w="180" w:type="dxa"/>
              <w:bottom w:w="120" w:type="dxa"/>
              <w:right w:w="180" w:type="dxa"/>
            </w:tcMar>
            <w:hideMark/>
          </w:tcPr>
          <w:p w14:paraId="70FA61F8" w14:textId="77777777" w:rsidR="00315D6E" w:rsidRPr="002161CE" w:rsidRDefault="0073003F" w:rsidP="00315D6E">
            <w:pPr>
              <w:spacing w:before="30" w:after="30"/>
              <w:ind w:left="30" w:right="30"/>
              <w:rPr>
                <w:rFonts w:ascii="Calibri" w:eastAsia="Times New Roman" w:hAnsi="Calibri" w:cs="Calibri"/>
                <w:sz w:val="16"/>
              </w:rPr>
            </w:pPr>
            <w:r w:rsidRPr="002161CE">
              <w:rPr>
                <w:rFonts w:ascii="Calibri" w:eastAsia="Times New Roman" w:hAnsi="Calibri" w:cs="Calibri"/>
                <w:sz w:val="16"/>
              </w:rPr>
              <w:t>133_toc_19</w:t>
            </w:r>
          </w:p>
        </w:tc>
        <w:tc>
          <w:tcPr>
            <w:tcW w:w="6000" w:type="dxa"/>
            <w:tcMar>
              <w:top w:w="120" w:type="dxa"/>
              <w:left w:w="180" w:type="dxa"/>
              <w:bottom w:w="120" w:type="dxa"/>
              <w:right w:w="180" w:type="dxa"/>
            </w:tcMar>
            <w:vAlign w:val="center"/>
            <w:hideMark/>
          </w:tcPr>
          <w:p w14:paraId="508D5610" w14:textId="77777777" w:rsidR="00315D6E" w:rsidRPr="002161CE" w:rsidRDefault="0073003F" w:rsidP="00315D6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Knowledge Check</w:t>
            </w:r>
          </w:p>
        </w:tc>
        <w:tc>
          <w:tcPr>
            <w:tcW w:w="6000" w:type="dxa"/>
          </w:tcPr>
          <w:p w14:paraId="592B7E1A" w14:textId="77777777" w:rsidR="00315D6E" w:rsidRPr="002D1393" w:rsidRDefault="0073003F" w:rsidP="00745731">
            <w:pPr>
              <w:spacing w:before="100" w:beforeAutospacing="1" w:after="100" w:afterAutospacing="1"/>
              <w:ind w:left="30" w:right="30"/>
              <w:rPr>
                <w:rFonts w:ascii="Calibri" w:eastAsia="Times New Roman" w:hAnsi="Calibri" w:cs="Calibri"/>
                <w:lang w:val="uk-UA"/>
                <w:rPrChange w:id="278"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Перевірка знань</w:t>
            </w:r>
          </w:p>
        </w:tc>
      </w:tr>
      <w:tr w:rsidR="005F6E93" w:rsidRPr="002161CE" w14:paraId="4A13E7F0" w14:textId="77777777" w:rsidTr="00745731">
        <w:tc>
          <w:tcPr>
            <w:tcW w:w="1353" w:type="dxa"/>
            <w:shd w:val="clear" w:color="auto" w:fill="C1E4F5"/>
            <w:tcMar>
              <w:top w:w="120" w:type="dxa"/>
              <w:left w:w="180" w:type="dxa"/>
              <w:bottom w:w="120" w:type="dxa"/>
              <w:right w:w="180" w:type="dxa"/>
            </w:tcMar>
            <w:hideMark/>
          </w:tcPr>
          <w:p w14:paraId="0CFDFB58" w14:textId="77777777" w:rsidR="00315D6E" w:rsidRPr="002161CE" w:rsidRDefault="0073003F" w:rsidP="00315D6E">
            <w:pPr>
              <w:spacing w:before="30" w:after="30"/>
              <w:ind w:left="30" w:right="30"/>
              <w:rPr>
                <w:rFonts w:ascii="Calibri" w:eastAsia="Times New Roman" w:hAnsi="Calibri" w:cs="Calibri"/>
                <w:sz w:val="16"/>
              </w:rPr>
            </w:pPr>
            <w:r w:rsidRPr="002161CE">
              <w:rPr>
                <w:rFonts w:ascii="Calibri" w:eastAsia="Times New Roman" w:hAnsi="Calibri" w:cs="Calibri"/>
                <w:sz w:val="16"/>
              </w:rPr>
              <w:t>134_toc_20</w:t>
            </w:r>
          </w:p>
        </w:tc>
        <w:tc>
          <w:tcPr>
            <w:tcW w:w="6000" w:type="dxa"/>
            <w:tcMar>
              <w:top w:w="120" w:type="dxa"/>
              <w:left w:w="180" w:type="dxa"/>
              <w:bottom w:w="120" w:type="dxa"/>
              <w:right w:w="180" w:type="dxa"/>
            </w:tcMar>
            <w:vAlign w:val="center"/>
            <w:hideMark/>
          </w:tcPr>
          <w:p w14:paraId="06A00928" w14:textId="77777777" w:rsidR="00315D6E" w:rsidRPr="002161CE" w:rsidRDefault="0073003F" w:rsidP="00315D6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Introduction</w:t>
            </w:r>
          </w:p>
        </w:tc>
        <w:tc>
          <w:tcPr>
            <w:tcW w:w="6000" w:type="dxa"/>
          </w:tcPr>
          <w:p w14:paraId="448C011F" w14:textId="77777777" w:rsidR="00315D6E" w:rsidRPr="002D1393" w:rsidRDefault="0073003F" w:rsidP="00745731">
            <w:pPr>
              <w:spacing w:before="100" w:beforeAutospacing="1" w:after="100" w:afterAutospacing="1"/>
              <w:ind w:left="30" w:right="30"/>
              <w:rPr>
                <w:rFonts w:ascii="Calibri" w:eastAsia="Times New Roman" w:hAnsi="Calibri" w:cs="Calibri"/>
                <w:lang w:val="uk-UA"/>
                <w:rPrChange w:id="279"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Вступ</w:t>
            </w:r>
          </w:p>
        </w:tc>
      </w:tr>
      <w:tr w:rsidR="005F6E93" w:rsidRPr="002161CE" w14:paraId="2FA1422C" w14:textId="77777777" w:rsidTr="00745731">
        <w:tc>
          <w:tcPr>
            <w:tcW w:w="1353" w:type="dxa"/>
            <w:shd w:val="clear" w:color="auto" w:fill="C1E4F5"/>
            <w:tcMar>
              <w:top w:w="120" w:type="dxa"/>
              <w:left w:w="180" w:type="dxa"/>
              <w:bottom w:w="120" w:type="dxa"/>
              <w:right w:w="180" w:type="dxa"/>
            </w:tcMar>
            <w:hideMark/>
          </w:tcPr>
          <w:p w14:paraId="78B5CEAE" w14:textId="77777777" w:rsidR="00315D6E" w:rsidRPr="002161CE" w:rsidRDefault="0073003F" w:rsidP="00315D6E">
            <w:pPr>
              <w:spacing w:before="30" w:after="30"/>
              <w:ind w:left="30" w:right="30"/>
              <w:rPr>
                <w:rFonts w:ascii="Calibri" w:eastAsia="Times New Roman" w:hAnsi="Calibri" w:cs="Calibri"/>
                <w:sz w:val="16"/>
              </w:rPr>
            </w:pPr>
            <w:r w:rsidRPr="002161CE">
              <w:rPr>
                <w:rFonts w:ascii="Calibri" w:eastAsia="Times New Roman" w:hAnsi="Calibri" w:cs="Calibri"/>
                <w:sz w:val="16"/>
              </w:rPr>
              <w:t>135_toc_21</w:t>
            </w:r>
          </w:p>
        </w:tc>
        <w:tc>
          <w:tcPr>
            <w:tcW w:w="6000" w:type="dxa"/>
            <w:tcMar>
              <w:top w:w="120" w:type="dxa"/>
              <w:left w:w="180" w:type="dxa"/>
              <w:bottom w:w="120" w:type="dxa"/>
              <w:right w:w="180" w:type="dxa"/>
            </w:tcMar>
            <w:vAlign w:val="center"/>
            <w:hideMark/>
          </w:tcPr>
          <w:p w14:paraId="71C6EA03" w14:textId="77777777" w:rsidR="00315D6E" w:rsidRPr="002161CE" w:rsidRDefault="0073003F" w:rsidP="00315D6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Assessment</w:t>
            </w:r>
          </w:p>
        </w:tc>
        <w:tc>
          <w:tcPr>
            <w:tcW w:w="6000" w:type="dxa"/>
          </w:tcPr>
          <w:p w14:paraId="770C5838" w14:textId="77777777" w:rsidR="00315D6E" w:rsidRPr="002D1393" w:rsidRDefault="0073003F" w:rsidP="00745731">
            <w:pPr>
              <w:spacing w:before="100" w:beforeAutospacing="1" w:after="100" w:afterAutospacing="1"/>
              <w:ind w:left="30" w:right="30"/>
              <w:rPr>
                <w:rFonts w:ascii="Calibri" w:eastAsia="Times New Roman" w:hAnsi="Calibri" w:cs="Calibri"/>
                <w:lang w:val="uk-UA"/>
                <w:rPrChange w:id="280"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Оцінювання</w:t>
            </w:r>
          </w:p>
        </w:tc>
      </w:tr>
      <w:tr w:rsidR="005F6E93" w:rsidRPr="002161CE" w14:paraId="4CF15F4F" w14:textId="77777777" w:rsidTr="00745731">
        <w:tc>
          <w:tcPr>
            <w:tcW w:w="1353" w:type="dxa"/>
            <w:shd w:val="clear" w:color="auto" w:fill="C1E4F5"/>
            <w:tcMar>
              <w:top w:w="120" w:type="dxa"/>
              <w:left w:w="180" w:type="dxa"/>
              <w:bottom w:w="120" w:type="dxa"/>
              <w:right w:w="180" w:type="dxa"/>
            </w:tcMar>
            <w:hideMark/>
          </w:tcPr>
          <w:p w14:paraId="58746621" w14:textId="77777777" w:rsidR="00315D6E" w:rsidRPr="002161CE" w:rsidRDefault="0073003F" w:rsidP="00315D6E">
            <w:pPr>
              <w:spacing w:before="30" w:after="30"/>
              <w:ind w:left="30" w:right="30"/>
              <w:rPr>
                <w:rFonts w:ascii="Calibri" w:eastAsia="Times New Roman" w:hAnsi="Calibri" w:cs="Calibri"/>
                <w:sz w:val="16"/>
              </w:rPr>
            </w:pPr>
            <w:r w:rsidRPr="002161CE">
              <w:rPr>
                <w:rFonts w:ascii="Calibri" w:eastAsia="Times New Roman" w:hAnsi="Calibri" w:cs="Calibri"/>
                <w:sz w:val="16"/>
              </w:rPr>
              <w:t>136_toc_22</w:t>
            </w:r>
          </w:p>
        </w:tc>
        <w:tc>
          <w:tcPr>
            <w:tcW w:w="6000" w:type="dxa"/>
            <w:tcMar>
              <w:top w:w="120" w:type="dxa"/>
              <w:left w:w="180" w:type="dxa"/>
              <w:bottom w:w="120" w:type="dxa"/>
              <w:right w:w="180" w:type="dxa"/>
            </w:tcMar>
            <w:vAlign w:val="center"/>
            <w:hideMark/>
          </w:tcPr>
          <w:p w14:paraId="047ED928" w14:textId="77777777" w:rsidR="00315D6E" w:rsidRPr="002161CE" w:rsidRDefault="0073003F" w:rsidP="00315D6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Feedback</w:t>
            </w:r>
          </w:p>
        </w:tc>
        <w:tc>
          <w:tcPr>
            <w:tcW w:w="6000" w:type="dxa"/>
          </w:tcPr>
          <w:p w14:paraId="115D8CDB" w14:textId="77777777" w:rsidR="00315D6E" w:rsidRPr="002D1393" w:rsidRDefault="0073003F" w:rsidP="00745731">
            <w:pPr>
              <w:spacing w:before="100" w:beforeAutospacing="1" w:after="100" w:afterAutospacing="1"/>
              <w:ind w:left="30" w:right="30"/>
              <w:rPr>
                <w:rFonts w:ascii="Calibri" w:eastAsia="Times New Roman" w:hAnsi="Calibri" w:cs="Calibri"/>
                <w:lang w:val="uk-UA"/>
                <w:rPrChange w:id="281"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Відгук</w:t>
            </w:r>
          </w:p>
        </w:tc>
      </w:tr>
      <w:tr w:rsidR="005F6E93" w:rsidRPr="002161CE" w14:paraId="749BCC8E" w14:textId="77777777" w:rsidTr="00745731">
        <w:tc>
          <w:tcPr>
            <w:tcW w:w="1353" w:type="dxa"/>
            <w:shd w:val="clear" w:color="auto" w:fill="C1E4F5"/>
            <w:tcMar>
              <w:top w:w="120" w:type="dxa"/>
              <w:left w:w="180" w:type="dxa"/>
              <w:bottom w:w="120" w:type="dxa"/>
              <w:right w:w="180" w:type="dxa"/>
            </w:tcMar>
            <w:hideMark/>
          </w:tcPr>
          <w:p w14:paraId="62E24AEA" w14:textId="77777777" w:rsidR="00315D6E" w:rsidRPr="002161CE" w:rsidRDefault="0073003F" w:rsidP="00315D6E">
            <w:pPr>
              <w:spacing w:before="30" w:after="30"/>
              <w:ind w:left="30" w:right="30"/>
              <w:rPr>
                <w:rFonts w:ascii="Calibri" w:eastAsia="Times New Roman" w:hAnsi="Calibri" w:cs="Calibri"/>
                <w:sz w:val="16"/>
              </w:rPr>
            </w:pPr>
            <w:r w:rsidRPr="002161CE">
              <w:rPr>
                <w:rFonts w:ascii="Calibri" w:eastAsia="Times New Roman" w:hAnsi="Calibri" w:cs="Calibri"/>
                <w:sz w:val="16"/>
              </w:rPr>
              <w:t>137_toc_23</w:t>
            </w:r>
          </w:p>
        </w:tc>
        <w:tc>
          <w:tcPr>
            <w:tcW w:w="6000" w:type="dxa"/>
            <w:tcMar>
              <w:top w:w="120" w:type="dxa"/>
              <w:left w:w="180" w:type="dxa"/>
              <w:bottom w:w="120" w:type="dxa"/>
              <w:right w:w="180" w:type="dxa"/>
            </w:tcMar>
            <w:vAlign w:val="center"/>
            <w:hideMark/>
          </w:tcPr>
          <w:p w14:paraId="1E60DE75" w14:textId="77777777" w:rsidR="00315D6E" w:rsidRPr="002161CE" w:rsidRDefault="0073003F" w:rsidP="00315D6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Survey</w:t>
            </w:r>
          </w:p>
        </w:tc>
        <w:tc>
          <w:tcPr>
            <w:tcW w:w="6000" w:type="dxa"/>
          </w:tcPr>
          <w:p w14:paraId="0542F41E" w14:textId="77777777" w:rsidR="00315D6E" w:rsidRPr="002D1393" w:rsidRDefault="0073003F" w:rsidP="00745731">
            <w:pPr>
              <w:spacing w:before="100" w:beforeAutospacing="1" w:after="100" w:afterAutospacing="1"/>
              <w:ind w:left="30" w:right="30"/>
              <w:rPr>
                <w:rFonts w:ascii="Calibri" w:eastAsia="Times New Roman" w:hAnsi="Calibri" w:cs="Calibri"/>
                <w:lang w:val="uk-UA"/>
                <w:rPrChange w:id="282"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Опитування</w:t>
            </w:r>
          </w:p>
        </w:tc>
      </w:tr>
      <w:tr w:rsidR="005F6E93" w:rsidRPr="002D1393" w14:paraId="0CC727A1" w14:textId="77777777" w:rsidTr="00745731">
        <w:tc>
          <w:tcPr>
            <w:tcW w:w="1353" w:type="dxa"/>
            <w:shd w:val="clear" w:color="auto" w:fill="C1E4F5"/>
            <w:tcMar>
              <w:top w:w="120" w:type="dxa"/>
              <w:left w:w="180" w:type="dxa"/>
              <w:bottom w:w="120" w:type="dxa"/>
              <w:right w:w="180" w:type="dxa"/>
            </w:tcMar>
            <w:hideMark/>
          </w:tcPr>
          <w:p w14:paraId="1803637E" w14:textId="77777777" w:rsidR="00315D6E" w:rsidRPr="002161CE" w:rsidRDefault="0073003F" w:rsidP="00315D6E">
            <w:pPr>
              <w:spacing w:before="30" w:after="30"/>
              <w:ind w:left="30" w:right="30"/>
              <w:rPr>
                <w:rFonts w:ascii="Calibri" w:eastAsia="Times New Roman" w:hAnsi="Calibri" w:cs="Calibri"/>
                <w:sz w:val="16"/>
              </w:rPr>
            </w:pPr>
            <w:r w:rsidRPr="002161CE">
              <w:rPr>
                <w:rFonts w:ascii="Calibri" w:eastAsia="Times New Roman" w:hAnsi="Calibri" w:cs="Calibri"/>
                <w:sz w:val="16"/>
              </w:rPr>
              <w:t>138_string_1</w:t>
            </w:r>
          </w:p>
        </w:tc>
        <w:tc>
          <w:tcPr>
            <w:tcW w:w="6000" w:type="dxa"/>
            <w:tcMar>
              <w:top w:w="120" w:type="dxa"/>
              <w:left w:w="180" w:type="dxa"/>
              <w:bottom w:w="120" w:type="dxa"/>
              <w:right w:w="180" w:type="dxa"/>
            </w:tcMar>
            <w:vAlign w:val="center"/>
            <w:hideMark/>
          </w:tcPr>
          <w:p w14:paraId="550C8EA5" w14:textId="77777777" w:rsidR="00315D6E" w:rsidRPr="002161CE" w:rsidRDefault="0073003F" w:rsidP="00315D6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 xml:space="preserve">The Course cannot contact the LMS. Click 'OK' to continue and review the course. Note, Course Certification may not be available. Click 'Cancel' to exit </w:t>
            </w:r>
          </w:p>
        </w:tc>
        <w:tc>
          <w:tcPr>
            <w:tcW w:w="6000" w:type="dxa"/>
          </w:tcPr>
          <w:p w14:paraId="5DC940C8" w14:textId="77777777" w:rsidR="00315D6E" w:rsidRPr="002D1393" w:rsidRDefault="0073003F" w:rsidP="00745731">
            <w:pPr>
              <w:spacing w:before="100" w:beforeAutospacing="1" w:after="100" w:afterAutospacing="1"/>
              <w:ind w:left="30" w:right="30"/>
              <w:rPr>
                <w:rFonts w:ascii="Calibri" w:eastAsia="Times New Roman" w:hAnsi="Calibri" w:cs="Calibri"/>
                <w:lang w:val="uk-UA"/>
              </w:rPr>
            </w:pPr>
            <w:r w:rsidRPr="002D1393">
              <w:rPr>
                <w:rFonts w:ascii="Calibri" w:eastAsia="Calibri" w:hAnsi="Calibri" w:cs="Calibri"/>
                <w:lang w:val="uk-UA"/>
              </w:rPr>
              <w:t xml:space="preserve">Курс не може з’єднатися зі системою керування навчанням (СКН). Щоби продовжити й переглянути </w:t>
            </w:r>
            <w:r w:rsidRPr="002D1393">
              <w:rPr>
                <w:rFonts w:ascii="Calibri" w:eastAsia="Calibri" w:hAnsi="Calibri" w:cs="Calibri"/>
                <w:lang w:val="uk-UA"/>
              </w:rPr>
              <w:lastRenderedPageBreak/>
              <w:t xml:space="preserve">курс, натисніть «OK». Зауважте, що атестація з курсу недоступна. Натисніть «Скасувати», щоб вийти </w:t>
            </w:r>
          </w:p>
        </w:tc>
      </w:tr>
      <w:tr w:rsidR="005F6E93" w:rsidRPr="002D1393" w14:paraId="6BD8BF70" w14:textId="77777777" w:rsidTr="00745731">
        <w:tc>
          <w:tcPr>
            <w:tcW w:w="1353" w:type="dxa"/>
            <w:shd w:val="clear" w:color="auto" w:fill="C1E4F5"/>
            <w:tcMar>
              <w:top w:w="120" w:type="dxa"/>
              <w:left w:w="180" w:type="dxa"/>
              <w:bottom w:w="120" w:type="dxa"/>
              <w:right w:w="180" w:type="dxa"/>
            </w:tcMar>
            <w:hideMark/>
          </w:tcPr>
          <w:p w14:paraId="4F47FF57" w14:textId="77777777" w:rsidR="00315D6E" w:rsidRPr="002161CE" w:rsidRDefault="0073003F" w:rsidP="00315D6E">
            <w:pPr>
              <w:spacing w:before="30" w:after="30"/>
              <w:ind w:left="30" w:right="30"/>
              <w:rPr>
                <w:rFonts w:ascii="Calibri" w:eastAsia="Times New Roman" w:hAnsi="Calibri" w:cs="Calibri"/>
                <w:sz w:val="16"/>
              </w:rPr>
            </w:pPr>
            <w:r w:rsidRPr="002161CE">
              <w:rPr>
                <w:rFonts w:ascii="Calibri" w:eastAsia="Times New Roman" w:hAnsi="Calibri" w:cs="Calibri"/>
                <w:sz w:val="16"/>
              </w:rPr>
              <w:lastRenderedPageBreak/>
              <w:t>139_string_2</w:t>
            </w:r>
          </w:p>
        </w:tc>
        <w:tc>
          <w:tcPr>
            <w:tcW w:w="6000" w:type="dxa"/>
            <w:tcMar>
              <w:top w:w="120" w:type="dxa"/>
              <w:left w:w="180" w:type="dxa"/>
              <w:bottom w:w="120" w:type="dxa"/>
              <w:right w:w="180" w:type="dxa"/>
            </w:tcMar>
            <w:vAlign w:val="center"/>
            <w:hideMark/>
          </w:tcPr>
          <w:p w14:paraId="181B7AC2" w14:textId="77777777" w:rsidR="00315D6E" w:rsidRPr="002161CE" w:rsidRDefault="0073003F" w:rsidP="00315D6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All questions remain unanswered</w:t>
            </w:r>
          </w:p>
        </w:tc>
        <w:tc>
          <w:tcPr>
            <w:tcW w:w="6000" w:type="dxa"/>
          </w:tcPr>
          <w:p w14:paraId="71412942" w14:textId="77777777" w:rsidR="00315D6E" w:rsidRPr="002D1393" w:rsidRDefault="0073003F" w:rsidP="00745731">
            <w:pPr>
              <w:spacing w:before="100" w:beforeAutospacing="1" w:after="100" w:afterAutospacing="1"/>
              <w:ind w:left="30" w:right="30"/>
              <w:rPr>
                <w:rFonts w:ascii="Calibri" w:eastAsia="Times New Roman" w:hAnsi="Calibri" w:cs="Calibri"/>
                <w:lang w:val="uk-UA"/>
                <w:rPrChange w:id="283"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Усі запитання залишаються без відповіді</w:t>
            </w:r>
          </w:p>
        </w:tc>
      </w:tr>
      <w:tr w:rsidR="005F6E93" w:rsidRPr="002161CE" w14:paraId="05EA4B40" w14:textId="77777777" w:rsidTr="00745731">
        <w:tc>
          <w:tcPr>
            <w:tcW w:w="1353" w:type="dxa"/>
            <w:shd w:val="clear" w:color="auto" w:fill="C1E4F5"/>
            <w:tcMar>
              <w:top w:w="120" w:type="dxa"/>
              <w:left w:w="180" w:type="dxa"/>
              <w:bottom w:w="120" w:type="dxa"/>
              <w:right w:w="180" w:type="dxa"/>
            </w:tcMar>
            <w:hideMark/>
          </w:tcPr>
          <w:p w14:paraId="75350C44" w14:textId="77777777" w:rsidR="00315D6E" w:rsidRPr="002161CE" w:rsidRDefault="0073003F" w:rsidP="00315D6E">
            <w:pPr>
              <w:spacing w:before="30" w:after="30"/>
              <w:ind w:left="30" w:right="30"/>
              <w:rPr>
                <w:rFonts w:ascii="Calibri" w:eastAsia="Times New Roman" w:hAnsi="Calibri" w:cs="Calibri"/>
                <w:sz w:val="16"/>
              </w:rPr>
            </w:pPr>
            <w:r w:rsidRPr="002161CE">
              <w:rPr>
                <w:rFonts w:ascii="Calibri" w:eastAsia="Times New Roman" w:hAnsi="Calibri" w:cs="Calibri"/>
                <w:sz w:val="16"/>
              </w:rPr>
              <w:t>140_string_3</w:t>
            </w:r>
          </w:p>
        </w:tc>
        <w:tc>
          <w:tcPr>
            <w:tcW w:w="6000" w:type="dxa"/>
            <w:tcMar>
              <w:top w:w="120" w:type="dxa"/>
              <w:left w:w="180" w:type="dxa"/>
              <w:bottom w:w="120" w:type="dxa"/>
              <w:right w:w="180" w:type="dxa"/>
            </w:tcMar>
            <w:vAlign w:val="center"/>
            <w:hideMark/>
          </w:tcPr>
          <w:p w14:paraId="0F249227" w14:textId="77777777" w:rsidR="00315D6E" w:rsidRPr="002161CE" w:rsidRDefault="0073003F" w:rsidP="00315D6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Questions</w:t>
            </w:r>
          </w:p>
        </w:tc>
        <w:tc>
          <w:tcPr>
            <w:tcW w:w="6000" w:type="dxa"/>
          </w:tcPr>
          <w:p w14:paraId="0907A8FB" w14:textId="77777777" w:rsidR="00315D6E" w:rsidRPr="002D1393" w:rsidRDefault="0073003F" w:rsidP="00745731">
            <w:pPr>
              <w:spacing w:before="100" w:beforeAutospacing="1" w:after="100" w:afterAutospacing="1"/>
              <w:ind w:left="30" w:right="30"/>
              <w:rPr>
                <w:rFonts w:ascii="Calibri" w:eastAsia="Times New Roman" w:hAnsi="Calibri" w:cs="Calibri"/>
                <w:lang w:val="uk-UA"/>
                <w:rPrChange w:id="284"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Запитання</w:t>
            </w:r>
          </w:p>
        </w:tc>
      </w:tr>
      <w:tr w:rsidR="005F6E93" w:rsidRPr="002161CE" w14:paraId="5D7C189E" w14:textId="77777777" w:rsidTr="00745731">
        <w:tc>
          <w:tcPr>
            <w:tcW w:w="1353" w:type="dxa"/>
            <w:shd w:val="clear" w:color="auto" w:fill="C1E4F5"/>
            <w:tcMar>
              <w:top w:w="120" w:type="dxa"/>
              <w:left w:w="180" w:type="dxa"/>
              <w:bottom w:w="120" w:type="dxa"/>
              <w:right w:w="180" w:type="dxa"/>
            </w:tcMar>
            <w:hideMark/>
          </w:tcPr>
          <w:p w14:paraId="08559438" w14:textId="77777777" w:rsidR="00315D6E" w:rsidRPr="002161CE" w:rsidRDefault="0073003F" w:rsidP="00315D6E">
            <w:pPr>
              <w:spacing w:before="30" w:after="30"/>
              <w:ind w:left="30" w:right="30"/>
              <w:rPr>
                <w:rFonts w:ascii="Calibri" w:eastAsia="Times New Roman" w:hAnsi="Calibri" w:cs="Calibri"/>
                <w:sz w:val="16"/>
              </w:rPr>
            </w:pPr>
            <w:r w:rsidRPr="002161CE">
              <w:rPr>
                <w:rFonts w:ascii="Calibri" w:eastAsia="Times New Roman" w:hAnsi="Calibri" w:cs="Calibri"/>
                <w:sz w:val="16"/>
              </w:rPr>
              <w:t>141_string_4</w:t>
            </w:r>
          </w:p>
        </w:tc>
        <w:tc>
          <w:tcPr>
            <w:tcW w:w="6000" w:type="dxa"/>
            <w:tcMar>
              <w:top w:w="120" w:type="dxa"/>
              <w:left w:w="180" w:type="dxa"/>
              <w:bottom w:w="120" w:type="dxa"/>
              <w:right w:w="180" w:type="dxa"/>
            </w:tcMar>
            <w:vAlign w:val="center"/>
            <w:hideMark/>
          </w:tcPr>
          <w:p w14:paraId="5623E423" w14:textId="77777777" w:rsidR="00315D6E" w:rsidRPr="002161CE" w:rsidRDefault="0073003F" w:rsidP="00315D6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Question</w:t>
            </w:r>
          </w:p>
        </w:tc>
        <w:tc>
          <w:tcPr>
            <w:tcW w:w="6000" w:type="dxa"/>
          </w:tcPr>
          <w:p w14:paraId="39F3EA9B" w14:textId="77777777" w:rsidR="00315D6E" w:rsidRPr="002D1393" w:rsidRDefault="0073003F" w:rsidP="00745731">
            <w:pPr>
              <w:spacing w:before="100" w:beforeAutospacing="1" w:after="100" w:afterAutospacing="1"/>
              <w:ind w:left="30" w:right="30"/>
              <w:rPr>
                <w:rFonts w:ascii="Calibri" w:eastAsia="Times New Roman" w:hAnsi="Calibri" w:cs="Calibri"/>
                <w:lang w:val="uk-UA"/>
                <w:rPrChange w:id="285"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Запитання</w:t>
            </w:r>
          </w:p>
        </w:tc>
      </w:tr>
      <w:tr w:rsidR="005F6E93" w:rsidRPr="002161CE" w14:paraId="220D30A4" w14:textId="77777777" w:rsidTr="00745731">
        <w:tc>
          <w:tcPr>
            <w:tcW w:w="1353" w:type="dxa"/>
            <w:shd w:val="clear" w:color="auto" w:fill="C1E4F5"/>
            <w:tcMar>
              <w:top w:w="120" w:type="dxa"/>
              <w:left w:w="180" w:type="dxa"/>
              <w:bottom w:w="120" w:type="dxa"/>
              <w:right w:w="180" w:type="dxa"/>
            </w:tcMar>
            <w:hideMark/>
          </w:tcPr>
          <w:p w14:paraId="7CC95D35" w14:textId="77777777" w:rsidR="00315D6E" w:rsidRPr="002161CE" w:rsidRDefault="0073003F" w:rsidP="00315D6E">
            <w:pPr>
              <w:spacing w:before="30" w:after="30"/>
              <w:ind w:left="30" w:right="30"/>
              <w:rPr>
                <w:rFonts w:ascii="Calibri" w:eastAsia="Times New Roman" w:hAnsi="Calibri" w:cs="Calibri"/>
                <w:sz w:val="16"/>
              </w:rPr>
            </w:pPr>
            <w:r w:rsidRPr="002161CE">
              <w:rPr>
                <w:rFonts w:ascii="Calibri" w:eastAsia="Times New Roman" w:hAnsi="Calibri" w:cs="Calibri"/>
                <w:sz w:val="16"/>
              </w:rPr>
              <w:t>142_string_5</w:t>
            </w:r>
          </w:p>
        </w:tc>
        <w:tc>
          <w:tcPr>
            <w:tcW w:w="6000" w:type="dxa"/>
            <w:tcMar>
              <w:top w:w="120" w:type="dxa"/>
              <w:left w:w="180" w:type="dxa"/>
              <w:bottom w:w="120" w:type="dxa"/>
              <w:right w:w="180" w:type="dxa"/>
            </w:tcMar>
            <w:vAlign w:val="center"/>
            <w:hideMark/>
          </w:tcPr>
          <w:p w14:paraId="5409A51A" w14:textId="77777777" w:rsidR="00315D6E" w:rsidRPr="002161CE" w:rsidRDefault="0073003F" w:rsidP="00315D6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not answered</w:t>
            </w:r>
          </w:p>
        </w:tc>
        <w:tc>
          <w:tcPr>
            <w:tcW w:w="6000" w:type="dxa"/>
          </w:tcPr>
          <w:p w14:paraId="110FB130" w14:textId="77777777" w:rsidR="00315D6E" w:rsidRPr="002D1393" w:rsidRDefault="0073003F" w:rsidP="00745731">
            <w:pPr>
              <w:spacing w:before="100" w:beforeAutospacing="1" w:after="100" w:afterAutospacing="1"/>
              <w:ind w:left="30" w:right="30"/>
              <w:rPr>
                <w:rFonts w:ascii="Calibri" w:eastAsia="Times New Roman" w:hAnsi="Calibri" w:cs="Calibri"/>
                <w:lang w:val="uk-UA"/>
                <w:rPrChange w:id="286"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немає відповіді</w:t>
            </w:r>
          </w:p>
        </w:tc>
      </w:tr>
      <w:tr w:rsidR="005F6E93" w:rsidRPr="002161CE" w14:paraId="6DC0E776" w14:textId="77777777" w:rsidTr="00745731">
        <w:tc>
          <w:tcPr>
            <w:tcW w:w="1353" w:type="dxa"/>
            <w:shd w:val="clear" w:color="auto" w:fill="C1E4F5"/>
            <w:tcMar>
              <w:top w:w="120" w:type="dxa"/>
              <w:left w:w="180" w:type="dxa"/>
              <w:bottom w:w="120" w:type="dxa"/>
              <w:right w:w="180" w:type="dxa"/>
            </w:tcMar>
            <w:hideMark/>
          </w:tcPr>
          <w:p w14:paraId="6F0FD1E0" w14:textId="77777777" w:rsidR="00315D6E" w:rsidRPr="002161CE" w:rsidRDefault="0073003F" w:rsidP="00315D6E">
            <w:pPr>
              <w:spacing w:before="30" w:after="30"/>
              <w:ind w:left="30" w:right="30"/>
              <w:rPr>
                <w:rFonts w:ascii="Calibri" w:eastAsia="Times New Roman" w:hAnsi="Calibri" w:cs="Calibri"/>
                <w:sz w:val="16"/>
              </w:rPr>
            </w:pPr>
            <w:r w:rsidRPr="002161CE">
              <w:rPr>
                <w:rFonts w:ascii="Calibri" w:eastAsia="Times New Roman" w:hAnsi="Calibri" w:cs="Calibri"/>
                <w:sz w:val="16"/>
              </w:rPr>
              <w:t>143_string_6</w:t>
            </w:r>
          </w:p>
        </w:tc>
        <w:tc>
          <w:tcPr>
            <w:tcW w:w="6000" w:type="dxa"/>
            <w:tcMar>
              <w:top w:w="120" w:type="dxa"/>
              <w:left w:w="180" w:type="dxa"/>
              <w:bottom w:w="120" w:type="dxa"/>
              <w:right w:w="180" w:type="dxa"/>
            </w:tcMar>
            <w:vAlign w:val="center"/>
            <w:hideMark/>
          </w:tcPr>
          <w:p w14:paraId="4CF37775" w14:textId="77777777" w:rsidR="00315D6E" w:rsidRPr="002161CE" w:rsidRDefault="0073003F" w:rsidP="00315D6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That's correct!</w:t>
            </w:r>
          </w:p>
        </w:tc>
        <w:tc>
          <w:tcPr>
            <w:tcW w:w="6000" w:type="dxa"/>
          </w:tcPr>
          <w:p w14:paraId="333AB1B9" w14:textId="77777777" w:rsidR="00315D6E" w:rsidRPr="002D1393" w:rsidRDefault="0073003F" w:rsidP="00745731">
            <w:pPr>
              <w:spacing w:before="100" w:beforeAutospacing="1" w:after="100" w:afterAutospacing="1"/>
              <w:ind w:left="30" w:right="30"/>
              <w:rPr>
                <w:rFonts w:ascii="Calibri" w:eastAsia="Times New Roman" w:hAnsi="Calibri" w:cs="Calibri"/>
                <w:lang w:val="uk-UA"/>
                <w:rPrChange w:id="287"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Правильно!</w:t>
            </w:r>
          </w:p>
        </w:tc>
      </w:tr>
      <w:tr w:rsidR="005F6E93" w:rsidRPr="002161CE" w14:paraId="7AE9BFEA" w14:textId="77777777" w:rsidTr="00745731">
        <w:tc>
          <w:tcPr>
            <w:tcW w:w="1353" w:type="dxa"/>
            <w:shd w:val="clear" w:color="auto" w:fill="C1E4F5"/>
            <w:tcMar>
              <w:top w:w="120" w:type="dxa"/>
              <w:left w:w="180" w:type="dxa"/>
              <w:bottom w:w="120" w:type="dxa"/>
              <w:right w:w="180" w:type="dxa"/>
            </w:tcMar>
            <w:hideMark/>
          </w:tcPr>
          <w:p w14:paraId="1C7C913B" w14:textId="77777777" w:rsidR="00315D6E" w:rsidRPr="002161CE" w:rsidRDefault="0073003F" w:rsidP="00315D6E">
            <w:pPr>
              <w:spacing w:before="30" w:after="30"/>
              <w:ind w:left="30" w:right="30"/>
              <w:rPr>
                <w:rFonts w:ascii="Calibri" w:eastAsia="Times New Roman" w:hAnsi="Calibri" w:cs="Calibri"/>
                <w:sz w:val="16"/>
              </w:rPr>
            </w:pPr>
            <w:r w:rsidRPr="002161CE">
              <w:rPr>
                <w:rFonts w:ascii="Calibri" w:eastAsia="Times New Roman" w:hAnsi="Calibri" w:cs="Calibri"/>
                <w:sz w:val="16"/>
              </w:rPr>
              <w:t>144_string_7</w:t>
            </w:r>
          </w:p>
        </w:tc>
        <w:tc>
          <w:tcPr>
            <w:tcW w:w="6000" w:type="dxa"/>
            <w:tcMar>
              <w:top w:w="120" w:type="dxa"/>
              <w:left w:w="180" w:type="dxa"/>
              <w:bottom w:w="120" w:type="dxa"/>
              <w:right w:w="180" w:type="dxa"/>
            </w:tcMar>
            <w:vAlign w:val="center"/>
            <w:hideMark/>
          </w:tcPr>
          <w:p w14:paraId="71DC458B" w14:textId="77777777" w:rsidR="00315D6E" w:rsidRPr="002161CE" w:rsidRDefault="0073003F" w:rsidP="00315D6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That's not correct!</w:t>
            </w:r>
          </w:p>
        </w:tc>
        <w:tc>
          <w:tcPr>
            <w:tcW w:w="6000" w:type="dxa"/>
          </w:tcPr>
          <w:p w14:paraId="2A64DFC8" w14:textId="77777777" w:rsidR="00315D6E" w:rsidRPr="002D1393" w:rsidRDefault="0073003F" w:rsidP="00745731">
            <w:pPr>
              <w:spacing w:before="100" w:beforeAutospacing="1" w:after="100" w:afterAutospacing="1"/>
              <w:ind w:left="30" w:right="30"/>
              <w:rPr>
                <w:rFonts w:ascii="Calibri" w:eastAsia="Times New Roman" w:hAnsi="Calibri" w:cs="Calibri"/>
                <w:lang w:val="uk-UA"/>
                <w:rPrChange w:id="288"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Неправильно!</w:t>
            </w:r>
          </w:p>
        </w:tc>
      </w:tr>
      <w:tr w:rsidR="005F6E93" w:rsidRPr="002161CE" w14:paraId="4D1F1DC3" w14:textId="77777777" w:rsidTr="00745731">
        <w:tc>
          <w:tcPr>
            <w:tcW w:w="1353" w:type="dxa"/>
            <w:shd w:val="clear" w:color="auto" w:fill="C1E4F5"/>
            <w:tcMar>
              <w:top w:w="120" w:type="dxa"/>
              <w:left w:w="180" w:type="dxa"/>
              <w:bottom w:w="120" w:type="dxa"/>
              <w:right w:w="180" w:type="dxa"/>
            </w:tcMar>
            <w:hideMark/>
          </w:tcPr>
          <w:p w14:paraId="7474600D" w14:textId="77777777" w:rsidR="00315D6E" w:rsidRPr="002161CE" w:rsidRDefault="0073003F" w:rsidP="00315D6E">
            <w:pPr>
              <w:spacing w:before="30" w:after="30"/>
              <w:ind w:left="30" w:right="30"/>
              <w:rPr>
                <w:rFonts w:ascii="Calibri" w:eastAsia="Times New Roman" w:hAnsi="Calibri" w:cs="Calibri"/>
                <w:sz w:val="16"/>
              </w:rPr>
            </w:pPr>
            <w:r w:rsidRPr="002161CE">
              <w:rPr>
                <w:rFonts w:ascii="Calibri" w:eastAsia="Times New Roman" w:hAnsi="Calibri" w:cs="Calibri"/>
                <w:sz w:val="16"/>
              </w:rPr>
              <w:t>145_string_8</w:t>
            </w:r>
          </w:p>
        </w:tc>
        <w:tc>
          <w:tcPr>
            <w:tcW w:w="6000" w:type="dxa"/>
            <w:tcMar>
              <w:top w:w="120" w:type="dxa"/>
              <w:left w:w="180" w:type="dxa"/>
              <w:bottom w:w="120" w:type="dxa"/>
              <w:right w:w="180" w:type="dxa"/>
            </w:tcMar>
            <w:vAlign w:val="center"/>
            <w:hideMark/>
          </w:tcPr>
          <w:p w14:paraId="2F95D03B" w14:textId="77777777" w:rsidR="00315D6E" w:rsidRPr="002161CE" w:rsidRDefault="0073003F" w:rsidP="00315D6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 xml:space="preserve">Feedback: </w:t>
            </w:r>
          </w:p>
        </w:tc>
        <w:tc>
          <w:tcPr>
            <w:tcW w:w="6000" w:type="dxa"/>
          </w:tcPr>
          <w:p w14:paraId="21622481" w14:textId="77777777" w:rsidR="00315D6E" w:rsidRPr="002D1393" w:rsidRDefault="0073003F" w:rsidP="00745731">
            <w:pPr>
              <w:spacing w:before="100" w:beforeAutospacing="1" w:after="100" w:afterAutospacing="1"/>
              <w:ind w:left="30" w:right="30"/>
              <w:rPr>
                <w:rFonts w:ascii="Calibri" w:eastAsia="Times New Roman" w:hAnsi="Calibri" w:cs="Calibri"/>
                <w:lang w:val="uk-UA"/>
                <w:rPrChange w:id="289"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 xml:space="preserve">Відгук: </w:t>
            </w:r>
          </w:p>
        </w:tc>
      </w:tr>
      <w:tr w:rsidR="005F6E93" w:rsidRPr="002161CE" w14:paraId="77716EBC" w14:textId="77777777" w:rsidTr="00745731">
        <w:tc>
          <w:tcPr>
            <w:tcW w:w="1353" w:type="dxa"/>
            <w:shd w:val="clear" w:color="auto" w:fill="C1E4F5"/>
            <w:tcMar>
              <w:top w:w="120" w:type="dxa"/>
              <w:left w:w="180" w:type="dxa"/>
              <w:bottom w:w="120" w:type="dxa"/>
              <w:right w:w="180" w:type="dxa"/>
            </w:tcMar>
            <w:hideMark/>
          </w:tcPr>
          <w:p w14:paraId="3DC5A4D2" w14:textId="77777777" w:rsidR="00315D6E" w:rsidRPr="002161CE" w:rsidRDefault="0073003F" w:rsidP="00315D6E">
            <w:pPr>
              <w:spacing w:before="30" w:after="30"/>
              <w:ind w:left="30" w:right="30"/>
              <w:rPr>
                <w:rFonts w:ascii="Calibri" w:eastAsia="Times New Roman" w:hAnsi="Calibri" w:cs="Calibri"/>
                <w:sz w:val="16"/>
              </w:rPr>
            </w:pPr>
            <w:r w:rsidRPr="002161CE">
              <w:rPr>
                <w:rFonts w:ascii="Calibri" w:eastAsia="Times New Roman" w:hAnsi="Calibri" w:cs="Calibri"/>
                <w:sz w:val="16"/>
              </w:rPr>
              <w:t>146_string_9</w:t>
            </w:r>
          </w:p>
        </w:tc>
        <w:tc>
          <w:tcPr>
            <w:tcW w:w="6000" w:type="dxa"/>
            <w:tcMar>
              <w:top w:w="120" w:type="dxa"/>
              <w:left w:w="180" w:type="dxa"/>
              <w:bottom w:w="120" w:type="dxa"/>
              <w:right w:w="180" w:type="dxa"/>
            </w:tcMar>
            <w:vAlign w:val="center"/>
            <w:hideMark/>
          </w:tcPr>
          <w:p w14:paraId="6250E41A" w14:textId="77777777" w:rsidR="00315D6E" w:rsidRPr="002161CE" w:rsidRDefault="0073003F" w:rsidP="00315D6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Code of Business Conduct</w:t>
            </w:r>
          </w:p>
        </w:tc>
        <w:tc>
          <w:tcPr>
            <w:tcW w:w="6000" w:type="dxa"/>
          </w:tcPr>
          <w:p w14:paraId="544BB527" w14:textId="77777777" w:rsidR="00315D6E" w:rsidRPr="002D1393" w:rsidRDefault="0073003F" w:rsidP="00745731">
            <w:pPr>
              <w:spacing w:before="100" w:beforeAutospacing="1" w:after="100" w:afterAutospacing="1"/>
              <w:ind w:left="30" w:right="30"/>
              <w:rPr>
                <w:rFonts w:ascii="Calibri" w:eastAsia="Times New Roman" w:hAnsi="Calibri" w:cs="Calibri"/>
                <w:lang w:val="uk-UA"/>
                <w:rPrChange w:id="290"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Кодекс ділової поведінки</w:t>
            </w:r>
          </w:p>
        </w:tc>
      </w:tr>
      <w:tr w:rsidR="005F6E93" w:rsidRPr="002161CE" w14:paraId="4EEF7730" w14:textId="77777777" w:rsidTr="00745731">
        <w:tc>
          <w:tcPr>
            <w:tcW w:w="1353" w:type="dxa"/>
            <w:shd w:val="clear" w:color="auto" w:fill="C1E4F5"/>
            <w:tcMar>
              <w:top w:w="120" w:type="dxa"/>
              <w:left w:w="180" w:type="dxa"/>
              <w:bottom w:w="120" w:type="dxa"/>
              <w:right w:w="180" w:type="dxa"/>
            </w:tcMar>
            <w:hideMark/>
          </w:tcPr>
          <w:p w14:paraId="55B20CC5" w14:textId="77777777" w:rsidR="00315D6E" w:rsidRPr="002161CE" w:rsidRDefault="0073003F" w:rsidP="00315D6E">
            <w:pPr>
              <w:spacing w:before="30" w:after="30"/>
              <w:ind w:left="30" w:right="30"/>
              <w:rPr>
                <w:rFonts w:ascii="Calibri" w:eastAsia="Times New Roman" w:hAnsi="Calibri" w:cs="Calibri"/>
                <w:sz w:val="16"/>
              </w:rPr>
            </w:pPr>
            <w:r w:rsidRPr="002161CE">
              <w:rPr>
                <w:rFonts w:ascii="Calibri" w:eastAsia="Times New Roman" w:hAnsi="Calibri" w:cs="Calibri"/>
                <w:sz w:val="16"/>
              </w:rPr>
              <w:t>147_string_10</w:t>
            </w:r>
          </w:p>
        </w:tc>
        <w:tc>
          <w:tcPr>
            <w:tcW w:w="6000" w:type="dxa"/>
            <w:tcMar>
              <w:top w:w="120" w:type="dxa"/>
              <w:left w:w="180" w:type="dxa"/>
              <w:bottom w:w="120" w:type="dxa"/>
              <w:right w:w="180" w:type="dxa"/>
            </w:tcMar>
            <w:vAlign w:val="center"/>
            <w:hideMark/>
          </w:tcPr>
          <w:p w14:paraId="2AA0BFC1" w14:textId="77777777" w:rsidR="00315D6E" w:rsidRPr="002161CE" w:rsidRDefault="0073003F" w:rsidP="00315D6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Knowledge Check</w:t>
            </w:r>
          </w:p>
        </w:tc>
        <w:tc>
          <w:tcPr>
            <w:tcW w:w="6000" w:type="dxa"/>
          </w:tcPr>
          <w:p w14:paraId="73E90EF3" w14:textId="77777777" w:rsidR="00315D6E" w:rsidRPr="002D1393" w:rsidRDefault="0073003F" w:rsidP="00745731">
            <w:pPr>
              <w:spacing w:before="100" w:beforeAutospacing="1" w:after="100" w:afterAutospacing="1"/>
              <w:ind w:left="30" w:right="30"/>
              <w:rPr>
                <w:rFonts w:ascii="Calibri" w:eastAsia="Times New Roman" w:hAnsi="Calibri" w:cs="Calibri"/>
                <w:lang w:val="uk-UA"/>
                <w:rPrChange w:id="291"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Перевірка знань</w:t>
            </w:r>
          </w:p>
        </w:tc>
      </w:tr>
      <w:tr w:rsidR="005F6E93" w:rsidRPr="002161CE" w14:paraId="10D1AEA4" w14:textId="77777777" w:rsidTr="00745731">
        <w:tc>
          <w:tcPr>
            <w:tcW w:w="1353" w:type="dxa"/>
            <w:shd w:val="clear" w:color="auto" w:fill="C1E4F5"/>
            <w:tcMar>
              <w:top w:w="120" w:type="dxa"/>
              <w:left w:w="180" w:type="dxa"/>
              <w:bottom w:w="120" w:type="dxa"/>
              <w:right w:w="180" w:type="dxa"/>
            </w:tcMar>
            <w:hideMark/>
          </w:tcPr>
          <w:p w14:paraId="53BC5077" w14:textId="77777777" w:rsidR="00315D6E" w:rsidRPr="002161CE" w:rsidRDefault="0073003F" w:rsidP="00315D6E">
            <w:pPr>
              <w:spacing w:before="30" w:after="30"/>
              <w:ind w:left="30" w:right="30"/>
              <w:rPr>
                <w:rFonts w:ascii="Calibri" w:eastAsia="Times New Roman" w:hAnsi="Calibri" w:cs="Calibri"/>
                <w:sz w:val="16"/>
              </w:rPr>
            </w:pPr>
            <w:r w:rsidRPr="002161CE">
              <w:rPr>
                <w:rFonts w:ascii="Calibri" w:eastAsia="Times New Roman" w:hAnsi="Calibri" w:cs="Calibri"/>
                <w:sz w:val="16"/>
              </w:rPr>
              <w:t>148_string_11</w:t>
            </w:r>
          </w:p>
        </w:tc>
        <w:tc>
          <w:tcPr>
            <w:tcW w:w="6000" w:type="dxa"/>
            <w:tcMar>
              <w:top w:w="120" w:type="dxa"/>
              <w:left w:w="180" w:type="dxa"/>
              <w:bottom w:w="120" w:type="dxa"/>
              <w:right w:w="180" w:type="dxa"/>
            </w:tcMar>
            <w:vAlign w:val="center"/>
            <w:hideMark/>
          </w:tcPr>
          <w:p w14:paraId="7A67D1E0" w14:textId="77777777" w:rsidR="00315D6E" w:rsidRPr="002161CE" w:rsidRDefault="0073003F" w:rsidP="00315D6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Submit</w:t>
            </w:r>
          </w:p>
        </w:tc>
        <w:tc>
          <w:tcPr>
            <w:tcW w:w="6000" w:type="dxa"/>
          </w:tcPr>
          <w:p w14:paraId="7BEB66BF" w14:textId="77777777" w:rsidR="00315D6E" w:rsidRPr="002D1393" w:rsidRDefault="0073003F" w:rsidP="00745731">
            <w:pPr>
              <w:spacing w:before="100" w:beforeAutospacing="1" w:after="100" w:afterAutospacing="1"/>
              <w:ind w:left="30" w:right="30"/>
              <w:rPr>
                <w:rFonts w:ascii="Calibri" w:eastAsia="Times New Roman" w:hAnsi="Calibri" w:cs="Calibri"/>
                <w:lang w:val="uk-UA"/>
                <w:rPrChange w:id="292"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Надіслати</w:t>
            </w:r>
          </w:p>
        </w:tc>
      </w:tr>
      <w:tr w:rsidR="005F6E93" w:rsidRPr="002161CE" w14:paraId="3ED2DF58" w14:textId="77777777" w:rsidTr="00745731">
        <w:tc>
          <w:tcPr>
            <w:tcW w:w="1353" w:type="dxa"/>
            <w:shd w:val="clear" w:color="auto" w:fill="C1E4F5"/>
            <w:tcMar>
              <w:top w:w="120" w:type="dxa"/>
              <w:left w:w="180" w:type="dxa"/>
              <w:bottom w:w="120" w:type="dxa"/>
              <w:right w:w="180" w:type="dxa"/>
            </w:tcMar>
            <w:hideMark/>
          </w:tcPr>
          <w:p w14:paraId="572589CA" w14:textId="77777777" w:rsidR="00315D6E" w:rsidRPr="002161CE" w:rsidRDefault="0073003F" w:rsidP="00315D6E">
            <w:pPr>
              <w:spacing w:before="30" w:after="30"/>
              <w:ind w:left="30" w:right="30"/>
              <w:rPr>
                <w:rFonts w:ascii="Calibri" w:eastAsia="Times New Roman" w:hAnsi="Calibri" w:cs="Calibri"/>
                <w:sz w:val="16"/>
              </w:rPr>
            </w:pPr>
            <w:r w:rsidRPr="002161CE">
              <w:rPr>
                <w:rFonts w:ascii="Calibri" w:eastAsia="Times New Roman" w:hAnsi="Calibri" w:cs="Calibri"/>
                <w:sz w:val="16"/>
              </w:rPr>
              <w:t>149_string_12</w:t>
            </w:r>
          </w:p>
        </w:tc>
        <w:tc>
          <w:tcPr>
            <w:tcW w:w="6000" w:type="dxa"/>
            <w:tcMar>
              <w:top w:w="120" w:type="dxa"/>
              <w:left w:w="180" w:type="dxa"/>
              <w:bottom w:w="120" w:type="dxa"/>
              <w:right w:w="180" w:type="dxa"/>
            </w:tcMar>
            <w:vAlign w:val="center"/>
            <w:hideMark/>
          </w:tcPr>
          <w:p w14:paraId="5623FDC5" w14:textId="77777777" w:rsidR="00315D6E" w:rsidRPr="002161CE" w:rsidRDefault="0073003F" w:rsidP="00315D6E">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Retake</w:t>
            </w:r>
          </w:p>
        </w:tc>
        <w:tc>
          <w:tcPr>
            <w:tcW w:w="6000" w:type="dxa"/>
          </w:tcPr>
          <w:p w14:paraId="3DCB6447" w14:textId="77777777" w:rsidR="00315D6E" w:rsidRPr="002D1393" w:rsidRDefault="0073003F" w:rsidP="00745731">
            <w:pPr>
              <w:spacing w:before="100" w:beforeAutospacing="1" w:after="100" w:afterAutospacing="1"/>
              <w:ind w:left="30" w:right="30"/>
              <w:rPr>
                <w:rFonts w:ascii="Calibri" w:eastAsia="Times New Roman" w:hAnsi="Calibri" w:cs="Calibri"/>
                <w:lang w:val="uk-UA"/>
                <w:rPrChange w:id="293"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Пройти ще раз</w:t>
            </w:r>
          </w:p>
        </w:tc>
      </w:tr>
      <w:tr w:rsidR="005F6E93" w:rsidRPr="002161CE" w14:paraId="2F03967C" w14:textId="77777777" w:rsidTr="00745731">
        <w:tc>
          <w:tcPr>
            <w:tcW w:w="1353" w:type="dxa"/>
            <w:shd w:val="clear" w:color="auto" w:fill="C1E4F5"/>
            <w:tcMar>
              <w:top w:w="120" w:type="dxa"/>
              <w:left w:w="180" w:type="dxa"/>
              <w:bottom w:w="120" w:type="dxa"/>
              <w:right w:w="180" w:type="dxa"/>
            </w:tcMar>
            <w:hideMark/>
          </w:tcPr>
          <w:p w14:paraId="3ACF0DDB" w14:textId="77777777" w:rsidR="005B5C04" w:rsidRPr="002161CE" w:rsidRDefault="0073003F" w:rsidP="005B5C04">
            <w:pPr>
              <w:spacing w:before="30" w:after="30"/>
              <w:ind w:left="30" w:right="30"/>
              <w:rPr>
                <w:rFonts w:ascii="Calibri" w:eastAsia="Times New Roman" w:hAnsi="Calibri" w:cs="Calibri"/>
                <w:sz w:val="16"/>
              </w:rPr>
            </w:pPr>
            <w:r w:rsidRPr="002161CE">
              <w:rPr>
                <w:rFonts w:ascii="Calibri" w:eastAsia="Times New Roman" w:hAnsi="Calibri" w:cs="Calibri"/>
                <w:sz w:val="16"/>
              </w:rPr>
              <w:t>150_string_13</w:t>
            </w:r>
          </w:p>
        </w:tc>
        <w:tc>
          <w:tcPr>
            <w:tcW w:w="6000" w:type="dxa"/>
            <w:tcMar>
              <w:top w:w="120" w:type="dxa"/>
              <w:left w:w="180" w:type="dxa"/>
              <w:bottom w:w="120" w:type="dxa"/>
              <w:right w:w="180" w:type="dxa"/>
            </w:tcMar>
            <w:vAlign w:val="center"/>
            <w:hideMark/>
          </w:tcPr>
          <w:p w14:paraId="34537110" w14:textId="77777777" w:rsidR="005B5C04" w:rsidRPr="002161CE" w:rsidRDefault="0073003F" w:rsidP="005B5C04">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 xml:space="preserve">Course Description: Our Code of Business Conduct is a critically important document that describes our company’s expectations of every employee as we represent Abbott in our daily work. It provides a foundation for our responsibilities and </w:t>
            </w:r>
            <w:proofErr w:type="spellStart"/>
            <w:r w:rsidRPr="002161CE">
              <w:rPr>
                <w:rFonts w:ascii="Calibri" w:eastAsia="Times New Roman" w:hAnsi="Calibri" w:cs="Calibri"/>
              </w:rPr>
              <w:t>behaviors</w:t>
            </w:r>
            <w:proofErr w:type="spellEnd"/>
            <w:r w:rsidRPr="002161CE">
              <w:rPr>
                <w:rFonts w:ascii="Calibri" w:eastAsia="Times New Roman" w:hAnsi="Calibri" w:cs="Calibri"/>
              </w:rPr>
              <w:t xml:space="preserve"> that will help us make the best choices for Abbott, for </w:t>
            </w:r>
            <w:r w:rsidRPr="002161CE">
              <w:rPr>
                <w:rFonts w:ascii="Calibri" w:eastAsia="Times New Roman" w:hAnsi="Calibri" w:cs="Calibri"/>
              </w:rPr>
              <w:lastRenderedPageBreak/>
              <w:t xml:space="preserve">ourselves, and for the many people we serve. This course provides a </w:t>
            </w:r>
            <w:proofErr w:type="gramStart"/>
            <w:r w:rsidRPr="002161CE">
              <w:rPr>
                <w:rFonts w:ascii="Calibri" w:eastAsia="Times New Roman" w:hAnsi="Calibri" w:cs="Calibri"/>
              </w:rPr>
              <w:t>high level</w:t>
            </w:r>
            <w:proofErr w:type="gramEnd"/>
            <w:r w:rsidRPr="002161CE">
              <w:rPr>
                <w:rFonts w:ascii="Calibri" w:eastAsia="Times New Roman" w:hAnsi="Calibri" w:cs="Calibri"/>
              </w:rPr>
              <w:t xml:space="preserve"> overview of the Code, outlines our company's expectations and your obligations, and provides practical advice on what to do when the best path forward is hard to determine. The course will take 35-45 minutes to complete.</w:t>
            </w:r>
          </w:p>
        </w:tc>
        <w:tc>
          <w:tcPr>
            <w:tcW w:w="6000" w:type="dxa"/>
          </w:tcPr>
          <w:p w14:paraId="002538E0" w14:textId="77777777" w:rsidR="005B5C04" w:rsidRPr="002D1393" w:rsidRDefault="0073003F" w:rsidP="00745731">
            <w:pPr>
              <w:spacing w:before="100" w:beforeAutospacing="1" w:after="100" w:afterAutospacing="1"/>
              <w:ind w:left="30" w:right="30"/>
              <w:rPr>
                <w:rFonts w:ascii="Calibri" w:eastAsia="Times New Roman" w:hAnsi="Calibri" w:cs="Calibri"/>
                <w:lang w:val="uk-UA"/>
                <w:rPrChange w:id="294"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lastRenderedPageBreak/>
              <w:t xml:space="preserve">Опис курсу: Наш Кодекс ділової поведінки — це надзвичайно важливий документ, в якому описуються очікування нашої компанії щодо кожного співробітника, оскільки ми представляємо компанію Abbott у нашій щоденній роботі. Він визначає засади нашої відповідальності та поведінки, які </w:t>
            </w:r>
            <w:r w:rsidRPr="002D1393">
              <w:rPr>
                <w:rFonts w:ascii="Calibri" w:eastAsia="Calibri" w:hAnsi="Calibri" w:cs="Calibri"/>
                <w:lang w:val="uk-UA"/>
              </w:rPr>
              <w:lastRenderedPageBreak/>
              <w:t>допомагатимуть нам робити найкращій вибір для компанії Abbott, для самих себе та для багатьох людей, заради яких ми працюємо. У цьому курсі надається загальний огляд Кодексу, окреслюються очікування нашої компанії та ваші зобов’язання, а також надаються практичні поради щодо того, що робити, коли важко визначити найкращі подальші дії. Щоб пройти курс повністю, знадобиться 35–45 хвилин.</w:t>
            </w:r>
          </w:p>
        </w:tc>
      </w:tr>
      <w:tr w:rsidR="005F6E93" w:rsidRPr="002161CE" w14:paraId="700AFB51" w14:textId="77777777" w:rsidTr="00745731">
        <w:tc>
          <w:tcPr>
            <w:tcW w:w="1353" w:type="dxa"/>
            <w:shd w:val="clear" w:color="auto" w:fill="C1E4F5"/>
            <w:tcMar>
              <w:top w:w="120" w:type="dxa"/>
              <w:left w:w="180" w:type="dxa"/>
              <w:bottom w:w="120" w:type="dxa"/>
              <w:right w:w="180" w:type="dxa"/>
            </w:tcMar>
            <w:hideMark/>
          </w:tcPr>
          <w:p w14:paraId="37B0D3DD" w14:textId="77777777" w:rsidR="005B5C04" w:rsidRPr="002161CE" w:rsidRDefault="0073003F" w:rsidP="005B5C04">
            <w:pPr>
              <w:spacing w:before="30" w:after="30"/>
              <w:ind w:left="30" w:right="30"/>
              <w:rPr>
                <w:rFonts w:ascii="Calibri" w:eastAsia="Times New Roman" w:hAnsi="Calibri" w:cs="Calibri"/>
                <w:sz w:val="16"/>
              </w:rPr>
            </w:pPr>
            <w:r w:rsidRPr="002161CE">
              <w:rPr>
                <w:rFonts w:ascii="Calibri" w:eastAsia="Times New Roman" w:hAnsi="Calibri" w:cs="Calibri"/>
                <w:sz w:val="16"/>
              </w:rPr>
              <w:lastRenderedPageBreak/>
              <w:t>151_string_14</w:t>
            </w:r>
          </w:p>
        </w:tc>
        <w:tc>
          <w:tcPr>
            <w:tcW w:w="6000" w:type="dxa"/>
            <w:tcMar>
              <w:top w:w="120" w:type="dxa"/>
              <w:left w:w="180" w:type="dxa"/>
              <w:bottom w:w="120" w:type="dxa"/>
              <w:right w:w="180" w:type="dxa"/>
            </w:tcMar>
            <w:vAlign w:val="center"/>
            <w:hideMark/>
          </w:tcPr>
          <w:p w14:paraId="15BC8BB8" w14:textId="77777777" w:rsidR="005B5C04" w:rsidRPr="002161CE" w:rsidRDefault="0073003F" w:rsidP="005B5C04">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Menu</w:t>
            </w:r>
          </w:p>
        </w:tc>
        <w:tc>
          <w:tcPr>
            <w:tcW w:w="6000" w:type="dxa"/>
          </w:tcPr>
          <w:p w14:paraId="7D48E1CA" w14:textId="77777777" w:rsidR="005B5C04" w:rsidRPr="002D1393" w:rsidRDefault="0073003F" w:rsidP="00745731">
            <w:pPr>
              <w:spacing w:before="100" w:beforeAutospacing="1" w:after="100" w:afterAutospacing="1"/>
              <w:ind w:left="30" w:right="30"/>
              <w:rPr>
                <w:rFonts w:ascii="Calibri" w:eastAsia="Times New Roman" w:hAnsi="Calibri" w:cs="Calibri"/>
                <w:lang w:val="uk-UA"/>
                <w:rPrChange w:id="295"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Меню</w:t>
            </w:r>
          </w:p>
        </w:tc>
      </w:tr>
      <w:tr w:rsidR="005F6E93" w:rsidRPr="002161CE" w14:paraId="270C148A" w14:textId="77777777" w:rsidTr="00745731">
        <w:tc>
          <w:tcPr>
            <w:tcW w:w="1353" w:type="dxa"/>
            <w:shd w:val="clear" w:color="auto" w:fill="C1E4F5"/>
            <w:tcMar>
              <w:top w:w="120" w:type="dxa"/>
              <w:left w:w="180" w:type="dxa"/>
              <w:bottom w:w="120" w:type="dxa"/>
              <w:right w:w="180" w:type="dxa"/>
            </w:tcMar>
            <w:hideMark/>
          </w:tcPr>
          <w:p w14:paraId="705832DB" w14:textId="77777777" w:rsidR="005B5C04" w:rsidRPr="002161CE" w:rsidRDefault="0073003F" w:rsidP="005B5C04">
            <w:pPr>
              <w:spacing w:before="30" w:after="30"/>
              <w:ind w:left="30" w:right="30"/>
              <w:rPr>
                <w:rFonts w:ascii="Calibri" w:eastAsia="Times New Roman" w:hAnsi="Calibri" w:cs="Calibri"/>
                <w:sz w:val="16"/>
              </w:rPr>
            </w:pPr>
            <w:r w:rsidRPr="002161CE">
              <w:rPr>
                <w:rFonts w:ascii="Calibri" w:eastAsia="Times New Roman" w:hAnsi="Calibri" w:cs="Calibri"/>
                <w:sz w:val="16"/>
              </w:rPr>
              <w:t>152_string_15</w:t>
            </w:r>
          </w:p>
        </w:tc>
        <w:tc>
          <w:tcPr>
            <w:tcW w:w="6000" w:type="dxa"/>
            <w:tcMar>
              <w:top w:w="120" w:type="dxa"/>
              <w:left w:w="180" w:type="dxa"/>
              <w:bottom w:w="120" w:type="dxa"/>
              <w:right w:w="180" w:type="dxa"/>
            </w:tcMar>
            <w:vAlign w:val="center"/>
            <w:hideMark/>
          </w:tcPr>
          <w:p w14:paraId="02A3F313" w14:textId="77777777" w:rsidR="005B5C04" w:rsidRPr="002161CE" w:rsidRDefault="0073003F" w:rsidP="005B5C04">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Resources</w:t>
            </w:r>
          </w:p>
        </w:tc>
        <w:tc>
          <w:tcPr>
            <w:tcW w:w="6000" w:type="dxa"/>
          </w:tcPr>
          <w:p w14:paraId="66B0C896" w14:textId="77777777" w:rsidR="005B5C04" w:rsidRPr="002D1393" w:rsidRDefault="0073003F" w:rsidP="00745731">
            <w:pPr>
              <w:spacing w:before="100" w:beforeAutospacing="1" w:after="100" w:afterAutospacing="1"/>
              <w:ind w:left="30" w:right="30"/>
              <w:rPr>
                <w:rFonts w:ascii="Calibri" w:eastAsia="Times New Roman" w:hAnsi="Calibri" w:cs="Calibri"/>
                <w:lang w:val="uk-UA"/>
                <w:rPrChange w:id="296"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Ресурси</w:t>
            </w:r>
          </w:p>
        </w:tc>
      </w:tr>
      <w:tr w:rsidR="005F6E93" w:rsidRPr="002161CE" w14:paraId="52376D87" w14:textId="77777777" w:rsidTr="00745731">
        <w:tc>
          <w:tcPr>
            <w:tcW w:w="1353" w:type="dxa"/>
            <w:shd w:val="clear" w:color="auto" w:fill="C1E4F5"/>
            <w:tcMar>
              <w:top w:w="120" w:type="dxa"/>
              <w:left w:w="180" w:type="dxa"/>
              <w:bottom w:w="120" w:type="dxa"/>
              <w:right w:w="180" w:type="dxa"/>
            </w:tcMar>
            <w:hideMark/>
          </w:tcPr>
          <w:p w14:paraId="157CA7C9" w14:textId="77777777" w:rsidR="005B5C04" w:rsidRPr="002161CE" w:rsidRDefault="0073003F" w:rsidP="005B5C04">
            <w:pPr>
              <w:spacing w:before="30" w:after="30"/>
              <w:ind w:left="30" w:right="30"/>
              <w:rPr>
                <w:rFonts w:ascii="Calibri" w:eastAsia="Times New Roman" w:hAnsi="Calibri" w:cs="Calibri"/>
                <w:sz w:val="16"/>
              </w:rPr>
            </w:pPr>
            <w:r w:rsidRPr="002161CE">
              <w:rPr>
                <w:rFonts w:ascii="Calibri" w:eastAsia="Times New Roman" w:hAnsi="Calibri" w:cs="Calibri"/>
                <w:sz w:val="16"/>
              </w:rPr>
              <w:t>153_string_16</w:t>
            </w:r>
          </w:p>
        </w:tc>
        <w:tc>
          <w:tcPr>
            <w:tcW w:w="6000" w:type="dxa"/>
            <w:tcMar>
              <w:top w:w="120" w:type="dxa"/>
              <w:left w:w="180" w:type="dxa"/>
              <w:bottom w:w="120" w:type="dxa"/>
              <w:right w:w="180" w:type="dxa"/>
            </w:tcMar>
            <w:vAlign w:val="center"/>
            <w:hideMark/>
          </w:tcPr>
          <w:p w14:paraId="6A3D7F97" w14:textId="77777777" w:rsidR="005B5C04" w:rsidRPr="002161CE" w:rsidRDefault="0073003F" w:rsidP="005B5C04">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Reference Material</w:t>
            </w:r>
          </w:p>
        </w:tc>
        <w:tc>
          <w:tcPr>
            <w:tcW w:w="6000" w:type="dxa"/>
          </w:tcPr>
          <w:p w14:paraId="5454BF30" w14:textId="77777777" w:rsidR="005B5C04" w:rsidRPr="002D1393" w:rsidRDefault="0073003F" w:rsidP="00745731">
            <w:pPr>
              <w:spacing w:before="100" w:beforeAutospacing="1" w:after="100" w:afterAutospacing="1"/>
              <w:ind w:left="30" w:right="30"/>
              <w:rPr>
                <w:rFonts w:ascii="Calibri" w:eastAsia="Times New Roman" w:hAnsi="Calibri" w:cs="Calibri"/>
                <w:lang w:val="uk-UA"/>
                <w:rPrChange w:id="297"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Довідкові матеріали</w:t>
            </w:r>
          </w:p>
        </w:tc>
      </w:tr>
      <w:tr w:rsidR="005F6E93" w:rsidRPr="002161CE" w14:paraId="5F0B7DF9" w14:textId="77777777" w:rsidTr="00745731">
        <w:tc>
          <w:tcPr>
            <w:tcW w:w="1353" w:type="dxa"/>
            <w:shd w:val="clear" w:color="auto" w:fill="C1E4F5"/>
            <w:tcMar>
              <w:top w:w="120" w:type="dxa"/>
              <w:left w:w="180" w:type="dxa"/>
              <w:bottom w:w="120" w:type="dxa"/>
              <w:right w:w="180" w:type="dxa"/>
            </w:tcMar>
            <w:hideMark/>
          </w:tcPr>
          <w:p w14:paraId="3371ACC2" w14:textId="77777777" w:rsidR="005B5C04" w:rsidRPr="002161CE" w:rsidRDefault="0073003F" w:rsidP="005B5C04">
            <w:pPr>
              <w:spacing w:before="30" w:after="30"/>
              <w:ind w:left="30" w:right="30"/>
              <w:rPr>
                <w:rFonts w:ascii="Calibri" w:eastAsia="Times New Roman" w:hAnsi="Calibri" w:cs="Calibri"/>
                <w:sz w:val="16"/>
              </w:rPr>
            </w:pPr>
            <w:r w:rsidRPr="002161CE">
              <w:rPr>
                <w:rFonts w:ascii="Calibri" w:eastAsia="Times New Roman" w:hAnsi="Calibri" w:cs="Calibri"/>
                <w:sz w:val="16"/>
              </w:rPr>
              <w:t>154_string_17</w:t>
            </w:r>
          </w:p>
        </w:tc>
        <w:tc>
          <w:tcPr>
            <w:tcW w:w="6000" w:type="dxa"/>
            <w:tcMar>
              <w:top w:w="120" w:type="dxa"/>
              <w:left w:w="180" w:type="dxa"/>
              <w:bottom w:w="120" w:type="dxa"/>
              <w:right w:w="180" w:type="dxa"/>
            </w:tcMar>
            <w:vAlign w:val="center"/>
            <w:hideMark/>
          </w:tcPr>
          <w:p w14:paraId="2AFD6AB7" w14:textId="77777777" w:rsidR="005B5C04" w:rsidRPr="002161CE" w:rsidRDefault="0073003F" w:rsidP="005B5C04">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Audio</w:t>
            </w:r>
          </w:p>
        </w:tc>
        <w:tc>
          <w:tcPr>
            <w:tcW w:w="6000" w:type="dxa"/>
          </w:tcPr>
          <w:p w14:paraId="56F3B8F5" w14:textId="77777777" w:rsidR="005B5C04" w:rsidRPr="002D1393" w:rsidRDefault="0073003F" w:rsidP="00745731">
            <w:pPr>
              <w:spacing w:before="100" w:beforeAutospacing="1" w:after="100" w:afterAutospacing="1"/>
              <w:ind w:left="30" w:right="30"/>
              <w:rPr>
                <w:rFonts w:ascii="Calibri" w:eastAsia="Times New Roman" w:hAnsi="Calibri" w:cs="Calibri"/>
                <w:lang w:val="uk-UA"/>
                <w:rPrChange w:id="298"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Аудіо</w:t>
            </w:r>
          </w:p>
        </w:tc>
      </w:tr>
      <w:tr w:rsidR="005F6E93" w:rsidRPr="002161CE" w14:paraId="64010D19" w14:textId="77777777" w:rsidTr="00745731">
        <w:tc>
          <w:tcPr>
            <w:tcW w:w="1353" w:type="dxa"/>
            <w:shd w:val="clear" w:color="auto" w:fill="C1E4F5"/>
            <w:tcMar>
              <w:top w:w="120" w:type="dxa"/>
              <w:left w:w="180" w:type="dxa"/>
              <w:bottom w:w="120" w:type="dxa"/>
              <w:right w:w="180" w:type="dxa"/>
            </w:tcMar>
            <w:hideMark/>
          </w:tcPr>
          <w:p w14:paraId="56EC93AB" w14:textId="77777777" w:rsidR="005B5C04" w:rsidRPr="002161CE" w:rsidRDefault="0073003F" w:rsidP="005B5C04">
            <w:pPr>
              <w:spacing w:before="30" w:after="30"/>
              <w:ind w:left="30" w:right="30"/>
              <w:rPr>
                <w:rFonts w:ascii="Calibri" w:eastAsia="Times New Roman" w:hAnsi="Calibri" w:cs="Calibri"/>
                <w:sz w:val="16"/>
              </w:rPr>
            </w:pPr>
            <w:r w:rsidRPr="002161CE">
              <w:rPr>
                <w:rFonts w:ascii="Calibri" w:eastAsia="Times New Roman" w:hAnsi="Calibri" w:cs="Calibri"/>
                <w:sz w:val="16"/>
              </w:rPr>
              <w:t>155_string_18</w:t>
            </w:r>
          </w:p>
        </w:tc>
        <w:tc>
          <w:tcPr>
            <w:tcW w:w="6000" w:type="dxa"/>
            <w:tcMar>
              <w:top w:w="120" w:type="dxa"/>
              <w:left w:w="180" w:type="dxa"/>
              <w:bottom w:w="120" w:type="dxa"/>
              <w:right w:w="180" w:type="dxa"/>
            </w:tcMar>
            <w:vAlign w:val="center"/>
            <w:hideMark/>
          </w:tcPr>
          <w:p w14:paraId="4CE9FBA2" w14:textId="77777777" w:rsidR="005B5C04" w:rsidRPr="002161CE" w:rsidRDefault="0073003F" w:rsidP="005B5C04">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Exit</w:t>
            </w:r>
          </w:p>
        </w:tc>
        <w:tc>
          <w:tcPr>
            <w:tcW w:w="6000" w:type="dxa"/>
          </w:tcPr>
          <w:p w14:paraId="47676100" w14:textId="77777777" w:rsidR="005B5C04" w:rsidRPr="002D1393" w:rsidRDefault="0073003F" w:rsidP="00745731">
            <w:pPr>
              <w:spacing w:before="100" w:beforeAutospacing="1" w:after="100" w:afterAutospacing="1"/>
              <w:ind w:left="30" w:right="30"/>
              <w:rPr>
                <w:rFonts w:ascii="Calibri" w:eastAsia="Times New Roman" w:hAnsi="Calibri" w:cs="Calibri"/>
                <w:lang w:val="uk-UA"/>
                <w:rPrChange w:id="299"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Вийти</w:t>
            </w:r>
          </w:p>
        </w:tc>
      </w:tr>
      <w:tr w:rsidR="005F6E93" w:rsidRPr="002161CE" w14:paraId="461B1741" w14:textId="77777777" w:rsidTr="00745731">
        <w:tc>
          <w:tcPr>
            <w:tcW w:w="1353" w:type="dxa"/>
            <w:shd w:val="clear" w:color="auto" w:fill="C1E4F5"/>
            <w:tcMar>
              <w:top w:w="120" w:type="dxa"/>
              <w:left w:w="180" w:type="dxa"/>
              <w:bottom w:w="120" w:type="dxa"/>
              <w:right w:w="180" w:type="dxa"/>
            </w:tcMar>
            <w:hideMark/>
          </w:tcPr>
          <w:p w14:paraId="17605898" w14:textId="77777777" w:rsidR="005B5C04" w:rsidRPr="002161CE" w:rsidRDefault="0073003F" w:rsidP="005B5C04">
            <w:pPr>
              <w:spacing w:before="30" w:after="30"/>
              <w:ind w:left="30" w:right="30"/>
              <w:rPr>
                <w:rFonts w:ascii="Calibri" w:eastAsia="Times New Roman" w:hAnsi="Calibri" w:cs="Calibri"/>
                <w:sz w:val="16"/>
              </w:rPr>
            </w:pPr>
            <w:r w:rsidRPr="002161CE">
              <w:rPr>
                <w:rFonts w:ascii="Calibri" w:eastAsia="Times New Roman" w:hAnsi="Calibri" w:cs="Calibri"/>
                <w:sz w:val="16"/>
              </w:rPr>
              <w:t>156_string_19</w:t>
            </w:r>
          </w:p>
        </w:tc>
        <w:tc>
          <w:tcPr>
            <w:tcW w:w="6000" w:type="dxa"/>
            <w:tcMar>
              <w:top w:w="120" w:type="dxa"/>
              <w:left w:w="180" w:type="dxa"/>
              <w:bottom w:w="120" w:type="dxa"/>
              <w:right w:w="180" w:type="dxa"/>
            </w:tcMar>
            <w:vAlign w:val="center"/>
            <w:hideMark/>
          </w:tcPr>
          <w:p w14:paraId="663370E5" w14:textId="77777777" w:rsidR="005B5C04" w:rsidRPr="002161CE" w:rsidRDefault="0073003F" w:rsidP="005B5C04">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Close</w:t>
            </w:r>
          </w:p>
        </w:tc>
        <w:tc>
          <w:tcPr>
            <w:tcW w:w="6000" w:type="dxa"/>
          </w:tcPr>
          <w:p w14:paraId="5E7EEB70" w14:textId="77777777" w:rsidR="005B5C04" w:rsidRPr="002D1393" w:rsidRDefault="0073003F" w:rsidP="00745731">
            <w:pPr>
              <w:spacing w:before="100" w:beforeAutospacing="1" w:after="100" w:afterAutospacing="1"/>
              <w:ind w:left="30" w:right="30"/>
              <w:rPr>
                <w:rFonts w:ascii="Calibri" w:eastAsia="Times New Roman" w:hAnsi="Calibri" w:cs="Calibri"/>
                <w:lang w:val="uk-UA"/>
                <w:rPrChange w:id="300"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Закрити</w:t>
            </w:r>
          </w:p>
        </w:tc>
      </w:tr>
      <w:tr w:rsidR="005F6E93" w:rsidRPr="002161CE" w14:paraId="5891D7EC" w14:textId="77777777" w:rsidTr="00745731">
        <w:tc>
          <w:tcPr>
            <w:tcW w:w="1353" w:type="dxa"/>
            <w:shd w:val="clear" w:color="auto" w:fill="C1E4F5"/>
            <w:tcMar>
              <w:top w:w="120" w:type="dxa"/>
              <w:left w:w="180" w:type="dxa"/>
              <w:bottom w:w="120" w:type="dxa"/>
              <w:right w:w="180" w:type="dxa"/>
            </w:tcMar>
            <w:hideMark/>
          </w:tcPr>
          <w:p w14:paraId="18580437" w14:textId="77777777" w:rsidR="005B5C04" w:rsidRPr="002161CE" w:rsidRDefault="0073003F" w:rsidP="005B5C04">
            <w:pPr>
              <w:spacing w:before="30" w:after="30"/>
              <w:ind w:left="30" w:right="30"/>
              <w:rPr>
                <w:rFonts w:ascii="Calibri" w:eastAsia="Times New Roman" w:hAnsi="Calibri" w:cs="Calibri"/>
                <w:sz w:val="16"/>
              </w:rPr>
            </w:pPr>
            <w:r w:rsidRPr="002161CE">
              <w:rPr>
                <w:rFonts w:ascii="Calibri" w:eastAsia="Times New Roman" w:hAnsi="Calibri" w:cs="Calibri"/>
                <w:sz w:val="16"/>
              </w:rPr>
              <w:t>157_string_20</w:t>
            </w:r>
          </w:p>
        </w:tc>
        <w:tc>
          <w:tcPr>
            <w:tcW w:w="6000" w:type="dxa"/>
            <w:tcMar>
              <w:top w:w="120" w:type="dxa"/>
              <w:left w:w="180" w:type="dxa"/>
              <w:bottom w:w="120" w:type="dxa"/>
              <w:right w:w="180" w:type="dxa"/>
            </w:tcMar>
            <w:vAlign w:val="center"/>
            <w:hideMark/>
          </w:tcPr>
          <w:p w14:paraId="03A65F2B" w14:textId="77777777" w:rsidR="005B5C04" w:rsidRPr="002161CE" w:rsidRDefault="0073003F" w:rsidP="005B5C04">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Comment</w:t>
            </w:r>
            <w:r w:rsidR="00F5122E" w:rsidRPr="002161CE">
              <w:rPr>
                <w:rFonts w:ascii="Calibri" w:eastAsia="Times New Roman" w:hAnsi="Calibri" w:cs="Calibri"/>
              </w:rPr>
              <w:t>…</w:t>
            </w:r>
          </w:p>
        </w:tc>
        <w:tc>
          <w:tcPr>
            <w:tcW w:w="6000" w:type="dxa"/>
          </w:tcPr>
          <w:p w14:paraId="209D960B" w14:textId="77777777" w:rsidR="005B5C04" w:rsidRPr="002D1393" w:rsidRDefault="0073003F" w:rsidP="00745731">
            <w:pPr>
              <w:spacing w:before="100" w:beforeAutospacing="1" w:after="100" w:afterAutospacing="1"/>
              <w:ind w:left="30" w:right="30"/>
              <w:rPr>
                <w:rFonts w:ascii="Calibri" w:eastAsia="Times New Roman" w:hAnsi="Calibri" w:cs="Calibri"/>
                <w:lang w:val="uk-UA"/>
                <w:rPrChange w:id="301"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Коментувати...</w:t>
            </w:r>
          </w:p>
        </w:tc>
      </w:tr>
      <w:tr w:rsidR="005F6E93" w:rsidRPr="002D1393" w14:paraId="487ED391" w14:textId="77777777" w:rsidTr="00745731">
        <w:tc>
          <w:tcPr>
            <w:tcW w:w="1353" w:type="dxa"/>
            <w:shd w:val="clear" w:color="auto" w:fill="C1E4F5"/>
            <w:tcMar>
              <w:top w:w="120" w:type="dxa"/>
              <w:left w:w="180" w:type="dxa"/>
              <w:bottom w:w="120" w:type="dxa"/>
              <w:right w:w="180" w:type="dxa"/>
            </w:tcMar>
          </w:tcPr>
          <w:p w14:paraId="6E154DDA" w14:textId="77777777" w:rsidR="005B5C04" w:rsidRPr="002161CE" w:rsidRDefault="0073003F" w:rsidP="005B5C04">
            <w:pPr>
              <w:spacing w:before="30" w:after="30"/>
              <w:ind w:left="30" w:right="30"/>
              <w:rPr>
                <w:rFonts w:ascii="Calibri" w:eastAsia="Times New Roman" w:hAnsi="Calibri" w:cs="Calibri"/>
                <w:sz w:val="16"/>
              </w:rPr>
            </w:pPr>
            <w:r w:rsidRPr="002161CE">
              <w:rPr>
                <w:rFonts w:ascii="Calibri" w:eastAsia="Times New Roman" w:hAnsi="Calibri" w:cs="Calibri"/>
                <w:sz w:val="16"/>
              </w:rPr>
              <w:t>FB_01</w:t>
            </w:r>
          </w:p>
        </w:tc>
        <w:tc>
          <w:tcPr>
            <w:tcW w:w="6000" w:type="dxa"/>
            <w:tcMar>
              <w:top w:w="120" w:type="dxa"/>
              <w:left w:w="180" w:type="dxa"/>
              <w:bottom w:w="120" w:type="dxa"/>
              <w:right w:w="180" w:type="dxa"/>
            </w:tcMar>
            <w:vAlign w:val="center"/>
          </w:tcPr>
          <w:p w14:paraId="42588B39" w14:textId="77777777" w:rsidR="005B5C04" w:rsidRPr="002161CE" w:rsidRDefault="0073003F" w:rsidP="005B5C04">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You must view all content before moving forward.</w:t>
            </w:r>
          </w:p>
        </w:tc>
        <w:tc>
          <w:tcPr>
            <w:tcW w:w="6000" w:type="dxa"/>
          </w:tcPr>
          <w:p w14:paraId="59E1DA41" w14:textId="77777777" w:rsidR="005B5C04" w:rsidRPr="002D1393" w:rsidRDefault="0073003F" w:rsidP="00745731">
            <w:pPr>
              <w:spacing w:before="100" w:beforeAutospacing="1" w:after="100" w:afterAutospacing="1"/>
              <w:ind w:left="30" w:right="30"/>
              <w:rPr>
                <w:rFonts w:ascii="Calibri" w:eastAsia="Times New Roman" w:hAnsi="Calibri" w:cs="Calibri"/>
                <w:lang w:val="uk-UA"/>
                <w:rPrChange w:id="302" w:author="Klimenko, Sergey" w:date="2026-01-09T12:15:00Z" w16du:dateUtc="2026-01-09T10:15:00Z">
                  <w:rPr>
                    <w:rFonts w:ascii="Calibri" w:eastAsia="Times New Roman" w:hAnsi="Calibri" w:cs="Calibri"/>
                  </w:rPr>
                </w:rPrChange>
              </w:rPr>
            </w:pPr>
            <w:r w:rsidRPr="002D1393">
              <w:rPr>
                <w:rFonts w:ascii="Calibri" w:eastAsia="Calibri" w:hAnsi="Calibri" w:cs="Calibri"/>
                <w:lang w:val="uk-UA"/>
              </w:rPr>
              <w:t>Ви маєте переглянути весь уміст, перш ніж перейти до наступного розділу.</w:t>
            </w:r>
          </w:p>
        </w:tc>
      </w:tr>
    </w:tbl>
    <w:p w14:paraId="4487475B" w14:textId="77777777" w:rsidR="00840375" w:rsidRPr="002D1393" w:rsidRDefault="00840375">
      <w:pPr>
        <w:rPr>
          <w:lang w:val="ru-RU"/>
          <w:rPrChange w:id="303" w:author="Klimenko, Sergey" w:date="2026-01-09T09:21:00Z" w16du:dateUtc="2026-01-09T07:21:00Z">
            <w:rPr/>
          </w:rPrChange>
        </w:rPr>
      </w:pPr>
    </w:p>
    <w:p w14:paraId="14C93432" w14:textId="77777777" w:rsidR="002C1E64" w:rsidRPr="002D1393" w:rsidRDefault="002C1E64">
      <w:pPr>
        <w:rPr>
          <w:rFonts w:eastAsia="Times New Roman"/>
          <w:lang w:val="ru-RU"/>
          <w:rPrChange w:id="304" w:author="Klimenko, Sergey" w:date="2026-01-09T09:21:00Z" w16du:dateUtc="2026-01-09T07:21:00Z">
            <w:rPr>
              <w:rFonts w:eastAsia="Times New Roman"/>
            </w:rPr>
          </w:rPrChange>
        </w:rPr>
      </w:pPr>
    </w:p>
    <w:p w14:paraId="05E4163E" w14:textId="77777777" w:rsidR="00F44929" w:rsidRPr="002D1393" w:rsidRDefault="00F44929">
      <w:pPr>
        <w:rPr>
          <w:rFonts w:eastAsia="Times New Roman"/>
          <w:lang w:val="ru-RU"/>
          <w:rPrChange w:id="305" w:author="Klimenko, Sergey" w:date="2026-01-09T09:21:00Z" w16du:dateUtc="2026-01-09T07:21:00Z">
            <w:rPr>
              <w:rFonts w:eastAsia="Times New Roman"/>
            </w:rPr>
          </w:rPrChange>
        </w:rPr>
      </w:pPr>
    </w:p>
    <w:p w14:paraId="1A360538" w14:textId="77777777" w:rsidR="003E2E74" w:rsidRPr="002D1393" w:rsidRDefault="0073003F">
      <w:pPr>
        <w:rPr>
          <w:rFonts w:ascii="Calibri Light" w:hAnsi="Calibri Light" w:cs="Calibri Light"/>
          <w:smallCaps/>
          <w:color w:val="0F243E"/>
          <w:sz w:val="48"/>
          <w:szCs w:val="48"/>
          <w:lang w:val="ru-RU"/>
          <w:rPrChange w:id="306" w:author="Klimenko, Sergey" w:date="2026-01-09T09:21:00Z" w16du:dateUtc="2026-01-09T07:21:00Z">
            <w:rPr>
              <w:rFonts w:ascii="Calibri Light" w:hAnsi="Calibri Light" w:cs="Calibri Light"/>
              <w:smallCaps/>
              <w:color w:val="0F243E"/>
              <w:sz w:val="48"/>
              <w:szCs w:val="48"/>
            </w:rPr>
          </w:rPrChange>
        </w:rPr>
      </w:pPr>
      <w:r w:rsidRPr="002D1393">
        <w:rPr>
          <w:rFonts w:ascii="Calibri Light" w:hAnsi="Calibri Light" w:cs="Calibri Light"/>
          <w:smallCaps/>
          <w:color w:val="0F243E"/>
          <w:sz w:val="48"/>
          <w:szCs w:val="48"/>
          <w:lang w:val="ru-RU"/>
          <w:rPrChange w:id="307" w:author="Klimenko, Sergey" w:date="2026-01-09T09:21:00Z" w16du:dateUtc="2026-01-09T07:21:00Z">
            <w:rPr>
              <w:rFonts w:ascii="Calibri Light" w:hAnsi="Calibri Light" w:cs="Calibri Light"/>
              <w:smallCaps/>
              <w:color w:val="0F243E"/>
              <w:sz w:val="48"/>
              <w:szCs w:val="48"/>
            </w:rPr>
          </w:rPrChange>
        </w:rPr>
        <w:br w:type="page"/>
      </w:r>
    </w:p>
    <w:p w14:paraId="2572EDC4" w14:textId="6B45A045" w:rsidR="00F44929" w:rsidRPr="002161CE" w:rsidRDefault="0073003F" w:rsidP="00AD7C75">
      <w:pPr>
        <w:rPr>
          <w:rFonts w:ascii="Calibri Light" w:hAnsi="Calibri Light" w:cs="Calibri Light"/>
          <w:smallCaps/>
          <w:color w:val="0F243E"/>
          <w:sz w:val="72"/>
          <w:szCs w:val="72"/>
        </w:rPr>
      </w:pPr>
      <w:r w:rsidRPr="002161CE">
        <w:rPr>
          <w:rFonts w:ascii="Calibri Light" w:hAnsi="Calibri Light" w:cs="Calibri Light"/>
          <w:smallCaps/>
          <w:color w:val="0F243E"/>
          <w:sz w:val="72"/>
          <w:szCs w:val="72"/>
        </w:rPr>
        <w:lastRenderedPageBreak/>
        <w:t xml:space="preserve">Interactions with Competitors </w:t>
      </w:r>
    </w:p>
    <w:p w14:paraId="4518496D" w14:textId="77777777" w:rsidR="00F44929" w:rsidRPr="002161CE" w:rsidRDefault="00F44929">
      <w:pPr>
        <w:rPr>
          <w:rFonts w:eastAsia="Times New Roman"/>
        </w:rPr>
      </w:pPr>
    </w:p>
    <w:p w14:paraId="4FC5B08A" w14:textId="77777777" w:rsidR="00F44929" w:rsidRPr="002161CE" w:rsidRDefault="00F44929">
      <w:pPr>
        <w:rPr>
          <w:rFonts w:eastAsia="Times New Roman"/>
        </w:rPr>
      </w:pPr>
    </w:p>
    <w:p w14:paraId="6E128515" w14:textId="77777777" w:rsidR="00F44929" w:rsidRPr="002161CE" w:rsidRDefault="00F44929">
      <w:pPr>
        <w:rPr>
          <w:rFonts w:eastAsia="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5F6E93" w:rsidRPr="002161CE" w14:paraId="35871373" w14:textId="77777777" w:rsidTr="00254788">
        <w:tc>
          <w:tcPr>
            <w:tcW w:w="1353" w:type="dxa"/>
            <w:shd w:val="clear" w:color="auto" w:fill="F1A983" w:themeFill="accent2" w:themeFillTint="99"/>
            <w:tcMar>
              <w:top w:w="120" w:type="dxa"/>
              <w:left w:w="180" w:type="dxa"/>
              <w:bottom w:w="120" w:type="dxa"/>
              <w:right w:w="180" w:type="dxa"/>
            </w:tcMar>
          </w:tcPr>
          <w:p w14:paraId="5788667F" w14:textId="77777777" w:rsidR="009E03B7" w:rsidRPr="002161CE" w:rsidRDefault="0073003F" w:rsidP="000A2928">
            <w:pPr>
              <w:spacing w:before="30" w:after="30"/>
              <w:ind w:left="30" w:right="30"/>
              <w:rPr>
                <w:rFonts w:eastAsia="Times New Roman"/>
              </w:rPr>
            </w:pPr>
            <w:r w:rsidRPr="002161CE">
              <w:rPr>
                <w:rFonts w:eastAsia="Times New Roman"/>
              </w:rPr>
              <w:t>ID</w:t>
            </w:r>
          </w:p>
        </w:tc>
        <w:tc>
          <w:tcPr>
            <w:tcW w:w="6000" w:type="dxa"/>
            <w:shd w:val="clear" w:color="auto" w:fill="F1A983" w:themeFill="accent2" w:themeFillTint="99"/>
            <w:tcMar>
              <w:top w:w="120" w:type="dxa"/>
              <w:left w:w="180" w:type="dxa"/>
              <w:bottom w:w="120" w:type="dxa"/>
              <w:right w:w="180" w:type="dxa"/>
            </w:tcMar>
            <w:vAlign w:val="center"/>
          </w:tcPr>
          <w:p w14:paraId="26D0F752" w14:textId="77777777" w:rsidR="009E03B7" w:rsidRPr="002161CE" w:rsidRDefault="0073003F" w:rsidP="000A2928">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Source</w:t>
            </w:r>
          </w:p>
        </w:tc>
        <w:tc>
          <w:tcPr>
            <w:tcW w:w="6000" w:type="dxa"/>
            <w:shd w:val="clear" w:color="auto" w:fill="F1A983" w:themeFill="accent2" w:themeFillTint="99"/>
          </w:tcPr>
          <w:p w14:paraId="39ACCED2" w14:textId="77777777" w:rsidR="009E03B7" w:rsidRPr="002161CE" w:rsidRDefault="0073003F" w:rsidP="00254788">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Target</w:t>
            </w:r>
          </w:p>
        </w:tc>
      </w:tr>
      <w:tr w:rsidR="005F6E93" w:rsidRPr="002D1393" w14:paraId="46223561" w14:textId="77777777" w:rsidTr="00254788">
        <w:tc>
          <w:tcPr>
            <w:tcW w:w="1353" w:type="dxa"/>
            <w:shd w:val="clear" w:color="auto" w:fill="C1E4F5"/>
            <w:tcMar>
              <w:top w:w="120" w:type="dxa"/>
              <w:left w:w="180" w:type="dxa"/>
              <w:bottom w:w="120" w:type="dxa"/>
              <w:right w:w="180" w:type="dxa"/>
            </w:tcMar>
            <w:hideMark/>
          </w:tcPr>
          <w:p w14:paraId="1A01EF5B" w14:textId="77777777" w:rsidR="000B4F03" w:rsidRPr="002161CE" w:rsidRDefault="0073003F" w:rsidP="000B4F03">
            <w:pPr>
              <w:spacing w:before="30" w:after="30"/>
              <w:ind w:left="30" w:right="30"/>
              <w:rPr>
                <w:rFonts w:ascii="Calibri" w:eastAsia="Times New Roman" w:hAnsi="Calibri" w:cs="Calibri"/>
                <w:sz w:val="16"/>
              </w:rPr>
            </w:pPr>
            <w:hyperlink r:id="rId216" w:tgtFrame="_blank" w:history="1">
              <w:r w:rsidRPr="002161CE">
                <w:rPr>
                  <w:rFonts w:ascii="Calibri" w:eastAsia="Times New Roman" w:hAnsi="Calibri" w:cs="Calibri"/>
                  <w:color w:val="0000FF"/>
                  <w:sz w:val="16"/>
                  <w:u w:val="single"/>
                </w:rPr>
                <w:t>Screen 1</w:t>
              </w:r>
            </w:hyperlink>
            <w:r w:rsidRPr="002161CE">
              <w:rPr>
                <w:rFonts w:ascii="Calibri" w:eastAsia="Times New Roman" w:hAnsi="Calibri" w:cs="Calibri"/>
                <w:sz w:val="16"/>
              </w:rPr>
              <w:t xml:space="preserve"> </w:t>
            </w:r>
          </w:p>
          <w:p w14:paraId="574841F6" w14:textId="77777777" w:rsidR="000B4F03" w:rsidRPr="002161CE" w:rsidRDefault="0073003F" w:rsidP="000B4F03">
            <w:pPr>
              <w:ind w:left="30" w:right="30"/>
              <w:rPr>
                <w:rFonts w:ascii="Calibri" w:eastAsia="Times New Roman" w:hAnsi="Calibri" w:cs="Calibri"/>
                <w:sz w:val="16"/>
              </w:rPr>
            </w:pPr>
            <w:hyperlink r:id="rId217" w:tgtFrame="_blank" w:history="1">
              <w:r w:rsidRPr="002161CE">
                <w:rPr>
                  <w:rFonts w:ascii="Calibri" w:eastAsia="Times New Roman" w:hAnsi="Calibri" w:cs="Calibri"/>
                  <w:color w:val="0000FF"/>
                  <w:sz w:val="16"/>
                  <w:u w:val="single"/>
                </w:rPr>
                <w:t>2_C_2</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A175449" w14:textId="77777777" w:rsidR="000B4F03" w:rsidRPr="002161CE" w:rsidRDefault="0073003F" w:rsidP="000B4F03">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 xml:space="preserve">Fair competition benefits everyone, from businesses to consumers to the </w:t>
            </w:r>
            <w:proofErr w:type="gramStart"/>
            <w:r w:rsidRPr="002161CE">
              <w:rPr>
                <w:rFonts w:ascii="Calibri" w:eastAsia="Times New Roman" w:hAnsi="Calibri" w:cs="Calibri"/>
              </w:rPr>
              <w:t>economy as a whole</w:t>
            </w:r>
            <w:proofErr w:type="gramEnd"/>
            <w:r w:rsidRPr="002161CE">
              <w:rPr>
                <w:rFonts w:ascii="Calibri" w:eastAsia="Times New Roman" w:hAnsi="Calibri" w:cs="Calibri"/>
              </w:rPr>
              <w:t>. Fair competition results in dynamic markets, leading to increased productivity and better value for consumers.</w:t>
            </w:r>
          </w:p>
        </w:tc>
        <w:tc>
          <w:tcPr>
            <w:tcW w:w="6000" w:type="dxa"/>
          </w:tcPr>
          <w:p w14:paraId="3C0926CC" w14:textId="77777777" w:rsidR="000B4F03" w:rsidRPr="002161CE" w:rsidRDefault="0073003F" w:rsidP="00254788">
            <w:pPr>
              <w:spacing w:before="100" w:beforeAutospacing="1" w:after="100" w:afterAutospacing="1"/>
              <w:ind w:left="30" w:right="30"/>
              <w:rPr>
                <w:rFonts w:ascii="Calibri" w:eastAsia="Times New Roman" w:hAnsi="Calibri" w:cs="Calibri"/>
                <w:lang w:val="uk-UA"/>
              </w:rPr>
            </w:pPr>
            <w:r w:rsidRPr="002161CE">
              <w:rPr>
                <w:rFonts w:ascii="Calibri" w:eastAsia="Calibri" w:hAnsi="Calibri" w:cs="Calibri"/>
                <w:lang w:val="uk-UA"/>
              </w:rPr>
              <w:t>Чесна конкуренція приносить користь усім, від бізнесу до споживачів та економіки в цілому. Чесна конкуренція робить ринки динамічними, що призводить до підвищення продуктивності та покращення цінності продукції для споживачів.</w:t>
            </w:r>
          </w:p>
        </w:tc>
      </w:tr>
      <w:tr w:rsidR="005F6E93" w:rsidRPr="002D1393" w14:paraId="43661DAD" w14:textId="77777777" w:rsidTr="00254788">
        <w:tc>
          <w:tcPr>
            <w:tcW w:w="1353" w:type="dxa"/>
            <w:shd w:val="clear" w:color="auto" w:fill="C1E4F5"/>
            <w:tcMar>
              <w:top w:w="120" w:type="dxa"/>
              <w:left w:w="180" w:type="dxa"/>
              <w:bottom w:w="120" w:type="dxa"/>
              <w:right w:w="180" w:type="dxa"/>
            </w:tcMar>
            <w:hideMark/>
          </w:tcPr>
          <w:p w14:paraId="296698D7" w14:textId="77777777" w:rsidR="000B4F03" w:rsidRPr="002161CE" w:rsidRDefault="0073003F" w:rsidP="000B4F03">
            <w:pPr>
              <w:spacing w:before="30" w:after="30"/>
              <w:ind w:left="30" w:right="30"/>
              <w:rPr>
                <w:rFonts w:ascii="Calibri" w:eastAsia="Times New Roman" w:hAnsi="Calibri" w:cs="Calibri"/>
                <w:sz w:val="16"/>
              </w:rPr>
            </w:pPr>
            <w:hyperlink r:id="rId218" w:tgtFrame="_blank" w:history="1">
              <w:r w:rsidRPr="002161CE">
                <w:rPr>
                  <w:rFonts w:ascii="Calibri" w:eastAsia="Times New Roman" w:hAnsi="Calibri" w:cs="Calibri"/>
                  <w:color w:val="0000FF"/>
                  <w:sz w:val="16"/>
                  <w:u w:val="single"/>
                </w:rPr>
                <w:t>Screen 10</w:t>
              </w:r>
            </w:hyperlink>
            <w:r w:rsidRPr="002161CE">
              <w:rPr>
                <w:rFonts w:ascii="Calibri" w:eastAsia="Times New Roman" w:hAnsi="Calibri" w:cs="Calibri"/>
                <w:sz w:val="16"/>
              </w:rPr>
              <w:t xml:space="preserve"> </w:t>
            </w:r>
          </w:p>
          <w:p w14:paraId="60023856" w14:textId="77777777" w:rsidR="000B4F03" w:rsidRPr="002161CE" w:rsidRDefault="0073003F" w:rsidP="000B4F03">
            <w:pPr>
              <w:ind w:left="30" w:right="30"/>
              <w:rPr>
                <w:rFonts w:ascii="Calibri" w:eastAsia="Times New Roman" w:hAnsi="Calibri" w:cs="Calibri"/>
                <w:sz w:val="16"/>
              </w:rPr>
            </w:pPr>
            <w:hyperlink r:id="rId219" w:tgtFrame="_blank" w:history="1">
              <w:r w:rsidRPr="002161CE">
                <w:rPr>
                  <w:rFonts w:ascii="Calibri" w:eastAsia="Times New Roman" w:hAnsi="Calibri" w:cs="Calibri"/>
                  <w:color w:val="0000FF"/>
                  <w:sz w:val="16"/>
                  <w:u w:val="single"/>
                </w:rPr>
                <w:t>17_C_11</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03818FA" w14:textId="77777777" w:rsidR="000B4F03" w:rsidRPr="002161CE" w:rsidRDefault="0073003F" w:rsidP="000B4F03">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An Abbott distributor can be considered a competitor if we are submitting separate bids in connection with a tender.</w:t>
            </w:r>
          </w:p>
        </w:tc>
        <w:tc>
          <w:tcPr>
            <w:tcW w:w="6000" w:type="dxa"/>
          </w:tcPr>
          <w:p w14:paraId="13231194" w14:textId="77777777" w:rsidR="000B4F03" w:rsidRPr="002D1393" w:rsidRDefault="0073003F" w:rsidP="00254788">
            <w:pPr>
              <w:spacing w:before="100" w:beforeAutospacing="1" w:after="100" w:afterAutospacing="1"/>
              <w:ind w:left="30" w:right="30"/>
              <w:rPr>
                <w:rFonts w:ascii="Calibri" w:eastAsia="Times New Roman" w:hAnsi="Calibri" w:cs="Calibri"/>
                <w:lang w:val="ru-RU"/>
                <w:rPrChange w:id="308" w:author="Klimenko, Sergey" w:date="2026-01-09T09:21:00Z" w16du:dateUtc="2026-01-09T07:21:00Z">
                  <w:rPr>
                    <w:rFonts w:ascii="Calibri" w:eastAsia="Times New Roman" w:hAnsi="Calibri" w:cs="Calibri"/>
                  </w:rPr>
                </w:rPrChange>
              </w:rPr>
            </w:pPr>
            <w:r w:rsidRPr="002161CE">
              <w:rPr>
                <w:rFonts w:ascii="Calibri" w:eastAsia="Calibri" w:hAnsi="Calibri" w:cs="Calibri"/>
                <w:lang w:val="uk-UA"/>
              </w:rPr>
              <w:t>Дистриб’ютор компанії Abbott може вважатися конкурентом, якщо ми подаємо окремі пропозиції у зв’язку з тендером.</w:t>
            </w:r>
          </w:p>
        </w:tc>
      </w:tr>
      <w:tr w:rsidR="005F6E93" w:rsidRPr="002D1393" w14:paraId="63BA8321" w14:textId="77777777" w:rsidTr="00254788">
        <w:tc>
          <w:tcPr>
            <w:tcW w:w="1353" w:type="dxa"/>
            <w:shd w:val="clear" w:color="auto" w:fill="C1E4F5"/>
            <w:tcMar>
              <w:top w:w="120" w:type="dxa"/>
              <w:left w:w="180" w:type="dxa"/>
              <w:bottom w:w="120" w:type="dxa"/>
              <w:right w:w="180" w:type="dxa"/>
            </w:tcMar>
            <w:hideMark/>
          </w:tcPr>
          <w:p w14:paraId="3F8D578E" w14:textId="77777777" w:rsidR="000B4F03" w:rsidRPr="002161CE" w:rsidRDefault="0073003F" w:rsidP="000B4F03">
            <w:pPr>
              <w:spacing w:before="30" w:after="30"/>
              <w:ind w:left="30" w:right="30"/>
              <w:rPr>
                <w:rFonts w:ascii="Calibri" w:eastAsia="Times New Roman" w:hAnsi="Calibri" w:cs="Calibri"/>
                <w:sz w:val="16"/>
              </w:rPr>
            </w:pPr>
            <w:hyperlink r:id="rId220" w:tgtFrame="_blank" w:history="1">
              <w:r w:rsidRPr="002161CE">
                <w:rPr>
                  <w:rFonts w:ascii="Calibri" w:eastAsia="Times New Roman" w:hAnsi="Calibri" w:cs="Calibri"/>
                  <w:color w:val="0000FF"/>
                  <w:sz w:val="16"/>
                  <w:u w:val="single"/>
                </w:rPr>
                <w:t>Screen 10</w:t>
              </w:r>
            </w:hyperlink>
            <w:r w:rsidRPr="002161CE">
              <w:rPr>
                <w:rFonts w:ascii="Calibri" w:eastAsia="Times New Roman" w:hAnsi="Calibri" w:cs="Calibri"/>
                <w:sz w:val="16"/>
              </w:rPr>
              <w:t xml:space="preserve"> </w:t>
            </w:r>
          </w:p>
          <w:p w14:paraId="2C64B708" w14:textId="77777777" w:rsidR="000B4F03" w:rsidRPr="002161CE" w:rsidRDefault="0073003F" w:rsidP="000B4F03">
            <w:pPr>
              <w:ind w:left="30" w:right="30"/>
              <w:rPr>
                <w:rFonts w:ascii="Calibri" w:eastAsia="Times New Roman" w:hAnsi="Calibri" w:cs="Calibri"/>
                <w:sz w:val="16"/>
              </w:rPr>
            </w:pPr>
            <w:hyperlink r:id="rId221" w:tgtFrame="_blank" w:history="1">
              <w:r w:rsidRPr="002161CE">
                <w:rPr>
                  <w:rFonts w:ascii="Calibri" w:eastAsia="Times New Roman" w:hAnsi="Calibri" w:cs="Calibri"/>
                  <w:color w:val="0000FF"/>
                  <w:sz w:val="16"/>
                  <w:u w:val="single"/>
                </w:rPr>
                <w:t>18_C_11</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ECE7C95" w14:textId="77777777" w:rsidR="000B4F03" w:rsidRPr="002161CE" w:rsidRDefault="0073003F" w:rsidP="000B4F03">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If someone begins to discuss these matters, take immediate action. End your involvement in the meeting and ask that your objections be recorded in any meeting minutes. Leave and make a loud, dramatic gesture as you depart, so others remember your departure from the prohibited discussion.</w:t>
            </w:r>
          </w:p>
        </w:tc>
        <w:tc>
          <w:tcPr>
            <w:tcW w:w="6000" w:type="dxa"/>
          </w:tcPr>
          <w:p w14:paraId="428E2F54" w14:textId="77777777" w:rsidR="000B4F03" w:rsidRPr="002161CE" w:rsidRDefault="0073003F" w:rsidP="00254788">
            <w:pPr>
              <w:spacing w:before="100" w:beforeAutospacing="1" w:after="100" w:afterAutospacing="1"/>
              <w:ind w:left="30" w:right="30"/>
              <w:rPr>
                <w:rFonts w:ascii="Calibri" w:eastAsia="Times New Roman" w:hAnsi="Calibri" w:cs="Calibri"/>
                <w:lang w:val="uk-UA"/>
              </w:rPr>
            </w:pPr>
            <w:r w:rsidRPr="002161CE">
              <w:rPr>
                <w:rFonts w:ascii="Calibri" w:eastAsia="Calibri" w:hAnsi="Calibri" w:cs="Calibri"/>
                <w:lang w:val="uk-UA"/>
              </w:rPr>
              <w:t>Якщо хтось починає обговорювати ці питання, слід негайно вжити відповідних заходів. Припиніть свою участь у зустрічі та попросіть, щоб ваші заперечення були зафіксовані у всіх протоколах зустрічі. Залиште зустріч, зробивши гучний, різкий жест, щоб інші запам’ятали вашу реакцію на заборонене обговорення.</w:t>
            </w:r>
          </w:p>
        </w:tc>
      </w:tr>
      <w:tr w:rsidR="005F6E93" w:rsidRPr="002161CE" w14:paraId="33259B88" w14:textId="77777777" w:rsidTr="00254788">
        <w:tc>
          <w:tcPr>
            <w:tcW w:w="1353" w:type="dxa"/>
            <w:shd w:val="clear" w:color="auto" w:fill="C1E4F5"/>
            <w:tcMar>
              <w:top w:w="120" w:type="dxa"/>
              <w:left w:w="180" w:type="dxa"/>
              <w:bottom w:w="120" w:type="dxa"/>
              <w:right w:w="180" w:type="dxa"/>
            </w:tcMar>
            <w:hideMark/>
          </w:tcPr>
          <w:p w14:paraId="05456C1F" w14:textId="77777777" w:rsidR="000B4F03" w:rsidRPr="002161CE" w:rsidRDefault="0073003F" w:rsidP="000B4F03">
            <w:pPr>
              <w:spacing w:before="30" w:after="30"/>
              <w:ind w:left="30" w:right="30"/>
              <w:rPr>
                <w:rFonts w:ascii="Calibri" w:eastAsia="Times New Roman" w:hAnsi="Calibri" w:cs="Calibri"/>
                <w:sz w:val="16"/>
              </w:rPr>
            </w:pPr>
            <w:hyperlink r:id="rId222" w:tgtFrame="_blank" w:history="1">
              <w:r w:rsidRPr="002161CE">
                <w:rPr>
                  <w:rFonts w:ascii="Calibri" w:eastAsia="Times New Roman" w:hAnsi="Calibri" w:cs="Calibri"/>
                  <w:color w:val="0000FF"/>
                  <w:sz w:val="16"/>
                  <w:u w:val="single"/>
                </w:rPr>
                <w:t>Screen 11</w:t>
              </w:r>
            </w:hyperlink>
            <w:r w:rsidRPr="002161CE">
              <w:rPr>
                <w:rFonts w:ascii="Calibri" w:eastAsia="Times New Roman" w:hAnsi="Calibri" w:cs="Calibri"/>
                <w:sz w:val="16"/>
              </w:rPr>
              <w:t xml:space="preserve"> </w:t>
            </w:r>
          </w:p>
          <w:p w14:paraId="5351A0A6" w14:textId="77777777" w:rsidR="000B4F03" w:rsidRPr="002161CE" w:rsidRDefault="0073003F" w:rsidP="000B4F03">
            <w:pPr>
              <w:ind w:left="30" w:right="30"/>
              <w:rPr>
                <w:rFonts w:ascii="Calibri" w:eastAsia="Times New Roman" w:hAnsi="Calibri" w:cs="Calibri"/>
                <w:sz w:val="16"/>
              </w:rPr>
            </w:pPr>
            <w:hyperlink r:id="rId223" w:tgtFrame="_blank" w:history="1">
              <w:r w:rsidRPr="002161CE">
                <w:rPr>
                  <w:rFonts w:ascii="Calibri" w:eastAsia="Times New Roman" w:hAnsi="Calibri" w:cs="Calibri"/>
                  <w:color w:val="0000FF"/>
                  <w:sz w:val="16"/>
                  <w:u w:val="single"/>
                </w:rPr>
                <w:t>22_C_12</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D8CF3C4" w14:textId="77777777" w:rsidR="000B4F03" w:rsidRPr="002161CE" w:rsidRDefault="0073003F" w:rsidP="000B4F03">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 xml:space="preserve">You are a Regional Sales Manager responsible for Abbott Vascular in Turkey. You are considering submitting a bid to supply product to a large public hospital in your area. Before investing a lot of time into putting together the </w:t>
            </w:r>
            <w:r w:rsidRPr="002161CE">
              <w:rPr>
                <w:rFonts w:ascii="Calibri" w:eastAsia="Times New Roman" w:hAnsi="Calibri" w:cs="Calibri"/>
              </w:rPr>
              <w:lastRenderedPageBreak/>
              <w:t xml:space="preserve">bid, you reach out to a counterpart at Medtronic to find out whether they are bidding. Is </w:t>
            </w:r>
            <w:proofErr w:type="gramStart"/>
            <w:r w:rsidRPr="002161CE">
              <w:rPr>
                <w:rFonts w:ascii="Calibri" w:eastAsia="Times New Roman" w:hAnsi="Calibri" w:cs="Calibri"/>
              </w:rPr>
              <w:t>this</w:t>
            </w:r>
            <w:proofErr w:type="gramEnd"/>
            <w:r w:rsidRPr="002161CE">
              <w:rPr>
                <w:rFonts w:ascii="Calibri" w:eastAsia="Times New Roman" w:hAnsi="Calibri" w:cs="Calibri"/>
              </w:rPr>
              <w:t xml:space="preserve"> okay?</w:t>
            </w:r>
          </w:p>
        </w:tc>
        <w:tc>
          <w:tcPr>
            <w:tcW w:w="6000" w:type="dxa"/>
          </w:tcPr>
          <w:p w14:paraId="2370A2E3" w14:textId="77777777" w:rsidR="000B4F03" w:rsidRPr="002161CE" w:rsidRDefault="0073003F" w:rsidP="00254788">
            <w:pPr>
              <w:spacing w:before="100" w:beforeAutospacing="1" w:after="100" w:afterAutospacing="1"/>
              <w:ind w:left="30" w:right="30"/>
              <w:rPr>
                <w:rFonts w:ascii="Calibri" w:eastAsia="Times New Roman" w:hAnsi="Calibri" w:cs="Calibri"/>
              </w:rPr>
            </w:pPr>
            <w:r w:rsidRPr="002161CE">
              <w:rPr>
                <w:rFonts w:ascii="Calibri" w:eastAsia="Calibri" w:hAnsi="Calibri" w:cs="Calibri"/>
                <w:lang w:val="uk-UA"/>
              </w:rPr>
              <w:lastRenderedPageBreak/>
              <w:t xml:space="preserve">Ви є регіональним менеджером із продажів, що відповідає за судинну продукцію компанії Abbott у Туреччині. Ви розглядаєте можливість подати заявку на постачання продукції великій державній лікарні у вашому регіоні. Перш ніж інвестувати багато часу в </w:t>
            </w:r>
            <w:r w:rsidRPr="002161CE">
              <w:rPr>
                <w:rFonts w:ascii="Calibri" w:eastAsia="Calibri" w:hAnsi="Calibri" w:cs="Calibri"/>
                <w:lang w:val="uk-UA"/>
              </w:rPr>
              <w:lastRenderedPageBreak/>
              <w:t>розробку заявки, ви звертаєтесь до колеги з компанії Medtronic, щоби дізнатись, чи вона бере участь у тендері. Чи це нормально?</w:t>
            </w:r>
          </w:p>
        </w:tc>
      </w:tr>
      <w:tr w:rsidR="005F6E93" w:rsidRPr="002161CE" w14:paraId="64408137" w14:textId="77777777" w:rsidTr="00254788">
        <w:tc>
          <w:tcPr>
            <w:tcW w:w="1353" w:type="dxa"/>
            <w:shd w:val="clear" w:color="auto" w:fill="C1E4F5"/>
            <w:tcMar>
              <w:top w:w="120" w:type="dxa"/>
              <w:left w:w="180" w:type="dxa"/>
              <w:bottom w:w="120" w:type="dxa"/>
              <w:right w:w="180" w:type="dxa"/>
            </w:tcMar>
            <w:hideMark/>
          </w:tcPr>
          <w:p w14:paraId="44CC8BAB" w14:textId="77777777" w:rsidR="000B4F03" w:rsidRPr="002161CE" w:rsidRDefault="0073003F" w:rsidP="000B4F03">
            <w:pPr>
              <w:spacing w:before="30" w:after="30"/>
              <w:ind w:left="30" w:right="30"/>
              <w:rPr>
                <w:rFonts w:ascii="Calibri" w:eastAsia="Times New Roman" w:hAnsi="Calibri" w:cs="Calibri"/>
                <w:sz w:val="16"/>
              </w:rPr>
            </w:pPr>
            <w:hyperlink r:id="rId224" w:tgtFrame="_blank" w:history="1">
              <w:r w:rsidRPr="002161CE">
                <w:rPr>
                  <w:rFonts w:ascii="Calibri" w:eastAsia="Times New Roman" w:hAnsi="Calibri" w:cs="Calibri"/>
                  <w:color w:val="0000FF"/>
                  <w:sz w:val="16"/>
                  <w:u w:val="single"/>
                </w:rPr>
                <w:t>Screen 12</w:t>
              </w:r>
            </w:hyperlink>
            <w:r w:rsidRPr="002161CE">
              <w:rPr>
                <w:rFonts w:ascii="Calibri" w:eastAsia="Times New Roman" w:hAnsi="Calibri" w:cs="Calibri"/>
                <w:sz w:val="16"/>
              </w:rPr>
              <w:t xml:space="preserve"> </w:t>
            </w:r>
          </w:p>
          <w:p w14:paraId="76170219" w14:textId="77777777" w:rsidR="000B4F03" w:rsidRPr="002161CE" w:rsidRDefault="0073003F" w:rsidP="000B4F03">
            <w:pPr>
              <w:ind w:left="30" w:right="30"/>
              <w:rPr>
                <w:rFonts w:ascii="Calibri" w:eastAsia="Times New Roman" w:hAnsi="Calibri" w:cs="Calibri"/>
                <w:sz w:val="16"/>
              </w:rPr>
            </w:pPr>
            <w:hyperlink r:id="rId225" w:tgtFrame="_blank" w:history="1">
              <w:r w:rsidRPr="002161CE">
                <w:rPr>
                  <w:rFonts w:ascii="Calibri" w:eastAsia="Times New Roman" w:hAnsi="Calibri" w:cs="Calibri"/>
                  <w:color w:val="0000FF"/>
                  <w:sz w:val="16"/>
                  <w:u w:val="single"/>
                </w:rPr>
                <w:t>25_C_13</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BB87742" w14:textId="77777777" w:rsidR="000B4F03" w:rsidRPr="002161CE" w:rsidRDefault="0073003F" w:rsidP="000B4F03">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 xml:space="preserve">You are an Area Sales Director for Abbott’s Rapid Diagnostics business in East Africa. At a meeting with a local distributor who distributes diagnostic testing equipment for Abbott and a leading competitor, you are provided with a list of customers who the distributor says you should target for rapid diagnostic marketing. It is explained that a similar length list with different customers has been given to your competitor, so that the two companies’ marketing efforts don’t overlap. Since the distributor is responsible for the final sale of the companies’ products, you agree to limit your marketing efforts to the customers on the list. Is </w:t>
            </w:r>
            <w:proofErr w:type="gramStart"/>
            <w:r w:rsidRPr="002161CE">
              <w:rPr>
                <w:rFonts w:ascii="Calibri" w:eastAsia="Times New Roman" w:hAnsi="Calibri" w:cs="Calibri"/>
              </w:rPr>
              <w:t>this</w:t>
            </w:r>
            <w:proofErr w:type="gramEnd"/>
            <w:r w:rsidRPr="002161CE">
              <w:rPr>
                <w:rFonts w:ascii="Calibri" w:eastAsia="Times New Roman" w:hAnsi="Calibri" w:cs="Calibri"/>
              </w:rPr>
              <w:t xml:space="preserve"> okay?</w:t>
            </w:r>
          </w:p>
        </w:tc>
        <w:tc>
          <w:tcPr>
            <w:tcW w:w="6000" w:type="dxa"/>
          </w:tcPr>
          <w:p w14:paraId="1EC41AAF" w14:textId="77777777" w:rsidR="000B4F03" w:rsidRPr="002161CE" w:rsidRDefault="0073003F" w:rsidP="00254788">
            <w:pPr>
              <w:spacing w:before="100" w:beforeAutospacing="1" w:after="100" w:afterAutospacing="1"/>
              <w:ind w:left="30" w:right="30"/>
              <w:rPr>
                <w:rFonts w:ascii="Calibri" w:eastAsia="Times New Roman" w:hAnsi="Calibri" w:cs="Calibri"/>
              </w:rPr>
            </w:pPr>
            <w:r w:rsidRPr="002161CE">
              <w:rPr>
                <w:rFonts w:ascii="Calibri" w:eastAsia="Calibri" w:hAnsi="Calibri" w:cs="Calibri"/>
                <w:lang w:val="uk-UA"/>
              </w:rPr>
              <w:t>Ви є регіональним директором з продажів, який відповідає за бізнес, пов’язаний із обладнання для експрес-діагностики компанії Abbott, у Східній Африці. На зустрічі з місцевим дистриб’ютором, який розповсюджує обладнання для діагностичного тестування компанії Abbott і провідному конкуренту, дистриб’ютор надає вам список клієнтів, на яких, на його думку, ви повинні зосередити свої зусилля з маркетингу обладнання для експрес-діагностики. Він пояснив, що подібний список, який містить інших клієнтів, він надав вашому конкуренту, щоби маркетингові зусилля двох компаній не збігалися. Оскільки дистриб’ютор відповідає за остаточний продаж продукції компаній, ви погоджуєтеся зосередити свої маркетингові зусилля на клієнтах із наданого списку. Чи це нормально?</w:t>
            </w:r>
          </w:p>
        </w:tc>
      </w:tr>
      <w:tr w:rsidR="005F6E93" w:rsidRPr="002D1393" w14:paraId="3FF90168" w14:textId="77777777" w:rsidTr="00254788">
        <w:tc>
          <w:tcPr>
            <w:tcW w:w="1353" w:type="dxa"/>
            <w:shd w:val="clear" w:color="auto" w:fill="C1E4F5"/>
            <w:tcMar>
              <w:top w:w="120" w:type="dxa"/>
              <w:left w:w="180" w:type="dxa"/>
              <w:bottom w:w="120" w:type="dxa"/>
              <w:right w:w="180" w:type="dxa"/>
            </w:tcMar>
            <w:hideMark/>
          </w:tcPr>
          <w:p w14:paraId="19AA0C6D" w14:textId="77777777" w:rsidR="000B4F03" w:rsidRPr="002161CE" w:rsidRDefault="0073003F" w:rsidP="000B4F03">
            <w:pPr>
              <w:spacing w:before="30" w:after="30"/>
              <w:ind w:left="30" w:right="30"/>
              <w:rPr>
                <w:rFonts w:ascii="Calibri" w:eastAsia="Times New Roman" w:hAnsi="Calibri" w:cs="Calibri"/>
                <w:sz w:val="16"/>
              </w:rPr>
            </w:pPr>
            <w:hyperlink r:id="rId226" w:tgtFrame="_blank" w:history="1">
              <w:r w:rsidRPr="002161CE">
                <w:rPr>
                  <w:rFonts w:ascii="Calibri" w:eastAsia="Times New Roman" w:hAnsi="Calibri" w:cs="Calibri"/>
                  <w:color w:val="0000FF"/>
                  <w:sz w:val="16"/>
                  <w:u w:val="single"/>
                </w:rPr>
                <w:t>Screen 17</w:t>
              </w:r>
            </w:hyperlink>
            <w:r w:rsidRPr="002161CE">
              <w:rPr>
                <w:rFonts w:ascii="Calibri" w:eastAsia="Times New Roman" w:hAnsi="Calibri" w:cs="Calibri"/>
                <w:sz w:val="16"/>
              </w:rPr>
              <w:t xml:space="preserve"> </w:t>
            </w:r>
          </w:p>
          <w:p w14:paraId="2BAB653A" w14:textId="77777777" w:rsidR="000B4F03" w:rsidRPr="002161CE" w:rsidRDefault="0073003F" w:rsidP="000B4F03">
            <w:pPr>
              <w:ind w:left="30" w:right="30"/>
              <w:rPr>
                <w:rFonts w:ascii="Calibri" w:eastAsia="Times New Roman" w:hAnsi="Calibri" w:cs="Calibri"/>
                <w:sz w:val="16"/>
              </w:rPr>
            </w:pPr>
            <w:hyperlink r:id="rId227" w:tgtFrame="_blank" w:history="1">
              <w:r w:rsidRPr="002161CE">
                <w:rPr>
                  <w:rFonts w:ascii="Calibri" w:eastAsia="Times New Roman" w:hAnsi="Calibri" w:cs="Calibri"/>
                  <w:color w:val="0000FF"/>
                  <w:sz w:val="16"/>
                  <w:u w:val="single"/>
                </w:rPr>
                <w:t>37_C_18</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9571B50" w14:textId="77777777" w:rsidR="000B4F03" w:rsidRPr="002161CE" w:rsidRDefault="0073003F" w:rsidP="000B4F03">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Because anti-competitive conduct usually results in higher prices or reduced selection for consumers, a company that commits such crimes risks seriously damaging its reputation in the eyes of its customers.</w:t>
            </w:r>
          </w:p>
          <w:p w14:paraId="4DBFC393" w14:textId="77777777" w:rsidR="000B4F03" w:rsidRPr="002161CE" w:rsidRDefault="0073003F" w:rsidP="000B4F03">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In addition to civil/criminal penalties and reputational damage, one consequence is potentially being barred from future tenders or other bidding.</w:t>
            </w:r>
          </w:p>
        </w:tc>
        <w:tc>
          <w:tcPr>
            <w:tcW w:w="6000" w:type="dxa"/>
          </w:tcPr>
          <w:p w14:paraId="50BEAD60" w14:textId="77777777" w:rsidR="000B4F03" w:rsidRPr="002161CE" w:rsidRDefault="0073003F" w:rsidP="00254788">
            <w:pPr>
              <w:spacing w:before="100" w:beforeAutospacing="1" w:after="100" w:afterAutospacing="1"/>
              <w:ind w:left="30" w:right="30"/>
              <w:rPr>
                <w:rFonts w:ascii="Calibri" w:eastAsia="Times New Roman" w:hAnsi="Calibri" w:cs="Calibri"/>
              </w:rPr>
            </w:pPr>
            <w:r w:rsidRPr="002161CE">
              <w:rPr>
                <w:rFonts w:ascii="Calibri" w:eastAsia="Calibri" w:hAnsi="Calibri" w:cs="Calibri"/>
                <w:lang w:val="uk-UA"/>
              </w:rPr>
              <w:t>Оскільки неконкурентна поведінка зазвичай призводить до вищих цін або меншого вибору для споживачів, компанія, яка вчиняє такі злочини, ризикує завдати серйозної шкоди своїй репутації в очах своїх споживачів.</w:t>
            </w:r>
          </w:p>
          <w:p w14:paraId="3E0E26F3" w14:textId="77777777" w:rsidR="000B4F03" w:rsidRPr="002D1393" w:rsidRDefault="0073003F" w:rsidP="00254788">
            <w:pPr>
              <w:spacing w:before="100" w:beforeAutospacing="1" w:after="100" w:afterAutospacing="1"/>
              <w:ind w:left="30" w:right="30"/>
              <w:rPr>
                <w:rFonts w:ascii="Calibri" w:eastAsia="Times New Roman" w:hAnsi="Calibri" w:cs="Calibri"/>
                <w:lang w:val="ru-RU"/>
                <w:rPrChange w:id="309" w:author="Klimenko, Sergey" w:date="2026-01-09T09:21:00Z" w16du:dateUtc="2026-01-09T07:21:00Z">
                  <w:rPr>
                    <w:rFonts w:ascii="Calibri" w:eastAsia="Times New Roman" w:hAnsi="Calibri" w:cs="Calibri"/>
                  </w:rPr>
                </w:rPrChange>
              </w:rPr>
            </w:pPr>
            <w:r w:rsidRPr="002161CE">
              <w:rPr>
                <w:rFonts w:ascii="Calibri" w:eastAsia="Calibri" w:hAnsi="Calibri" w:cs="Calibri"/>
                <w:lang w:val="uk-UA"/>
              </w:rPr>
              <w:t xml:space="preserve">Окрім цивільно-правових / кримінальних санкцій та шкоди для репутації, одним із наслідків є потенційна </w:t>
            </w:r>
            <w:r w:rsidRPr="002161CE">
              <w:rPr>
                <w:rFonts w:ascii="Calibri" w:eastAsia="Calibri" w:hAnsi="Calibri" w:cs="Calibri"/>
                <w:lang w:val="uk-UA"/>
              </w:rPr>
              <w:lastRenderedPageBreak/>
              <w:t>заборона на участь у майбутніх тендерах або інших торгах.</w:t>
            </w:r>
          </w:p>
        </w:tc>
      </w:tr>
      <w:tr w:rsidR="005F6E93" w:rsidRPr="002161CE" w14:paraId="5D925A83" w14:textId="77777777" w:rsidTr="00254788">
        <w:tc>
          <w:tcPr>
            <w:tcW w:w="1353" w:type="dxa"/>
            <w:shd w:val="clear" w:color="auto" w:fill="C1E4F5"/>
            <w:tcMar>
              <w:top w:w="120" w:type="dxa"/>
              <w:left w:w="180" w:type="dxa"/>
              <w:bottom w:w="120" w:type="dxa"/>
              <w:right w:w="180" w:type="dxa"/>
            </w:tcMar>
            <w:hideMark/>
          </w:tcPr>
          <w:p w14:paraId="4EB7D769" w14:textId="77777777" w:rsidR="000B4F03" w:rsidRPr="002161CE" w:rsidRDefault="0073003F" w:rsidP="000B4F03">
            <w:pPr>
              <w:spacing w:before="30" w:after="30"/>
              <w:ind w:left="30" w:right="30"/>
              <w:rPr>
                <w:rFonts w:ascii="Calibri" w:eastAsia="Times New Roman" w:hAnsi="Calibri" w:cs="Calibri"/>
                <w:sz w:val="16"/>
              </w:rPr>
            </w:pPr>
            <w:hyperlink r:id="rId228" w:tgtFrame="_blank" w:history="1">
              <w:r w:rsidRPr="002161CE">
                <w:rPr>
                  <w:rFonts w:ascii="Calibri" w:eastAsia="Times New Roman" w:hAnsi="Calibri" w:cs="Calibri"/>
                  <w:color w:val="0000FF"/>
                  <w:sz w:val="16"/>
                  <w:u w:val="single"/>
                </w:rPr>
                <w:t>Screen 21</w:t>
              </w:r>
            </w:hyperlink>
            <w:r w:rsidRPr="002161CE">
              <w:rPr>
                <w:rFonts w:ascii="Calibri" w:eastAsia="Times New Roman" w:hAnsi="Calibri" w:cs="Calibri"/>
                <w:sz w:val="16"/>
              </w:rPr>
              <w:t xml:space="preserve"> </w:t>
            </w:r>
          </w:p>
          <w:p w14:paraId="7DCFAECF" w14:textId="77777777" w:rsidR="000B4F03" w:rsidRPr="002161CE" w:rsidRDefault="0073003F" w:rsidP="000B4F03">
            <w:pPr>
              <w:ind w:left="30" w:right="30"/>
              <w:rPr>
                <w:rFonts w:ascii="Calibri" w:eastAsia="Times New Roman" w:hAnsi="Calibri" w:cs="Calibri"/>
                <w:sz w:val="16"/>
              </w:rPr>
            </w:pPr>
            <w:hyperlink r:id="rId229" w:tgtFrame="_blank" w:history="1">
              <w:r w:rsidRPr="002161CE">
                <w:rPr>
                  <w:rFonts w:ascii="Calibri" w:eastAsia="Times New Roman" w:hAnsi="Calibri" w:cs="Calibri"/>
                  <w:color w:val="0000FF"/>
                  <w:sz w:val="16"/>
                  <w:u w:val="single"/>
                </w:rPr>
                <w:t>42_C_22</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37228F9" w14:textId="77777777" w:rsidR="000B4F03" w:rsidRPr="002161CE" w:rsidRDefault="0073003F" w:rsidP="000B4F03">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In many countries controlling the prices of distributors is a violation of competition law, please contact your local Legal team for guidance.</w:t>
            </w:r>
          </w:p>
        </w:tc>
        <w:tc>
          <w:tcPr>
            <w:tcW w:w="6000" w:type="dxa"/>
          </w:tcPr>
          <w:p w14:paraId="6D9A8FFA" w14:textId="77777777" w:rsidR="000B4F03" w:rsidRPr="002161CE" w:rsidRDefault="0073003F" w:rsidP="00254788">
            <w:pPr>
              <w:spacing w:before="100" w:beforeAutospacing="1" w:after="100" w:afterAutospacing="1"/>
              <w:ind w:left="30" w:right="30"/>
              <w:rPr>
                <w:rFonts w:ascii="Calibri" w:eastAsia="Times New Roman" w:hAnsi="Calibri" w:cs="Calibri"/>
              </w:rPr>
            </w:pPr>
            <w:r w:rsidRPr="002161CE">
              <w:rPr>
                <w:rFonts w:ascii="Calibri" w:eastAsia="Calibri" w:hAnsi="Calibri" w:cs="Calibri"/>
                <w:lang w:val="uk-UA"/>
              </w:rPr>
              <w:t>У багатьох країнах контроль цін дистриб’юторів — це порушення законодавства про конкуренцію. Зверніться за допомогою до місцевої юридичної команди.</w:t>
            </w:r>
          </w:p>
        </w:tc>
      </w:tr>
      <w:tr w:rsidR="005F6E93" w:rsidRPr="002D1393" w14:paraId="0F2B4ACD" w14:textId="77777777" w:rsidTr="00254788">
        <w:tc>
          <w:tcPr>
            <w:tcW w:w="1353" w:type="dxa"/>
            <w:shd w:val="clear" w:color="auto" w:fill="C1E4F5"/>
            <w:tcMar>
              <w:top w:w="120" w:type="dxa"/>
              <w:left w:w="180" w:type="dxa"/>
              <w:bottom w:w="120" w:type="dxa"/>
              <w:right w:w="180" w:type="dxa"/>
            </w:tcMar>
            <w:hideMark/>
          </w:tcPr>
          <w:p w14:paraId="52A7349F" w14:textId="77777777" w:rsidR="000B4F03" w:rsidRPr="002161CE" w:rsidRDefault="0073003F" w:rsidP="000B4F03">
            <w:pPr>
              <w:spacing w:before="30" w:after="30"/>
              <w:ind w:left="30" w:right="30"/>
              <w:rPr>
                <w:rFonts w:ascii="Calibri" w:eastAsia="Times New Roman" w:hAnsi="Calibri" w:cs="Calibri"/>
                <w:sz w:val="16"/>
              </w:rPr>
            </w:pPr>
            <w:hyperlink r:id="rId230" w:tgtFrame="_blank" w:history="1">
              <w:r w:rsidRPr="002161CE">
                <w:rPr>
                  <w:rFonts w:ascii="Calibri" w:eastAsia="Times New Roman" w:hAnsi="Calibri" w:cs="Calibri"/>
                  <w:color w:val="0000FF"/>
                  <w:sz w:val="16"/>
                  <w:u w:val="single"/>
                </w:rPr>
                <w:t>Screen 21</w:t>
              </w:r>
            </w:hyperlink>
            <w:r w:rsidRPr="002161CE">
              <w:rPr>
                <w:rFonts w:ascii="Calibri" w:eastAsia="Times New Roman" w:hAnsi="Calibri" w:cs="Calibri"/>
                <w:sz w:val="16"/>
              </w:rPr>
              <w:t xml:space="preserve"> </w:t>
            </w:r>
          </w:p>
          <w:p w14:paraId="739A9A37" w14:textId="77777777" w:rsidR="000B4F03" w:rsidRPr="002161CE" w:rsidRDefault="0073003F" w:rsidP="000B4F03">
            <w:pPr>
              <w:ind w:left="30" w:right="30"/>
              <w:rPr>
                <w:rFonts w:ascii="Calibri" w:eastAsia="Times New Roman" w:hAnsi="Calibri" w:cs="Calibri"/>
                <w:sz w:val="16"/>
              </w:rPr>
            </w:pPr>
            <w:hyperlink r:id="rId231" w:tgtFrame="_blank" w:history="1">
              <w:r w:rsidRPr="002161CE">
                <w:rPr>
                  <w:rFonts w:ascii="Calibri" w:eastAsia="Times New Roman" w:hAnsi="Calibri" w:cs="Calibri"/>
                  <w:color w:val="0000FF"/>
                  <w:sz w:val="16"/>
                  <w:u w:val="single"/>
                </w:rPr>
                <w:t>44_C_22</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D1B23C0" w14:textId="77777777" w:rsidR="000B4F03" w:rsidRPr="002161CE" w:rsidRDefault="0073003F" w:rsidP="000B4F03">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Any discussion between competitors around market or dividing clients, products or resources – known as customer allocation – could be viewed as illegal collaboration and should be avoided. These conversations do not have to result in a formal agreement with a competitor to be considered anti-competitive.</w:t>
            </w:r>
          </w:p>
        </w:tc>
        <w:tc>
          <w:tcPr>
            <w:tcW w:w="6000" w:type="dxa"/>
          </w:tcPr>
          <w:p w14:paraId="6537224A" w14:textId="77777777" w:rsidR="000B4F03" w:rsidRPr="002161CE" w:rsidRDefault="0073003F" w:rsidP="00254788">
            <w:pPr>
              <w:spacing w:before="100" w:beforeAutospacing="1" w:after="100" w:afterAutospacing="1"/>
              <w:ind w:left="30" w:right="30"/>
              <w:rPr>
                <w:rFonts w:ascii="Calibri" w:eastAsia="Times New Roman" w:hAnsi="Calibri" w:cs="Calibri"/>
                <w:lang w:val="uk-UA"/>
              </w:rPr>
            </w:pPr>
            <w:r w:rsidRPr="002161CE">
              <w:rPr>
                <w:rFonts w:ascii="Calibri" w:eastAsia="Calibri" w:hAnsi="Calibri" w:cs="Calibri"/>
                <w:lang w:val="uk-UA"/>
              </w:rPr>
              <w:t>Будь-яке обговорення розподілу ринку або поділу клієнтів, продуктів чи ресурсів (відоме як розподіл клієнтів) між конкурентами може розглядатися як незаконна співпраця, й таких ситуацій слід уникати. Ці обговорення не обов’язково завершуються укладенням формальної угоди з конкурентом, щоби вважатися неконкурентними.</w:t>
            </w:r>
          </w:p>
        </w:tc>
      </w:tr>
      <w:tr w:rsidR="005F6E93" w:rsidRPr="002D1393" w14:paraId="3E744F91" w14:textId="77777777" w:rsidTr="00254788">
        <w:tc>
          <w:tcPr>
            <w:tcW w:w="1353" w:type="dxa"/>
            <w:shd w:val="clear" w:color="auto" w:fill="C1E4F5"/>
            <w:tcMar>
              <w:top w:w="120" w:type="dxa"/>
              <w:left w:w="180" w:type="dxa"/>
              <w:bottom w:w="120" w:type="dxa"/>
              <w:right w:w="180" w:type="dxa"/>
            </w:tcMar>
            <w:hideMark/>
          </w:tcPr>
          <w:p w14:paraId="0AE14CC1" w14:textId="77777777" w:rsidR="000B4F03" w:rsidRPr="002161CE" w:rsidRDefault="0073003F" w:rsidP="000B4F03">
            <w:pPr>
              <w:spacing w:before="30" w:after="30"/>
              <w:ind w:left="30" w:right="30"/>
              <w:rPr>
                <w:rFonts w:ascii="Calibri" w:eastAsia="Times New Roman" w:hAnsi="Calibri" w:cs="Calibri"/>
                <w:sz w:val="16"/>
              </w:rPr>
            </w:pPr>
            <w:hyperlink r:id="rId232" w:tgtFrame="_blank" w:history="1">
              <w:r w:rsidRPr="002161CE">
                <w:rPr>
                  <w:rFonts w:ascii="Calibri" w:eastAsia="Times New Roman" w:hAnsi="Calibri" w:cs="Calibri"/>
                  <w:color w:val="0000FF"/>
                  <w:sz w:val="16"/>
                  <w:u w:val="single"/>
                </w:rPr>
                <w:t>Screen 21</w:t>
              </w:r>
            </w:hyperlink>
            <w:r w:rsidRPr="002161CE">
              <w:rPr>
                <w:rFonts w:ascii="Calibri" w:eastAsia="Times New Roman" w:hAnsi="Calibri" w:cs="Calibri"/>
                <w:sz w:val="16"/>
              </w:rPr>
              <w:t xml:space="preserve"> </w:t>
            </w:r>
          </w:p>
          <w:p w14:paraId="004A3706" w14:textId="77777777" w:rsidR="000B4F03" w:rsidRPr="002161CE" w:rsidRDefault="0073003F" w:rsidP="000B4F03">
            <w:pPr>
              <w:ind w:left="30" w:right="30"/>
              <w:rPr>
                <w:rFonts w:ascii="Calibri" w:eastAsia="Times New Roman" w:hAnsi="Calibri" w:cs="Calibri"/>
                <w:sz w:val="16"/>
              </w:rPr>
            </w:pPr>
            <w:hyperlink r:id="rId233" w:tgtFrame="_blank" w:history="1">
              <w:r w:rsidRPr="002161CE">
                <w:rPr>
                  <w:rFonts w:ascii="Calibri" w:eastAsia="Times New Roman" w:hAnsi="Calibri" w:cs="Calibri"/>
                  <w:color w:val="0000FF"/>
                  <w:sz w:val="16"/>
                  <w:u w:val="single"/>
                </w:rPr>
                <w:t>45_C_22</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A2D896B" w14:textId="77777777" w:rsidR="000B4F03" w:rsidRPr="002161CE" w:rsidRDefault="0073003F" w:rsidP="000B4F03">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Any discussion that takes place between companies with respect to boycotting third parties such as suppliers, distributors or retailers could be viewed as illegal collaboration and should be avoided. These conversations do not have to result in a formal agreement to be considered anti-competitive.</w:t>
            </w:r>
          </w:p>
        </w:tc>
        <w:tc>
          <w:tcPr>
            <w:tcW w:w="6000" w:type="dxa"/>
          </w:tcPr>
          <w:p w14:paraId="7FFD961A" w14:textId="77777777" w:rsidR="000B4F03" w:rsidRPr="002161CE" w:rsidRDefault="0073003F" w:rsidP="00254788">
            <w:pPr>
              <w:spacing w:before="100" w:beforeAutospacing="1" w:after="100" w:afterAutospacing="1"/>
              <w:ind w:left="30" w:right="30"/>
              <w:rPr>
                <w:rFonts w:ascii="Calibri" w:eastAsia="Times New Roman" w:hAnsi="Calibri" w:cs="Calibri"/>
                <w:lang w:val="uk-UA"/>
              </w:rPr>
            </w:pPr>
            <w:r w:rsidRPr="002161CE">
              <w:rPr>
                <w:rFonts w:ascii="Calibri" w:eastAsia="Calibri" w:hAnsi="Calibri" w:cs="Calibri"/>
                <w:lang w:val="uk-UA"/>
              </w:rPr>
              <w:t>Будь-яке обговорення між компаніями з метою бойкотування третіх сторін, як-от постачальників, дистриб’юторів або роздрібних торговців, може розглядатися як незаконна співпраця, й таких ситуацій слід уникати. Ці обговорення не обов’язково завершуються укладенням офіційної угоди, щоб вважатися неконкурентними.</w:t>
            </w:r>
          </w:p>
        </w:tc>
      </w:tr>
      <w:tr w:rsidR="005F6E93" w:rsidRPr="002161CE" w14:paraId="44B3C9FF" w14:textId="77777777" w:rsidTr="00254788">
        <w:tc>
          <w:tcPr>
            <w:tcW w:w="1353" w:type="dxa"/>
            <w:shd w:val="clear" w:color="auto" w:fill="C1E4F5"/>
            <w:tcMar>
              <w:top w:w="120" w:type="dxa"/>
              <w:left w:w="180" w:type="dxa"/>
              <w:bottom w:w="120" w:type="dxa"/>
              <w:right w:w="180" w:type="dxa"/>
            </w:tcMar>
            <w:hideMark/>
          </w:tcPr>
          <w:p w14:paraId="0F1D4BB7" w14:textId="77777777" w:rsidR="000B4F03" w:rsidRPr="002161CE" w:rsidRDefault="0073003F" w:rsidP="000B4F03">
            <w:pPr>
              <w:spacing w:before="30" w:after="30"/>
              <w:ind w:left="30" w:right="30"/>
              <w:rPr>
                <w:rFonts w:ascii="Calibri" w:eastAsia="Times New Roman" w:hAnsi="Calibri" w:cs="Calibri"/>
                <w:sz w:val="16"/>
              </w:rPr>
            </w:pPr>
            <w:hyperlink r:id="rId234" w:tgtFrame="_blank" w:history="1">
              <w:r w:rsidRPr="002161CE">
                <w:rPr>
                  <w:rFonts w:ascii="Calibri" w:eastAsia="Times New Roman" w:hAnsi="Calibri" w:cs="Calibri"/>
                  <w:color w:val="0000FF"/>
                  <w:sz w:val="16"/>
                  <w:u w:val="single"/>
                </w:rPr>
                <w:t>Screen 26</w:t>
              </w:r>
            </w:hyperlink>
            <w:r w:rsidRPr="002161CE">
              <w:rPr>
                <w:rFonts w:ascii="Calibri" w:eastAsia="Times New Roman" w:hAnsi="Calibri" w:cs="Calibri"/>
                <w:sz w:val="16"/>
              </w:rPr>
              <w:t xml:space="preserve"> </w:t>
            </w:r>
          </w:p>
          <w:p w14:paraId="71EE5D61" w14:textId="77777777" w:rsidR="000B4F03" w:rsidRPr="002161CE" w:rsidRDefault="0073003F" w:rsidP="000B4F03">
            <w:pPr>
              <w:ind w:left="30" w:right="30"/>
              <w:rPr>
                <w:rFonts w:ascii="Calibri" w:eastAsia="Times New Roman" w:hAnsi="Calibri" w:cs="Calibri"/>
                <w:sz w:val="16"/>
              </w:rPr>
            </w:pPr>
            <w:hyperlink r:id="rId235" w:tgtFrame="_blank" w:history="1">
              <w:r w:rsidRPr="002161CE">
                <w:rPr>
                  <w:rFonts w:ascii="Calibri" w:eastAsia="Times New Roman" w:hAnsi="Calibri" w:cs="Calibri"/>
                  <w:color w:val="0000FF"/>
                  <w:sz w:val="16"/>
                  <w:u w:val="single"/>
                </w:rPr>
                <w:t>55_C_27</w:t>
              </w:r>
            </w:hyperlink>
            <w:r w:rsidRPr="002161C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0815164" w14:textId="77777777" w:rsidR="000B4F03" w:rsidRPr="002161CE" w:rsidRDefault="0073003F" w:rsidP="000B4F03">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 xml:space="preserve">[1] You are responsible for the manufacturing of reagents in the United States. During a conference, you and a few of your counterparts at other companies have an “off-the-record” discussion about one of your suppliers. Although no formal agreement is reached, a number of these counterparts indicate they will no longer be using a particular supplier because this </w:t>
            </w:r>
            <w:r w:rsidRPr="002161CE">
              <w:rPr>
                <w:rFonts w:ascii="Calibri" w:eastAsia="Times New Roman" w:hAnsi="Calibri" w:cs="Calibri"/>
              </w:rPr>
              <w:lastRenderedPageBreak/>
              <w:t>supplier has near monopoly power and is using its dominant position to raise prices. Could your participation in the discussion be considered anti-competitive?</w:t>
            </w:r>
          </w:p>
        </w:tc>
        <w:tc>
          <w:tcPr>
            <w:tcW w:w="6000" w:type="dxa"/>
          </w:tcPr>
          <w:p w14:paraId="5C1C4C9B" w14:textId="77777777" w:rsidR="000B4F03" w:rsidRPr="002161CE" w:rsidRDefault="0073003F" w:rsidP="00254788">
            <w:pPr>
              <w:spacing w:before="100" w:beforeAutospacing="1" w:after="100" w:afterAutospacing="1"/>
              <w:ind w:left="30" w:right="30"/>
              <w:rPr>
                <w:rFonts w:ascii="Calibri" w:eastAsia="Times New Roman" w:hAnsi="Calibri" w:cs="Calibri"/>
              </w:rPr>
            </w:pPr>
            <w:r w:rsidRPr="002161CE">
              <w:rPr>
                <w:rFonts w:ascii="Calibri" w:eastAsia="Calibri" w:hAnsi="Calibri" w:cs="Calibri"/>
                <w:lang w:val="uk-UA"/>
              </w:rPr>
              <w:lastRenderedPageBreak/>
              <w:t xml:space="preserve">[1] Ви відповідаєте за виробництво реагентів у США. Під час конференції ви та кілька ваших колег з інших компаній проводите конфіденційне обговорення одного з ваших постачальників. Хоча офіційної угоди не укладено, дехто з цих конкурентів говорить, що більше не користуватиметься послугами певного постачальника, оскільки цей постачальник має майже </w:t>
            </w:r>
            <w:r w:rsidRPr="002161CE">
              <w:rPr>
                <w:rFonts w:ascii="Calibri" w:eastAsia="Calibri" w:hAnsi="Calibri" w:cs="Calibri"/>
                <w:lang w:val="uk-UA"/>
              </w:rPr>
              <w:lastRenderedPageBreak/>
              <w:t>монопольну владу та використовує своє панівне становище для підвищення цін. Ця ваша участь у дискусії може вважатися неконкурентною?</w:t>
            </w:r>
          </w:p>
        </w:tc>
      </w:tr>
      <w:tr w:rsidR="005F6E93" w:rsidRPr="002D1393" w14:paraId="0B33113F" w14:textId="77777777" w:rsidTr="00254788">
        <w:tc>
          <w:tcPr>
            <w:tcW w:w="1353" w:type="dxa"/>
            <w:shd w:val="clear" w:color="auto" w:fill="C1E4F5"/>
            <w:tcMar>
              <w:top w:w="120" w:type="dxa"/>
              <w:left w:w="180" w:type="dxa"/>
              <w:bottom w:w="120" w:type="dxa"/>
              <w:right w:w="180" w:type="dxa"/>
            </w:tcMar>
            <w:hideMark/>
          </w:tcPr>
          <w:p w14:paraId="405926DC" w14:textId="77777777" w:rsidR="000B4F03" w:rsidRPr="002161CE" w:rsidRDefault="0073003F" w:rsidP="000B4F03">
            <w:pPr>
              <w:spacing w:before="30" w:after="30"/>
              <w:ind w:left="30" w:right="30"/>
              <w:rPr>
                <w:rFonts w:ascii="Calibri" w:eastAsia="Times New Roman" w:hAnsi="Calibri" w:cs="Calibri"/>
                <w:sz w:val="16"/>
              </w:rPr>
            </w:pPr>
            <w:r w:rsidRPr="002161CE">
              <w:rPr>
                <w:rFonts w:ascii="Calibri" w:eastAsia="Times New Roman" w:hAnsi="Calibri" w:cs="Calibri"/>
                <w:sz w:val="16"/>
              </w:rPr>
              <w:lastRenderedPageBreak/>
              <w:t>Screen 26</w:t>
            </w:r>
          </w:p>
          <w:p w14:paraId="37349CFD" w14:textId="77777777" w:rsidR="000B4F03" w:rsidRPr="002161CE" w:rsidRDefault="0073003F" w:rsidP="000B4F03">
            <w:pPr>
              <w:spacing w:before="100" w:beforeAutospacing="1" w:after="100" w:afterAutospacing="1"/>
              <w:ind w:left="30" w:right="30"/>
              <w:rPr>
                <w:rFonts w:ascii="Calibri" w:eastAsia="Times New Roman" w:hAnsi="Calibri" w:cs="Calibri"/>
                <w:sz w:val="16"/>
              </w:rPr>
            </w:pPr>
            <w:r w:rsidRPr="002161CE">
              <w:rPr>
                <w:rFonts w:ascii="Calibri" w:eastAsia="Times New Roman" w:hAnsi="Calibri" w:cs="Calibri"/>
                <w:sz w:val="16"/>
              </w:rPr>
              <w:t>Question 1: Feedback</w:t>
            </w:r>
          </w:p>
          <w:p w14:paraId="7877724B" w14:textId="77777777" w:rsidR="000B4F03" w:rsidRPr="002161CE" w:rsidRDefault="0073003F" w:rsidP="000B4F03">
            <w:pPr>
              <w:ind w:left="30" w:right="30"/>
              <w:rPr>
                <w:rFonts w:ascii="Calibri" w:eastAsia="Times New Roman" w:hAnsi="Calibri" w:cs="Calibri"/>
                <w:sz w:val="16"/>
              </w:rPr>
            </w:pPr>
            <w:r w:rsidRPr="002161CE">
              <w:rPr>
                <w:rFonts w:ascii="Calibri" w:eastAsia="Times New Roman" w:hAnsi="Calibri" w:cs="Calibri"/>
                <w:sz w:val="16"/>
              </w:rPr>
              <w:t>60_C_27</w:t>
            </w:r>
          </w:p>
        </w:tc>
        <w:tc>
          <w:tcPr>
            <w:tcW w:w="6000" w:type="dxa"/>
            <w:tcMar>
              <w:top w:w="120" w:type="dxa"/>
              <w:left w:w="180" w:type="dxa"/>
              <w:bottom w:w="120" w:type="dxa"/>
              <w:right w:w="180" w:type="dxa"/>
            </w:tcMar>
            <w:vAlign w:val="center"/>
            <w:hideMark/>
          </w:tcPr>
          <w:p w14:paraId="1968A607" w14:textId="77777777" w:rsidR="000B4F03" w:rsidRPr="002161CE" w:rsidRDefault="0073003F" w:rsidP="000B4F03">
            <w:pPr>
              <w:spacing w:before="100" w:beforeAutospacing="1" w:after="100" w:afterAutospacing="1"/>
              <w:ind w:left="30" w:right="30"/>
              <w:rPr>
                <w:rFonts w:ascii="Calibri" w:eastAsia="Times New Roman" w:hAnsi="Calibri" w:cs="Calibri"/>
              </w:rPr>
            </w:pPr>
            <w:r w:rsidRPr="002161CE">
              <w:rPr>
                <w:rFonts w:ascii="Calibri" w:eastAsia="Times New Roman" w:hAnsi="Calibri" w:cs="Calibri"/>
              </w:rPr>
              <w:t>Any discussion that takes place between companies with respect to boycotting third parties such as suppliers, distributors, or retailers could be viewed as anti-competitive by government authorities.</w:t>
            </w:r>
          </w:p>
        </w:tc>
        <w:tc>
          <w:tcPr>
            <w:tcW w:w="6000" w:type="dxa"/>
          </w:tcPr>
          <w:p w14:paraId="5EB61AE8" w14:textId="77777777" w:rsidR="000B4F03" w:rsidRPr="002D1393" w:rsidRDefault="0073003F" w:rsidP="00254788">
            <w:pPr>
              <w:spacing w:before="100" w:beforeAutospacing="1" w:after="100" w:afterAutospacing="1"/>
              <w:ind w:left="30" w:right="30"/>
              <w:rPr>
                <w:rFonts w:ascii="Calibri" w:eastAsia="Times New Roman" w:hAnsi="Calibri" w:cs="Calibri"/>
                <w:lang w:val="ru-RU"/>
                <w:rPrChange w:id="310" w:author="Klimenko, Sergey" w:date="2026-01-09T09:21:00Z" w16du:dateUtc="2026-01-09T07:21:00Z">
                  <w:rPr>
                    <w:rFonts w:ascii="Calibri" w:eastAsia="Times New Roman" w:hAnsi="Calibri" w:cs="Calibri"/>
                  </w:rPr>
                </w:rPrChange>
              </w:rPr>
            </w:pPr>
            <w:r w:rsidRPr="002161CE">
              <w:rPr>
                <w:rFonts w:ascii="Calibri" w:eastAsia="Calibri" w:hAnsi="Calibri" w:cs="Calibri"/>
                <w:lang w:val="uk-UA"/>
              </w:rPr>
              <w:t>Будь-яке обговорення між компаніями з метою бойкотування третіх сторін, як-от постачальників, дистриб’юторів або роздрібних торговців, може розглядатися державними уповноваженими органами як неконкурентне.</w:t>
            </w:r>
          </w:p>
        </w:tc>
      </w:tr>
    </w:tbl>
    <w:p w14:paraId="412964FE" w14:textId="77777777" w:rsidR="00F44929" w:rsidRPr="002D1393" w:rsidRDefault="00F44929">
      <w:pPr>
        <w:rPr>
          <w:rFonts w:eastAsia="Times New Roman"/>
          <w:lang w:val="ru-RU"/>
          <w:rPrChange w:id="311" w:author="Klimenko, Sergey" w:date="2026-01-09T09:21:00Z" w16du:dateUtc="2026-01-09T07:21:00Z">
            <w:rPr>
              <w:rFonts w:eastAsia="Times New Roman"/>
            </w:rPr>
          </w:rPrChange>
        </w:rPr>
      </w:pPr>
    </w:p>
    <w:sectPr w:rsidR="00F44929" w:rsidRPr="002D1393" w:rsidSect="002C1E64">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1ED62" w14:textId="77777777" w:rsidR="0073003F" w:rsidRDefault="0073003F">
      <w:r>
        <w:separator/>
      </w:r>
    </w:p>
  </w:endnote>
  <w:endnote w:type="continuationSeparator" w:id="0">
    <w:p w14:paraId="4B88B9B4" w14:textId="77777777" w:rsidR="0073003F" w:rsidRDefault="007300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01660" w14:textId="77777777" w:rsidR="0073003F" w:rsidRDefault="0073003F">
      <w:r>
        <w:separator/>
      </w:r>
    </w:p>
  </w:footnote>
  <w:footnote w:type="continuationSeparator" w:id="0">
    <w:p w14:paraId="3793001C" w14:textId="77777777" w:rsidR="0073003F" w:rsidRDefault="007300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0126"/>
    <w:multiLevelType w:val="multilevel"/>
    <w:tmpl w:val="62C8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173D7"/>
    <w:multiLevelType w:val="multilevel"/>
    <w:tmpl w:val="9150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613DE"/>
    <w:multiLevelType w:val="multilevel"/>
    <w:tmpl w:val="4536B306"/>
    <w:lvl w:ilvl="0">
      <w:start w:val="1"/>
      <w:numFmt w:val="bullet"/>
      <w:lvlText w:val=""/>
      <w:lvlJc w:val="left"/>
      <w:pPr>
        <w:tabs>
          <w:tab w:val="num" w:pos="720"/>
        </w:tabs>
        <w:ind w:left="720" w:hanging="360"/>
      </w:pPr>
      <w:rPr>
        <w:rFonts w:ascii="Symbol" w:hAnsi="Symbol" w:cs="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E6F2E"/>
    <w:multiLevelType w:val="hybridMultilevel"/>
    <w:tmpl w:val="F6500A92"/>
    <w:lvl w:ilvl="0" w:tplc="CDD89034">
      <w:start w:val="1"/>
      <w:numFmt w:val="bullet"/>
      <w:lvlText w:val=""/>
      <w:lvlJc w:val="left"/>
      <w:pPr>
        <w:ind w:left="1440" w:hanging="360"/>
      </w:pPr>
      <w:rPr>
        <w:rFonts w:ascii="Symbol" w:hAnsi="Symbol" w:hint="default"/>
      </w:rPr>
    </w:lvl>
    <w:lvl w:ilvl="1" w:tplc="B11028E4" w:tentative="1">
      <w:start w:val="1"/>
      <w:numFmt w:val="bullet"/>
      <w:lvlText w:val="o"/>
      <w:lvlJc w:val="left"/>
      <w:pPr>
        <w:ind w:left="2160" w:hanging="360"/>
      </w:pPr>
      <w:rPr>
        <w:rFonts w:ascii="Courier New" w:hAnsi="Courier New" w:cs="Courier New" w:hint="default"/>
      </w:rPr>
    </w:lvl>
    <w:lvl w:ilvl="2" w:tplc="3470F516" w:tentative="1">
      <w:start w:val="1"/>
      <w:numFmt w:val="bullet"/>
      <w:lvlText w:val=""/>
      <w:lvlJc w:val="left"/>
      <w:pPr>
        <w:ind w:left="2880" w:hanging="360"/>
      </w:pPr>
      <w:rPr>
        <w:rFonts w:ascii="Wingdings" w:hAnsi="Wingdings" w:hint="default"/>
      </w:rPr>
    </w:lvl>
    <w:lvl w:ilvl="3" w:tplc="FC68E604" w:tentative="1">
      <w:start w:val="1"/>
      <w:numFmt w:val="bullet"/>
      <w:lvlText w:val=""/>
      <w:lvlJc w:val="left"/>
      <w:pPr>
        <w:ind w:left="3600" w:hanging="360"/>
      </w:pPr>
      <w:rPr>
        <w:rFonts w:ascii="Symbol" w:hAnsi="Symbol" w:hint="default"/>
      </w:rPr>
    </w:lvl>
    <w:lvl w:ilvl="4" w:tplc="ACF81918" w:tentative="1">
      <w:start w:val="1"/>
      <w:numFmt w:val="bullet"/>
      <w:lvlText w:val="o"/>
      <w:lvlJc w:val="left"/>
      <w:pPr>
        <w:ind w:left="4320" w:hanging="360"/>
      </w:pPr>
      <w:rPr>
        <w:rFonts w:ascii="Courier New" w:hAnsi="Courier New" w:cs="Courier New" w:hint="default"/>
      </w:rPr>
    </w:lvl>
    <w:lvl w:ilvl="5" w:tplc="3098A706" w:tentative="1">
      <w:start w:val="1"/>
      <w:numFmt w:val="bullet"/>
      <w:lvlText w:val=""/>
      <w:lvlJc w:val="left"/>
      <w:pPr>
        <w:ind w:left="5040" w:hanging="360"/>
      </w:pPr>
      <w:rPr>
        <w:rFonts w:ascii="Wingdings" w:hAnsi="Wingdings" w:hint="default"/>
      </w:rPr>
    </w:lvl>
    <w:lvl w:ilvl="6" w:tplc="40C88F9C" w:tentative="1">
      <w:start w:val="1"/>
      <w:numFmt w:val="bullet"/>
      <w:lvlText w:val=""/>
      <w:lvlJc w:val="left"/>
      <w:pPr>
        <w:ind w:left="5760" w:hanging="360"/>
      </w:pPr>
      <w:rPr>
        <w:rFonts w:ascii="Symbol" w:hAnsi="Symbol" w:hint="default"/>
      </w:rPr>
    </w:lvl>
    <w:lvl w:ilvl="7" w:tplc="B57857EC" w:tentative="1">
      <w:start w:val="1"/>
      <w:numFmt w:val="bullet"/>
      <w:lvlText w:val="o"/>
      <w:lvlJc w:val="left"/>
      <w:pPr>
        <w:ind w:left="6480" w:hanging="360"/>
      </w:pPr>
      <w:rPr>
        <w:rFonts w:ascii="Courier New" w:hAnsi="Courier New" w:cs="Courier New" w:hint="default"/>
      </w:rPr>
    </w:lvl>
    <w:lvl w:ilvl="8" w:tplc="79289A5E" w:tentative="1">
      <w:start w:val="1"/>
      <w:numFmt w:val="bullet"/>
      <w:lvlText w:val=""/>
      <w:lvlJc w:val="left"/>
      <w:pPr>
        <w:ind w:left="7200" w:hanging="360"/>
      </w:pPr>
      <w:rPr>
        <w:rFonts w:ascii="Wingdings" w:hAnsi="Wingdings" w:hint="default"/>
      </w:rPr>
    </w:lvl>
  </w:abstractNum>
  <w:abstractNum w:abstractNumId="4" w15:restartNumberingAfterBreak="0">
    <w:nsid w:val="5EB17125"/>
    <w:multiLevelType w:val="multilevel"/>
    <w:tmpl w:val="EFCC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0D17F0"/>
    <w:multiLevelType w:val="multilevel"/>
    <w:tmpl w:val="E9C4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5044736">
    <w:abstractNumId w:val="3"/>
  </w:num>
  <w:num w:numId="2" w16cid:durableId="1824933386">
    <w:abstractNumId w:val="1"/>
  </w:num>
  <w:num w:numId="3" w16cid:durableId="499543856">
    <w:abstractNumId w:val="2"/>
  </w:num>
  <w:num w:numId="4" w16cid:durableId="1007365256">
    <w:abstractNumId w:val="0"/>
  </w:num>
  <w:num w:numId="5" w16cid:durableId="740130332">
    <w:abstractNumId w:val="5"/>
  </w:num>
  <w:num w:numId="6" w16cid:durableId="1742411448">
    <w:abstractNumId w:val="4"/>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limenko, Sergey">
    <w15:presenceInfo w15:providerId="AD" w15:userId="S::sergey.klimenko@abbott.com::d0398bb2-39dd-4ab5-b157-d425faa5ea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E64"/>
    <w:rsid w:val="00000F84"/>
    <w:rsid w:val="0000396F"/>
    <w:rsid w:val="00022AA5"/>
    <w:rsid w:val="000515B2"/>
    <w:rsid w:val="000701A9"/>
    <w:rsid w:val="00086BA5"/>
    <w:rsid w:val="0009367D"/>
    <w:rsid w:val="000A2928"/>
    <w:rsid w:val="000B1959"/>
    <w:rsid w:val="000B2E73"/>
    <w:rsid w:val="000B4F03"/>
    <w:rsid w:val="000E3269"/>
    <w:rsid w:val="00106FB1"/>
    <w:rsid w:val="001A529A"/>
    <w:rsid w:val="001C3170"/>
    <w:rsid w:val="0020674E"/>
    <w:rsid w:val="002117DA"/>
    <w:rsid w:val="00213CF9"/>
    <w:rsid w:val="002161CE"/>
    <w:rsid w:val="00221C80"/>
    <w:rsid w:val="00222B72"/>
    <w:rsid w:val="002303E1"/>
    <w:rsid w:val="00247243"/>
    <w:rsid w:val="00254788"/>
    <w:rsid w:val="00257449"/>
    <w:rsid w:val="002637B7"/>
    <w:rsid w:val="00273FEB"/>
    <w:rsid w:val="00277052"/>
    <w:rsid w:val="00287EE9"/>
    <w:rsid w:val="00294ABE"/>
    <w:rsid w:val="002975F2"/>
    <w:rsid w:val="002C1E64"/>
    <w:rsid w:val="002D1393"/>
    <w:rsid w:val="002F3A10"/>
    <w:rsid w:val="00310ED1"/>
    <w:rsid w:val="00314236"/>
    <w:rsid w:val="00315D6E"/>
    <w:rsid w:val="00367398"/>
    <w:rsid w:val="00370E9A"/>
    <w:rsid w:val="00375C32"/>
    <w:rsid w:val="00380CFE"/>
    <w:rsid w:val="0039465F"/>
    <w:rsid w:val="0039511E"/>
    <w:rsid w:val="003B736E"/>
    <w:rsid w:val="003C2A50"/>
    <w:rsid w:val="003C4FB1"/>
    <w:rsid w:val="003E2E74"/>
    <w:rsid w:val="003E5A36"/>
    <w:rsid w:val="003F23F2"/>
    <w:rsid w:val="003F2466"/>
    <w:rsid w:val="004150A0"/>
    <w:rsid w:val="004241C6"/>
    <w:rsid w:val="00424E66"/>
    <w:rsid w:val="004422A3"/>
    <w:rsid w:val="0044511A"/>
    <w:rsid w:val="00472365"/>
    <w:rsid w:val="00487775"/>
    <w:rsid w:val="004A6088"/>
    <w:rsid w:val="004C086F"/>
    <w:rsid w:val="004D60B2"/>
    <w:rsid w:val="004E4D0E"/>
    <w:rsid w:val="005011CC"/>
    <w:rsid w:val="0051618B"/>
    <w:rsid w:val="00585268"/>
    <w:rsid w:val="0059265E"/>
    <w:rsid w:val="00597F68"/>
    <w:rsid w:val="005A191C"/>
    <w:rsid w:val="005B5C04"/>
    <w:rsid w:val="005C43A0"/>
    <w:rsid w:val="005C6739"/>
    <w:rsid w:val="005C7B27"/>
    <w:rsid w:val="005D1A4D"/>
    <w:rsid w:val="005F1E76"/>
    <w:rsid w:val="005F6E93"/>
    <w:rsid w:val="00603700"/>
    <w:rsid w:val="006205BB"/>
    <w:rsid w:val="006368DE"/>
    <w:rsid w:val="0065371E"/>
    <w:rsid w:val="0065570F"/>
    <w:rsid w:val="00657165"/>
    <w:rsid w:val="00666511"/>
    <w:rsid w:val="00671917"/>
    <w:rsid w:val="006908E7"/>
    <w:rsid w:val="006C1B96"/>
    <w:rsid w:val="006E5FE6"/>
    <w:rsid w:val="006F1CE1"/>
    <w:rsid w:val="00704439"/>
    <w:rsid w:val="007137BE"/>
    <w:rsid w:val="00721C3F"/>
    <w:rsid w:val="00723EDD"/>
    <w:rsid w:val="0072497F"/>
    <w:rsid w:val="00725707"/>
    <w:rsid w:val="0073003F"/>
    <w:rsid w:val="007317E0"/>
    <w:rsid w:val="00745731"/>
    <w:rsid w:val="007502B3"/>
    <w:rsid w:val="00764DBF"/>
    <w:rsid w:val="00771AF9"/>
    <w:rsid w:val="0077641B"/>
    <w:rsid w:val="00786C94"/>
    <w:rsid w:val="007920A2"/>
    <w:rsid w:val="00795145"/>
    <w:rsid w:val="007A2786"/>
    <w:rsid w:val="007C042D"/>
    <w:rsid w:val="007F3317"/>
    <w:rsid w:val="00801ADC"/>
    <w:rsid w:val="008079A2"/>
    <w:rsid w:val="00807D7F"/>
    <w:rsid w:val="00814E14"/>
    <w:rsid w:val="00830D57"/>
    <w:rsid w:val="008333B9"/>
    <w:rsid w:val="00835013"/>
    <w:rsid w:val="00835B5B"/>
    <w:rsid w:val="00836998"/>
    <w:rsid w:val="00840375"/>
    <w:rsid w:val="008550AC"/>
    <w:rsid w:val="00857794"/>
    <w:rsid w:val="00870B35"/>
    <w:rsid w:val="00872853"/>
    <w:rsid w:val="00886E85"/>
    <w:rsid w:val="008970A2"/>
    <w:rsid w:val="008A1495"/>
    <w:rsid w:val="008A2D00"/>
    <w:rsid w:val="008A4899"/>
    <w:rsid w:val="008F4D10"/>
    <w:rsid w:val="00903579"/>
    <w:rsid w:val="009059BB"/>
    <w:rsid w:val="009217BB"/>
    <w:rsid w:val="0093665F"/>
    <w:rsid w:val="0094318D"/>
    <w:rsid w:val="00961732"/>
    <w:rsid w:val="009674C0"/>
    <w:rsid w:val="00981542"/>
    <w:rsid w:val="00996A4E"/>
    <w:rsid w:val="009A0BBE"/>
    <w:rsid w:val="009A46D3"/>
    <w:rsid w:val="009D7F9A"/>
    <w:rsid w:val="009E03B7"/>
    <w:rsid w:val="009E2420"/>
    <w:rsid w:val="009F7999"/>
    <w:rsid w:val="00A30FE8"/>
    <w:rsid w:val="00A551B5"/>
    <w:rsid w:val="00A8191A"/>
    <w:rsid w:val="00A944EC"/>
    <w:rsid w:val="00AC0538"/>
    <w:rsid w:val="00AD7C75"/>
    <w:rsid w:val="00AF4AEE"/>
    <w:rsid w:val="00B04054"/>
    <w:rsid w:val="00B050E1"/>
    <w:rsid w:val="00B10059"/>
    <w:rsid w:val="00B139F7"/>
    <w:rsid w:val="00B26A56"/>
    <w:rsid w:val="00B32FB9"/>
    <w:rsid w:val="00B44AA0"/>
    <w:rsid w:val="00B4646D"/>
    <w:rsid w:val="00B5424A"/>
    <w:rsid w:val="00B57ABE"/>
    <w:rsid w:val="00B6655E"/>
    <w:rsid w:val="00B71E05"/>
    <w:rsid w:val="00B93BBE"/>
    <w:rsid w:val="00BB2193"/>
    <w:rsid w:val="00BB7A56"/>
    <w:rsid w:val="00BD044A"/>
    <w:rsid w:val="00BD4290"/>
    <w:rsid w:val="00BE08E6"/>
    <w:rsid w:val="00C1674D"/>
    <w:rsid w:val="00C3746E"/>
    <w:rsid w:val="00C40DDA"/>
    <w:rsid w:val="00C70688"/>
    <w:rsid w:val="00C711EA"/>
    <w:rsid w:val="00C74B1F"/>
    <w:rsid w:val="00CB03A3"/>
    <w:rsid w:val="00CF5288"/>
    <w:rsid w:val="00D13615"/>
    <w:rsid w:val="00D21F04"/>
    <w:rsid w:val="00D24002"/>
    <w:rsid w:val="00D319D3"/>
    <w:rsid w:val="00D54E89"/>
    <w:rsid w:val="00DD7E91"/>
    <w:rsid w:val="00DE5484"/>
    <w:rsid w:val="00DF2A44"/>
    <w:rsid w:val="00E2699E"/>
    <w:rsid w:val="00E36CE0"/>
    <w:rsid w:val="00E5633E"/>
    <w:rsid w:val="00E575CE"/>
    <w:rsid w:val="00E72CDE"/>
    <w:rsid w:val="00E8257A"/>
    <w:rsid w:val="00E8613C"/>
    <w:rsid w:val="00E866EF"/>
    <w:rsid w:val="00E90AF1"/>
    <w:rsid w:val="00E95106"/>
    <w:rsid w:val="00E979A6"/>
    <w:rsid w:val="00EA2282"/>
    <w:rsid w:val="00EA3E42"/>
    <w:rsid w:val="00EB6017"/>
    <w:rsid w:val="00EE2E1E"/>
    <w:rsid w:val="00EE66DE"/>
    <w:rsid w:val="00EF55B7"/>
    <w:rsid w:val="00F20B1E"/>
    <w:rsid w:val="00F44929"/>
    <w:rsid w:val="00F47217"/>
    <w:rsid w:val="00F5122E"/>
    <w:rsid w:val="00F540EF"/>
    <w:rsid w:val="00F63DFF"/>
    <w:rsid w:val="00F66488"/>
    <w:rsid w:val="00F81109"/>
    <w:rsid w:val="00F9341F"/>
    <w:rsid w:val="00FA3DF9"/>
    <w:rsid w:val="00FD6DAC"/>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B3A289"/>
  <w15:chartTrackingRefBased/>
  <w15:docId w15:val="{07D09EE8-C1A9-4CB3-B69F-6DD4706E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bold">
    <w:name w:val="bold"/>
    <w:basedOn w:val="Normal"/>
    <w:pPr>
      <w:spacing w:before="100" w:beforeAutospacing="1" w:after="100" w:afterAutospacing="1"/>
    </w:pPr>
    <w:rPr>
      <w:b/>
      <w:bCs/>
    </w:rPr>
  </w:style>
  <w:style w:type="paragraph" w:customStyle="1" w:styleId="italic">
    <w:name w:val="italic"/>
    <w:basedOn w:val="Normal"/>
    <w:pPr>
      <w:spacing w:before="100" w:beforeAutospacing="1" w:after="100" w:afterAutospacing="1"/>
    </w:pPr>
    <w:rPr>
      <w:i/>
      <w:iCs/>
    </w:rPr>
  </w:style>
  <w:style w:type="paragraph" w:customStyle="1" w:styleId="underline">
    <w:name w:val="underline"/>
    <w:basedOn w:val="Normal"/>
    <w:pPr>
      <w:spacing w:before="100" w:beforeAutospacing="1" w:after="100" w:afterAutospacing="1"/>
    </w:pPr>
    <w:rPr>
      <w:u w:val="single"/>
    </w:r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customStyle="1" w:styleId="bold1">
    <w:name w:val="bold1"/>
    <w:basedOn w:val="DefaultParagraphFont"/>
    <w:rPr>
      <w:b/>
      <w:bCs/>
    </w:rPr>
  </w:style>
  <w:style w:type="character" w:customStyle="1" w:styleId="italic1">
    <w:name w:val="italic1"/>
    <w:basedOn w:val="DefaultParagraphFont"/>
    <w:rPr>
      <w:i/>
      <w:iCs/>
    </w:rPr>
  </w:style>
  <w:style w:type="paragraph" w:styleId="Header">
    <w:name w:val="header"/>
    <w:basedOn w:val="Normal"/>
    <w:link w:val="HeaderChar"/>
    <w:uiPriority w:val="99"/>
    <w:unhideWhenUsed/>
    <w:rsid w:val="002C1E64"/>
    <w:pPr>
      <w:tabs>
        <w:tab w:val="center" w:pos="4513"/>
        <w:tab w:val="right" w:pos="9026"/>
      </w:tabs>
    </w:pPr>
  </w:style>
  <w:style w:type="character" w:customStyle="1" w:styleId="HeaderChar">
    <w:name w:val="Header Char"/>
    <w:basedOn w:val="DefaultParagraphFont"/>
    <w:link w:val="Header"/>
    <w:uiPriority w:val="99"/>
    <w:rsid w:val="002C1E64"/>
    <w:rPr>
      <w:rFonts w:eastAsiaTheme="minorEastAsia"/>
      <w:sz w:val="24"/>
      <w:szCs w:val="24"/>
    </w:rPr>
  </w:style>
  <w:style w:type="paragraph" w:styleId="Footer">
    <w:name w:val="footer"/>
    <w:basedOn w:val="Normal"/>
    <w:link w:val="FooterChar"/>
    <w:uiPriority w:val="99"/>
    <w:unhideWhenUsed/>
    <w:rsid w:val="002C1E64"/>
    <w:pPr>
      <w:tabs>
        <w:tab w:val="center" w:pos="4513"/>
        <w:tab w:val="right" w:pos="9026"/>
      </w:tabs>
    </w:pPr>
  </w:style>
  <w:style w:type="character" w:customStyle="1" w:styleId="FooterChar">
    <w:name w:val="Footer Char"/>
    <w:basedOn w:val="DefaultParagraphFont"/>
    <w:link w:val="Footer"/>
    <w:uiPriority w:val="99"/>
    <w:rsid w:val="002C1E64"/>
    <w:rPr>
      <w:rFonts w:eastAsiaTheme="minorEastAsia"/>
      <w:sz w:val="24"/>
      <w:szCs w:val="24"/>
    </w:rPr>
  </w:style>
  <w:style w:type="character" w:customStyle="1" w:styleId="tw4winExternal">
    <w:name w:val="tw4winExternal"/>
    <w:uiPriority w:val="99"/>
    <w:rsid w:val="00840375"/>
    <w:rPr>
      <w:rFonts w:ascii="Arial" w:hAnsi="Arial"/>
      <w:noProof/>
      <w:color w:val="808080"/>
      <w:sz w:val="24"/>
    </w:rPr>
  </w:style>
  <w:style w:type="paragraph" w:styleId="ListParagraph">
    <w:name w:val="List Paragraph"/>
    <w:basedOn w:val="Normal"/>
    <w:uiPriority w:val="34"/>
    <w:qFormat/>
    <w:rsid w:val="00840375"/>
    <w:pPr>
      <w:ind w:left="720"/>
      <w:contextualSpacing/>
    </w:pPr>
    <w:rPr>
      <w:rFonts w:eastAsia="Times New Roman" w:hint="eastAsia"/>
      <w:szCs w:val="20"/>
      <w:lang w:val="es-ES" w:eastAsia="es-ES" w:bidi="he-IL"/>
    </w:rPr>
  </w:style>
  <w:style w:type="paragraph" w:styleId="NoSpacing">
    <w:name w:val="No Spacing"/>
    <w:link w:val="NoSpacingChar"/>
    <w:uiPriority w:val="1"/>
    <w:qFormat/>
    <w:rsid w:val="00840375"/>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840375"/>
    <w:rPr>
      <w:rFonts w:asciiTheme="minorHAnsi" w:eastAsiaTheme="minorEastAsia" w:hAnsiTheme="minorHAnsi" w:cstheme="minorBidi"/>
      <w:sz w:val="22"/>
      <w:szCs w:val="22"/>
      <w:lang w:val="en-US" w:eastAsia="en-US"/>
    </w:rPr>
  </w:style>
  <w:style w:type="character" w:customStyle="1" w:styleId="underline1">
    <w:name w:val="underline1"/>
    <w:basedOn w:val="DefaultParagraphFont"/>
    <w:rsid w:val="00F66488"/>
    <w:rPr>
      <w:u w:val="single"/>
    </w:rPr>
  </w:style>
  <w:style w:type="character" w:styleId="UnresolvedMention">
    <w:name w:val="Unresolved Mention"/>
    <w:basedOn w:val="DefaultParagraphFont"/>
    <w:uiPriority w:val="99"/>
    <w:semiHidden/>
    <w:unhideWhenUsed/>
    <w:rsid w:val="00725707"/>
    <w:rPr>
      <w:color w:val="605E5C"/>
      <w:shd w:val="clear" w:color="auto" w:fill="E1DFDD"/>
    </w:rPr>
  </w:style>
  <w:style w:type="paragraph" w:styleId="Revision">
    <w:name w:val="Revision"/>
    <w:hidden/>
    <w:uiPriority w:val="99"/>
    <w:semiHidden/>
    <w:rsid w:val="002D1393"/>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rusnakassociates.com/content/AbbottCOBCCourse/courses/EN-US/course/index.html?showScreen=56_C_16" TargetMode="External"/><Relationship Id="rId21" Type="http://schemas.openxmlformats.org/officeDocument/2006/relationships/hyperlink" Target="http:/rusnakassociates.com/content/AbbottCOBCCourse/courses/EN-US/course/index.html?showScreen=6_C_6" TargetMode="External"/><Relationship Id="rId42" Type="http://schemas.openxmlformats.org/officeDocument/2006/relationships/hyperlink" Target="http:/rusnakassociates.com/content/AbbottCOBCCourse/courses/EN-US/course/index.html?showScreen=17_C_10" TargetMode="External"/><Relationship Id="rId63" Type="http://schemas.openxmlformats.org/officeDocument/2006/relationships/hyperlink" Target="http:/rusnakassociates.com/content/AbbottCOBCCourse/courses/EN-US/course/index.html?showScreen=27_C_12" TargetMode="External"/><Relationship Id="rId84" Type="http://schemas.openxmlformats.org/officeDocument/2006/relationships/hyperlink" Target="http:/rusnakassociates.com/content/AbbottCOBCCourse/courses/EN-US/course/index.html?showScreen=38_C_13" TargetMode="External"/><Relationship Id="rId138" Type="http://schemas.openxmlformats.org/officeDocument/2006/relationships/hyperlink" Target="http:/rusnakassociates.com/content/AbbottCOBCCourse/courses/EN-US/course/index.html?showScreen=70_C_16" TargetMode="External"/><Relationship Id="rId159" Type="http://schemas.openxmlformats.org/officeDocument/2006/relationships/hyperlink" Target="http:/rusnakassociates.com/content/AbbottCOBCCourse/courses/EN-US/course/index.html?showScreen=82_C_16" TargetMode="External"/><Relationship Id="rId170" Type="http://schemas.openxmlformats.org/officeDocument/2006/relationships/hyperlink" Target="http:/rusnakassociates.com/content/AbbottCOBCCourse/courses/EN-US/course/index.html?showScreen=89_C_16" TargetMode="External"/><Relationship Id="rId191" Type="http://schemas.openxmlformats.org/officeDocument/2006/relationships/hyperlink" Target="http:/rusnakassociates.com/content/AbbottCOBCCourse/courses/EN-US/course/index.html?showScreen=104_C_199" TargetMode="External"/><Relationship Id="rId205" Type="http://schemas.openxmlformats.org/officeDocument/2006/relationships/hyperlink" Target="https://icomply.abbott.com/Default.aspx" TargetMode="External"/><Relationship Id="rId226" Type="http://schemas.openxmlformats.org/officeDocument/2006/relationships/hyperlink" Target="http:/rusnakassociates.com/content/AbbottCompete/courses/EN-US/course/index.html?showScreen=37_C_18" TargetMode="External"/><Relationship Id="rId107" Type="http://schemas.openxmlformats.org/officeDocument/2006/relationships/hyperlink" Target="http:/rusnakassociates.com/content/AbbottCOBCCourse/courses/EN-US/course/index.html?showScreen=50_C_16" TargetMode="External"/><Relationship Id="rId11" Type="http://schemas.openxmlformats.org/officeDocument/2006/relationships/hyperlink" Target="http:/rusnakassociates.com/content/AbbottCOBCCourse/courses/EN-US/course/index.html?showScreen=1_C_1" TargetMode="External"/><Relationship Id="rId32" Type="http://schemas.openxmlformats.org/officeDocument/2006/relationships/hyperlink" Target="http:/rusnakassociates.com/content/AbbottCOBCCourse/courses/EN-US/course/index.html?showScreen=12_C_9" TargetMode="External"/><Relationship Id="rId53" Type="http://schemas.openxmlformats.org/officeDocument/2006/relationships/hyperlink" Target="http:/rusnakassociates.com/content/AbbottCOBCCourse/courses/EN-US/course/index.html?showScreen=22_C_11" TargetMode="External"/><Relationship Id="rId74" Type="http://schemas.openxmlformats.org/officeDocument/2006/relationships/hyperlink" Target="http:/rusnakassociates.com/content/AbbottCOBCCourse/courses/EN-US/course/index.html?showScreen=33_C_13" TargetMode="External"/><Relationship Id="rId128" Type="http://schemas.openxmlformats.org/officeDocument/2006/relationships/hyperlink" Target="http:/rusnakassociates.com/content/AbbottCOBCCourse/courses/EN-US/course/index.html?showScreen=64_C_16" TargetMode="External"/><Relationship Id="rId149" Type="http://schemas.openxmlformats.org/officeDocument/2006/relationships/hyperlink" Target="http:/rusnakassociates.com/content/AbbottCOBCCourse/courses/EN-US/course/index.html?showScreen=76_C_16" TargetMode="External"/><Relationship Id="rId5" Type="http://schemas.openxmlformats.org/officeDocument/2006/relationships/styles" Target="styles.xml"/><Relationship Id="rId95" Type="http://schemas.openxmlformats.org/officeDocument/2006/relationships/hyperlink" Target="http:/rusnakassociates.com/content/AbbottCOBCCourse/courses/EN-US/course/index.html?showScreen=43_C_16" TargetMode="External"/><Relationship Id="rId160" Type="http://schemas.openxmlformats.org/officeDocument/2006/relationships/hyperlink" Target="http:/rusnakassociates.com/content/AbbottCOBCCourse/courses/EN-US/course/index.html?showScreen=83_C_16" TargetMode="External"/><Relationship Id="rId181" Type="http://schemas.openxmlformats.org/officeDocument/2006/relationships/hyperlink" Target="http:/rusnakassociates.com/content/AbbottCOBCCourse/courses/EN-US/course/index.html?showScreen=95_C_16" TargetMode="External"/><Relationship Id="rId216" Type="http://schemas.openxmlformats.org/officeDocument/2006/relationships/hyperlink" Target="http:/rusnakassociates.com/content/AbbottCompete/courses/EN-US/course/index.html?showScreen=2_C_2" TargetMode="External"/><Relationship Id="rId237" Type="http://schemas.microsoft.com/office/2011/relationships/people" Target="people.xml"/><Relationship Id="rId22" Type="http://schemas.openxmlformats.org/officeDocument/2006/relationships/hyperlink" Target="http:/rusnakassociates.com/content/AbbottCOBCCourse/courses/EN-US/course/index.html?showScreen=7_C_7" TargetMode="External"/><Relationship Id="rId43" Type="http://schemas.openxmlformats.org/officeDocument/2006/relationships/hyperlink" Target="http:/rusnakassociates.com/content/AbbottCOBCCourse/courses/EN-US/course/index.html?showScreen=17_C_10" TargetMode="External"/><Relationship Id="rId64" Type="http://schemas.openxmlformats.org/officeDocument/2006/relationships/hyperlink" Target="http:/rusnakassociates.com/content/AbbottCOBCCourse/courses/EN-US/course/index.html?showScreen=28_C_12" TargetMode="External"/><Relationship Id="rId118" Type="http://schemas.openxmlformats.org/officeDocument/2006/relationships/hyperlink" Target="http:/rusnakassociates.com/content/AbbottCOBCCourse/courses/EN-US/course/index.html?showScreen=57_C_16" TargetMode="External"/><Relationship Id="rId139" Type="http://schemas.openxmlformats.org/officeDocument/2006/relationships/hyperlink" Target="http:/rusnakassociates.com/content/AbbottCOBCCourse/courses/EN-US/course/index.html?showScreen=70_C_16" TargetMode="External"/><Relationship Id="rId85" Type="http://schemas.openxmlformats.org/officeDocument/2006/relationships/hyperlink" Target="http:/rusnakassociates.com/content/AbbottCOBCCourse/courses/EN-US/course/index.html?showScreen=38_C_13" TargetMode="External"/><Relationship Id="rId150" Type="http://schemas.openxmlformats.org/officeDocument/2006/relationships/hyperlink" Target="http:/rusnakassociates.com/content/AbbottCOBCCourse/courses/EN-US/course/index.html?showScreen=77_C_16" TargetMode="External"/><Relationship Id="rId171" Type="http://schemas.openxmlformats.org/officeDocument/2006/relationships/hyperlink" Target="http:/rusnakassociates.com/content/AbbottCOBCCourse/courses/EN-US/course/index.html?showScreen=89_C_16" TargetMode="External"/><Relationship Id="rId192" Type="http://schemas.openxmlformats.org/officeDocument/2006/relationships/hyperlink" Target="http:/rusnakassociates.com/content/AbbottCOBCCourse/courses/EN-US/course/index.html?showScreen=107_C_200" TargetMode="External"/><Relationship Id="rId206" Type="http://schemas.openxmlformats.org/officeDocument/2006/relationships/hyperlink" Target="http:/rusnakassociates.com/content/AbbottCOBCCourse/courses/EN-US/course/index.html?showScreen=111_C_200" TargetMode="External"/><Relationship Id="rId227" Type="http://schemas.openxmlformats.org/officeDocument/2006/relationships/hyperlink" Target="http:/rusnakassociates.com/content/AbbottCompete/courses/EN-US/course/index.html?showScreen=37_C_18" TargetMode="External"/><Relationship Id="rId12" Type="http://schemas.openxmlformats.org/officeDocument/2006/relationships/hyperlink" Target="http:/rusnakassociates.com/content/AbbottCOBCCourse/courses/EN-US/course/index.html?showScreen=2_C_2" TargetMode="External"/><Relationship Id="rId33" Type="http://schemas.openxmlformats.org/officeDocument/2006/relationships/hyperlink" Target="http:/rusnakassociates.com/content/AbbottCOBCCourse/courses/EN-US/course/index.html?showScreen=12_C_9" TargetMode="External"/><Relationship Id="rId108" Type="http://schemas.openxmlformats.org/officeDocument/2006/relationships/hyperlink" Target="http:/rusnakassociates.com/content/AbbottCOBCCourse/courses/EN-US/course/index.html?showScreen=51_C_16" TargetMode="External"/><Relationship Id="rId129" Type="http://schemas.openxmlformats.org/officeDocument/2006/relationships/hyperlink" Target="http:/rusnakassociates.com/content/AbbottCOBCCourse/courses/EN-US/course/index.html?showScreen=64_C_16" TargetMode="External"/><Relationship Id="rId54" Type="http://schemas.openxmlformats.org/officeDocument/2006/relationships/hyperlink" Target="http:/rusnakassociates.com/content/AbbottCOBCCourse/courses/EN-US/course/index.html?showScreen=23_C_11" TargetMode="External"/><Relationship Id="rId75" Type="http://schemas.openxmlformats.org/officeDocument/2006/relationships/hyperlink" Target="http:/rusnakassociates.com/content/AbbottCOBCCourse/courses/EN-US/course/index.html?showScreen=33_C_13" TargetMode="External"/><Relationship Id="rId96" Type="http://schemas.openxmlformats.org/officeDocument/2006/relationships/hyperlink" Target="http:/rusnakassociates.com/content/AbbottCOBCCourse/courses/EN-US/course/index.html?showScreen=44_C_16" TargetMode="External"/><Relationship Id="rId140" Type="http://schemas.openxmlformats.org/officeDocument/2006/relationships/hyperlink" Target="http:/rusnakassociates.com/content/AbbottCOBCCourse/courses/EN-US/course/index.html?showScreen=71_C_16" TargetMode="External"/><Relationship Id="rId161" Type="http://schemas.openxmlformats.org/officeDocument/2006/relationships/hyperlink" Target="http:/rusnakassociates.com/content/AbbottCOBCCourse/courses/EN-US/course/index.html?showScreen=83_C_16" TargetMode="External"/><Relationship Id="rId182" Type="http://schemas.openxmlformats.org/officeDocument/2006/relationships/hyperlink" Target="http:/rusnakassociates.com/content/AbbottCOBCCourse/courses/EN-US/course/index.html?showScreen=96_C_16" TargetMode="External"/><Relationship Id="rId217" Type="http://schemas.openxmlformats.org/officeDocument/2006/relationships/hyperlink" Target="http:/rusnakassociates.com/content/AbbottCompete/courses/EN-US/course/index.html?showScreen=2_C_2" TargetMode="External"/><Relationship Id="rId6" Type="http://schemas.openxmlformats.org/officeDocument/2006/relationships/settings" Target="settings.xml"/><Relationship Id="rId238" Type="http://schemas.openxmlformats.org/officeDocument/2006/relationships/theme" Target="theme/theme1.xml"/><Relationship Id="rId23" Type="http://schemas.openxmlformats.org/officeDocument/2006/relationships/hyperlink" Target="http:/rusnakassociates.com/content/AbbottCOBCCourse/courses/EN-US/course/index.html?showScreen=7_C_7" TargetMode="External"/><Relationship Id="rId119" Type="http://schemas.openxmlformats.org/officeDocument/2006/relationships/hyperlink" Target="http:/rusnakassociates.com/content/AbbottCOBCCourse/courses/EN-US/course/index.html?showScreen=57_C_16" TargetMode="External"/><Relationship Id="rId44" Type="http://schemas.openxmlformats.org/officeDocument/2006/relationships/hyperlink" Target="http:/rusnakassociates.com/content/AbbottCOBCCourse/courses/EN-US/course/index.html?showScreen=18_C_10" TargetMode="External"/><Relationship Id="rId65" Type="http://schemas.openxmlformats.org/officeDocument/2006/relationships/hyperlink" Target="http:/rusnakassociates.com/content/AbbottCOBCCourse/courses/EN-US/course/index.html?showScreen=28_C_12" TargetMode="External"/><Relationship Id="rId86" Type="http://schemas.openxmlformats.org/officeDocument/2006/relationships/hyperlink" Target="http:/rusnakassociates.com/content/AbbottCOBCCourse/courses/EN-US/course/index.html?showScreen=39_C_13" TargetMode="External"/><Relationship Id="rId130" Type="http://schemas.openxmlformats.org/officeDocument/2006/relationships/hyperlink" Target="http:/rusnakassociates.com/content/AbbottCOBCCourse/courses/EN-US/course/index.html?showScreen=65_C_16" TargetMode="External"/><Relationship Id="rId151" Type="http://schemas.openxmlformats.org/officeDocument/2006/relationships/hyperlink" Target="http:/rusnakassociates.com/content/AbbottCOBCCourse/courses/EN-US/course/index.html?showScreen=77_C_16" TargetMode="External"/><Relationship Id="rId172" Type="http://schemas.openxmlformats.org/officeDocument/2006/relationships/hyperlink" Target="http:/rusnakassociates.com/content/AbbottCOBCCourse/courses/EN-US/course/index.html?showScreen=90_C_16" TargetMode="External"/><Relationship Id="rId193" Type="http://schemas.openxmlformats.org/officeDocument/2006/relationships/hyperlink" Target="http:/rusnakassociates.com/content/AbbottCOBCCourse/courses/EN-US/course/index.html?showScreen=107_C_200" TargetMode="External"/><Relationship Id="rId207" Type="http://schemas.openxmlformats.org/officeDocument/2006/relationships/hyperlink" Target="http:/rusnakassociates.com/content/AbbottCOBCCourse/courses/EN-US/course/index.html?showScreen=111_C_200" TargetMode="External"/><Relationship Id="rId228" Type="http://schemas.openxmlformats.org/officeDocument/2006/relationships/hyperlink" Target="http:/rusnakassociates.com/content/AbbottCompete/courses/EN-US/course/index.html?showScreen=42_C_22" TargetMode="External"/><Relationship Id="rId13" Type="http://schemas.openxmlformats.org/officeDocument/2006/relationships/hyperlink" Target="http:/rusnakassociates.com/content/AbbottCOBCCourse/courses/EN-US/course/index.html?showScreen=2_C_2" TargetMode="External"/><Relationship Id="rId109" Type="http://schemas.openxmlformats.org/officeDocument/2006/relationships/hyperlink" Target="http:/rusnakassociates.com/content/AbbottCOBCCourse/courses/EN-US/course/index.html?showScreen=51_C_16" TargetMode="External"/><Relationship Id="rId34" Type="http://schemas.openxmlformats.org/officeDocument/2006/relationships/hyperlink" Target="http:/rusnakassociates.com/content/AbbottCOBCCourse/courses/EN-US/course/index.html?showScreen=13_C_9" TargetMode="External"/><Relationship Id="rId55" Type="http://schemas.openxmlformats.org/officeDocument/2006/relationships/hyperlink" Target="http:/rusnakassociates.com/content/AbbottCOBCCourse/courses/EN-US/course/index.html?showScreen=23_C_11" TargetMode="External"/><Relationship Id="rId76" Type="http://schemas.openxmlformats.org/officeDocument/2006/relationships/hyperlink" Target="http:/rusnakassociates.com/content/AbbottCOBCCourse/courses/EN-US/course/index.html?showScreen=34_C_13" TargetMode="External"/><Relationship Id="rId97" Type="http://schemas.openxmlformats.org/officeDocument/2006/relationships/hyperlink" Target="http:/rusnakassociates.com/content/AbbottCOBCCourse/courses/EN-US/course/index.html?showScreen=44_C_16" TargetMode="External"/><Relationship Id="rId120" Type="http://schemas.openxmlformats.org/officeDocument/2006/relationships/hyperlink" Target="http:/rusnakassociates.com/content/AbbottCOBCCourse/courses/EN-US/course/index.html?showScreen=58_C_16" TargetMode="External"/><Relationship Id="rId141" Type="http://schemas.openxmlformats.org/officeDocument/2006/relationships/hyperlink" Target="http:/rusnakassociates.com/content/AbbottCOBCCourse/courses/EN-US/course/index.html?showScreen=71_C_16" TargetMode="External"/><Relationship Id="rId7" Type="http://schemas.openxmlformats.org/officeDocument/2006/relationships/webSettings" Target="webSettings.xml"/><Relationship Id="rId162" Type="http://schemas.openxmlformats.org/officeDocument/2006/relationships/hyperlink" Target="http:/rusnakassociates.com/content/AbbottCOBCCourse/courses/EN-US/course/index.html?showScreen=84_C_16" TargetMode="External"/><Relationship Id="rId183" Type="http://schemas.openxmlformats.org/officeDocument/2006/relationships/hyperlink" Target="http:/rusnakassociates.com/content/AbbottCOBCCourse/courses/EN-US/course/index.html?showScreen=96_C_16" TargetMode="External"/><Relationship Id="rId218" Type="http://schemas.openxmlformats.org/officeDocument/2006/relationships/hyperlink" Target="http:/rusnakassociates.com/content/AbbottCompete/courses/EN-US/course/index.html?showScreen=17_C_11" TargetMode="External"/><Relationship Id="rId24" Type="http://schemas.openxmlformats.org/officeDocument/2006/relationships/hyperlink" Target="http:/rusnakassociates.com/content/AbbottCOBCCourse/courses/EN-US/course/index.html?showScreen=8_C_8" TargetMode="External"/><Relationship Id="rId45" Type="http://schemas.openxmlformats.org/officeDocument/2006/relationships/hyperlink" Target="http:/rusnakassociates.com/content/AbbottCOBCCourse/courses/EN-US/course/index.html?showScreen=18_C_10" TargetMode="External"/><Relationship Id="rId66" Type="http://schemas.openxmlformats.org/officeDocument/2006/relationships/hyperlink" Target="http:/rusnakassociates.com/content/AbbottCOBCCourse/courses/EN-US/course/index.html?showScreen=29_C_12" TargetMode="External"/><Relationship Id="rId87" Type="http://schemas.openxmlformats.org/officeDocument/2006/relationships/hyperlink" Target="http:/rusnakassociates.com/content/AbbottCOBCCourse/courses/EN-US/course/index.html?showScreen=39_C_13" TargetMode="External"/><Relationship Id="rId110" Type="http://schemas.openxmlformats.org/officeDocument/2006/relationships/hyperlink" Target="http:/rusnakassociates.com/content/AbbottCOBCCourse/courses/EN-US/course/index.html?showScreen=53_C_16" TargetMode="External"/><Relationship Id="rId131" Type="http://schemas.openxmlformats.org/officeDocument/2006/relationships/hyperlink" Target="http:/rusnakassociates.com/content/AbbottCOBCCourse/courses/EN-US/course/index.html?showScreen=65_C_16" TargetMode="External"/><Relationship Id="rId152" Type="http://schemas.openxmlformats.org/officeDocument/2006/relationships/hyperlink" Target="http:/rusnakassociates.com/content/AbbottCOBCCourse/courses/EN-US/course/index.html?showScreen=78_C_16" TargetMode="External"/><Relationship Id="rId173" Type="http://schemas.openxmlformats.org/officeDocument/2006/relationships/hyperlink" Target="http:/rusnakassociates.com/content/AbbottCOBCCourse/courses/EN-US/course/index.html?showScreen=90_C_16" TargetMode="External"/><Relationship Id="rId194" Type="http://schemas.openxmlformats.org/officeDocument/2006/relationships/hyperlink" Target="http:/rusnakassociates.com/content/AbbottCOBCCourse/courses/EN-US/course/index.html?showScreen=108_C_200" TargetMode="External"/><Relationship Id="rId208" Type="http://schemas.openxmlformats.org/officeDocument/2006/relationships/hyperlink" Target="https://abbott.sharepoint.com/sites/myhr" TargetMode="External"/><Relationship Id="rId229" Type="http://schemas.openxmlformats.org/officeDocument/2006/relationships/hyperlink" Target="http:/rusnakassociates.com/content/AbbottCompete/courses/EN-US/course/index.html?showScreen=42_C_22" TargetMode="External"/><Relationship Id="rId14" Type="http://schemas.openxmlformats.org/officeDocument/2006/relationships/hyperlink" Target="http:/rusnakassociates.com/content/AbbottCOBCCourse/courses/EN-US/course/index.html?showScreen=3_C_3" TargetMode="External"/><Relationship Id="rId35" Type="http://schemas.openxmlformats.org/officeDocument/2006/relationships/hyperlink" Target="http:/rusnakassociates.com/content/AbbottCOBCCourse/courses/EN-US/course/index.html?showScreen=13_C_9" TargetMode="External"/><Relationship Id="rId56" Type="http://schemas.openxmlformats.org/officeDocument/2006/relationships/hyperlink" Target="http:/rusnakassociates.com/content/AbbottCOBCCourse/courses/EN-US/course/index.html?showScreen=24_C_11" TargetMode="External"/><Relationship Id="rId77" Type="http://schemas.openxmlformats.org/officeDocument/2006/relationships/hyperlink" Target="http:/rusnakassociates.com/content/AbbottCOBCCourse/courses/EN-US/course/index.html?showScreen=34_C_13" TargetMode="External"/><Relationship Id="rId100" Type="http://schemas.openxmlformats.org/officeDocument/2006/relationships/hyperlink" Target="http:/rusnakassociates.com/content/AbbottCOBCCourse/courses/EN-US/course/index.html?showScreen=47_C_16" TargetMode="External"/><Relationship Id="rId8" Type="http://schemas.openxmlformats.org/officeDocument/2006/relationships/footnotes" Target="footnotes.xml"/><Relationship Id="rId98" Type="http://schemas.openxmlformats.org/officeDocument/2006/relationships/hyperlink" Target="http:/rusnakassociates.com/content/AbbottCOBCCourse/courses/EN-US/course/index.html?showScreen=45_C_16" TargetMode="External"/><Relationship Id="rId121" Type="http://schemas.openxmlformats.org/officeDocument/2006/relationships/hyperlink" Target="http:/rusnakassociates.com/content/AbbottCOBCCourse/courses/EN-US/course/index.html?showScreen=58_C_16" TargetMode="External"/><Relationship Id="rId142" Type="http://schemas.openxmlformats.org/officeDocument/2006/relationships/hyperlink" Target="http:/rusnakassociates.com/content/AbbottCOBCCourse/courses/EN-US/course/index.html?showScreen=72_C_16" TargetMode="External"/><Relationship Id="rId163" Type="http://schemas.openxmlformats.org/officeDocument/2006/relationships/hyperlink" Target="http:/rusnakassociates.com/content/AbbottCOBCCourse/courses/EN-US/course/index.html?showScreen=84_C_16" TargetMode="External"/><Relationship Id="rId184" Type="http://schemas.openxmlformats.org/officeDocument/2006/relationships/hyperlink" Target="http:/rusnakassociates.com/content/AbbottCOBCCourse/courses/EN-US/course/index.html?showScreen=97_C_16" TargetMode="External"/><Relationship Id="rId219" Type="http://schemas.openxmlformats.org/officeDocument/2006/relationships/hyperlink" Target="http:/rusnakassociates.com/content/AbbottCompete/courses/EN-US/course/index.html?showScreen=17_C_11" TargetMode="External"/><Relationship Id="rId230" Type="http://schemas.openxmlformats.org/officeDocument/2006/relationships/hyperlink" Target="http:/rusnakassociates.com/content/AbbottCompete/courses/EN-US/course/index.html?showScreen=44_C_22" TargetMode="External"/><Relationship Id="rId25" Type="http://schemas.openxmlformats.org/officeDocument/2006/relationships/hyperlink" Target="http:/rusnakassociates.com/content/AbbottCOBCCourse/courses/EN-US/course/index.html?showScreen=8_C_8" TargetMode="External"/><Relationship Id="rId46" Type="http://schemas.openxmlformats.org/officeDocument/2006/relationships/hyperlink" Target="http:/rusnakassociates.com/content/AbbottCOBCCourse/courses/EN-US/course/index.html?showScreen=19_C_11" TargetMode="External"/><Relationship Id="rId67" Type="http://schemas.openxmlformats.org/officeDocument/2006/relationships/hyperlink" Target="http:/rusnakassociates.com/content/AbbottCOBCCourse/courses/EN-US/course/index.html?showScreen=29_C_12" TargetMode="External"/><Relationship Id="rId88" Type="http://schemas.openxmlformats.org/officeDocument/2006/relationships/hyperlink" Target="http:/rusnakassociates.com/content/AbbottCOBCCourse/courses/EN-US/course/index.html?showScreen=40_C_13" TargetMode="External"/><Relationship Id="rId111" Type="http://schemas.openxmlformats.org/officeDocument/2006/relationships/hyperlink" Target="http:/rusnakassociates.com/content/AbbottCOBCCourse/courses/EN-US/course/index.html?showScreen=53_C_16" TargetMode="External"/><Relationship Id="rId132" Type="http://schemas.openxmlformats.org/officeDocument/2006/relationships/hyperlink" Target="http:/rusnakassociates.com/content/AbbottCOBCCourse/courses/EN-US/course/index.html?showScreen=66_C_16" TargetMode="External"/><Relationship Id="rId153" Type="http://schemas.openxmlformats.org/officeDocument/2006/relationships/hyperlink" Target="http:/rusnakassociates.com/content/AbbottCOBCCourse/courses/EN-US/course/index.html?showScreen=78_C_16" TargetMode="External"/><Relationship Id="rId174" Type="http://schemas.openxmlformats.org/officeDocument/2006/relationships/hyperlink" Target="http:/rusnakassociates.com/content/AbbottCOBCCourse/courses/EN-US/course/index.html?showScreen=91_C_16" TargetMode="External"/><Relationship Id="rId195" Type="http://schemas.openxmlformats.org/officeDocument/2006/relationships/hyperlink" Target="http:/rusnakassociates.com/content/AbbottCOBCCourse/courses/EN-US/course/index.html?showScreen=108_C_200" TargetMode="External"/><Relationship Id="rId209" Type="http://schemas.openxmlformats.org/officeDocument/2006/relationships/hyperlink" Target="http:/rusnakassociates.com/content/AbbottCOBCCourse/courses/EN-US/course/index.html?showScreen=112_C_200" TargetMode="External"/><Relationship Id="rId190" Type="http://schemas.openxmlformats.org/officeDocument/2006/relationships/hyperlink" Target="http:/rusnakassociates.com/content/AbbottCOBCCourse/courses/EN-US/course/index.html?showScreen=104_C_199" TargetMode="External"/><Relationship Id="rId204" Type="http://schemas.openxmlformats.org/officeDocument/2006/relationships/hyperlink" Target="https://secure.ethicspoint.com/domain/media/en/gui/40393/index.html" TargetMode="External"/><Relationship Id="rId220" Type="http://schemas.openxmlformats.org/officeDocument/2006/relationships/hyperlink" Target="http:/rusnakassociates.com/content/AbbottCompete/courses/EN-US/course/index.html?showScreen=18_C_11" TargetMode="External"/><Relationship Id="rId225" Type="http://schemas.openxmlformats.org/officeDocument/2006/relationships/hyperlink" Target="http:/rusnakassociates.com/content/AbbottCompete/courses/EN-US/course/index.html?showScreen=25_C_13" TargetMode="External"/><Relationship Id="rId15" Type="http://schemas.openxmlformats.org/officeDocument/2006/relationships/hyperlink" Target="http:/rusnakassociates.com/content/AbbottCOBCCourse/courses/EN-US/course/index.html?showScreen=3_C_3" TargetMode="External"/><Relationship Id="rId36" Type="http://schemas.openxmlformats.org/officeDocument/2006/relationships/hyperlink" Target="http:/rusnakassociates.com/content/AbbottCOBCCourse/courses/EN-US/course/index.html?showScreen=14_C_9" TargetMode="External"/><Relationship Id="rId57" Type="http://schemas.openxmlformats.org/officeDocument/2006/relationships/hyperlink" Target="http:/rusnakassociates.com/content/AbbottCOBCCourse/courses/EN-US/course/index.html?showScreen=24_C_11" TargetMode="External"/><Relationship Id="rId106" Type="http://schemas.openxmlformats.org/officeDocument/2006/relationships/hyperlink" Target="http:/rusnakassociates.com/content/AbbottCOBCCourse/courses/EN-US/course/index.html?showScreen=50_C_16" TargetMode="External"/><Relationship Id="rId127" Type="http://schemas.openxmlformats.org/officeDocument/2006/relationships/hyperlink" Target="http:/rusnakassociates.com/content/AbbottCOBCCourse/courses/EN-US/course/index.html?showScreen=62_C_16" TargetMode="External"/><Relationship Id="rId10" Type="http://schemas.openxmlformats.org/officeDocument/2006/relationships/hyperlink" Target="http:/rusnakassociates.com/content/AbbottCOBCCourse/courses/EN-US/course/index.html?showScreen=1_C_1" TargetMode="External"/><Relationship Id="rId31" Type="http://schemas.openxmlformats.org/officeDocument/2006/relationships/hyperlink" Target="http:/rusnakassociates.com/content/AbbottCOBCCourse/courses/EN-US/course/index.html?showScreen=11_C_9" TargetMode="External"/><Relationship Id="rId52" Type="http://schemas.openxmlformats.org/officeDocument/2006/relationships/hyperlink" Target="http:/rusnakassociates.com/content/AbbottCOBCCourse/courses/EN-US/course/index.html?showScreen=22_C_11" TargetMode="External"/><Relationship Id="rId73" Type="http://schemas.openxmlformats.org/officeDocument/2006/relationships/hyperlink" Target="http:/rusnakassociates.com/content/AbbottCOBCCourse/courses/EN-US/course/index.html?showScreen=32_C_13" TargetMode="External"/><Relationship Id="rId78" Type="http://schemas.openxmlformats.org/officeDocument/2006/relationships/hyperlink" Target="http:/rusnakassociates.com/content/AbbottCOBCCourse/courses/EN-US/course/index.html?showScreen=35_C_13" TargetMode="External"/><Relationship Id="rId94" Type="http://schemas.openxmlformats.org/officeDocument/2006/relationships/hyperlink" Target="http:/rusnakassociates.com/content/AbbottCOBCCourse/courses/EN-US/course/index.html?showScreen=43_C_16" TargetMode="External"/><Relationship Id="rId99" Type="http://schemas.openxmlformats.org/officeDocument/2006/relationships/hyperlink" Target="http:/rusnakassociates.com/content/AbbottCOBCCourse/courses/EN-US/course/index.html?showScreen=45_C_16" TargetMode="External"/><Relationship Id="rId101" Type="http://schemas.openxmlformats.org/officeDocument/2006/relationships/hyperlink" Target="http:/rusnakassociates.com/content/AbbottCOBCCourse/courses/EN-US/course/index.html?showScreen=47_C_16" TargetMode="External"/><Relationship Id="rId122" Type="http://schemas.openxmlformats.org/officeDocument/2006/relationships/hyperlink" Target="http:/rusnakassociates.com/content/AbbottCOBCCourse/courses/EN-US/course/index.html?showScreen=60_C_16" TargetMode="External"/><Relationship Id="rId143" Type="http://schemas.openxmlformats.org/officeDocument/2006/relationships/hyperlink" Target="http:/rusnakassociates.com/content/AbbottCOBCCourse/courses/EN-US/course/index.html?showScreen=72_C_16" TargetMode="External"/><Relationship Id="rId148" Type="http://schemas.openxmlformats.org/officeDocument/2006/relationships/hyperlink" Target="http:/rusnakassociates.com/content/AbbottCOBCCourse/courses/EN-US/course/index.html?showScreen=76_C_16" TargetMode="External"/><Relationship Id="rId164" Type="http://schemas.openxmlformats.org/officeDocument/2006/relationships/hyperlink" Target="http:/rusnakassociates.com/content/AbbottCOBCCourse/courses/EN-US/course/index.html?showScreen=85_C_16" TargetMode="External"/><Relationship Id="rId169" Type="http://schemas.openxmlformats.org/officeDocument/2006/relationships/hyperlink" Target="http:/rusnakassociates.com/content/AbbottCOBCCourse/courses/EN-US/course/index.html?showScreen=88_C_16" TargetMode="External"/><Relationship Id="rId185" Type="http://schemas.openxmlformats.org/officeDocument/2006/relationships/hyperlink" Target="http:/rusnakassociates.com/content/AbbottCOBCCourse/courses/EN-US/course/index.html?showScreen=97_C_16" TargetMode="External"/><Relationship Id="rId4" Type="http://schemas.openxmlformats.org/officeDocument/2006/relationships/numbering" Target="numbering.xml"/><Relationship Id="rId9" Type="http://schemas.openxmlformats.org/officeDocument/2006/relationships/endnotes" Target="endnotes.xml"/><Relationship Id="rId180" Type="http://schemas.openxmlformats.org/officeDocument/2006/relationships/hyperlink" Target="http:/rusnakassociates.com/content/AbbottCOBCCourse/courses/EN-US/course/index.html?showScreen=95_C_16" TargetMode="External"/><Relationship Id="rId210" Type="http://schemas.openxmlformats.org/officeDocument/2006/relationships/hyperlink" Target="http:/rusnakassociates.com/content/AbbottCOBCCourse/courses/EN-US/course/index.html?showScreen=112_C_200" TargetMode="External"/><Relationship Id="rId215" Type="http://schemas.openxmlformats.org/officeDocument/2006/relationships/hyperlink" Target="https://rusnakassociates.com/content/AbbottCOBCCourse/courses/EN-US/course/reference/Transcript.pdf" TargetMode="External"/><Relationship Id="rId236" Type="http://schemas.openxmlformats.org/officeDocument/2006/relationships/fontTable" Target="fontTable.xml"/><Relationship Id="rId26" Type="http://schemas.openxmlformats.org/officeDocument/2006/relationships/hyperlink" Target="http:/rusnakassociates.com/content/AbbottCOBCCourse/courses/EN-US/course/index.html?showScreen=9_C_8" TargetMode="External"/><Relationship Id="rId231" Type="http://schemas.openxmlformats.org/officeDocument/2006/relationships/hyperlink" Target="http:/rusnakassociates.com/content/AbbottCompete/courses/EN-US/course/index.html?showScreen=44_C_22" TargetMode="External"/><Relationship Id="rId47" Type="http://schemas.openxmlformats.org/officeDocument/2006/relationships/hyperlink" Target="http:/rusnakassociates.com/content/AbbottCOBCCourse/courses/EN-US/course/index.html?showScreen=19_C_11" TargetMode="External"/><Relationship Id="rId68" Type="http://schemas.openxmlformats.org/officeDocument/2006/relationships/hyperlink" Target="http:/rusnakassociates.com/content/AbbottCOBCCourse/courses/EN-US/course/index.html?showScreen=30_C_13" TargetMode="External"/><Relationship Id="rId89" Type="http://schemas.openxmlformats.org/officeDocument/2006/relationships/hyperlink" Target="http:/rusnakassociates.com/content/AbbottCOBCCourse/courses/EN-US/course/index.html?showScreen=40_C_13" TargetMode="External"/><Relationship Id="rId112" Type="http://schemas.openxmlformats.org/officeDocument/2006/relationships/hyperlink" Target="http:/rusnakassociates.com/content/AbbottCOBCCourse/courses/EN-US/course/index.html?showScreen=54_C_16" TargetMode="External"/><Relationship Id="rId133" Type="http://schemas.openxmlformats.org/officeDocument/2006/relationships/hyperlink" Target="http:/rusnakassociates.com/content/AbbottCOBCCourse/courses/EN-US/course/index.html?showScreen=66_C_16" TargetMode="External"/><Relationship Id="rId154" Type="http://schemas.openxmlformats.org/officeDocument/2006/relationships/hyperlink" Target="http:/rusnakassociates.com/content/AbbottCOBCCourse/courses/EN-US/course/index.html?showScreen=79_C_16" TargetMode="External"/><Relationship Id="rId175" Type="http://schemas.openxmlformats.org/officeDocument/2006/relationships/hyperlink" Target="http:/rusnakassociates.com/content/AbbottCOBCCourse/courses/EN-US/course/index.html?showScreen=91_C_16" TargetMode="External"/><Relationship Id="rId196" Type="http://schemas.openxmlformats.org/officeDocument/2006/relationships/hyperlink" Target="http:/rusnakassociates.com/content/AbbottCOBCCourse/courses/EN-US/course/index.html?showScreen=109_C_200" TargetMode="External"/><Relationship Id="rId200" Type="http://schemas.openxmlformats.org/officeDocument/2006/relationships/hyperlink" Target="http:/rusnakassociates.com/content/AbbottCOBCCourse/courses/EN-US/course/index.html?showScreen=110_C_200" TargetMode="External"/><Relationship Id="rId16" Type="http://schemas.openxmlformats.org/officeDocument/2006/relationships/hyperlink" Target="http:/rusnakassociates.com/content/AbbottCOBCCourse/courses/EN-US/course/index.html?showScreen=4_C_4" TargetMode="External"/><Relationship Id="rId221" Type="http://schemas.openxmlformats.org/officeDocument/2006/relationships/hyperlink" Target="http:/rusnakassociates.com/content/AbbottCompete/courses/EN-US/course/index.html?showScreen=18_C_11" TargetMode="External"/><Relationship Id="rId37" Type="http://schemas.openxmlformats.org/officeDocument/2006/relationships/hyperlink" Target="http:/rusnakassociates.com/content/AbbottCOBCCourse/courses/EN-US/course/index.html?showScreen=14_C_9" TargetMode="External"/><Relationship Id="rId58" Type="http://schemas.openxmlformats.org/officeDocument/2006/relationships/hyperlink" Target="http:/rusnakassociates.com/content/AbbottCOBCCourse/courses/EN-US/course/index.html?showScreen=25_C_11" TargetMode="External"/><Relationship Id="rId79" Type="http://schemas.openxmlformats.org/officeDocument/2006/relationships/hyperlink" Target="http:/rusnakassociates.com/content/AbbottCOBCCourse/courses/EN-US/course/index.html?showScreen=35_C_13" TargetMode="External"/><Relationship Id="rId102" Type="http://schemas.openxmlformats.org/officeDocument/2006/relationships/hyperlink" Target="http:/rusnakassociates.com/content/AbbottCOBCCourse/courses/EN-US/course/index.html?showScreen=48_C_16" TargetMode="External"/><Relationship Id="rId123" Type="http://schemas.openxmlformats.org/officeDocument/2006/relationships/hyperlink" Target="http:/rusnakassociates.com/content/AbbottCOBCCourse/courses/EN-US/course/index.html?showScreen=60_C_16" TargetMode="External"/><Relationship Id="rId144" Type="http://schemas.openxmlformats.org/officeDocument/2006/relationships/hyperlink" Target="http:/rusnakassociates.com/content/AbbottCOBCCourse/courses/EN-US/course/index.html?showScreen=73_C_16" TargetMode="External"/><Relationship Id="rId90" Type="http://schemas.openxmlformats.org/officeDocument/2006/relationships/hyperlink" Target="http:/rusnakassociates.com/content/AbbottCOBCCourse/courses/EN-US/course/index.html?showScreen=41_C_14" TargetMode="External"/><Relationship Id="rId165" Type="http://schemas.openxmlformats.org/officeDocument/2006/relationships/hyperlink" Target="http:/rusnakassociates.com/content/AbbottCOBCCourse/courses/EN-US/course/index.html?showScreen=85_C_16" TargetMode="External"/><Relationship Id="rId186" Type="http://schemas.openxmlformats.org/officeDocument/2006/relationships/hyperlink" Target="http:/rusnakassociates.com/content/AbbottCOBCCourse/courses/EN-US/course/index.html?showScreen=98_C_16" TargetMode="External"/><Relationship Id="rId211" Type="http://schemas.openxmlformats.org/officeDocument/2006/relationships/hyperlink" Target="http:/rusnakassociates.com/content/AbbottCOBCCourse/courses/EN-US/course/index.html?showScreen=113_C_200" TargetMode="External"/><Relationship Id="rId232" Type="http://schemas.openxmlformats.org/officeDocument/2006/relationships/hyperlink" Target="http:/rusnakassociates.com/content/AbbottCompete/courses/EN-US/course/index.html?showScreen=45_C_22" TargetMode="External"/><Relationship Id="rId27" Type="http://schemas.openxmlformats.org/officeDocument/2006/relationships/hyperlink" Target="http:/rusnakassociates.com/content/AbbottCOBCCourse/courses/EN-US/course/index.html?showScreen=9_C_8" TargetMode="External"/><Relationship Id="rId48" Type="http://schemas.openxmlformats.org/officeDocument/2006/relationships/hyperlink" Target="http:/rusnakassociates.com/content/AbbottCOBCCourse/courses/EN-US/course/index.html?showScreen=20_C_11" TargetMode="External"/><Relationship Id="rId69" Type="http://schemas.openxmlformats.org/officeDocument/2006/relationships/hyperlink" Target="http:/rusnakassociates.com/content/AbbottCOBCCourse/courses/EN-US/course/index.html?showScreen=30_C_13" TargetMode="External"/><Relationship Id="rId113" Type="http://schemas.openxmlformats.org/officeDocument/2006/relationships/hyperlink" Target="http:/rusnakassociates.com/content/AbbottCOBCCourse/courses/EN-US/course/index.html?showScreen=54_C_16" TargetMode="External"/><Relationship Id="rId134" Type="http://schemas.openxmlformats.org/officeDocument/2006/relationships/hyperlink" Target="http:/rusnakassociates.com/content/AbbottCOBCCourse/courses/EN-US/course/index.html?showScreen=67_C_16" TargetMode="External"/><Relationship Id="rId80" Type="http://schemas.openxmlformats.org/officeDocument/2006/relationships/hyperlink" Target="http:/rusnakassociates.com/content/AbbottCOBCCourse/courses/EN-US/course/index.html?showScreen=36_C_13" TargetMode="External"/><Relationship Id="rId155" Type="http://schemas.openxmlformats.org/officeDocument/2006/relationships/hyperlink" Target="http:/rusnakassociates.com/content/AbbottCOBCCourse/courses/EN-US/course/index.html?showScreen=79_C_16" TargetMode="External"/><Relationship Id="rId176" Type="http://schemas.openxmlformats.org/officeDocument/2006/relationships/hyperlink" Target="http:/rusnakassociates.com/content/AbbottCOBCCourse/courses/EN-US/course/index.html?showScreen=92_C_16" TargetMode="External"/><Relationship Id="rId197" Type="http://schemas.openxmlformats.org/officeDocument/2006/relationships/hyperlink" Target="http:/rusnakassociates.com/content/AbbottCOBCCourse/courses/EN-US/course/index.html?showScreen=109_C_200" TargetMode="External"/><Relationship Id="rId201" Type="http://schemas.openxmlformats.org/officeDocument/2006/relationships/hyperlink" Target="http:/rusnakassociates.com/content/AbbottCOBCCourse/courses/EN-US/course/index.html?showScreen=110_C_200" TargetMode="External"/><Relationship Id="rId222" Type="http://schemas.openxmlformats.org/officeDocument/2006/relationships/hyperlink" Target="http:/rusnakassociates.com/content/AbbottCompete/courses/EN-US/course/index.html?showScreen=22_C_12" TargetMode="External"/><Relationship Id="rId17" Type="http://schemas.openxmlformats.org/officeDocument/2006/relationships/hyperlink" Target="http:/rusnakassociates.com/content/AbbottCOBCCourse/courses/EN-US/course/index.html?showScreen=4_C_4" TargetMode="External"/><Relationship Id="rId38" Type="http://schemas.openxmlformats.org/officeDocument/2006/relationships/hyperlink" Target="http:/rusnakassociates.com/content/AbbottCOBCCourse/courses/EN-US/course/index.html?showScreen=15_C_10" TargetMode="External"/><Relationship Id="rId59" Type="http://schemas.openxmlformats.org/officeDocument/2006/relationships/hyperlink" Target="http:/rusnakassociates.com/content/AbbottCOBCCourse/courses/EN-US/course/index.html?showScreen=25_C_11" TargetMode="External"/><Relationship Id="rId103" Type="http://schemas.openxmlformats.org/officeDocument/2006/relationships/hyperlink" Target="http:/rusnakassociates.com/content/AbbottCOBCCourse/courses/EN-US/course/index.html?showScreen=48_C_16" TargetMode="External"/><Relationship Id="rId124" Type="http://schemas.openxmlformats.org/officeDocument/2006/relationships/hyperlink" Target="http:/rusnakassociates.com/content/AbbottCOBCCourse/courses/EN-US/course/index.html?showScreen=61_C_16" TargetMode="External"/><Relationship Id="rId70" Type="http://schemas.openxmlformats.org/officeDocument/2006/relationships/hyperlink" Target="http:/rusnakassociates.com/content/AbbottCOBCCourse/courses/EN-US/course/index.html?showScreen=31_C_13" TargetMode="External"/><Relationship Id="rId91" Type="http://schemas.openxmlformats.org/officeDocument/2006/relationships/hyperlink" Target="http:/rusnakassociates.com/content/AbbottCOBCCourse/courses/EN-US/course/index.html?showScreen=41_C_14" TargetMode="External"/><Relationship Id="rId145" Type="http://schemas.openxmlformats.org/officeDocument/2006/relationships/hyperlink" Target="http:/rusnakassociates.com/content/AbbottCOBCCourse/courses/EN-US/course/index.html?showScreen=73_C_16" TargetMode="External"/><Relationship Id="rId166" Type="http://schemas.openxmlformats.org/officeDocument/2006/relationships/hyperlink" Target="http:/rusnakassociates.com/content/AbbottCOBCCourse/courses/EN-US/course/index.html?showScreen=86_C_16" TargetMode="External"/><Relationship Id="rId187" Type="http://schemas.openxmlformats.org/officeDocument/2006/relationships/hyperlink" Target="http:/rusnakassociates.com/content/AbbottCOBCCourse/courses/EN-US/course/index.html?showScreen=98_C_16" TargetMode="External"/><Relationship Id="rId1" Type="http://schemas.openxmlformats.org/officeDocument/2006/relationships/customXml" Target="../customXml/item1.xml"/><Relationship Id="rId212" Type="http://schemas.openxmlformats.org/officeDocument/2006/relationships/hyperlink" Target="http:/rusnakassociates.com/content/AbbottCOBCCourse/courses/EN-US/course/index.html?showScreen=113_C_200" TargetMode="External"/><Relationship Id="rId233" Type="http://schemas.openxmlformats.org/officeDocument/2006/relationships/hyperlink" Target="http:/rusnakassociates.com/content/AbbottCompete/courses/EN-US/course/index.html?showScreen=45_C_22" TargetMode="External"/><Relationship Id="rId28" Type="http://schemas.openxmlformats.org/officeDocument/2006/relationships/hyperlink" Target="http:/rusnakassociates.com/content/AbbottCOBCCourse/courses/EN-US/course/index.html?showScreen=10_C_8" TargetMode="External"/><Relationship Id="rId49" Type="http://schemas.openxmlformats.org/officeDocument/2006/relationships/hyperlink" Target="http:/rusnakassociates.com/content/AbbottCOBCCourse/courses/EN-US/course/index.html?showScreen=20_C_11" TargetMode="External"/><Relationship Id="rId114" Type="http://schemas.openxmlformats.org/officeDocument/2006/relationships/hyperlink" Target="http:/rusnakassociates.com/content/AbbottCOBCCourse/courses/EN-US/course/index.html?showScreen=55_C_16" TargetMode="External"/><Relationship Id="rId60" Type="http://schemas.openxmlformats.org/officeDocument/2006/relationships/hyperlink" Target="http:/rusnakassociates.com/content/AbbottCOBCCourse/courses/EN-US/course/index.html?showScreen=26_C_12" TargetMode="External"/><Relationship Id="rId81" Type="http://schemas.openxmlformats.org/officeDocument/2006/relationships/hyperlink" Target="http:/rusnakassociates.com/content/AbbottCOBCCourse/courses/EN-US/course/index.html?showScreen=36_C_13" TargetMode="External"/><Relationship Id="rId135" Type="http://schemas.openxmlformats.org/officeDocument/2006/relationships/hyperlink" Target="http:/rusnakassociates.com/content/AbbottCOBCCourse/courses/EN-US/course/index.html?showScreen=67_C_16" TargetMode="External"/><Relationship Id="rId156" Type="http://schemas.openxmlformats.org/officeDocument/2006/relationships/hyperlink" Target="http:/rusnakassociates.com/content/AbbottCOBCCourse/courses/EN-US/course/index.html?showScreen=80_C_16" TargetMode="External"/><Relationship Id="rId177" Type="http://schemas.openxmlformats.org/officeDocument/2006/relationships/hyperlink" Target="http:/rusnakassociates.com/content/AbbottCOBCCourse/courses/EN-US/course/index.html?showScreen=92_C_16" TargetMode="External"/><Relationship Id="rId198" Type="http://schemas.openxmlformats.org/officeDocument/2006/relationships/hyperlink" Target="http://www.abbott.com/investors/governance/code-of-business-conduct.html" TargetMode="External"/><Relationship Id="rId202"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23" Type="http://schemas.openxmlformats.org/officeDocument/2006/relationships/hyperlink" Target="http:/rusnakassociates.com/content/AbbottCompete/courses/EN-US/course/index.html?showScreen=22_C_12" TargetMode="External"/><Relationship Id="rId18" Type="http://schemas.openxmlformats.org/officeDocument/2006/relationships/hyperlink" Target="http:/rusnakassociates.com/content/AbbottCOBCCourse/courses/EN-US/course/index.html?showScreen=5_C_5" TargetMode="External"/><Relationship Id="rId39" Type="http://schemas.openxmlformats.org/officeDocument/2006/relationships/hyperlink" Target="http:/rusnakassociates.com/content/AbbottCOBCCourse/courses/EN-US/course/index.html?showScreen=15_C_10" TargetMode="External"/><Relationship Id="rId50" Type="http://schemas.openxmlformats.org/officeDocument/2006/relationships/hyperlink" Target="http:/rusnakassociates.com/content/AbbottCOBCCourse/courses/EN-US/course/index.html?showScreen=21_C_11" TargetMode="External"/><Relationship Id="rId104" Type="http://schemas.openxmlformats.org/officeDocument/2006/relationships/hyperlink" Target="http:/rusnakassociates.com/content/AbbottCOBCCourse/courses/EN-US/course/index.html?showScreen=49_C_16" TargetMode="External"/><Relationship Id="rId125" Type="http://schemas.openxmlformats.org/officeDocument/2006/relationships/hyperlink" Target="http:/rusnakassociates.com/content/AbbottCOBCCourse/courses/EN-US/course/index.html?showScreen=61_C_16" TargetMode="External"/><Relationship Id="rId146" Type="http://schemas.openxmlformats.org/officeDocument/2006/relationships/hyperlink" Target="http:/rusnakassociates.com/content/AbbottCOBCCourse/courses/EN-US/course/index.html?showScreen=74_C_16" TargetMode="External"/><Relationship Id="rId167" Type="http://schemas.openxmlformats.org/officeDocument/2006/relationships/hyperlink" Target="http:/rusnakassociates.com/content/AbbottCOBCCourse/courses/EN-US/course/index.html?showScreen=86_C_16" TargetMode="External"/><Relationship Id="rId188" Type="http://schemas.openxmlformats.org/officeDocument/2006/relationships/hyperlink" Target="http:/rusnakassociates.com/content/AbbottCOBCCourse/courses/EN-US/course/index.html?showScreen=100_C_17" TargetMode="External"/><Relationship Id="rId71" Type="http://schemas.openxmlformats.org/officeDocument/2006/relationships/hyperlink" Target="http:/rusnakassociates.com/content/AbbottCOBCCourse/courses/EN-US/course/index.html?showScreen=31_C_13" TargetMode="External"/><Relationship Id="rId92" Type="http://schemas.openxmlformats.org/officeDocument/2006/relationships/hyperlink" Target="http:/rusnakassociates.com/content/AbbottCOBCCourse/courses/EN-US/course/index.html?showScreen=42_C_15" TargetMode="External"/><Relationship Id="rId213" Type="http://schemas.openxmlformats.org/officeDocument/2006/relationships/hyperlink" Target="http:/rusnakassociates.com/content/AbbottCOBCCourse/courses/EN-US/course/index.html?showScreen=114_C_200" TargetMode="External"/><Relationship Id="rId234" Type="http://schemas.openxmlformats.org/officeDocument/2006/relationships/hyperlink" Target="http:/rusnakassociates.com/content/AbbottCompete/courses/EN-US/course/index.html?showScreen=55_C_27" TargetMode="External"/><Relationship Id="rId2" Type="http://schemas.openxmlformats.org/officeDocument/2006/relationships/customXml" Target="../customXml/item2.xml"/><Relationship Id="rId29" Type="http://schemas.openxmlformats.org/officeDocument/2006/relationships/hyperlink" Target="http:/rusnakassociates.com/content/AbbottCOBCCourse/courses/EN-US/course/index.html?showScreen=10_C_8" TargetMode="External"/><Relationship Id="rId40" Type="http://schemas.openxmlformats.org/officeDocument/2006/relationships/hyperlink" Target="http:/rusnakassociates.com/content/AbbottCOBCCourse/courses/EN-US/course/index.html?showScreen=16_C_10" TargetMode="External"/><Relationship Id="rId115" Type="http://schemas.openxmlformats.org/officeDocument/2006/relationships/hyperlink" Target="http:/rusnakassociates.com/content/AbbottCOBCCourse/courses/EN-US/course/index.html?showScreen=55_C_16" TargetMode="External"/><Relationship Id="rId136" Type="http://schemas.openxmlformats.org/officeDocument/2006/relationships/hyperlink" Target="http:/rusnakassociates.com/content/AbbottCOBCCourse/courses/EN-US/course/index.html?showScreen=68_C_16" TargetMode="External"/><Relationship Id="rId157" Type="http://schemas.openxmlformats.org/officeDocument/2006/relationships/hyperlink" Target="http:/rusnakassociates.com/content/AbbottCOBCCourse/courses/EN-US/course/index.html?showScreen=80_C_16" TargetMode="External"/><Relationship Id="rId178" Type="http://schemas.openxmlformats.org/officeDocument/2006/relationships/hyperlink" Target="http:/rusnakassociates.com/content/AbbottCOBCCourse/courses/EN-US/course/index.html?showScreen=94_C_16" TargetMode="External"/><Relationship Id="rId61" Type="http://schemas.openxmlformats.org/officeDocument/2006/relationships/hyperlink" Target="http:/rusnakassociates.com/content/AbbottCOBCCourse/courses/EN-US/course/index.html?showScreen=26_C_12" TargetMode="External"/><Relationship Id="rId82" Type="http://schemas.openxmlformats.org/officeDocument/2006/relationships/hyperlink" Target="http:/rusnakassociates.com/content/AbbottCOBCCourse/courses/EN-US/course/index.html?showScreen=37_C_13" TargetMode="External"/><Relationship Id="rId199" Type="http://schemas.openxmlformats.org/officeDocument/2006/relationships/hyperlink" Target="https://icomply.abbott.com/Apps/DocumentLibrary/" TargetMode="External"/><Relationship Id="rId203" Type="http://schemas.openxmlformats.org/officeDocument/2006/relationships/hyperlink" Target="mailto:investigations@abbott.com" TargetMode="External"/><Relationship Id="rId19" Type="http://schemas.openxmlformats.org/officeDocument/2006/relationships/hyperlink" Target="http:/rusnakassociates.com/content/AbbottCOBCCourse/courses/EN-US/course/index.html?showScreen=5_C_5" TargetMode="External"/><Relationship Id="rId224" Type="http://schemas.openxmlformats.org/officeDocument/2006/relationships/hyperlink" Target="http:/rusnakassociates.com/content/AbbottCompete/courses/EN-US/course/index.html?showScreen=25_C_13" TargetMode="External"/><Relationship Id="rId30" Type="http://schemas.openxmlformats.org/officeDocument/2006/relationships/hyperlink" Target="http:/rusnakassociates.com/content/AbbottCOBCCourse/courses/EN-US/course/index.html?showScreen=11_C_9" TargetMode="External"/><Relationship Id="rId105" Type="http://schemas.openxmlformats.org/officeDocument/2006/relationships/hyperlink" Target="http:/rusnakassociates.com/content/AbbottCOBCCourse/courses/EN-US/course/index.html?showScreen=49_C_16" TargetMode="External"/><Relationship Id="rId126" Type="http://schemas.openxmlformats.org/officeDocument/2006/relationships/hyperlink" Target="http:/rusnakassociates.com/content/AbbottCOBCCourse/courses/EN-US/course/index.html?showScreen=62_C_16" TargetMode="External"/><Relationship Id="rId147" Type="http://schemas.openxmlformats.org/officeDocument/2006/relationships/hyperlink" Target="http:/rusnakassociates.com/content/AbbottCOBCCourse/courses/EN-US/course/index.html?showScreen=74_C_16" TargetMode="External"/><Relationship Id="rId168" Type="http://schemas.openxmlformats.org/officeDocument/2006/relationships/hyperlink" Target="http:/rusnakassociates.com/content/AbbottCOBCCourse/courses/EN-US/course/index.html?showScreen=88_C_16" TargetMode="External"/><Relationship Id="rId51" Type="http://schemas.openxmlformats.org/officeDocument/2006/relationships/hyperlink" Target="http:/rusnakassociates.com/content/AbbottCOBCCourse/courses/EN-US/course/index.html?showScreen=21_C_11" TargetMode="External"/><Relationship Id="rId72" Type="http://schemas.openxmlformats.org/officeDocument/2006/relationships/hyperlink" Target="http:/rusnakassociates.com/content/AbbottCOBCCourse/courses/EN-US/course/index.html?showScreen=32_C_13" TargetMode="External"/><Relationship Id="rId93" Type="http://schemas.openxmlformats.org/officeDocument/2006/relationships/hyperlink" Target="http:/rusnakassociates.com/content/AbbottCOBCCourse/courses/EN-US/course/index.html?showScreen=42_C_15" TargetMode="External"/><Relationship Id="rId189" Type="http://schemas.openxmlformats.org/officeDocument/2006/relationships/hyperlink" Target="http:/rusnakassociates.com/content/AbbottCOBCCourse/courses/EN-US/course/index.html?showScreen=100_C_17" TargetMode="External"/><Relationship Id="rId3" Type="http://schemas.openxmlformats.org/officeDocument/2006/relationships/customXml" Target="../customXml/item3.xml"/><Relationship Id="rId214" Type="http://schemas.openxmlformats.org/officeDocument/2006/relationships/hyperlink" Target="http:/rusnakassociates.com/content/AbbottCOBCCourse/courses/EN-US/course/index.html?showScreen=114_C_200" TargetMode="External"/><Relationship Id="rId235" Type="http://schemas.openxmlformats.org/officeDocument/2006/relationships/hyperlink" Target="http:/rusnakassociates.com/content/AbbottCompete/courses/EN-US/course/index.html?showScreen=55_C_27" TargetMode="External"/><Relationship Id="rId116" Type="http://schemas.openxmlformats.org/officeDocument/2006/relationships/hyperlink" Target="http:/rusnakassociates.com/content/AbbottCOBCCourse/courses/EN-US/course/index.html?showScreen=56_C_16" TargetMode="External"/><Relationship Id="rId137" Type="http://schemas.openxmlformats.org/officeDocument/2006/relationships/hyperlink" Target="http:/rusnakassociates.com/content/AbbottCOBCCourse/courses/EN-US/course/index.html?showScreen=68_C_16" TargetMode="External"/><Relationship Id="rId158" Type="http://schemas.openxmlformats.org/officeDocument/2006/relationships/hyperlink" Target="http:/rusnakassociates.com/content/AbbottCOBCCourse/courses/EN-US/course/index.html?showScreen=82_C_16" TargetMode="External"/><Relationship Id="rId20" Type="http://schemas.openxmlformats.org/officeDocument/2006/relationships/hyperlink" Target="http:/rusnakassociates.com/content/AbbottCOBCCourse/courses/EN-US/course/index.html?showScreen=6_C_6" TargetMode="External"/><Relationship Id="rId41" Type="http://schemas.openxmlformats.org/officeDocument/2006/relationships/hyperlink" Target="http:/rusnakassociates.com/content/AbbottCOBCCourse/courses/EN-US/course/index.html?showScreen=16_C_10" TargetMode="External"/><Relationship Id="rId62" Type="http://schemas.openxmlformats.org/officeDocument/2006/relationships/hyperlink" Target="http:/rusnakassociates.com/content/AbbottCOBCCourse/courses/EN-US/course/index.html?showScreen=27_C_12" TargetMode="External"/><Relationship Id="rId83" Type="http://schemas.openxmlformats.org/officeDocument/2006/relationships/hyperlink" Target="http:/rusnakassociates.com/content/AbbottCOBCCourse/courses/EN-US/course/index.html?showScreen=37_C_13" TargetMode="External"/><Relationship Id="rId179" Type="http://schemas.openxmlformats.org/officeDocument/2006/relationships/hyperlink" Target="http:/rusnakassociates.com/content/AbbottCOBCCourse/courses/EN-US/course/index.html?showScreen=94_C_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c96ffaa-e583-4fec-9066-c67f93f0c50b">
      <Terms xmlns="http://schemas.microsoft.com/office/infopath/2007/PartnerControls"/>
    </lcf76f155ced4ddcb4097134ff3c332f>
    <TaxCatchAll xmlns="5272ee8c-751a-48a4-a010-d4bf09b9b00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5D832FB5F668142B451E273E21F3BF1" ma:contentTypeVersion="17" ma:contentTypeDescription="Create a new document." ma:contentTypeScope="" ma:versionID="1f052a6c340ffe5b7444d208ec15f777">
  <xsd:schema xmlns:xsd="http://www.w3.org/2001/XMLSchema" xmlns:xs="http://www.w3.org/2001/XMLSchema" xmlns:p="http://schemas.microsoft.com/office/2006/metadata/properties" xmlns:ns2="5272ee8c-751a-48a4-a010-d4bf09b9b006" xmlns:ns3="4c96ffaa-e583-4fec-9066-c67f93f0c50b" targetNamespace="http://schemas.microsoft.com/office/2006/metadata/properties" ma:root="true" ma:fieldsID="8f39f0da473d06802f655f57c8d2a7bd" ns2:_="" ns3:_="">
    <xsd:import namespace="5272ee8c-751a-48a4-a010-d4bf09b9b006"/>
    <xsd:import namespace="4c96ffaa-e583-4fec-9066-c67f93f0c50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72ee8c-751a-48a4-a010-d4bf09b9b00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e38300b-f075-4603-af0d-4994aa2253ee}" ma:internalName="TaxCatchAll" ma:showField="CatchAllData" ma:web="5272ee8c-751a-48a4-a010-d4bf09b9b00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96ffaa-e583-4fec-9066-c67f93f0c50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940c914-643f-4df2-b20a-c5bc47cd009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3113B1-BEAA-4346-B3A7-B9B4977F78EC}">
  <ds:schemaRefs>
    <ds:schemaRef ds:uri="http://schemas.microsoft.com/sharepoint/v3/contenttype/forms"/>
  </ds:schemaRefs>
</ds:datastoreItem>
</file>

<file path=customXml/itemProps2.xml><?xml version="1.0" encoding="utf-8"?>
<ds:datastoreItem xmlns:ds="http://schemas.openxmlformats.org/officeDocument/2006/customXml" ds:itemID="{4F31DB93-A0A9-4851-9BCC-1EFD3E3E1812}">
  <ds:schemaRefs>
    <ds:schemaRef ds:uri="http://schemas.microsoft.com/office/2006/documentManagement/types"/>
    <ds:schemaRef ds:uri="http://purl.org/dc/elements/1.1/"/>
    <ds:schemaRef ds:uri="http://schemas.microsoft.com/office/2006/metadata/properties"/>
    <ds:schemaRef ds:uri="http://schemas.openxmlformats.org/package/2006/metadata/core-properties"/>
    <ds:schemaRef ds:uri="http://schemas.microsoft.com/office/infopath/2007/PartnerControls"/>
    <ds:schemaRef ds:uri="4c96ffaa-e583-4fec-9066-c67f93f0c50b"/>
    <ds:schemaRef ds:uri="http://purl.org/dc/terms/"/>
    <ds:schemaRef ds:uri="5272ee8c-751a-48a4-a010-d4bf09b9b006"/>
    <ds:schemaRef ds:uri="http://www.w3.org/XML/1998/namespace"/>
    <ds:schemaRef ds:uri="http://purl.org/dc/dcmitype/"/>
  </ds:schemaRefs>
</ds:datastoreItem>
</file>

<file path=customXml/itemProps3.xml><?xml version="1.0" encoding="utf-8"?>
<ds:datastoreItem xmlns:ds="http://schemas.openxmlformats.org/officeDocument/2006/customXml" ds:itemID="{ACA356FB-73C8-4804-A561-F4B0EFF979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72ee8c-751a-48a4-a010-d4bf09b9b006"/>
    <ds:schemaRef ds:uri="4c96ffaa-e583-4fec-9066-c67f93f0c5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b268d57-2a6f-4e04-b0de-6938583d5ebc}" enabled="0" method="" siteId="{5b268d57-2a6f-4e04-b0de-6938583d5ebc}" removed="1"/>
</clbl:labelList>
</file>

<file path=docProps/app.xml><?xml version="1.0" encoding="utf-8"?>
<Properties xmlns="http://schemas.openxmlformats.org/officeDocument/2006/extended-properties" xmlns:vt="http://schemas.openxmlformats.org/officeDocument/2006/docPropsVTypes">
  <Template>Normal</Template>
  <TotalTime>1</TotalTime>
  <Pages>51</Pages>
  <Words>17294</Words>
  <Characters>98577</Characters>
  <Application>Microsoft Office Word</Application>
  <DocSecurity>0</DocSecurity>
  <Lines>821</Lines>
  <Paragraphs>231</Paragraphs>
  <ScaleCrop>false</ScaleCrop>
  <Company/>
  <LinksUpToDate>false</LinksUpToDate>
  <CharactersWithSpaces>115640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Code of Business Conduct    2. Interacting with Competitors</dc:title>
  <dc:subject>Translation table 2025</dc:subject>
  <dc:creator>Fintan O'Neill</dc:creator>
  <cp:lastModifiedBy>Klimenko, Sergey</cp:lastModifiedBy>
  <cp:revision>2</cp:revision>
  <dcterms:created xsi:type="dcterms:W3CDTF">2026-01-09T10:19:00Z</dcterms:created>
  <dcterms:modified xsi:type="dcterms:W3CDTF">2026-01-09T10:19:00Z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0x010100D5D832FB5F668142B451E273E21F3BF1</vt:lpwstr>
  </property>
  <property fmtid="{D5CDD505-2E9C-101B-9397-08002B2CF9AE}" pid="3" name="MediaServiceImageTags">
    <vt:lpwstr/>
  </property>
</Properties>
</file>