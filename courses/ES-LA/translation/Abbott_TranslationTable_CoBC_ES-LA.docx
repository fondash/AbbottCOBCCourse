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FA305" w14:textId="77777777" w:rsidR="00840375" w:rsidRPr="001B0163" w:rsidRDefault="009F44F4" w:rsidP="00840375">
      <w:pPr>
        <w:rPr>
          <w:rStyle w:val="tw4winExternal"/>
          <w:rFonts w:ascii="Calibri" w:hAnsi="Calibri" w:cs="Calibri"/>
          <w:color w:val="000000" w:themeColor="text1"/>
          <w:sz w:val="36"/>
          <w:szCs w:val="36"/>
          <w:lang w:val="en-US"/>
        </w:rPr>
      </w:pPr>
      <w:r w:rsidRPr="001B0163">
        <w:rPr>
          <w:noProof/>
          <w:lang w:val="en-US"/>
        </w:rPr>
        <mc:AlternateContent>
          <mc:Choice Requires="wps">
            <w:drawing>
              <wp:anchor distT="0" distB="0" distL="114300" distR="114300" simplePos="0" relativeHeight="251658240" behindDoc="1" locked="0" layoutInCell="1" allowOverlap="1" wp14:anchorId="09939E4A" wp14:editId="7F2C41E3">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03106DA5" w14:textId="4A05CCE1" w:rsidR="00840375" w:rsidRPr="000B5B3A" w:rsidRDefault="001B0163"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0B5B3A">
                                  <w:rPr>
                                    <w:rFonts w:asciiTheme="majorHAnsi" w:eastAsiaTheme="majorEastAsia" w:hAnsiTheme="majorHAnsi" w:cstheme="majorBidi"/>
                                    <w:color w:val="595959" w:themeColor="text1" w:themeTint="A6"/>
                                    <w:sz w:val="72"/>
                                    <w:szCs w:val="72"/>
                                  </w:rPr>
                                  <w:t xml:space="preserve">1. Code of Business Conduct  </w:t>
                                </w:r>
                                <w:r w:rsidR="000B5B3A">
                                  <w:rPr>
                                    <w:rFonts w:asciiTheme="majorHAnsi" w:eastAsiaTheme="majorEastAsia" w:hAnsiTheme="majorHAnsi" w:cstheme="majorBidi"/>
                                    <w:color w:val="595959" w:themeColor="text1" w:themeTint="A6"/>
                                    <w:sz w:val="72"/>
                                    <w:szCs w:val="72"/>
                                  </w:rPr>
                                  <w:t xml:space="preserve"> </w:t>
                                </w:r>
                                <w:r w:rsidRPr="000B5B3A">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284B0106" w14:textId="77777777" w:rsidR="00840375" w:rsidRPr="000B5B3A" w:rsidRDefault="001B0163" w:rsidP="00840375">
                                <w:pPr>
                                  <w:pStyle w:val="NoSpacing"/>
                                  <w:spacing w:before="240"/>
                                  <w:rPr>
                                    <w:caps/>
                                    <w:color w:val="0E2841" w:themeColor="text2"/>
                                    <w:sz w:val="36"/>
                                    <w:szCs w:val="36"/>
                                  </w:rPr>
                                </w:pPr>
                                <w:r w:rsidRPr="000B5B3A">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09939E4A"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03106DA5" w14:textId="4A05CCE1" w:rsidR="00840375" w:rsidRPr="000B5B3A" w:rsidRDefault="001B0163"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0B5B3A">
                            <w:rPr>
                              <w:rFonts w:asciiTheme="majorHAnsi" w:eastAsiaTheme="majorEastAsia" w:hAnsiTheme="majorHAnsi" w:cstheme="majorBidi"/>
                              <w:color w:val="595959" w:themeColor="text1" w:themeTint="A6"/>
                              <w:sz w:val="72"/>
                              <w:szCs w:val="72"/>
                            </w:rPr>
                            <w:t xml:space="preserve">1. Code of Business Conduct  </w:t>
                          </w:r>
                          <w:r w:rsidR="000B5B3A">
                            <w:rPr>
                              <w:rFonts w:asciiTheme="majorHAnsi" w:eastAsiaTheme="majorEastAsia" w:hAnsiTheme="majorHAnsi" w:cstheme="majorBidi"/>
                              <w:color w:val="595959" w:themeColor="text1" w:themeTint="A6"/>
                              <w:sz w:val="72"/>
                              <w:szCs w:val="72"/>
                            </w:rPr>
                            <w:t xml:space="preserve"> </w:t>
                          </w:r>
                          <w:r w:rsidRPr="000B5B3A">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284B0106" w14:textId="77777777" w:rsidR="00840375" w:rsidRPr="000B5B3A" w:rsidRDefault="001B0163" w:rsidP="00840375">
                          <w:pPr>
                            <w:pStyle w:val="NoSpacing"/>
                            <w:spacing w:before="240"/>
                            <w:rPr>
                              <w:caps/>
                              <w:color w:val="0E2841" w:themeColor="text2"/>
                              <w:sz w:val="36"/>
                              <w:szCs w:val="36"/>
                            </w:rPr>
                          </w:pPr>
                          <w:r w:rsidRPr="000B5B3A">
                            <w:rPr>
                              <w:caps/>
                              <w:color w:val="0E2841" w:themeColor="text2"/>
                              <w:sz w:val="36"/>
                              <w:szCs w:val="36"/>
                            </w:rPr>
                            <w:t>Translation table 2025</w:t>
                          </w:r>
                        </w:p>
                      </w:sdtContent>
                    </w:sdt>
                  </w:txbxContent>
                </v:textbox>
              </v:shape>
            </w:pict>
          </mc:Fallback>
        </mc:AlternateContent>
      </w:r>
      <w:r w:rsidRPr="001B0163">
        <w:br w:type="page"/>
      </w:r>
      <w:r w:rsidRPr="001B0163">
        <w:rPr>
          <w:rStyle w:val="tw4winExternal"/>
          <w:rFonts w:ascii="Calibri" w:hAnsi="Calibri" w:cs="Calibri"/>
          <w:b/>
          <w:color w:val="000000" w:themeColor="text1"/>
          <w:sz w:val="36"/>
          <w:szCs w:val="36"/>
          <w:lang w:val="en-US"/>
        </w:rPr>
        <w:lastRenderedPageBreak/>
        <w:t>INSTRUCTIONS:</w:t>
      </w:r>
    </w:p>
    <w:p w14:paraId="174DB323" w14:textId="77777777" w:rsidR="00840375" w:rsidRPr="001B0163"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1ADE01A9" w14:textId="77777777" w:rsidR="00840375" w:rsidRPr="001B0163" w:rsidRDefault="009F44F4"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1B0163">
        <w:rPr>
          <w:rStyle w:val="tw4winExternal"/>
          <w:rFonts w:ascii="Calibri" w:hAnsi="Calibri" w:cs="Calibri"/>
          <w:b/>
          <w:color w:val="000000" w:themeColor="text1"/>
          <w:lang w:val="en-US"/>
        </w:rPr>
        <w:t xml:space="preserve">1) </w:t>
      </w:r>
      <w:r w:rsidRPr="001B0163">
        <w:rPr>
          <w:rStyle w:val="tw4winExternal"/>
          <w:rFonts w:ascii="Calibri" w:hAnsi="Calibri" w:cs="Calibri"/>
          <w:color w:val="000000" w:themeColor="text1"/>
          <w:lang w:val="en-US"/>
        </w:rPr>
        <w:t>Please edit the translation in the TARGET column directly.</w:t>
      </w:r>
    </w:p>
    <w:p w14:paraId="51F26FDC" w14:textId="77777777" w:rsidR="00840375" w:rsidRPr="001B0163" w:rsidRDefault="009F44F4"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1B0163">
        <w:rPr>
          <w:rStyle w:val="tw4winExternal"/>
          <w:rFonts w:ascii="Calibri" w:hAnsi="Calibri" w:cs="Calibri"/>
          <w:b/>
          <w:color w:val="000000" w:themeColor="text1"/>
          <w:lang w:val="en-US"/>
        </w:rPr>
        <w:t xml:space="preserve">2) </w:t>
      </w:r>
      <w:r w:rsidRPr="001B0163">
        <w:rPr>
          <w:rStyle w:val="tw4winExternal"/>
          <w:rFonts w:ascii="Calibri" w:hAnsi="Calibri" w:cs="Calibri"/>
          <w:color w:val="000000" w:themeColor="text1"/>
          <w:lang w:val="en-US"/>
        </w:rPr>
        <w:t>To comment on a segment, simply create a new MS-Word comment.</w:t>
      </w:r>
    </w:p>
    <w:p w14:paraId="5CBA1EFD" w14:textId="77777777" w:rsidR="00840375" w:rsidRPr="001B0163" w:rsidRDefault="009F44F4"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1B0163">
        <w:rPr>
          <w:rStyle w:val="tw4winExternal"/>
          <w:rFonts w:ascii="Calibri" w:hAnsi="Calibri" w:cs="Calibri"/>
          <w:b/>
          <w:color w:val="000000" w:themeColor="text1"/>
          <w:lang w:val="en-US"/>
        </w:rPr>
        <w:t xml:space="preserve">3) </w:t>
      </w:r>
      <w:r w:rsidRPr="001B0163">
        <w:rPr>
          <w:rStyle w:val="tw4winExternal"/>
          <w:rFonts w:ascii="Calibri" w:hAnsi="Calibri" w:cs="Calibri"/>
          <w:color w:val="000000" w:themeColor="text1"/>
          <w:lang w:val="en-US"/>
        </w:rPr>
        <w:t>It is best to edit this file in Normal or Draft view rather than page layout.</w:t>
      </w:r>
    </w:p>
    <w:p w14:paraId="6B43C878" w14:textId="77777777" w:rsidR="00840375" w:rsidRPr="001B0163" w:rsidRDefault="009F44F4"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1B0163">
        <w:rPr>
          <w:rStyle w:val="tw4winExternal"/>
          <w:rFonts w:ascii="Calibri" w:hAnsi="Calibri" w:cs="Calibri"/>
          <w:b/>
          <w:color w:val="000000" w:themeColor="text1"/>
          <w:lang w:val="en-US"/>
        </w:rPr>
        <w:t xml:space="preserve">4) </w:t>
      </w:r>
      <w:r w:rsidRPr="001B0163">
        <w:rPr>
          <w:rStyle w:val="tw4winExternal"/>
          <w:rFonts w:ascii="Calibri" w:hAnsi="Calibri" w:cs="Calibri"/>
          <w:color w:val="000000" w:themeColor="text1"/>
          <w:lang w:val="en-US"/>
        </w:rPr>
        <w:t>DO NOT alter the ID or SOURCE column text.</w:t>
      </w:r>
    </w:p>
    <w:p w14:paraId="226E8766" w14:textId="77777777" w:rsidR="00840375" w:rsidRPr="001B0163" w:rsidRDefault="009F44F4"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1B0163">
        <w:rPr>
          <w:rStyle w:val="tw4winExternal"/>
          <w:rFonts w:ascii="Calibri" w:hAnsi="Calibri" w:cs="Calibri"/>
          <w:b/>
          <w:bCs/>
          <w:color w:val="000000" w:themeColor="text1"/>
          <w:lang w:val="en-US"/>
        </w:rPr>
        <w:t>5</w:t>
      </w:r>
      <w:r w:rsidRPr="001B0163">
        <w:rPr>
          <w:rStyle w:val="tw4winExternal"/>
          <w:rFonts w:ascii="Calibri" w:hAnsi="Calibri" w:cs="Calibri"/>
          <w:color w:val="000000" w:themeColor="text1"/>
          <w:lang w:val="en-US"/>
        </w:rPr>
        <w:t>) Blank rows should be ignored but not deleted.</w:t>
      </w:r>
    </w:p>
    <w:p w14:paraId="054D2BCD" w14:textId="77777777" w:rsidR="00840375" w:rsidRPr="001B0163" w:rsidRDefault="009F44F4"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1B0163">
        <w:rPr>
          <w:rStyle w:val="tw4winExternal"/>
          <w:rFonts w:ascii="Calibri" w:hAnsi="Calibri" w:cs="Calibri"/>
          <w:b/>
          <w:bCs/>
          <w:color w:val="000000" w:themeColor="text1"/>
          <w:lang w:val="en-US"/>
        </w:rPr>
        <w:t>6</w:t>
      </w:r>
      <w:r w:rsidRPr="001B0163">
        <w:rPr>
          <w:rStyle w:val="tw4winExternal"/>
          <w:rFonts w:ascii="Calibri" w:hAnsi="Calibri" w:cs="Calibri"/>
          <w:color w:val="000000" w:themeColor="text1"/>
          <w:lang w:val="en-US"/>
        </w:rPr>
        <w:t>)</w:t>
      </w:r>
      <w:r w:rsidRPr="001B0163">
        <w:rPr>
          <w:rStyle w:val="tw4winExternal"/>
          <w:rFonts w:ascii="Calibri" w:hAnsi="Calibri" w:cs="Calibri"/>
          <w:b/>
          <w:bCs/>
          <w:color w:val="000000" w:themeColor="text1"/>
          <w:lang w:val="en-US"/>
        </w:rPr>
        <w:t xml:space="preserve"> The following formatting must be maintained throughout:</w:t>
      </w:r>
    </w:p>
    <w:p w14:paraId="7C95FF7B" w14:textId="77777777" w:rsidR="00840375" w:rsidRPr="001B0163" w:rsidRDefault="009F44F4"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1B0163">
        <w:rPr>
          <w:rStyle w:val="tw4winExternal"/>
          <w:rFonts w:ascii="Calibri" w:eastAsiaTheme="minorEastAsia" w:hAnsi="Calibri" w:cs="Calibri" w:hint="default"/>
          <w:b/>
          <w:bCs/>
          <w:color w:val="000000" w:themeColor="text1"/>
          <w:lang w:val="en-US" w:eastAsia="en-IE"/>
        </w:rPr>
        <w:t xml:space="preserve">Paragraph (the number of paragraphs per row must be maintained) </w:t>
      </w:r>
    </w:p>
    <w:p w14:paraId="217711BD" w14:textId="77777777" w:rsidR="00840375" w:rsidRPr="001B0163" w:rsidRDefault="009F44F4"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1B0163">
        <w:rPr>
          <w:rStyle w:val="tw4winExternal"/>
          <w:rFonts w:ascii="Calibri" w:eastAsiaTheme="minorEastAsia" w:hAnsi="Calibri" w:cs="Calibri" w:hint="default"/>
          <w:b/>
          <w:bCs/>
          <w:color w:val="000000" w:themeColor="text1"/>
          <w:lang w:val="en-US" w:eastAsia="en-IE"/>
        </w:rPr>
        <w:t xml:space="preserve">bold </w:t>
      </w:r>
    </w:p>
    <w:p w14:paraId="6FF04378" w14:textId="77777777" w:rsidR="00840375" w:rsidRPr="001B0163" w:rsidRDefault="009F44F4"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1B0163">
        <w:rPr>
          <w:rStyle w:val="tw4winExternal"/>
          <w:rFonts w:ascii="Calibri" w:eastAsiaTheme="minorEastAsia" w:hAnsi="Calibri" w:cs="Calibri" w:hint="default"/>
          <w:b/>
          <w:bCs/>
          <w:color w:val="000000" w:themeColor="text1"/>
          <w:lang w:val="en-US" w:eastAsia="en-IE"/>
        </w:rPr>
        <w:t>italic</w:t>
      </w:r>
    </w:p>
    <w:p w14:paraId="6F593B31" w14:textId="77777777" w:rsidR="00840375" w:rsidRPr="001B0163" w:rsidRDefault="009F44F4"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1B0163">
        <w:rPr>
          <w:rStyle w:val="tw4winExternal"/>
          <w:rFonts w:ascii="Calibri" w:eastAsiaTheme="minorEastAsia" w:hAnsi="Calibri" w:cs="Calibri" w:hint="default"/>
          <w:b/>
          <w:bCs/>
          <w:color w:val="000000" w:themeColor="text1"/>
          <w:lang w:val="en-US" w:eastAsia="en-IE"/>
        </w:rPr>
        <w:t>underline</w:t>
      </w:r>
    </w:p>
    <w:p w14:paraId="4D40B685" w14:textId="77777777" w:rsidR="00840375" w:rsidRPr="001B0163" w:rsidRDefault="009F44F4"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1B0163">
        <w:rPr>
          <w:rStyle w:val="tw4winExternal"/>
          <w:rFonts w:ascii="Calibri" w:eastAsiaTheme="minorEastAsia" w:hAnsi="Calibri" w:cs="Calibri" w:hint="default"/>
          <w:b/>
          <w:bCs/>
          <w:color w:val="000000" w:themeColor="text1"/>
          <w:lang w:val="en-US" w:eastAsia="en-IE"/>
        </w:rPr>
        <w:t>links</w:t>
      </w:r>
    </w:p>
    <w:p w14:paraId="46A6DF90" w14:textId="77777777" w:rsidR="00840375" w:rsidRPr="001B0163" w:rsidRDefault="009F44F4"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1B0163">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0ADB6996" w14:textId="77777777" w:rsidR="00840375" w:rsidRPr="001B0163" w:rsidRDefault="009F44F4"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1B0163">
        <w:rPr>
          <w:rStyle w:val="tw4winExternal"/>
          <w:rFonts w:ascii="Calibri" w:hAnsi="Calibri" w:cs="Calibri"/>
          <w:b/>
          <w:bCs/>
          <w:color w:val="000000" w:themeColor="text1"/>
          <w:lang w:val="en-US"/>
        </w:rPr>
        <w:t>7</w:t>
      </w:r>
      <w:r w:rsidRPr="001B0163">
        <w:rPr>
          <w:rStyle w:val="tw4winExternal"/>
          <w:rFonts w:ascii="Calibri" w:hAnsi="Calibri" w:cs="Calibri"/>
          <w:color w:val="000000" w:themeColor="text1"/>
          <w:lang w:val="en-US"/>
        </w:rPr>
        <w:t>) Ctrl+click on an ID in the left hand collumn to view the relevent screen in the online course. Toc ID’s will open the table of contents, ID’s containing _string_ have no relevent screen and are not linked.</w:t>
      </w:r>
    </w:p>
    <w:p w14:paraId="1E6E63E7" w14:textId="77777777" w:rsidR="00840375" w:rsidRPr="001B0163" w:rsidRDefault="009F44F4">
      <w:pPr>
        <w:rPr>
          <w:rStyle w:val="tw4winExternal"/>
          <w:rFonts w:ascii="Calibri" w:hAnsi="Calibri" w:cs="Calibri"/>
          <w:color w:val="000000" w:themeColor="text1"/>
          <w:lang w:val="en-US"/>
        </w:rPr>
      </w:pPr>
      <w:r w:rsidRPr="001B0163">
        <w:rPr>
          <w:rStyle w:val="tw4winExternal"/>
          <w:rFonts w:ascii="Calibri" w:hAnsi="Calibri" w:cs="Calibri"/>
          <w:color w:val="000000" w:themeColor="text1"/>
          <w:lang w:val="en-US"/>
        </w:rPr>
        <w:br w:type="page"/>
      </w:r>
    </w:p>
    <w:p w14:paraId="0BFB688B" w14:textId="77777777" w:rsidR="00840375" w:rsidRPr="001B0163"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46E644E2" w14:textId="77777777" w:rsidR="004D60B2" w:rsidRPr="001B0163" w:rsidRDefault="009F44F4"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1B0163">
        <w:rPr>
          <w:rStyle w:val="tw4winExternal"/>
          <w:rFonts w:ascii="Calibri" w:hAnsi="Calibri" w:cs="Calibri"/>
          <w:color w:val="000000" w:themeColor="text1"/>
          <w:sz w:val="72"/>
          <w:szCs w:val="72"/>
          <w:lang w:val="en-US"/>
        </w:rPr>
        <w:t>Code of Business Conduct</w:t>
      </w:r>
    </w:p>
    <w:p w14:paraId="0AED6846" w14:textId="77777777" w:rsidR="00840375" w:rsidRPr="001B0163"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F72750" w:rsidRPr="001B0163" w14:paraId="5C6E2C5F" w14:textId="77777777" w:rsidTr="00252478">
        <w:tc>
          <w:tcPr>
            <w:tcW w:w="1353" w:type="dxa"/>
            <w:shd w:val="clear" w:color="auto" w:fill="F1A983" w:themeFill="accent2" w:themeFillTint="99"/>
            <w:tcMar>
              <w:top w:w="120" w:type="dxa"/>
              <w:left w:w="180" w:type="dxa"/>
              <w:bottom w:w="120" w:type="dxa"/>
              <w:right w:w="180" w:type="dxa"/>
            </w:tcMar>
          </w:tcPr>
          <w:p w14:paraId="50C5F48F" w14:textId="77777777" w:rsidR="009D7F9A" w:rsidRPr="001B0163" w:rsidRDefault="009F44F4" w:rsidP="00F66488">
            <w:pPr>
              <w:spacing w:before="30" w:after="30"/>
              <w:ind w:left="30" w:right="30"/>
              <w:rPr>
                <w:rFonts w:eastAsia="Times New Roman"/>
              </w:rPr>
            </w:pPr>
            <w:r w:rsidRPr="001B0163">
              <w:rPr>
                <w:rFonts w:eastAsia="Times New Roman"/>
              </w:rPr>
              <w:t>ID</w:t>
            </w:r>
          </w:p>
        </w:tc>
        <w:tc>
          <w:tcPr>
            <w:tcW w:w="6000" w:type="dxa"/>
            <w:shd w:val="clear" w:color="auto" w:fill="F1A983" w:themeFill="accent2" w:themeFillTint="99"/>
            <w:tcMar>
              <w:top w:w="120" w:type="dxa"/>
              <w:left w:w="180" w:type="dxa"/>
              <w:bottom w:w="120" w:type="dxa"/>
              <w:right w:w="180" w:type="dxa"/>
            </w:tcMar>
          </w:tcPr>
          <w:p w14:paraId="5543F574" w14:textId="77777777" w:rsidR="009D7F9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Source</w:t>
            </w:r>
          </w:p>
        </w:tc>
        <w:tc>
          <w:tcPr>
            <w:tcW w:w="6000" w:type="dxa"/>
            <w:shd w:val="clear" w:color="auto" w:fill="F1A983" w:themeFill="accent2" w:themeFillTint="99"/>
          </w:tcPr>
          <w:p w14:paraId="2B2C4560" w14:textId="77777777" w:rsidR="009D7F9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Target</w:t>
            </w:r>
          </w:p>
        </w:tc>
      </w:tr>
      <w:tr w:rsidR="00F72750" w:rsidRPr="00552748" w14:paraId="29386FA3" w14:textId="77777777" w:rsidTr="00252478">
        <w:tc>
          <w:tcPr>
            <w:tcW w:w="1353" w:type="dxa"/>
            <w:shd w:val="clear" w:color="auto" w:fill="C1E4F5"/>
            <w:tcMar>
              <w:top w:w="120" w:type="dxa"/>
              <w:left w:w="180" w:type="dxa"/>
              <w:bottom w:w="120" w:type="dxa"/>
              <w:right w:w="180" w:type="dxa"/>
            </w:tcMar>
            <w:hideMark/>
          </w:tcPr>
          <w:p w14:paraId="09A910B5" w14:textId="77777777" w:rsidR="00F66488" w:rsidRPr="001B0163" w:rsidRDefault="009F44F4" w:rsidP="00F66488">
            <w:pPr>
              <w:spacing w:before="30" w:after="30"/>
              <w:ind w:left="30" w:right="30"/>
              <w:rPr>
                <w:rFonts w:ascii="Calibri" w:eastAsia="Times New Roman" w:hAnsi="Calibri" w:cs="Calibri"/>
                <w:sz w:val="16"/>
              </w:rPr>
            </w:pPr>
            <w:hyperlink r:id="rId10" w:tgtFrame="_blank" w:history="1">
              <w:r w:rsidRPr="001B0163">
                <w:rPr>
                  <w:rFonts w:ascii="Calibri" w:eastAsia="Times New Roman" w:hAnsi="Calibri" w:cs="Calibri"/>
                  <w:color w:val="0000FF"/>
                  <w:sz w:val="16"/>
                  <w:u w:val="single"/>
                </w:rPr>
                <w:t>Screen 0</w:t>
              </w:r>
            </w:hyperlink>
            <w:r w:rsidRPr="001B0163">
              <w:rPr>
                <w:rFonts w:ascii="Calibri" w:eastAsia="Times New Roman" w:hAnsi="Calibri" w:cs="Calibri"/>
                <w:sz w:val="16"/>
              </w:rPr>
              <w:t xml:space="preserve"> </w:t>
            </w:r>
          </w:p>
          <w:p w14:paraId="35F29B37" w14:textId="77777777" w:rsidR="00F66488" w:rsidRPr="001B0163" w:rsidRDefault="009F44F4" w:rsidP="00F66488">
            <w:pPr>
              <w:ind w:left="30" w:right="30"/>
              <w:rPr>
                <w:rFonts w:ascii="Calibri" w:eastAsia="Times New Roman" w:hAnsi="Calibri" w:cs="Calibri"/>
                <w:sz w:val="16"/>
              </w:rPr>
            </w:pPr>
            <w:hyperlink r:id="rId11" w:tgtFrame="_blank" w:history="1">
              <w:r w:rsidRPr="001B0163">
                <w:rPr>
                  <w:rFonts w:ascii="Calibri" w:eastAsia="Times New Roman" w:hAnsi="Calibri" w:cs="Calibri"/>
                  <w:color w:val="0000FF"/>
                  <w:sz w:val="16"/>
                  <w:u w:val="single"/>
                </w:rPr>
                <w:t>1_C_1</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7394DF2" w14:textId="77777777" w:rsidR="00F66488"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Code of Business Conduct</w:t>
            </w:r>
          </w:p>
          <w:p w14:paraId="2C7002E6" w14:textId="77777777" w:rsidR="00F66488"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Click the forward arrow.</w:t>
            </w:r>
          </w:p>
        </w:tc>
        <w:tc>
          <w:tcPr>
            <w:tcW w:w="6000" w:type="dxa"/>
          </w:tcPr>
          <w:p w14:paraId="602BFE0E" w14:textId="77777777" w:rsidR="005C43A0"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Código de Conducta Comercial</w:t>
            </w:r>
          </w:p>
          <w:p w14:paraId="12BE4A63" w14:textId="77777777" w:rsidR="00F66488"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Haga clic en la flecha hacia adelante.</w:t>
            </w:r>
          </w:p>
        </w:tc>
      </w:tr>
      <w:tr w:rsidR="00F72750" w:rsidRPr="00552748" w14:paraId="684787E3" w14:textId="77777777" w:rsidTr="00252478">
        <w:tc>
          <w:tcPr>
            <w:tcW w:w="1353" w:type="dxa"/>
            <w:shd w:val="clear" w:color="auto" w:fill="C1E4F5"/>
            <w:tcMar>
              <w:top w:w="120" w:type="dxa"/>
              <w:left w:w="180" w:type="dxa"/>
              <w:bottom w:w="120" w:type="dxa"/>
              <w:right w:w="180" w:type="dxa"/>
            </w:tcMar>
            <w:hideMark/>
          </w:tcPr>
          <w:p w14:paraId="751F987A" w14:textId="77777777" w:rsidR="00F66488" w:rsidRPr="001B0163" w:rsidRDefault="009F44F4" w:rsidP="00F66488">
            <w:pPr>
              <w:spacing w:before="30" w:after="30"/>
              <w:ind w:left="30" w:right="30"/>
              <w:rPr>
                <w:rFonts w:ascii="Calibri" w:eastAsia="Times New Roman" w:hAnsi="Calibri" w:cs="Calibri"/>
                <w:sz w:val="16"/>
              </w:rPr>
            </w:pPr>
            <w:hyperlink r:id="rId12" w:tgtFrame="_blank" w:history="1">
              <w:r w:rsidRPr="001B0163">
                <w:rPr>
                  <w:rFonts w:ascii="Calibri" w:eastAsia="Times New Roman" w:hAnsi="Calibri" w:cs="Calibri"/>
                  <w:color w:val="0000FF"/>
                  <w:sz w:val="16"/>
                  <w:u w:val="single"/>
                </w:rPr>
                <w:t>Screen 1</w:t>
              </w:r>
            </w:hyperlink>
            <w:r w:rsidRPr="001B0163">
              <w:rPr>
                <w:rFonts w:ascii="Calibri" w:eastAsia="Times New Roman" w:hAnsi="Calibri" w:cs="Calibri"/>
                <w:sz w:val="16"/>
              </w:rPr>
              <w:t xml:space="preserve"> </w:t>
            </w:r>
          </w:p>
          <w:p w14:paraId="58297F79" w14:textId="77777777" w:rsidR="00F66488" w:rsidRPr="001B0163" w:rsidRDefault="009F44F4" w:rsidP="00F66488">
            <w:pPr>
              <w:ind w:left="30" w:right="30"/>
              <w:rPr>
                <w:rFonts w:ascii="Calibri" w:eastAsia="Times New Roman" w:hAnsi="Calibri" w:cs="Calibri"/>
                <w:sz w:val="16"/>
              </w:rPr>
            </w:pPr>
            <w:hyperlink r:id="rId13" w:tgtFrame="_blank" w:history="1">
              <w:r w:rsidRPr="001B0163">
                <w:rPr>
                  <w:rFonts w:ascii="Calibri" w:eastAsia="Times New Roman" w:hAnsi="Calibri" w:cs="Calibri"/>
                  <w:color w:val="0000FF"/>
                  <w:sz w:val="16"/>
                  <w:u w:val="single"/>
                </w:rPr>
                <w:t>2_C_2</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B0C283D" w14:textId="77777777" w:rsidR="00F66488"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As a global healthcare leader, what we do each day matters.</w:t>
            </w:r>
          </w:p>
          <w:p w14:paraId="2C70797D" w14:textId="77777777" w:rsidR="00F66488"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71F17544" w14:textId="77777777" w:rsidR="005C43A0"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Como un líder global de la salud, lo que hacemos cada día importa.</w:t>
            </w:r>
          </w:p>
          <w:p w14:paraId="572CAF22" w14:textId="77777777" w:rsidR="00F66488"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Nuestro Código de Conducta Comercial es una poderosa brújula que nos habilita para actuar con integridad, dirigir con propósito y hacer elecciones que reflejen lo mejor de lo que somos. Es como generamos confianza, mantenemos nuestros valores y seguimos marcando una diferencia significativa en el mundo.</w:t>
            </w:r>
          </w:p>
        </w:tc>
      </w:tr>
      <w:tr w:rsidR="00F72750" w:rsidRPr="00552748" w14:paraId="0B5CA0B9" w14:textId="77777777" w:rsidTr="00252478">
        <w:tc>
          <w:tcPr>
            <w:tcW w:w="1353" w:type="dxa"/>
            <w:shd w:val="clear" w:color="auto" w:fill="C1E4F5"/>
            <w:tcMar>
              <w:top w:w="120" w:type="dxa"/>
              <w:left w:w="180" w:type="dxa"/>
              <w:bottom w:w="120" w:type="dxa"/>
              <w:right w:w="180" w:type="dxa"/>
            </w:tcMar>
            <w:hideMark/>
          </w:tcPr>
          <w:p w14:paraId="1B34F5D2" w14:textId="77777777" w:rsidR="00F66488" w:rsidRPr="001B0163" w:rsidRDefault="009F44F4" w:rsidP="00F66488">
            <w:pPr>
              <w:spacing w:before="30" w:after="30"/>
              <w:ind w:left="30" w:right="30"/>
              <w:rPr>
                <w:rFonts w:ascii="Calibri" w:eastAsia="Times New Roman" w:hAnsi="Calibri" w:cs="Calibri"/>
                <w:sz w:val="16"/>
              </w:rPr>
            </w:pPr>
            <w:hyperlink r:id="rId14" w:tgtFrame="_blank" w:history="1">
              <w:r w:rsidRPr="001B0163">
                <w:rPr>
                  <w:rFonts w:ascii="Calibri" w:eastAsia="Times New Roman" w:hAnsi="Calibri" w:cs="Calibri"/>
                  <w:color w:val="0000FF"/>
                  <w:sz w:val="16"/>
                  <w:u w:val="single"/>
                </w:rPr>
                <w:t>Screen 2</w:t>
              </w:r>
            </w:hyperlink>
            <w:r w:rsidRPr="001B0163">
              <w:rPr>
                <w:rFonts w:ascii="Calibri" w:eastAsia="Times New Roman" w:hAnsi="Calibri" w:cs="Calibri"/>
                <w:sz w:val="16"/>
              </w:rPr>
              <w:t xml:space="preserve"> </w:t>
            </w:r>
          </w:p>
          <w:p w14:paraId="59C73169" w14:textId="77777777" w:rsidR="00F66488" w:rsidRPr="001B0163" w:rsidRDefault="009F44F4" w:rsidP="00F66488">
            <w:pPr>
              <w:ind w:left="30" w:right="30"/>
              <w:rPr>
                <w:rFonts w:ascii="Calibri" w:eastAsia="Times New Roman" w:hAnsi="Calibri" w:cs="Calibri"/>
                <w:sz w:val="16"/>
              </w:rPr>
            </w:pPr>
            <w:hyperlink r:id="rId15" w:tgtFrame="_blank" w:history="1">
              <w:r w:rsidRPr="001B0163">
                <w:rPr>
                  <w:rFonts w:ascii="Calibri" w:eastAsia="Times New Roman" w:hAnsi="Calibri" w:cs="Calibri"/>
                  <w:color w:val="0000FF"/>
                  <w:sz w:val="16"/>
                  <w:u w:val="single"/>
                </w:rPr>
                <w:t>3_C_3</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9BF64DB" w14:textId="77777777" w:rsidR="00F66488"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Upon completion of this course, you will:</w:t>
            </w:r>
          </w:p>
          <w:p w14:paraId="4E8D0BFC" w14:textId="77777777" w:rsidR="00F66488" w:rsidRPr="001B0163" w:rsidRDefault="009F44F4" w:rsidP="00402E66">
            <w:pPr>
              <w:numPr>
                <w:ilvl w:val="0"/>
                <w:numId w:val="2"/>
              </w:numPr>
              <w:spacing w:before="100" w:beforeAutospacing="1" w:after="100" w:afterAutospacing="1"/>
              <w:ind w:left="750" w:right="30"/>
              <w:rPr>
                <w:rFonts w:ascii="Calibri" w:eastAsia="Times New Roman" w:hAnsi="Calibri" w:cs="Calibri"/>
              </w:rPr>
            </w:pPr>
            <w:r w:rsidRPr="001B0163">
              <w:rPr>
                <w:rFonts w:ascii="Calibri" w:eastAsia="Times New Roman" w:hAnsi="Calibri" w:cs="Calibri"/>
              </w:rPr>
              <w:t>Understand the importance of Code of Business Conduct to our business.</w:t>
            </w:r>
          </w:p>
          <w:p w14:paraId="1411A801" w14:textId="77777777" w:rsidR="00F66488" w:rsidRPr="001B0163" w:rsidRDefault="009F44F4" w:rsidP="00402E66">
            <w:pPr>
              <w:numPr>
                <w:ilvl w:val="0"/>
                <w:numId w:val="2"/>
              </w:numPr>
              <w:spacing w:before="100" w:beforeAutospacing="1" w:after="100" w:afterAutospacing="1"/>
              <w:ind w:left="750" w:right="30"/>
              <w:rPr>
                <w:rFonts w:ascii="Calibri" w:eastAsia="Times New Roman" w:hAnsi="Calibri" w:cs="Calibri"/>
              </w:rPr>
            </w:pPr>
            <w:r w:rsidRPr="001B0163">
              <w:rPr>
                <w:rFonts w:ascii="Calibri" w:eastAsia="Times New Roman" w:hAnsi="Calibri" w:cs="Calibri"/>
              </w:rPr>
              <w:t>Be able to identify the key principles of the Code of Business Conduct and understand how they apply to our everyday work practices.</w:t>
            </w:r>
          </w:p>
          <w:p w14:paraId="0466DF98" w14:textId="77777777" w:rsidR="00F66488" w:rsidRPr="001B0163" w:rsidRDefault="009F44F4" w:rsidP="00402E66">
            <w:pPr>
              <w:numPr>
                <w:ilvl w:val="0"/>
                <w:numId w:val="2"/>
              </w:numPr>
              <w:spacing w:before="100" w:beforeAutospacing="1" w:after="100" w:afterAutospacing="1"/>
              <w:ind w:left="750" w:right="30"/>
              <w:rPr>
                <w:rFonts w:ascii="Calibri" w:eastAsia="Times New Roman" w:hAnsi="Calibri" w:cs="Calibri"/>
              </w:rPr>
            </w:pPr>
            <w:r w:rsidRPr="001B0163">
              <w:rPr>
                <w:rFonts w:ascii="Calibri" w:eastAsia="Times New Roman" w:hAnsi="Calibri" w:cs="Calibri"/>
              </w:rPr>
              <w:lastRenderedPageBreak/>
              <w:t>Understand Abbott’s expectations for conducting business globally in the right way.</w:t>
            </w:r>
          </w:p>
          <w:p w14:paraId="799C8AA7" w14:textId="77777777" w:rsidR="00F66488" w:rsidRPr="001B0163" w:rsidRDefault="009F44F4" w:rsidP="00402E66">
            <w:pPr>
              <w:numPr>
                <w:ilvl w:val="0"/>
                <w:numId w:val="2"/>
              </w:numPr>
              <w:spacing w:before="100" w:beforeAutospacing="1" w:after="100" w:afterAutospacing="1"/>
              <w:ind w:left="750" w:right="30"/>
              <w:rPr>
                <w:rFonts w:ascii="Calibri" w:eastAsia="Times New Roman" w:hAnsi="Calibri" w:cs="Calibri"/>
              </w:rPr>
            </w:pPr>
            <w:r w:rsidRPr="001B0163">
              <w:rPr>
                <w:rFonts w:ascii="Calibri" w:eastAsia="Times New Roman" w:hAnsi="Calibri" w:cs="Calibri"/>
              </w:rPr>
              <w:t>Know where to go for help and support.</w:t>
            </w:r>
          </w:p>
        </w:tc>
        <w:tc>
          <w:tcPr>
            <w:tcW w:w="6000" w:type="dxa"/>
          </w:tcPr>
          <w:p w14:paraId="058030F7" w14:textId="77777777" w:rsidR="00835B5B"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Cuando finalice este curso, usted:</w:t>
            </w:r>
          </w:p>
          <w:p w14:paraId="21E336CB" w14:textId="77777777" w:rsidR="00835B5B" w:rsidRPr="00552748" w:rsidRDefault="009F44F4" w:rsidP="00402E66">
            <w:pPr>
              <w:numPr>
                <w:ilvl w:val="0"/>
                <w:numId w:val="2"/>
              </w:numPr>
              <w:spacing w:before="100" w:beforeAutospacing="1" w:after="100" w:afterAutospacing="1"/>
              <w:ind w:left="750" w:right="30"/>
              <w:rPr>
                <w:rFonts w:ascii="Calibri" w:eastAsia="Times New Roman" w:hAnsi="Calibri" w:cs="Calibri"/>
                <w:lang w:val="es-MX"/>
                <w:rPrChange w:id="0" w:author="Gonzalez, Yasna" w:date="2025-12-30T10:51:00Z" w16du:dateUtc="2025-12-30T13:51:00Z">
                  <w:rPr>
                    <w:rFonts w:ascii="Calibri" w:eastAsia="Times New Roman" w:hAnsi="Calibri" w:cs="Calibri"/>
                  </w:rPr>
                </w:rPrChange>
              </w:rPr>
            </w:pPr>
            <w:r w:rsidRPr="001B0163">
              <w:rPr>
                <w:rFonts w:ascii="Calibri" w:eastAsia="Calibri" w:hAnsi="Calibri" w:cs="Calibri"/>
                <w:lang w:val="es-ES_tradnl"/>
              </w:rPr>
              <w:t>Comprenderá la importancia del Código de Conducta Comercial para nuestra empresa.</w:t>
            </w:r>
          </w:p>
          <w:p w14:paraId="24B9D307" w14:textId="77777777" w:rsidR="00835B5B" w:rsidRPr="001B0163" w:rsidRDefault="009F44F4" w:rsidP="00402E66">
            <w:pPr>
              <w:numPr>
                <w:ilvl w:val="0"/>
                <w:numId w:val="2"/>
              </w:numPr>
              <w:spacing w:before="100" w:beforeAutospacing="1" w:after="100" w:afterAutospacing="1"/>
              <w:ind w:left="750" w:right="30"/>
              <w:rPr>
                <w:rFonts w:ascii="Calibri" w:eastAsia="Times New Roman" w:hAnsi="Calibri" w:cs="Calibri"/>
                <w:lang w:val="es-ES"/>
              </w:rPr>
            </w:pPr>
            <w:r w:rsidRPr="001B0163">
              <w:rPr>
                <w:rFonts w:ascii="Calibri" w:eastAsia="Calibri" w:hAnsi="Calibri" w:cs="Calibri"/>
                <w:lang w:val="es-ES_tradnl"/>
              </w:rPr>
              <w:t>Identificará los principios clave del Código de Conducta Comercial y comprender cómo se aplican a nuestras prácticas laborales cotidianas.</w:t>
            </w:r>
          </w:p>
          <w:p w14:paraId="07E17FC0" w14:textId="77777777" w:rsidR="00D21F04" w:rsidRPr="001B0163" w:rsidRDefault="009F44F4" w:rsidP="00402E66">
            <w:pPr>
              <w:numPr>
                <w:ilvl w:val="0"/>
                <w:numId w:val="2"/>
              </w:numPr>
              <w:spacing w:before="100" w:beforeAutospacing="1" w:after="100" w:afterAutospacing="1"/>
              <w:ind w:left="750" w:right="30"/>
              <w:rPr>
                <w:rFonts w:ascii="Calibri" w:eastAsia="Times New Roman" w:hAnsi="Calibri" w:cs="Calibri"/>
                <w:lang w:val="es-ES"/>
              </w:rPr>
            </w:pPr>
            <w:r w:rsidRPr="001B0163">
              <w:rPr>
                <w:rFonts w:ascii="Calibri" w:eastAsia="Calibri" w:hAnsi="Calibri" w:cs="Calibri"/>
                <w:lang w:val="es-ES_tradnl"/>
              </w:rPr>
              <w:lastRenderedPageBreak/>
              <w:t>Comprenderá las expectativas de Abbott para hacer negocios de la manera correcta en todo el mundo.</w:t>
            </w:r>
          </w:p>
          <w:p w14:paraId="70EE91CF" w14:textId="77777777" w:rsidR="00F66488" w:rsidRPr="001B0163" w:rsidRDefault="009F44F4" w:rsidP="00402E66">
            <w:pPr>
              <w:numPr>
                <w:ilvl w:val="0"/>
                <w:numId w:val="2"/>
              </w:numPr>
              <w:spacing w:before="100" w:beforeAutospacing="1" w:after="100" w:afterAutospacing="1"/>
              <w:ind w:left="750" w:right="30"/>
              <w:rPr>
                <w:rFonts w:ascii="Calibri" w:eastAsia="Times New Roman" w:hAnsi="Calibri" w:cs="Calibri"/>
                <w:lang w:val="es-ES"/>
              </w:rPr>
            </w:pPr>
            <w:r w:rsidRPr="001B0163">
              <w:rPr>
                <w:rFonts w:ascii="Calibri" w:eastAsia="Calibri" w:hAnsi="Calibri" w:cs="Calibri"/>
                <w:lang w:val="es-ES_tradnl"/>
              </w:rPr>
              <w:t>Sabrá dónde obtener ayuda y apoyo.</w:t>
            </w:r>
          </w:p>
        </w:tc>
      </w:tr>
      <w:tr w:rsidR="00F72750" w:rsidRPr="00552748" w14:paraId="1F1A4762" w14:textId="77777777" w:rsidTr="00252478">
        <w:tc>
          <w:tcPr>
            <w:tcW w:w="1353" w:type="dxa"/>
            <w:shd w:val="clear" w:color="auto" w:fill="C1E4F5"/>
            <w:tcMar>
              <w:top w:w="120" w:type="dxa"/>
              <w:left w:w="180" w:type="dxa"/>
              <w:bottom w:w="120" w:type="dxa"/>
              <w:right w:w="180" w:type="dxa"/>
            </w:tcMar>
            <w:hideMark/>
          </w:tcPr>
          <w:p w14:paraId="7B8E89AF" w14:textId="77777777" w:rsidR="00F66488" w:rsidRPr="001B0163" w:rsidRDefault="009F44F4" w:rsidP="00F66488">
            <w:pPr>
              <w:spacing w:before="30" w:after="30"/>
              <w:ind w:left="30" w:right="30"/>
              <w:rPr>
                <w:rFonts w:ascii="Calibri" w:eastAsia="Times New Roman" w:hAnsi="Calibri" w:cs="Calibri"/>
                <w:sz w:val="16"/>
              </w:rPr>
            </w:pPr>
            <w:hyperlink r:id="rId16" w:tgtFrame="_blank" w:history="1">
              <w:r w:rsidRPr="001B0163">
                <w:rPr>
                  <w:rFonts w:ascii="Calibri" w:eastAsia="Times New Roman" w:hAnsi="Calibri" w:cs="Calibri"/>
                  <w:color w:val="0000FF"/>
                  <w:sz w:val="16"/>
                  <w:u w:val="single"/>
                </w:rPr>
                <w:t>Screen 3</w:t>
              </w:r>
            </w:hyperlink>
            <w:r w:rsidRPr="001B0163">
              <w:rPr>
                <w:rFonts w:ascii="Calibri" w:eastAsia="Times New Roman" w:hAnsi="Calibri" w:cs="Calibri"/>
                <w:sz w:val="16"/>
              </w:rPr>
              <w:t xml:space="preserve"> </w:t>
            </w:r>
          </w:p>
          <w:p w14:paraId="2644EC6C" w14:textId="77777777" w:rsidR="00F66488" w:rsidRPr="001B0163" w:rsidRDefault="009F44F4" w:rsidP="00F66488">
            <w:pPr>
              <w:ind w:left="30" w:right="30"/>
              <w:rPr>
                <w:rFonts w:ascii="Calibri" w:eastAsia="Times New Roman" w:hAnsi="Calibri" w:cs="Calibri"/>
                <w:sz w:val="16"/>
              </w:rPr>
            </w:pPr>
            <w:hyperlink r:id="rId17" w:tgtFrame="_blank" w:history="1">
              <w:r w:rsidRPr="001B0163">
                <w:rPr>
                  <w:rFonts w:ascii="Calibri" w:eastAsia="Times New Roman" w:hAnsi="Calibri" w:cs="Calibri"/>
                  <w:color w:val="0000FF"/>
                  <w:sz w:val="16"/>
                  <w:u w:val="single"/>
                </w:rPr>
                <w:t>4_C_4</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2EA9CD" w14:textId="77777777" w:rsidR="00F66488"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[1] Welcome</w:t>
            </w:r>
          </w:p>
          <w:p w14:paraId="4234EAA6" w14:textId="77777777" w:rsidR="00F66488"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1 minute</w:t>
            </w:r>
          </w:p>
          <w:p w14:paraId="031ABF98" w14:textId="77777777" w:rsidR="00F66488"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[2] The Importance of Abbott’s Code of Business Conduct</w:t>
            </w:r>
          </w:p>
          <w:p w14:paraId="3434E32A" w14:textId="77777777" w:rsidR="00F66488"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2 minutes</w:t>
            </w:r>
          </w:p>
          <w:p w14:paraId="6BFB9DE5" w14:textId="77777777" w:rsidR="00F66488"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[3] Our Code</w:t>
            </w:r>
          </w:p>
          <w:p w14:paraId="2EE550A8" w14:textId="77777777" w:rsidR="00F66488"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18 minutes</w:t>
            </w:r>
          </w:p>
          <w:p w14:paraId="2E53F740" w14:textId="77777777" w:rsidR="00F66488"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[4] Your Commitment</w:t>
            </w:r>
          </w:p>
          <w:p w14:paraId="66413142" w14:textId="77777777" w:rsidR="00F66488"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1 minute</w:t>
            </w:r>
          </w:p>
          <w:p w14:paraId="6E0B971A" w14:textId="77777777" w:rsidR="00F66488"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[5] Knowledge Check</w:t>
            </w:r>
          </w:p>
          <w:p w14:paraId="4DB0B063" w14:textId="77777777" w:rsidR="00F66488"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5 minutes</w:t>
            </w:r>
          </w:p>
          <w:p w14:paraId="0E6BAE32" w14:textId="77777777" w:rsidR="00F66488"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Learning Progress</w:t>
            </w:r>
          </w:p>
          <w:p w14:paraId="54065AAD" w14:textId="77777777" w:rsidR="00F66488"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This Topic is now available.</w:t>
            </w:r>
          </w:p>
        </w:tc>
        <w:tc>
          <w:tcPr>
            <w:tcW w:w="6000" w:type="dxa"/>
          </w:tcPr>
          <w:p w14:paraId="12D186A0" w14:textId="77777777" w:rsidR="000515B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[1] Bienvenida</w:t>
            </w:r>
          </w:p>
          <w:p w14:paraId="0B26718F" w14:textId="77777777" w:rsidR="000515B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1 minuto</w:t>
            </w:r>
          </w:p>
          <w:p w14:paraId="5CDF2EB9" w14:textId="77777777" w:rsidR="000515B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[2] La importancia del Código de Conducta Comercial de Abbott</w:t>
            </w:r>
          </w:p>
          <w:p w14:paraId="79105CC0" w14:textId="77777777" w:rsidR="000515B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2 minutos</w:t>
            </w:r>
          </w:p>
          <w:p w14:paraId="03C32106" w14:textId="77777777" w:rsidR="000515B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[3] Nuestro código</w:t>
            </w:r>
          </w:p>
          <w:p w14:paraId="6FD68C9D" w14:textId="77777777" w:rsidR="000515B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18 minutos</w:t>
            </w:r>
          </w:p>
          <w:p w14:paraId="14DD4E09" w14:textId="77777777" w:rsidR="000515B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[4] Su compromiso</w:t>
            </w:r>
          </w:p>
          <w:p w14:paraId="0907716F" w14:textId="77777777" w:rsidR="000515B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1 minuto</w:t>
            </w:r>
          </w:p>
          <w:p w14:paraId="7D9771B5" w14:textId="77777777" w:rsidR="000515B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[5] Verificación de conocimientos</w:t>
            </w:r>
          </w:p>
          <w:p w14:paraId="35F22A69" w14:textId="77777777" w:rsidR="000515B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5 minutos</w:t>
            </w:r>
          </w:p>
          <w:p w14:paraId="2651C926" w14:textId="77777777" w:rsidR="000515B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Progreso del aprendizaje</w:t>
            </w:r>
          </w:p>
          <w:p w14:paraId="2A9E89D4" w14:textId="47789DC2" w:rsidR="00F66488" w:rsidRPr="001B0163" w:rsidRDefault="009F44F4" w:rsidP="00402E66">
            <w:pPr>
              <w:spacing w:before="100" w:beforeAutospacing="1" w:after="100" w:afterAutospacing="1"/>
              <w:ind w:left="30" w:right="30"/>
              <w:rPr>
                <w:rFonts w:ascii="Calibri" w:eastAsia="Times New Roman" w:hAnsi="Calibri" w:cs="Calibri"/>
                <w:lang w:val="es-ES"/>
              </w:rPr>
            </w:pPr>
            <w:del w:id="1" w:author="Gonzalez, Yasna" w:date="2025-12-30T11:10:00Z" w16du:dateUtc="2025-12-30T14:10:00Z">
              <w:r w:rsidRPr="001B0163" w:rsidDel="00E51721">
                <w:rPr>
                  <w:rFonts w:ascii="Calibri" w:eastAsia="Calibri" w:hAnsi="Calibri" w:cs="Calibri"/>
                  <w:lang w:val="es-ES_tradnl"/>
                </w:rPr>
                <w:delText>Esta tema</w:delText>
              </w:r>
            </w:del>
            <w:ins w:id="2" w:author="Gonzalez, Yasna" w:date="2025-12-30T11:10:00Z" w16du:dateUtc="2025-12-30T14:10:00Z">
              <w:r w:rsidR="00E51721" w:rsidRPr="001B0163">
                <w:rPr>
                  <w:rFonts w:ascii="Calibri" w:eastAsia="Calibri" w:hAnsi="Calibri" w:cs="Calibri"/>
                  <w:lang w:val="es-ES_tradnl"/>
                </w:rPr>
                <w:t>Este tema</w:t>
              </w:r>
            </w:ins>
            <w:r w:rsidRPr="001B0163">
              <w:rPr>
                <w:rFonts w:ascii="Calibri" w:eastAsia="Calibri" w:hAnsi="Calibri" w:cs="Calibri"/>
                <w:lang w:val="es-ES_tradnl"/>
              </w:rPr>
              <w:t xml:space="preserve"> ya está disponible.</w:t>
            </w:r>
          </w:p>
        </w:tc>
      </w:tr>
      <w:tr w:rsidR="00F72750" w:rsidRPr="00552748" w14:paraId="21264498" w14:textId="77777777" w:rsidTr="00252478">
        <w:tc>
          <w:tcPr>
            <w:tcW w:w="1353" w:type="dxa"/>
            <w:shd w:val="clear" w:color="auto" w:fill="C1E4F5"/>
            <w:tcMar>
              <w:top w:w="120" w:type="dxa"/>
              <w:left w:w="180" w:type="dxa"/>
              <w:bottom w:w="120" w:type="dxa"/>
              <w:right w:w="180" w:type="dxa"/>
            </w:tcMar>
            <w:hideMark/>
          </w:tcPr>
          <w:p w14:paraId="4E314B60" w14:textId="77777777" w:rsidR="00000F84" w:rsidRPr="001B0163" w:rsidRDefault="009F44F4" w:rsidP="00000F84">
            <w:pPr>
              <w:spacing w:before="30" w:after="30"/>
              <w:ind w:left="30" w:right="30"/>
              <w:rPr>
                <w:rFonts w:ascii="Calibri" w:eastAsia="Times New Roman" w:hAnsi="Calibri" w:cs="Calibri"/>
                <w:sz w:val="16"/>
              </w:rPr>
            </w:pPr>
            <w:hyperlink r:id="rId18" w:tgtFrame="_blank" w:history="1">
              <w:r w:rsidRPr="001B0163">
                <w:rPr>
                  <w:rFonts w:ascii="Calibri" w:eastAsia="Times New Roman" w:hAnsi="Calibri" w:cs="Calibri"/>
                  <w:color w:val="0000FF"/>
                  <w:sz w:val="16"/>
                  <w:u w:val="single"/>
                </w:rPr>
                <w:t>Screen 4</w:t>
              </w:r>
            </w:hyperlink>
            <w:r w:rsidRPr="001B0163">
              <w:rPr>
                <w:rFonts w:ascii="Calibri" w:eastAsia="Times New Roman" w:hAnsi="Calibri" w:cs="Calibri"/>
                <w:sz w:val="16"/>
              </w:rPr>
              <w:t xml:space="preserve"> </w:t>
            </w:r>
          </w:p>
          <w:p w14:paraId="5425745F" w14:textId="77777777" w:rsidR="00000F84" w:rsidRPr="001B0163" w:rsidRDefault="009F44F4" w:rsidP="00000F84">
            <w:pPr>
              <w:ind w:left="30" w:right="30"/>
              <w:rPr>
                <w:rFonts w:ascii="Calibri" w:eastAsia="Times New Roman" w:hAnsi="Calibri" w:cs="Calibri"/>
                <w:sz w:val="16"/>
              </w:rPr>
            </w:pPr>
            <w:hyperlink r:id="rId19" w:tgtFrame="_blank" w:history="1">
              <w:r w:rsidRPr="001B0163">
                <w:rPr>
                  <w:rFonts w:ascii="Calibri" w:eastAsia="Times New Roman" w:hAnsi="Calibri" w:cs="Calibri"/>
                  <w:color w:val="0000FF"/>
                  <w:sz w:val="16"/>
                  <w:u w:val="single"/>
                </w:rPr>
                <w:t>5_C_5</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EE39D4" w14:textId="77777777" w:rsidR="00000F8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lead with integrity, fairness, and honesty. Everyone. Every day.</w:t>
            </w:r>
          </w:p>
          <w:p w14:paraId="3D2D4146" w14:textId="77777777" w:rsidR="00000F8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0C2DEA4F" w14:textId="1FBF11A7" w:rsidR="00000F84"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Dirigimos con integridad, equidad y honestidad. Todos. Todo</w:t>
            </w:r>
            <w:ins w:id="3" w:author="Gonzalez, Yasna" w:date="2025-12-30T10:54:00Z" w16du:dateUtc="2025-12-30T13:54:00Z">
              <w:r w:rsidR="00552748">
                <w:rPr>
                  <w:rFonts w:ascii="Calibri" w:eastAsia="Calibri" w:hAnsi="Calibri" w:cs="Calibri"/>
                  <w:lang w:val="es-ES_tradnl"/>
                </w:rPr>
                <w:t>s los días</w:t>
              </w:r>
            </w:ins>
            <w:del w:id="4" w:author="Gonzalez, Yasna" w:date="2025-12-30T10:54:00Z" w16du:dateUtc="2025-12-30T13:54:00Z">
              <w:r w:rsidRPr="001B0163" w:rsidDel="00552748">
                <w:rPr>
                  <w:rFonts w:ascii="Calibri" w:eastAsia="Calibri" w:hAnsi="Calibri" w:cs="Calibri"/>
                  <w:lang w:val="es-ES_tradnl"/>
                </w:rPr>
                <w:delText xml:space="preserve"> el tiempo</w:delText>
              </w:r>
            </w:del>
            <w:r w:rsidRPr="001B0163">
              <w:rPr>
                <w:rFonts w:ascii="Calibri" w:eastAsia="Calibri" w:hAnsi="Calibri" w:cs="Calibri"/>
                <w:lang w:val="es-ES_tradnl"/>
              </w:rPr>
              <w:t>.</w:t>
            </w:r>
          </w:p>
          <w:p w14:paraId="58827DF0" w14:textId="77777777" w:rsidR="00000F84"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Nuestro Código de Conducta Comercial nos recuerda que la integridad, la equidad y la honestidad no son solo ideales, sino también un compromiso cotidiano. Si bien el Código no puede prever cada uno de los desafíos que podríamos enfrentar, ofrece una base sólida de valores que nos guían.</w:t>
            </w:r>
          </w:p>
        </w:tc>
      </w:tr>
      <w:tr w:rsidR="00F72750" w:rsidRPr="00552748" w14:paraId="581D5723" w14:textId="77777777" w:rsidTr="00252478">
        <w:tc>
          <w:tcPr>
            <w:tcW w:w="1353" w:type="dxa"/>
            <w:shd w:val="clear" w:color="auto" w:fill="C1E4F5"/>
            <w:tcMar>
              <w:top w:w="120" w:type="dxa"/>
              <w:left w:w="180" w:type="dxa"/>
              <w:bottom w:w="120" w:type="dxa"/>
              <w:right w:w="180" w:type="dxa"/>
            </w:tcMar>
            <w:hideMark/>
          </w:tcPr>
          <w:p w14:paraId="54223DFB" w14:textId="77777777" w:rsidR="00000F84" w:rsidRPr="001B0163" w:rsidRDefault="009F44F4" w:rsidP="00000F84">
            <w:pPr>
              <w:spacing w:before="30" w:after="30"/>
              <w:ind w:left="30" w:right="30"/>
              <w:rPr>
                <w:rFonts w:ascii="Calibri" w:eastAsia="Times New Roman" w:hAnsi="Calibri" w:cs="Calibri"/>
                <w:sz w:val="16"/>
              </w:rPr>
            </w:pPr>
            <w:hyperlink r:id="rId20" w:tgtFrame="_blank" w:history="1">
              <w:r w:rsidRPr="001B0163">
                <w:rPr>
                  <w:rFonts w:ascii="Calibri" w:eastAsia="Times New Roman" w:hAnsi="Calibri" w:cs="Calibri"/>
                  <w:color w:val="0000FF"/>
                  <w:sz w:val="16"/>
                  <w:u w:val="single"/>
                </w:rPr>
                <w:t>Screen 5</w:t>
              </w:r>
            </w:hyperlink>
            <w:r w:rsidRPr="001B0163">
              <w:rPr>
                <w:rFonts w:ascii="Calibri" w:eastAsia="Times New Roman" w:hAnsi="Calibri" w:cs="Calibri"/>
                <w:sz w:val="16"/>
              </w:rPr>
              <w:t xml:space="preserve"> </w:t>
            </w:r>
          </w:p>
          <w:p w14:paraId="40B099F4" w14:textId="77777777" w:rsidR="00000F84" w:rsidRPr="001B0163" w:rsidRDefault="009F44F4" w:rsidP="00000F84">
            <w:pPr>
              <w:ind w:left="30" w:right="30"/>
              <w:rPr>
                <w:rFonts w:ascii="Calibri" w:eastAsia="Times New Roman" w:hAnsi="Calibri" w:cs="Calibri"/>
                <w:sz w:val="16"/>
              </w:rPr>
            </w:pPr>
            <w:hyperlink r:id="rId21" w:tgtFrame="_blank" w:history="1">
              <w:r w:rsidRPr="001B0163">
                <w:rPr>
                  <w:rFonts w:ascii="Calibri" w:eastAsia="Times New Roman" w:hAnsi="Calibri" w:cs="Calibri"/>
                  <w:color w:val="0000FF"/>
                  <w:sz w:val="16"/>
                  <w:u w:val="single"/>
                </w:rPr>
                <w:t>6_C_6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20F0253" w14:textId="77777777" w:rsidR="00000F8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are committed to the highest standards.</w:t>
            </w:r>
          </w:p>
          <w:p w14:paraId="24D91E71" w14:textId="77777777" w:rsidR="00000F8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3871AB4B" w14:textId="77777777" w:rsidR="005011CC"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Estamos comprometidos con los más altos estándares.</w:t>
            </w:r>
          </w:p>
          <w:p w14:paraId="7BC538B4" w14:textId="77777777" w:rsidR="00000F84"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El Código de Conducta Comercial es vital para el éxito de Abbott porque establece el estándar de cómo trabajamos: con integridad, equidad y honestidad. Nos ayuda a tomar decisiones éticas, especialmente en situaciones complejas y asegura que nos mantengamos en armonía con nuestros valores. Al seguir el Código, protegemos nuestra reputación, generamos confianza con los que servimos y brindamos una cultura de lugar de trabajo en la que hacer lo correcto es primordial.</w:t>
            </w:r>
          </w:p>
        </w:tc>
      </w:tr>
      <w:tr w:rsidR="00F72750" w:rsidRPr="00552748" w14:paraId="1E524CD2" w14:textId="77777777" w:rsidTr="00252478">
        <w:tc>
          <w:tcPr>
            <w:tcW w:w="1353" w:type="dxa"/>
            <w:shd w:val="clear" w:color="auto" w:fill="C1E4F5"/>
            <w:tcMar>
              <w:top w:w="120" w:type="dxa"/>
              <w:left w:w="180" w:type="dxa"/>
              <w:bottom w:w="120" w:type="dxa"/>
              <w:right w:w="180" w:type="dxa"/>
            </w:tcMar>
            <w:hideMark/>
          </w:tcPr>
          <w:p w14:paraId="78A4BC64" w14:textId="77777777" w:rsidR="00000F84" w:rsidRPr="001B0163" w:rsidRDefault="009F44F4" w:rsidP="00000F84">
            <w:pPr>
              <w:spacing w:before="30" w:after="30"/>
              <w:ind w:left="30" w:right="30"/>
              <w:rPr>
                <w:rFonts w:ascii="Calibri" w:eastAsia="Times New Roman" w:hAnsi="Calibri" w:cs="Calibri"/>
                <w:sz w:val="16"/>
              </w:rPr>
            </w:pPr>
            <w:hyperlink r:id="rId22" w:tgtFrame="_blank" w:history="1">
              <w:r w:rsidRPr="001B0163">
                <w:rPr>
                  <w:rFonts w:ascii="Calibri" w:eastAsia="Times New Roman" w:hAnsi="Calibri" w:cs="Calibri"/>
                  <w:color w:val="0000FF"/>
                  <w:sz w:val="16"/>
                  <w:u w:val="single"/>
                </w:rPr>
                <w:t>Screen 6</w:t>
              </w:r>
            </w:hyperlink>
            <w:r w:rsidRPr="001B0163">
              <w:rPr>
                <w:rFonts w:ascii="Calibri" w:eastAsia="Times New Roman" w:hAnsi="Calibri" w:cs="Calibri"/>
                <w:sz w:val="16"/>
              </w:rPr>
              <w:t xml:space="preserve"> </w:t>
            </w:r>
          </w:p>
          <w:p w14:paraId="62DC50FF" w14:textId="77777777" w:rsidR="00000F84" w:rsidRPr="001B0163" w:rsidRDefault="009F44F4" w:rsidP="00000F84">
            <w:pPr>
              <w:ind w:left="30" w:right="30"/>
              <w:rPr>
                <w:rFonts w:ascii="Calibri" w:eastAsia="Times New Roman" w:hAnsi="Calibri" w:cs="Calibri"/>
                <w:sz w:val="16"/>
              </w:rPr>
            </w:pPr>
            <w:hyperlink r:id="rId23" w:tgtFrame="_blank" w:history="1">
              <w:r w:rsidRPr="001B0163">
                <w:rPr>
                  <w:rFonts w:ascii="Calibri" w:eastAsia="Times New Roman" w:hAnsi="Calibri" w:cs="Calibri"/>
                  <w:color w:val="0000FF"/>
                  <w:sz w:val="16"/>
                  <w:u w:val="single"/>
                </w:rPr>
                <w:t>7_C_7</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1C2C77" w14:textId="77777777" w:rsidR="00000F8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Understanding the Code is everyone’s responsibility.</w:t>
            </w:r>
          </w:p>
          <w:p w14:paraId="08E2A54E" w14:textId="77777777" w:rsidR="00000F8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Each of us has a role in applying the Code of Business Conduct to our daily work and decision-making. It’s not just a document—it’s a guide that helps us navigate challenges with integrity and confidence.</w:t>
            </w:r>
          </w:p>
          <w:p w14:paraId="79EC4D2A" w14:textId="77777777" w:rsidR="00000F8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lastRenderedPageBreak/>
              <w:t>In the sections ahead, we’ll explore the key principles of the Code and see how they come to life in our everyday actions and choices.</w:t>
            </w:r>
          </w:p>
        </w:tc>
        <w:tc>
          <w:tcPr>
            <w:tcW w:w="6000" w:type="dxa"/>
          </w:tcPr>
          <w:p w14:paraId="79594E6C" w14:textId="77777777" w:rsidR="00B6655E"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Comprender el Código es responsabilidad de todos y cada uno.</w:t>
            </w:r>
          </w:p>
          <w:p w14:paraId="72228356" w14:textId="77777777" w:rsidR="00B6655E"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 xml:space="preserve">Cada uno de nosotros tiene un papel en hacer valer el Código de Conducta Comercial en nuestro trabajo diario y en la toma de decisiones. No es solo un documento; es </w:t>
            </w:r>
            <w:r w:rsidRPr="001B0163">
              <w:rPr>
                <w:rFonts w:ascii="Calibri" w:eastAsia="Calibri" w:hAnsi="Calibri" w:cs="Calibri"/>
                <w:lang w:val="es-ES_tradnl"/>
              </w:rPr>
              <w:lastRenderedPageBreak/>
              <w:t>una guía que nos ayuda a encarar los desafío con integridad y confianza.</w:t>
            </w:r>
          </w:p>
          <w:p w14:paraId="31156F0E" w14:textId="77777777" w:rsidR="00000F84"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En las secciones por venir, exploraremos los principios calve del Código y veremos cómo cobra vida en nuestros actos y elecciones cotidianas.</w:t>
            </w:r>
          </w:p>
        </w:tc>
      </w:tr>
      <w:tr w:rsidR="00F72750" w:rsidRPr="00552748" w14:paraId="351CC537" w14:textId="77777777" w:rsidTr="00252478">
        <w:tc>
          <w:tcPr>
            <w:tcW w:w="1353" w:type="dxa"/>
            <w:shd w:val="clear" w:color="auto" w:fill="C1E4F5"/>
            <w:tcMar>
              <w:top w:w="120" w:type="dxa"/>
              <w:left w:w="180" w:type="dxa"/>
              <w:bottom w:w="120" w:type="dxa"/>
              <w:right w:w="180" w:type="dxa"/>
            </w:tcMar>
            <w:hideMark/>
          </w:tcPr>
          <w:p w14:paraId="5659DADF" w14:textId="77777777" w:rsidR="00000F84" w:rsidRPr="001B0163" w:rsidRDefault="009F44F4" w:rsidP="00000F84">
            <w:pPr>
              <w:spacing w:before="30" w:after="30"/>
              <w:ind w:left="30" w:right="30"/>
              <w:rPr>
                <w:rFonts w:ascii="Calibri" w:eastAsia="Times New Roman" w:hAnsi="Calibri" w:cs="Calibri"/>
                <w:sz w:val="16"/>
              </w:rPr>
            </w:pPr>
            <w:hyperlink r:id="rId24" w:tgtFrame="_blank" w:history="1">
              <w:r w:rsidRPr="001B0163">
                <w:rPr>
                  <w:rFonts w:ascii="Calibri" w:eastAsia="Times New Roman" w:hAnsi="Calibri" w:cs="Calibri"/>
                  <w:color w:val="0000FF"/>
                  <w:sz w:val="16"/>
                  <w:u w:val="single"/>
                </w:rPr>
                <w:t>Screen 7</w:t>
              </w:r>
            </w:hyperlink>
            <w:r w:rsidRPr="001B0163">
              <w:rPr>
                <w:rFonts w:ascii="Calibri" w:eastAsia="Times New Roman" w:hAnsi="Calibri" w:cs="Calibri"/>
                <w:sz w:val="16"/>
              </w:rPr>
              <w:t xml:space="preserve"> </w:t>
            </w:r>
          </w:p>
          <w:p w14:paraId="502E7AE5" w14:textId="77777777" w:rsidR="00000F84" w:rsidRPr="001B0163" w:rsidRDefault="009F44F4" w:rsidP="00000F84">
            <w:pPr>
              <w:ind w:left="30" w:right="30"/>
              <w:rPr>
                <w:rFonts w:ascii="Calibri" w:eastAsia="Times New Roman" w:hAnsi="Calibri" w:cs="Calibri"/>
                <w:sz w:val="16"/>
              </w:rPr>
            </w:pPr>
            <w:hyperlink r:id="rId25" w:tgtFrame="_blank" w:history="1">
              <w:r w:rsidRPr="001B0163">
                <w:rPr>
                  <w:rFonts w:ascii="Calibri" w:eastAsia="Times New Roman" w:hAnsi="Calibri" w:cs="Calibri"/>
                  <w:color w:val="0000FF"/>
                  <w:sz w:val="16"/>
                  <w:u w:val="single"/>
                </w:rPr>
                <w:t>8_C_8</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22D93E3" w14:textId="77777777" w:rsidR="00000F8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You must view all content before moving forward.</w:t>
            </w:r>
          </w:p>
          <w:p w14:paraId="498F2622" w14:textId="77777777" w:rsidR="00000F8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At Abbott, we are committed to improving the health and well-being of the people who rely on our products.</w:t>
            </w:r>
          </w:p>
          <w:p w14:paraId="13B6C8CF" w14:textId="77777777" w:rsidR="00000F8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It’s a reminder that behind every decision, every innovation, and every action is a purpose—to make lives better.</w:t>
            </w:r>
          </w:p>
          <w:p w14:paraId="66427A99" w14:textId="77777777" w:rsidR="00000F8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Patients and Consumers</w:t>
            </w:r>
          </w:p>
          <w:p w14:paraId="1F6631C6" w14:textId="77777777" w:rsidR="00000F8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Healthcare Professionals</w:t>
            </w:r>
          </w:p>
          <w:p w14:paraId="2E904BE0" w14:textId="77777777" w:rsidR="00000F8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Click each of the icons to learn more.</w:t>
            </w:r>
          </w:p>
        </w:tc>
        <w:tc>
          <w:tcPr>
            <w:tcW w:w="6000" w:type="dxa"/>
          </w:tcPr>
          <w:p w14:paraId="70BBAD22" w14:textId="77777777" w:rsidR="008079A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Debe ver todo el contenido para avanzar.</w:t>
            </w:r>
          </w:p>
          <w:p w14:paraId="6AEDEC9B" w14:textId="77777777" w:rsidR="008079A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En Abbott, estamos comprometidos a mejorar la salud y el bienestar de las personas que confían en nuestros productos.</w:t>
            </w:r>
          </w:p>
          <w:p w14:paraId="449AEEDE" w14:textId="77777777" w:rsidR="008079A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Es un recordatorio de que detrás de cada decisión, cada innovación y cada acción hay un propósito: mejorar vidas.</w:t>
            </w:r>
          </w:p>
          <w:p w14:paraId="06CA9E88" w14:textId="77777777" w:rsidR="008079A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Pacientes y consumidores</w:t>
            </w:r>
          </w:p>
          <w:p w14:paraId="26307FC1" w14:textId="77777777" w:rsidR="008079A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Profesionales de la salud</w:t>
            </w:r>
          </w:p>
          <w:p w14:paraId="2DA1D95E" w14:textId="77777777" w:rsidR="00000F84"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Haga clic en cada uno de los íconos para obtener más información.</w:t>
            </w:r>
          </w:p>
        </w:tc>
      </w:tr>
      <w:tr w:rsidR="00F72750" w:rsidRPr="00552748" w14:paraId="7E177FDF" w14:textId="77777777" w:rsidTr="00252478">
        <w:tc>
          <w:tcPr>
            <w:tcW w:w="1353" w:type="dxa"/>
            <w:shd w:val="clear" w:color="auto" w:fill="C1E4F5"/>
            <w:tcMar>
              <w:top w:w="120" w:type="dxa"/>
              <w:left w:w="180" w:type="dxa"/>
              <w:bottom w:w="120" w:type="dxa"/>
              <w:right w:w="180" w:type="dxa"/>
            </w:tcMar>
            <w:hideMark/>
          </w:tcPr>
          <w:p w14:paraId="2BC68F32" w14:textId="77777777" w:rsidR="00000F84" w:rsidRPr="001B0163" w:rsidRDefault="009F44F4" w:rsidP="00000F84">
            <w:pPr>
              <w:spacing w:before="30" w:after="30"/>
              <w:ind w:left="30" w:right="30"/>
              <w:rPr>
                <w:rFonts w:ascii="Calibri" w:eastAsia="Times New Roman" w:hAnsi="Calibri" w:cs="Calibri"/>
                <w:sz w:val="16"/>
              </w:rPr>
            </w:pPr>
            <w:hyperlink r:id="rId26" w:tgtFrame="_blank" w:history="1">
              <w:r w:rsidRPr="001B0163">
                <w:rPr>
                  <w:rFonts w:ascii="Calibri" w:eastAsia="Times New Roman" w:hAnsi="Calibri" w:cs="Calibri"/>
                  <w:color w:val="0000FF"/>
                  <w:sz w:val="16"/>
                  <w:u w:val="single"/>
                </w:rPr>
                <w:t>Screen 7</w:t>
              </w:r>
            </w:hyperlink>
            <w:r w:rsidRPr="001B0163">
              <w:rPr>
                <w:rFonts w:ascii="Calibri" w:eastAsia="Times New Roman" w:hAnsi="Calibri" w:cs="Calibri"/>
                <w:sz w:val="16"/>
              </w:rPr>
              <w:t xml:space="preserve"> </w:t>
            </w:r>
          </w:p>
          <w:p w14:paraId="7B703E30" w14:textId="77777777" w:rsidR="00000F84" w:rsidRPr="001B0163" w:rsidRDefault="009F44F4" w:rsidP="00000F84">
            <w:pPr>
              <w:ind w:left="30" w:right="30"/>
              <w:rPr>
                <w:rFonts w:ascii="Calibri" w:eastAsia="Times New Roman" w:hAnsi="Calibri" w:cs="Calibri"/>
                <w:sz w:val="16"/>
              </w:rPr>
            </w:pPr>
            <w:hyperlink r:id="rId27" w:tgtFrame="_blank" w:history="1">
              <w:r w:rsidRPr="001B0163">
                <w:rPr>
                  <w:rFonts w:ascii="Calibri" w:eastAsia="Times New Roman" w:hAnsi="Calibri" w:cs="Calibri"/>
                  <w:color w:val="0000FF"/>
                  <w:sz w:val="16"/>
                  <w:u w:val="single"/>
                </w:rPr>
                <w:t>9_C_8</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0EAD27" w14:textId="77777777" w:rsidR="00000F8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PATIENTS AND CONSUMERS</w:t>
            </w:r>
          </w:p>
          <w:p w14:paraId="7A15726D" w14:textId="77777777" w:rsidR="00000F8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23D3C7D2" w14:textId="77777777" w:rsidR="00E36CE0"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PACIENTES Y CONSUMIDORES</w:t>
            </w:r>
          </w:p>
          <w:p w14:paraId="0EA57F76" w14:textId="77777777" w:rsidR="00000F84"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 xml:space="preserve">Cuidar de la gente está en el centro de lo que hacemos. Ponemos la salud y el bienestar de los pacientes y consumidores en primer lugar. Podemos marcar una diferencia significativa cada día, al ayudar a las personas a </w:t>
            </w:r>
            <w:r w:rsidRPr="001B0163">
              <w:rPr>
                <w:rFonts w:ascii="Calibri" w:eastAsia="Calibri" w:hAnsi="Calibri" w:cs="Calibri"/>
                <w:lang w:val="es-ES_tradnl"/>
              </w:rPr>
              <w:lastRenderedPageBreak/>
              <w:t>vivir una vida más saludable y al contribuir a formar comunidades más fuertes y sanas.</w:t>
            </w:r>
          </w:p>
        </w:tc>
      </w:tr>
      <w:tr w:rsidR="00F72750" w:rsidRPr="00552748" w14:paraId="1CF10EDD" w14:textId="77777777" w:rsidTr="00252478">
        <w:tc>
          <w:tcPr>
            <w:tcW w:w="1353" w:type="dxa"/>
            <w:shd w:val="clear" w:color="auto" w:fill="C1E4F5"/>
            <w:tcMar>
              <w:top w:w="120" w:type="dxa"/>
              <w:left w:w="180" w:type="dxa"/>
              <w:bottom w:w="120" w:type="dxa"/>
              <w:right w:w="180" w:type="dxa"/>
            </w:tcMar>
            <w:hideMark/>
          </w:tcPr>
          <w:p w14:paraId="66917C14" w14:textId="77777777" w:rsidR="00E36CE0" w:rsidRPr="001B0163" w:rsidRDefault="009F44F4" w:rsidP="00E36CE0">
            <w:pPr>
              <w:spacing w:before="30" w:after="30"/>
              <w:ind w:left="30" w:right="30"/>
              <w:rPr>
                <w:rFonts w:ascii="Calibri" w:eastAsia="Times New Roman" w:hAnsi="Calibri" w:cs="Calibri"/>
                <w:sz w:val="16"/>
              </w:rPr>
            </w:pPr>
            <w:hyperlink r:id="rId28" w:tgtFrame="_blank" w:history="1">
              <w:r w:rsidRPr="001B0163">
                <w:rPr>
                  <w:rFonts w:ascii="Calibri" w:eastAsia="Times New Roman" w:hAnsi="Calibri" w:cs="Calibri"/>
                  <w:color w:val="0000FF"/>
                  <w:sz w:val="16"/>
                  <w:u w:val="single"/>
                </w:rPr>
                <w:t>Screen 7</w:t>
              </w:r>
            </w:hyperlink>
            <w:r w:rsidRPr="001B0163">
              <w:rPr>
                <w:rFonts w:ascii="Calibri" w:eastAsia="Times New Roman" w:hAnsi="Calibri" w:cs="Calibri"/>
                <w:sz w:val="16"/>
              </w:rPr>
              <w:t xml:space="preserve"> </w:t>
            </w:r>
          </w:p>
          <w:p w14:paraId="76520505" w14:textId="77777777" w:rsidR="00E36CE0" w:rsidRPr="001B0163" w:rsidRDefault="009F44F4" w:rsidP="00E36CE0">
            <w:pPr>
              <w:ind w:left="30" w:right="30"/>
              <w:rPr>
                <w:rFonts w:ascii="Calibri" w:eastAsia="Times New Roman" w:hAnsi="Calibri" w:cs="Calibri"/>
                <w:sz w:val="16"/>
              </w:rPr>
            </w:pPr>
            <w:hyperlink r:id="rId29" w:tgtFrame="_blank" w:history="1">
              <w:r w:rsidRPr="001B0163">
                <w:rPr>
                  <w:rFonts w:ascii="Calibri" w:eastAsia="Times New Roman" w:hAnsi="Calibri" w:cs="Calibri"/>
                  <w:color w:val="0000FF"/>
                  <w:sz w:val="16"/>
                  <w:u w:val="single"/>
                </w:rPr>
                <w:t>10_C_8</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979763" w14:textId="77777777" w:rsidR="00E36C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HEALTHCARE PROFESSIONALS</w:t>
            </w:r>
          </w:p>
          <w:p w14:paraId="2997937F" w14:textId="77777777" w:rsidR="00E36C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37024382" w14:textId="77777777" w:rsidR="00E36C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6CE499EE" w14:textId="77777777" w:rsidR="00E36CE0"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PROFESIONALES DE LA SALUD</w:t>
            </w:r>
          </w:p>
          <w:p w14:paraId="18F23926" w14:textId="77777777" w:rsidR="00E36CE0"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Trabajamos con profesionales de la salud para fomentar la vida más saludable. Respetamos el conocimiento y el juicio independiente de los profesionales de la salud; ya sean doctores, enfermeros(as), farmacéuticos, investigadores o personal de laboratorio. Su papel en guiar a los pacientes hacia la mejor salud es fundamental.</w:t>
            </w:r>
          </w:p>
          <w:p w14:paraId="1F8719AF" w14:textId="77777777" w:rsidR="00E36CE0"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En Abbott, nos comprometemos a apoyarlos con información exacta y oportuna para que puedan tomar las mejores decisiones. Al trabajar juntos, podemos alcanzar nuestra meta compartida de mejorar la salud y el bienestar en todo el mundo.</w:t>
            </w:r>
          </w:p>
        </w:tc>
      </w:tr>
      <w:tr w:rsidR="00F72750" w:rsidRPr="00552748" w14:paraId="4ABB395F" w14:textId="77777777" w:rsidTr="00252478">
        <w:tc>
          <w:tcPr>
            <w:tcW w:w="1353" w:type="dxa"/>
            <w:shd w:val="clear" w:color="auto" w:fill="C1E4F5"/>
            <w:tcMar>
              <w:top w:w="120" w:type="dxa"/>
              <w:left w:w="180" w:type="dxa"/>
              <w:bottom w:w="120" w:type="dxa"/>
              <w:right w:w="180" w:type="dxa"/>
            </w:tcMar>
            <w:hideMark/>
          </w:tcPr>
          <w:p w14:paraId="66D40847" w14:textId="77777777" w:rsidR="00E36CE0" w:rsidRPr="001B0163" w:rsidRDefault="009F44F4" w:rsidP="00E36CE0">
            <w:pPr>
              <w:spacing w:before="30" w:after="30"/>
              <w:ind w:left="30" w:right="30"/>
              <w:rPr>
                <w:rFonts w:ascii="Calibri" w:eastAsia="Times New Roman" w:hAnsi="Calibri" w:cs="Calibri"/>
                <w:sz w:val="16"/>
              </w:rPr>
            </w:pPr>
            <w:hyperlink r:id="rId30" w:tgtFrame="_blank" w:history="1">
              <w:r w:rsidRPr="001B0163">
                <w:rPr>
                  <w:rFonts w:ascii="Calibri" w:eastAsia="Times New Roman" w:hAnsi="Calibri" w:cs="Calibri"/>
                  <w:color w:val="0000FF"/>
                  <w:sz w:val="16"/>
                  <w:u w:val="single"/>
                </w:rPr>
                <w:t>Screen 8</w:t>
              </w:r>
            </w:hyperlink>
            <w:r w:rsidRPr="001B0163">
              <w:rPr>
                <w:rFonts w:ascii="Calibri" w:eastAsia="Times New Roman" w:hAnsi="Calibri" w:cs="Calibri"/>
                <w:sz w:val="16"/>
              </w:rPr>
              <w:t xml:space="preserve"> </w:t>
            </w:r>
          </w:p>
          <w:p w14:paraId="6F4E7D62" w14:textId="77777777" w:rsidR="00E36CE0" w:rsidRPr="001B0163" w:rsidRDefault="009F44F4" w:rsidP="00E36CE0">
            <w:pPr>
              <w:ind w:left="30" w:right="30"/>
              <w:rPr>
                <w:rFonts w:ascii="Calibri" w:eastAsia="Times New Roman" w:hAnsi="Calibri" w:cs="Calibri"/>
                <w:sz w:val="16"/>
              </w:rPr>
            </w:pPr>
            <w:hyperlink r:id="rId31" w:tgtFrame="_blank" w:history="1">
              <w:r w:rsidRPr="001B0163">
                <w:rPr>
                  <w:rFonts w:ascii="Calibri" w:eastAsia="Times New Roman" w:hAnsi="Calibri" w:cs="Calibri"/>
                  <w:color w:val="0000FF"/>
                  <w:sz w:val="16"/>
                  <w:u w:val="single"/>
                </w:rPr>
                <w:t>11_C_9</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12D0087" w14:textId="77777777" w:rsidR="00E36C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You must view all content before moving forward.</w:t>
            </w:r>
          </w:p>
          <w:p w14:paraId="267A127C" w14:textId="77777777" w:rsidR="00E36C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At Abbott, we are committed to ensuring every product we offer is safe, effective, and worthy of the trust people place in us.</w:t>
            </w:r>
          </w:p>
          <w:p w14:paraId="3423F7EA" w14:textId="77777777" w:rsidR="00E36C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62EA8FD1" w14:textId="77777777" w:rsidR="00E36C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lastRenderedPageBreak/>
              <w:t>We’re also committed to timely identifying, evaluating, and addressing product safety issues, as well as taking actions to prevent counterfeiting, illegal diversion, and theft of our products.</w:t>
            </w:r>
          </w:p>
          <w:p w14:paraId="5B9C2D86" w14:textId="77777777" w:rsidR="00E36C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Product Quality</w:t>
            </w:r>
          </w:p>
          <w:p w14:paraId="118B5D67" w14:textId="77777777" w:rsidR="00E36C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Product Promotion I</w:t>
            </w:r>
          </w:p>
          <w:p w14:paraId="2A8AE53A" w14:textId="77777777" w:rsidR="00E36C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Product Promotion II</w:t>
            </w:r>
          </w:p>
          <w:p w14:paraId="2D88AD60" w14:textId="77777777" w:rsidR="00E36C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Click each of the icons to learn more.</w:t>
            </w:r>
          </w:p>
        </w:tc>
        <w:tc>
          <w:tcPr>
            <w:tcW w:w="6000" w:type="dxa"/>
          </w:tcPr>
          <w:p w14:paraId="6F700467" w14:textId="77777777" w:rsidR="005C7B27"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Debe ver todo el contenido para avanzar.</w:t>
            </w:r>
          </w:p>
          <w:p w14:paraId="3765DD07" w14:textId="77777777" w:rsidR="005C7B27"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En Abbott, nos comprometemos a asegurar que cada producto que ofrecemos es seguro, eficaz y digno de la confianza que las personas ponen en nosotros.</w:t>
            </w:r>
          </w:p>
          <w:p w14:paraId="59DD27E3" w14:textId="77777777" w:rsidR="005C7B27"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Tomamos medidas para asegurarnos de que nuestros productos son seguros y eficaces; desde la elección de los materiales correctos hasta cómo los comercializamos, vendemos y entregamos. En cada etapa, seguimos altos estándares de calidad.</w:t>
            </w:r>
          </w:p>
          <w:p w14:paraId="14502135" w14:textId="77777777" w:rsidR="005C7B27"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También nos comprometemos a identificar, evaluar y abordar oportunamente las cuestiones relacionadas con la seguridad del producto, así como actuar para prevenir falsificaciones, desvíos ilegales y el robo de nuestros productos.</w:t>
            </w:r>
          </w:p>
          <w:p w14:paraId="6116BDC0" w14:textId="77777777" w:rsidR="005C7B27"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Calidad de los productos</w:t>
            </w:r>
          </w:p>
          <w:p w14:paraId="407A643D" w14:textId="77777777" w:rsidR="00E36CE0"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Promoción de los productos I</w:t>
            </w:r>
          </w:p>
          <w:p w14:paraId="32644ACF" w14:textId="77777777" w:rsidR="00F81109"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Promoción de los productos II</w:t>
            </w:r>
          </w:p>
          <w:p w14:paraId="4C96A816" w14:textId="77777777" w:rsidR="00F81109"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Haga clic en cada uno de los íconos para obtener más información.</w:t>
            </w:r>
          </w:p>
        </w:tc>
      </w:tr>
      <w:tr w:rsidR="00F72750" w:rsidRPr="00552748" w14:paraId="4A5F4D23" w14:textId="77777777" w:rsidTr="00252478">
        <w:tc>
          <w:tcPr>
            <w:tcW w:w="1353" w:type="dxa"/>
            <w:shd w:val="clear" w:color="auto" w:fill="C1E4F5"/>
            <w:tcMar>
              <w:top w:w="120" w:type="dxa"/>
              <w:left w:w="180" w:type="dxa"/>
              <w:bottom w:w="120" w:type="dxa"/>
              <w:right w:w="180" w:type="dxa"/>
            </w:tcMar>
            <w:hideMark/>
          </w:tcPr>
          <w:p w14:paraId="0B94C223" w14:textId="77777777" w:rsidR="00E36CE0" w:rsidRPr="001B0163" w:rsidRDefault="009F44F4" w:rsidP="00E36CE0">
            <w:pPr>
              <w:spacing w:before="30" w:after="30"/>
              <w:ind w:left="30" w:right="30"/>
              <w:rPr>
                <w:rFonts w:ascii="Calibri" w:eastAsia="Times New Roman" w:hAnsi="Calibri" w:cs="Calibri"/>
                <w:sz w:val="16"/>
              </w:rPr>
            </w:pPr>
            <w:hyperlink r:id="rId32" w:tgtFrame="_blank" w:history="1">
              <w:r w:rsidRPr="001B0163">
                <w:rPr>
                  <w:rFonts w:ascii="Calibri" w:eastAsia="Times New Roman" w:hAnsi="Calibri" w:cs="Calibri"/>
                  <w:color w:val="0000FF"/>
                  <w:sz w:val="16"/>
                  <w:u w:val="single"/>
                </w:rPr>
                <w:t>Screen 8</w:t>
              </w:r>
            </w:hyperlink>
            <w:r w:rsidRPr="001B0163">
              <w:rPr>
                <w:rFonts w:ascii="Calibri" w:eastAsia="Times New Roman" w:hAnsi="Calibri" w:cs="Calibri"/>
                <w:sz w:val="16"/>
              </w:rPr>
              <w:t xml:space="preserve"> </w:t>
            </w:r>
          </w:p>
          <w:p w14:paraId="64E87D46" w14:textId="77777777" w:rsidR="00E36CE0" w:rsidRPr="001B0163" w:rsidRDefault="009F44F4" w:rsidP="00E36CE0">
            <w:pPr>
              <w:ind w:left="30" w:right="30"/>
              <w:rPr>
                <w:rFonts w:ascii="Calibri" w:eastAsia="Times New Roman" w:hAnsi="Calibri" w:cs="Calibri"/>
                <w:sz w:val="16"/>
              </w:rPr>
            </w:pPr>
            <w:hyperlink r:id="rId33" w:tgtFrame="_blank" w:history="1">
              <w:r w:rsidRPr="001B0163">
                <w:rPr>
                  <w:rFonts w:ascii="Calibri" w:eastAsia="Times New Roman" w:hAnsi="Calibri" w:cs="Calibri"/>
                  <w:color w:val="0000FF"/>
                  <w:sz w:val="16"/>
                  <w:u w:val="single"/>
                </w:rPr>
                <w:t>12_C_9</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1AC7FC" w14:textId="77777777" w:rsidR="00E36C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PRODUCT QUALITY</w:t>
            </w:r>
          </w:p>
          <w:p w14:paraId="0C76FB6C" w14:textId="77777777" w:rsidR="00E36C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Safe, effective and trusted. Our products make a difference.</w:t>
            </w:r>
          </w:p>
          <w:p w14:paraId="4B980ECA" w14:textId="77777777" w:rsidR="00E36C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237C29D6" w14:textId="77777777" w:rsidR="00E36C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 xml:space="preserve">We’re committed to timely identifying, assessing, and addressing product safety issues. We ensure healthcare professionals and institutions have the information they need to use our products safely and effectively, and we </w:t>
            </w:r>
            <w:r w:rsidRPr="001B0163">
              <w:rPr>
                <w:rFonts w:ascii="Calibri" w:eastAsia="Times New Roman" w:hAnsi="Calibri" w:cs="Calibri"/>
              </w:rPr>
              <w:lastRenderedPageBreak/>
              <w:t>communicate with regulatory or public health agencies in the event of potential safety concerns.</w:t>
            </w:r>
          </w:p>
          <w:p w14:paraId="6D5DB109" w14:textId="77777777" w:rsidR="00E36C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3E5D8C3F" w14:textId="77777777" w:rsidR="00723EDD"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CALIDAD DE LOS PRODUCTOS</w:t>
            </w:r>
          </w:p>
          <w:p w14:paraId="25DA2EF8" w14:textId="77777777" w:rsidR="00723EDD"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Seguros, eficaces y confiables. Nuestros productos marcan la diferencia.</w:t>
            </w:r>
          </w:p>
          <w:p w14:paraId="3E48B104" w14:textId="77777777" w:rsidR="00723EDD"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Estamos comprometidos con la calidad en cada etapa; desde el abastecimiento y la producción hasta cómo comercializamos, vendemos y entregamos nuestros productos, incluyendo a nuestros socios. Cada paso importa porque la gente cuenta con nosotros para su protección.</w:t>
            </w:r>
          </w:p>
          <w:p w14:paraId="05BBC6E4" w14:textId="77777777" w:rsidR="00723EDD"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 xml:space="preserve">Estamos comprometidos a identificar, evaluar y resolver oportunamente problemas relativos a la seguridad de los productos. Nos aseguramos de que los profesionales de la </w:t>
            </w:r>
            <w:r w:rsidRPr="001B0163">
              <w:rPr>
                <w:rFonts w:ascii="Calibri" w:eastAsia="Calibri" w:hAnsi="Calibri" w:cs="Calibri"/>
                <w:lang w:val="es-ES_tradnl"/>
              </w:rPr>
              <w:lastRenderedPageBreak/>
              <w:t>salud e instituciones tengan la información que necesitan para usar nuestros productos de manera segura y efectiva, y nos comunicamos con agencias reguladoras o de salud pública en caso de un potencial problema de salud.</w:t>
            </w:r>
          </w:p>
          <w:p w14:paraId="0FC9C38A" w14:textId="77777777" w:rsidR="00E36CE0"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Tomamos los pasos necesarios para prevenir falsificaciones, desvíos ilegales y robos de nuestros productos. Seguimos las regulaciones de comercio, incluidas las normas de exportación e importación, y cumplimos con las restricciones y las sanciones gubernamentales para proteger la seguridad nacional y la salud pública.</w:t>
            </w:r>
          </w:p>
        </w:tc>
      </w:tr>
      <w:tr w:rsidR="00F72750" w:rsidRPr="00552748" w14:paraId="092E7330" w14:textId="77777777" w:rsidTr="00252478">
        <w:tc>
          <w:tcPr>
            <w:tcW w:w="1353" w:type="dxa"/>
            <w:shd w:val="clear" w:color="auto" w:fill="C1E4F5"/>
            <w:tcMar>
              <w:top w:w="120" w:type="dxa"/>
              <w:left w:w="180" w:type="dxa"/>
              <w:bottom w:w="120" w:type="dxa"/>
              <w:right w:w="180" w:type="dxa"/>
            </w:tcMar>
            <w:hideMark/>
          </w:tcPr>
          <w:p w14:paraId="451F26E9" w14:textId="77777777" w:rsidR="00277052" w:rsidRPr="001B0163" w:rsidRDefault="009F44F4" w:rsidP="00277052">
            <w:pPr>
              <w:spacing w:before="30" w:after="30"/>
              <w:ind w:left="30" w:right="30"/>
              <w:rPr>
                <w:rFonts w:ascii="Calibri" w:eastAsia="Times New Roman" w:hAnsi="Calibri" w:cs="Calibri"/>
                <w:sz w:val="16"/>
              </w:rPr>
            </w:pPr>
            <w:hyperlink r:id="rId34" w:tgtFrame="_blank" w:history="1">
              <w:r w:rsidRPr="001B0163">
                <w:rPr>
                  <w:rFonts w:ascii="Calibri" w:eastAsia="Times New Roman" w:hAnsi="Calibri" w:cs="Calibri"/>
                  <w:color w:val="0000FF"/>
                  <w:sz w:val="16"/>
                  <w:u w:val="single"/>
                </w:rPr>
                <w:t>Screen 8</w:t>
              </w:r>
            </w:hyperlink>
            <w:r w:rsidRPr="001B0163">
              <w:rPr>
                <w:rFonts w:ascii="Calibri" w:eastAsia="Times New Roman" w:hAnsi="Calibri" w:cs="Calibri"/>
                <w:sz w:val="16"/>
              </w:rPr>
              <w:t xml:space="preserve"> </w:t>
            </w:r>
          </w:p>
          <w:p w14:paraId="57248166" w14:textId="77777777" w:rsidR="00277052" w:rsidRPr="001B0163" w:rsidRDefault="009F44F4" w:rsidP="00277052">
            <w:pPr>
              <w:ind w:left="30" w:right="30"/>
              <w:rPr>
                <w:rFonts w:ascii="Calibri" w:eastAsia="Times New Roman" w:hAnsi="Calibri" w:cs="Calibri"/>
                <w:sz w:val="16"/>
              </w:rPr>
            </w:pPr>
            <w:hyperlink r:id="rId35" w:tgtFrame="_blank" w:history="1">
              <w:r w:rsidRPr="001B0163">
                <w:rPr>
                  <w:rFonts w:ascii="Calibri" w:eastAsia="Times New Roman" w:hAnsi="Calibri" w:cs="Calibri"/>
                  <w:color w:val="0000FF"/>
                  <w:sz w:val="16"/>
                  <w:u w:val="single"/>
                </w:rPr>
                <w:t>13_C_9</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850E35" w14:textId="77777777" w:rsidR="00277052"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PRODUCT PROMOTION I</w:t>
            </w:r>
          </w:p>
          <w:p w14:paraId="417ECD2A" w14:textId="77777777" w:rsidR="00277052"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promote and sell our products with honesty and respect for those who rely on them.</w:t>
            </w:r>
          </w:p>
          <w:p w14:paraId="389189CB" w14:textId="77777777" w:rsidR="00277052"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Our product communications are truthful, balanced, and aligned with approved labeling, scientific evidence, and medical best practices in the countries where we operate.</w:t>
            </w:r>
          </w:p>
        </w:tc>
        <w:tc>
          <w:tcPr>
            <w:tcW w:w="6000" w:type="dxa"/>
          </w:tcPr>
          <w:p w14:paraId="425FF9CD" w14:textId="77777777" w:rsidR="0027705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PROMOCIÓN DE LOS PRODUCTOS I</w:t>
            </w:r>
          </w:p>
          <w:p w14:paraId="76FF0B21" w14:textId="77777777" w:rsidR="0027705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Promovemos y vendemos nuestros productos con honestidad y respeto para los que confían en ellos.</w:t>
            </w:r>
          </w:p>
          <w:p w14:paraId="315AF324" w14:textId="77777777" w:rsidR="00277052"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Nuestros comunicados sobre productos son veraces, equilibrados y están en consonancia con el etiquetado aprobado, la evidencia científica y las mejores prácticas médicas en los países donde operamos.</w:t>
            </w:r>
          </w:p>
        </w:tc>
      </w:tr>
      <w:tr w:rsidR="00F72750" w:rsidRPr="00552748" w14:paraId="490CA892" w14:textId="77777777" w:rsidTr="00252478">
        <w:tc>
          <w:tcPr>
            <w:tcW w:w="1353" w:type="dxa"/>
            <w:shd w:val="clear" w:color="auto" w:fill="C1E4F5"/>
            <w:tcMar>
              <w:top w:w="120" w:type="dxa"/>
              <w:left w:w="180" w:type="dxa"/>
              <w:bottom w:w="120" w:type="dxa"/>
              <w:right w:w="180" w:type="dxa"/>
            </w:tcMar>
            <w:hideMark/>
          </w:tcPr>
          <w:p w14:paraId="5605BA60" w14:textId="77777777" w:rsidR="00835013" w:rsidRPr="001B0163" w:rsidRDefault="009F44F4" w:rsidP="00835013">
            <w:pPr>
              <w:spacing w:before="30" w:after="30"/>
              <w:ind w:left="30" w:right="30"/>
              <w:rPr>
                <w:rFonts w:ascii="Calibri" w:eastAsia="Times New Roman" w:hAnsi="Calibri" w:cs="Calibri"/>
                <w:sz w:val="16"/>
              </w:rPr>
            </w:pPr>
            <w:hyperlink r:id="rId36" w:tgtFrame="_blank" w:history="1">
              <w:r w:rsidRPr="001B0163">
                <w:rPr>
                  <w:rFonts w:ascii="Calibri" w:eastAsia="Times New Roman" w:hAnsi="Calibri" w:cs="Calibri"/>
                  <w:color w:val="0000FF"/>
                  <w:sz w:val="16"/>
                  <w:u w:val="single"/>
                </w:rPr>
                <w:t>Screen 8</w:t>
              </w:r>
            </w:hyperlink>
            <w:r w:rsidRPr="001B0163">
              <w:rPr>
                <w:rFonts w:ascii="Calibri" w:eastAsia="Times New Roman" w:hAnsi="Calibri" w:cs="Calibri"/>
                <w:sz w:val="16"/>
              </w:rPr>
              <w:t xml:space="preserve"> </w:t>
            </w:r>
          </w:p>
          <w:p w14:paraId="34CBC8B9" w14:textId="77777777" w:rsidR="00835013" w:rsidRPr="001B0163" w:rsidRDefault="009F44F4" w:rsidP="00835013">
            <w:pPr>
              <w:ind w:left="30" w:right="30"/>
              <w:rPr>
                <w:rFonts w:ascii="Calibri" w:eastAsia="Times New Roman" w:hAnsi="Calibri" w:cs="Calibri"/>
                <w:sz w:val="16"/>
              </w:rPr>
            </w:pPr>
            <w:hyperlink r:id="rId37" w:tgtFrame="_blank" w:history="1">
              <w:r w:rsidRPr="001B0163">
                <w:rPr>
                  <w:rFonts w:ascii="Calibri" w:eastAsia="Times New Roman" w:hAnsi="Calibri" w:cs="Calibri"/>
                  <w:color w:val="0000FF"/>
                  <w:sz w:val="16"/>
                  <w:u w:val="single"/>
                </w:rPr>
                <w:t>14_C_9</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8E01E81" w14:textId="77777777" w:rsidR="00835013"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PRODUCT PROMOTION II</w:t>
            </w:r>
          </w:p>
          <w:p w14:paraId="18FEDE4F" w14:textId="77777777" w:rsidR="00835013"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promote our products for their intended and approved uses.</w:t>
            </w:r>
          </w:p>
          <w:p w14:paraId="04A32CF5" w14:textId="77777777" w:rsidR="00835013"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 xml:space="preserve">We operate in alignment with the licenses and approvals granted by health authorities in the countries we </w:t>
            </w:r>
            <w:r w:rsidRPr="001B0163">
              <w:rPr>
                <w:rFonts w:ascii="Calibri" w:eastAsia="Times New Roman" w:hAnsi="Calibri" w:cs="Calibri"/>
              </w:rPr>
              <w:lastRenderedPageBreak/>
              <w:t>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Pr>
          <w:p w14:paraId="03006596" w14:textId="77777777" w:rsidR="00835013"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PROMOCIÓN DE LOS PRODUCTOS II</w:t>
            </w:r>
          </w:p>
          <w:p w14:paraId="4145CFE8" w14:textId="77777777" w:rsidR="00835013" w:rsidRPr="001B0163"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Promovemos nuestros productos para sus usos previstos y aprobados.</w:t>
            </w:r>
          </w:p>
          <w:p w14:paraId="2E45DBC4" w14:textId="77777777" w:rsidR="0083501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 xml:space="preserve">Operamos en consonancia con las licencias y aprobaciones otorgadas por las autoridades sanitarias en los países </w:t>
            </w:r>
            <w:r w:rsidRPr="001B0163">
              <w:rPr>
                <w:rFonts w:ascii="Calibri" w:eastAsia="Calibri" w:hAnsi="Calibri" w:cs="Calibri"/>
                <w:lang w:val="es-ES_tradnl"/>
              </w:rPr>
              <w:lastRenderedPageBreak/>
              <w:t>donde operamos. La promoción de nuestros productos, ventas y distribución sigue leyes de comercio estrictas y regulaciones específicas del país. A través de sólidas políticas y procedimientos internos, aseguramos el cumplimiento y sostenemos nuestro compromiso con las prácticas de negocios responsables, éticas y seguras.</w:t>
            </w:r>
          </w:p>
        </w:tc>
      </w:tr>
      <w:tr w:rsidR="00F72750" w:rsidRPr="00552748" w14:paraId="6F88543B" w14:textId="77777777" w:rsidTr="00252478">
        <w:tc>
          <w:tcPr>
            <w:tcW w:w="1353" w:type="dxa"/>
            <w:shd w:val="clear" w:color="auto" w:fill="C1E4F5"/>
            <w:tcMar>
              <w:top w:w="120" w:type="dxa"/>
              <w:left w:w="180" w:type="dxa"/>
              <w:bottom w:w="120" w:type="dxa"/>
              <w:right w:w="180" w:type="dxa"/>
            </w:tcMar>
            <w:hideMark/>
          </w:tcPr>
          <w:p w14:paraId="05ABD5FD" w14:textId="77777777" w:rsidR="00BE08E6" w:rsidRPr="001B0163" w:rsidRDefault="009F44F4" w:rsidP="00BE08E6">
            <w:pPr>
              <w:spacing w:before="30" w:after="30"/>
              <w:ind w:left="30" w:right="30"/>
              <w:rPr>
                <w:rFonts w:ascii="Calibri" w:eastAsia="Times New Roman" w:hAnsi="Calibri" w:cs="Calibri"/>
                <w:sz w:val="16"/>
              </w:rPr>
            </w:pPr>
            <w:hyperlink r:id="rId38" w:tgtFrame="_blank" w:history="1">
              <w:r w:rsidRPr="001B0163">
                <w:rPr>
                  <w:rFonts w:ascii="Calibri" w:eastAsia="Times New Roman" w:hAnsi="Calibri" w:cs="Calibri"/>
                  <w:color w:val="0000FF"/>
                  <w:sz w:val="16"/>
                  <w:u w:val="single"/>
                </w:rPr>
                <w:t>Screen 9</w:t>
              </w:r>
            </w:hyperlink>
            <w:r w:rsidRPr="001B0163">
              <w:rPr>
                <w:rFonts w:ascii="Calibri" w:eastAsia="Times New Roman" w:hAnsi="Calibri" w:cs="Calibri"/>
                <w:sz w:val="16"/>
              </w:rPr>
              <w:t xml:space="preserve"> </w:t>
            </w:r>
          </w:p>
          <w:p w14:paraId="2C3D026F" w14:textId="77777777" w:rsidR="00BE08E6" w:rsidRPr="001B0163" w:rsidRDefault="009F44F4" w:rsidP="00BE08E6">
            <w:pPr>
              <w:ind w:left="30" w:right="30"/>
              <w:rPr>
                <w:rFonts w:ascii="Calibri" w:eastAsia="Times New Roman" w:hAnsi="Calibri" w:cs="Calibri"/>
                <w:sz w:val="16"/>
              </w:rPr>
            </w:pPr>
            <w:hyperlink r:id="rId39" w:tgtFrame="_blank" w:history="1">
              <w:r w:rsidRPr="001B0163">
                <w:rPr>
                  <w:rFonts w:ascii="Calibri" w:eastAsia="Times New Roman" w:hAnsi="Calibri" w:cs="Calibri"/>
                  <w:color w:val="0000FF"/>
                  <w:sz w:val="16"/>
                  <w:u w:val="single"/>
                </w:rPr>
                <w:t>15_C_10</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9326A7"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You must view all content before moving forward.</w:t>
            </w:r>
          </w:p>
          <w:p w14:paraId="173EB5B4"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At Abbott, we are committed to advancing science with integrity and purpose.</w:t>
            </w:r>
          </w:p>
          <w:p w14:paraId="5BCD767B"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pursue innovation, recognizing the importance of anticipating and addressing risks responsibly. We honor the dignity of every study participant and uphold the highest standards of transparency and objectivity in scientific research.</w:t>
            </w:r>
          </w:p>
          <w:p w14:paraId="74474072"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Innovation I</w:t>
            </w:r>
          </w:p>
          <w:p w14:paraId="6C80479A"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Innovation II</w:t>
            </w:r>
          </w:p>
          <w:p w14:paraId="1047D842"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Advancing Science</w:t>
            </w:r>
          </w:p>
          <w:p w14:paraId="2F401273"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Click each of the icons to learn more.</w:t>
            </w:r>
          </w:p>
        </w:tc>
        <w:tc>
          <w:tcPr>
            <w:tcW w:w="6000" w:type="dxa"/>
          </w:tcPr>
          <w:p w14:paraId="4810A1A4" w14:textId="77777777" w:rsidR="00BE08E6"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Debe ver todo el contenido para avanzar.</w:t>
            </w:r>
          </w:p>
          <w:p w14:paraId="4115DE94" w14:textId="77777777" w:rsidR="00BE08E6"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En Abbott, nos comprometemos a hacer avanzar la ciencia con integridad y propósito.</w:t>
            </w:r>
          </w:p>
          <w:p w14:paraId="7F08B0F9" w14:textId="77777777" w:rsidR="00BE08E6"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Adoptamos la innovación y reconocemos la importancia de prever y abordar los riesgos de manera responsable. Respetamos la dignidad de cada participante en el estudio y mantenemos los más altos estándares de transparencia y objetividad en la investigación científica.</w:t>
            </w:r>
          </w:p>
          <w:p w14:paraId="0B7A3F2A" w14:textId="77777777" w:rsidR="00BE08E6"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Innovación I</w:t>
            </w:r>
          </w:p>
          <w:p w14:paraId="6BD5E7BA" w14:textId="77777777" w:rsidR="00BE08E6"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Innovación II</w:t>
            </w:r>
          </w:p>
          <w:p w14:paraId="0827B0A0" w14:textId="77777777" w:rsidR="00BE08E6"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Avance de la ciencia</w:t>
            </w:r>
          </w:p>
          <w:p w14:paraId="75AFACE2" w14:textId="77777777" w:rsidR="00BE08E6"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Haga clic en cada uno de los íconos para obtener más información.</w:t>
            </w:r>
          </w:p>
        </w:tc>
      </w:tr>
      <w:tr w:rsidR="00F72750" w:rsidRPr="00552748" w14:paraId="3D095A24" w14:textId="77777777" w:rsidTr="00252478">
        <w:tc>
          <w:tcPr>
            <w:tcW w:w="1353" w:type="dxa"/>
            <w:shd w:val="clear" w:color="auto" w:fill="C1E4F5"/>
            <w:tcMar>
              <w:top w:w="120" w:type="dxa"/>
              <w:left w:w="180" w:type="dxa"/>
              <w:bottom w:w="120" w:type="dxa"/>
              <w:right w:w="180" w:type="dxa"/>
            </w:tcMar>
            <w:hideMark/>
          </w:tcPr>
          <w:p w14:paraId="5C145EA2" w14:textId="77777777" w:rsidR="00BE08E6" w:rsidRPr="001B0163" w:rsidRDefault="009F44F4" w:rsidP="00BE08E6">
            <w:pPr>
              <w:spacing w:before="30" w:after="30"/>
              <w:ind w:left="30" w:right="30"/>
              <w:rPr>
                <w:rFonts w:ascii="Calibri" w:eastAsia="Times New Roman" w:hAnsi="Calibri" w:cs="Calibri"/>
                <w:sz w:val="16"/>
              </w:rPr>
            </w:pPr>
            <w:hyperlink r:id="rId40" w:tgtFrame="_blank" w:history="1">
              <w:r w:rsidRPr="001B0163">
                <w:rPr>
                  <w:rFonts w:ascii="Calibri" w:eastAsia="Times New Roman" w:hAnsi="Calibri" w:cs="Calibri"/>
                  <w:color w:val="0000FF"/>
                  <w:sz w:val="16"/>
                  <w:u w:val="single"/>
                </w:rPr>
                <w:t>Screen 9</w:t>
              </w:r>
            </w:hyperlink>
            <w:r w:rsidRPr="001B0163">
              <w:rPr>
                <w:rFonts w:ascii="Calibri" w:eastAsia="Times New Roman" w:hAnsi="Calibri" w:cs="Calibri"/>
                <w:sz w:val="16"/>
              </w:rPr>
              <w:t xml:space="preserve"> </w:t>
            </w:r>
          </w:p>
          <w:p w14:paraId="147F48CB" w14:textId="77777777" w:rsidR="00BE08E6" w:rsidRPr="001B0163" w:rsidRDefault="009F44F4" w:rsidP="00BE08E6">
            <w:pPr>
              <w:ind w:left="30" w:right="30"/>
              <w:rPr>
                <w:rFonts w:ascii="Calibri" w:eastAsia="Times New Roman" w:hAnsi="Calibri" w:cs="Calibri"/>
                <w:sz w:val="16"/>
              </w:rPr>
            </w:pPr>
            <w:hyperlink r:id="rId41" w:tgtFrame="_blank" w:history="1">
              <w:r w:rsidRPr="001B0163">
                <w:rPr>
                  <w:rFonts w:ascii="Calibri" w:eastAsia="Times New Roman" w:hAnsi="Calibri" w:cs="Calibri"/>
                  <w:color w:val="0000FF"/>
                  <w:sz w:val="16"/>
                  <w:u w:val="single"/>
                </w:rPr>
                <w:t>16_C_10</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184259"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INNOVATION I</w:t>
            </w:r>
          </w:p>
          <w:p w14:paraId="27B64FC9"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lastRenderedPageBreak/>
              <w:t>We create innovative healthcare solutions to help people live healthier lives and improve outcomes around the world.</w:t>
            </w:r>
          </w:p>
          <w:p w14:paraId="181FAAD0"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11E8AA68" w14:textId="77777777" w:rsidR="00106FB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INNOVACIÓN I</w:t>
            </w:r>
          </w:p>
          <w:p w14:paraId="25DE1E24" w14:textId="77777777" w:rsidR="00106FB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Brindamos soluciones innovadoras de cuidado de la salud para ayudar a las personas a tener una vida más saludable y mejorar los resultados alrededor del mundo.</w:t>
            </w:r>
          </w:p>
          <w:p w14:paraId="5537140F" w14:textId="77777777" w:rsidR="00BE08E6"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Respondemos a las necesidades humanas abriendo camino con tratamientos novedosos, dispositivos que salvan vidas y productos innovadores que apoyan la salud de nuevas maneras. Mediante ciencia y tecnología de vanguardia, nos esforzamos por mejorar los resultados y empoderar a las personas para que vivan su vida al máximo, al generar innovaciones significativas para cada etapa de la vida.</w:t>
            </w:r>
          </w:p>
        </w:tc>
      </w:tr>
      <w:tr w:rsidR="00F72750" w:rsidRPr="00552748" w14:paraId="1CB905A9" w14:textId="77777777" w:rsidTr="00252478">
        <w:tc>
          <w:tcPr>
            <w:tcW w:w="1353" w:type="dxa"/>
            <w:shd w:val="clear" w:color="auto" w:fill="C1E4F5"/>
            <w:tcMar>
              <w:top w:w="120" w:type="dxa"/>
              <w:left w:w="180" w:type="dxa"/>
              <w:bottom w:w="120" w:type="dxa"/>
              <w:right w:w="180" w:type="dxa"/>
            </w:tcMar>
            <w:hideMark/>
          </w:tcPr>
          <w:p w14:paraId="2AD3F6FD" w14:textId="77777777" w:rsidR="00BE08E6" w:rsidRPr="001B0163" w:rsidRDefault="009F44F4" w:rsidP="00BE08E6">
            <w:pPr>
              <w:spacing w:before="30" w:after="30"/>
              <w:ind w:left="30" w:right="30"/>
              <w:rPr>
                <w:rFonts w:ascii="Calibri" w:eastAsia="Times New Roman" w:hAnsi="Calibri" w:cs="Calibri"/>
                <w:sz w:val="16"/>
              </w:rPr>
            </w:pPr>
            <w:hyperlink r:id="rId42" w:tgtFrame="_blank" w:history="1">
              <w:r w:rsidRPr="001B0163">
                <w:rPr>
                  <w:rFonts w:ascii="Calibri" w:eastAsia="Times New Roman" w:hAnsi="Calibri" w:cs="Calibri"/>
                  <w:color w:val="0000FF"/>
                  <w:sz w:val="16"/>
                  <w:u w:val="single"/>
                </w:rPr>
                <w:t>Screen 9</w:t>
              </w:r>
            </w:hyperlink>
            <w:r w:rsidRPr="001B0163">
              <w:rPr>
                <w:rFonts w:ascii="Calibri" w:eastAsia="Times New Roman" w:hAnsi="Calibri" w:cs="Calibri"/>
                <w:sz w:val="16"/>
              </w:rPr>
              <w:t xml:space="preserve"> </w:t>
            </w:r>
          </w:p>
          <w:p w14:paraId="20B70E92" w14:textId="77777777" w:rsidR="00BE08E6" w:rsidRPr="001B0163" w:rsidRDefault="009F44F4" w:rsidP="00BE08E6">
            <w:pPr>
              <w:ind w:left="30" w:right="30"/>
              <w:rPr>
                <w:rFonts w:ascii="Calibri" w:eastAsia="Times New Roman" w:hAnsi="Calibri" w:cs="Calibri"/>
                <w:sz w:val="16"/>
              </w:rPr>
            </w:pPr>
            <w:hyperlink r:id="rId43" w:tgtFrame="_blank" w:history="1">
              <w:r w:rsidRPr="001B0163">
                <w:rPr>
                  <w:rFonts w:ascii="Calibri" w:eastAsia="Times New Roman" w:hAnsi="Calibri" w:cs="Calibri"/>
                  <w:color w:val="0000FF"/>
                  <w:sz w:val="16"/>
                  <w:u w:val="single"/>
                </w:rPr>
                <w:t>17_C_10</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B6B588"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INNOVATION II</w:t>
            </w:r>
          </w:p>
          <w:p w14:paraId="615EE89D"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cultivate a culture of innovation by exploring new possibilities and plan for contingencies.</w:t>
            </w:r>
          </w:p>
          <w:p w14:paraId="110EB072"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7B93BDFB" w14:textId="77777777" w:rsidR="00106FB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INNOVACIÓN II</w:t>
            </w:r>
          </w:p>
          <w:p w14:paraId="6DEC4BB4" w14:textId="77777777" w:rsidR="00106FB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Cultivamos una cultura de innovación explorando nuevas posibilidades y planes para contingencias.</w:t>
            </w:r>
          </w:p>
          <w:p w14:paraId="1D212C9B" w14:textId="77777777" w:rsidR="00BE08E6"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Si bien el progreso con frecuencia involucra riesgo, tomamos medidas sensatas y responsables para prever desafíos y minimizarlos por adelantado; siempre bajo la guía del Código y nuestras políticas.</w:t>
            </w:r>
          </w:p>
        </w:tc>
      </w:tr>
      <w:tr w:rsidR="00F72750" w:rsidRPr="00552748" w14:paraId="2DAA68DA" w14:textId="77777777" w:rsidTr="00252478">
        <w:tc>
          <w:tcPr>
            <w:tcW w:w="1353" w:type="dxa"/>
            <w:shd w:val="clear" w:color="auto" w:fill="C1E4F5"/>
            <w:tcMar>
              <w:top w:w="120" w:type="dxa"/>
              <w:left w:w="180" w:type="dxa"/>
              <w:bottom w:w="120" w:type="dxa"/>
              <w:right w:w="180" w:type="dxa"/>
            </w:tcMar>
            <w:hideMark/>
          </w:tcPr>
          <w:p w14:paraId="011AE596" w14:textId="77777777" w:rsidR="00BE08E6" w:rsidRPr="001B0163" w:rsidRDefault="009F44F4" w:rsidP="00BE08E6">
            <w:pPr>
              <w:spacing w:before="30" w:after="30"/>
              <w:ind w:left="30" w:right="30"/>
              <w:rPr>
                <w:rFonts w:ascii="Calibri" w:eastAsia="Times New Roman" w:hAnsi="Calibri" w:cs="Calibri"/>
                <w:sz w:val="16"/>
              </w:rPr>
            </w:pPr>
            <w:hyperlink r:id="rId44" w:tgtFrame="_blank" w:history="1">
              <w:r w:rsidRPr="001B0163">
                <w:rPr>
                  <w:rFonts w:ascii="Calibri" w:eastAsia="Times New Roman" w:hAnsi="Calibri" w:cs="Calibri"/>
                  <w:color w:val="0000FF"/>
                  <w:sz w:val="16"/>
                  <w:u w:val="single"/>
                </w:rPr>
                <w:t>Screen 9</w:t>
              </w:r>
            </w:hyperlink>
            <w:r w:rsidRPr="001B0163">
              <w:rPr>
                <w:rFonts w:ascii="Calibri" w:eastAsia="Times New Roman" w:hAnsi="Calibri" w:cs="Calibri"/>
                <w:sz w:val="16"/>
              </w:rPr>
              <w:t xml:space="preserve"> </w:t>
            </w:r>
          </w:p>
          <w:p w14:paraId="7FE66003" w14:textId="77777777" w:rsidR="00BE08E6" w:rsidRPr="001B0163" w:rsidRDefault="009F44F4" w:rsidP="00BE08E6">
            <w:pPr>
              <w:ind w:left="30" w:right="30"/>
              <w:rPr>
                <w:rFonts w:ascii="Calibri" w:eastAsia="Times New Roman" w:hAnsi="Calibri" w:cs="Calibri"/>
                <w:sz w:val="16"/>
              </w:rPr>
            </w:pPr>
            <w:hyperlink r:id="rId45" w:tgtFrame="_blank" w:history="1">
              <w:r w:rsidRPr="001B0163">
                <w:rPr>
                  <w:rFonts w:ascii="Calibri" w:eastAsia="Times New Roman" w:hAnsi="Calibri" w:cs="Calibri"/>
                  <w:color w:val="0000FF"/>
                  <w:sz w:val="16"/>
                  <w:u w:val="single"/>
                </w:rPr>
                <w:t>18_C_10</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FE5FF5"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ADVANCING SCIENCE</w:t>
            </w:r>
          </w:p>
          <w:p w14:paraId="10B40B9B"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conduct research to generate accurate, objective data that drives innovation, improves treatments, and advances healthcare.</w:t>
            </w:r>
          </w:p>
          <w:p w14:paraId="662DE55D"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lastRenderedPageBreak/>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09C51980"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696FE883"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0537DF75" w14:textId="77777777" w:rsidR="009A0BBE"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AVANCE DE LA CIENCIA</w:t>
            </w:r>
          </w:p>
          <w:p w14:paraId="4B843444" w14:textId="77777777" w:rsidR="009A0BBE"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Conducimos investigaciones para generar datos exactos y objetivos que impulsen la innovación, mejoren los tratamientos y hagan avanzar el cuidado de la salud.</w:t>
            </w:r>
          </w:p>
          <w:p w14:paraId="29D5E75A" w14:textId="77777777" w:rsidR="009A0BBE"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Cuando conducimos investigaciones, tratamos a los participantes de los estudios con dignidad, los protegemos de riesgos innecesarios y nos aseguramos de que entiendan la naturaleza y el propósito de la investigación y los riesgos asociados. Obtener el consentimiento informado de los participantes en el estudio es una parte esencial de nuestro proceso de investigación.</w:t>
            </w:r>
          </w:p>
          <w:p w14:paraId="0E192896" w14:textId="77777777" w:rsidR="009A0BBE"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Valoramos la transparencia en la investigación científica y no buscaremos influenciar los resultados de manera inapropiada. Nos aseguramos de que los datos de los estudios sean exactos y estamos comprometidos a proporcionar resultados de investigación relacionados con nuestros productos, ya sea que los resultados sean positivos o negativos, en una manera precisa y oportuna.</w:t>
            </w:r>
          </w:p>
          <w:p w14:paraId="7636C181" w14:textId="77777777" w:rsidR="00BE08E6"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Cuando se lleva a cabo una investigación para Abbott o se publica en nuestro nombre, nos asociamos con expertos con sólidos antecedentes médicos y científicos. Esperamos que divulguen cualquier conexión con Abbott, incluidas las relaciones financieras y de otro tipo.</w:t>
            </w:r>
          </w:p>
        </w:tc>
      </w:tr>
      <w:tr w:rsidR="00F72750" w:rsidRPr="00552748" w14:paraId="66ABAC78" w14:textId="77777777" w:rsidTr="00252478">
        <w:tc>
          <w:tcPr>
            <w:tcW w:w="1353" w:type="dxa"/>
            <w:shd w:val="clear" w:color="auto" w:fill="C1E4F5"/>
            <w:tcMar>
              <w:top w:w="120" w:type="dxa"/>
              <w:left w:w="180" w:type="dxa"/>
              <w:bottom w:w="120" w:type="dxa"/>
              <w:right w:w="180" w:type="dxa"/>
            </w:tcMar>
            <w:hideMark/>
          </w:tcPr>
          <w:p w14:paraId="7D8537C0" w14:textId="77777777" w:rsidR="00BE08E6" w:rsidRPr="001B0163" w:rsidRDefault="009F44F4" w:rsidP="00BE08E6">
            <w:pPr>
              <w:spacing w:before="30" w:after="30"/>
              <w:ind w:left="30" w:right="30"/>
              <w:rPr>
                <w:rFonts w:ascii="Calibri" w:eastAsia="Times New Roman" w:hAnsi="Calibri" w:cs="Calibri"/>
                <w:sz w:val="16"/>
              </w:rPr>
            </w:pPr>
            <w:hyperlink r:id="rId46" w:tgtFrame="_blank" w:history="1">
              <w:r w:rsidRPr="001B0163">
                <w:rPr>
                  <w:rFonts w:ascii="Calibri" w:eastAsia="Times New Roman" w:hAnsi="Calibri" w:cs="Calibri"/>
                  <w:color w:val="0000FF"/>
                  <w:sz w:val="16"/>
                  <w:u w:val="single"/>
                </w:rPr>
                <w:t>Screen 10</w:t>
              </w:r>
            </w:hyperlink>
            <w:r w:rsidRPr="001B0163">
              <w:rPr>
                <w:rFonts w:ascii="Calibri" w:eastAsia="Times New Roman" w:hAnsi="Calibri" w:cs="Calibri"/>
                <w:sz w:val="16"/>
              </w:rPr>
              <w:t xml:space="preserve"> </w:t>
            </w:r>
          </w:p>
          <w:p w14:paraId="7AB8C8AB" w14:textId="77777777" w:rsidR="00BE08E6" w:rsidRPr="001B0163" w:rsidRDefault="009F44F4" w:rsidP="00BE08E6">
            <w:pPr>
              <w:ind w:left="30" w:right="30"/>
              <w:rPr>
                <w:rFonts w:ascii="Calibri" w:eastAsia="Times New Roman" w:hAnsi="Calibri" w:cs="Calibri"/>
                <w:sz w:val="16"/>
              </w:rPr>
            </w:pPr>
            <w:hyperlink r:id="rId47" w:tgtFrame="_blank" w:history="1">
              <w:r w:rsidRPr="001B0163">
                <w:rPr>
                  <w:rFonts w:ascii="Calibri" w:eastAsia="Times New Roman" w:hAnsi="Calibri" w:cs="Calibri"/>
                  <w:color w:val="0000FF"/>
                  <w:sz w:val="16"/>
                  <w:u w:val="single"/>
                </w:rPr>
                <w:t>19_C_11</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F73525"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You must view all content before moving forward.</w:t>
            </w:r>
          </w:p>
          <w:p w14:paraId="2FBE8B02"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At Abbott, we foster a culture of openness, diversity, and respect—because it drives creativity and innovation.</w:t>
            </w:r>
          </w:p>
          <w:p w14:paraId="3BE798E7"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lastRenderedPageBreak/>
              <w:t>We each have a responsibility to live the Code every day: treating others with respect, creating a safe and inclusive workplace, and ensuring equal opportunity for all.</w:t>
            </w:r>
          </w:p>
          <w:p w14:paraId="3EE1B334"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ask questions when things are unclear and speak up when something doesn’t feel right.</w:t>
            </w:r>
          </w:p>
          <w:p w14:paraId="73A4B132"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This section reinforces our commitment to equal opportunity and a secure work environment, and reminds us to understand, apply, and uphold the Code in everything we do.</w:t>
            </w:r>
          </w:p>
          <w:p w14:paraId="102ECD2B"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Collaboration</w:t>
            </w:r>
          </w:p>
          <w:p w14:paraId="6E81A3CA"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Our Connection to Each Other</w:t>
            </w:r>
          </w:p>
          <w:p w14:paraId="7E756CEC"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Reporting Concerns</w:t>
            </w:r>
          </w:p>
          <w:p w14:paraId="79E09357"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Equal Opportunity</w:t>
            </w:r>
          </w:p>
          <w:p w14:paraId="37816951"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Fair Treatment</w:t>
            </w:r>
          </w:p>
          <w:p w14:paraId="7AB213E0"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Work Environment</w:t>
            </w:r>
          </w:p>
          <w:p w14:paraId="1CB17535" w14:textId="77777777" w:rsidR="00BE08E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Click each of the icons to learn more.</w:t>
            </w:r>
          </w:p>
        </w:tc>
        <w:tc>
          <w:tcPr>
            <w:tcW w:w="6000" w:type="dxa"/>
          </w:tcPr>
          <w:p w14:paraId="5EEA3D68" w14:textId="77777777" w:rsidR="007502B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Debe ver todo el contenido para avanzar.</w:t>
            </w:r>
          </w:p>
          <w:p w14:paraId="5B429FBD" w14:textId="77777777" w:rsidR="007502B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En Abbott, fomentamos una cultura de transparencia, diversidad y respeto; porque impulsa la creatividad y la innovación.</w:t>
            </w:r>
          </w:p>
          <w:p w14:paraId="25F6F126" w14:textId="77777777" w:rsidR="007502B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 xml:space="preserve">Cada uno de nosotros tiene la responsabilidad de seguir el Código todos los días: tratar a los demás con respeto, </w:t>
            </w:r>
            <w:r w:rsidRPr="001B0163">
              <w:rPr>
                <w:rFonts w:ascii="Calibri" w:eastAsia="Calibri" w:hAnsi="Calibri" w:cs="Calibri"/>
                <w:lang w:val="es-ES_tradnl"/>
              </w:rPr>
              <w:lastRenderedPageBreak/>
              <w:t>brindar un lugar de trabajo seguro e inclusivo, y garantizar la igualdad de oportunidades para todos.</w:t>
            </w:r>
          </w:p>
          <w:p w14:paraId="0D8E1054" w14:textId="77777777" w:rsidR="007502B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Hacemos preguntas cuando las cosas no quedan claras y hablamos claro cuando algo no parece estar bien.</w:t>
            </w:r>
          </w:p>
          <w:p w14:paraId="1E1531F9" w14:textId="77777777" w:rsidR="007502B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Esta sección refuerza nuestro compromiso con la igualdad de oportunidades y un entorno laboral seguro, y nos recuerda de comprender, instrumentar y seguir el Código en todo lo que hacemos.</w:t>
            </w:r>
          </w:p>
          <w:p w14:paraId="2E2ACD90" w14:textId="77777777" w:rsidR="007502B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Colaboración</w:t>
            </w:r>
          </w:p>
          <w:p w14:paraId="3B1CD851" w14:textId="77777777" w:rsidR="007502B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Nuestra conexión mutua</w:t>
            </w:r>
          </w:p>
          <w:p w14:paraId="5CA36E72" w14:textId="77777777" w:rsidR="007502B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Informar inquietudes</w:t>
            </w:r>
          </w:p>
          <w:p w14:paraId="04D0EF26" w14:textId="77777777" w:rsidR="007502B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Igualdad de oportunidades</w:t>
            </w:r>
          </w:p>
          <w:p w14:paraId="5E732F36" w14:textId="77777777" w:rsidR="007502B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Trato justo</w:t>
            </w:r>
          </w:p>
          <w:p w14:paraId="03E7237B" w14:textId="77777777" w:rsidR="007502B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Ambiente de trabajo</w:t>
            </w:r>
          </w:p>
          <w:p w14:paraId="5548D8A2" w14:textId="77777777" w:rsidR="00BE08E6"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Haga clic en cada uno de los íconos para obtener más información.</w:t>
            </w:r>
          </w:p>
        </w:tc>
      </w:tr>
      <w:tr w:rsidR="00F72750" w:rsidRPr="00552748" w14:paraId="313A8FDA" w14:textId="77777777" w:rsidTr="00252478">
        <w:tc>
          <w:tcPr>
            <w:tcW w:w="1353" w:type="dxa"/>
            <w:shd w:val="clear" w:color="auto" w:fill="C1E4F5"/>
            <w:tcMar>
              <w:top w:w="120" w:type="dxa"/>
              <w:left w:w="180" w:type="dxa"/>
              <w:bottom w:w="120" w:type="dxa"/>
              <w:right w:w="180" w:type="dxa"/>
            </w:tcMar>
            <w:hideMark/>
          </w:tcPr>
          <w:p w14:paraId="63046DD4" w14:textId="77777777" w:rsidR="00F47217" w:rsidRPr="001B0163" w:rsidRDefault="009F44F4" w:rsidP="00F47217">
            <w:pPr>
              <w:spacing w:before="30" w:after="30"/>
              <w:ind w:left="30" w:right="30"/>
              <w:rPr>
                <w:rFonts w:ascii="Calibri" w:eastAsia="Times New Roman" w:hAnsi="Calibri" w:cs="Calibri"/>
                <w:sz w:val="16"/>
              </w:rPr>
            </w:pPr>
            <w:hyperlink r:id="rId48" w:tgtFrame="_blank" w:history="1">
              <w:r w:rsidRPr="001B0163">
                <w:rPr>
                  <w:rFonts w:ascii="Calibri" w:eastAsia="Times New Roman" w:hAnsi="Calibri" w:cs="Calibri"/>
                  <w:color w:val="0000FF"/>
                  <w:sz w:val="16"/>
                  <w:u w:val="single"/>
                </w:rPr>
                <w:t>Screen 10</w:t>
              </w:r>
            </w:hyperlink>
            <w:r w:rsidRPr="001B0163">
              <w:rPr>
                <w:rFonts w:ascii="Calibri" w:eastAsia="Times New Roman" w:hAnsi="Calibri" w:cs="Calibri"/>
                <w:sz w:val="16"/>
              </w:rPr>
              <w:t xml:space="preserve"> </w:t>
            </w:r>
          </w:p>
          <w:p w14:paraId="3BF64FFB" w14:textId="77777777" w:rsidR="00F47217" w:rsidRPr="001B0163" w:rsidRDefault="009F44F4" w:rsidP="00F47217">
            <w:pPr>
              <w:ind w:left="30" w:right="30"/>
              <w:rPr>
                <w:rFonts w:ascii="Calibri" w:eastAsia="Times New Roman" w:hAnsi="Calibri" w:cs="Calibri"/>
                <w:sz w:val="16"/>
              </w:rPr>
            </w:pPr>
            <w:hyperlink r:id="rId49" w:tgtFrame="_blank" w:history="1">
              <w:r w:rsidRPr="001B0163">
                <w:rPr>
                  <w:rFonts w:ascii="Calibri" w:eastAsia="Times New Roman" w:hAnsi="Calibri" w:cs="Calibri"/>
                  <w:color w:val="0000FF"/>
                  <w:sz w:val="16"/>
                  <w:u w:val="single"/>
                </w:rPr>
                <w:t>20_C_11</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3673496"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COLLABORATION</w:t>
            </w:r>
          </w:p>
          <w:p w14:paraId="5959479E"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lastRenderedPageBreak/>
              <w:t>We value openness and collaboration because diverse ideas lead to better solutions.</w:t>
            </w:r>
          </w:p>
          <w:p w14:paraId="511D4C3E"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6C02CA2D" w14:textId="77777777" w:rsidR="00F47217"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COLABORACIÓN</w:t>
            </w:r>
          </w:p>
          <w:p w14:paraId="42131084" w14:textId="77777777" w:rsidR="00F47217"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Valoramos la transparencia y la colaboración porque las ideas diversas llevan a mejores soluciones.</w:t>
            </w:r>
          </w:p>
          <w:p w14:paraId="706D6EA4" w14:textId="77777777" w:rsidR="00F47217"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Adoptamos la diversidad porque alimenta la creatividad, la energía y el progreso. Para lograr un efecto significativo en la salud a escala mundial, nos escuchamos mutuamente, valoramos cada voz y trabajamos juntos con propósito.</w:t>
            </w:r>
          </w:p>
        </w:tc>
      </w:tr>
      <w:tr w:rsidR="00F72750" w:rsidRPr="00552748" w14:paraId="7E5B4C3B" w14:textId="77777777" w:rsidTr="00252478">
        <w:tc>
          <w:tcPr>
            <w:tcW w:w="1353" w:type="dxa"/>
            <w:shd w:val="clear" w:color="auto" w:fill="C1E4F5"/>
            <w:tcMar>
              <w:top w:w="120" w:type="dxa"/>
              <w:left w:w="180" w:type="dxa"/>
              <w:bottom w:w="120" w:type="dxa"/>
              <w:right w:w="180" w:type="dxa"/>
            </w:tcMar>
            <w:hideMark/>
          </w:tcPr>
          <w:p w14:paraId="2EAD64DB" w14:textId="77777777" w:rsidR="00F47217" w:rsidRPr="001B0163" w:rsidRDefault="009F44F4" w:rsidP="00F47217">
            <w:pPr>
              <w:spacing w:before="30" w:after="30"/>
              <w:ind w:left="30" w:right="30"/>
              <w:rPr>
                <w:rFonts w:ascii="Calibri" w:eastAsia="Times New Roman" w:hAnsi="Calibri" w:cs="Calibri"/>
                <w:sz w:val="16"/>
              </w:rPr>
            </w:pPr>
            <w:hyperlink r:id="rId50" w:tgtFrame="_blank" w:history="1">
              <w:r w:rsidRPr="001B0163">
                <w:rPr>
                  <w:rFonts w:ascii="Calibri" w:eastAsia="Times New Roman" w:hAnsi="Calibri" w:cs="Calibri"/>
                  <w:color w:val="0000FF"/>
                  <w:sz w:val="16"/>
                  <w:u w:val="single"/>
                </w:rPr>
                <w:t>Screen 10</w:t>
              </w:r>
            </w:hyperlink>
            <w:r w:rsidRPr="001B0163">
              <w:rPr>
                <w:rFonts w:ascii="Calibri" w:eastAsia="Times New Roman" w:hAnsi="Calibri" w:cs="Calibri"/>
                <w:sz w:val="16"/>
              </w:rPr>
              <w:t xml:space="preserve"> </w:t>
            </w:r>
          </w:p>
          <w:p w14:paraId="4D02E40C" w14:textId="77777777" w:rsidR="00F47217" w:rsidRPr="001B0163" w:rsidRDefault="009F44F4" w:rsidP="00F47217">
            <w:pPr>
              <w:ind w:left="30" w:right="30"/>
              <w:rPr>
                <w:rFonts w:ascii="Calibri" w:eastAsia="Times New Roman" w:hAnsi="Calibri" w:cs="Calibri"/>
                <w:sz w:val="16"/>
              </w:rPr>
            </w:pPr>
            <w:hyperlink r:id="rId51" w:tgtFrame="_blank" w:history="1">
              <w:r w:rsidRPr="001B0163">
                <w:rPr>
                  <w:rFonts w:ascii="Calibri" w:eastAsia="Times New Roman" w:hAnsi="Calibri" w:cs="Calibri"/>
                  <w:color w:val="0000FF"/>
                  <w:sz w:val="16"/>
                  <w:u w:val="single"/>
                </w:rPr>
                <w:t>21_C_11</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F38CEF"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OUR CONNECTION TO EACH OTHER</w:t>
            </w:r>
          </w:p>
          <w:p w14:paraId="547267DE"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all share the responsibility to live Abbott’s values every day.</w:t>
            </w:r>
          </w:p>
          <w:p w14:paraId="44078E96"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By acting ethically, we strengthen our culture. Everyone must understand how the Code applies to their role and work.</w:t>
            </w:r>
          </w:p>
          <w:p w14:paraId="70F5E04A"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Managers and supervisors have a special responsibility as leaders—they must model our values, promote ethical behavior, and create a safe space where employees feel comfortable asking questions and raising concerns without fear of retaliation.</w:t>
            </w:r>
          </w:p>
        </w:tc>
        <w:tc>
          <w:tcPr>
            <w:tcW w:w="6000" w:type="dxa"/>
          </w:tcPr>
          <w:p w14:paraId="23AA61E2" w14:textId="77777777" w:rsidR="004422A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NUESTRA CONEXIÓN MUTUA</w:t>
            </w:r>
          </w:p>
          <w:p w14:paraId="5A79DD43" w14:textId="77777777" w:rsidR="004422A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Todos compartimos la responsabilidad de seguir los valores de Abbott todos los días.</w:t>
            </w:r>
          </w:p>
          <w:p w14:paraId="102A3C18" w14:textId="77777777" w:rsidR="004422A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Al actuar de manera ética, fortalecemos nuestra cultura. Todos deben comprender cómo aplica el Código a su función y trabajo.</w:t>
            </w:r>
          </w:p>
          <w:p w14:paraId="3F5015A6" w14:textId="77777777" w:rsidR="00F47217"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Los gerentes y supervisores tienen una responsabilidad especial como líderes; deben ser modelo de nuestros valores, promover el comportamiento ético y brindar un espacio seguro donde los empleados se sientan cómodos al hacer preguntas y expresar inquietudes sin miedo a represalias.</w:t>
            </w:r>
          </w:p>
        </w:tc>
      </w:tr>
      <w:tr w:rsidR="00F72750" w:rsidRPr="00552748" w14:paraId="1161ABBF" w14:textId="77777777" w:rsidTr="00252478">
        <w:tc>
          <w:tcPr>
            <w:tcW w:w="1353" w:type="dxa"/>
            <w:shd w:val="clear" w:color="auto" w:fill="C1E4F5"/>
            <w:tcMar>
              <w:top w:w="120" w:type="dxa"/>
              <w:left w:w="180" w:type="dxa"/>
              <w:bottom w:w="120" w:type="dxa"/>
              <w:right w:w="180" w:type="dxa"/>
            </w:tcMar>
            <w:hideMark/>
          </w:tcPr>
          <w:p w14:paraId="0F8865DA" w14:textId="77777777" w:rsidR="00F47217" w:rsidRPr="001B0163" w:rsidRDefault="009F44F4" w:rsidP="00F47217">
            <w:pPr>
              <w:spacing w:before="30" w:after="30"/>
              <w:ind w:left="30" w:right="30"/>
              <w:rPr>
                <w:rFonts w:ascii="Calibri" w:eastAsia="Times New Roman" w:hAnsi="Calibri" w:cs="Calibri"/>
                <w:sz w:val="16"/>
              </w:rPr>
            </w:pPr>
            <w:hyperlink r:id="rId52" w:tgtFrame="_blank" w:history="1">
              <w:r w:rsidRPr="001B0163">
                <w:rPr>
                  <w:rFonts w:ascii="Calibri" w:eastAsia="Times New Roman" w:hAnsi="Calibri" w:cs="Calibri"/>
                  <w:color w:val="0000FF"/>
                  <w:sz w:val="16"/>
                  <w:u w:val="single"/>
                </w:rPr>
                <w:t>Screen 10</w:t>
              </w:r>
            </w:hyperlink>
            <w:r w:rsidRPr="001B0163">
              <w:rPr>
                <w:rFonts w:ascii="Calibri" w:eastAsia="Times New Roman" w:hAnsi="Calibri" w:cs="Calibri"/>
                <w:sz w:val="16"/>
              </w:rPr>
              <w:t xml:space="preserve"> </w:t>
            </w:r>
          </w:p>
          <w:p w14:paraId="7EB81DC1" w14:textId="77777777" w:rsidR="00F47217" w:rsidRPr="001B0163" w:rsidRDefault="009F44F4" w:rsidP="00F47217">
            <w:pPr>
              <w:ind w:left="30" w:right="30"/>
              <w:rPr>
                <w:rFonts w:ascii="Calibri" w:eastAsia="Times New Roman" w:hAnsi="Calibri" w:cs="Calibri"/>
                <w:sz w:val="16"/>
              </w:rPr>
            </w:pPr>
            <w:hyperlink r:id="rId53" w:tgtFrame="_blank" w:history="1">
              <w:r w:rsidRPr="001B0163">
                <w:rPr>
                  <w:rFonts w:ascii="Calibri" w:eastAsia="Times New Roman" w:hAnsi="Calibri" w:cs="Calibri"/>
                  <w:color w:val="0000FF"/>
                  <w:sz w:val="16"/>
                  <w:u w:val="single"/>
                </w:rPr>
                <w:t>22_C_11</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5A72D7"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REPORTING CONCERNS</w:t>
            </w:r>
          </w:p>
          <w:p w14:paraId="40F49A84"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ask questions when something isn’t clear or doesn’t feel right. We also speak up and report any possible violations of the Code.</w:t>
            </w:r>
          </w:p>
          <w:p w14:paraId="02D88FE6"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lastRenderedPageBreak/>
              <w:t>It’s our responsibility to ask questions when direction is unclear and to challenge and report suspected unethical business conduct, violations of the Code, or breaches of Abbott’s policies.</w:t>
            </w:r>
          </w:p>
          <w:p w14:paraId="49152B25"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If you’re unsure about the right choice or action, talk to your manager or contact the Office of Ethics and Compliance.</w:t>
            </w:r>
          </w:p>
          <w:p w14:paraId="4C24F3F3"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14:paraId="40AF8306"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28425D8A"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Corrective actions may include discipline (up to and including termination) or legal action for:</w:t>
            </w:r>
          </w:p>
          <w:p w14:paraId="150B413D" w14:textId="77777777" w:rsidR="00F47217" w:rsidRPr="001B0163" w:rsidRDefault="009F44F4" w:rsidP="00402E66">
            <w:pPr>
              <w:numPr>
                <w:ilvl w:val="0"/>
                <w:numId w:val="3"/>
              </w:numPr>
              <w:spacing w:before="100" w:beforeAutospacing="1" w:after="100" w:afterAutospacing="1"/>
              <w:ind w:left="750" w:right="30"/>
              <w:rPr>
                <w:rFonts w:ascii="Calibri" w:eastAsia="Times New Roman" w:hAnsi="Calibri" w:cs="Calibri"/>
              </w:rPr>
            </w:pPr>
            <w:r w:rsidRPr="001B0163">
              <w:rPr>
                <w:rFonts w:ascii="Calibri" w:eastAsia="Times New Roman" w:hAnsi="Calibri" w:cs="Calibri"/>
              </w:rPr>
              <w:t>Authorizing or taking part in a violation;</w:t>
            </w:r>
          </w:p>
          <w:p w14:paraId="6BD28D49" w14:textId="77777777" w:rsidR="00F47217" w:rsidRPr="001B0163" w:rsidRDefault="009F44F4" w:rsidP="00402E66">
            <w:pPr>
              <w:numPr>
                <w:ilvl w:val="0"/>
                <w:numId w:val="3"/>
              </w:numPr>
              <w:spacing w:before="100" w:beforeAutospacing="1" w:after="100" w:afterAutospacing="1"/>
              <w:ind w:left="750" w:right="30"/>
              <w:rPr>
                <w:rFonts w:ascii="Calibri" w:eastAsia="Times New Roman" w:hAnsi="Calibri" w:cs="Calibri"/>
              </w:rPr>
            </w:pPr>
            <w:r w:rsidRPr="001B0163">
              <w:rPr>
                <w:rFonts w:ascii="Calibri" w:eastAsia="Times New Roman" w:hAnsi="Calibri" w:cs="Calibri"/>
              </w:rPr>
              <w:t>Refusing to cooperate in an investigation;</w:t>
            </w:r>
          </w:p>
          <w:p w14:paraId="07831858" w14:textId="77777777" w:rsidR="00F47217" w:rsidRPr="001B0163" w:rsidRDefault="009F44F4" w:rsidP="00402E66">
            <w:pPr>
              <w:numPr>
                <w:ilvl w:val="0"/>
                <w:numId w:val="3"/>
              </w:numPr>
              <w:spacing w:before="100" w:beforeAutospacing="1" w:after="100" w:afterAutospacing="1"/>
              <w:ind w:left="750" w:right="30"/>
              <w:rPr>
                <w:rFonts w:ascii="Calibri" w:eastAsia="Times New Roman" w:hAnsi="Calibri" w:cs="Calibri"/>
              </w:rPr>
            </w:pPr>
            <w:r w:rsidRPr="001B0163">
              <w:rPr>
                <w:rFonts w:ascii="Calibri" w:eastAsia="Times New Roman" w:hAnsi="Calibri" w:cs="Calibri"/>
              </w:rPr>
              <w:t>Failing to report a violation due to poor supervision;</w:t>
            </w:r>
          </w:p>
          <w:p w14:paraId="4B498DF5" w14:textId="77777777" w:rsidR="00F47217" w:rsidRPr="001B0163" w:rsidRDefault="009F44F4" w:rsidP="00402E66">
            <w:pPr>
              <w:numPr>
                <w:ilvl w:val="0"/>
                <w:numId w:val="3"/>
              </w:numPr>
              <w:spacing w:before="100" w:beforeAutospacing="1" w:after="100" w:afterAutospacing="1"/>
              <w:ind w:left="750" w:right="30"/>
              <w:rPr>
                <w:rFonts w:ascii="Calibri" w:eastAsia="Times New Roman" w:hAnsi="Calibri" w:cs="Calibri"/>
              </w:rPr>
            </w:pPr>
            <w:r w:rsidRPr="001B0163">
              <w:rPr>
                <w:rFonts w:ascii="Calibri" w:eastAsia="Times New Roman" w:hAnsi="Calibri" w:cs="Calibri"/>
              </w:rPr>
              <w:lastRenderedPageBreak/>
              <w:t>Making a false report;</w:t>
            </w:r>
          </w:p>
          <w:p w14:paraId="5FD7CD5D" w14:textId="77777777" w:rsidR="00F47217" w:rsidRPr="001B0163" w:rsidRDefault="009F44F4" w:rsidP="00402E66">
            <w:pPr>
              <w:numPr>
                <w:ilvl w:val="0"/>
                <w:numId w:val="3"/>
              </w:numPr>
              <w:spacing w:before="100" w:beforeAutospacing="1" w:after="100" w:afterAutospacing="1"/>
              <w:ind w:left="750" w:right="30"/>
              <w:rPr>
                <w:rFonts w:ascii="Calibri" w:eastAsia="Times New Roman" w:hAnsi="Calibri" w:cs="Calibri"/>
              </w:rPr>
            </w:pPr>
            <w:r w:rsidRPr="001B0163">
              <w:rPr>
                <w:rFonts w:ascii="Calibri" w:eastAsia="Times New Roman" w:hAnsi="Calibri" w:cs="Calibri"/>
              </w:rPr>
              <w:t>Retaliating against someone who reported a concern in good faith.</w:t>
            </w:r>
          </w:p>
          <w:p w14:paraId="74EE4F0F"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755BF053" w14:textId="77777777" w:rsidR="00310ED1" w:rsidRPr="00552748" w:rsidRDefault="009F44F4" w:rsidP="00402E66">
            <w:pPr>
              <w:spacing w:before="100" w:beforeAutospacing="1" w:after="100" w:afterAutospacing="1"/>
              <w:ind w:left="30" w:right="30"/>
              <w:rPr>
                <w:rFonts w:ascii="Calibri" w:eastAsia="Times New Roman" w:hAnsi="Calibri" w:cs="Calibri"/>
                <w:lang w:val="es-MX"/>
                <w:rPrChange w:id="5" w:author="Gonzalez, Yasna" w:date="2025-12-30T10:52:00Z" w16du:dateUtc="2025-12-30T13:52:00Z">
                  <w:rPr>
                    <w:rFonts w:ascii="Calibri" w:eastAsia="Times New Roman" w:hAnsi="Calibri" w:cs="Calibri"/>
                  </w:rPr>
                </w:rPrChange>
              </w:rPr>
            </w:pPr>
            <w:r w:rsidRPr="00552748">
              <w:rPr>
                <w:rFonts w:ascii="Calibri" w:eastAsia="Calibri" w:hAnsi="Calibri" w:cs="Calibri"/>
                <w:lang w:val="es-MX"/>
                <w:rPrChange w:id="6" w:author="Gonzalez, Yasna" w:date="2025-12-30T10:52:00Z" w16du:dateUtc="2025-12-30T13:52:00Z">
                  <w:rPr>
                    <w:rFonts w:ascii="Calibri" w:eastAsia="Calibri" w:hAnsi="Calibri" w:cs="Calibri"/>
                  </w:rPr>
                </w:rPrChange>
              </w:rPr>
              <w:lastRenderedPageBreak/>
              <w:t>INFORMAR INQUIETUDES</w:t>
            </w:r>
          </w:p>
          <w:p w14:paraId="631FA659" w14:textId="77777777" w:rsidR="00310ED1" w:rsidRPr="00552748" w:rsidRDefault="009F44F4" w:rsidP="00402E66">
            <w:pPr>
              <w:spacing w:before="100" w:beforeAutospacing="1" w:after="100" w:afterAutospacing="1"/>
              <w:ind w:left="30" w:right="30"/>
              <w:rPr>
                <w:rFonts w:ascii="Calibri" w:eastAsia="Times New Roman" w:hAnsi="Calibri" w:cs="Calibri"/>
                <w:lang w:val="es-MX"/>
                <w:rPrChange w:id="7" w:author="Gonzalez, Yasna" w:date="2025-12-30T10:52:00Z" w16du:dateUtc="2025-12-30T13:52:00Z">
                  <w:rPr>
                    <w:rFonts w:ascii="Calibri" w:eastAsia="Times New Roman" w:hAnsi="Calibri" w:cs="Calibri"/>
                  </w:rPr>
                </w:rPrChange>
              </w:rPr>
            </w:pPr>
            <w:r w:rsidRPr="00552748">
              <w:rPr>
                <w:rFonts w:ascii="Calibri" w:eastAsia="Calibri" w:hAnsi="Calibri" w:cs="Calibri"/>
                <w:lang w:val="es-MX"/>
                <w:rPrChange w:id="8" w:author="Gonzalez, Yasna" w:date="2025-12-30T10:52:00Z" w16du:dateUtc="2025-12-30T13:52:00Z">
                  <w:rPr>
                    <w:rFonts w:ascii="Calibri" w:eastAsia="Calibri" w:hAnsi="Calibri" w:cs="Calibri"/>
                  </w:rPr>
                </w:rPrChange>
              </w:rPr>
              <w:t>Hacemos preguntas cuando algo no queda claro o se siente que no está bien. Hablamos claro e informamos de posibles infracciones al Código.</w:t>
            </w:r>
          </w:p>
          <w:p w14:paraId="503D8A75" w14:textId="77777777" w:rsidR="00310ED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Es nuestra responsabilidad hacer preguntas cuando la dirección no está clara y cuestionar e informar de cualquier sospecha de conducta comercial inmoral, infracciones a este Código o incumplimiento de las políticas de Abbott.</w:t>
            </w:r>
          </w:p>
          <w:p w14:paraId="63F59A72" w14:textId="77777777" w:rsidR="00310ED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Si no está seguro de cuál es la opción o acción correcta, hable con su supervisor o comuníquese con la Oficina de Ética y cumplimiento.</w:t>
            </w:r>
          </w:p>
          <w:p w14:paraId="6032EF7D" w14:textId="77777777" w:rsidR="00310ED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Los gerentes y supervisores deben guiar con el ejemplo y asegurarse de que los empleados comprendan y sigan el Código. Los líderes tienen una mayor responsabilidad de comunicar las expectativas de Abbott y deben acercarse la Oficina de Ética y cumplimiento en caso de cualquier posible infracción al Código.</w:t>
            </w:r>
          </w:p>
          <w:p w14:paraId="1D1A73B7" w14:textId="77777777" w:rsidR="00310ED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Todos los informes de posibles infracciones al Código se toman con seriedad. La Oficina de Ética y cumplimiento se encargará de los pasos de seguimiento, incluidas las investigaciones y acciones correctivas cuando sea necesario. Usted no debe investigar por su cuenta. Todos debemos cooperar y mantener las investigaciones en confidencialidad.</w:t>
            </w:r>
          </w:p>
          <w:p w14:paraId="1AD5FD23" w14:textId="77777777" w:rsidR="00310ED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Las acciones correctivas podrían incluir acciones disciplinarias (incluido el despido) o acciones legales por:</w:t>
            </w:r>
          </w:p>
          <w:p w14:paraId="1E5CF066" w14:textId="77777777" w:rsidR="00310ED1" w:rsidRPr="00745CD0" w:rsidRDefault="009F44F4" w:rsidP="00402E66">
            <w:pPr>
              <w:numPr>
                <w:ilvl w:val="0"/>
                <w:numId w:val="3"/>
              </w:numPr>
              <w:spacing w:before="100" w:beforeAutospacing="1" w:after="100" w:afterAutospacing="1"/>
              <w:ind w:left="750" w:right="30"/>
              <w:rPr>
                <w:rFonts w:ascii="Calibri" w:eastAsia="Times New Roman" w:hAnsi="Calibri" w:cs="Calibri"/>
                <w:lang w:val="es-ES"/>
              </w:rPr>
            </w:pPr>
            <w:r w:rsidRPr="001B0163">
              <w:rPr>
                <w:rFonts w:ascii="Calibri" w:eastAsia="Calibri" w:hAnsi="Calibri" w:cs="Calibri"/>
                <w:lang w:val="es-ES_tradnl"/>
              </w:rPr>
              <w:t>Autorizar o tener parte en una infracción.</w:t>
            </w:r>
          </w:p>
          <w:p w14:paraId="6E7F33DF" w14:textId="77777777" w:rsidR="00310ED1" w:rsidRPr="00745CD0" w:rsidRDefault="009F44F4" w:rsidP="00402E66">
            <w:pPr>
              <w:numPr>
                <w:ilvl w:val="0"/>
                <w:numId w:val="3"/>
              </w:numPr>
              <w:spacing w:before="100" w:beforeAutospacing="1" w:after="100" w:afterAutospacing="1"/>
              <w:ind w:left="750" w:right="30"/>
              <w:rPr>
                <w:rFonts w:ascii="Calibri" w:eastAsia="Times New Roman" w:hAnsi="Calibri" w:cs="Calibri"/>
                <w:lang w:val="es-ES"/>
              </w:rPr>
            </w:pPr>
            <w:r w:rsidRPr="001B0163">
              <w:rPr>
                <w:rFonts w:ascii="Calibri" w:eastAsia="Calibri" w:hAnsi="Calibri" w:cs="Calibri"/>
                <w:lang w:val="es-ES_tradnl"/>
              </w:rPr>
              <w:t>Rehusar cooperar con una investigación.</w:t>
            </w:r>
          </w:p>
          <w:p w14:paraId="20F5E268" w14:textId="77777777" w:rsidR="00310ED1" w:rsidRPr="00745CD0" w:rsidRDefault="009F44F4" w:rsidP="00402E66">
            <w:pPr>
              <w:numPr>
                <w:ilvl w:val="0"/>
                <w:numId w:val="3"/>
              </w:numPr>
              <w:spacing w:before="100" w:beforeAutospacing="1" w:after="100" w:afterAutospacing="1"/>
              <w:ind w:left="750" w:right="30"/>
              <w:rPr>
                <w:rFonts w:ascii="Calibri" w:eastAsia="Times New Roman" w:hAnsi="Calibri" w:cs="Calibri"/>
                <w:lang w:val="es-ES"/>
              </w:rPr>
            </w:pPr>
            <w:r w:rsidRPr="001B0163">
              <w:rPr>
                <w:rFonts w:ascii="Calibri" w:eastAsia="Calibri" w:hAnsi="Calibri" w:cs="Calibri"/>
                <w:lang w:val="es-ES_tradnl"/>
              </w:rPr>
              <w:lastRenderedPageBreak/>
              <w:t>No informar de una infracción debido a mala supervisión.</w:t>
            </w:r>
          </w:p>
          <w:p w14:paraId="13FB74F1" w14:textId="77777777" w:rsidR="00310ED1" w:rsidRPr="001B0163" w:rsidRDefault="009F44F4" w:rsidP="00402E66">
            <w:pPr>
              <w:numPr>
                <w:ilvl w:val="0"/>
                <w:numId w:val="3"/>
              </w:numPr>
              <w:spacing w:before="100" w:beforeAutospacing="1" w:after="100" w:afterAutospacing="1"/>
              <w:ind w:left="750" w:right="30"/>
              <w:rPr>
                <w:rFonts w:ascii="Calibri" w:eastAsia="Times New Roman" w:hAnsi="Calibri" w:cs="Calibri"/>
              </w:rPr>
            </w:pPr>
            <w:r w:rsidRPr="001B0163">
              <w:rPr>
                <w:rFonts w:ascii="Calibri" w:eastAsia="Calibri" w:hAnsi="Calibri" w:cs="Calibri"/>
                <w:lang w:val="es-ES_tradnl"/>
              </w:rPr>
              <w:t>Hacer un falso informe.</w:t>
            </w:r>
          </w:p>
          <w:p w14:paraId="30C20E21" w14:textId="77777777" w:rsidR="00310ED1" w:rsidRPr="00745CD0" w:rsidRDefault="009F44F4" w:rsidP="00402E66">
            <w:pPr>
              <w:numPr>
                <w:ilvl w:val="0"/>
                <w:numId w:val="3"/>
              </w:numPr>
              <w:spacing w:before="100" w:beforeAutospacing="1" w:after="100" w:afterAutospacing="1"/>
              <w:ind w:left="750" w:right="30"/>
              <w:rPr>
                <w:rFonts w:ascii="Calibri" w:eastAsia="Times New Roman" w:hAnsi="Calibri" w:cs="Calibri"/>
                <w:lang w:val="es-ES"/>
              </w:rPr>
            </w:pPr>
            <w:r w:rsidRPr="001B0163">
              <w:rPr>
                <w:rFonts w:ascii="Calibri" w:eastAsia="Calibri" w:hAnsi="Calibri" w:cs="Calibri"/>
                <w:lang w:val="es-ES_tradnl"/>
              </w:rPr>
              <w:t>Tomar represalias contra alguien que haya informado de una inquietud en buena fe.</w:t>
            </w:r>
          </w:p>
          <w:p w14:paraId="1FA4D3E5" w14:textId="77777777" w:rsidR="00F47217"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Tomar represalias nunca es aceptable. Si considera que han tenido lugar represalias, denúncielo a la Oficina de Ética y Cumplimiento o a Recursos Humanos.</w:t>
            </w:r>
          </w:p>
        </w:tc>
      </w:tr>
      <w:tr w:rsidR="00F72750" w:rsidRPr="00552748" w14:paraId="15070104" w14:textId="77777777" w:rsidTr="00252478">
        <w:tc>
          <w:tcPr>
            <w:tcW w:w="1353" w:type="dxa"/>
            <w:shd w:val="clear" w:color="auto" w:fill="C1E4F5"/>
            <w:tcMar>
              <w:top w:w="120" w:type="dxa"/>
              <w:left w:w="180" w:type="dxa"/>
              <w:bottom w:w="120" w:type="dxa"/>
              <w:right w:w="180" w:type="dxa"/>
            </w:tcMar>
            <w:hideMark/>
          </w:tcPr>
          <w:p w14:paraId="6B0670A9" w14:textId="77777777" w:rsidR="00F47217" w:rsidRPr="001B0163" w:rsidRDefault="009F44F4" w:rsidP="00F47217">
            <w:pPr>
              <w:spacing w:before="30" w:after="30"/>
              <w:ind w:left="30" w:right="30"/>
              <w:rPr>
                <w:rFonts w:ascii="Calibri" w:eastAsia="Times New Roman" w:hAnsi="Calibri" w:cs="Calibri"/>
                <w:sz w:val="16"/>
              </w:rPr>
            </w:pPr>
            <w:hyperlink r:id="rId54" w:tgtFrame="_blank" w:history="1">
              <w:r w:rsidRPr="001B0163">
                <w:rPr>
                  <w:rFonts w:ascii="Calibri" w:eastAsia="Times New Roman" w:hAnsi="Calibri" w:cs="Calibri"/>
                  <w:color w:val="0000FF"/>
                  <w:sz w:val="16"/>
                  <w:u w:val="single"/>
                </w:rPr>
                <w:t>Screen 10</w:t>
              </w:r>
            </w:hyperlink>
            <w:r w:rsidRPr="001B0163">
              <w:rPr>
                <w:rFonts w:ascii="Calibri" w:eastAsia="Times New Roman" w:hAnsi="Calibri" w:cs="Calibri"/>
                <w:sz w:val="16"/>
              </w:rPr>
              <w:t xml:space="preserve"> </w:t>
            </w:r>
          </w:p>
          <w:p w14:paraId="711CFF06" w14:textId="77777777" w:rsidR="00F47217" w:rsidRPr="001B0163" w:rsidRDefault="009F44F4" w:rsidP="00F47217">
            <w:pPr>
              <w:ind w:left="30" w:right="30"/>
              <w:rPr>
                <w:rFonts w:ascii="Calibri" w:eastAsia="Times New Roman" w:hAnsi="Calibri" w:cs="Calibri"/>
                <w:sz w:val="16"/>
              </w:rPr>
            </w:pPr>
            <w:hyperlink r:id="rId55" w:tgtFrame="_blank" w:history="1">
              <w:r w:rsidRPr="001B0163">
                <w:rPr>
                  <w:rFonts w:ascii="Calibri" w:eastAsia="Times New Roman" w:hAnsi="Calibri" w:cs="Calibri"/>
                  <w:color w:val="0000FF"/>
                  <w:sz w:val="16"/>
                  <w:u w:val="single"/>
                </w:rPr>
                <w:t>23_C_11</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707E4C"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EQUAL OPPORTUNITY</w:t>
            </w:r>
          </w:p>
          <w:p w14:paraId="76A9D97C"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provide equal opportunities for all employees.</w:t>
            </w:r>
          </w:p>
          <w:p w14:paraId="6D096CDF"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1DA291F0"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Abbott prohibits discrimination based on race, color, religion, age, sex, national origin, gender identity or expression, sexual orientation, disability, marital status, veteran or military status, genetics, citizenship status, or any other legally protected status.</w:t>
            </w:r>
          </w:p>
        </w:tc>
        <w:tc>
          <w:tcPr>
            <w:tcW w:w="6000" w:type="dxa"/>
          </w:tcPr>
          <w:p w14:paraId="00C55F76" w14:textId="77777777" w:rsidR="000E3269"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IGUALDAD DE OPORTUNIDADES</w:t>
            </w:r>
          </w:p>
          <w:p w14:paraId="2EEBD8FB" w14:textId="77777777" w:rsidR="000E3269"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Proporcionamos igualdad de oportunidades para todos los empleados.</w:t>
            </w:r>
          </w:p>
          <w:p w14:paraId="28EFE7FB" w14:textId="77777777" w:rsidR="000E3269"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Tomamos las decisiones de empleo con base en las necesidades comerciales, las habilidades, la experiencia y el desempeño. No se tolerará la discriminación de ningún tipo. Seguimos todas las leyes que rigen nuestras relaciones con los empleados en todo el mundo.</w:t>
            </w:r>
          </w:p>
          <w:p w14:paraId="16A36283" w14:textId="77777777" w:rsidR="00F47217"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Abbott prohíbe la discriminación basada en la raza, color, religión, edad, sexo, nacionalidad, identidad o expresión de género, orientación sexual, discapacidad, estado civil, condición de veterano o militar, genética, estado de ciudadanía o cualquier otra condición protegida por la ley.</w:t>
            </w:r>
          </w:p>
        </w:tc>
      </w:tr>
      <w:tr w:rsidR="00F72750" w:rsidRPr="00552748" w14:paraId="41B9C580" w14:textId="77777777" w:rsidTr="00252478">
        <w:tc>
          <w:tcPr>
            <w:tcW w:w="1353" w:type="dxa"/>
            <w:shd w:val="clear" w:color="auto" w:fill="C1E4F5"/>
            <w:tcMar>
              <w:top w:w="120" w:type="dxa"/>
              <w:left w:w="180" w:type="dxa"/>
              <w:bottom w:w="120" w:type="dxa"/>
              <w:right w:w="180" w:type="dxa"/>
            </w:tcMar>
            <w:hideMark/>
          </w:tcPr>
          <w:p w14:paraId="48BEA1E0" w14:textId="77777777" w:rsidR="00F47217" w:rsidRPr="001B0163" w:rsidRDefault="009F44F4" w:rsidP="00F47217">
            <w:pPr>
              <w:spacing w:before="30" w:after="30"/>
              <w:ind w:left="30" w:right="30"/>
              <w:rPr>
                <w:rFonts w:ascii="Calibri" w:eastAsia="Times New Roman" w:hAnsi="Calibri" w:cs="Calibri"/>
                <w:sz w:val="16"/>
              </w:rPr>
            </w:pPr>
            <w:hyperlink r:id="rId56" w:tgtFrame="_blank" w:history="1">
              <w:r w:rsidRPr="001B0163">
                <w:rPr>
                  <w:rFonts w:ascii="Calibri" w:eastAsia="Times New Roman" w:hAnsi="Calibri" w:cs="Calibri"/>
                  <w:color w:val="0000FF"/>
                  <w:sz w:val="16"/>
                  <w:u w:val="single"/>
                </w:rPr>
                <w:t>Screen 10</w:t>
              </w:r>
            </w:hyperlink>
            <w:r w:rsidRPr="001B0163">
              <w:rPr>
                <w:rFonts w:ascii="Calibri" w:eastAsia="Times New Roman" w:hAnsi="Calibri" w:cs="Calibri"/>
                <w:sz w:val="16"/>
              </w:rPr>
              <w:t xml:space="preserve"> </w:t>
            </w:r>
          </w:p>
          <w:p w14:paraId="5454DF09" w14:textId="77777777" w:rsidR="00F47217" w:rsidRPr="001B0163" w:rsidRDefault="009F44F4" w:rsidP="00F47217">
            <w:pPr>
              <w:ind w:left="30" w:right="30"/>
              <w:rPr>
                <w:rFonts w:ascii="Calibri" w:eastAsia="Times New Roman" w:hAnsi="Calibri" w:cs="Calibri"/>
                <w:sz w:val="16"/>
              </w:rPr>
            </w:pPr>
            <w:hyperlink r:id="rId57" w:tgtFrame="_blank" w:history="1">
              <w:r w:rsidRPr="001B0163">
                <w:rPr>
                  <w:rFonts w:ascii="Calibri" w:eastAsia="Times New Roman" w:hAnsi="Calibri" w:cs="Calibri"/>
                  <w:color w:val="0000FF"/>
                  <w:sz w:val="16"/>
                  <w:u w:val="single"/>
                </w:rPr>
                <w:t>24_C_11</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6FD3788"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FAIR TREATMENT</w:t>
            </w:r>
          </w:p>
          <w:p w14:paraId="4B483F63"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lastRenderedPageBreak/>
              <w:t>We foster a respectful, inclusive, and safe workplace.</w:t>
            </w:r>
          </w:p>
          <w:p w14:paraId="2DB490C8"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work to ensure everyone feels welcome, supported, and empowered.</w:t>
            </w:r>
          </w:p>
          <w:p w14:paraId="03231E01"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Abbott promotes a healthy, harassment-free environment and values employee input to strengthen diversity and inclusion.</w:t>
            </w:r>
          </w:p>
          <w:p w14:paraId="7542BB91"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1C229427" w14:textId="77777777" w:rsidR="00AC0538"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TRATO JUSTO</w:t>
            </w:r>
          </w:p>
          <w:p w14:paraId="759A6AEA" w14:textId="77777777" w:rsidR="00AC0538"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Fomentamos un lugar de trabajo respetuoso, inclusivo y seguro.</w:t>
            </w:r>
          </w:p>
          <w:p w14:paraId="40048F8A" w14:textId="77777777" w:rsidR="00AC0538"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Trabajamos para asegurar que todos nos sintamos bienvenidos, apoyados y empoderados.</w:t>
            </w:r>
          </w:p>
          <w:p w14:paraId="0A0376C8" w14:textId="77777777" w:rsidR="00AC0538"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Abbott fomenta un entorno saludable y libre de acoso, y valora la información de empleados para fortalecer la diversidad y la inclusión.</w:t>
            </w:r>
          </w:p>
          <w:p w14:paraId="41F07B5F" w14:textId="77777777" w:rsidR="00F47217"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Tratamos a todos con respeto y dignidad, ganamos la confianza mediante equidad y honestidad; nunca mediante la manipulación, la tergiversación o la falta de transparencia.</w:t>
            </w:r>
          </w:p>
        </w:tc>
      </w:tr>
      <w:tr w:rsidR="00F72750" w:rsidRPr="00552748" w14:paraId="73E34062" w14:textId="77777777" w:rsidTr="00252478">
        <w:tc>
          <w:tcPr>
            <w:tcW w:w="1353" w:type="dxa"/>
            <w:shd w:val="clear" w:color="auto" w:fill="C1E4F5"/>
            <w:tcMar>
              <w:top w:w="120" w:type="dxa"/>
              <w:left w:w="180" w:type="dxa"/>
              <w:bottom w:w="120" w:type="dxa"/>
              <w:right w:w="180" w:type="dxa"/>
            </w:tcMar>
            <w:hideMark/>
          </w:tcPr>
          <w:p w14:paraId="0EDA9F1D" w14:textId="77777777" w:rsidR="00F47217" w:rsidRPr="001B0163" w:rsidRDefault="009F44F4" w:rsidP="00F47217">
            <w:pPr>
              <w:spacing w:before="30" w:after="30"/>
              <w:ind w:left="30" w:right="30"/>
              <w:rPr>
                <w:rFonts w:ascii="Calibri" w:eastAsia="Times New Roman" w:hAnsi="Calibri" w:cs="Calibri"/>
                <w:sz w:val="16"/>
              </w:rPr>
            </w:pPr>
            <w:hyperlink r:id="rId58" w:tgtFrame="_blank" w:history="1">
              <w:r w:rsidRPr="001B0163">
                <w:rPr>
                  <w:rFonts w:ascii="Calibri" w:eastAsia="Times New Roman" w:hAnsi="Calibri" w:cs="Calibri"/>
                  <w:color w:val="0000FF"/>
                  <w:sz w:val="16"/>
                  <w:u w:val="single"/>
                </w:rPr>
                <w:t>Screen 10</w:t>
              </w:r>
            </w:hyperlink>
            <w:r w:rsidRPr="001B0163">
              <w:rPr>
                <w:rFonts w:ascii="Calibri" w:eastAsia="Times New Roman" w:hAnsi="Calibri" w:cs="Calibri"/>
                <w:sz w:val="16"/>
              </w:rPr>
              <w:t xml:space="preserve"> </w:t>
            </w:r>
          </w:p>
          <w:p w14:paraId="7416C651" w14:textId="77777777" w:rsidR="00F47217" w:rsidRPr="001B0163" w:rsidRDefault="009F44F4" w:rsidP="00F47217">
            <w:pPr>
              <w:ind w:left="30" w:right="30"/>
              <w:rPr>
                <w:rFonts w:ascii="Calibri" w:eastAsia="Times New Roman" w:hAnsi="Calibri" w:cs="Calibri"/>
                <w:sz w:val="16"/>
              </w:rPr>
            </w:pPr>
            <w:hyperlink r:id="rId59" w:tgtFrame="_blank" w:history="1">
              <w:r w:rsidRPr="001B0163">
                <w:rPr>
                  <w:rFonts w:ascii="Calibri" w:eastAsia="Times New Roman" w:hAnsi="Calibri" w:cs="Calibri"/>
                  <w:color w:val="0000FF"/>
                  <w:sz w:val="16"/>
                  <w:u w:val="single"/>
                </w:rPr>
                <w:t>25_C_11</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C306C4"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WORK ENVIRONMENT</w:t>
            </w:r>
          </w:p>
          <w:p w14:paraId="5CE75210"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prioritize safety and fair working conditions.</w:t>
            </w:r>
          </w:p>
          <w:p w14:paraId="314406E1" w14:textId="77777777" w:rsidR="00F472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Accidents or unsafe situations must be reported to management right away. Abbott also takes steps to prevent and prohibit illegal, inappropriate labor practices and any form of cruel or inhumane treatment in our business activities worldwide.</w:t>
            </w:r>
          </w:p>
        </w:tc>
        <w:tc>
          <w:tcPr>
            <w:tcW w:w="6000" w:type="dxa"/>
          </w:tcPr>
          <w:p w14:paraId="19C8C221" w14:textId="77777777" w:rsidR="00D319D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AMBIENTE DE TRABAJO</w:t>
            </w:r>
          </w:p>
          <w:p w14:paraId="45CC1E0A" w14:textId="77777777" w:rsidR="00D319D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Priorizamos la seguridad y las condiciones de trabajo justas.</w:t>
            </w:r>
          </w:p>
          <w:p w14:paraId="42A94C5C" w14:textId="77777777" w:rsidR="00F47217"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Debe informarse a la gerencia de los accidentes o las situaciones inseguras inmediatamente. Abbott también toma medidas para evitar y prohibir prácticas laborales ilegales e inapropiadas, y cualquier forma de tratamiento cruel o inhumano en nuestras actividades comerciales en todo el mundo.</w:t>
            </w:r>
          </w:p>
        </w:tc>
      </w:tr>
      <w:tr w:rsidR="00F72750" w:rsidRPr="00552748" w14:paraId="3AA4AA9E" w14:textId="77777777" w:rsidTr="00252478">
        <w:tc>
          <w:tcPr>
            <w:tcW w:w="1353" w:type="dxa"/>
            <w:shd w:val="clear" w:color="auto" w:fill="C1E4F5"/>
            <w:tcMar>
              <w:top w:w="120" w:type="dxa"/>
              <w:left w:w="180" w:type="dxa"/>
              <w:bottom w:w="120" w:type="dxa"/>
              <w:right w:w="180" w:type="dxa"/>
            </w:tcMar>
            <w:hideMark/>
          </w:tcPr>
          <w:p w14:paraId="7029DD12" w14:textId="77777777" w:rsidR="00B71E05" w:rsidRPr="001B0163" w:rsidRDefault="009F44F4" w:rsidP="00B71E05">
            <w:pPr>
              <w:spacing w:before="30" w:after="30"/>
              <w:ind w:left="30" w:right="30"/>
              <w:rPr>
                <w:rFonts w:ascii="Calibri" w:eastAsia="Times New Roman" w:hAnsi="Calibri" w:cs="Calibri"/>
                <w:sz w:val="16"/>
              </w:rPr>
            </w:pPr>
            <w:hyperlink r:id="rId60" w:tgtFrame="_blank" w:history="1">
              <w:r w:rsidRPr="001B0163">
                <w:rPr>
                  <w:rFonts w:ascii="Calibri" w:eastAsia="Times New Roman" w:hAnsi="Calibri" w:cs="Calibri"/>
                  <w:color w:val="0000FF"/>
                  <w:sz w:val="16"/>
                  <w:u w:val="single"/>
                </w:rPr>
                <w:t>Screen 11</w:t>
              </w:r>
            </w:hyperlink>
            <w:r w:rsidRPr="001B0163">
              <w:rPr>
                <w:rFonts w:ascii="Calibri" w:eastAsia="Times New Roman" w:hAnsi="Calibri" w:cs="Calibri"/>
                <w:sz w:val="16"/>
              </w:rPr>
              <w:t xml:space="preserve"> </w:t>
            </w:r>
          </w:p>
          <w:p w14:paraId="1112E3EB" w14:textId="77777777" w:rsidR="00B71E05" w:rsidRPr="001B0163" w:rsidRDefault="009F44F4" w:rsidP="00B71E05">
            <w:pPr>
              <w:ind w:left="30" w:right="30"/>
              <w:rPr>
                <w:rFonts w:ascii="Calibri" w:eastAsia="Times New Roman" w:hAnsi="Calibri" w:cs="Calibri"/>
                <w:sz w:val="16"/>
              </w:rPr>
            </w:pPr>
            <w:hyperlink r:id="rId61" w:tgtFrame="_blank" w:history="1">
              <w:r w:rsidRPr="001B0163">
                <w:rPr>
                  <w:rFonts w:ascii="Calibri" w:eastAsia="Times New Roman" w:hAnsi="Calibri" w:cs="Calibri"/>
                  <w:color w:val="0000FF"/>
                  <w:sz w:val="16"/>
                  <w:u w:val="single"/>
                </w:rPr>
                <w:t>26_C_12</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BE62E6" w14:textId="77777777" w:rsidR="00B71E0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You must view all content before moving forward.</w:t>
            </w:r>
          </w:p>
          <w:p w14:paraId="4EE4D1B1" w14:textId="77777777" w:rsidR="00B71E0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lastRenderedPageBreak/>
              <w:t>At Abbott, we build trust through community, environment, and engagement.</w:t>
            </w:r>
          </w:p>
          <w:p w14:paraId="3B4D5FB9" w14:textId="77777777" w:rsidR="00B71E0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strive to give back to the communities where we operate and make a positive, lasting impact on people’s lives.</w:t>
            </w:r>
          </w:p>
          <w:p w14:paraId="225E0FAE" w14:textId="77777777" w:rsidR="00B71E0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Abbott works to minimize its environmental footprint by reducing energy use and conserving natural resources.</w:t>
            </w:r>
          </w:p>
          <w:p w14:paraId="0D8C4707" w14:textId="77777777" w:rsidR="00B71E0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also support appropriate political engagement and encourage community involvement across our global operations.</w:t>
            </w:r>
          </w:p>
          <w:p w14:paraId="598D8F97" w14:textId="77777777" w:rsidR="00B71E0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Community Involvement</w:t>
            </w:r>
          </w:p>
          <w:p w14:paraId="26CA689A" w14:textId="77777777" w:rsidR="00B71E0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Environmental Responsibility</w:t>
            </w:r>
          </w:p>
          <w:p w14:paraId="3E1BA021" w14:textId="77777777" w:rsidR="00B71E0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Political Contributions</w:t>
            </w:r>
          </w:p>
          <w:p w14:paraId="44DAF711" w14:textId="77777777" w:rsidR="00B71E0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Click each of the icons to learn more.</w:t>
            </w:r>
          </w:p>
        </w:tc>
        <w:tc>
          <w:tcPr>
            <w:tcW w:w="6000" w:type="dxa"/>
          </w:tcPr>
          <w:p w14:paraId="1F45224A" w14:textId="77777777" w:rsidR="00B71E0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Debe ver todo el contenido para avanzar.</w:t>
            </w:r>
          </w:p>
          <w:p w14:paraId="3A4145ED" w14:textId="77777777" w:rsidR="00B71E0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En Abbott, ganamos la confianza mediante la comunidad, el entorno y el compromiso.</w:t>
            </w:r>
          </w:p>
          <w:p w14:paraId="75247527" w14:textId="77777777" w:rsidR="00B71E0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Nos esforzamos por retribuir a las comunidades en las que operamos y por tener una repercusión positiva y duradera en la vida de las personas.</w:t>
            </w:r>
          </w:p>
          <w:p w14:paraId="12AF5421" w14:textId="77777777" w:rsidR="00B71E0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Abbott trabaja para minimizar su huella ambiental reduciendo el uso de energía y conservando los recursos naturales.</w:t>
            </w:r>
          </w:p>
          <w:p w14:paraId="6B3B2C4F" w14:textId="77777777" w:rsidR="00B71E0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También apoyamos el compromiso político apropiado y alentamos la participación comunitaria en todas nuestras operaciones globales.</w:t>
            </w:r>
          </w:p>
          <w:p w14:paraId="581FC6FD" w14:textId="77777777" w:rsidR="00B71E0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Participación comunitaria</w:t>
            </w:r>
          </w:p>
          <w:p w14:paraId="5621AE27" w14:textId="77777777" w:rsidR="00B71E0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Responsabilidad medioambiental</w:t>
            </w:r>
          </w:p>
          <w:p w14:paraId="6522EAA1" w14:textId="77777777" w:rsidR="00B71E0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Contribuciones políticas</w:t>
            </w:r>
          </w:p>
          <w:p w14:paraId="079001E0" w14:textId="77777777" w:rsidR="00B71E0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Haga clic en cada uno de los íconos para obtener más información.</w:t>
            </w:r>
          </w:p>
        </w:tc>
      </w:tr>
      <w:tr w:rsidR="00F72750" w:rsidRPr="00552748" w14:paraId="369F1F01" w14:textId="77777777" w:rsidTr="00252478">
        <w:tc>
          <w:tcPr>
            <w:tcW w:w="1353" w:type="dxa"/>
            <w:shd w:val="clear" w:color="auto" w:fill="C1E4F5"/>
            <w:tcMar>
              <w:top w:w="120" w:type="dxa"/>
              <w:left w:w="180" w:type="dxa"/>
              <w:bottom w:w="120" w:type="dxa"/>
              <w:right w:w="180" w:type="dxa"/>
            </w:tcMar>
            <w:hideMark/>
          </w:tcPr>
          <w:p w14:paraId="5A324ABC" w14:textId="77777777" w:rsidR="00671917" w:rsidRPr="001B0163" w:rsidRDefault="009F44F4" w:rsidP="00671917">
            <w:pPr>
              <w:spacing w:before="30" w:after="30"/>
              <w:ind w:left="30" w:right="30"/>
              <w:rPr>
                <w:rFonts w:ascii="Calibri" w:eastAsia="Times New Roman" w:hAnsi="Calibri" w:cs="Calibri"/>
                <w:sz w:val="16"/>
              </w:rPr>
            </w:pPr>
            <w:hyperlink r:id="rId62" w:tgtFrame="_blank" w:history="1">
              <w:r w:rsidRPr="001B0163">
                <w:rPr>
                  <w:rFonts w:ascii="Calibri" w:eastAsia="Times New Roman" w:hAnsi="Calibri" w:cs="Calibri"/>
                  <w:color w:val="0000FF"/>
                  <w:sz w:val="16"/>
                  <w:u w:val="single"/>
                </w:rPr>
                <w:t>Screen 11</w:t>
              </w:r>
            </w:hyperlink>
            <w:r w:rsidRPr="001B0163">
              <w:rPr>
                <w:rFonts w:ascii="Calibri" w:eastAsia="Times New Roman" w:hAnsi="Calibri" w:cs="Calibri"/>
                <w:sz w:val="16"/>
              </w:rPr>
              <w:t xml:space="preserve"> </w:t>
            </w:r>
          </w:p>
          <w:p w14:paraId="5669F83F" w14:textId="77777777" w:rsidR="00671917" w:rsidRPr="001B0163" w:rsidRDefault="009F44F4" w:rsidP="00671917">
            <w:pPr>
              <w:ind w:left="30" w:right="30"/>
              <w:rPr>
                <w:rFonts w:ascii="Calibri" w:eastAsia="Times New Roman" w:hAnsi="Calibri" w:cs="Calibri"/>
                <w:sz w:val="16"/>
              </w:rPr>
            </w:pPr>
            <w:hyperlink r:id="rId63" w:tgtFrame="_blank" w:history="1">
              <w:r w:rsidRPr="001B0163">
                <w:rPr>
                  <w:rFonts w:ascii="Calibri" w:eastAsia="Times New Roman" w:hAnsi="Calibri" w:cs="Calibri"/>
                  <w:color w:val="0000FF"/>
                  <w:sz w:val="16"/>
                  <w:u w:val="single"/>
                </w:rPr>
                <w:t>27_C_12</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655C95" w14:textId="77777777" w:rsidR="006719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COMMUNITY INVOLVEMENT</w:t>
            </w:r>
          </w:p>
          <w:p w14:paraId="5D9D95D8" w14:textId="77777777" w:rsidR="006719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support community well-being.</w:t>
            </w:r>
          </w:p>
          <w:p w14:paraId="018A77E2" w14:textId="77777777" w:rsidR="006719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 xml:space="preserve">At Abbott, we support the well-being of communities through our products, our work, and our actions and we </w:t>
            </w:r>
            <w:r w:rsidRPr="001B0163">
              <w:rPr>
                <w:rFonts w:ascii="Calibri" w:eastAsia="Times New Roman" w:hAnsi="Calibri" w:cs="Calibri"/>
              </w:rPr>
              <w:lastRenderedPageBreak/>
              <w:t>have a long history of giving back to the places where we live and work, because we believe healthy communities thrive.</w:t>
            </w:r>
          </w:p>
          <w:p w14:paraId="3825C89B" w14:textId="77777777" w:rsidR="00671917"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1C8DC24C" w14:textId="77777777" w:rsidR="00671917"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PARTICIPACIÓN COMUNITARIA</w:t>
            </w:r>
          </w:p>
          <w:p w14:paraId="05639057" w14:textId="77777777" w:rsidR="00671917"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Apoyamos el bienestar de la comunidad.</w:t>
            </w:r>
          </w:p>
          <w:p w14:paraId="57A50BF5" w14:textId="77777777" w:rsidR="00671917"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 xml:space="preserve">En Abbott, apoyamos el bienestar de las comunidades mediante nuestros productos, nuestro trabajo y nuestras </w:t>
            </w:r>
            <w:r w:rsidRPr="001B0163">
              <w:rPr>
                <w:rFonts w:ascii="Calibri" w:eastAsia="Calibri" w:hAnsi="Calibri" w:cs="Calibri"/>
                <w:lang w:val="es-ES_tradnl"/>
              </w:rPr>
              <w:lastRenderedPageBreak/>
              <w:t>acciones, y tenemos una larga historia de retribución a los lugares donde vivimos y trabajamos, porque creemos que las comunidades sanas prosperan.</w:t>
            </w:r>
          </w:p>
          <w:p w14:paraId="71C8923D" w14:textId="77777777" w:rsidR="00671917"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A lo largo de nuestras operaciones, asociaciones, y apoyo a los grupos y causas locales, nos esforzamos por tener una repercusión positiva y duradera dondequiera que hacemos negocios.</w:t>
            </w:r>
          </w:p>
        </w:tc>
      </w:tr>
      <w:tr w:rsidR="00F72750" w:rsidRPr="00552748" w14:paraId="7DAAF1C3" w14:textId="77777777" w:rsidTr="00252478">
        <w:tc>
          <w:tcPr>
            <w:tcW w:w="1353" w:type="dxa"/>
            <w:shd w:val="clear" w:color="auto" w:fill="C1E4F5"/>
            <w:tcMar>
              <w:top w:w="120" w:type="dxa"/>
              <w:left w:w="180" w:type="dxa"/>
              <w:bottom w:w="120" w:type="dxa"/>
              <w:right w:w="180" w:type="dxa"/>
            </w:tcMar>
            <w:hideMark/>
          </w:tcPr>
          <w:p w14:paraId="1175321F" w14:textId="77777777" w:rsidR="003E5A36" w:rsidRPr="001B0163" w:rsidRDefault="009F44F4" w:rsidP="003E5A36">
            <w:pPr>
              <w:spacing w:before="30" w:after="30"/>
              <w:ind w:left="30" w:right="30"/>
              <w:rPr>
                <w:rFonts w:ascii="Calibri" w:eastAsia="Times New Roman" w:hAnsi="Calibri" w:cs="Calibri"/>
                <w:sz w:val="16"/>
              </w:rPr>
            </w:pPr>
            <w:hyperlink r:id="rId64" w:tgtFrame="_blank" w:history="1">
              <w:r w:rsidRPr="001B0163">
                <w:rPr>
                  <w:rFonts w:ascii="Calibri" w:eastAsia="Times New Roman" w:hAnsi="Calibri" w:cs="Calibri"/>
                  <w:color w:val="0000FF"/>
                  <w:sz w:val="16"/>
                  <w:u w:val="single"/>
                </w:rPr>
                <w:t>Screen 11</w:t>
              </w:r>
            </w:hyperlink>
            <w:r w:rsidRPr="001B0163">
              <w:rPr>
                <w:rFonts w:ascii="Calibri" w:eastAsia="Times New Roman" w:hAnsi="Calibri" w:cs="Calibri"/>
                <w:sz w:val="16"/>
              </w:rPr>
              <w:t xml:space="preserve"> </w:t>
            </w:r>
          </w:p>
          <w:p w14:paraId="5810910C" w14:textId="77777777" w:rsidR="003E5A36" w:rsidRPr="001B0163" w:rsidRDefault="009F44F4" w:rsidP="003E5A36">
            <w:pPr>
              <w:ind w:left="30" w:right="30"/>
              <w:rPr>
                <w:rFonts w:ascii="Calibri" w:eastAsia="Times New Roman" w:hAnsi="Calibri" w:cs="Calibri"/>
                <w:sz w:val="16"/>
              </w:rPr>
            </w:pPr>
            <w:hyperlink r:id="rId65" w:tgtFrame="_blank" w:history="1">
              <w:r w:rsidRPr="001B0163">
                <w:rPr>
                  <w:rFonts w:ascii="Calibri" w:eastAsia="Times New Roman" w:hAnsi="Calibri" w:cs="Calibri"/>
                  <w:color w:val="0000FF"/>
                  <w:sz w:val="16"/>
                  <w:u w:val="single"/>
                </w:rPr>
                <w:t>28_C_12</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E9965A2" w14:textId="77777777" w:rsidR="003E5A3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ENVIRONMENTAL RESPONSIBILITY</w:t>
            </w:r>
          </w:p>
          <w:p w14:paraId="2DDCBD63" w14:textId="77777777" w:rsidR="003E5A3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take part in sustainable development and work to reduce our impact on the environment.</w:t>
            </w:r>
          </w:p>
          <w:p w14:paraId="085A4806" w14:textId="77777777" w:rsidR="003E5A3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work to protect the environment in everything we do—from how we source materials to how we make, ship, and use our products.</w:t>
            </w:r>
          </w:p>
          <w:p w14:paraId="0A89C57B" w14:textId="77777777" w:rsidR="003E5A3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6269B51B" w14:textId="77777777" w:rsidR="003E5A36"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RESPONSABILIDAD MEDIOAMBIENTAL</w:t>
            </w:r>
          </w:p>
          <w:p w14:paraId="0C55BA35" w14:textId="77777777" w:rsidR="003E5A36"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Tomamos parte en el desarrollo sostenible y trabajamos para reducir nuestro impacto en el medioambiente.</w:t>
            </w:r>
          </w:p>
          <w:p w14:paraId="4FD53E39" w14:textId="77777777" w:rsidR="003E5A36"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Trabajamos para proteger el medioambiente en todo lo que hacemos; desde cómo nos abastecemos de materiales hasta cómo fabricamos, enviamos y usamos nuestros productos.</w:t>
            </w:r>
          </w:p>
          <w:p w14:paraId="42C0E8AC" w14:textId="77777777" w:rsidR="003E5A36"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Tomamos medidas para utilizar menos energía y menos recursos naturales. Apoyamos los proyectos de energía limpia en el trabajo y en nuestras comunidades. Buscamos maneras de reducir desechos, reciclar más y disminuir los riesgos ambientales. Seguimos las leyes y reglamentaciones medioambientales que aplican a nuestras operaciones.</w:t>
            </w:r>
          </w:p>
        </w:tc>
      </w:tr>
      <w:tr w:rsidR="00F72750" w:rsidRPr="00552748" w14:paraId="7AAAE652" w14:textId="77777777" w:rsidTr="00252478">
        <w:tc>
          <w:tcPr>
            <w:tcW w:w="1353" w:type="dxa"/>
            <w:shd w:val="clear" w:color="auto" w:fill="C1E4F5"/>
            <w:tcMar>
              <w:top w:w="120" w:type="dxa"/>
              <w:left w:w="180" w:type="dxa"/>
              <w:bottom w:w="120" w:type="dxa"/>
              <w:right w:w="180" w:type="dxa"/>
            </w:tcMar>
            <w:hideMark/>
          </w:tcPr>
          <w:p w14:paraId="2209B988" w14:textId="77777777" w:rsidR="00B93BBE" w:rsidRPr="001B0163" w:rsidRDefault="009F44F4" w:rsidP="00B93BBE">
            <w:pPr>
              <w:spacing w:before="30" w:after="30"/>
              <w:ind w:left="30" w:right="30"/>
              <w:rPr>
                <w:rFonts w:ascii="Calibri" w:eastAsia="Times New Roman" w:hAnsi="Calibri" w:cs="Calibri"/>
                <w:sz w:val="16"/>
              </w:rPr>
            </w:pPr>
            <w:hyperlink r:id="rId66" w:tgtFrame="_blank" w:history="1">
              <w:r w:rsidRPr="001B0163">
                <w:rPr>
                  <w:rFonts w:ascii="Calibri" w:eastAsia="Times New Roman" w:hAnsi="Calibri" w:cs="Calibri"/>
                  <w:color w:val="0000FF"/>
                  <w:sz w:val="16"/>
                  <w:u w:val="single"/>
                </w:rPr>
                <w:t>Screen 11</w:t>
              </w:r>
            </w:hyperlink>
            <w:r w:rsidRPr="001B0163">
              <w:rPr>
                <w:rFonts w:ascii="Calibri" w:eastAsia="Times New Roman" w:hAnsi="Calibri" w:cs="Calibri"/>
                <w:sz w:val="16"/>
              </w:rPr>
              <w:t xml:space="preserve"> </w:t>
            </w:r>
          </w:p>
          <w:p w14:paraId="6A1F5B43" w14:textId="77777777" w:rsidR="00B93BBE" w:rsidRPr="001B0163" w:rsidRDefault="009F44F4" w:rsidP="00B93BBE">
            <w:pPr>
              <w:ind w:left="30" w:right="30"/>
              <w:rPr>
                <w:rFonts w:ascii="Calibri" w:eastAsia="Times New Roman" w:hAnsi="Calibri" w:cs="Calibri"/>
                <w:sz w:val="16"/>
              </w:rPr>
            </w:pPr>
            <w:hyperlink r:id="rId67" w:tgtFrame="_blank" w:history="1">
              <w:r w:rsidRPr="001B0163">
                <w:rPr>
                  <w:rFonts w:ascii="Calibri" w:eastAsia="Times New Roman" w:hAnsi="Calibri" w:cs="Calibri"/>
                  <w:color w:val="0000FF"/>
                  <w:sz w:val="16"/>
                  <w:u w:val="single"/>
                </w:rPr>
                <w:t>29_C_12</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FFD16C5" w14:textId="77777777" w:rsidR="00B93BB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POLITICAL CONTRIBUTIONS</w:t>
            </w:r>
          </w:p>
          <w:p w14:paraId="3B5F5FF4" w14:textId="77777777" w:rsidR="00B93BB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lastRenderedPageBreak/>
              <w:t>We encourage appropriate engagement in the political process and support community involvement.</w:t>
            </w:r>
          </w:p>
          <w:p w14:paraId="54F0EC0E" w14:textId="77777777" w:rsidR="00B93BB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Abbott supports public policies that align with our mission and values. When appropriate, we may also support political candidates or interest groups.</w:t>
            </w:r>
          </w:p>
          <w:p w14:paraId="399CBBD0" w14:textId="77777777" w:rsidR="00B93BB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tcPr>
          <w:p w14:paraId="4CDDF586" w14:textId="77777777" w:rsidR="00B93BBE"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CONTRIBUCIONES POLÍTICAS</w:t>
            </w:r>
          </w:p>
          <w:p w14:paraId="7A210326" w14:textId="77777777" w:rsidR="00B93BBE"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Alentamos la participación apropiada en el proceso político y apoyamos la participación comunitaria.</w:t>
            </w:r>
          </w:p>
          <w:p w14:paraId="5F82B11A" w14:textId="77777777" w:rsidR="00B93BBE"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Abbott apoya las políticas públicas que están en consonancia con nuestra misión y valores. Cuando sea apropiado, podríamos también apoyamos a candidatos políticos o grupos de interés.</w:t>
            </w:r>
          </w:p>
          <w:p w14:paraId="33D12CA8" w14:textId="77777777" w:rsidR="00B93BBE"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Debido a que las leyes sobre contribuciones políticas de empresas son complejas, cualquier uso de fondos de Abbott, o contribuciones hechas en nombre de Abbott, deben revisarse con la División Legal primero.</w:t>
            </w:r>
          </w:p>
        </w:tc>
      </w:tr>
      <w:tr w:rsidR="00F72750" w:rsidRPr="00552748" w14:paraId="2F7A620C" w14:textId="77777777" w:rsidTr="00252478">
        <w:tc>
          <w:tcPr>
            <w:tcW w:w="1353" w:type="dxa"/>
            <w:shd w:val="clear" w:color="auto" w:fill="C1E4F5"/>
            <w:tcMar>
              <w:top w:w="120" w:type="dxa"/>
              <w:left w:w="180" w:type="dxa"/>
              <w:bottom w:w="120" w:type="dxa"/>
              <w:right w:w="180" w:type="dxa"/>
            </w:tcMar>
            <w:hideMark/>
          </w:tcPr>
          <w:p w14:paraId="0952C7F6" w14:textId="77777777" w:rsidR="00BB2193" w:rsidRPr="001B0163" w:rsidRDefault="009F44F4" w:rsidP="00BB2193">
            <w:pPr>
              <w:spacing w:before="30" w:after="30"/>
              <w:ind w:left="30" w:right="30"/>
              <w:rPr>
                <w:rFonts w:ascii="Calibri" w:eastAsia="Times New Roman" w:hAnsi="Calibri" w:cs="Calibri"/>
                <w:sz w:val="16"/>
              </w:rPr>
            </w:pPr>
            <w:hyperlink r:id="rId68" w:tgtFrame="_blank" w:history="1">
              <w:r w:rsidRPr="001B0163">
                <w:rPr>
                  <w:rFonts w:ascii="Calibri" w:eastAsia="Times New Roman" w:hAnsi="Calibri" w:cs="Calibri"/>
                  <w:color w:val="0000FF"/>
                  <w:sz w:val="16"/>
                  <w:u w:val="single"/>
                </w:rPr>
                <w:t>Screen 12</w:t>
              </w:r>
            </w:hyperlink>
            <w:r w:rsidRPr="001B0163">
              <w:rPr>
                <w:rFonts w:ascii="Calibri" w:eastAsia="Times New Roman" w:hAnsi="Calibri" w:cs="Calibri"/>
                <w:sz w:val="16"/>
              </w:rPr>
              <w:t xml:space="preserve"> </w:t>
            </w:r>
          </w:p>
          <w:p w14:paraId="47CDD8B2" w14:textId="77777777" w:rsidR="00BB2193" w:rsidRPr="001B0163" w:rsidRDefault="009F44F4" w:rsidP="00BB2193">
            <w:pPr>
              <w:ind w:left="30" w:right="30"/>
              <w:rPr>
                <w:rFonts w:ascii="Calibri" w:eastAsia="Times New Roman" w:hAnsi="Calibri" w:cs="Calibri"/>
                <w:sz w:val="16"/>
              </w:rPr>
            </w:pPr>
            <w:hyperlink r:id="rId69" w:tgtFrame="_blank" w:history="1">
              <w:r w:rsidRPr="001B0163">
                <w:rPr>
                  <w:rFonts w:ascii="Calibri" w:eastAsia="Times New Roman" w:hAnsi="Calibri" w:cs="Calibri"/>
                  <w:color w:val="0000FF"/>
                  <w:sz w:val="16"/>
                  <w:u w:val="single"/>
                </w:rPr>
                <w:t>30_C_13</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FF0493" w14:textId="77777777" w:rsidR="00BB2193"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You must view all content before moving forward.</w:t>
            </w:r>
          </w:p>
          <w:p w14:paraId="585F420F" w14:textId="77777777" w:rsidR="00BB2193"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At Abbott, we are committed to doing business honestly and keeping our promises in all areas of our work.</w:t>
            </w:r>
          </w:p>
          <w:p w14:paraId="59761E4D" w14:textId="77777777" w:rsidR="00BB2193"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23755C8C" w14:textId="77777777" w:rsidR="00BB2193"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Fair Dealing</w:t>
            </w:r>
          </w:p>
          <w:p w14:paraId="686C21E7" w14:textId="77777777" w:rsidR="00BB2193"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Avoiding Conflicts of Interest I</w:t>
            </w:r>
          </w:p>
          <w:p w14:paraId="175D79DB" w14:textId="77777777" w:rsidR="00BB2193"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Avoiding Conflicts of Interest I</w:t>
            </w:r>
            <w:r w:rsidR="00380CFE" w:rsidRPr="001B0163">
              <w:rPr>
                <w:rFonts w:ascii="Calibri" w:eastAsia="Times New Roman" w:hAnsi="Calibri" w:cs="Calibri"/>
              </w:rPr>
              <w:t>I</w:t>
            </w:r>
          </w:p>
          <w:p w14:paraId="78187F5A" w14:textId="77777777" w:rsidR="00BB2193"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lastRenderedPageBreak/>
              <w:t>Protection of Abbott Assets &amp; Reputation</w:t>
            </w:r>
          </w:p>
          <w:p w14:paraId="5EDA93C2" w14:textId="77777777" w:rsidR="00BB2193"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Confidential Information</w:t>
            </w:r>
          </w:p>
          <w:p w14:paraId="02636142" w14:textId="77777777" w:rsidR="00BB2193"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Anti-bribery</w:t>
            </w:r>
          </w:p>
          <w:p w14:paraId="3996C40B" w14:textId="77777777" w:rsidR="00BB2193"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Gifts, Meals &amp; Entertainment</w:t>
            </w:r>
          </w:p>
          <w:p w14:paraId="67EBB423" w14:textId="77777777" w:rsidR="00BB2193"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Accurate Books and Records</w:t>
            </w:r>
          </w:p>
          <w:p w14:paraId="586A80E6" w14:textId="77777777" w:rsidR="00BB2193"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Compliance with Laws</w:t>
            </w:r>
          </w:p>
          <w:p w14:paraId="08DFDDC3" w14:textId="77777777" w:rsidR="00BB2193"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Fair Competition</w:t>
            </w:r>
          </w:p>
          <w:p w14:paraId="0F4B2C07" w14:textId="77777777" w:rsidR="00BB2193"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Click each of the icons to learn more.</w:t>
            </w:r>
          </w:p>
        </w:tc>
        <w:tc>
          <w:tcPr>
            <w:tcW w:w="6000" w:type="dxa"/>
          </w:tcPr>
          <w:p w14:paraId="51E4C622" w14:textId="77777777" w:rsidR="00BB219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Debe ver todo el contenido para avanzar.</w:t>
            </w:r>
          </w:p>
          <w:p w14:paraId="5091EC07" w14:textId="77777777" w:rsidR="00BB219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En Abbott, nos comprometemos a hacer negocios de manera honesta y a mantener nuestras promesas en todas las áreas de nuestro trabajo.</w:t>
            </w:r>
          </w:p>
          <w:p w14:paraId="0918B50B" w14:textId="77777777" w:rsidR="00BB219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Ponemos los intereses de Abbott por encima de los nuestros cuando gestionamos conflictos de interés. Protegemos los activos y la reputación de Abbott, salvaguardamos la información confidencial y respetamos la privacidad de todos los que nos confían su información personal.</w:t>
            </w:r>
          </w:p>
          <w:p w14:paraId="13E61B13" w14:textId="77777777" w:rsidR="00BB219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Trato justo</w:t>
            </w:r>
          </w:p>
          <w:p w14:paraId="7DA96497" w14:textId="77777777" w:rsidR="00BB219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Evitar conflictos de interés I</w:t>
            </w:r>
          </w:p>
          <w:p w14:paraId="6684FA00" w14:textId="77777777" w:rsidR="00BB219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Evitar conflictos de interés II</w:t>
            </w:r>
          </w:p>
          <w:p w14:paraId="1677C9AA" w14:textId="77777777" w:rsidR="00BB219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Protección de los activos y de la reputación de Abbott</w:t>
            </w:r>
          </w:p>
          <w:p w14:paraId="0C80354F" w14:textId="77777777" w:rsidR="00BB219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Información confidencial</w:t>
            </w:r>
          </w:p>
          <w:p w14:paraId="2D89D42B" w14:textId="77777777" w:rsidR="00BB219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Antisoborno</w:t>
            </w:r>
          </w:p>
          <w:p w14:paraId="1B9D3F81" w14:textId="77777777" w:rsidR="00BB219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Regalos, comidas y entretenimiento</w:t>
            </w:r>
          </w:p>
          <w:p w14:paraId="7A99EF15" w14:textId="77777777" w:rsidR="00BB219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Libros y registros precisos</w:t>
            </w:r>
          </w:p>
          <w:p w14:paraId="7E75F3CF" w14:textId="77777777" w:rsidR="00BB219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Cumplimiento de las leyes</w:t>
            </w:r>
          </w:p>
          <w:p w14:paraId="0E173DB8" w14:textId="77777777" w:rsidR="00BB219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Competencia justa</w:t>
            </w:r>
          </w:p>
          <w:p w14:paraId="2CA77684" w14:textId="77777777" w:rsidR="00BB2193"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Haga clic en cada uno de los íconos para obtener más información.</w:t>
            </w:r>
          </w:p>
        </w:tc>
      </w:tr>
      <w:tr w:rsidR="00F72750" w:rsidRPr="00552748" w14:paraId="05EC2A10" w14:textId="77777777" w:rsidTr="00252478">
        <w:tc>
          <w:tcPr>
            <w:tcW w:w="1353" w:type="dxa"/>
            <w:shd w:val="clear" w:color="auto" w:fill="C1E4F5"/>
            <w:tcMar>
              <w:top w:w="120" w:type="dxa"/>
              <w:left w:w="180" w:type="dxa"/>
              <w:bottom w:w="120" w:type="dxa"/>
              <w:right w:w="180" w:type="dxa"/>
            </w:tcMar>
            <w:hideMark/>
          </w:tcPr>
          <w:p w14:paraId="051033C4" w14:textId="77777777" w:rsidR="007A2786" w:rsidRPr="001B0163" w:rsidRDefault="009F44F4" w:rsidP="007A2786">
            <w:pPr>
              <w:spacing w:before="30" w:after="30"/>
              <w:ind w:left="30" w:right="30"/>
              <w:rPr>
                <w:rFonts w:ascii="Calibri" w:eastAsia="Times New Roman" w:hAnsi="Calibri" w:cs="Calibri"/>
                <w:sz w:val="16"/>
              </w:rPr>
            </w:pPr>
            <w:hyperlink r:id="rId70" w:tgtFrame="_blank" w:history="1">
              <w:r w:rsidRPr="001B0163">
                <w:rPr>
                  <w:rFonts w:ascii="Calibri" w:eastAsia="Times New Roman" w:hAnsi="Calibri" w:cs="Calibri"/>
                  <w:color w:val="0000FF"/>
                  <w:sz w:val="16"/>
                  <w:u w:val="single"/>
                </w:rPr>
                <w:t>Screen 12</w:t>
              </w:r>
            </w:hyperlink>
            <w:r w:rsidRPr="001B0163">
              <w:rPr>
                <w:rFonts w:ascii="Calibri" w:eastAsia="Times New Roman" w:hAnsi="Calibri" w:cs="Calibri"/>
                <w:sz w:val="16"/>
              </w:rPr>
              <w:t xml:space="preserve"> </w:t>
            </w:r>
          </w:p>
          <w:p w14:paraId="599E8BAB" w14:textId="77777777" w:rsidR="007A2786" w:rsidRPr="001B0163" w:rsidRDefault="009F44F4" w:rsidP="007A2786">
            <w:pPr>
              <w:ind w:left="30" w:right="30"/>
              <w:rPr>
                <w:rFonts w:ascii="Calibri" w:eastAsia="Times New Roman" w:hAnsi="Calibri" w:cs="Calibri"/>
                <w:sz w:val="16"/>
              </w:rPr>
            </w:pPr>
            <w:hyperlink r:id="rId71" w:tgtFrame="_blank" w:history="1">
              <w:r w:rsidRPr="001B0163">
                <w:rPr>
                  <w:rFonts w:ascii="Calibri" w:eastAsia="Times New Roman" w:hAnsi="Calibri" w:cs="Calibri"/>
                  <w:color w:val="0000FF"/>
                  <w:sz w:val="16"/>
                  <w:u w:val="single"/>
                </w:rPr>
                <w:t>31_C_13</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60F211" w14:textId="77777777" w:rsidR="007A278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FAIR DEALING</w:t>
            </w:r>
          </w:p>
          <w:p w14:paraId="4C3352F0" w14:textId="77777777" w:rsidR="007A278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conduct business with integrity and follow through on our commitments in every aspect of our work.</w:t>
            </w:r>
          </w:p>
          <w:p w14:paraId="68019614" w14:textId="77777777" w:rsidR="007A2786"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are each responsible for our work and the decisions we make in our roles. In every professional interaction—whether with coworkers, customers, suppliers, healthcare professionals, competitors, or others—we must be fair and honest about how Abbott does business.</w:t>
            </w:r>
          </w:p>
        </w:tc>
        <w:tc>
          <w:tcPr>
            <w:tcW w:w="6000" w:type="dxa"/>
          </w:tcPr>
          <w:p w14:paraId="1FE775C1" w14:textId="77777777" w:rsidR="007A2786"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TRATO JUSTO</w:t>
            </w:r>
          </w:p>
          <w:p w14:paraId="0D9D2397" w14:textId="77777777" w:rsidR="007A2786"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Conducimos negocios con integridad y damos seguimiento a nuestros compromisos en cada aspecto de nuestro trabajo.</w:t>
            </w:r>
          </w:p>
          <w:p w14:paraId="606B0D5A" w14:textId="77777777" w:rsidR="007A2786"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 xml:space="preserve">Cada uno de nosotros es responsable de nuestro trabajo y las decisiones que hacemos en nuestras respectivas funciones. En cada interacción profesional, ya sea con compañeros de trabajo, clientes, proveedores, </w:t>
            </w:r>
            <w:r w:rsidRPr="001B0163">
              <w:rPr>
                <w:rFonts w:ascii="Calibri" w:eastAsia="Calibri" w:hAnsi="Calibri" w:cs="Calibri"/>
                <w:lang w:val="es-ES_tradnl"/>
              </w:rPr>
              <w:lastRenderedPageBreak/>
              <w:t>profesionales de la salud, competidores, u otros, debemos ser justos y honestos sobre cómo Abbott realiza negocios.</w:t>
            </w:r>
          </w:p>
        </w:tc>
      </w:tr>
      <w:tr w:rsidR="00F72750" w:rsidRPr="00552748" w14:paraId="2434C29C" w14:textId="77777777" w:rsidTr="00252478">
        <w:tc>
          <w:tcPr>
            <w:tcW w:w="1353" w:type="dxa"/>
            <w:shd w:val="clear" w:color="auto" w:fill="C1E4F5"/>
            <w:tcMar>
              <w:top w:w="120" w:type="dxa"/>
              <w:left w:w="180" w:type="dxa"/>
              <w:bottom w:w="120" w:type="dxa"/>
              <w:right w:w="180" w:type="dxa"/>
            </w:tcMar>
            <w:hideMark/>
          </w:tcPr>
          <w:p w14:paraId="50165EA9" w14:textId="77777777" w:rsidR="00EA2282" w:rsidRPr="001B0163" w:rsidRDefault="009F44F4" w:rsidP="00EA2282">
            <w:pPr>
              <w:spacing w:before="30" w:after="30"/>
              <w:ind w:left="30" w:right="30"/>
              <w:rPr>
                <w:rFonts w:ascii="Calibri" w:eastAsia="Times New Roman" w:hAnsi="Calibri" w:cs="Calibri"/>
                <w:sz w:val="16"/>
              </w:rPr>
            </w:pPr>
            <w:hyperlink r:id="rId72" w:tgtFrame="_blank" w:history="1">
              <w:r w:rsidRPr="001B0163">
                <w:rPr>
                  <w:rFonts w:ascii="Calibri" w:eastAsia="Times New Roman" w:hAnsi="Calibri" w:cs="Calibri"/>
                  <w:color w:val="0000FF"/>
                  <w:sz w:val="16"/>
                  <w:u w:val="single"/>
                </w:rPr>
                <w:t>Screen 12</w:t>
              </w:r>
            </w:hyperlink>
            <w:r w:rsidRPr="001B0163">
              <w:rPr>
                <w:rFonts w:ascii="Calibri" w:eastAsia="Times New Roman" w:hAnsi="Calibri" w:cs="Calibri"/>
                <w:sz w:val="16"/>
              </w:rPr>
              <w:t xml:space="preserve"> </w:t>
            </w:r>
          </w:p>
          <w:p w14:paraId="053A51BD" w14:textId="77777777" w:rsidR="00EA2282" w:rsidRPr="001B0163" w:rsidRDefault="009F44F4" w:rsidP="00EA2282">
            <w:pPr>
              <w:ind w:left="30" w:right="30"/>
              <w:rPr>
                <w:rFonts w:ascii="Calibri" w:eastAsia="Times New Roman" w:hAnsi="Calibri" w:cs="Calibri"/>
                <w:sz w:val="16"/>
              </w:rPr>
            </w:pPr>
            <w:hyperlink r:id="rId73" w:tgtFrame="_blank" w:history="1">
              <w:r w:rsidRPr="001B0163">
                <w:rPr>
                  <w:rFonts w:ascii="Calibri" w:eastAsia="Times New Roman" w:hAnsi="Calibri" w:cs="Calibri"/>
                  <w:color w:val="0000FF"/>
                  <w:sz w:val="16"/>
                  <w:u w:val="single"/>
                </w:rPr>
                <w:t>32_C_13</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5E790F" w14:textId="77777777" w:rsidR="00EA2282"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AVOIDING CONFLICTS OF INTEREST I</w:t>
            </w:r>
          </w:p>
          <w:p w14:paraId="2856ED2C" w14:textId="77777777" w:rsidR="00EA2282"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identify and address conflicts of interest before moving forward.</w:t>
            </w:r>
          </w:p>
          <w:p w14:paraId="29D577B8" w14:textId="77777777" w:rsidR="00EA2282"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7D5E934D" w14:textId="77777777" w:rsidR="00EA2282"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EVITAR CONFLICTOS DE INTERÉS I</w:t>
            </w:r>
          </w:p>
          <w:p w14:paraId="3045D96D" w14:textId="77777777" w:rsidR="00EA2282"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Identificamos y abordamos cualquier conflicto de interés antes de avanzar.</w:t>
            </w:r>
          </w:p>
          <w:p w14:paraId="02B2E62B" w14:textId="51717B62" w:rsidR="00EA2282"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Es posible que ocurra un conflicto de interés cuando los intereses personales interfieren, o parecen interferir, con lo que es mejor para Abbott. Las decisiones comerciales se deben basar en las necesidades de Abbott, no en la ganancia personal o los intereses de familiares o amigos. Se espera que usemos buen juicio y evitemos situaciones que pudieran llevar a un conflicto real o percibido. Si las relaciones o los intereses personales, o actividades fuera de la empresa, afectan su capacidad de actuar de forma equitativa y eficaz, o pudieran beneficiar a usted o algún familiar, usted debe divulgar el conflicto potencial y salir de la situación, de acuerdo con la</w:t>
            </w:r>
            <w:ins w:id="9" w:author="Gonzalez, Yasna" w:date="2025-12-30T10:58:00Z" w16du:dateUtc="2025-12-30T13:58:00Z">
              <w:r w:rsidR="004A1328">
                <w:rPr>
                  <w:rFonts w:ascii="Calibri" w:eastAsia="Calibri" w:hAnsi="Calibri" w:cs="Calibri"/>
                  <w:lang w:val="es-ES_tradnl"/>
                </w:rPr>
                <w:t>s directrices</w:t>
              </w:r>
            </w:ins>
            <w:del w:id="10" w:author="Gonzalez, Yasna" w:date="2025-12-30T10:58:00Z" w16du:dateUtc="2025-12-30T13:58:00Z">
              <w:r w:rsidRPr="001B0163" w:rsidDel="004A1328">
                <w:rPr>
                  <w:rFonts w:ascii="Calibri" w:eastAsia="Calibri" w:hAnsi="Calibri" w:cs="Calibri"/>
                  <w:lang w:val="es-ES_tradnl"/>
                </w:rPr>
                <w:delText xml:space="preserve"> pautas</w:delText>
              </w:r>
            </w:del>
            <w:r w:rsidRPr="001B0163">
              <w:rPr>
                <w:rFonts w:ascii="Calibri" w:eastAsia="Calibri" w:hAnsi="Calibri" w:cs="Calibri"/>
                <w:lang w:val="es-ES_tradnl"/>
              </w:rPr>
              <w:t xml:space="preserve"> de Abbott.</w:t>
            </w:r>
          </w:p>
        </w:tc>
      </w:tr>
      <w:tr w:rsidR="00F72750" w:rsidRPr="00552748" w14:paraId="4F56DB7F" w14:textId="77777777" w:rsidTr="00252478">
        <w:tc>
          <w:tcPr>
            <w:tcW w:w="1353" w:type="dxa"/>
            <w:shd w:val="clear" w:color="auto" w:fill="C1E4F5"/>
            <w:tcMar>
              <w:top w:w="120" w:type="dxa"/>
              <w:left w:w="180" w:type="dxa"/>
              <w:bottom w:w="120" w:type="dxa"/>
              <w:right w:w="180" w:type="dxa"/>
            </w:tcMar>
            <w:hideMark/>
          </w:tcPr>
          <w:p w14:paraId="171A9CFD" w14:textId="77777777" w:rsidR="00795145" w:rsidRPr="001B0163" w:rsidRDefault="009F44F4" w:rsidP="00795145">
            <w:pPr>
              <w:spacing w:before="30" w:after="30"/>
              <w:ind w:left="30" w:right="30"/>
              <w:rPr>
                <w:rFonts w:ascii="Calibri" w:eastAsia="Times New Roman" w:hAnsi="Calibri" w:cs="Calibri"/>
                <w:sz w:val="16"/>
              </w:rPr>
            </w:pPr>
            <w:hyperlink r:id="rId74" w:tgtFrame="_blank" w:history="1">
              <w:r w:rsidRPr="001B0163">
                <w:rPr>
                  <w:rFonts w:ascii="Calibri" w:eastAsia="Times New Roman" w:hAnsi="Calibri" w:cs="Calibri"/>
                  <w:color w:val="0000FF"/>
                  <w:sz w:val="16"/>
                  <w:u w:val="single"/>
                </w:rPr>
                <w:t>Screen 12</w:t>
              </w:r>
            </w:hyperlink>
            <w:r w:rsidRPr="001B0163">
              <w:rPr>
                <w:rFonts w:ascii="Calibri" w:eastAsia="Times New Roman" w:hAnsi="Calibri" w:cs="Calibri"/>
                <w:sz w:val="16"/>
              </w:rPr>
              <w:t xml:space="preserve"> </w:t>
            </w:r>
          </w:p>
          <w:p w14:paraId="730556DF" w14:textId="77777777" w:rsidR="00795145" w:rsidRPr="001B0163" w:rsidRDefault="009F44F4" w:rsidP="00795145">
            <w:pPr>
              <w:ind w:left="30" w:right="30"/>
              <w:rPr>
                <w:rFonts w:ascii="Calibri" w:eastAsia="Times New Roman" w:hAnsi="Calibri" w:cs="Calibri"/>
                <w:sz w:val="16"/>
              </w:rPr>
            </w:pPr>
            <w:hyperlink r:id="rId75" w:tgtFrame="_blank" w:history="1">
              <w:r w:rsidRPr="001B0163">
                <w:rPr>
                  <w:rFonts w:ascii="Calibri" w:eastAsia="Times New Roman" w:hAnsi="Calibri" w:cs="Calibri"/>
                  <w:color w:val="0000FF"/>
                  <w:sz w:val="16"/>
                  <w:u w:val="single"/>
                </w:rPr>
                <w:t>33_C_13</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E2955C" w14:textId="77777777" w:rsidR="0079514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AVOIDING CONFLICTS OF INTEREST II</w:t>
            </w:r>
          </w:p>
          <w:p w14:paraId="4588B713" w14:textId="77777777" w:rsidR="0079514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put Abbott’s interests first when making work-related decisions.</w:t>
            </w:r>
          </w:p>
          <w:p w14:paraId="28E426C6" w14:textId="77777777" w:rsidR="0079514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 xml:space="preserve">That means prioritizing the company’s goals over those of a specific team, group, or individual. Any opportunities or resources we access through our roles at Abbott should be used to benefit the company—not </w:t>
            </w:r>
            <w:r w:rsidRPr="001B0163">
              <w:rPr>
                <w:rFonts w:ascii="Calibri" w:eastAsia="Times New Roman" w:hAnsi="Calibri" w:cs="Calibri"/>
              </w:rPr>
              <w:lastRenderedPageBreak/>
              <w:t>for personal gain. We should not compete with Abbott or help others do so. When opportunities arise, our focus must be on advancing Abbott’s interests.</w:t>
            </w:r>
          </w:p>
        </w:tc>
        <w:tc>
          <w:tcPr>
            <w:tcW w:w="6000" w:type="dxa"/>
          </w:tcPr>
          <w:p w14:paraId="53B04FB9" w14:textId="77777777" w:rsidR="0079514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EVITAR CONFLICTOS DE INTERÉS II</w:t>
            </w:r>
          </w:p>
          <w:p w14:paraId="2DEF4539" w14:textId="77777777" w:rsidR="0079514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Priorizamos los intereses de Abbott cuando tomamos decisiones relacionadas con el trabajo.</w:t>
            </w:r>
          </w:p>
          <w:p w14:paraId="4F3F6D74" w14:textId="77777777" w:rsidR="0079514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 xml:space="preserve">Eso significa priorizar los objetivos de la empresa por encima de los de un equipo, grupo o persona específicos. Cualquier oportunidad o recurso a los que tenemos acceso gracias a nuestra función en Abbott debe utilizarse para </w:t>
            </w:r>
            <w:r w:rsidRPr="001B0163">
              <w:rPr>
                <w:rFonts w:ascii="Calibri" w:eastAsia="Calibri" w:hAnsi="Calibri" w:cs="Calibri"/>
                <w:lang w:val="es-ES_tradnl"/>
              </w:rPr>
              <w:lastRenderedPageBreak/>
              <w:t>beneficiar a la empresa, no para provecho personal. No debemos competir con Abbott ni ayudar a otros a hacerlo. Cuando surja la oportunidad, nuestro enfoque debe ser favorecer los intereses de Abbott.</w:t>
            </w:r>
          </w:p>
        </w:tc>
      </w:tr>
      <w:tr w:rsidR="00F72750" w:rsidRPr="00552748" w14:paraId="3D393B90" w14:textId="77777777" w:rsidTr="00252478">
        <w:tc>
          <w:tcPr>
            <w:tcW w:w="1353" w:type="dxa"/>
            <w:shd w:val="clear" w:color="auto" w:fill="C1E4F5"/>
            <w:tcMar>
              <w:top w:w="120" w:type="dxa"/>
              <w:left w:w="180" w:type="dxa"/>
              <w:bottom w:w="120" w:type="dxa"/>
              <w:right w:w="180" w:type="dxa"/>
            </w:tcMar>
            <w:hideMark/>
          </w:tcPr>
          <w:p w14:paraId="522F879A" w14:textId="77777777" w:rsidR="004150A0" w:rsidRPr="001B0163" w:rsidRDefault="009F44F4" w:rsidP="004150A0">
            <w:pPr>
              <w:spacing w:before="30" w:after="30"/>
              <w:ind w:left="30" w:right="30"/>
              <w:rPr>
                <w:rFonts w:ascii="Calibri" w:eastAsia="Times New Roman" w:hAnsi="Calibri" w:cs="Calibri"/>
                <w:sz w:val="16"/>
              </w:rPr>
            </w:pPr>
            <w:hyperlink r:id="rId76" w:tgtFrame="_blank" w:history="1">
              <w:r w:rsidRPr="001B0163">
                <w:rPr>
                  <w:rFonts w:ascii="Calibri" w:eastAsia="Times New Roman" w:hAnsi="Calibri" w:cs="Calibri"/>
                  <w:color w:val="0000FF"/>
                  <w:sz w:val="16"/>
                  <w:u w:val="single"/>
                </w:rPr>
                <w:t>Screen 12</w:t>
              </w:r>
            </w:hyperlink>
            <w:r w:rsidRPr="001B0163">
              <w:rPr>
                <w:rFonts w:ascii="Calibri" w:eastAsia="Times New Roman" w:hAnsi="Calibri" w:cs="Calibri"/>
                <w:sz w:val="16"/>
              </w:rPr>
              <w:t xml:space="preserve"> </w:t>
            </w:r>
          </w:p>
          <w:p w14:paraId="04721171" w14:textId="77777777" w:rsidR="004150A0" w:rsidRPr="001B0163" w:rsidRDefault="009F44F4" w:rsidP="004150A0">
            <w:pPr>
              <w:ind w:left="30" w:right="30"/>
              <w:rPr>
                <w:rFonts w:ascii="Calibri" w:eastAsia="Times New Roman" w:hAnsi="Calibri" w:cs="Calibri"/>
                <w:sz w:val="16"/>
              </w:rPr>
            </w:pPr>
            <w:hyperlink r:id="rId77" w:tgtFrame="_blank" w:history="1">
              <w:r w:rsidRPr="001B0163">
                <w:rPr>
                  <w:rFonts w:ascii="Calibri" w:eastAsia="Times New Roman" w:hAnsi="Calibri" w:cs="Calibri"/>
                  <w:color w:val="0000FF"/>
                  <w:sz w:val="16"/>
                  <w:u w:val="single"/>
                </w:rPr>
                <w:t>34_C_13</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13BE25" w14:textId="77777777" w:rsidR="004150A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PROTECTION OF ABBOTT ASSETS &amp; REPUTATION</w:t>
            </w:r>
          </w:p>
          <w:p w14:paraId="3B725DB8" w14:textId="77777777" w:rsidR="004150A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are caretakers of our company.</w:t>
            </w:r>
          </w:p>
          <w:p w14:paraId="2D82323D" w14:textId="77777777" w:rsidR="004150A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76CE1231" w14:textId="77777777" w:rsidR="004150A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should always use good judgment to make sure these resources are used properly, efficiently, and with care—avoiding loss, theft, misuse, or waste.</w:t>
            </w:r>
          </w:p>
          <w:p w14:paraId="5A9CDF4E" w14:textId="77777777" w:rsidR="004150A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Abbott’s reputation is one of our most valuable assets—and we all play a role in protecting it.</w:t>
            </w:r>
          </w:p>
          <w:p w14:paraId="4F2F96C4" w14:textId="77777777" w:rsidR="004150A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6FB7B877" w14:textId="77777777" w:rsidR="004150A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lastRenderedPageBreak/>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762C9035" w14:textId="77777777" w:rsidR="004150A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PROTECCIÓN DE LOS ACTIVOS Y DE LA REPUTACIÓN DE ABBOTT</w:t>
            </w:r>
          </w:p>
          <w:p w14:paraId="26A53F83" w14:textId="77777777" w:rsidR="004150A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Cuidamos de nuestra compañía.</w:t>
            </w:r>
          </w:p>
          <w:p w14:paraId="2C823A9D" w14:textId="77777777" w:rsidR="004150A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Todos compartimos la responsabilidad de proteger y utilizar sabiamente los activos de Abbott. Esto incluye todo, desde activos físicos como vehículos y computadoras hasta información valiosa como la propiedad intelectual, secretos comerciales y conocimiento especializado.</w:t>
            </w:r>
          </w:p>
          <w:p w14:paraId="1B0F7174" w14:textId="77777777" w:rsidR="004150A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Siempre debemos utilizar buen juicio para asegurarnos de que estos recursos se utilizan de manera apropiada y eficaz, y con cuidado; evitar pérdida, robo, mal uso o desperdicio.</w:t>
            </w:r>
          </w:p>
          <w:p w14:paraId="3A802F81" w14:textId="77777777" w:rsidR="004150A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La reputación de Abbott es uno de nuestros activos más valiosos, y todos jugamos un papel en protegerla.</w:t>
            </w:r>
          </w:p>
          <w:p w14:paraId="62AB42D3" w14:textId="77777777" w:rsidR="004150A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 xml:space="preserve">Cada uno de nosotros es responsable de cómo presentamos a Abbott, especialmente en los entornos públicos y en línea, donde todo lo que compartimos, ya sea en conversaciones, correos electrónicos o redes sociales, puede reflejarse en la imagen de la empresa. Es </w:t>
            </w:r>
            <w:r w:rsidRPr="001B0163">
              <w:rPr>
                <w:rFonts w:ascii="Calibri" w:eastAsia="Calibri" w:hAnsi="Calibri" w:cs="Calibri"/>
                <w:lang w:val="es-ES_tradnl"/>
              </w:rPr>
              <w:lastRenderedPageBreak/>
              <w:t>importante comunicar con cuidado, utilizar el buen juicio y proteger la información confidencial de Abbott.</w:t>
            </w:r>
          </w:p>
          <w:p w14:paraId="5F2F861F" w14:textId="77777777" w:rsidR="004150A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Cuando interactuamos externamente, debemos considerar si pueden vernos como representantes de Abbott y cómo nuestras palabras podrían afectar su reputación. Esto es especialmente importante en las redes sociales, en las que las publicaciones pueden difundirse rápida y ampliamente; un comentario o publicación imprudente puede causar gran daño.</w:t>
            </w:r>
          </w:p>
        </w:tc>
      </w:tr>
      <w:tr w:rsidR="00F72750" w:rsidRPr="00552748" w14:paraId="67677E27" w14:textId="77777777" w:rsidTr="00252478">
        <w:tc>
          <w:tcPr>
            <w:tcW w:w="1353" w:type="dxa"/>
            <w:shd w:val="clear" w:color="auto" w:fill="C1E4F5"/>
            <w:tcMar>
              <w:top w:w="120" w:type="dxa"/>
              <w:left w:w="180" w:type="dxa"/>
              <w:bottom w:w="120" w:type="dxa"/>
              <w:right w:w="180" w:type="dxa"/>
            </w:tcMar>
            <w:hideMark/>
          </w:tcPr>
          <w:p w14:paraId="57AED728" w14:textId="77777777" w:rsidR="007C042D" w:rsidRPr="001B0163" w:rsidRDefault="009F44F4" w:rsidP="007C042D">
            <w:pPr>
              <w:spacing w:before="30" w:after="30"/>
              <w:ind w:left="30" w:right="30"/>
              <w:rPr>
                <w:rFonts w:ascii="Calibri" w:eastAsia="Times New Roman" w:hAnsi="Calibri" w:cs="Calibri"/>
                <w:sz w:val="16"/>
              </w:rPr>
            </w:pPr>
            <w:hyperlink r:id="rId78" w:tgtFrame="_blank" w:history="1">
              <w:r w:rsidRPr="001B0163">
                <w:rPr>
                  <w:rFonts w:ascii="Calibri" w:eastAsia="Times New Roman" w:hAnsi="Calibri" w:cs="Calibri"/>
                  <w:color w:val="0000FF"/>
                  <w:sz w:val="16"/>
                  <w:u w:val="single"/>
                </w:rPr>
                <w:t>Screen 12</w:t>
              </w:r>
            </w:hyperlink>
            <w:r w:rsidRPr="001B0163">
              <w:rPr>
                <w:rFonts w:ascii="Calibri" w:eastAsia="Times New Roman" w:hAnsi="Calibri" w:cs="Calibri"/>
                <w:sz w:val="16"/>
              </w:rPr>
              <w:t xml:space="preserve"> </w:t>
            </w:r>
          </w:p>
          <w:p w14:paraId="6980FD2F" w14:textId="77777777" w:rsidR="007C042D" w:rsidRPr="001B0163" w:rsidRDefault="009F44F4" w:rsidP="007C042D">
            <w:pPr>
              <w:ind w:left="30" w:right="30"/>
              <w:rPr>
                <w:rFonts w:ascii="Calibri" w:eastAsia="Times New Roman" w:hAnsi="Calibri" w:cs="Calibri"/>
                <w:sz w:val="16"/>
              </w:rPr>
            </w:pPr>
            <w:hyperlink r:id="rId79" w:tgtFrame="_blank" w:history="1">
              <w:r w:rsidRPr="001B0163">
                <w:rPr>
                  <w:rFonts w:ascii="Calibri" w:eastAsia="Times New Roman" w:hAnsi="Calibri" w:cs="Calibri"/>
                  <w:color w:val="0000FF"/>
                  <w:sz w:val="16"/>
                  <w:u w:val="single"/>
                </w:rPr>
                <w:t>35_C_13</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47DE43F" w14:textId="77777777" w:rsidR="007C042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CONFIDENTIAL INFORMATION</w:t>
            </w:r>
          </w:p>
          <w:p w14:paraId="3CA9F524" w14:textId="77777777" w:rsidR="007C042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are committed to respecting and protecting all confidential information, including personal data.</w:t>
            </w:r>
          </w:p>
          <w:p w14:paraId="5F2E3F04" w14:textId="77777777" w:rsidR="007C042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0C346D99" w14:textId="77777777" w:rsidR="007C042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must protect confidential information and prevent unauthorized use or sharing—even after our time with Abbott ends.</w:t>
            </w:r>
          </w:p>
          <w:p w14:paraId="525D44B2" w14:textId="77777777" w:rsidR="007C042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 xml:space="preserve">At Abbott we also respect the intellectual property of others and avoid improper use of their confidential </w:t>
            </w:r>
            <w:r w:rsidRPr="001B0163">
              <w:rPr>
                <w:rFonts w:ascii="Calibri" w:eastAsia="Times New Roman" w:hAnsi="Calibri" w:cs="Calibri"/>
              </w:rPr>
              <w:lastRenderedPageBreak/>
              <w:t>information. Misusing non-public information, such as for insider trading, is illegal and unethical.</w:t>
            </w:r>
          </w:p>
          <w:p w14:paraId="5F2150C1" w14:textId="77777777" w:rsidR="007C042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1C23F221" w14:textId="77777777" w:rsidR="007C042D"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INFORMACIÓN CONFIDENCIAL</w:t>
            </w:r>
          </w:p>
          <w:p w14:paraId="2A0C92B0" w14:textId="77777777" w:rsidR="007C042D"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Nos comprometemos a respetar y proteger toda la información confidencial, incluidos los datos personales.</w:t>
            </w:r>
          </w:p>
          <w:p w14:paraId="3F643457" w14:textId="77777777" w:rsidR="007C042D"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La información confidencial es uno de los activos más valiosos de Abbott. Esta incluye detalles no públicos, como investigaciones, secretos comerciales, planes de negocios, contratos, resultados financieros, y otros datos que podrían beneficiar a los competidores o dañar a Abbott si se divulgan.</w:t>
            </w:r>
          </w:p>
          <w:p w14:paraId="0238D59C" w14:textId="77777777" w:rsidR="007C042D"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Debemos proteger la información confidencial y prevenir que se use o divulgue sin autorización; incluso después de que termine nuestro trabajo en Abbott.</w:t>
            </w:r>
          </w:p>
          <w:p w14:paraId="596779A4" w14:textId="77777777" w:rsidR="007C042D"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 xml:space="preserve">En Abbott también respetamos la propiedad intelectual de otros y evitamos el uso inapropiado de su información confidencial. El mal uso de la información no pública, </w:t>
            </w:r>
            <w:r w:rsidRPr="001B0163">
              <w:rPr>
                <w:rFonts w:ascii="Calibri" w:eastAsia="Calibri" w:hAnsi="Calibri" w:cs="Calibri"/>
                <w:lang w:val="es-ES_tradnl"/>
              </w:rPr>
              <w:lastRenderedPageBreak/>
              <w:t>como el tráfico de información privilegiada, es ilegal y no ético.</w:t>
            </w:r>
          </w:p>
          <w:p w14:paraId="71B27CB7" w14:textId="77777777" w:rsidR="007C042D"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También salvaguardamos datos personales que nos encomiendan los colegas, los profesionales de la salud y los clientes. Cuando recolectamos y utilizamos información personal, lo hacemos de manera responsable, con el consentimiento apropiado, y nunca la vendemos o la obtenemos de fuentes no autorizadas. Muchas ubicaciones tienen leyes de privacidad estrictas, y nos comprometemos a comprenderlas y seguirlas, especialmente en las categorías más sensibles de información personal.</w:t>
            </w:r>
          </w:p>
        </w:tc>
      </w:tr>
      <w:tr w:rsidR="00F72750" w:rsidRPr="00552748" w14:paraId="06703ACE" w14:textId="77777777" w:rsidTr="00252478">
        <w:tc>
          <w:tcPr>
            <w:tcW w:w="1353" w:type="dxa"/>
            <w:shd w:val="clear" w:color="auto" w:fill="C1E4F5"/>
            <w:tcMar>
              <w:top w:w="120" w:type="dxa"/>
              <w:left w:w="180" w:type="dxa"/>
              <w:bottom w:w="120" w:type="dxa"/>
              <w:right w:w="180" w:type="dxa"/>
            </w:tcMar>
            <w:hideMark/>
          </w:tcPr>
          <w:p w14:paraId="085F79CF" w14:textId="77777777" w:rsidR="007317E0" w:rsidRPr="001B0163" w:rsidRDefault="009F44F4" w:rsidP="007317E0">
            <w:pPr>
              <w:spacing w:before="30" w:after="30"/>
              <w:ind w:left="30" w:right="30"/>
              <w:rPr>
                <w:rFonts w:ascii="Calibri" w:eastAsia="Times New Roman" w:hAnsi="Calibri" w:cs="Calibri"/>
                <w:sz w:val="16"/>
              </w:rPr>
            </w:pPr>
            <w:hyperlink r:id="rId80" w:tgtFrame="_blank" w:history="1">
              <w:r w:rsidRPr="001B0163">
                <w:rPr>
                  <w:rFonts w:ascii="Calibri" w:eastAsia="Times New Roman" w:hAnsi="Calibri" w:cs="Calibri"/>
                  <w:color w:val="0000FF"/>
                  <w:sz w:val="16"/>
                  <w:u w:val="single"/>
                </w:rPr>
                <w:t>Screen 12</w:t>
              </w:r>
            </w:hyperlink>
            <w:r w:rsidRPr="001B0163">
              <w:rPr>
                <w:rFonts w:ascii="Calibri" w:eastAsia="Times New Roman" w:hAnsi="Calibri" w:cs="Calibri"/>
                <w:sz w:val="16"/>
              </w:rPr>
              <w:t xml:space="preserve"> </w:t>
            </w:r>
          </w:p>
          <w:p w14:paraId="51D0B34B" w14:textId="77777777" w:rsidR="007317E0" w:rsidRPr="001B0163" w:rsidRDefault="009F44F4" w:rsidP="007317E0">
            <w:pPr>
              <w:ind w:left="30" w:right="30"/>
              <w:rPr>
                <w:rFonts w:ascii="Calibri" w:eastAsia="Times New Roman" w:hAnsi="Calibri" w:cs="Calibri"/>
                <w:sz w:val="16"/>
              </w:rPr>
            </w:pPr>
            <w:hyperlink r:id="rId81" w:tgtFrame="_blank" w:history="1">
              <w:r w:rsidRPr="001B0163">
                <w:rPr>
                  <w:rFonts w:ascii="Calibri" w:eastAsia="Times New Roman" w:hAnsi="Calibri" w:cs="Calibri"/>
                  <w:color w:val="0000FF"/>
                  <w:sz w:val="16"/>
                  <w:u w:val="single"/>
                </w:rPr>
                <w:t>36_C_13</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7B2DD2" w14:textId="77777777" w:rsidR="007317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ANTI-BRIBERY</w:t>
            </w:r>
          </w:p>
          <w:p w14:paraId="6699A881" w14:textId="77777777" w:rsidR="007317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actively oppose fraud, bribery, and corruption. We get business the right way.</w:t>
            </w:r>
          </w:p>
          <w:p w14:paraId="2FE24730" w14:textId="77777777" w:rsidR="007317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16D1CC9D" w14:textId="77777777" w:rsidR="007317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 xml:space="preserve">At Abbott, we educate healthcare professionals about our products but do not interfere with their independent judgment. It is never permissible to offer anything of value to healthcare providers (such as a physician, pharmacist, nurse, researcher or laboratory staff), </w:t>
            </w:r>
            <w:r w:rsidRPr="001B0163">
              <w:rPr>
                <w:rFonts w:ascii="Calibri" w:eastAsia="Times New Roman" w:hAnsi="Calibri" w:cs="Calibri"/>
              </w:rPr>
              <w:lastRenderedPageBreak/>
              <w:t>government officials, or others to gain business or reward past relationships.</w:t>
            </w:r>
          </w:p>
          <w:p w14:paraId="09A36427" w14:textId="77777777" w:rsidR="007317E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5C45D9B9" w14:textId="77777777" w:rsidR="007317E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ANTISOBORNO</w:t>
            </w:r>
          </w:p>
          <w:p w14:paraId="7EBE78D4" w14:textId="77777777" w:rsidR="007317E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Nos oponemos de manera activa al fraude, el soborno y la corrupción. Obtenemos negocios de la manera correcta.</w:t>
            </w:r>
          </w:p>
          <w:p w14:paraId="6C2E490F" w14:textId="77777777" w:rsidR="007317E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Como personas, esperamos que los profesionales de la salud tomen decisiones con base en lo que es mejor para los pacientes; sin influencia de incentivos por parte de empresas. De la misma forma, esperamos que los funcionarios de gobierno actúen en el interés público, libres de la presión del sector corporativo.</w:t>
            </w:r>
          </w:p>
          <w:p w14:paraId="46B5C1F4" w14:textId="77777777" w:rsidR="007317E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 xml:space="preserve">En Abbott, instruimos a los profesionales de la salud sobre nuestros productos, pero no interferimos con su juicio independiente. Nunca está permitido ofrecer algo de valor a los proveedores de cuidados de la salud (como un </w:t>
            </w:r>
            <w:r w:rsidRPr="001B0163">
              <w:rPr>
                <w:rFonts w:ascii="Calibri" w:eastAsia="Calibri" w:hAnsi="Calibri" w:cs="Calibri"/>
                <w:lang w:val="es-ES_tradnl"/>
              </w:rPr>
              <w:lastRenderedPageBreak/>
              <w:t>médico, farmacéutico, enfermero(a), investigador o personal de laboratorio), funcionarios de gobierno, u otros para obtener negocios o recompensar por relaciones pasadas.</w:t>
            </w:r>
          </w:p>
          <w:p w14:paraId="45DE9112" w14:textId="127CD383" w:rsidR="007317E0" w:rsidRPr="00745CD0" w:rsidRDefault="00E62AF8" w:rsidP="00402E66">
            <w:pPr>
              <w:spacing w:before="100" w:beforeAutospacing="1" w:after="100" w:afterAutospacing="1"/>
              <w:ind w:left="30" w:right="30"/>
              <w:rPr>
                <w:rFonts w:ascii="Calibri" w:eastAsia="Times New Roman" w:hAnsi="Calibri" w:cs="Calibri"/>
                <w:lang w:val="es-ES"/>
              </w:rPr>
            </w:pPr>
            <w:ins w:id="11" w:author="Gonzalez, Yasna" w:date="2025-12-30T11:00:00Z" w16du:dateUtc="2025-12-30T14:00:00Z">
              <w:r>
                <w:rPr>
                  <w:rFonts w:ascii="Calibri" w:eastAsia="Calibri" w:hAnsi="Calibri" w:cs="Calibri"/>
                  <w:lang w:val="es-ES_tradnl"/>
                </w:rPr>
                <w:t xml:space="preserve">Cumplimos con </w:t>
              </w:r>
            </w:ins>
            <w:del w:id="12" w:author="Gonzalez, Yasna" w:date="2025-12-30T11:00:00Z" w16du:dateUtc="2025-12-30T14:00:00Z">
              <w:r w:rsidR="009F44F4" w:rsidRPr="001B0163" w:rsidDel="00E62AF8">
                <w:rPr>
                  <w:rFonts w:ascii="Calibri" w:eastAsia="Calibri" w:hAnsi="Calibri" w:cs="Calibri"/>
                  <w:lang w:val="es-ES_tradnl"/>
                </w:rPr>
                <w:delText>Segui</w:delText>
              </w:r>
            </w:del>
            <w:del w:id="13" w:author="Gonzalez, Yasna" w:date="2025-12-30T11:01:00Z" w16du:dateUtc="2025-12-30T14:01:00Z">
              <w:r w:rsidR="009F44F4" w:rsidRPr="001B0163" w:rsidDel="00E62AF8">
                <w:rPr>
                  <w:rFonts w:ascii="Calibri" w:eastAsia="Calibri" w:hAnsi="Calibri" w:cs="Calibri"/>
                  <w:lang w:val="es-ES_tradnl"/>
                </w:rPr>
                <w:delText>mos</w:delText>
              </w:r>
            </w:del>
            <w:r w:rsidR="009F44F4" w:rsidRPr="001B0163">
              <w:rPr>
                <w:rFonts w:ascii="Calibri" w:eastAsia="Calibri" w:hAnsi="Calibri" w:cs="Calibri"/>
                <w:lang w:val="es-ES_tradnl"/>
              </w:rPr>
              <w:t xml:space="preserve"> las leyes </w:t>
            </w:r>
            <w:ins w:id="14" w:author="Gonzalez, Yasna" w:date="2025-12-30T11:01:00Z" w16du:dateUtc="2025-12-30T14:01:00Z">
              <w:r>
                <w:rPr>
                  <w:rFonts w:ascii="Calibri" w:eastAsia="Calibri" w:hAnsi="Calibri" w:cs="Calibri"/>
                  <w:lang w:val="es-ES_tradnl"/>
                </w:rPr>
                <w:t xml:space="preserve">contra el </w:t>
              </w:r>
            </w:ins>
            <w:del w:id="15" w:author="Gonzalez, Yasna" w:date="2025-12-30T11:01:00Z" w16du:dateUtc="2025-12-30T14:01:00Z">
              <w:r w:rsidR="009F44F4" w:rsidRPr="001B0163" w:rsidDel="00E62AF8">
                <w:rPr>
                  <w:rFonts w:ascii="Calibri" w:eastAsia="Calibri" w:hAnsi="Calibri" w:cs="Calibri"/>
                  <w:lang w:val="es-ES_tradnl"/>
                </w:rPr>
                <w:delText>antis</w:delText>
              </w:r>
              <w:r w:rsidR="009F44F4" w:rsidRPr="001B0163" w:rsidDel="000A1FB1">
                <w:rPr>
                  <w:rFonts w:ascii="Calibri" w:eastAsia="Calibri" w:hAnsi="Calibri" w:cs="Calibri"/>
                  <w:lang w:val="es-ES_tradnl"/>
                </w:rPr>
                <w:delText>oborno</w:delText>
              </w:r>
            </w:del>
            <w:ins w:id="16" w:author="Gonzalez, Yasna" w:date="2025-12-30T11:01:00Z" w16du:dateUtc="2025-12-30T14:01:00Z">
              <w:r w:rsidR="000A1FB1">
                <w:rPr>
                  <w:rFonts w:ascii="Calibri" w:eastAsia="Calibri" w:hAnsi="Calibri" w:cs="Calibri"/>
                  <w:lang w:val="es-ES_tradnl"/>
                </w:rPr>
                <w:t xml:space="preserve"> soborno</w:t>
              </w:r>
            </w:ins>
            <w:r w:rsidR="009F44F4" w:rsidRPr="001B0163">
              <w:rPr>
                <w:rFonts w:ascii="Calibri" w:eastAsia="Calibri" w:hAnsi="Calibri" w:cs="Calibri"/>
                <w:lang w:val="es-ES_tradnl"/>
              </w:rPr>
              <w:t>,</w:t>
            </w:r>
            <w:ins w:id="17" w:author="Gonzalez, Yasna" w:date="2025-12-30T11:01:00Z" w16du:dateUtc="2025-12-30T14:01:00Z">
              <w:r w:rsidR="000A1FB1">
                <w:rPr>
                  <w:rFonts w:ascii="Calibri" w:eastAsia="Calibri" w:hAnsi="Calibri" w:cs="Calibri"/>
                  <w:lang w:val="es-ES_tradnl"/>
                </w:rPr>
                <w:t xml:space="preserve"> la </w:t>
              </w:r>
            </w:ins>
            <w:del w:id="18" w:author="Gonzalez, Yasna" w:date="2025-12-30T11:01:00Z" w16du:dateUtc="2025-12-30T14:01:00Z">
              <w:r w:rsidR="009F44F4" w:rsidRPr="001B0163" w:rsidDel="000A1FB1">
                <w:rPr>
                  <w:rFonts w:ascii="Calibri" w:eastAsia="Calibri" w:hAnsi="Calibri" w:cs="Calibri"/>
                  <w:lang w:val="es-ES_tradnl"/>
                </w:rPr>
                <w:delText xml:space="preserve"> anti</w:delText>
              </w:r>
            </w:del>
            <w:r w:rsidR="009F44F4" w:rsidRPr="001B0163">
              <w:rPr>
                <w:rFonts w:ascii="Calibri" w:eastAsia="Calibri" w:hAnsi="Calibri" w:cs="Calibri"/>
                <w:lang w:val="es-ES_tradnl"/>
              </w:rPr>
              <w:t xml:space="preserve">corrupción y </w:t>
            </w:r>
            <w:ins w:id="19" w:author="Gonzalez, Yasna" w:date="2025-12-30T11:01:00Z" w16du:dateUtc="2025-12-30T14:01:00Z">
              <w:r w:rsidR="000A1FB1">
                <w:rPr>
                  <w:rFonts w:ascii="Calibri" w:eastAsia="Calibri" w:hAnsi="Calibri" w:cs="Calibri"/>
                  <w:lang w:val="es-ES_tradnl"/>
                </w:rPr>
                <w:t>el cohecho a</w:t>
              </w:r>
            </w:ins>
            <w:del w:id="20" w:author="Gonzalez, Yasna" w:date="2025-12-30T11:01:00Z" w16du:dateUtc="2025-12-30T14:01:00Z">
              <w:r w:rsidR="009F44F4" w:rsidRPr="001B0163" w:rsidDel="000A1FB1">
                <w:rPr>
                  <w:rFonts w:ascii="Calibri" w:eastAsia="Calibri" w:hAnsi="Calibri" w:cs="Calibri"/>
                  <w:lang w:val="es-ES_tradnl"/>
                </w:rPr>
                <w:delText>anti comisiones ilegales a escala</w:delText>
              </w:r>
            </w:del>
            <w:ins w:id="21" w:author="Gonzalez, Yasna" w:date="2025-12-30T11:01:00Z" w16du:dateUtc="2025-12-30T14:01:00Z">
              <w:r w:rsidR="00F96E50">
                <w:rPr>
                  <w:rFonts w:ascii="Calibri" w:eastAsia="Calibri" w:hAnsi="Calibri" w:cs="Calibri"/>
                  <w:lang w:val="es-ES_tradnl"/>
                </w:rPr>
                <w:t xml:space="preserve"> a nive</w:t>
              </w:r>
            </w:ins>
            <w:ins w:id="22" w:author="Gonzalez, Yasna" w:date="2025-12-30T11:02:00Z" w16du:dateUtc="2025-12-30T14:02:00Z">
              <w:r w:rsidR="00F96E50">
                <w:rPr>
                  <w:rFonts w:ascii="Calibri" w:eastAsia="Calibri" w:hAnsi="Calibri" w:cs="Calibri"/>
                  <w:lang w:val="es-ES_tradnl"/>
                </w:rPr>
                <w:t>l</w:t>
              </w:r>
            </w:ins>
            <w:r w:rsidR="009F44F4" w:rsidRPr="001B0163">
              <w:rPr>
                <w:rFonts w:ascii="Calibri" w:eastAsia="Calibri" w:hAnsi="Calibri" w:cs="Calibri"/>
                <w:lang w:val="es-ES_tradnl"/>
              </w:rPr>
              <w:t xml:space="preserve"> mundial, incluida la Ley de Prácticas Corruptas en el Extranjero (FCPA) de los EE. UU. Todos en Abbott deben gestionar con cuidado las relaciones con los proveedores de servicio, como distribuidores, consultores e interlocutores, conduciendo debida diligencia, pagando el valor justo de mercado y documentando apropiadamente los pagos para asegurar el cumplimiento de las leyes y los estándares de la empresa.</w:t>
            </w:r>
          </w:p>
        </w:tc>
      </w:tr>
      <w:tr w:rsidR="00F72750" w:rsidRPr="00552748" w14:paraId="3A836E46" w14:textId="77777777" w:rsidTr="00252478">
        <w:tc>
          <w:tcPr>
            <w:tcW w:w="1353" w:type="dxa"/>
            <w:shd w:val="clear" w:color="auto" w:fill="C1E4F5"/>
            <w:tcMar>
              <w:top w:w="120" w:type="dxa"/>
              <w:left w:w="180" w:type="dxa"/>
              <w:bottom w:w="120" w:type="dxa"/>
              <w:right w:w="180" w:type="dxa"/>
            </w:tcMar>
            <w:hideMark/>
          </w:tcPr>
          <w:p w14:paraId="1A8CAD75" w14:textId="77777777" w:rsidR="00870B35" w:rsidRPr="001B0163" w:rsidRDefault="009F44F4" w:rsidP="00870B35">
            <w:pPr>
              <w:spacing w:before="30" w:after="30"/>
              <w:ind w:left="30" w:right="30"/>
              <w:rPr>
                <w:rFonts w:ascii="Calibri" w:eastAsia="Times New Roman" w:hAnsi="Calibri" w:cs="Calibri"/>
                <w:sz w:val="16"/>
              </w:rPr>
            </w:pPr>
            <w:hyperlink r:id="rId82" w:tgtFrame="_blank" w:history="1">
              <w:r w:rsidRPr="001B0163">
                <w:rPr>
                  <w:rFonts w:ascii="Calibri" w:eastAsia="Times New Roman" w:hAnsi="Calibri" w:cs="Calibri"/>
                  <w:color w:val="0000FF"/>
                  <w:sz w:val="16"/>
                  <w:u w:val="single"/>
                </w:rPr>
                <w:t>Screen 12</w:t>
              </w:r>
            </w:hyperlink>
            <w:r w:rsidRPr="001B0163">
              <w:rPr>
                <w:rFonts w:ascii="Calibri" w:eastAsia="Times New Roman" w:hAnsi="Calibri" w:cs="Calibri"/>
                <w:sz w:val="16"/>
              </w:rPr>
              <w:t xml:space="preserve"> </w:t>
            </w:r>
          </w:p>
          <w:p w14:paraId="21E712F5" w14:textId="77777777" w:rsidR="00870B35" w:rsidRPr="001B0163" w:rsidRDefault="009F44F4" w:rsidP="00870B35">
            <w:pPr>
              <w:ind w:left="30" w:right="30"/>
              <w:rPr>
                <w:rFonts w:ascii="Calibri" w:eastAsia="Times New Roman" w:hAnsi="Calibri" w:cs="Calibri"/>
                <w:sz w:val="16"/>
              </w:rPr>
            </w:pPr>
            <w:hyperlink r:id="rId83" w:tgtFrame="_blank" w:history="1">
              <w:r w:rsidRPr="001B0163">
                <w:rPr>
                  <w:rFonts w:ascii="Calibri" w:eastAsia="Times New Roman" w:hAnsi="Calibri" w:cs="Calibri"/>
                  <w:color w:val="0000FF"/>
                  <w:sz w:val="16"/>
                  <w:u w:val="single"/>
                </w:rPr>
                <w:t>37_C_13</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CF1659" w14:textId="77777777" w:rsidR="00870B3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GIFTS, MEALS &amp; ENTERTAINMENT</w:t>
            </w:r>
          </w:p>
          <w:p w14:paraId="7B9929E6" w14:textId="77777777" w:rsidR="00870B3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do not offer or provide anything of value to gain a business advantage, directly or indirectly, in line with anti-bribery principles.</w:t>
            </w:r>
          </w:p>
          <w:p w14:paraId="3DE94707" w14:textId="77777777" w:rsidR="00870B3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3956B5BB" w14:textId="77777777" w:rsidR="00870B3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REGALOS, COMIDAS Y ENTRETENIMIENTO</w:t>
            </w:r>
          </w:p>
          <w:p w14:paraId="4E8686C6" w14:textId="77777777" w:rsidR="00870B3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No ofrecemos ni proporcionamos nada de valor para ganar una ventaja comercial, directa o indirectamente, de conformidad con los principios antisoborno.</w:t>
            </w:r>
          </w:p>
          <w:p w14:paraId="19ED2A7B" w14:textId="77777777" w:rsidR="00870B3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Para prevenir la influencia inapropiada en las decisiones comerciales, establecemos límites en cuando a los regalos, las comidas y el entretenimiento. Las políticas de Abbott ayudan a asegurar que los recordatorios de marca, las cortesías culturales, alojamiento y otros beneficios nunca interfieran con el juicio profesional.</w:t>
            </w:r>
          </w:p>
        </w:tc>
      </w:tr>
      <w:tr w:rsidR="00F72750" w:rsidRPr="00552748" w14:paraId="2B5480ED" w14:textId="77777777" w:rsidTr="00252478">
        <w:tc>
          <w:tcPr>
            <w:tcW w:w="1353" w:type="dxa"/>
            <w:shd w:val="clear" w:color="auto" w:fill="C1E4F5"/>
            <w:tcMar>
              <w:top w:w="120" w:type="dxa"/>
              <w:left w:w="180" w:type="dxa"/>
              <w:bottom w:w="120" w:type="dxa"/>
              <w:right w:w="180" w:type="dxa"/>
            </w:tcMar>
            <w:hideMark/>
          </w:tcPr>
          <w:p w14:paraId="5F2A591B" w14:textId="77777777" w:rsidR="00B44AA0" w:rsidRPr="001B0163" w:rsidRDefault="009F44F4" w:rsidP="00B44AA0">
            <w:pPr>
              <w:spacing w:before="30" w:after="30"/>
              <w:ind w:left="30" w:right="30"/>
              <w:rPr>
                <w:rFonts w:ascii="Calibri" w:eastAsia="Times New Roman" w:hAnsi="Calibri" w:cs="Calibri"/>
                <w:sz w:val="16"/>
              </w:rPr>
            </w:pPr>
            <w:hyperlink r:id="rId84" w:tgtFrame="_blank" w:history="1">
              <w:r w:rsidRPr="001B0163">
                <w:rPr>
                  <w:rFonts w:ascii="Calibri" w:eastAsia="Times New Roman" w:hAnsi="Calibri" w:cs="Calibri"/>
                  <w:color w:val="0000FF"/>
                  <w:sz w:val="16"/>
                  <w:u w:val="single"/>
                </w:rPr>
                <w:t>Screen 12</w:t>
              </w:r>
            </w:hyperlink>
            <w:r w:rsidRPr="001B0163">
              <w:rPr>
                <w:rFonts w:ascii="Calibri" w:eastAsia="Times New Roman" w:hAnsi="Calibri" w:cs="Calibri"/>
                <w:sz w:val="16"/>
              </w:rPr>
              <w:t xml:space="preserve"> </w:t>
            </w:r>
          </w:p>
          <w:p w14:paraId="76A94D4D" w14:textId="77777777" w:rsidR="00B44AA0" w:rsidRPr="001B0163" w:rsidRDefault="009F44F4" w:rsidP="00B44AA0">
            <w:pPr>
              <w:ind w:left="30" w:right="30"/>
              <w:rPr>
                <w:rFonts w:ascii="Calibri" w:eastAsia="Times New Roman" w:hAnsi="Calibri" w:cs="Calibri"/>
                <w:sz w:val="16"/>
              </w:rPr>
            </w:pPr>
            <w:hyperlink r:id="rId85" w:tgtFrame="_blank" w:history="1">
              <w:r w:rsidRPr="001B0163">
                <w:rPr>
                  <w:rFonts w:ascii="Calibri" w:eastAsia="Times New Roman" w:hAnsi="Calibri" w:cs="Calibri"/>
                  <w:color w:val="0000FF"/>
                  <w:sz w:val="16"/>
                  <w:u w:val="single"/>
                </w:rPr>
                <w:t>38_C_13</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0783C6" w14:textId="77777777" w:rsidR="00B44AA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ACCURATE BOOKS &amp; RECORDS</w:t>
            </w:r>
          </w:p>
          <w:p w14:paraId="33572610" w14:textId="77777777" w:rsidR="00B44AA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lastRenderedPageBreak/>
              <w:t>We measure achievements accurately.</w:t>
            </w:r>
          </w:p>
          <w:p w14:paraId="315BF334" w14:textId="77777777" w:rsidR="00B44AA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2F8DDEFE" w14:textId="77777777" w:rsidR="00B44AA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70B08C97" w14:textId="77777777" w:rsidR="00B44AA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LIBROS Y REGISTROS PRECISOS</w:t>
            </w:r>
          </w:p>
          <w:p w14:paraId="400E6049" w14:textId="77777777" w:rsidR="00B44AA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Medimos nuestros logros con precisión.</w:t>
            </w:r>
          </w:p>
          <w:p w14:paraId="0290ABDC" w14:textId="77777777" w:rsidR="00B44AA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Los registros y declaraciones públicas de Abbott deben reflejar de manera exacta nuestros actos, con suficiente contexto para mostrar la verdadera naturaleza de nuestro trabajo. Los registros financieros deben seguir las normas de contabilidad, las leyes y las políticas internas de Abbott.</w:t>
            </w:r>
          </w:p>
          <w:p w14:paraId="031DDA83" w14:textId="77777777" w:rsidR="00B44AA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Cuando informamos de la fijación de precios, pagos o artículos de valor, en particular a los profesionales de la salud, debemos asegurar que la información es completa y exacta. Muchos gobiernos requieren esta transparencia para proteger los fondos públicos. Abbott se compromete a proporcionar datos confiables para que los gobiernos, aseguradoras y otras partes interesadas puedan tomar decisiones informadas.</w:t>
            </w:r>
          </w:p>
        </w:tc>
      </w:tr>
      <w:tr w:rsidR="00F72750" w:rsidRPr="00552748" w14:paraId="77AC0D33" w14:textId="77777777" w:rsidTr="00252478">
        <w:tc>
          <w:tcPr>
            <w:tcW w:w="1353" w:type="dxa"/>
            <w:shd w:val="clear" w:color="auto" w:fill="C1E4F5"/>
            <w:tcMar>
              <w:top w:w="120" w:type="dxa"/>
              <w:left w:w="180" w:type="dxa"/>
              <w:bottom w:w="120" w:type="dxa"/>
              <w:right w:w="180" w:type="dxa"/>
            </w:tcMar>
            <w:hideMark/>
          </w:tcPr>
          <w:p w14:paraId="63E2CA73" w14:textId="77777777" w:rsidR="008A1495" w:rsidRPr="001B0163" w:rsidRDefault="009F44F4" w:rsidP="008A1495">
            <w:pPr>
              <w:spacing w:before="30" w:after="30"/>
              <w:ind w:left="30" w:right="30"/>
              <w:rPr>
                <w:rFonts w:ascii="Calibri" w:eastAsia="Times New Roman" w:hAnsi="Calibri" w:cs="Calibri"/>
                <w:sz w:val="16"/>
              </w:rPr>
            </w:pPr>
            <w:hyperlink r:id="rId86" w:tgtFrame="_blank" w:history="1">
              <w:r w:rsidRPr="001B0163">
                <w:rPr>
                  <w:rFonts w:ascii="Calibri" w:eastAsia="Times New Roman" w:hAnsi="Calibri" w:cs="Calibri"/>
                  <w:color w:val="0000FF"/>
                  <w:sz w:val="16"/>
                  <w:u w:val="single"/>
                </w:rPr>
                <w:t>Screen 12</w:t>
              </w:r>
            </w:hyperlink>
            <w:r w:rsidRPr="001B0163">
              <w:rPr>
                <w:rFonts w:ascii="Calibri" w:eastAsia="Times New Roman" w:hAnsi="Calibri" w:cs="Calibri"/>
                <w:sz w:val="16"/>
              </w:rPr>
              <w:t xml:space="preserve"> </w:t>
            </w:r>
          </w:p>
          <w:p w14:paraId="0E7D857B" w14:textId="77777777" w:rsidR="008A1495" w:rsidRPr="001B0163" w:rsidRDefault="009F44F4" w:rsidP="008A1495">
            <w:pPr>
              <w:ind w:left="30" w:right="30"/>
              <w:rPr>
                <w:rFonts w:ascii="Calibri" w:eastAsia="Times New Roman" w:hAnsi="Calibri" w:cs="Calibri"/>
                <w:sz w:val="16"/>
              </w:rPr>
            </w:pPr>
            <w:hyperlink r:id="rId87" w:tgtFrame="_blank" w:history="1">
              <w:r w:rsidRPr="001B0163">
                <w:rPr>
                  <w:rFonts w:ascii="Calibri" w:eastAsia="Times New Roman" w:hAnsi="Calibri" w:cs="Calibri"/>
                  <w:color w:val="0000FF"/>
                  <w:sz w:val="16"/>
                  <w:u w:val="single"/>
                </w:rPr>
                <w:t>39_C_13</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768226" w14:textId="77777777" w:rsidR="008A149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COMPLIANCE WITH LAWS</w:t>
            </w:r>
          </w:p>
          <w:p w14:paraId="5D6BA3B3" w14:textId="77777777" w:rsidR="008A149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follow all laws, regulations and Abbott requirements that apply to our work.</w:t>
            </w:r>
          </w:p>
          <w:p w14:paraId="0573F734" w14:textId="77777777" w:rsidR="008A149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security, and more, helping us meet legal requirements and prevent non-compliance.</w:t>
            </w:r>
          </w:p>
          <w:p w14:paraId="4CDF376B" w14:textId="77777777" w:rsidR="008A149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lastRenderedPageBreak/>
              <w:t>As a global company, we must also be aware that laws from one country may apply to work done in another. When in doubt, seek guidance from the Legal Division or the Office of Ethics and Compliance.</w:t>
            </w:r>
          </w:p>
        </w:tc>
        <w:tc>
          <w:tcPr>
            <w:tcW w:w="6000" w:type="dxa"/>
          </w:tcPr>
          <w:p w14:paraId="2A5DE02F" w14:textId="77777777" w:rsidR="008A149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CUMPLIMIENTO DE LAS LEYES</w:t>
            </w:r>
          </w:p>
          <w:p w14:paraId="6E6E3C85" w14:textId="77777777" w:rsidR="008A149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Seguimos todas las leyes, las normas y los requisitos de Abbott que se aplican a nuestro trabajo.</w:t>
            </w:r>
          </w:p>
          <w:p w14:paraId="1614A52B" w14:textId="254A8EB9" w:rsidR="008A149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 xml:space="preserve">Se espera que cada empleado de Abbott sigue todas las leyes vigentes, al igual que </w:t>
            </w:r>
            <w:del w:id="23" w:author="Gonzalez, Yasna" w:date="2025-12-30T11:02:00Z" w16du:dateUtc="2025-12-30T14:02:00Z">
              <w:r w:rsidRPr="001B0163" w:rsidDel="00F96E50">
                <w:rPr>
                  <w:rFonts w:ascii="Calibri" w:eastAsia="Calibri" w:hAnsi="Calibri" w:cs="Calibri"/>
                  <w:lang w:val="es-ES_tradnl"/>
                </w:rPr>
                <w:delText>la políticas</w:delText>
              </w:r>
            </w:del>
            <w:ins w:id="24" w:author="Gonzalez, Yasna" w:date="2025-12-30T11:02:00Z" w16du:dateUtc="2025-12-30T14:02:00Z">
              <w:r w:rsidR="00F96E50" w:rsidRPr="001B0163">
                <w:rPr>
                  <w:rFonts w:ascii="Calibri" w:eastAsia="Calibri" w:hAnsi="Calibri" w:cs="Calibri"/>
                  <w:lang w:val="es-ES_tradnl"/>
                </w:rPr>
                <w:t>las políticas</w:t>
              </w:r>
            </w:ins>
            <w:r w:rsidRPr="001B0163">
              <w:rPr>
                <w:rFonts w:ascii="Calibri" w:eastAsia="Calibri" w:hAnsi="Calibri" w:cs="Calibri"/>
                <w:lang w:val="es-ES_tradnl"/>
              </w:rPr>
              <w:t>, los procedimientos y el Código de Abbott. Esta es una condición básica de empleo. Las políticas de Abbott cubren áreas clave como cumplimiento de cuidado de la salud, calidad, finanzas, comercio, seguridad y más, con lo que nos ayudan a cumplir los requisitos legales y prevenir el incumplimiento.</w:t>
            </w:r>
          </w:p>
          <w:p w14:paraId="311116FF" w14:textId="77777777" w:rsidR="008A149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Como una empresa mundial, debemos también tener en cuenta que las leyes de un país podrían no aplicar al trabajo que se hace en otra. Cuando tenga duda, busque orientación de la División Legal o la Oficina de Ética y cumplimiento.</w:t>
            </w:r>
          </w:p>
        </w:tc>
      </w:tr>
      <w:tr w:rsidR="00F72750" w:rsidRPr="00552748" w14:paraId="757D7F10" w14:textId="77777777" w:rsidTr="00252478">
        <w:tc>
          <w:tcPr>
            <w:tcW w:w="1353" w:type="dxa"/>
            <w:shd w:val="clear" w:color="auto" w:fill="C1E4F5"/>
            <w:tcMar>
              <w:top w:w="120" w:type="dxa"/>
              <w:left w:w="180" w:type="dxa"/>
              <w:bottom w:w="120" w:type="dxa"/>
              <w:right w:w="180" w:type="dxa"/>
            </w:tcMar>
            <w:hideMark/>
          </w:tcPr>
          <w:p w14:paraId="1E835231" w14:textId="77777777" w:rsidR="0044511A" w:rsidRPr="001B0163" w:rsidRDefault="009F44F4" w:rsidP="0044511A">
            <w:pPr>
              <w:spacing w:before="30" w:after="30"/>
              <w:ind w:left="30" w:right="30"/>
              <w:rPr>
                <w:rFonts w:ascii="Calibri" w:eastAsia="Times New Roman" w:hAnsi="Calibri" w:cs="Calibri"/>
                <w:sz w:val="16"/>
              </w:rPr>
            </w:pPr>
            <w:hyperlink r:id="rId88" w:tgtFrame="_blank" w:history="1">
              <w:r w:rsidRPr="001B0163">
                <w:rPr>
                  <w:rFonts w:ascii="Calibri" w:eastAsia="Times New Roman" w:hAnsi="Calibri" w:cs="Calibri"/>
                  <w:color w:val="0000FF"/>
                  <w:sz w:val="16"/>
                  <w:u w:val="single"/>
                </w:rPr>
                <w:t>Screen 12</w:t>
              </w:r>
            </w:hyperlink>
            <w:r w:rsidRPr="001B0163">
              <w:rPr>
                <w:rFonts w:ascii="Calibri" w:eastAsia="Times New Roman" w:hAnsi="Calibri" w:cs="Calibri"/>
                <w:sz w:val="16"/>
              </w:rPr>
              <w:t xml:space="preserve"> </w:t>
            </w:r>
          </w:p>
          <w:p w14:paraId="2EF4F499" w14:textId="77777777" w:rsidR="0044511A" w:rsidRPr="001B0163" w:rsidRDefault="009F44F4" w:rsidP="0044511A">
            <w:pPr>
              <w:ind w:left="30" w:right="30"/>
              <w:rPr>
                <w:rFonts w:ascii="Calibri" w:eastAsia="Times New Roman" w:hAnsi="Calibri" w:cs="Calibri"/>
                <w:sz w:val="16"/>
              </w:rPr>
            </w:pPr>
            <w:hyperlink r:id="rId89" w:tgtFrame="_blank" w:history="1">
              <w:r w:rsidRPr="001B0163">
                <w:rPr>
                  <w:rFonts w:ascii="Calibri" w:eastAsia="Times New Roman" w:hAnsi="Calibri" w:cs="Calibri"/>
                  <w:color w:val="0000FF"/>
                  <w:sz w:val="16"/>
                  <w:u w:val="single"/>
                </w:rPr>
                <w:t>40_C_13</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6586069" w14:textId="77777777" w:rsidR="0044511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FAIR COMPETITION</w:t>
            </w:r>
          </w:p>
          <w:p w14:paraId="077752EC" w14:textId="77777777" w:rsidR="0044511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ensure that any interactions that we have with competitors are appropriate.</w:t>
            </w:r>
          </w:p>
          <w:p w14:paraId="07B4D2BF" w14:textId="77777777" w:rsidR="0044511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3F05A6E7" w14:textId="77777777" w:rsidR="0044511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behavior.</w:t>
            </w:r>
          </w:p>
        </w:tc>
        <w:tc>
          <w:tcPr>
            <w:tcW w:w="6000" w:type="dxa"/>
          </w:tcPr>
          <w:p w14:paraId="56E0CAA0" w14:textId="77777777" w:rsidR="0044511A"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COMPETENCIA JUSTA</w:t>
            </w:r>
          </w:p>
          <w:p w14:paraId="08CA4CBF" w14:textId="77777777" w:rsidR="0044511A"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Nos aseguramos de que cualquier interacción que tengamos con la competencia sea apropiada.</w:t>
            </w:r>
          </w:p>
          <w:p w14:paraId="53EEEF16" w14:textId="77777777" w:rsidR="0044511A"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En Abbott estamos comprometidos a seguir las leyes de competencia en todos los lugares en los que operamos. Estas leyes prohíben los acuerdos o las acciones que desalienten las prácticas de libre mercado; en especial, en cuanto a la fijación de precios, términos de venta e interacción con los competidores.</w:t>
            </w:r>
          </w:p>
          <w:p w14:paraId="10570592" w14:textId="77777777" w:rsidR="0044511A"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Evite hablar de temas confidenciales, como la fijación de precios, costos o planes comerciales, con competidores, y diríjase a la División Legal o a la Oficina de Ética y cumplimiento si tiene preguntas o encuentra algo inapropiado. Debido a que las leyes de competencia son complejas y las infracciones pueden traer consigo sanciones serias, debemos también gestionar con cuidado las relaciones con terceros para asegurar el cumplimiento y evite incluso la apariencia de comportamiento anticompetitivo.</w:t>
            </w:r>
          </w:p>
        </w:tc>
      </w:tr>
      <w:tr w:rsidR="00F72750" w:rsidRPr="001B0163" w14:paraId="732810E8" w14:textId="77777777" w:rsidTr="00252478">
        <w:tc>
          <w:tcPr>
            <w:tcW w:w="1353" w:type="dxa"/>
            <w:shd w:val="clear" w:color="auto" w:fill="C1E4F5"/>
            <w:tcMar>
              <w:top w:w="120" w:type="dxa"/>
              <w:left w:w="180" w:type="dxa"/>
              <w:bottom w:w="120" w:type="dxa"/>
              <w:right w:w="180" w:type="dxa"/>
            </w:tcMar>
            <w:hideMark/>
          </w:tcPr>
          <w:p w14:paraId="6A807E86" w14:textId="77777777" w:rsidR="000B1959" w:rsidRPr="001B0163" w:rsidRDefault="009F44F4" w:rsidP="000B1959">
            <w:pPr>
              <w:spacing w:before="30" w:after="30"/>
              <w:ind w:left="30" w:right="30"/>
              <w:rPr>
                <w:rFonts w:ascii="Calibri" w:eastAsia="Times New Roman" w:hAnsi="Calibri" w:cs="Calibri"/>
                <w:sz w:val="16"/>
              </w:rPr>
            </w:pPr>
            <w:hyperlink r:id="rId90" w:tgtFrame="_blank" w:history="1">
              <w:r w:rsidRPr="001B0163">
                <w:rPr>
                  <w:rFonts w:ascii="Calibri" w:eastAsia="Times New Roman" w:hAnsi="Calibri" w:cs="Calibri"/>
                  <w:color w:val="0000FF"/>
                  <w:sz w:val="16"/>
                  <w:u w:val="single"/>
                </w:rPr>
                <w:t>Screen 13</w:t>
              </w:r>
            </w:hyperlink>
            <w:r w:rsidRPr="001B0163">
              <w:rPr>
                <w:rFonts w:ascii="Calibri" w:eastAsia="Times New Roman" w:hAnsi="Calibri" w:cs="Calibri"/>
                <w:sz w:val="16"/>
              </w:rPr>
              <w:t xml:space="preserve"> </w:t>
            </w:r>
          </w:p>
          <w:p w14:paraId="5E82C24E" w14:textId="77777777" w:rsidR="000B1959" w:rsidRPr="001B0163" w:rsidRDefault="009F44F4" w:rsidP="000B1959">
            <w:pPr>
              <w:ind w:left="30" w:right="30"/>
              <w:rPr>
                <w:rFonts w:ascii="Calibri" w:eastAsia="Times New Roman" w:hAnsi="Calibri" w:cs="Calibri"/>
                <w:sz w:val="16"/>
              </w:rPr>
            </w:pPr>
            <w:hyperlink r:id="rId91" w:tgtFrame="_blank" w:history="1">
              <w:r w:rsidRPr="001B0163">
                <w:rPr>
                  <w:rFonts w:ascii="Calibri" w:eastAsia="Times New Roman" w:hAnsi="Calibri" w:cs="Calibri"/>
                  <w:color w:val="0000FF"/>
                  <w:sz w:val="16"/>
                  <w:u w:val="single"/>
                </w:rPr>
                <w:t>41_C_14</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9650C31" w14:textId="77777777" w:rsidR="000B1959"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Before you leave this course, take a moment to confirm that you understand your responsibilities related to Abbott’s Code of Business Conduct.</w:t>
            </w:r>
          </w:p>
          <w:p w14:paraId="1491962F" w14:textId="77777777" w:rsidR="000B1959"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I confirm that I understand my responsibilities regarding Abbott’s Code of Business Conduct and know where to locate and review applicable Policies and Procedures.</w:t>
            </w:r>
          </w:p>
          <w:p w14:paraId="303B4F82" w14:textId="77777777" w:rsidR="000B1959"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Confirm</w:t>
            </w:r>
          </w:p>
        </w:tc>
        <w:tc>
          <w:tcPr>
            <w:tcW w:w="6000" w:type="dxa"/>
          </w:tcPr>
          <w:p w14:paraId="6E65FE2C" w14:textId="77777777" w:rsidR="000B1959" w:rsidRPr="00552748" w:rsidRDefault="009F44F4" w:rsidP="00402E66">
            <w:pPr>
              <w:spacing w:before="100" w:beforeAutospacing="1" w:after="100" w:afterAutospacing="1"/>
              <w:ind w:left="30" w:right="30"/>
              <w:rPr>
                <w:rFonts w:ascii="Calibri" w:eastAsia="Times New Roman" w:hAnsi="Calibri" w:cs="Calibri"/>
                <w:lang w:val="es-MX"/>
                <w:rPrChange w:id="25" w:author="Gonzalez, Yasna" w:date="2025-12-30T10:52:00Z" w16du:dateUtc="2025-12-30T13:52:00Z">
                  <w:rPr>
                    <w:rFonts w:ascii="Calibri" w:eastAsia="Times New Roman" w:hAnsi="Calibri" w:cs="Calibri"/>
                  </w:rPr>
                </w:rPrChange>
              </w:rPr>
            </w:pPr>
            <w:r w:rsidRPr="00552748">
              <w:rPr>
                <w:rFonts w:ascii="Calibri" w:eastAsia="Calibri" w:hAnsi="Calibri" w:cs="Calibri"/>
                <w:lang w:val="es-MX"/>
                <w:rPrChange w:id="26" w:author="Gonzalez, Yasna" w:date="2025-12-30T10:52:00Z" w16du:dateUtc="2025-12-30T13:52:00Z">
                  <w:rPr>
                    <w:rFonts w:ascii="Calibri" w:eastAsia="Calibri" w:hAnsi="Calibri" w:cs="Calibri"/>
                  </w:rPr>
                </w:rPrChange>
              </w:rPr>
              <w:t>Antes de que abandone este curso, tome un momento para confirmar que comprende sus responsabilidades relacionadas con el Código de Conducta Comercial de Abbott.</w:t>
            </w:r>
          </w:p>
          <w:p w14:paraId="59D4D6EB" w14:textId="77777777" w:rsidR="000B1959"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Confirmo que comprendo mis responsabilidades en relación con el Código de Conducta Comercial de Abbott y que sé dónde encontrar y revisar las políticas y los procedimientos correspondientes.</w:t>
            </w:r>
          </w:p>
          <w:p w14:paraId="5545D5CE" w14:textId="77777777" w:rsidR="000B1959"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Confirmar</w:t>
            </w:r>
          </w:p>
        </w:tc>
      </w:tr>
      <w:tr w:rsidR="00F72750" w:rsidRPr="00552748" w14:paraId="31E8A63E" w14:textId="77777777" w:rsidTr="00252478">
        <w:tc>
          <w:tcPr>
            <w:tcW w:w="1353" w:type="dxa"/>
            <w:shd w:val="clear" w:color="auto" w:fill="C1E4F5"/>
            <w:tcMar>
              <w:top w:w="120" w:type="dxa"/>
              <w:left w:w="180" w:type="dxa"/>
              <w:bottom w:w="120" w:type="dxa"/>
              <w:right w:w="180" w:type="dxa"/>
            </w:tcMar>
            <w:hideMark/>
          </w:tcPr>
          <w:p w14:paraId="631D82A6" w14:textId="77777777" w:rsidR="000B1959" w:rsidRPr="001B0163" w:rsidRDefault="009F44F4" w:rsidP="000B1959">
            <w:pPr>
              <w:spacing w:before="30" w:after="30"/>
              <w:ind w:left="30" w:right="30"/>
              <w:rPr>
                <w:rFonts w:ascii="Calibri" w:eastAsia="Times New Roman" w:hAnsi="Calibri" w:cs="Calibri"/>
                <w:sz w:val="16"/>
              </w:rPr>
            </w:pPr>
            <w:hyperlink r:id="rId92" w:tgtFrame="_blank" w:history="1">
              <w:r w:rsidRPr="001B0163">
                <w:rPr>
                  <w:rFonts w:ascii="Calibri" w:eastAsia="Times New Roman" w:hAnsi="Calibri" w:cs="Calibri"/>
                  <w:color w:val="0000FF"/>
                  <w:sz w:val="16"/>
                  <w:u w:val="single"/>
                </w:rPr>
                <w:t>Screen 14</w:t>
              </w:r>
            </w:hyperlink>
            <w:r w:rsidRPr="001B0163">
              <w:rPr>
                <w:rFonts w:ascii="Calibri" w:eastAsia="Times New Roman" w:hAnsi="Calibri" w:cs="Calibri"/>
                <w:sz w:val="16"/>
              </w:rPr>
              <w:t xml:space="preserve"> </w:t>
            </w:r>
          </w:p>
          <w:p w14:paraId="7E2A0992" w14:textId="77777777" w:rsidR="000B1959" w:rsidRPr="001B0163" w:rsidRDefault="009F44F4" w:rsidP="000B1959">
            <w:pPr>
              <w:ind w:left="30" w:right="30"/>
              <w:rPr>
                <w:rFonts w:ascii="Calibri" w:eastAsia="Times New Roman" w:hAnsi="Calibri" w:cs="Calibri"/>
                <w:sz w:val="16"/>
              </w:rPr>
            </w:pPr>
            <w:hyperlink r:id="rId93" w:tgtFrame="_blank" w:history="1">
              <w:r w:rsidRPr="001B0163">
                <w:rPr>
                  <w:rFonts w:ascii="Calibri" w:eastAsia="Times New Roman" w:hAnsi="Calibri" w:cs="Calibri"/>
                  <w:color w:val="0000FF"/>
                  <w:sz w:val="16"/>
                  <w:u w:val="single"/>
                </w:rPr>
                <w:t>42_C_15</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BE1C21" w14:textId="77777777" w:rsidR="000B1959"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The Knowledge Check that follows consists of 10 questions. You must score 80% or higher to successfully complete this course.</w:t>
            </w:r>
          </w:p>
          <w:p w14:paraId="7149DBA7" w14:textId="77777777" w:rsidR="00022AA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WHEN YOU ARE READY, CLICK THE KNOWLEDGE CHECK BUTTON.</w:t>
            </w:r>
          </w:p>
        </w:tc>
        <w:tc>
          <w:tcPr>
            <w:tcW w:w="6000" w:type="dxa"/>
          </w:tcPr>
          <w:p w14:paraId="397C8251" w14:textId="77777777" w:rsidR="009E242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La Verificación de conocimientos a continuación consiste en 10 preguntas. Debe obtener una calificación del 80 % o superior para completar este curso con éxito.</w:t>
            </w:r>
          </w:p>
          <w:p w14:paraId="78A01F96" w14:textId="77777777" w:rsidR="000B1959"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CUANDO ESTÉ LISTO, HAGA CLIC EN EL BOTÓN VERIFICACIÓN DE CONOCIMIENTOS.</w:t>
            </w:r>
          </w:p>
        </w:tc>
      </w:tr>
      <w:tr w:rsidR="00F72750" w:rsidRPr="00552748" w14:paraId="26582BD1" w14:textId="77777777" w:rsidTr="00252478">
        <w:tc>
          <w:tcPr>
            <w:tcW w:w="1353" w:type="dxa"/>
            <w:shd w:val="clear" w:color="auto" w:fill="C1E4F5"/>
            <w:tcMar>
              <w:top w:w="120" w:type="dxa"/>
              <w:left w:w="180" w:type="dxa"/>
              <w:bottom w:w="120" w:type="dxa"/>
              <w:right w:w="180" w:type="dxa"/>
            </w:tcMar>
            <w:hideMark/>
          </w:tcPr>
          <w:p w14:paraId="453E6FF7" w14:textId="77777777" w:rsidR="00FD6DAC" w:rsidRPr="001B0163" w:rsidRDefault="009F44F4" w:rsidP="00FD6DAC">
            <w:pPr>
              <w:spacing w:before="30" w:after="30"/>
              <w:ind w:left="30" w:right="30"/>
              <w:rPr>
                <w:rFonts w:ascii="Calibri" w:eastAsia="Times New Roman" w:hAnsi="Calibri" w:cs="Calibri"/>
                <w:sz w:val="16"/>
              </w:rPr>
            </w:pPr>
            <w:hyperlink r:id="rId94"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075A2F99" w14:textId="77777777" w:rsidR="00FD6DAC" w:rsidRPr="001B0163" w:rsidRDefault="009F44F4" w:rsidP="00FD6DAC">
            <w:pPr>
              <w:ind w:left="30" w:right="30"/>
              <w:rPr>
                <w:rFonts w:ascii="Calibri" w:eastAsia="Times New Roman" w:hAnsi="Calibri" w:cs="Calibri"/>
                <w:sz w:val="16"/>
              </w:rPr>
            </w:pPr>
            <w:hyperlink r:id="rId95" w:tgtFrame="_blank" w:history="1">
              <w:r w:rsidRPr="001B0163">
                <w:rPr>
                  <w:rFonts w:ascii="Calibri" w:eastAsia="Times New Roman" w:hAnsi="Calibri" w:cs="Calibri"/>
                  <w:color w:val="0000FF"/>
                  <w:sz w:val="16"/>
                  <w:u w:val="single"/>
                </w:rPr>
                <w:t>43_C_16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E0C465" w14:textId="77777777" w:rsidR="00FD6DAC"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[1] Why is the Code of Business Conduct important?</w:t>
            </w:r>
          </w:p>
        </w:tc>
        <w:tc>
          <w:tcPr>
            <w:tcW w:w="6000" w:type="dxa"/>
          </w:tcPr>
          <w:p w14:paraId="2EDB18EE" w14:textId="77777777" w:rsidR="00FD6DAC"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[1] ¿Por qué es importante el Código de Conducta Comercial?</w:t>
            </w:r>
          </w:p>
        </w:tc>
      </w:tr>
      <w:tr w:rsidR="00F72750" w:rsidRPr="00552748" w14:paraId="7AC8D4F2" w14:textId="77777777" w:rsidTr="00252478">
        <w:tc>
          <w:tcPr>
            <w:tcW w:w="1353" w:type="dxa"/>
            <w:shd w:val="clear" w:color="auto" w:fill="C1E4F5"/>
            <w:tcMar>
              <w:top w:w="120" w:type="dxa"/>
              <w:left w:w="180" w:type="dxa"/>
              <w:bottom w:w="120" w:type="dxa"/>
              <w:right w:w="180" w:type="dxa"/>
            </w:tcMar>
            <w:hideMark/>
          </w:tcPr>
          <w:p w14:paraId="1F95C419" w14:textId="77777777" w:rsidR="00FD6DAC" w:rsidRPr="001B0163" w:rsidRDefault="009F44F4" w:rsidP="00FD6DAC">
            <w:pPr>
              <w:spacing w:before="30" w:after="30"/>
              <w:ind w:left="30" w:right="30"/>
              <w:rPr>
                <w:rFonts w:ascii="Calibri" w:eastAsia="Times New Roman" w:hAnsi="Calibri" w:cs="Calibri"/>
                <w:sz w:val="16"/>
              </w:rPr>
            </w:pPr>
            <w:hyperlink r:id="rId96"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4F90BE62" w14:textId="77777777" w:rsidR="00FD6DAC" w:rsidRPr="001B0163" w:rsidRDefault="009F44F4" w:rsidP="00FD6DAC">
            <w:pPr>
              <w:ind w:left="30" w:right="30"/>
              <w:rPr>
                <w:rFonts w:ascii="Calibri" w:eastAsia="Times New Roman" w:hAnsi="Calibri" w:cs="Calibri"/>
                <w:sz w:val="16"/>
              </w:rPr>
            </w:pPr>
            <w:hyperlink r:id="rId97" w:tgtFrame="_blank" w:history="1">
              <w:r w:rsidRPr="001B0163">
                <w:rPr>
                  <w:rFonts w:ascii="Calibri" w:eastAsia="Times New Roman" w:hAnsi="Calibri" w:cs="Calibri"/>
                  <w:color w:val="0000FF"/>
                  <w:sz w:val="16"/>
                  <w:u w:val="single"/>
                </w:rPr>
                <w:t>44_C_16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E4A47E" w14:textId="77777777" w:rsidR="00FD6DAC"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[1] It provides specific advice for every situation we may face in our work.</w:t>
            </w:r>
          </w:p>
        </w:tc>
        <w:tc>
          <w:tcPr>
            <w:tcW w:w="6000" w:type="dxa"/>
          </w:tcPr>
          <w:p w14:paraId="24876F62" w14:textId="77777777" w:rsidR="00FD6DAC"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[1] Proporciona consejo específico para cada situación que podríamos enfrentar en nuestro trabajo.</w:t>
            </w:r>
          </w:p>
        </w:tc>
      </w:tr>
      <w:tr w:rsidR="00F72750" w:rsidRPr="001B0163" w14:paraId="789E1B2D" w14:textId="77777777" w:rsidTr="00252478">
        <w:tc>
          <w:tcPr>
            <w:tcW w:w="1353" w:type="dxa"/>
            <w:shd w:val="clear" w:color="auto" w:fill="C1E4F5"/>
            <w:tcMar>
              <w:top w:w="120" w:type="dxa"/>
              <w:left w:w="180" w:type="dxa"/>
              <w:bottom w:w="120" w:type="dxa"/>
              <w:right w:w="180" w:type="dxa"/>
            </w:tcMar>
            <w:hideMark/>
          </w:tcPr>
          <w:p w14:paraId="059E39A9" w14:textId="77777777" w:rsidR="00FD6DAC" w:rsidRPr="001B0163" w:rsidRDefault="009F44F4" w:rsidP="00FD6DAC">
            <w:pPr>
              <w:spacing w:before="30" w:after="30"/>
              <w:ind w:left="30" w:right="30"/>
              <w:rPr>
                <w:rFonts w:ascii="Calibri" w:eastAsia="Times New Roman" w:hAnsi="Calibri" w:cs="Calibri"/>
                <w:sz w:val="16"/>
              </w:rPr>
            </w:pPr>
            <w:hyperlink r:id="rId98"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2216B1AF" w14:textId="77777777" w:rsidR="00FD6DAC" w:rsidRPr="001B0163" w:rsidRDefault="009F44F4" w:rsidP="00FD6DAC">
            <w:pPr>
              <w:ind w:left="30" w:right="30"/>
              <w:rPr>
                <w:rFonts w:ascii="Calibri" w:eastAsia="Times New Roman" w:hAnsi="Calibri" w:cs="Calibri"/>
                <w:sz w:val="16"/>
              </w:rPr>
            </w:pPr>
            <w:hyperlink r:id="rId99" w:tgtFrame="_blank" w:history="1">
              <w:r w:rsidRPr="001B0163">
                <w:rPr>
                  <w:rFonts w:ascii="Calibri" w:eastAsia="Times New Roman" w:hAnsi="Calibri" w:cs="Calibri"/>
                  <w:color w:val="0000FF"/>
                  <w:sz w:val="16"/>
                  <w:u w:val="single"/>
                </w:rPr>
                <w:t>45_C_16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AB3D45" w14:textId="77777777" w:rsidR="00FD6DAC"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[2] It provides a clear set of principles and values on which to base decisions when the best course of action is not immediately clear.</w:t>
            </w:r>
          </w:p>
          <w:p w14:paraId="535A70D5" w14:textId="77777777" w:rsidR="00FD6DAC"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Next</w:t>
            </w:r>
          </w:p>
        </w:tc>
        <w:tc>
          <w:tcPr>
            <w:tcW w:w="6000" w:type="dxa"/>
          </w:tcPr>
          <w:p w14:paraId="4FA78361" w14:textId="77777777" w:rsidR="00FD6DAC"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[2] Proporciona un conjunto claro de principios y valores sobre los cuales basar nuestras decisiones cuando no sea inmediatamente clara la mejor forma de proceder.</w:t>
            </w:r>
          </w:p>
          <w:p w14:paraId="6867FE92" w14:textId="77777777" w:rsidR="00FD6DAC"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Siguiente</w:t>
            </w:r>
          </w:p>
        </w:tc>
      </w:tr>
      <w:tr w:rsidR="00F72750" w:rsidRPr="00552748" w14:paraId="5CF41BAC" w14:textId="77777777" w:rsidTr="00252478">
        <w:tc>
          <w:tcPr>
            <w:tcW w:w="1353" w:type="dxa"/>
            <w:shd w:val="clear" w:color="auto" w:fill="C1E4F5"/>
            <w:tcMar>
              <w:top w:w="120" w:type="dxa"/>
              <w:left w:w="180" w:type="dxa"/>
              <w:bottom w:w="120" w:type="dxa"/>
              <w:right w:w="180" w:type="dxa"/>
            </w:tcMar>
            <w:hideMark/>
          </w:tcPr>
          <w:p w14:paraId="64857C04" w14:textId="77777777" w:rsidR="002117DA" w:rsidRPr="001B0163" w:rsidRDefault="009F44F4" w:rsidP="002117DA">
            <w:pPr>
              <w:spacing w:before="30" w:after="30"/>
              <w:ind w:left="30" w:right="30"/>
              <w:rPr>
                <w:rFonts w:ascii="Calibri" w:eastAsia="Times New Roman" w:hAnsi="Calibri" w:cs="Calibri"/>
                <w:sz w:val="16"/>
              </w:rPr>
            </w:pPr>
            <w:r w:rsidRPr="001B0163">
              <w:rPr>
                <w:rFonts w:ascii="Calibri" w:eastAsia="Times New Roman" w:hAnsi="Calibri" w:cs="Calibri"/>
                <w:sz w:val="16"/>
              </w:rPr>
              <w:lastRenderedPageBreak/>
              <w:t>Screen 15</w:t>
            </w:r>
          </w:p>
          <w:p w14:paraId="6FF38A3B" w14:textId="77777777" w:rsidR="002117DA" w:rsidRPr="001B0163" w:rsidRDefault="009F44F4" w:rsidP="002117DA">
            <w:pPr>
              <w:spacing w:before="100" w:beforeAutospacing="1" w:after="100" w:afterAutospacing="1"/>
              <w:ind w:left="30" w:right="30"/>
              <w:rPr>
                <w:rFonts w:ascii="Calibri" w:eastAsia="Times New Roman" w:hAnsi="Calibri" w:cs="Calibri"/>
                <w:sz w:val="16"/>
              </w:rPr>
            </w:pPr>
            <w:r w:rsidRPr="001B0163">
              <w:rPr>
                <w:rFonts w:ascii="Calibri" w:eastAsia="Times New Roman" w:hAnsi="Calibri" w:cs="Calibri"/>
                <w:sz w:val="16"/>
              </w:rPr>
              <w:t>Question 1: Feedback</w:t>
            </w:r>
          </w:p>
          <w:p w14:paraId="6D0ADF09" w14:textId="77777777" w:rsidR="002117DA" w:rsidRPr="001B0163" w:rsidRDefault="009F44F4" w:rsidP="002117DA">
            <w:pPr>
              <w:ind w:left="30" w:right="30"/>
              <w:rPr>
                <w:rFonts w:ascii="Calibri" w:eastAsia="Times New Roman" w:hAnsi="Calibri" w:cs="Calibri"/>
                <w:sz w:val="16"/>
              </w:rPr>
            </w:pPr>
            <w:r w:rsidRPr="001B0163">
              <w:rPr>
                <w:rFonts w:ascii="Calibri" w:eastAsia="Times New Roman" w:hAnsi="Calibri" w:cs="Calibri"/>
                <w:sz w:val="16"/>
              </w:rPr>
              <w:t>46_C_16</w:t>
            </w:r>
          </w:p>
        </w:tc>
        <w:tc>
          <w:tcPr>
            <w:tcW w:w="6000" w:type="dxa"/>
            <w:tcMar>
              <w:top w:w="120" w:type="dxa"/>
              <w:left w:w="180" w:type="dxa"/>
              <w:bottom w:w="120" w:type="dxa"/>
              <w:right w:w="180" w:type="dxa"/>
            </w:tcMar>
            <w:hideMark/>
          </w:tcPr>
          <w:p w14:paraId="551B41CC" w14:textId="77777777" w:rsidR="002117D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11B80DBF" w14:textId="77777777" w:rsidR="002117DA"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El Código de Conducta Comercial nos proporciona un conjunto claro de principios y valores sobre los cuales basar nuestras decisiones cuando no sea inmediatamente clara la mejor forma de proceder.</w:t>
            </w:r>
          </w:p>
        </w:tc>
      </w:tr>
      <w:tr w:rsidR="00F72750" w:rsidRPr="00552748" w14:paraId="7D8061DC" w14:textId="77777777" w:rsidTr="00252478">
        <w:tc>
          <w:tcPr>
            <w:tcW w:w="1353" w:type="dxa"/>
            <w:shd w:val="clear" w:color="auto" w:fill="C1E4F5"/>
            <w:tcMar>
              <w:top w:w="120" w:type="dxa"/>
              <w:left w:w="180" w:type="dxa"/>
              <w:bottom w:w="120" w:type="dxa"/>
              <w:right w:w="180" w:type="dxa"/>
            </w:tcMar>
            <w:hideMark/>
          </w:tcPr>
          <w:p w14:paraId="1BD673AC" w14:textId="77777777" w:rsidR="002117DA" w:rsidRPr="001B0163" w:rsidRDefault="009F44F4" w:rsidP="002117DA">
            <w:pPr>
              <w:spacing w:before="30" w:after="30"/>
              <w:ind w:left="30" w:right="30"/>
              <w:rPr>
                <w:rFonts w:ascii="Calibri" w:eastAsia="Times New Roman" w:hAnsi="Calibri" w:cs="Calibri"/>
                <w:sz w:val="16"/>
              </w:rPr>
            </w:pPr>
            <w:hyperlink r:id="rId100"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0D204D54" w14:textId="77777777" w:rsidR="002117DA" w:rsidRPr="001B0163" w:rsidRDefault="009F44F4" w:rsidP="002117DA">
            <w:pPr>
              <w:ind w:left="30" w:right="30"/>
              <w:rPr>
                <w:rFonts w:ascii="Calibri" w:eastAsia="Times New Roman" w:hAnsi="Calibri" w:cs="Calibri"/>
                <w:sz w:val="16"/>
              </w:rPr>
            </w:pPr>
            <w:hyperlink r:id="rId101" w:tgtFrame="_blank" w:history="1">
              <w:r w:rsidRPr="001B0163">
                <w:rPr>
                  <w:rFonts w:ascii="Calibri" w:eastAsia="Times New Roman" w:hAnsi="Calibri" w:cs="Calibri"/>
                  <w:color w:val="0000FF"/>
                  <w:sz w:val="16"/>
                  <w:u w:val="single"/>
                </w:rPr>
                <w:t>47_C_16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4339B4" w14:textId="77777777" w:rsidR="002117D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 xml:space="preserve">[2] Which of the following is </w:t>
            </w:r>
            <w:r w:rsidRPr="001B0163">
              <w:rPr>
                <w:rFonts w:ascii="Calibri" w:eastAsia="Times New Roman" w:hAnsi="Calibri" w:cs="Calibri"/>
                <w:u w:val="single"/>
              </w:rPr>
              <w:t>never</w:t>
            </w:r>
            <w:r w:rsidRPr="001B0163">
              <w:rPr>
                <w:rFonts w:ascii="Calibri" w:eastAsia="Times New Roman" w:hAnsi="Calibri" w:cs="Calibri"/>
              </w:rPr>
              <w:t xml:space="preserve"> an appropriate business transaction?</w:t>
            </w:r>
          </w:p>
        </w:tc>
        <w:tc>
          <w:tcPr>
            <w:tcW w:w="6000" w:type="dxa"/>
          </w:tcPr>
          <w:p w14:paraId="4D096BFB" w14:textId="77777777" w:rsidR="002117DA"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 xml:space="preserve">[2] ¿Cuál de las siguientes opciones </w:t>
            </w:r>
            <w:r w:rsidRPr="001B0163">
              <w:rPr>
                <w:rFonts w:ascii="Calibri" w:eastAsia="Calibri" w:hAnsi="Calibri" w:cs="Calibri"/>
                <w:u w:val="single"/>
                <w:lang w:val="es-ES_tradnl"/>
              </w:rPr>
              <w:t>nunca</w:t>
            </w:r>
            <w:r w:rsidRPr="001B0163">
              <w:rPr>
                <w:rFonts w:ascii="Calibri" w:eastAsia="Calibri" w:hAnsi="Calibri" w:cs="Calibri"/>
                <w:lang w:val="es-ES_tradnl"/>
              </w:rPr>
              <w:t xml:space="preserve"> constituye una transacción comercial adecuada?</w:t>
            </w:r>
          </w:p>
        </w:tc>
      </w:tr>
      <w:tr w:rsidR="00F72750" w:rsidRPr="00552748" w14:paraId="798F0B84" w14:textId="77777777" w:rsidTr="00252478">
        <w:tc>
          <w:tcPr>
            <w:tcW w:w="1353" w:type="dxa"/>
            <w:shd w:val="clear" w:color="auto" w:fill="C1E4F5"/>
            <w:tcMar>
              <w:top w:w="120" w:type="dxa"/>
              <w:left w:w="180" w:type="dxa"/>
              <w:bottom w:w="120" w:type="dxa"/>
              <w:right w:w="180" w:type="dxa"/>
            </w:tcMar>
            <w:hideMark/>
          </w:tcPr>
          <w:p w14:paraId="4137216B" w14:textId="77777777" w:rsidR="002117DA" w:rsidRPr="001B0163" w:rsidRDefault="009F44F4" w:rsidP="002117DA">
            <w:pPr>
              <w:spacing w:before="30" w:after="30"/>
              <w:ind w:left="30" w:right="30"/>
              <w:rPr>
                <w:rFonts w:ascii="Calibri" w:eastAsia="Times New Roman" w:hAnsi="Calibri" w:cs="Calibri"/>
                <w:sz w:val="16"/>
              </w:rPr>
            </w:pPr>
            <w:hyperlink r:id="rId102"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7B09E04E" w14:textId="77777777" w:rsidR="002117DA" w:rsidRPr="001B0163" w:rsidRDefault="009F44F4" w:rsidP="002117DA">
            <w:pPr>
              <w:ind w:left="30" w:right="30"/>
              <w:rPr>
                <w:rFonts w:ascii="Calibri" w:eastAsia="Times New Roman" w:hAnsi="Calibri" w:cs="Calibri"/>
                <w:sz w:val="16"/>
              </w:rPr>
            </w:pPr>
            <w:hyperlink r:id="rId103" w:tgtFrame="_blank" w:history="1">
              <w:r w:rsidRPr="001B0163">
                <w:rPr>
                  <w:rFonts w:ascii="Calibri" w:eastAsia="Times New Roman" w:hAnsi="Calibri" w:cs="Calibri"/>
                  <w:color w:val="0000FF"/>
                  <w:sz w:val="16"/>
                  <w:u w:val="single"/>
                </w:rPr>
                <w:t>48_C_16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4EF19C1" w14:textId="77777777" w:rsidR="002117D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[1] Hiring an HCP to speak about a particular disease area due to their skills and expertise.</w:t>
            </w:r>
          </w:p>
        </w:tc>
        <w:tc>
          <w:tcPr>
            <w:tcW w:w="6000" w:type="dxa"/>
          </w:tcPr>
          <w:p w14:paraId="23BBE00D" w14:textId="77777777" w:rsidR="002117DA"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[1] Contratar a un profesional de la salud para que diserte sobre una enfermedad en particular debido a sus habilidades y conocimiento especializado.</w:t>
            </w:r>
          </w:p>
        </w:tc>
      </w:tr>
      <w:tr w:rsidR="00F72750" w:rsidRPr="00552748" w14:paraId="1EEB6EAC" w14:textId="77777777" w:rsidTr="00252478">
        <w:tc>
          <w:tcPr>
            <w:tcW w:w="1353" w:type="dxa"/>
            <w:shd w:val="clear" w:color="auto" w:fill="C1E4F5"/>
            <w:tcMar>
              <w:top w:w="120" w:type="dxa"/>
              <w:left w:w="180" w:type="dxa"/>
              <w:bottom w:w="120" w:type="dxa"/>
              <w:right w:w="180" w:type="dxa"/>
            </w:tcMar>
            <w:hideMark/>
          </w:tcPr>
          <w:p w14:paraId="7FB9BB03" w14:textId="77777777" w:rsidR="002117DA" w:rsidRPr="001B0163" w:rsidRDefault="009F44F4" w:rsidP="002117DA">
            <w:pPr>
              <w:spacing w:before="30" w:after="30"/>
              <w:ind w:left="30" w:right="30"/>
              <w:rPr>
                <w:rFonts w:ascii="Calibri" w:eastAsia="Times New Roman" w:hAnsi="Calibri" w:cs="Calibri"/>
                <w:sz w:val="16"/>
              </w:rPr>
            </w:pPr>
            <w:hyperlink r:id="rId104"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1348703B" w14:textId="77777777" w:rsidR="002117DA" w:rsidRPr="001B0163" w:rsidRDefault="009F44F4" w:rsidP="002117DA">
            <w:pPr>
              <w:ind w:left="30" w:right="30"/>
              <w:rPr>
                <w:rFonts w:ascii="Calibri" w:eastAsia="Times New Roman" w:hAnsi="Calibri" w:cs="Calibri"/>
                <w:sz w:val="16"/>
              </w:rPr>
            </w:pPr>
            <w:hyperlink r:id="rId105" w:tgtFrame="_blank" w:history="1">
              <w:r w:rsidRPr="001B0163">
                <w:rPr>
                  <w:rFonts w:ascii="Calibri" w:eastAsia="Times New Roman" w:hAnsi="Calibri" w:cs="Calibri"/>
                  <w:color w:val="0000FF"/>
                  <w:sz w:val="16"/>
                  <w:u w:val="single"/>
                </w:rPr>
                <w:t>49_C_16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0650F0" w14:textId="77777777" w:rsidR="002117D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[2] Providing a reasonable meal to attendees of an Abbott-sponsored educational program.</w:t>
            </w:r>
          </w:p>
        </w:tc>
        <w:tc>
          <w:tcPr>
            <w:tcW w:w="6000" w:type="dxa"/>
          </w:tcPr>
          <w:p w14:paraId="565BE84B" w14:textId="77777777" w:rsidR="002117DA"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[2] Proporcionar una comida razonable a los asistentes a un programa educativo patrocinado por Abbott.</w:t>
            </w:r>
          </w:p>
        </w:tc>
      </w:tr>
      <w:tr w:rsidR="00F72750" w:rsidRPr="00552748" w14:paraId="612180E9" w14:textId="77777777" w:rsidTr="00252478">
        <w:tc>
          <w:tcPr>
            <w:tcW w:w="1353" w:type="dxa"/>
            <w:shd w:val="clear" w:color="auto" w:fill="C1E4F5"/>
            <w:tcMar>
              <w:top w:w="120" w:type="dxa"/>
              <w:left w:w="180" w:type="dxa"/>
              <w:bottom w:w="120" w:type="dxa"/>
              <w:right w:w="180" w:type="dxa"/>
            </w:tcMar>
            <w:hideMark/>
          </w:tcPr>
          <w:p w14:paraId="490185C4" w14:textId="77777777" w:rsidR="002117DA" w:rsidRPr="001B0163" w:rsidRDefault="009F44F4" w:rsidP="002117DA">
            <w:pPr>
              <w:spacing w:before="30" w:after="30"/>
              <w:ind w:left="30" w:right="30"/>
              <w:rPr>
                <w:rFonts w:ascii="Calibri" w:eastAsia="Times New Roman" w:hAnsi="Calibri" w:cs="Calibri"/>
                <w:sz w:val="16"/>
              </w:rPr>
            </w:pPr>
            <w:hyperlink r:id="rId106"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5A757C67" w14:textId="77777777" w:rsidR="002117DA" w:rsidRPr="001B0163" w:rsidRDefault="009F44F4" w:rsidP="002117DA">
            <w:pPr>
              <w:ind w:left="30" w:right="30"/>
              <w:rPr>
                <w:rFonts w:ascii="Calibri" w:eastAsia="Times New Roman" w:hAnsi="Calibri" w:cs="Calibri"/>
                <w:sz w:val="16"/>
              </w:rPr>
            </w:pPr>
            <w:hyperlink r:id="rId107" w:tgtFrame="_blank" w:history="1">
              <w:r w:rsidRPr="001B0163">
                <w:rPr>
                  <w:rFonts w:ascii="Calibri" w:eastAsia="Times New Roman" w:hAnsi="Calibri" w:cs="Calibri"/>
                  <w:color w:val="0000FF"/>
                  <w:sz w:val="16"/>
                  <w:u w:val="single"/>
                </w:rPr>
                <w:t>50_C_16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8327134" w14:textId="77777777" w:rsidR="002117D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[3] Arranging a charitable contribution for a local organization.</w:t>
            </w:r>
          </w:p>
        </w:tc>
        <w:tc>
          <w:tcPr>
            <w:tcW w:w="6000" w:type="dxa"/>
          </w:tcPr>
          <w:p w14:paraId="722DC668" w14:textId="77777777" w:rsidR="002117DA"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[3] Organizar una contribución benéfica para una institución local.</w:t>
            </w:r>
          </w:p>
        </w:tc>
      </w:tr>
      <w:tr w:rsidR="00F72750" w:rsidRPr="001B0163" w14:paraId="74147368" w14:textId="77777777" w:rsidTr="00252478">
        <w:tc>
          <w:tcPr>
            <w:tcW w:w="1353" w:type="dxa"/>
            <w:shd w:val="clear" w:color="auto" w:fill="C1E4F5"/>
            <w:tcMar>
              <w:top w:w="120" w:type="dxa"/>
              <w:left w:w="180" w:type="dxa"/>
              <w:bottom w:w="120" w:type="dxa"/>
              <w:right w:w="180" w:type="dxa"/>
            </w:tcMar>
            <w:hideMark/>
          </w:tcPr>
          <w:p w14:paraId="5D5B51AB" w14:textId="77777777" w:rsidR="002117DA" w:rsidRPr="001B0163" w:rsidRDefault="009F44F4" w:rsidP="002117DA">
            <w:pPr>
              <w:spacing w:before="30" w:after="30"/>
              <w:ind w:left="30" w:right="30"/>
              <w:rPr>
                <w:rFonts w:ascii="Calibri" w:eastAsia="Times New Roman" w:hAnsi="Calibri" w:cs="Calibri"/>
                <w:sz w:val="16"/>
              </w:rPr>
            </w:pPr>
            <w:hyperlink r:id="rId108"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135903F6" w14:textId="77777777" w:rsidR="002117DA" w:rsidRPr="001B0163" w:rsidRDefault="009F44F4" w:rsidP="002117DA">
            <w:pPr>
              <w:ind w:left="30" w:right="30"/>
              <w:rPr>
                <w:rFonts w:ascii="Calibri" w:eastAsia="Times New Roman" w:hAnsi="Calibri" w:cs="Calibri"/>
                <w:sz w:val="16"/>
              </w:rPr>
            </w:pPr>
            <w:hyperlink r:id="rId109" w:tgtFrame="_blank" w:history="1">
              <w:r w:rsidRPr="001B0163">
                <w:rPr>
                  <w:rFonts w:ascii="Calibri" w:eastAsia="Times New Roman" w:hAnsi="Calibri" w:cs="Calibri"/>
                  <w:color w:val="0000FF"/>
                  <w:sz w:val="16"/>
                  <w:u w:val="single"/>
                </w:rPr>
                <w:t>51_C_16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F9AAFD" w14:textId="77777777" w:rsidR="002117D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[4] Hiring an HCP to conduct an educational program to thank them for using Abbott products.</w:t>
            </w:r>
          </w:p>
          <w:p w14:paraId="7D2195B5" w14:textId="77777777" w:rsidR="002117D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Next</w:t>
            </w:r>
          </w:p>
        </w:tc>
        <w:tc>
          <w:tcPr>
            <w:tcW w:w="6000" w:type="dxa"/>
          </w:tcPr>
          <w:p w14:paraId="0C792CE1" w14:textId="77777777" w:rsidR="002117DA"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[4] Contratar a un profesional de la salud para que lleve a cabo un programa educativo para agradecerle por usar los productos de Abbott.</w:t>
            </w:r>
          </w:p>
          <w:p w14:paraId="1FBB6B6A" w14:textId="77777777" w:rsidR="002117D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Siguiente</w:t>
            </w:r>
          </w:p>
        </w:tc>
      </w:tr>
      <w:tr w:rsidR="00F72750" w:rsidRPr="00552748" w14:paraId="25B848FB" w14:textId="77777777" w:rsidTr="00252478">
        <w:tc>
          <w:tcPr>
            <w:tcW w:w="1353" w:type="dxa"/>
            <w:shd w:val="clear" w:color="auto" w:fill="C1E4F5"/>
            <w:tcMar>
              <w:top w:w="120" w:type="dxa"/>
              <w:left w:w="180" w:type="dxa"/>
              <w:bottom w:w="120" w:type="dxa"/>
              <w:right w:w="180" w:type="dxa"/>
            </w:tcMar>
            <w:hideMark/>
          </w:tcPr>
          <w:p w14:paraId="4F9C5BEF" w14:textId="77777777" w:rsidR="00603700" w:rsidRPr="001B0163" w:rsidRDefault="009F44F4" w:rsidP="00603700">
            <w:pPr>
              <w:spacing w:before="30" w:after="30"/>
              <w:ind w:left="30" w:right="30"/>
              <w:rPr>
                <w:rFonts w:ascii="Calibri" w:eastAsia="Times New Roman" w:hAnsi="Calibri" w:cs="Calibri"/>
                <w:sz w:val="16"/>
              </w:rPr>
            </w:pPr>
            <w:r w:rsidRPr="001B0163">
              <w:rPr>
                <w:rFonts w:ascii="Calibri" w:eastAsia="Times New Roman" w:hAnsi="Calibri" w:cs="Calibri"/>
                <w:sz w:val="16"/>
              </w:rPr>
              <w:t>Screen 15</w:t>
            </w:r>
          </w:p>
          <w:p w14:paraId="3C7FC31B" w14:textId="77777777" w:rsidR="00603700" w:rsidRPr="001B0163" w:rsidRDefault="009F44F4" w:rsidP="00603700">
            <w:pPr>
              <w:spacing w:before="100" w:beforeAutospacing="1" w:after="100" w:afterAutospacing="1"/>
              <w:ind w:left="30" w:right="30"/>
              <w:rPr>
                <w:rFonts w:ascii="Calibri" w:eastAsia="Times New Roman" w:hAnsi="Calibri" w:cs="Calibri"/>
                <w:sz w:val="16"/>
              </w:rPr>
            </w:pPr>
            <w:r w:rsidRPr="001B0163">
              <w:rPr>
                <w:rFonts w:ascii="Calibri" w:eastAsia="Times New Roman" w:hAnsi="Calibri" w:cs="Calibri"/>
                <w:sz w:val="16"/>
              </w:rPr>
              <w:t>Question 2: Feedback</w:t>
            </w:r>
          </w:p>
          <w:p w14:paraId="0C6CB023" w14:textId="77777777" w:rsidR="00603700" w:rsidRPr="001B0163" w:rsidRDefault="009F44F4" w:rsidP="00603700">
            <w:pPr>
              <w:ind w:left="30" w:right="30"/>
              <w:rPr>
                <w:rFonts w:ascii="Calibri" w:eastAsia="Times New Roman" w:hAnsi="Calibri" w:cs="Calibri"/>
                <w:sz w:val="16"/>
              </w:rPr>
            </w:pPr>
            <w:r w:rsidRPr="001B0163">
              <w:rPr>
                <w:rFonts w:ascii="Calibri" w:eastAsia="Times New Roman" w:hAnsi="Calibri" w:cs="Calibri"/>
                <w:sz w:val="16"/>
              </w:rPr>
              <w:t>52_C_16</w:t>
            </w:r>
          </w:p>
        </w:tc>
        <w:tc>
          <w:tcPr>
            <w:tcW w:w="6000" w:type="dxa"/>
            <w:tcMar>
              <w:top w:w="120" w:type="dxa"/>
              <w:left w:w="180" w:type="dxa"/>
              <w:bottom w:w="120" w:type="dxa"/>
              <w:right w:w="180" w:type="dxa"/>
            </w:tcMar>
            <w:hideMark/>
          </w:tcPr>
          <w:p w14:paraId="40ADF393" w14:textId="77777777" w:rsidR="0060370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6C662577" w14:textId="77777777" w:rsidR="0060370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Se permite contratar a un profesional de la salud para que lleve a cabo un programa educativo debido a sus conocimientos y experiencia; sin embargo, contratar a un profesional de la salud como agradecimiento por su uso de los productos de Abbott es inadecuado, ya que puede ser visto como un soborno.</w:t>
            </w:r>
          </w:p>
        </w:tc>
      </w:tr>
      <w:tr w:rsidR="00F72750" w:rsidRPr="00552748" w14:paraId="4F5667F4" w14:textId="77777777" w:rsidTr="00252478">
        <w:tc>
          <w:tcPr>
            <w:tcW w:w="1353" w:type="dxa"/>
            <w:shd w:val="clear" w:color="auto" w:fill="C1E4F5"/>
            <w:tcMar>
              <w:top w:w="120" w:type="dxa"/>
              <w:left w:w="180" w:type="dxa"/>
              <w:bottom w:w="120" w:type="dxa"/>
              <w:right w:w="180" w:type="dxa"/>
            </w:tcMar>
            <w:hideMark/>
          </w:tcPr>
          <w:p w14:paraId="29D49DAD" w14:textId="77777777" w:rsidR="00603700" w:rsidRPr="001B0163" w:rsidRDefault="009F44F4" w:rsidP="00603700">
            <w:pPr>
              <w:spacing w:before="30" w:after="30"/>
              <w:ind w:left="30" w:right="30"/>
              <w:rPr>
                <w:rFonts w:ascii="Calibri" w:eastAsia="Times New Roman" w:hAnsi="Calibri" w:cs="Calibri"/>
                <w:sz w:val="16"/>
              </w:rPr>
            </w:pPr>
            <w:hyperlink r:id="rId110"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5CB1BD2E" w14:textId="77777777" w:rsidR="00603700" w:rsidRPr="001B0163" w:rsidRDefault="009F44F4" w:rsidP="00603700">
            <w:pPr>
              <w:ind w:left="30" w:right="30"/>
              <w:rPr>
                <w:rFonts w:ascii="Calibri" w:eastAsia="Times New Roman" w:hAnsi="Calibri" w:cs="Calibri"/>
                <w:sz w:val="16"/>
              </w:rPr>
            </w:pPr>
            <w:hyperlink r:id="rId111" w:tgtFrame="_blank" w:history="1">
              <w:r w:rsidRPr="001B0163">
                <w:rPr>
                  <w:rFonts w:ascii="Calibri" w:eastAsia="Times New Roman" w:hAnsi="Calibri" w:cs="Calibri"/>
                  <w:color w:val="0000FF"/>
                  <w:sz w:val="16"/>
                  <w:u w:val="single"/>
                </w:rPr>
                <w:t>53_C_16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B3648E" w14:textId="77777777" w:rsidR="0060370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[3] The consequences for individuals involved in bribery and corruption can include:</w:t>
            </w:r>
          </w:p>
        </w:tc>
        <w:tc>
          <w:tcPr>
            <w:tcW w:w="6000" w:type="dxa"/>
          </w:tcPr>
          <w:p w14:paraId="62256311" w14:textId="77777777" w:rsidR="0060370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[3] Las consecuencias para las personas involucradas en actos de soborno y corrupción incluyen las siguientes:</w:t>
            </w:r>
          </w:p>
        </w:tc>
      </w:tr>
      <w:tr w:rsidR="00F72750" w:rsidRPr="001B0163" w14:paraId="43A92A0C" w14:textId="77777777" w:rsidTr="00252478">
        <w:tc>
          <w:tcPr>
            <w:tcW w:w="1353" w:type="dxa"/>
            <w:shd w:val="clear" w:color="auto" w:fill="C1E4F5"/>
            <w:tcMar>
              <w:top w:w="120" w:type="dxa"/>
              <w:left w:w="180" w:type="dxa"/>
              <w:bottom w:w="120" w:type="dxa"/>
              <w:right w:w="180" w:type="dxa"/>
            </w:tcMar>
            <w:hideMark/>
          </w:tcPr>
          <w:p w14:paraId="40DEE13E" w14:textId="77777777" w:rsidR="00603700" w:rsidRPr="001B0163" w:rsidRDefault="009F44F4" w:rsidP="00603700">
            <w:pPr>
              <w:spacing w:before="30" w:after="30"/>
              <w:ind w:left="30" w:right="30"/>
              <w:rPr>
                <w:rFonts w:ascii="Calibri" w:eastAsia="Times New Roman" w:hAnsi="Calibri" w:cs="Calibri"/>
                <w:sz w:val="16"/>
              </w:rPr>
            </w:pPr>
            <w:hyperlink r:id="rId112"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4173ED0D" w14:textId="77777777" w:rsidR="00603700" w:rsidRPr="001B0163" w:rsidRDefault="009F44F4" w:rsidP="00603700">
            <w:pPr>
              <w:ind w:left="30" w:right="30"/>
              <w:rPr>
                <w:rFonts w:ascii="Calibri" w:eastAsia="Times New Roman" w:hAnsi="Calibri" w:cs="Calibri"/>
                <w:sz w:val="16"/>
              </w:rPr>
            </w:pPr>
            <w:hyperlink r:id="rId113" w:tgtFrame="_blank" w:history="1">
              <w:r w:rsidRPr="001B0163">
                <w:rPr>
                  <w:rFonts w:ascii="Calibri" w:eastAsia="Times New Roman" w:hAnsi="Calibri" w:cs="Calibri"/>
                  <w:color w:val="0000FF"/>
                  <w:sz w:val="16"/>
                  <w:u w:val="single"/>
                </w:rPr>
                <w:t>54_C_16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59EA49" w14:textId="77777777" w:rsidR="0060370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[1] Reputational damage.</w:t>
            </w:r>
          </w:p>
        </w:tc>
        <w:tc>
          <w:tcPr>
            <w:tcW w:w="6000" w:type="dxa"/>
          </w:tcPr>
          <w:p w14:paraId="6F7DAED6" w14:textId="77777777" w:rsidR="0060370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[1] Daño a la reputación.</w:t>
            </w:r>
          </w:p>
        </w:tc>
      </w:tr>
      <w:tr w:rsidR="00F72750" w:rsidRPr="001B0163" w14:paraId="5305E03E" w14:textId="77777777" w:rsidTr="00252478">
        <w:tc>
          <w:tcPr>
            <w:tcW w:w="1353" w:type="dxa"/>
            <w:shd w:val="clear" w:color="auto" w:fill="C1E4F5"/>
            <w:tcMar>
              <w:top w:w="120" w:type="dxa"/>
              <w:left w:w="180" w:type="dxa"/>
              <w:bottom w:w="120" w:type="dxa"/>
              <w:right w:w="180" w:type="dxa"/>
            </w:tcMar>
            <w:hideMark/>
          </w:tcPr>
          <w:p w14:paraId="4BBEF430" w14:textId="77777777" w:rsidR="00603700" w:rsidRPr="001B0163" w:rsidRDefault="009F44F4" w:rsidP="00603700">
            <w:pPr>
              <w:spacing w:before="30" w:after="30"/>
              <w:ind w:left="30" w:right="30"/>
              <w:rPr>
                <w:rFonts w:ascii="Calibri" w:eastAsia="Times New Roman" w:hAnsi="Calibri" w:cs="Calibri"/>
                <w:sz w:val="16"/>
              </w:rPr>
            </w:pPr>
            <w:hyperlink r:id="rId114"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77AAA981" w14:textId="77777777" w:rsidR="00603700" w:rsidRPr="001B0163" w:rsidRDefault="009F44F4" w:rsidP="00603700">
            <w:pPr>
              <w:ind w:left="30" w:right="30"/>
              <w:rPr>
                <w:rFonts w:ascii="Calibri" w:eastAsia="Times New Roman" w:hAnsi="Calibri" w:cs="Calibri"/>
                <w:sz w:val="16"/>
              </w:rPr>
            </w:pPr>
            <w:hyperlink r:id="rId115" w:tgtFrame="_blank" w:history="1">
              <w:r w:rsidRPr="001B0163">
                <w:rPr>
                  <w:rFonts w:ascii="Calibri" w:eastAsia="Times New Roman" w:hAnsi="Calibri" w:cs="Calibri"/>
                  <w:color w:val="0000FF"/>
                  <w:sz w:val="16"/>
                  <w:u w:val="single"/>
                </w:rPr>
                <w:t>55_C_16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35B26C" w14:textId="77777777" w:rsidR="0060370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[2] Fines and penalties.</w:t>
            </w:r>
          </w:p>
        </w:tc>
        <w:tc>
          <w:tcPr>
            <w:tcW w:w="6000" w:type="dxa"/>
          </w:tcPr>
          <w:p w14:paraId="4C0ABD1D" w14:textId="77777777" w:rsidR="0060370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[2] Sanciones y multas.</w:t>
            </w:r>
          </w:p>
        </w:tc>
      </w:tr>
      <w:tr w:rsidR="00F72750" w:rsidRPr="001B0163" w14:paraId="641989CC" w14:textId="77777777" w:rsidTr="00252478">
        <w:tc>
          <w:tcPr>
            <w:tcW w:w="1353" w:type="dxa"/>
            <w:shd w:val="clear" w:color="auto" w:fill="C1E4F5"/>
            <w:tcMar>
              <w:top w:w="120" w:type="dxa"/>
              <w:left w:w="180" w:type="dxa"/>
              <w:bottom w:w="120" w:type="dxa"/>
              <w:right w:w="180" w:type="dxa"/>
            </w:tcMar>
            <w:hideMark/>
          </w:tcPr>
          <w:p w14:paraId="23789B25" w14:textId="77777777" w:rsidR="00603700" w:rsidRPr="001B0163" w:rsidRDefault="009F44F4" w:rsidP="00603700">
            <w:pPr>
              <w:spacing w:before="30" w:after="30"/>
              <w:ind w:left="30" w:right="30"/>
              <w:rPr>
                <w:rFonts w:ascii="Calibri" w:eastAsia="Times New Roman" w:hAnsi="Calibri" w:cs="Calibri"/>
                <w:sz w:val="16"/>
              </w:rPr>
            </w:pPr>
            <w:hyperlink r:id="rId116"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64E48E24" w14:textId="77777777" w:rsidR="00603700" w:rsidRPr="001B0163" w:rsidRDefault="009F44F4" w:rsidP="00603700">
            <w:pPr>
              <w:ind w:left="30" w:right="30"/>
              <w:rPr>
                <w:rFonts w:ascii="Calibri" w:eastAsia="Times New Roman" w:hAnsi="Calibri" w:cs="Calibri"/>
                <w:sz w:val="16"/>
              </w:rPr>
            </w:pPr>
            <w:hyperlink r:id="rId117" w:tgtFrame="_blank" w:history="1">
              <w:r w:rsidRPr="001B0163">
                <w:rPr>
                  <w:rFonts w:ascii="Calibri" w:eastAsia="Times New Roman" w:hAnsi="Calibri" w:cs="Calibri"/>
                  <w:color w:val="0000FF"/>
                  <w:sz w:val="16"/>
                  <w:u w:val="single"/>
                </w:rPr>
                <w:t>56_C_16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F2DE1A8" w14:textId="77777777" w:rsidR="0060370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[3] Termination of employment.</w:t>
            </w:r>
          </w:p>
        </w:tc>
        <w:tc>
          <w:tcPr>
            <w:tcW w:w="6000" w:type="dxa"/>
          </w:tcPr>
          <w:p w14:paraId="0E36B710" w14:textId="77777777" w:rsidR="0060370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[3] Finalización del empleo.</w:t>
            </w:r>
          </w:p>
        </w:tc>
      </w:tr>
      <w:tr w:rsidR="00F72750" w:rsidRPr="001B0163" w14:paraId="4E4FFE9C" w14:textId="77777777" w:rsidTr="00252478">
        <w:tc>
          <w:tcPr>
            <w:tcW w:w="1353" w:type="dxa"/>
            <w:shd w:val="clear" w:color="auto" w:fill="C1E4F5"/>
            <w:tcMar>
              <w:top w:w="120" w:type="dxa"/>
              <w:left w:w="180" w:type="dxa"/>
              <w:bottom w:w="120" w:type="dxa"/>
              <w:right w:w="180" w:type="dxa"/>
            </w:tcMar>
            <w:hideMark/>
          </w:tcPr>
          <w:p w14:paraId="42C83EA9" w14:textId="77777777" w:rsidR="00603700" w:rsidRPr="001B0163" w:rsidRDefault="009F44F4" w:rsidP="00603700">
            <w:pPr>
              <w:spacing w:before="30" w:after="30"/>
              <w:ind w:left="30" w:right="30"/>
              <w:rPr>
                <w:rFonts w:ascii="Calibri" w:eastAsia="Times New Roman" w:hAnsi="Calibri" w:cs="Calibri"/>
                <w:sz w:val="16"/>
              </w:rPr>
            </w:pPr>
            <w:hyperlink r:id="rId118"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1718B449" w14:textId="77777777" w:rsidR="00603700" w:rsidRPr="001B0163" w:rsidRDefault="009F44F4" w:rsidP="00603700">
            <w:pPr>
              <w:ind w:left="30" w:right="30"/>
              <w:rPr>
                <w:rFonts w:ascii="Calibri" w:eastAsia="Times New Roman" w:hAnsi="Calibri" w:cs="Calibri"/>
                <w:sz w:val="16"/>
              </w:rPr>
            </w:pPr>
            <w:hyperlink r:id="rId119" w:tgtFrame="_blank" w:history="1">
              <w:r w:rsidRPr="001B0163">
                <w:rPr>
                  <w:rFonts w:ascii="Calibri" w:eastAsia="Times New Roman" w:hAnsi="Calibri" w:cs="Calibri"/>
                  <w:color w:val="0000FF"/>
                  <w:sz w:val="16"/>
                  <w:u w:val="single"/>
                </w:rPr>
                <w:t>57_C_16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C914A9" w14:textId="77777777" w:rsidR="0060370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[4] Prison time.</w:t>
            </w:r>
          </w:p>
        </w:tc>
        <w:tc>
          <w:tcPr>
            <w:tcW w:w="6000" w:type="dxa"/>
          </w:tcPr>
          <w:p w14:paraId="222A5D74" w14:textId="77777777" w:rsidR="0060370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[4] Prisión.</w:t>
            </w:r>
          </w:p>
        </w:tc>
      </w:tr>
      <w:tr w:rsidR="00F72750" w:rsidRPr="00552748" w14:paraId="3C55A088" w14:textId="77777777" w:rsidTr="00252478">
        <w:tc>
          <w:tcPr>
            <w:tcW w:w="1353" w:type="dxa"/>
            <w:shd w:val="clear" w:color="auto" w:fill="C1E4F5"/>
            <w:tcMar>
              <w:top w:w="120" w:type="dxa"/>
              <w:left w:w="180" w:type="dxa"/>
              <w:bottom w:w="120" w:type="dxa"/>
              <w:right w:w="180" w:type="dxa"/>
            </w:tcMar>
            <w:hideMark/>
          </w:tcPr>
          <w:p w14:paraId="6DE78DD8" w14:textId="77777777" w:rsidR="00603700" w:rsidRPr="001B0163" w:rsidRDefault="009F44F4" w:rsidP="00603700">
            <w:pPr>
              <w:spacing w:before="30" w:after="30"/>
              <w:ind w:left="30" w:right="30"/>
              <w:rPr>
                <w:rFonts w:ascii="Calibri" w:eastAsia="Times New Roman" w:hAnsi="Calibri" w:cs="Calibri"/>
                <w:sz w:val="16"/>
              </w:rPr>
            </w:pPr>
            <w:hyperlink r:id="rId120"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67399C3D" w14:textId="77777777" w:rsidR="00603700" w:rsidRPr="001B0163" w:rsidRDefault="009F44F4" w:rsidP="00603700">
            <w:pPr>
              <w:ind w:left="30" w:right="30"/>
              <w:rPr>
                <w:rFonts w:ascii="Calibri" w:eastAsia="Times New Roman" w:hAnsi="Calibri" w:cs="Calibri"/>
                <w:sz w:val="16"/>
              </w:rPr>
            </w:pPr>
            <w:hyperlink r:id="rId121" w:tgtFrame="_blank" w:history="1">
              <w:r w:rsidRPr="001B0163">
                <w:rPr>
                  <w:rFonts w:ascii="Calibri" w:eastAsia="Times New Roman" w:hAnsi="Calibri" w:cs="Calibri"/>
                  <w:color w:val="0000FF"/>
                  <w:sz w:val="16"/>
                  <w:u w:val="single"/>
                </w:rPr>
                <w:t>58_C_16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2BCB45" w14:textId="77777777" w:rsidR="0060370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[5] All of the above.</w:t>
            </w:r>
          </w:p>
          <w:p w14:paraId="3321DA41" w14:textId="77777777" w:rsidR="0060370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Next</w:t>
            </w:r>
          </w:p>
        </w:tc>
        <w:tc>
          <w:tcPr>
            <w:tcW w:w="6000" w:type="dxa"/>
          </w:tcPr>
          <w:p w14:paraId="34BEAE54" w14:textId="77777777" w:rsidR="0060370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[5] Todas las opciones anteriores.</w:t>
            </w:r>
          </w:p>
          <w:p w14:paraId="1232A7A2" w14:textId="77777777" w:rsidR="0060370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Siguiente</w:t>
            </w:r>
          </w:p>
        </w:tc>
      </w:tr>
      <w:tr w:rsidR="00F72750" w:rsidRPr="00552748" w14:paraId="35F86390" w14:textId="77777777" w:rsidTr="00252478">
        <w:tc>
          <w:tcPr>
            <w:tcW w:w="1353" w:type="dxa"/>
            <w:shd w:val="clear" w:color="auto" w:fill="C1E4F5"/>
            <w:tcMar>
              <w:top w:w="120" w:type="dxa"/>
              <w:left w:w="180" w:type="dxa"/>
              <w:bottom w:w="120" w:type="dxa"/>
              <w:right w:w="180" w:type="dxa"/>
            </w:tcMar>
            <w:hideMark/>
          </w:tcPr>
          <w:p w14:paraId="3BFC6177" w14:textId="77777777" w:rsidR="0094318D" w:rsidRPr="001B0163" w:rsidRDefault="009F44F4" w:rsidP="0094318D">
            <w:pPr>
              <w:spacing w:before="30" w:after="30"/>
              <w:ind w:left="30" w:right="30"/>
              <w:rPr>
                <w:rFonts w:ascii="Calibri" w:eastAsia="Times New Roman" w:hAnsi="Calibri" w:cs="Calibri"/>
                <w:sz w:val="16"/>
              </w:rPr>
            </w:pPr>
            <w:r w:rsidRPr="001B0163">
              <w:rPr>
                <w:rFonts w:ascii="Calibri" w:eastAsia="Times New Roman" w:hAnsi="Calibri" w:cs="Calibri"/>
                <w:sz w:val="16"/>
              </w:rPr>
              <w:t>Screen 15</w:t>
            </w:r>
          </w:p>
          <w:p w14:paraId="5C33E6D3" w14:textId="77777777" w:rsidR="0094318D" w:rsidRPr="001B0163" w:rsidRDefault="009F44F4" w:rsidP="0094318D">
            <w:pPr>
              <w:spacing w:before="100" w:beforeAutospacing="1" w:after="100" w:afterAutospacing="1"/>
              <w:ind w:left="30" w:right="30"/>
              <w:rPr>
                <w:rFonts w:ascii="Calibri" w:eastAsia="Times New Roman" w:hAnsi="Calibri" w:cs="Calibri"/>
                <w:sz w:val="16"/>
              </w:rPr>
            </w:pPr>
            <w:r w:rsidRPr="001B0163">
              <w:rPr>
                <w:rFonts w:ascii="Calibri" w:eastAsia="Times New Roman" w:hAnsi="Calibri" w:cs="Calibri"/>
                <w:sz w:val="16"/>
              </w:rPr>
              <w:t>Question 3: Feedback</w:t>
            </w:r>
          </w:p>
          <w:p w14:paraId="4E2B0943" w14:textId="77777777" w:rsidR="0094318D" w:rsidRPr="001B0163" w:rsidRDefault="009F44F4" w:rsidP="0094318D">
            <w:pPr>
              <w:ind w:left="30" w:right="30"/>
              <w:rPr>
                <w:rFonts w:ascii="Calibri" w:eastAsia="Times New Roman" w:hAnsi="Calibri" w:cs="Calibri"/>
                <w:sz w:val="16"/>
              </w:rPr>
            </w:pPr>
            <w:r w:rsidRPr="001B0163">
              <w:rPr>
                <w:rFonts w:ascii="Calibri" w:eastAsia="Times New Roman" w:hAnsi="Calibri" w:cs="Calibri"/>
                <w:sz w:val="16"/>
              </w:rPr>
              <w:t>59_C_16</w:t>
            </w:r>
          </w:p>
        </w:tc>
        <w:tc>
          <w:tcPr>
            <w:tcW w:w="6000" w:type="dxa"/>
            <w:tcMar>
              <w:top w:w="120" w:type="dxa"/>
              <w:left w:w="180" w:type="dxa"/>
              <w:bottom w:w="120" w:type="dxa"/>
              <w:right w:w="180" w:type="dxa"/>
            </w:tcMar>
            <w:hideMark/>
          </w:tcPr>
          <w:p w14:paraId="640F3CA9" w14:textId="77777777" w:rsidR="0094318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3796F9C2" w14:textId="77777777" w:rsidR="0094318D"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Las consecuencias para las personas involucradas en actos de soborno y corrupción pueden incluir daño a la reputación, sanciones y multas, finalización del empleo e incluso prisión.</w:t>
            </w:r>
          </w:p>
        </w:tc>
      </w:tr>
      <w:tr w:rsidR="00F72750" w:rsidRPr="001B0163" w14:paraId="6DCF602F" w14:textId="77777777" w:rsidTr="00252478">
        <w:tc>
          <w:tcPr>
            <w:tcW w:w="1353" w:type="dxa"/>
            <w:shd w:val="clear" w:color="auto" w:fill="C1E4F5"/>
            <w:tcMar>
              <w:top w:w="120" w:type="dxa"/>
              <w:left w:w="180" w:type="dxa"/>
              <w:bottom w:w="120" w:type="dxa"/>
              <w:right w:w="180" w:type="dxa"/>
            </w:tcMar>
            <w:hideMark/>
          </w:tcPr>
          <w:p w14:paraId="15106E39" w14:textId="77777777" w:rsidR="0094318D" w:rsidRPr="001B0163" w:rsidRDefault="009F44F4" w:rsidP="0094318D">
            <w:pPr>
              <w:spacing w:before="30" w:after="30"/>
              <w:ind w:left="30" w:right="30"/>
              <w:rPr>
                <w:rFonts w:ascii="Calibri" w:eastAsia="Times New Roman" w:hAnsi="Calibri" w:cs="Calibri"/>
                <w:sz w:val="16"/>
              </w:rPr>
            </w:pPr>
            <w:hyperlink r:id="rId122"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32612B31" w14:textId="77777777" w:rsidR="0094318D" w:rsidRPr="001B0163" w:rsidRDefault="009F44F4" w:rsidP="0094318D">
            <w:pPr>
              <w:ind w:left="30" w:right="30"/>
              <w:rPr>
                <w:rFonts w:ascii="Calibri" w:eastAsia="Times New Roman" w:hAnsi="Calibri" w:cs="Calibri"/>
                <w:sz w:val="16"/>
              </w:rPr>
            </w:pPr>
            <w:hyperlink r:id="rId123" w:tgtFrame="_blank" w:history="1">
              <w:r w:rsidRPr="001B0163">
                <w:rPr>
                  <w:rFonts w:ascii="Calibri" w:eastAsia="Times New Roman" w:hAnsi="Calibri" w:cs="Calibri"/>
                  <w:color w:val="0000FF"/>
                  <w:sz w:val="16"/>
                  <w:u w:val="single"/>
                </w:rPr>
                <w:t>60_C_16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4C2D044" w14:textId="77777777" w:rsidR="0094318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[4] A sales representative also owns a small jewelry shop. She decides it would be nice to provide small gifts from her shop to HCPs who have not prescribed Abbott product lately. Is this okay?</w:t>
            </w:r>
          </w:p>
        </w:tc>
        <w:tc>
          <w:tcPr>
            <w:tcW w:w="6000" w:type="dxa"/>
          </w:tcPr>
          <w:p w14:paraId="50BC95E5" w14:textId="77777777" w:rsidR="0094318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[4] Una representante de ventas también tiene una pequeña joyería. Ella cree que sería una buena idea entregar pequeños regalos de su tienda a profesionales de la salud que no hayan recetado productos de Abbott en el último tiempo. ¿Está bien?</w:t>
            </w:r>
          </w:p>
        </w:tc>
      </w:tr>
      <w:tr w:rsidR="00F72750" w:rsidRPr="001B0163" w14:paraId="0E4BD686" w14:textId="77777777" w:rsidTr="00252478">
        <w:tc>
          <w:tcPr>
            <w:tcW w:w="1353" w:type="dxa"/>
            <w:shd w:val="clear" w:color="auto" w:fill="C1E4F5"/>
            <w:tcMar>
              <w:top w:w="120" w:type="dxa"/>
              <w:left w:w="180" w:type="dxa"/>
              <w:bottom w:w="120" w:type="dxa"/>
              <w:right w:w="180" w:type="dxa"/>
            </w:tcMar>
            <w:hideMark/>
          </w:tcPr>
          <w:p w14:paraId="47A9DDCA" w14:textId="77777777" w:rsidR="0094318D" w:rsidRPr="001B0163" w:rsidRDefault="009F44F4" w:rsidP="0094318D">
            <w:pPr>
              <w:spacing w:before="30" w:after="30"/>
              <w:ind w:left="30" w:right="30"/>
              <w:rPr>
                <w:rFonts w:ascii="Calibri" w:eastAsia="Times New Roman" w:hAnsi="Calibri" w:cs="Calibri"/>
                <w:sz w:val="16"/>
              </w:rPr>
            </w:pPr>
            <w:hyperlink r:id="rId124"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5AAE6BD1" w14:textId="77777777" w:rsidR="0094318D" w:rsidRPr="001B0163" w:rsidRDefault="009F44F4" w:rsidP="0094318D">
            <w:pPr>
              <w:ind w:left="30" w:right="30"/>
              <w:rPr>
                <w:rFonts w:ascii="Calibri" w:eastAsia="Times New Roman" w:hAnsi="Calibri" w:cs="Calibri"/>
                <w:sz w:val="16"/>
              </w:rPr>
            </w:pPr>
            <w:hyperlink r:id="rId125" w:tgtFrame="_blank" w:history="1">
              <w:r w:rsidRPr="001B0163">
                <w:rPr>
                  <w:rFonts w:ascii="Calibri" w:eastAsia="Times New Roman" w:hAnsi="Calibri" w:cs="Calibri"/>
                  <w:color w:val="0000FF"/>
                  <w:sz w:val="16"/>
                  <w:u w:val="single"/>
                </w:rPr>
                <w:t>61_C_16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6B1E2B" w14:textId="77777777" w:rsidR="0094318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[1] Yes</w:t>
            </w:r>
          </w:p>
        </w:tc>
        <w:tc>
          <w:tcPr>
            <w:tcW w:w="6000" w:type="dxa"/>
          </w:tcPr>
          <w:p w14:paraId="58715161" w14:textId="77777777" w:rsidR="0094318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[1] Sí</w:t>
            </w:r>
          </w:p>
        </w:tc>
      </w:tr>
      <w:tr w:rsidR="00F72750" w:rsidRPr="001B0163" w14:paraId="60A2826F" w14:textId="77777777" w:rsidTr="00252478">
        <w:tc>
          <w:tcPr>
            <w:tcW w:w="1353" w:type="dxa"/>
            <w:shd w:val="clear" w:color="auto" w:fill="C1E4F5"/>
            <w:tcMar>
              <w:top w:w="120" w:type="dxa"/>
              <w:left w:w="180" w:type="dxa"/>
              <w:bottom w:w="120" w:type="dxa"/>
              <w:right w:w="180" w:type="dxa"/>
            </w:tcMar>
            <w:hideMark/>
          </w:tcPr>
          <w:p w14:paraId="0E7195D2" w14:textId="77777777" w:rsidR="0094318D" w:rsidRPr="001B0163" w:rsidRDefault="009F44F4" w:rsidP="0094318D">
            <w:pPr>
              <w:spacing w:before="30" w:after="30"/>
              <w:ind w:left="30" w:right="30"/>
              <w:rPr>
                <w:rFonts w:ascii="Calibri" w:eastAsia="Times New Roman" w:hAnsi="Calibri" w:cs="Calibri"/>
                <w:sz w:val="16"/>
              </w:rPr>
            </w:pPr>
            <w:hyperlink r:id="rId126"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368D432D" w14:textId="77777777" w:rsidR="0094318D" w:rsidRPr="001B0163" w:rsidRDefault="009F44F4" w:rsidP="0094318D">
            <w:pPr>
              <w:ind w:left="30" w:right="30"/>
              <w:rPr>
                <w:rFonts w:ascii="Calibri" w:eastAsia="Times New Roman" w:hAnsi="Calibri" w:cs="Calibri"/>
                <w:sz w:val="16"/>
              </w:rPr>
            </w:pPr>
            <w:hyperlink r:id="rId127" w:tgtFrame="_blank" w:history="1">
              <w:r w:rsidRPr="001B0163">
                <w:rPr>
                  <w:rFonts w:ascii="Calibri" w:eastAsia="Times New Roman" w:hAnsi="Calibri" w:cs="Calibri"/>
                  <w:color w:val="0000FF"/>
                  <w:sz w:val="16"/>
                  <w:u w:val="single"/>
                </w:rPr>
                <w:t>62_C_16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56DD6D" w14:textId="77777777" w:rsidR="0094318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[2] No</w:t>
            </w:r>
          </w:p>
          <w:p w14:paraId="737994C2" w14:textId="77777777" w:rsidR="0094318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Next</w:t>
            </w:r>
          </w:p>
        </w:tc>
        <w:tc>
          <w:tcPr>
            <w:tcW w:w="6000" w:type="dxa"/>
          </w:tcPr>
          <w:p w14:paraId="1A4CC17A" w14:textId="77777777" w:rsidR="0094318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[2] No</w:t>
            </w:r>
          </w:p>
          <w:p w14:paraId="0DA7277C" w14:textId="77777777" w:rsidR="0094318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Siguiente</w:t>
            </w:r>
          </w:p>
        </w:tc>
      </w:tr>
      <w:tr w:rsidR="00F72750" w:rsidRPr="00552748" w14:paraId="134C8F12" w14:textId="77777777" w:rsidTr="00252478">
        <w:tc>
          <w:tcPr>
            <w:tcW w:w="1353" w:type="dxa"/>
            <w:shd w:val="clear" w:color="auto" w:fill="C1E4F5"/>
            <w:tcMar>
              <w:top w:w="120" w:type="dxa"/>
              <w:left w:w="180" w:type="dxa"/>
              <w:bottom w:w="120" w:type="dxa"/>
              <w:right w:w="180" w:type="dxa"/>
            </w:tcMar>
            <w:hideMark/>
          </w:tcPr>
          <w:p w14:paraId="5572B39D" w14:textId="77777777" w:rsidR="0094318D" w:rsidRPr="001B0163" w:rsidRDefault="009F44F4" w:rsidP="0094318D">
            <w:pPr>
              <w:spacing w:before="30" w:after="30"/>
              <w:ind w:left="30" w:right="30"/>
              <w:rPr>
                <w:rFonts w:ascii="Calibri" w:eastAsia="Times New Roman" w:hAnsi="Calibri" w:cs="Calibri"/>
                <w:sz w:val="16"/>
              </w:rPr>
            </w:pPr>
            <w:r w:rsidRPr="001B0163">
              <w:rPr>
                <w:rFonts w:ascii="Calibri" w:eastAsia="Times New Roman" w:hAnsi="Calibri" w:cs="Calibri"/>
                <w:sz w:val="16"/>
              </w:rPr>
              <w:t>Screen 15</w:t>
            </w:r>
          </w:p>
          <w:p w14:paraId="2C617F54" w14:textId="77777777" w:rsidR="0094318D" w:rsidRPr="001B0163" w:rsidRDefault="009F44F4" w:rsidP="0094318D">
            <w:pPr>
              <w:spacing w:before="100" w:beforeAutospacing="1" w:after="100" w:afterAutospacing="1"/>
              <w:ind w:left="30" w:right="30"/>
              <w:rPr>
                <w:rFonts w:ascii="Calibri" w:eastAsia="Times New Roman" w:hAnsi="Calibri" w:cs="Calibri"/>
                <w:sz w:val="16"/>
              </w:rPr>
            </w:pPr>
            <w:r w:rsidRPr="001B0163">
              <w:rPr>
                <w:rFonts w:ascii="Calibri" w:eastAsia="Times New Roman" w:hAnsi="Calibri" w:cs="Calibri"/>
                <w:sz w:val="16"/>
              </w:rPr>
              <w:t>Question 4: Feedback</w:t>
            </w:r>
          </w:p>
          <w:p w14:paraId="335E8592" w14:textId="77777777" w:rsidR="0094318D" w:rsidRPr="001B0163" w:rsidRDefault="009F44F4" w:rsidP="0094318D">
            <w:pPr>
              <w:ind w:left="30" w:right="30"/>
              <w:rPr>
                <w:rFonts w:ascii="Calibri" w:eastAsia="Times New Roman" w:hAnsi="Calibri" w:cs="Calibri"/>
                <w:sz w:val="16"/>
              </w:rPr>
            </w:pPr>
            <w:r w:rsidRPr="001B0163">
              <w:rPr>
                <w:rFonts w:ascii="Calibri" w:eastAsia="Times New Roman" w:hAnsi="Calibri" w:cs="Calibri"/>
                <w:sz w:val="16"/>
              </w:rPr>
              <w:t>63_C_16</w:t>
            </w:r>
          </w:p>
        </w:tc>
        <w:tc>
          <w:tcPr>
            <w:tcW w:w="6000" w:type="dxa"/>
            <w:tcMar>
              <w:top w:w="120" w:type="dxa"/>
              <w:left w:w="180" w:type="dxa"/>
              <w:bottom w:w="120" w:type="dxa"/>
              <w:right w:w="180" w:type="dxa"/>
            </w:tcMar>
            <w:hideMark/>
          </w:tcPr>
          <w:p w14:paraId="4C36F387" w14:textId="77777777" w:rsidR="0094318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73295270" w14:textId="2B1AA655" w:rsidR="0094318D"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La política de Abbott prohíbe regalos a los profesionales de la salud porque los representantes de ventas actúa</w:t>
            </w:r>
            <w:ins w:id="27" w:author="Gonzalez, Yasna" w:date="2025-12-30T11:03:00Z" w16du:dateUtc="2025-12-30T14:03:00Z">
              <w:r w:rsidR="006D070D">
                <w:rPr>
                  <w:rFonts w:ascii="Calibri" w:eastAsia="Calibri" w:hAnsi="Calibri" w:cs="Calibri"/>
                  <w:lang w:val="es-ES_tradnl"/>
                </w:rPr>
                <w:t>n</w:t>
              </w:r>
            </w:ins>
            <w:r w:rsidRPr="001B0163">
              <w:rPr>
                <w:rFonts w:ascii="Calibri" w:eastAsia="Calibri" w:hAnsi="Calibri" w:cs="Calibri"/>
                <w:lang w:val="es-ES_tradnl"/>
              </w:rPr>
              <w:t xml:space="preserve"> como un representante de Abbott. Los regalos están prohibidos, incluso cuando ella paga por ellos. La entrega de regalos también podría verse como un soborno para negocios futuros.</w:t>
            </w:r>
          </w:p>
        </w:tc>
      </w:tr>
      <w:tr w:rsidR="00F72750" w:rsidRPr="001B0163" w14:paraId="2244E1A3" w14:textId="77777777" w:rsidTr="00252478">
        <w:tc>
          <w:tcPr>
            <w:tcW w:w="1353" w:type="dxa"/>
            <w:shd w:val="clear" w:color="auto" w:fill="C1E4F5"/>
            <w:tcMar>
              <w:top w:w="120" w:type="dxa"/>
              <w:left w:w="180" w:type="dxa"/>
              <w:bottom w:w="120" w:type="dxa"/>
              <w:right w:w="180" w:type="dxa"/>
            </w:tcMar>
            <w:hideMark/>
          </w:tcPr>
          <w:p w14:paraId="7B196D18" w14:textId="77777777" w:rsidR="0094318D" w:rsidRPr="001B0163" w:rsidRDefault="009F44F4" w:rsidP="0094318D">
            <w:pPr>
              <w:spacing w:before="30" w:after="30"/>
              <w:ind w:left="30" w:right="30"/>
              <w:rPr>
                <w:rFonts w:ascii="Calibri" w:eastAsia="Times New Roman" w:hAnsi="Calibri" w:cs="Calibri"/>
                <w:sz w:val="16"/>
              </w:rPr>
            </w:pPr>
            <w:hyperlink r:id="rId128"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197B1D78" w14:textId="77777777" w:rsidR="0094318D" w:rsidRPr="001B0163" w:rsidRDefault="009F44F4" w:rsidP="0094318D">
            <w:pPr>
              <w:ind w:left="30" w:right="30"/>
              <w:rPr>
                <w:rFonts w:ascii="Calibri" w:eastAsia="Times New Roman" w:hAnsi="Calibri" w:cs="Calibri"/>
                <w:sz w:val="16"/>
              </w:rPr>
            </w:pPr>
            <w:hyperlink r:id="rId129" w:tgtFrame="_blank" w:history="1">
              <w:r w:rsidRPr="001B0163">
                <w:rPr>
                  <w:rFonts w:ascii="Calibri" w:eastAsia="Times New Roman" w:hAnsi="Calibri" w:cs="Calibri"/>
                  <w:color w:val="0000FF"/>
                  <w:sz w:val="16"/>
                  <w:u w:val="single"/>
                </w:rPr>
                <w:t>64_C_16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263FDD" w14:textId="77777777" w:rsidR="0094318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0D6CCEC4" w14:textId="77777777" w:rsidR="0094318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[5] Un gerente de ventas recibe una llamada de un contacto de una empresa competidora. El competidor cuenta que un equipo de ventas externo contratado por Abbott en un nuevo mercado presuntamente ofrece comidas lujosas a los clientes que eligen los productos de Abbott sobre los de los competidores. ¿Cuál es la acción apropiada?</w:t>
            </w:r>
          </w:p>
        </w:tc>
      </w:tr>
      <w:tr w:rsidR="00F72750" w:rsidRPr="00552748" w14:paraId="70BE94E2" w14:textId="77777777" w:rsidTr="00252478">
        <w:tc>
          <w:tcPr>
            <w:tcW w:w="1353" w:type="dxa"/>
            <w:shd w:val="clear" w:color="auto" w:fill="C1E4F5"/>
            <w:tcMar>
              <w:top w:w="120" w:type="dxa"/>
              <w:left w:w="180" w:type="dxa"/>
              <w:bottom w:w="120" w:type="dxa"/>
              <w:right w:w="180" w:type="dxa"/>
            </w:tcMar>
            <w:hideMark/>
          </w:tcPr>
          <w:p w14:paraId="4790F90A" w14:textId="77777777" w:rsidR="0094318D" w:rsidRPr="001B0163" w:rsidRDefault="009F44F4" w:rsidP="0094318D">
            <w:pPr>
              <w:spacing w:before="30" w:after="30"/>
              <w:ind w:left="30" w:right="30"/>
              <w:rPr>
                <w:rFonts w:ascii="Calibri" w:eastAsia="Times New Roman" w:hAnsi="Calibri" w:cs="Calibri"/>
                <w:sz w:val="16"/>
              </w:rPr>
            </w:pPr>
            <w:hyperlink r:id="rId130"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1FAED1C5" w14:textId="77777777" w:rsidR="0094318D" w:rsidRPr="001B0163" w:rsidRDefault="009F44F4" w:rsidP="0094318D">
            <w:pPr>
              <w:ind w:left="30" w:right="30"/>
              <w:rPr>
                <w:rFonts w:ascii="Calibri" w:eastAsia="Times New Roman" w:hAnsi="Calibri" w:cs="Calibri"/>
                <w:sz w:val="16"/>
              </w:rPr>
            </w:pPr>
            <w:hyperlink r:id="rId131" w:tgtFrame="_blank" w:history="1">
              <w:r w:rsidRPr="001B0163">
                <w:rPr>
                  <w:rFonts w:ascii="Calibri" w:eastAsia="Times New Roman" w:hAnsi="Calibri" w:cs="Calibri"/>
                  <w:color w:val="0000FF"/>
                  <w:sz w:val="16"/>
                  <w:u w:val="single"/>
                </w:rPr>
                <w:t>65_C_16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B243F1" w14:textId="77777777" w:rsidR="0094318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[1] Do nothing, since the information came from a competitor.</w:t>
            </w:r>
          </w:p>
        </w:tc>
        <w:tc>
          <w:tcPr>
            <w:tcW w:w="6000" w:type="dxa"/>
          </w:tcPr>
          <w:p w14:paraId="21E53212" w14:textId="77777777" w:rsidR="0094318D"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[1] No hacer nada, ya que la información proviene de un competidor.</w:t>
            </w:r>
          </w:p>
        </w:tc>
      </w:tr>
      <w:tr w:rsidR="00F72750" w:rsidRPr="00552748" w14:paraId="7B8585D3" w14:textId="77777777" w:rsidTr="00252478">
        <w:tc>
          <w:tcPr>
            <w:tcW w:w="1353" w:type="dxa"/>
            <w:shd w:val="clear" w:color="auto" w:fill="C1E4F5"/>
            <w:tcMar>
              <w:top w:w="120" w:type="dxa"/>
              <w:left w:w="180" w:type="dxa"/>
              <w:bottom w:w="120" w:type="dxa"/>
              <w:right w:w="180" w:type="dxa"/>
            </w:tcMar>
            <w:hideMark/>
          </w:tcPr>
          <w:p w14:paraId="5A6292B8" w14:textId="77777777" w:rsidR="0094318D" w:rsidRPr="001B0163" w:rsidRDefault="009F44F4" w:rsidP="0094318D">
            <w:pPr>
              <w:spacing w:before="30" w:after="30"/>
              <w:ind w:left="30" w:right="30"/>
              <w:rPr>
                <w:rFonts w:ascii="Calibri" w:eastAsia="Times New Roman" w:hAnsi="Calibri" w:cs="Calibri"/>
                <w:sz w:val="16"/>
              </w:rPr>
            </w:pPr>
            <w:hyperlink r:id="rId132"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12A376FC" w14:textId="77777777" w:rsidR="0094318D" w:rsidRPr="001B0163" w:rsidRDefault="009F44F4" w:rsidP="0094318D">
            <w:pPr>
              <w:ind w:left="30" w:right="30"/>
              <w:rPr>
                <w:rFonts w:ascii="Calibri" w:eastAsia="Times New Roman" w:hAnsi="Calibri" w:cs="Calibri"/>
                <w:sz w:val="16"/>
              </w:rPr>
            </w:pPr>
            <w:hyperlink r:id="rId133" w:tgtFrame="_blank" w:history="1">
              <w:r w:rsidRPr="001B0163">
                <w:rPr>
                  <w:rFonts w:ascii="Calibri" w:eastAsia="Times New Roman" w:hAnsi="Calibri" w:cs="Calibri"/>
                  <w:color w:val="0000FF"/>
                  <w:sz w:val="16"/>
                  <w:u w:val="single"/>
                </w:rPr>
                <w:t>66_C_16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41868BB" w14:textId="77777777" w:rsidR="0094318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[2] Do nothing, because lavish meals are common in that market.</w:t>
            </w:r>
          </w:p>
        </w:tc>
        <w:tc>
          <w:tcPr>
            <w:tcW w:w="6000" w:type="dxa"/>
          </w:tcPr>
          <w:p w14:paraId="577696D6" w14:textId="77777777" w:rsidR="0094318D"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[2] No hacer nada, porque las comidas lujosas son comunes en ese mercado.</w:t>
            </w:r>
          </w:p>
        </w:tc>
      </w:tr>
      <w:tr w:rsidR="00F72750" w:rsidRPr="00552748" w14:paraId="6B92F7E0" w14:textId="77777777" w:rsidTr="00252478">
        <w:tc>
          <w:tcPr>
            <w:tcW w:w="1353" w:type="dxa"/>
            <w:shd w:val="clear" w:color="auto" w:fill="C1E4F5"/>
            <w:tcMar>
              <w:top w:w="120" w:type="dxa"/>
              <w:left w:w="180" w:type="dxa"/>
              <w:bottom w:w="120" w:type="dxa"/>
              <w:right w:w="180" w:type="dxa"/>
            </w:tcMar>
            <w:hideMark/>
          </w:tcPr>
          <w:p w14:paraId="4C6BFA0B" w14:textId="77777777" w:rsidR="0094318D" w:rsidRPr="001B0163" w:rsidRDefault="009F44F4" w:rsidP="0094318D">
            <w:pPr>
              <w:spacing w:before="30" w:after="30"/>
              <w:ind w:left="30" w:right="30"/>
              <w:rPr>
                <w:rFonts w:ascii="Calibri" w:eastAsia="Times New Roman" w:hAnsi="Calibri" w:cs="Calibri"/>
                <w:sz w:val="16"/>
              </w:rPr>
            </w:pPr>
            <w:hyperlink r:id="rId134"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656464B7" w14:textId="77777777" w:rsidR="0094318D" w:rsidRPr="001B0163" w:rsidRDefault="009F44F4" w:rsidP="0094318D">
            <w:pPr>
              <w:ind w:left="30" w:right="30"/>
              <w:rPr>
                <w:rFonts w:ascii="Calibri" w:eastAsia="Times New Roman" w:hAnsi="Calibri" w:cs="Calibri"/>
                <w:sz w:val="16"/>
              </w:rPr>
            </w:pPr>
            <w:hyperlink r:id="rId135" w:tgtFrame="_blank" w:history="1">
              <w:r w:rsidRPr="001B0163">
                <w:rPr>
                  <w:rFonts w:ascii="Calibri" w:eastAsia="Times New Roman" w:hAnsi="Calibri" w:cs="Calibri"/>
                  <w:color w:val="0000FF"/>
                  <w:sz w:val="16"/>
                  <w:u w:val="single"/>
                </w:rPr>
                <w:t>67_C_16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78AFD3" w14:textId="77777777" w:rsidR="0094318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[3] Report the matter immediately to the Office of Ethics and Compliance (OEC).</w:t>
            </w:r>
          </w:p>
        </w:tc>
        <w:tc>
          <w:tcPr>
            <w:tcW w:w="6000" w:type="dxa"/>
          </w:tcPr>
          <w:p w14:paraId="4BFE0858" w14:textId="77777777" w:rsidR="0094318D"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[3] Informar del asunto inmediatamente a la Oficina de Ética y cumplimiento (OEC).</w:t>
            </w:r>
          </w:p>
        </w:tc>
      </w:tr>
      <w:tr w:rsidR="00F72750" w:rsidRPr="001B0163" w14:paraId="15B50500" w14:textId="77777777" w:rsidTr="00252478">
        <w:tc>
          <w:tcPr>
            <w:tcW w:w="1353" w:type="dxa"/>
            <w:shd w:val="clear" w:color="auto" w:fill="C1E4F5"/>
            <w:tcMar>
              <w:top w:w="120" w:type="dxa"/>
              <w:left w:w="180" w:type="dxa"/>
              <w:bottom w:w="120" w:type="dxa"/>
              <w:right w:w="180" w:type="dxa"/>
            </w:tcMar>
            <w:hideMark/>
          </w:tcPr>
          <w:p w14:paraId="003C3966" w14:textId="77777777" w:rsidR="0094318D" w:rsidRPr="001B0163" w:rsidRDefault="009F44F4" w:rsidP="0094318D">
            <w:pPr>
              <w:spacing w:before="30" w:after="30"/>
              <w:ind w:left="30" w:right="30"/>
              <w:rPr>
                <w:rFonts w:ascii="Calibri" w:eastAsia="Times New Roman" w:hAnsi="Calibri" w:cs="Calibri"/>
                <w:sz w:val="16"/>
              </w:rPr>
            </w:pPr>
            <w:hyperlink r:id="rId136"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2172BC9F" w14:textId="77777777" w:rsidR="0094318D" w:rsidRPr="001B0163" w:rsidRDefault="009F44F4" w:rsidP="0094318D">
            <w:pPr>
              <w:ind w:left="30" w:right="30"/>
              <w:rPr>
                <w:rFonts w:ascii="Calibri" w:eastAsia="Times New Roman" w:hAnsi="Calibri" w:cs="Calibri"/>
                <w:sz w:val="16"/>
              </w:rPr>
            </w:pPr>
            <w:hyperlink r:id="rId137" w:tgtFrame="_blank" w:history="1">
              <w:r w:rsidRPr="001B0163">
                <w:rPr>
                  <w:rFonts w:ascii="Calibri" w:eastAsia="Times New Roman" w:hAnsi="Calibri" w:cs="Calibri"/>
                  <w:color w:val="0000FF"/>
                  <w:sz w:val="16"/>
                  <w:u w:val="single"/>
                </w:rPr>
                <w:t>68_C_16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9BAECF0" w14:textId="77777777" w:rsidR="0094318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[4] Research alternative distributors in case the claim is true.</w:t>
            </w:r>
          </w:p>
          <w:p w14:paraId="23209EDD" w14:textId="77777777" w:rsidR="0094318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Next</w:t>
            </w:r>
          </w:p>
        </w:tc>
        <w:tc>
          <w:tcPr>
            <w:tcW w:w="6000" w:type="dxa"/>
          </w:tcPr>
          <w:p w14:paraId="357B3870" w14:textId="77777777" w:rsidR="0094318D"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[4] Investigar sobre distribuidores alternativos en caso de que la afirmación sea cierta.</w:t>
            </w:r>
          </w:p>
          <w:p w14:paraId="5330E459" w14:textId="77777777" w:rsidR="0094318D"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Siguiente</w:t>
            </w:r>
          </w:p>
        </w:tc>
      </w:tr>
      <w:tr w:rsidR="00F72750" w:rsidRPr="00552748" w14:paraId="62A4723D" w14:textId="77777777" w:rsidTr="00252478">
        <w:tc>
          <w:tcPr>
            <w:tcW w:w="1353" w:type="dxa"/>
            <w:shd w:val="clear" w:color="auto" w:fill="C1E4F5"/>
            <w:tcMar>
              <w:top w:w="120" w:type="dxa"/>
              <w:left w:w="180" w:type="dxa"/>
              <w:bottom w:w="120" w:type="dxa"/>
              <w:right w:w="180" w:type="dxa"/>
            </w:tcMar>
            <w:hideMark/>
          </w:tcPr>
          <w:p w14:paraId="5C8D7C3B" w14:textId="77777777" w:rsidR="00807D7F" w:rsidRPr="001B0163" w:rsidRDefault="009F44F4" w:rsidP="00807D7F">
            <w:pPr>
              <w:spacing w:before="30" w:after="30"/>
              <w:ind w:left="30" w:right="30"/>
              <w:rPr>
                <w:rFonts w:ascii="Calibri" w:eastAsia="Times New Roman" w:hAnsi="Calibri" w:cs="Calibri"/>
                <w:sz w:val="16"/>
              </w:rPr>
            </w:pPr>
            <w:r w:rsidRPr="001B0163">
              <w:rPr>
                <w:rFonts w:ascii="Calibri" w:eastAsia="Times New Roman" w:hAnsi="Calibri" w:cs="Calibri"/>
                <w:sz w:val="16"/>
              </w:rPr>
              <w:t>Screen 15</w:t>
            </w:r>
          </w:p>
          <w:p w14:paraId="3AE3DC38" w14:textId="77777777" w:rsidR="00807D7F" w:rsidRPr="001B0163" w:rsidRDefault="009F44F4" w:rsidP="00807D7F">
            <w:pPr>
              <w:spacing w:before="100" w:beforeAutospacing="1" w:after="100" w:afterAutospacing="1"/>
              <w:ind w:left="30" w:right="30"/>
              <w:rPr>
                <w:rFonts w:ascii="Calibri" w:eastAsia="Times New Roman" w:hAnsi="Calibri" w:cs="Calibri"/>
                <w:sz w:val="16"/>
              </w:rPr>
            </w:pPr>
            <w:r w:rsidRPr="001B0163">
              <w:rPr>
                <w:rFonts w:ascii="Calibri" w:eastAsia="Times New Roman" w:hAnsi="Calibri" w:cs="Calibri"/>
                <w:sz w:val="16"/>
              </w:rPr>
              <w:t>Question 5: Feedback</w:t>
            </w:r>
          </w:p>
          <w:p w14:paraId="528422B0" w14:textId="77777777" w:rsidR="00807D7F" w:rsidRPr="001B0163" w:rsidRDefault="009F44F4" w:rsidP="00807D7F">
            <w:pPr>
              <w:ind w:left="30" w:right="30"/>
              <w:rPr>
                <w:rFonts w:ascii="Calibri" w:eastAsia="Times New Roman" w:hAnsi="Calibri" w:cs="Calibri"/>
                <w:sz w:val="16"/>
              </w:rPr>
            </w:pPr>
            <w:r w:rsidRPr="001B0163">
              <w:rPr>
                <w:rFonts w:ascii="Calibri" w:eastAsia="Times New Roman" w:hAnsi="Calibri" w:cs="Calibri"/>
                <w:sz w:val="16"/>
              </w:rPr>
              <w:t>69_C_16</w:t>
            </w:r>
          </w:p>
        </w:tc>
        <w:tc>
          <w:tcPr>
            <w:tcW w:w="6000" w:type="dxa"/>
            <w:tcMar>
              <w:top w:w="120" w:type="dxa"/>
              <w:left w:w="180" w:type="dxa"/>
              <w:bottom w:w="120" w:type="dxa"/>
              <w:right w:w="180" w:type="dxa"/>
            </w:tcMar>
            <w:hideMark/>
          </w:tcPr>
          <w:p w14:paraId="3233ABAE" w14:textId="77777777" w:rsidR="00807D7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034E01B7" w14:textId="77777777" w:rsidR="00807D7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Debe informar inmediatamente de la acusación a la Oficina de Ética y cumplimiento (OEC) para que pueda investigar apropiadamente, incluso si la afirmación proviene de un competidor.</w:t>
            </w:r>
          </w:p>
        </w:tc>
      </w:tr>
      <w:tr w:rsidR="00F72750" w:rsidRPr="00552748" w14:paraId="50646C85" w14:textId="77777777" w:rsidTr="00252478">
        <w:tc>
          <w:tcPr>
            <w:tcW w:w="1353" w:type="dxa"/>
            <w:shd w:val="clear" w:color="auto" w:fill="C1E4F5"/>
            <w:tcMar>
              <w:top w:w="120" w:type="dxa"/>
              <w:left w:w="180" w:type="dxa"/>
              <w:bottom w:w="120" w:type="dxa"/>
              <w:right w:w="180" w:type="dxa"/>
            </w:tcMar>
            <w:hideMark/>
          </w:tcPr>
          <w:p w14:paraId="59BF872C" w14:textId="77777777" w:rsidR="00807D7F" w:rsidRPr="001B0163" w:rsidRDefault="009F44F4" w:rsidP="00807D7F">
            <w:pPr>
              <w:spacing w:before="30" w:after="30"/>
              <w:ind w:left="30" w:right="30"/>
              <w:rPr>
                <w:rFonts w:ascii="Calibri" w:eastAsia="Times New Roman" w:hAnsi="Calibri" w:cs="Calibri"/>
                <w:sz w:val="16"/>
              </w:rPr>
            </w:pPr>
            <w:hyperlink r:id="rId138"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23B17AE1" w14:textId="77777777" w:rsidR="00807D7F" w:rsidRPr="001B0163" w:rsidRDefault="009F44F4" w:rsidP="00807D7F">
            <w:pPr>
              <w:ind w:left="30" w:right="30"/>
              <w:rPr>
                <w:rFonts w:ascii="Calibri" w:eastAsia="Times New Roman" w:hAnsi="Calibri" w:cs="Calibri"/>
                <w:sz w:val="16"/>
              </w:rPr>
            </w:pPr>
            <w:hyperlink r:id="rId139" w:tgtFrame="_blank" w:history="1">
              <w:r w:rsidRPr="001B0163">
                <w:rPr>
                  <w:rFonts w:ascii="Calibri" w:eastAsia="Times New Roman" w:hAnsi="Calibri" w:cs="Calibri"/>
                  <w:color w:val="0000FF"/>
                  <w:sz w:val="16"/>
                  <w:u w:val="single"/>
                </w:rPr>
                <w:t>70_C_16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AC3BFAF" w14:textId="77777777" w:rsidR="00807D7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729D9462" w14:textId="77777777" w:rsidR="00807D7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What is the appropriate action?</w:t>
            </w:r>
          </w:p>
        </w:tc>
        <w:tc>
          <w:tcPr>
            <w:tcW w:w="6000" w:type="dxa"/>
          </w:tcPr>
          <w:p w14:paraId="22525E74" w14:textId="77777777" w:rsidR="00807D7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[6] Una agencia de viajes organiza el viaje de profesionales de la salud (HCP) que brindan servicios de supervisión a Abbott. Al revisa los recibidos enviados, se encontraron discrepancias; el total no correspondía a la solicitud de reembolso y, en algunos recibos, faltaban detalles clave como las fechas de viaje.</w:t>
            </w:r>
          </w:p>
          <w:p w14:paraId="4CFE3C84" w14:textId="77777777" w:rsidR="00807D7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¿Cuál es la acción apropiada?</w:t>
            </w:r>
          </w:p>
        </w:tc>
      </w:tr>
      <w:tr w:rsidR="00F72750" w:rsidRPr="00552748" w14:paraId="67263C87" w14:textId="77777777" w:rsidTr="00252478">
        <w:tc>
          <w:tcPr>
            <w:tcW w:w="1353" w:type="dxa"/>
            <w:shd w:val="clear" w:color="auto" w:fill="C1E4F5"/>
            <w:tcMar>
              <w:top w:w="120" w:type="dxa"/>
              <w:left w:w="180" w:type="dxa"/>
              <w:bottom w:w="120" w:type="dxa"/>
              <w:right w:w="180" w:type="dxa"/>
            </w:tcMar>
            <w:hideMark/>
          </w:tcPr>
          <w:p w14:paraId="37A3F89E" w14:textId="77777777" w:rsidR="00807D7F" w:rsidRPr="001B0163" w:rsidRDefault="009F44F4" w:rsidP="00807D7F">
            <w:pPr>
              <w:spacing w:before="30" w:after="30"/>
              <w:ind w:left="30" w:right="30"/>
              <w:rPr>
                <w:rFonts w:ascii="Calibri" w:eastAsia="Times New Roman" w:hAnsi="Calibri" w:cs="Calibri"/>
                <w:sz w:val="16"/>
              </w:rPr>
            </w:pPr>
            <w:hyperlink r:id="rId140"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2885981F" w14:textId="77777777" w:rsidR="00807D7F" w:rsidRPr="001B0163" w:rsidRDefault="009F44F4" w:rsidP="00807D7F">
            <w:pPr>
              <w:ind w:left="30" w:right="30"/>
              <w:rPr>
                <w:rFonts w:ascii="Calibri" w:eastAsia="Times New Roman" w:hAnsi="Calibri" w:cs="Calibri"/>
                <w:sz w:val="16"/>
              </w:rPr>
            </w:pPr>
            <w:hyperlink r:id="rId141" w:tgtFrame="_blank" w:history="1">
              <w:r w:rsidRPr="001B0163">
                <w:rPr>
                  <w:rFonts w:ascii="Calibri" w:eastAsia="Times New Roman" w:hAnsi="Calibri" w:cs="Calibri"/>
                  <w:color w:val="0000FF"/>
                  <w:sz w:val="16"/>
                  <w:u w:val="single"/>
                </w:rPr>
                <w:t>71_C_16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29A51F" w14:textId="77777777" w:rsidR="00807D7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[1] Inform the travel agency that Abbott cannot process payment without complete and accurate documentation.</w:t>
            </w:r>
          </w:p>
        </w:tc>
        <w:tc>
          <w:tcPr>
            <w:tcW w:w="6000" w:type="dxa"/>
          </w:tcPr>
          <w:p w14:paraId="60B05127" w14:textId="77777777" w:rsidR="00807D7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[1] Informar a la agencia de viajes que Abbott no puede procesar pagos en ausencia de documentación precisa y completa.</w:t>
            </w:r>
          </w:p>
        </w:tc>
      </w:tr>
      <w:tr w:rsidR="00F72750" w:rsidRPr="00552748" w14:paraId="5D2B1AFE" w14:textId="77777777" w:rsidTr="00252478">
        <w:tc>
          <w:tcPr>
            <w:tcW w:w="1353" w:type="dxa"/>
            <w:shd w:val="clear" w:color="auto" w:fill="C1E4F5"/>
            <w:tcMar>
              <w:top w:w="120" w:type="dxa"/>
              <w:left w:w="180" w:type="dxa"/>
              <w:bottom w:w="120" w:type="dxa"/>
              <w:right w:w="180" w:type="dxa"/>
            </w:tcMar>
            <w:hideMark/>
          </w:tcPr>
          <w:p w14:paraId="40ECEE72" w14:textId="77777777" w:rsidR="00807D7F" w:rsidRPr="001B0163" w:rsidRDefault="009F44F4" w:rsidP="00807D7F">
            <w:pPr>
              <w:spacing w:before="30" w:after="30"/>
              <w:ind w:left="30" w:right="30"/>
              <w:rPr>
                <w:rFonts w:ascii="Calibri" w:eastAsia="Times New Roman" w:hAnsi="Calibri" w:cs="Calibri"/>
                <w:sz w:val="16"/>
              </w:rPr>
            </w:pPr>
            <w:hyperlink r:id="rId142"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5C84585D" w14:textId="77777777" w:rsidR="00807D7F" w:rsidRPr="001B0163" w:rsidRDefault="009F44F4" w:rsidP="00807D7F">
            <w:pPr>
              <w:ind w:left="30" w:right="30"/>
              <w:rPr>
                <w:rFonts w:ascii="Calibri" w:eastAsia="Times New Roman" w:hAnsi="Calibri" w:cs="Calibri"/>
                <w:sz w:val="16"/>
              </w:rPr>
            </w:pPr>
            <w:hyperlink r:id="rId143" w:tgtFrame="_blank" w:history="1">
              <w:r w:rsidRPr="001B0163">
                <w:rPr>
                  <w:rFonts w:ascii="Calibri" w:eastAsia="Times New Roman" w:hAnsi="Calibri" w:cs="Calibri"/>
                  <w:color w:val="0000FF"/>
                  <w:sz w:val="16"/>
                  <w:u w:val="single"/>
                </w:rPr>
                <w:t>72_C_16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3ED687" w14:textId="77777777" w:rsidR="00807D7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[2] Process the receipts since only some information is missing.</w:t>
            </w:r>
          </w:p>
        </w:tc>
        <w:tc>
          <w:tcPr>
            <w:tcW w:w="6000" w:type="dxa"/>
          </w:tcPr>
          <w:p w14:paraId="71B8E4B6" w14:textId="77777777" w:rsidR="00807D7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[2] Procesar los recibos, ya que falta únicamente parte de la información.</w:t>
            </w:r>
          </w:p>
        </w:tc>
      </w:tr>
      <w:tr w:rsidR="00F72750" w:rsidRPr="00552748" w14:paraId="06EEC507" w14:textId="77777777" w:rsidTr="00252478">
        <w:tc>
          <w:tcPr>
            <w:tcW w:w="1353" w:type="dxa"/>
            <w:shd w:val="clear" w:color="auto" w:fill="C1E4F5"/>
            <w:tcMar>
              <w:top w:w="120" w:type="dxa"/>
              <w:left w:w="180" w:type="dxa"/>
              <w:bottom w:w="120" w:type="dxa"/>
              <w:right w:w="180" w:type="dxa"/>
            </w:tcMar>
            <w:hideMark/>
          </w:tcPr>
          <w:p w14:paraId="59B76C4C" w14:textId="77777777" w:rsidR="00807D7F" w:rsidRPr="001B0163" w:rsidRDefault="009F44F4" w:rsidP="00807D7F">
            <w:pPr>
              <w:spacing w:before="30" w:after="30"/>
              <w:ind w:left="30" w:right="30"/>
              <w:rPr>
                <w:rFonts w:ascii="Calibri" w:eastAsia="Times New Roman" w:hAnsi="Calibri" w:cs="Calibri"/>
                <w:sz w:val="16"/>
              </w:rPr>
            </w:pPr>
            <w:hyperlink r:id="rId144"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6CC27A45" w14:textId="77777777" w:rsidR="00807D7F" w:rsidRPr="001B0163" w:rsidRDefault="009F44F4" w:rsidP="00807D7F">
            <w:pPr>
              <w:ind w:left="30" w:right="30"/>
              <w:rPr>
                <w:rFonts w:ascii="Calibri" w:eastAsia="Times New Roman" w:hAnsi="Calibri" w:cs="Calibri"/>
                <w:sz w:val="16"/>
              </w:rPr>
            </w:pPr>
            <w:hyperlink r:id="rId145" w:tgtFrame="_blank" w:history="1">
              <w:r w:rsidRPr="001B0163">
                <w:rPr>
                  <w:rFonts w:ascii="Calibri" w:eastAsia="Times New Roman" w:hAnsi="Calibri" w:cs="Calibri"/>
                  <w:color w:val="0000FF"/>
                  <w:sz w:val="16"/>
                  <w:u w:val="single"/>
                </w:rPr>
                <w:t>73_C_16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D9A106" w14:textId="77777777" w:rsidR="00807D7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[3] Advise the agency to be more accurate next time.</w:t>
            </w:r>
          </w:p>
        </w:tc>
        <w:tc>
          <w:tcPr>
            <w:tcW w:w="6000" w:type="dxa"/>
          </w:tcPr>
          <w:p w14:paraId="67035C09" w14:textId="77777777" w:rsidR="00807D7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[3] Aconsejar a la agencia ser más precisa la próxima vez.</w:t>
            </w:r>
          </w:p>
        </w:tc>
      </w:tr>
      <w:tr w:rsidR="00F72750" w:rsidRPr="001B0163" w14:paraId="7598A9CA" w14:textId="77777777" w:rsidTr="00252478">
        <w:tc>
          <w:tcPr>
            <w:tcW w:w="1353" w:type="dxa"/>
            <w:shd w:val="clear" w:color="auto" w:fill="C1E4F5"/>
            <w:tcMar>
              <w:top w:w="120" w:type="dxa"/>
              <w:left w:w="180" w:type="dxa"/>
              <w:bottom w:w="120" w:type="dxa"/>
              <w:right w:w="180" w:type="dxa"/>
            </w:tcMar>
            <w:hideMark/>
          </w:tcPr>
          <w:p w14:paraId="11094568" w14:textId="77777777" w:rsidR="00807D7F" w:rsidRPr="001B0163" w:rsidRDefault="009F44F4" w:rsidP="00807D7F">
            <w:pPr>
              <w:spacing w:before="30" w:after="30"/>
              <w:ind w:left="30" w:right="30"/>
              <w:rPr>
                <w:rFonts w:ascii="Calibri" w:eastAsia="Times New Roman" w:hAnsi="Calibri" w:cs="Calibri"/>
                <w:sz w:val="16"/>
              </w:rPr>
            </w:pPr>
            <w:hyperlink r:id="rId146"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2BB87289" w14:textId="77777777" w:rsidR="00807D7F" w:rsidRPr="001B0163" w:rsidRDefault="009F44F4" w:rsidP="00807D7F">
            <w:pPr>
              <w:ind w:left="30" w:right="30"/>
              <w:rPr>
                <w:rFonts w:ascii="Calibri" w:eastAsia="Times New Roman" w:hAnsi="Calibri" w:cs="Calibri"/>
                <w:sz w:val="16"/>
              </w:rPr>
            </w:pPr>
            <w:hyperlink r:id="rId147" w:tgtFrame="_blank" w:history="1">
              <w:r w:rsidRPr="001B0163">
                <w:rPr>
                  <w:rFonts w:ascii="Calibri" w:eastAsia="Times New Roman" w:hAnsi="Calibri" w:cs="Calibri"/>
                  <w:color w:val="0000FF"/>
                  <w:sz w:val="16"/>
                  <w:u w:val="single"/>
                </w:rPr>
                <w:t>74_C_16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E0EBDBF" w14:textId="77777777" w:rsidR="00807D7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[4] Do nothing, since the agency is new.</w:t>
            </w:r>
          </w:p>
          <w:p w14:paraId="76922944" w14:textId="77777777" w:rsidR="00807D7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Next</w:t>
            </w:r>
          </w:p>
        </w:tc>
        <w:tc>
          <w:tcPr>
            <w:tcW w:w="6000" w:type="dxa"/>
          </w:tcPr>
          <w:p w14:paraId="60461095" w14:textId="77777777" w:rsidR="00807D7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[4] No hacer nada, ya que la agencia es nueva.</w:t>
            </w:r>
          </w:p>
          <w:p w14:paraId="7AF72022" w14:textId="77777777" w:rsidR="00807D7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Siguiente</w:t>
            </w:r>
          </w:p>
        </w:tc>
      </w:tr>
      <w:tr w:rsidR="00F72750" w:rsidRPr="00552748" w14:paraId="2B383D12" w14:textId="77777777" w:rsidTr="00252478">
        <w:tc>
          <w:tcPr>
            <w:tcW w:w="1353" w:type="dxa"/>
            <w:shd w:val="clear" w:color="auto" w:fill="C1E4F5"/>
            <w:tcMar>
              <w:top w:w="120" w:type="dxa"/>
              <w:left w:w="180" w:type="dxa"/>
              <w:bottom w:w="120" w:type="dxa"/>
              <w:right w:w="180" w:type="dxa"/>
            </w:tcMar>
            <w:hideMark/>
          </w:tcPr>
          <w:p w14:paraId="7CB6AAE2" w14:textId="77777777" w:rsidR="00E90AF1" w:rsidRPr="001B0163" w:rsidRDefault="009F44F4" w:rsidP="00E90AF1">
            <w:pPr>
              <w:spacing w:before="30" w:after="30"/>
              <w:ind w:left="30" w:right="30"/>
              <w:rPr>
                <w:rFonts w:ascii="Calibri" w:eastAsia="Times New Roman" w:hAnsi="Calibri" w:cs="Calibri"/>
                <w:sz w:val="16"/>
              </w:rPr>
            </w:pPr>
            <w:r w:rsidRPr="001B0163">
              <w:rPr>
                <w:rFonts w:ascii="Calibri" w:eastAsia="Times New Roman" w:hAnsi="Calibri" w:cs="Calibri"/>
                <w:sz w:val="16"/>
              </w:rPr>
              <w:t>Screen 15</w:t>
            </w:r>
          </w:p>
          <w:p w14:paraId="06C68DBA" w14:textId="77777777" w:rsidR="00E90AF1" w:rsidRPr="001B0163" w:rsidRDefault="009F44F4" w:rsidP="00E90AF1">
            <w:pPr>
              <w:spacing w:before="100" w:beforeAutospacing="1" w:after="100" w:afterAutospacing="1"/>
              <w:ind w:left="30" w:right="30"/>
              <w:rPr>
                <w:rFonts w:ascii="Calibri" w:eastAsia="Times New Roman" w:hAnsi="Calibri" w:cs="Calibri"/>
                <w:sz w:val="16"/>
              </w:rPr>
            </w:pPr>
            <w:r w:rsidRPr="001B0163">
              <w:rPr>
                <w:rFonts w:ascii="Calibri" w:eastAsia="Times New Roman" w:hAnsi="Calibri" w:cs="Calibri"/>
                <w:sz w:val="16"/>
              </w:rPr>
              <w:t>Question 6: Feedback</w:t>
            </w:r>
          </w:p>
          <w:p w14:paraId="0A37C229" w14:textId="77777777" w:rsidR="00E90AF1" w:rsidRPr="001B0163" w:rsidRDefault="009F44F4" w:rsidP="00E90AF1">
            <w:pPr>
              <w:ind w:left="30" w:right="30"/>
              <w:rPr>
                <w:rFonts w:ascii="Calibri" w:eastAsia="Times New Roman" w:hAnsi="Calibri" w:cs="Calibri"/>
                <w:sz w:val="16"/>
              </w:rPr>
            </w:pPr>
            <w:r w:rsidRPr="001B0163">
              <w:rPr>
                <w:rFonts w:ascii="Calibri" w:eastAsia="Times New Roman" w:hAnsi="Calibri" w:cs="Calibri"/>
                <w:sz w:val="16"/>
              </w:rPr>
              <w:t>75_C_16</w:t>
            </w:r>
          </w:p>
        </w:tc>
        <w:tc>
          <w:tcPr>
            <w:tcW w:w="6000" w:type="dxa"/>
            <w:tcMar>
              <w:top w:w="120" w:type="dxa"/>
              <w:left w:w="180" w:type="dxa"/>
              <w:bottom w:w="120" w:type="dxa"/>
              <w:right w:w="180" w:type="dxa"/>
            </w:tcMar>
            <w:hideMark/>
          </w:tcPr>
          <w:p w14:paraId="18204B1B" w14:textId="77777777" w:rsidR="00E90AF1"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29EE04BB" w14:textId="77777777" w:rsidR="00E90AF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Los libros y registros de Abbott deben reflejar de manera completa y precisa todas las transacciones. Por lo tanto, es fundamental que los terceros que ofrecen servicios a Abbott proporcionen documentación completa que refleje con precisión el propósito real y los detalles de las transacciones.</w:t>
            </w:r>
          </w:p>
        </w:tc>
      </w:tr>
      <w:tr w:rsidR="00F72750" w:rsidRPr="001B0163" w14:paraId="4391BAA8" w14:textId="77777777" w:rsidTr="00252478">
        <w:tc>
          <w:tcPr>
            <w:tcW w:w="1353" w:type="dxa"/>
            <w:shd w:val="clear" w:color="auto" w:fill="C1E4F5"/>
            <w:tcMar>
              <w:top w:w="120" w:type="dxa"/>
              <w:left w:w="180" w:type="dxa"/>
              <w:bottom w:w="120" w:type="dxa"/>
              <w:right w:w="180" w:type="dxa"/>
            </w:tcMar>
            <w:hideMark/>
          </w:tcPr>
          <w:p w14:paraId="278BABCA" w14:textId="77777777" w:rsidR="00E90AF1" w:rsidRPr="001B0163" w:rsidRDefault="009F44F4" w:rsidP="00E90AF1">
            <w:pPr>
              <w:spacing w:before="30" w:after="30"/>
              <w:ind w:left="30" w:right="30"/>
              <w:rPr>
                <w:rFonts w:ascii="Calibri" w:eastAsia="Times New Roman" w:hAnsi="Calibri" w:cs="Calibri"/>
                <w:sz w:val="16"/>
              </w:rPr>
            </w:pPr>
            <w:hyperlink r:id="rId148"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344A2C77" w14:textId="77777777" w:rsidR="00E90AF1" w:rsidRPr="001B0163" w:rsidRDefault="009F44F4" w:rsidP="00E90AF1">
            <w:pPr>
              <w:ind w:left="30" w:right="30"/>
              <w:rPr>
                <w:rFonts w:ascii="Calibri" w:eastAsia="Times New Roman" w:hAnsi="Calibri" w:cs="Calibri"/>
                <w:sz w:val="16"/>
              </w:rPr>
            </w:pPr>
            <w:hyperlink r:id="rId149" w:tgtFrame="_blank" w:history="1">
              <w:r w:rsidRPr="001B0163">
                <w:rPr>
                  <w:rFonts w:ascii="Calibri" w:eastAsia="Times New Roman" w:hAnsi="Calibri" w:cs="Calibri"/>
                  <w:color w:val="0000FF"/>
                  <w:sz w:val="16"/>
                  <w:u w:val="single"/>
                </w:rPr>
                <w:t>76_C_16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98A108" w14:textId="77777777" w:rsidR="00E90AF1"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2666748B" w14:textId="77777777" w:rsidR="00E90AF1"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[7] Usted trabaja en una afiliada donde se permite patrocinar a los profesionales de la salud para que asistan a conferencias educativas. Usted está en proceso de seleccionar a profesionales de la salud para que asistan a una conferencia. Los criterios que usted usa para la selección incluyen: (1) si el tema de la conferencia pertenece al área de experiencia del profesional de la salud; (2) si Abbott patrocinó al profesional de la salud el año anterior; y (3) si es probable que el profesional de la salud recomiende productos de Abbott o utilice dispositivos de Abbott después de asistir al evento. ¿Estos criterios son adecuados?</w:t>
            </w:r>
          </w:p>
        </w:tc>
      </w:tr>
      <w:tr w:rsidR="00F72750" w:rsidRPr="00552748" w14:paraId="700C402F" w14:textId="77777777" w:rsidTr="00252478">
        <w:tc>
          <w:tcPr>
            <w:tcW w:w="1353" w:type="dxa"/>
            <w:shd w:val="clear" w:color="auto" w:fill="C1E4F5"/>
            <w:tcMar>
              <w:top w:w="120" w:type="dxa"/>
              <w:left w:w="180" w:type="dxa"/>
              <w:bottom w:w="120" w:type="dxa"/>
              <w:right w:w="180" w:type="dxa"/>
            </w:tcMar>
            <w:hideMark/>
          </w:tcPr>
          <w:p w14:paraId="48B2A7C8" w14:textId="77777777" w:rsidR="00E90AF1" w:rsidRPr="001B0163" w:rsidRDefault="009F44F4" w:rsidP="00E90AF1">
            <w:pPr>
              <w:spacing w:before="30" w:after="30"/>
              <w:ind w:left="30" w:right="30"/>
              <w:rPr>
                <w:rFonts w:ascii="Calibri" w:eastAsia="Times New Roman" w:hAnsi="Calibri" w:cs="Calibri"/>
                <w:sz w:val="16"/>
              </w:rPr>
            </w:pPr>
            <w:hyperlink r:id="rId150"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08DB7AF4" w14:textId="77777777" w:rsidR="00E90AF1" w:rsidRPr="001B0163" w:rsidRDefault="009F44F4" w:rsidP="00E90AF1">
            <w:pPr>
              <w:ind w:left="30" w:right="30"/>
              <w:rPr>
                <w:rFonts w:ascii="Calibri" w:eastAsia="Times New Roman" w:hAnsi="Calibri" w:cs="Calibri"/>
                <w:sz w:val="16"/>
              </w:rPr>
            </w:pPr>
            <w:hyperlink r:id="rId151" w:tgtFrame="_blank" w:history="1">
              <w:r w:rsidRPr="001B0163">
                <w:rPr>
                  <w:rFonts w:ascii="Calibri" w:eastAsia="Times New Roman" w:hAnsi="Calibri" w:cs="Calibri"/>
                  <w:color w:val="0000FF"/>
                  <w:sz w:val="16"/>
                  <w:u w:val="single"/>
                </w:rPr>
                <w:t>77_C_16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7088734" w14:textId="77777777" w:rsidR="00E90AF1"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 xml:space="preserve">[1] Yes. The two key criteria that must always be met when sponsoring individuals are that the sponsorship: a) is relevant to the HCP’s area of expertise, and b) is not being used as a reward or inducement for business. The fact that you are checking to make sure that Abbott has </w:t>
            </w:r>
            <w:r w:rsidRPr="001B0163">
              <w:rPr>
                <w:rFonts w:ascii="Calibri" w:eastAsia="Times New Roman" w:hAnsi="Calibri" w:cs="Calibri"/>
              </w:rPr>
              <w:lastRenderedPageBreak/>
              <w:t>not sponsored the HCP in the past year helps to ensure the latter.</w:t>
            </w:r>
          </w:p>
        </w:tc>
        <w:tc>
          <w:tcPr>
            <w:tcW w:w="6000" w:type="dxa"/>
          </w:tcPr>
          <w:p w14:paraId="4D37C84E" w14:textId="77777777" w:rsidR="00E90AF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 xml:space="preserve">[1] Sí. Los dos criterios clave que deben cumplirse siempre al patrocinar a individuos son que el patrocinio: a) sea pertinente para el área de experiencia del profesional de la salud, y b) que no se use como recompensa o incentivo para los negocios. El hecho de revisar para asegurarse de </w:t>
            </w:r>
            <w:r w:rsidRPr="001B0163">
              <w:rPr>
                <w:rFonts w:ascii="Calibri" w:eastAsia="Calibri" w:hAnsi="Calibri" w:cs="Calibri"/>
                <w:lang w:val="es-ES_tradnl"/>
              </w:rPr>
              <w:lastRenderedPageBreak/>
              <w:t>que Abbott no ha patrocinado al profesional de la salud en el año anterior ayuda a garantizar el último criterio.</w:t>
            </w:r>
          </w:p>
        </w:tc>
      </w:tr>
      <w:tr w:rsidR="00F72750" w:rsidRPr="00552748" w14:paraId="7B14A472" w14:textId="77777777" w:rsidTr="00252478">
        <w:tc>
          <w:tcPr>
            <w:tcW w:w="1353" w:type="dxa"/>
            <w:shd w:val="clear" w:color="auto" w:fill="C1E4F5"/>
            <w:tcMar>
              <w:top w:w="120" w:type="dxa"/>
              <w:left w:w="180" w:type="dxa"/>
              <w:bottom w:w="120" w:type="dxa"/>
              <w:right w:w="180" w:type="dxa"/>
            </w:tcMar>
            <w:hideMark/>
          </w:tcPr>
          <w:p w14:paraId="210741D6" w14:textId="77777777" w:rsidR="00E90AF1" w:rsidRPr="001B0163" w:rsidRDefault="009F44F4" w:rsidP="00E90AF1">
            <w:pPr>
              <w:spacing w:before="30" w:after="30"/>
              <w:ind w:left="30" w:right="30"/>
              <w:rPr>
                <w:rFonts w:ascii="Calibri" w:eastAsia="Times New Roman" w:hAnsi="Calibri" w:cs="Calibri"/>
                <w:sz w:val="16"/>
              </w:rPr>
            </w:pPr>
            <w:hyperlink r:id="rId152"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2E7584D6" w14:textId="77777777" w:rsidR="00E90AF1" w:rsidRPr="001B0163" w:rsidRDefault="009F44F4" w:rsidP="00E90AF1">
            <w:pPr>
              <w:ind w:left="30" w:right="30"/>
              <w:rPr>
                <w:rFonts w:ascii="Calibri" w:eastAsia="Times New Roman" w:hAnsi="Calibri" w:cs="Calibri"/>
                <w:sz w:val="16"/>
              </w:rPr>
            </w:pPr>
            <w:hyperlink r:id="rId153" w:tgtFrame="_blank" w:history="1">
              <w:r w:rsidRPr="001B0163">
                <w:rPr>
                  <w:rFonts w:ascii="Calibri" w:eastAsia="Times New Roman" w:hAnsi="Calibri" w:cs="Calibri"/>
                  <w:color w:val="0000FF"/>
                  <w:sz w:val="16"/>
                  <w:u w:val="single"/>
                </w:rPr>
                <w:t>78_C_16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D75D444" w14:textId="77777777" w:rsidR="00E90AF1"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Pr>
          <w:p w14:paraId="5C5D1C54" w14:textId="77777777" w:rsidR="00E90AF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[2] Sí. Siempre que la razón para patrocinar al profesional de la salud no sea influenciarlo o recompensarlo, usted puede tomar en cuenta el retorno de su inversión, ya sea que la persona continúe recetando los productos de Abbott o no.</w:t>
            </w:r>
          </w:p>
        </w:tc>
      </w:tr>
      <w:tr w:rsidR="00F72750" w:rsidRPr="00552748" w14:paraId="64DA638D" w14:textId="77777777" w:rsidTr="00252478">
        <w:tc>
          <w:tcPr>
            <w:tcW w:w="1353" w:type="dxa"/>
            <w:shd w:val="clear" w:color="auto" w:fill="C1E4F5"/>
            <w:tcMar>
              <w:top w:w="120" w:type="dxa"/>
              <w:left w:w="180" w:type="dxa"/>
              <w:bottom w:w="120" w:type="dxa"/>
              <w:right w:w="180" w:type="dxa"/>
            </w:tcMar>
            <w:hideMark/>
          </w:tcPr>
          <w:p w14:paraId="61F592C3" w14:textId="77777777" w:rsidR="00E90AF1" w:rsidRPr="001B0163" w:rsidRDefault="009F44F4" w:rsidP="00E90AF1">
            <w:pPr>
              <w:spacing w:before="30" w:after="30"/>
              <w:ind w:left="30" w:right="30"/>
              <w:rPr>
                <w:rFonts w:ascii="Calibri" w:eastAsia="Times New Roman" w:hAnsi="Calibri" w:cs="Calibri"/>
                <w:sz w:val="16"/>
              </w:rPr>
            </w:pPr>
            <w:hyperlink r:id="rId154"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250C2BAB" w14:textId="77777777" w:rsidR="00E90AF1" w:rsidRPr="001B0163" w:rsidRDefault="009F44F4" w:rsidP="00E90AF1">
            <w:pPr>
              <w:ind w:left="30" w:right="30"/>
              <w:rPr>
                <w:rFonts w:ascii="Calibri" w:eastAsia="Times New Roman" w:hAnsi="Calibri" w:cs="Calibri"/>
                <w:sz w:val="16"/>
              </w:rPr>
            </w:pPr>
            <w:hyperlink r:id="rId155" w:tgtFrame="_blank" w:history="1">
              <w:r w:rsidRPr="001B0163">
                <w:rPr>
                  <w:rFonts w:ascii="Calibri" w:eastAsia="Times New Roman" w:hAnsi="Calibri" w:cs="Calibri"/>
                  <w:color w:val="0000FF"/>
                  <w:sz w:val="16"/>
                  <w:u w:val="single"/>
                </w:rPr>
                <w:t>79_C_16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EF3F704" w14:textId="77777777" w:rsidR="00E90AF1"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5058419F" w14:textId="77777777" w:rsidR="00E90AF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[3] No. Las decisiones de patrocinio no pueden basarse en el factor de que el profesional de la salud recomiende productos de Abbott o utilice dispositivos de Abbott después de asistir al evento patrocinado.</w:t>
            </w:r>
          </w:p>
        </w:tc>
      </w:tr>
      <w:tr w:rsidR="00F72750" w:rsidRPr="001B0163" w14:paraId="1744A14E" w14:textId="77777777" w:rsidTr="00252478">
        <w:tc>
          <w:tcPr>
            <w:tcW w:w="1353" w:type="dxa"/>
            <w:shd w:val="clear" w:color="auto" w:fill="C1E4F5"/>
            <w:tcMar>
              <w:top w:w="120" w:type="dxa"/>
              <w:left w:w="180" w:type="dxa"/>
              <w:bottom w:w="120" w:type="dxa"/>
              <w:right w:w="180" w:type="dxa"/>
            </w:tcMar>
            <w:hideMark/>
          </w:tcPr>
          <w:p w14:paraId="2929FC8E" w14:textId="77777777" w:rsidR="00E90AF1" w:rsidRPr="001B0163" w:rsidRDefault="009F44F4" w:rsidP="00E90AF1">
            <w:pPr>
              <w:spacing w:before="30" w:after="30"/>
              <w:ind w:left="30" w:right="30"/>
              <w:rPr>
                <w:rFonts w:ascii="Calibri" w:eastAsia="Times New Roman" w:hAnsi="Calibri" w:cs="Calibri"/>
                <w:sz w:val="16"/>
              </w:rPr>
            </w:pPr>
            <w:hyperlink r:id="rId156"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4ACA8F61" w14:textId="77777777" w:rsidR="00E90AF1" w:rsidRPr="001B0163" w:rsidRDefault="009F44F4" w:rsidP="00E90AF1">
            <w:pPr>
              <w:ind w:left="30" w:right="30"/>
              <w:rPr>
                <w:rFonts w:ascii="Calibri" w:eastAsia="Times New Roman" w:hAnsi="Calibri" w:cs="Calibri"/>
                <w:sz w:val="16"/>
              </w:rPr>
            </w:pPr>
            <w:hyperlink r:id="rId157" w:tgtFrame="_blank" w:history="1">
              <w:r w:rsidRPr="001B0163">
                <w:rPr>
                  <w:rFonts w:ascii="Calibri" w:eastAsia="Times New Roman" w:hAnsi="Calibri" w:cs="Calibri"/>
                  <w:color w:val="0000FF"/>
                  <w:sz w:val="16"/>
                  <w:u w:val="single"/>
                </w:rPr>
                <w:t>80_C_16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EB5421" w14:textId="77777777" w:rsidR="00E90AF1"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[4] Yes. As long as at least one of the criteria is appropriate, the presence of additional inappropriate criteria is not relevant.</w:t>
            </w:r>
          </w:p>
          <w:p w14:paraId="7A07524C" w14:textId="77777777" w:rsidR="00E90AF1"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Next</w:t>
            </w:r>
          </w:p>
        </w:tc>
        <w:tc>
          <w:tcPr>
            <w:tcW w:w="6000" w:type="dxa"/>
          </w:tcPr>
          <w:p w14:paraId="05ED256C" w14:textId="77777777" w:rsidR="00E90AF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[4] Sí. Siempre que al menos uno de los criterios sea adecuado, la existencia de criterios adicionales inadecuados no es pertinente.</w:t>
            </w:r>
          </w:p>
          <w:p w14:paraId="75C164CA" w14:textId="77777777" w:rsidR="00E90AF1"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Siguiente</w:t>
            </w:r>
          </w:p>
        </w:tc>
      </w:tr>
      <w:tr w:rsidR="00F72750" w:rsidRPr="00552748" w14:paraId="1763BDB2" w14:textId="77777777" w:rsidTr="00252478">
        <w:tc>
          <w:tcPr>
            <w:tcW w:w="1353" w:type="dxa"/>
            <w:shd w:val="clear" w:color="auto" w:fill="C1E4F5"/>
            <w:tcMar>
              <w:top w:w="120" w:type="dxa"/>
              <w:left w:w="180" w:type="dxa"/>
              <w:bottom w:w="120" w:type="dxa"/>
              <w:right w:w="180" w:type="dxa"/>
            </w:tcMar>
            <w:hideMark/>
          </w:tcPr>
          <w:p w14:paraId="3EECF3FE" w14:textId="77777777" w:rsidR="00BD044A" w:rsidRPr="001B0163" w:rsidRDefault="009F44F4" w:rsidP="00BD044A">
            <w:pPr>
              <w:spacing w:before="30" w:after="30"/>
              <w:ind w:left="30" w:right="30"/>
              <w:rPr>
                <w:rFonts w:ascii="Calibri" w:eastAsia="Times New Roman" w:hAnsi="Calibri" w:cs="Calibri"/>
                <w:sz w:val="16"/>
              </w:rPr>
            </w:pPr>
            <w:r w:rsidRPr="001B0163">
              <w:rPr>
                <w:rFonts w:ascii="Calibri" w:eastAsia="Times New Roman" w:hAnsi="Calibri" w:cs="Calibri"/>
                <w:sz w:val="16"/>
              </w:rPr>
              <w:t>Screen 15</w:t>
            </w:r>
          </w:p>
          <w:p w14:paraId="23593C21" w14:textId="77777777" w:rsidR="00BD044A" w:rsidRPr="001B0163" w:rsidRDefault="009F44F4" w:rsidP="00BD044A">
            <w:pPr>
              <w:spacing w:before="100" w:beforeAutospacing="1" w:after="100" w:afterAutospacing="1"/>
              <w:ind w:left="30" w:right="30"/>
              <w:rPr>
                <w:rFonts w:ascii="Calibri" w:eastAsia="Times New Roman" w:hAnsi="Calibri" w:cs="Calibri"/>
                <w:sz w:val="16"/>
              </w:rPr>
            </w:pPr>
            <w:r w:rsidRPr="001B0163">
              <w:rPr>
                <w:rFonts w:ascii="Calibri" w:eastAsia="Times New Roman" w:hAnsi="Calibri" w:cs="Calibri"/>
                <w:sz w:val="16"/>
              </w:rPr>
              <w:t>Question 7: Feedback</w:t>
            </w:r>
          </w:p>
          <w:p w14:paraId="31648433" w14:textId="77777777" w:rsidR="00BD044A" w:rsidRPr="001B0163" w:rsidRDefault="009F44F4" w:rsidP="00BD044A">
            <w:pPr>
              <w:ind w:left="30" w:right="30"/>
              <w:rPr>
                <w:rFonts w:ascii="Calibri" w:eastAsia="Times New Roman" w:hAnsi="Calibri" w:cs="Calibri"/>
                <w:sz w:val="16"/>
              </w:rPr>
            </w:pPr>
            <w:r w:rsidRPr="001B0163">
              <w:rPr>
                <w:rFonts w:ascii="Calibri" w:eastAsia="Times New Roman" w:hAnsi="Calibri" w:cs="Calibri"/>
                <w:sz w:val="16"/>
              </w:rPr>
              <w:t>81_C_16</w:t>
            </w:r>
          </w:p>
        </w:tc>
        <w:tc>
          <w:tcPr>
            <w:tcW w:w="6000" w:type="dxa"/>
            <w:tcMar>
              <w:top w:w="120" w:type="dxa"/>
              <w:left w:w="180" w:type="dxa"/>
              <w:bottom w:w="120" w:type="dxa"/>
              <w:right w:w="180" w:type="dxa"/>
            </w:tcMar>
            <w:hideMark/>
          </w:tcPr>
          <w:p w14:paraId="78305391" w14:textId="77777777" w:rsidR="00BD044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tcPr>
          <w:p w14:paraId="7102E6F8" w14:textId="77777777" w:rsidR="00BD044A"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La decisión de aceptar un patrocinio en ningún caso debe tomarse como una recompensa por uso previo o como un incentivo para usar más de nuestros productos o dispositivos en el futuro. Tenga en cuenta que los patrocinios están prohibidos en muchas jurisdicciones. Consulte siempre los procesos de su afiliada antes de ofrecer un patrocinio.</w:t>
            </w:r>
          </w:p>
        </w:tc>
      </w:tr>
      <w:tr w:rsidR="00F72750" w:rsidRPr="00552748" w14:paraId="747B2241" w14:textId="77777777" w:rsidTr="00252478">
        <w:tc>
          <w:tcPr>
            <w:tcW w:w="1353" w:type="dxa"/>
            <w:shd w:val="clear" w:color="auto" w:fill="C1E4F5"/>
            <w:tcMar>
              <w:top w:w="120" w:type="dxa"/>
              <w:left w:w="180" w:type="dxa"/>
              <w:bottom w:w="120" w:type="dxa"/>
              <w:right w:w="180" w:type="dxa"/>
            </w:tcMar>
            <w:hideMark/>
          </w:tcPr>
          <w:p w14:paraId="6871040B" w14:textId="77777777" w:rsidR="00BD044A" w:rsidRPr="001B0163" w:rsidRDefault="009F44F4" w:rsidP="00BD044A">
            <w:pPr>
              <w:spacing w:before="30" w:after="30"/>
              <w:ind w:left="30" w:right="30"/>
              <w:rPr>
                <w:rFonts w:ascii="Calibri" w:eastAsia="Times New Roman" w:hAnsi="Calibri" w:cs="Calibri"/>
                <w:sz w:val="16"/>
              </w:rPr>
            </w:pPr>
            <w:hyperlink r:id="rId158"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52B5048B" w14:textId="77777777" w:rsidR="00BD044A" w:rsidRPr="001B0163" w:rsidRDefault="009F44F4" w:rsidP="00BD044A">
            <w:pPr>
              <w:ind w:left="30" w:right="30"/>
              <w:rPr>
                <w:rFonts w:ascii="Calibri" w:eastAsia="Times New Roman" w:hAnsi="Calibri" w:cs="Calibri"/>
                <w:sz w:val="16"/>
              </w:rPr>
            </w:pPr>
            <w:hyperlink r:id="rId159" w:tgtFrame="_blank" w:history="1">
              <w:r w:rsidRPr="001B0163">
                <w:rPr>
                  <w:rFonts w:ascii="Calibri" w:eastAsia="Times New Roman" w:hAnsi="Calibri" w:cs="Calibri"/>
                  <w:color w:val="0000FF"/>
                  <w:sz w:val="16"/>
                  <w:u w:val="single"/>
                </w:rPr>
                <w:t>82_C_16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57C2D94" w14:textId="77777777" w:rsidR="00BD044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 xml:space="preserve">[8] An Abbott sales representative educates a healthcare professional (HCP) on a product. After the discussion, the </w:t>
            </w:r>
            <w:r w:rsidRPr="001B0163">
              <w:rPr>
                <w:rFonts w:ascii="Calibri" w:eastAsia="Times New Roman" w:hAnsi="Calibri" w:cs="Calibri"/>
              </w:rPr>
              <w:lastRenderedPageBreak/>
              <w:t>HCP shares that a competitor offered a new iPad in exchange for helping increase their sales.</w:t>
            </w:r>
          </w:p>
          <w:p w14:paraId="07ED3B85" w14:textId="77777777" w:rsidR="00BD044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What is the appropriate action?</w:t>
            </w:r>
          </w:p>
        </w:tc>
        <w:tc>
          <w:tcPr>
            <w:tcW w:w="6000" w:type="dxa"/>
          </w:tcPr>
          <w:p w14:paraId="33110BFF" w14:textId="6097CA4A" w:rsidR="00BD044A"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[8] Un representante de ventas de Abbott instruye a un profesional de la salud (</w:t>
            </w:r>
            <w:del w:id="28" w:author="Gonzalez, Yasna" w:date="2025-12-30T11:04:00Z" w16du:dateUtc="2025-12-30T14:04:00Z">
              <w:r w:rsidRPr="001B0163" w:rsidDel="00441FEE">
                <w:rPr>
                  <w:rFonts w:ascii="Calibri" w:eastAsia="Calibri" w:hAnsi="Calibri" w:cs="Calibri"/>
                  <w:lang w:val="es-ES_tradnl"/>
                </w:rPr>
                <w:delText>HCO</w:delText>
              </w:r>
            </w:del>
            <w:ins w:id="29" w:author="Gonzalez, Yasna" w:date="2025-12-30T11:04:00Z" w16du:dateUtc="2025-12-30T14:04:00Z">
              <w:r w:rsidR="00441FEE" w:rsidRPr="001B0163">
                <w:rPr>
                  <w:rFonts w:ascii="Calibri" w:eastAsia="Calibri" w:hAnsi="Calibri" w:cs="Calibri"/>
                  <w:lang w:val="es-ES_tradnl"/>
                </w:rPr>
                <w:t>HC</w:t>
              </w:r>
              <w:r w:rsidR="00441FEE">
                <w:rPr>
                  <w:rFonts w:ascii="Calibri" w:eastAsia="Calibri" w:hAnsi="Calibri" w:cs="Calibri"/>
                  <w:lang w:val="es-ES_tradnl"/>
                </w:rPr>
                <w:t>P</w:t>
              </w:r>
            </w:ins>
            <w:r w:rsidRPr="001B0163">
              <w:rPr>
                <w:rFonts w:ascii="Calibri" w:eastAsia="Calibri" w:hAnsi="Calibri" w:cs="Calibri"/>
                <w:lang w:val="es-ES_tradnl"/>
              </w:rPr>
              <w:t xml:space="preserve">) sobre el producto. Después </w:t>
            </w:r>
            <w:r w:rsidRPr="001B0163">
              <w:rPr>
                <w:rFonts w:ascii="Calibri" w:eastAsia="Calibri" w:hAnsi="Calibri" w:cs="Calibri"/>
                <w:lang w:val="es-ES_tradnl"/>
              </w:rPr>
              <w:lastRenderedPageBreak/>
              <w:t>de una charla, el HCP cuenta que un competidor ofreció un nuevo iPad a cambio de ayuda a incrementar sus ventas.</w:t>
            </w:r>
          </w:p>
          <w:p w14:paraId="300615B2" w14:textId="77777777" w:rsidR="00BD044A"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¿Cuál es la acción apropiada?</w:t>
            </w:r>
          </w:p>
        </w:tc>
      </w:tr>
      <w:tr w:rsidR="00F72750" w:rsidRPr="00552748" w14:paraId="7319F7FA" w14:textId="77777777" w:rsidTr="00252478">
        <w:tc>
          <w:tcPr>
            <w:tcW w:w="1353" w:type="dxa"/>
            <w:shd w:val="clear" w:color="auto" w:fill="C1E4F5"/>
            <w:tcMar>
              <w:top w:w="120" w:type="dxa"/>
              <w:left w:w="180" w:type="dxa"/>
              <w:bottom w:w="120" w:type="dxa"/>
              <w:right w:w="180" w:type="dxa"/>
            </w:tcMar>
            <w:hideMark/>
          </w:tcPr>
          <w:p w14:paraId="32DE1A97" w14:textId="77777777" w:rsidR="00BD044A" w:rsidRPr="001B0163" w:rsidRDefault="009F44F4" w:rsidP="00BD044A">
            <w:pPr>
              <w:spacing w:before="30" w:after="30"/>
              <w:ind w:left="30" w:right="30"/>
              <w:rPr>
                <w:rFonts w:ascii="Calibri" w:eastAsia="Times New Roman" w:hAnsi="Calibri" w:cs="Calibri"/>
                <w:sz w:val="16"/>
              </w:rPr>
            </w:pPr>
            <w:hyperlink r:id="rId160"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0DAED9D1" w14:textId="77777777" w:rsidR="00BD044A" w:rsidRPr="001B0163" w:rsidRDefault="009F44F4" w:rsidP="00BD044A">
            <w:pPr>
              <w:ind w:left="30" w:right="30"/>
              <w:rPr>
                <w:rFonts w:ascii="Calibri" w:eastAsia="Times New Roman" w:hAnsi="Calibri" w:cs="Calibri"/>
                <w:sz w:val="16"/>
              </w:rPr>
            </w:pPr>
            <w:hyperlink r:id="rId161" w:tgtFrame="_blank" w:history="1">
              <w:r w:rsidRPr="001B0163">
                <w:rPr>
                  <w:rFonts w:ascii="Calibri" w:eastAsia="Times New Roman" w:hAnsi="Calibri" w:cs="Calibri"/>
                  <w:color w:val="0000FF"/>
                  <w:sz w:val="16"/>
                  <w:u w:val="single"/>
                </w:rPr>
                <w:t>83_C_16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E6DAEE" w14:textId="77777777" w:rsidR="00BD044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[1] Offer the same incentive to remain competitive.</w:t>
            </w:r>
          </w:p>
        </w:tc>
        <w:tc>
          <w:tcPr>
            <w:tcW w:w="6000" w:type="dxa"/>
          </w:tcPr>
          <w:p w14:paraId="3E69922F" w14:textId="77777777" w:rsidR="00BD044A"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[1] Ofrecer el mismo incentivo para seguir siendo competitivo.</w:t>
            </w:r>
          </w:p>
        </w:tc>
      </w:tr>
      <w:tr w:rsidR="00F72750" w:rsidRPr="00552748" w14:paraId="007FEB86" w14:textId="77777777" w:rsidTr="00252478">
        <w:tc>
          <w:tcPr>
            <w:tcW w:w="1353" w:type="dxa"/>
            <w:shd w:val="clear" w:color="auto" w:fill="C1E4F5"/>
            <w:tcMar>
              <w:top w:w="120" w:type="dxa"/>
              <w:left w:w="180" w:type="dxa"/>
              <w:bottom w:w="120" w:type="dxa"/>
              <w:right w:w="180" w:type="dxa"/>
            </w:tcMar>
            <w:hideMark/>
          </w:tcPr>
          <w:p w14:paraId="464B2908" w14:textId="77777777" w:rsidR="00BD044A" w:rsidRPr="001B0163" w:rsidRDefault="009F44F4" w:rsidP="00BD044A">
            <w:pPr>
              <w:spacing w:before="30" w:after="30"/>
              <w:ind w:left="30" w:right="30"/>
              <w:rPr>
                <w:rFonts w:ascii="Calibri" w:eastAsia="Times New Roman" w:hAnsi="Calibri" w:cs="Calibri"/>
                <w:sz w:val="16"/>
              </w:rPr>
            </w:pPr>
            <w:hyperlink r:id="rId162"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4C71F172" w14:textId="77777777" w:rsidR="00BD044A" w:rsidRPr="001B0163" w:rsidRDefault="009F44F4" w:rsidP="00BD044A">
            <w:pPr>
              <w:ind w:left="30" w:right="30"/>
              <w:rPr>
                <w:rFonts w:ascii="Calibri" w:eastAsia="Times New Roman" w:hAnsi="Calibri" w:cs="Calibri"/>
                <w:sz w:val="16"/>
              </w:rPr>
            </w:pPr>
            <w:hyperlink r:id="rId163" w:tgtFrame="_blank" w:history="1">
              <w:r w:rsidRPr="001B0163">
                <w:rPr>
                  <w:rFonts w:ascii="Calibri" w:eastAsia="Times New Roman" w:hAnsi="Calibri" w:cs="Calibri"/>
                  <w:color w:val="0000FF"/>
                  <w:sz w:val="16"/>
                  <w:u w:val="single"/>
                </w:rPr>
                <w:t>84_C_16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A487E93" w14:textId="77777777" w:rsidR="00BD044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[2] Decline the iPad offer but suggest an expensive dinner to continue the conversation.</w:t>
            </w:r>
          </w:p>
        </w:tc>
        <w:tc>
          <w:tcPr>
            <w:tcW w:w="6000" w:type="dxa"/>
          </w:tcPr>
          <w:p w14:paraId="5A2CB746" w14:textId="77777777" w:rsidR="00BD044A"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[2] Declinar el ofrecimiento del iPad, pero sugerir una cena cara para continuar la conversación.</w:t>
            </w:r>
          </w:p>
        </w:tc>
      </w:tr>
      <w:tr w:rsidR="00F72750" w:rsidRPr="00552748" w14:paraId="58BB675E" w14:textId="77777777" w:rsidTr="00252478">
        <w:tc>
          <w:tcPr>
            <w:tcW w:w="1353" w:type="dxa"/>
            <w:shd w:val="clear" w:color="auto" w:fill="C1E4F5"/>
            <w:tcMar>
              <w:top w:w="120" w:type="dxa"/>
              <w:left w:w="180" w:type="dxa"/>
              <w:bottom w:w="120" w:type="dxa"/>
              <w:right w:w="180" w:type="dxa"/>
            </w:tcMar>
            <w:hideMark/>
          </w:tcPr>
          <w:p w14:paraId="467B2728" w14:textId="77777777" w:rsidR="00BD044A" w:rsidRPr="001B0163" w:rsidRDefault="009F44F4" w:rsidP="00BD044A">
            <w:pPr>
              <w:spacing w:before="30" w:after="30"/>
              <w:ind w:left="30" w:right="30"/>
              <w:rPr>
                <w:rFonts w:ascii="Calibri" w:eastAsia="Times New Roman" w:hAnsi="Calibri" w:cs="Calibri"/>
                <w:sz w:val="16"/>
              </w:rPr>
            </w:pPr>
            <w:hyperlink r:id="rId164"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7D99FB33" w14:textId="77777777" w:rsidR="00BD044A" w:rsidRPr="001B0163" w:rsidRDefault="009F44F4" w:rsidP="00BD044A">
            <w:pPr>
              <w:ind w:left="30" w:right="30"/>
              <w:rPr>
                <w:rFonts w:ascii="Calibri" w:eastAsia="Times New Roman" w:hAnsi="Calibri" w:cs="Calibri"/>
                <w:sz w:val="16"/>
              </w:rPr>
            </w:pPr>
            <w:hyperlink r:id="rId165" w:tgtFrame="_blank" w:history="1">
              <w:r w:rsidRPr="001B0163">
                <w:rPr>
                  <w:rFonts w:ascii="Calibri" w:eastAsia="Times New Roman" w:hAnsi="Calibri" w:cs="Calibri"/>
                  <w:color w:val="0000FF"/>
                  <w:sz w:val="16"/>
                  <w:u w:val="single"/>
                </w:rPr>
                <w:t>85_C_16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46DEBF" w14:textId="77777777" w:rsidR="00BD044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14DC0BBF" w14:textId="77777777" w:rsidR="00BD044A"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[3] Explicar que Abbott hace negocios de la manera correcta y no puede ofrecer nada de valor que pudiera influir inapropiadamente en la toma de decisiones. Entonces, informar de la situación a la Oficina de Ética y Cumplimiento de Abbott inmediatamente.</w:t>
            </w:r>
          </w:p>
        </w:tc>
      </w:tr>
      <w:tr w:rsidR="00F72750" w:rsidRPr="001B0163" w14:paraId="4630C866" w14:textId="77777777" w:rsidTr="00252478">
        <w:tc>
          <w:tcPr>
            <w:tcW w:w="1353" w:type="dxa"/>
            <w:shd w:val="clear" w:color="auto" w:fill="C1E4F5"/>
            <w:tcMar>
              <w:top w:w="120" w:type="dxa"/>
              <w:left w:w="180" w:type="dxa"/>
              <w:bottom w:w="120" w:type="dxa"/>
              <w:right w:w="180" w:type="dxa"/>
            </w:tcMar>
            <w:hideMark/>
          </w:tcPr>
          <w:p w14:paraId="287957D8" w14:textId="77777777" w:rsidR="00BD044A" w:rsidRPr="001B0163" w:rsidRDefault="009F44F4" w:rsidP="00BD044A">
            <w:pPr>
              <w:spacing w:before="30" w:after="30"/>
              <w:ind w:left="30" w:right="30"/>
              <w:rPr>
                <w:rFonts w:ascii="Calibri" w:eastAsia="Times New Roman" w:hAnsi="Calibri" w:cs="Calibri"/>
                <w:sz w:val="16"/>
              </w:rPr>
            </w:pPr>
            <w:hyperlink r:id="rId166"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522BB303" w14:textId="77777777" w:rsidR="00BD044A" w:rsidRPr="001B0163" w:rsidRDefault="009F44F4" w:rsidP="00BD044A">
            <w:pPr>
              <w:ind w:left="30" w:right="30"/>
              <w:rPr>
                <w:rFonts w:ascii="Calibri" w:eastAsia="Times New Roman" w:hAnsi="Calibri" w:cs="Calibri"/>
                <w:sz w:val="16"/>
              </w:rPr>
            </w:pPr>
            <w:hyperlink r:id="rId167" w:tgtFrame="_blank" w:history="1">
              <w:r w:rsidRPr="001B0163">
                <w:rPr>
                  <w:rFonts w:ascii="Calibri" w:eastAsia="Times New Roman" w:hAnsi="Calibri" w:cs="Calibri"/>
                  <w:color w:val="0000FF"/>
                  <w:sz w:val="16"/>
                  <w:u w:val="single"/>
                </w:rPr>
                <w:t>86_C_16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7F671C" w14:textId="77777777" w:rsidR="00BD044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[4] Thank the HCP for the information and promise you will think about it.</w:t>
            </w:r>
          </w:p>
          <w:p w14:paraId="3FA38207" w14:textId="77777777" w:rsidR="00BD044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Next</w:t>
            </w:r>
          </w:p>
        </w:tc>
        <w:tc>
          <w:tcPr>
            <w:tcW w:w="6000" w:type="dxa"/>
          </w:tcPr>
          <w:p w14:paraId="7EC00CE6" w14:textId="77777777" w:rsidR="00BD044A"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[4] Agradecer al HCP por la información y prometerle que lo pensará.</w:t>
            </w:r>
          </w:p>
          <w:p w14:paraId="28BBC2E6" w14:textId="77777777" w:rsidR="00BD044A"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Siguiente</w:t>
            </w:r>
          </w:p>
        </w:tc>
      </w:tr>
      <w:tr w:rsidR="00F72750" w:rsidRPr="00552748" w14:paraId="1813EEEF" w14:textId="77777777" w:rsidTr="00252478">
        <w:tc>
          <w:tcPr>
            <w:tcW w:w="1353" w:type="dxa"/>
            <w:shd w:val="clear" w:color="auto" w:fill="C1E4F5"/>
            <w:tcMar>
              <w:top w:w="120" w:type="dxa"/>
              <w:left w:w="180" w:type="dxa"/>
              <w:bottom w:w="120" w:type="dxa"/>
              <w:right w:w="180" w:type="dxa"/>
            </w:tcMar>
            <w:hideMark/>
          </w:tcPr>
          <w:p w14:paraId="5884B889" w14:textId="77777777" w:rsidR="00E5633E" w:rsidRPr="001B0163" w:rsidRDefault="009F44F4" w:rsidP="00E5633E">
            <w:pPr>
              <w:spacing w:before="30" w:after="30"/>
              <w:ind w:left="30" w:right="30"/>
              <w:rPr>
                <w:rFonts w:ascii="Calibri" w:eastAsia="Times New Roman" w:hAnsi="Calibri" w:cs="Calibri"/>
                <w:sz w:val="16"/>
              </w:rPr>
            </w:pPr>
            <w:r w:rsidRPr="001B0163">
              <w:rPr>
                <w:rFonts w:ascii="Calibri" w:eastAsia="Times New Roman" w:hAnsi="Calibri" w:cs="Calibri"/>
                <w:sz w:val="16"/>
              </w:rPr>
              <w:t>Screen 15</w:t>
            </w:r>
          </w:p>
          <w:p w14:paraId="76A8448C" w14:textId="77777777" w:rsidR="00E5633E" w:rsidRPr="001B0163" w:rsidRDefault="009F44F4" w:rsidP="00E5633E">
            <w:pPr>
              <w:spacing w:before="100" w:beforeAutospacing="1" w:after="100" w:afterAutospacing="1"/>
              <w:ind w:left="30" w:right="30"/>
              <w:rPr>
                <w:rFonts w:ascii="Calibri" w:eastAsia="Times New Roman" w:hAnsi="Calibri" w:cs="Calibri"/>
                <w:sz w:val="16"/>
              </w:rPr>
            </w:pPr>
            <w:r w:rsidRPr="001B0163">
              <w:rPr>
                <w:rFonts w:ascii="Calibri" w:eastAsia="Times New Roman" w:hAnsi="Calibri" w:cs="Calibri"/>
                <w:sz w:val="16"/>
              </w:rPr>
              <w:t>Question 8: Feedback</w:t>
            </w:r>
          </w:p>
          <w:p w14:paraId="305A9477" w14:textId="77777777" w:rsidR="00E5633E" w:rsidRPr="001B0163" w:rsidRDefault="009F44F4" w:rsidP="00E5633E">
            <w:pPr>
              <w:ind w:left="30" w:right="30"/>
              <w:rPr>
                <w:rFonts w:ascii="Calibri" w:eastAsia="Times New Roman" w:hAnsi="Calibri" w:cs="Calibri"/>
                <w:sz w:val="16"/>
              </w:rPr>
            </w:pPr>
            <w:r w:rsidRPr="001B0163">
              <w:rPr>
                <w:rFonts w:ascii="Calibri" w:eastAsia="Times New Roman" w:hAnsi="Calibri" w:cs="Calibri"/>
                <w:sz w:val="16"/>
              </w:rPr>
              <w:t>87_C_16</w:t>
            </w:r>
          </w:p>
        </w:tc>
        <w:tc>
          <w:tcPr>
            <w:tcW w:w="6000" w:type="dxa"/>
            <w:tcMar>
              <w:top w:w="120" w:type="dxa"/>
              <w:left w:w="180" w:type="dxa"/>
              <w:bottom w:w="120" w:type="dxa"/>
              <w:right w:w="180" w:type="dxa"/>
            </w:tcMar>
            <w:hideMark/>
          </w:tcPr>
          <w:p w14:paraId="1DFE5866" w14:textId="77777777" w:rsidR="00E5633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w:t>
            </w:r>
            <w:r w:rsidRPr="001B0163">
              <w:rPr>
                <w:rFonts w:ascii="Calibri" w:eastAsia="Times New Roman" w:hAnsi="Calibri" w:cs="Calibri"/>
              </w:rPr>
              <w:lastRenderedPageBreak/>
              <w:t>CORRUPTION). When in doubt, always consult with Legal or the OEC.</w:t>
            </w:r>
          </w:p>
        </w:tc>
        <w:tc>
          <w:tcPr>
            <w:tcW w:w="6000" w:type="dxa"/>
          </w:tcPr>
          <w:p w14:paraId="4191F940" w14:textId="77777777" w:rsidR="00E5633E"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 xml:space="preserve">Nunca debe ofrecer, prometer, dar o recibir ningún elemento de valor con el propósito de obtener una ventaja comercial indebida o de obtener o mantener un negocio. Independientemente de lo que hagan los competidores, usted debe cumplir con las leyes aplicables y las políticas de Abbott, así como las exigencias incluidas en la Política Global Anticorrupción de Abbott (GLB-ANTI-CORRUPTION). </w:t>
            </w:r>
            <w:r w:rsidRPr="001B0163">
              <w:rPr>
                <w:rFonts w:ascii="Calibri" w:eastAsia="Calibri" w:hAnsi="Calibri" w:cs="Calibri"/>
                <w:lang w:val="es-ES_tradnl"/>
              </w:rPr>
              <w:lastRenderedPageBreak/>
              <w:t>En caso de duda, consulte siempre al Departamento Legal o a OEC.</w:t>
            </w:r>
          </w:p>
        </w:tc>
      </w:tr>
      <w:tr w:rsidR="00F72750" w:rsidRPr="00552748" w14:paraId="5E85B342" w14:textId="77777777" w:rsidTr="00252478">
        <w:tc>
          <w:tcPr>
            <w:tcW w:w="1353" w:type="dxa"/>
            <w:shd w:val="clear" w:color="auto" w:fill="C1E4F5"/>
            <w:tcMar>
              <w:top w:w="120" w:type="dxa"/>
              <w:left w:w="180" w:type="dxa"/>
              <w:bottom w:w="120" w:type="dxa"/>
              <w:right w:w="180" w:type="dxa"/>
            </w:tcMar>
            <w:hideMark/>
          </w:tcPr>
          <w:p w14:paraId="4FC202C4" w14:textId="77777777" w:rsidR="00E5633E" w:rsidRPr="001B0163" w:rsidRDefault="009F44F4" w:rsidP="00E5633E">
            <w:pPr>
              <w:spacing w:before="30" w:after="30"/>
              <w:ind w:left="30" w:right="30"/>
              <w:rPr>
                <w:rFonts w:ascii="Calibri" w:eastAsia="Times New Roman" w:hAnsi="Calibri" w:cs="Calibri"/>
                <w:sz w:val="16"/>
              </w:rPr>
            </w:pPr>
            <w:hyperlink r:id="rId168"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60F0FF07" w14:textId="77777777" w:rsidR="00E5633E" w:rsidRPr="001B0163" w:rsidRDefault="009F44F4" w:rsidP="00E5633E">
            <w:pPr>
              <w:ind w:left="30" w:right="30"/>
              <w:rPr>
                <w:rFonts w:ascii="Calibri" w:eastAsia="Times New Roman" w:hAnsi="Calibri" w:cs="Calibri"/>
                <w:sz w:val="16"/>
              </w:rPr>
            </w:pPr>
            <w:hyperlink r:id="rId169" w:tgtFrame="_blank" w:history="1">
              <w:r w:rsidRPr="001B0163">
                <w:rPr>
                  <w:rFonts w:ascii="Calibri" w:eastAsia="Times New Roman" w:hAnsi="Calibri" w:cs="Calibri"/>
                  <w:color w:val="0000FF"/>
                  <w:sz w:val="16"/>
                  <w:u w:val="single"/>
                </w:rPr>
                <w:t>88_C_16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874A9FB" w14:textId="77777777" w:rsidR="00E5633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[9] Which of the following are examples of items of value that must not be given to win business?</w:t>
            </w:r>
          </w:p>
        </w:tc>
        <w:tc>
          <w:tcPr>
            <w:tcW w:w="6000" w:type="dxa"/>
          </w:tcPr>
          <w:p w14:paraId="4EA9AE04" w14:textId="77777777" w:rsidR="00E5633E"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[9] ¿Cuáles de los siguientes son ejemplos de elementos de valor que no deben entregarse para obtener negocios?</w:t>
            </w:r>
          </w:p>
        </w:tc>
      </w:tr>
      <w:tr w:rsidR="00F72750" w:rsidRPr="00552748" w14:paraId="408785FF" w14:textId="77777777" w:rsidTr="00252478">
        <w:tc>
          <w:tcPr>
            <w:tcW w:w="1353" w:type="dxa"/>
            <w:shd w:val="clear" w:color="auto" w:fill="C1E4F5"/>
            <w:tcMar>
              <w:top w:w="120" w:type="dxa"/>
              <w:left w:w="180" w:type="dxa"/>
              <w:bottom w:w="120" w:type="dxa"/>
              <w:right w:w="180" w:type="dxa"/>
            </w:tcMar>
            <w:hideMark/>
          </w:tcPr>
          <w:p w14:paraId="4A3AC2B8" w14:textId="77777777" w:rsidR="00E5633E" w:rsidRPr="001B0163" w:rsidRDefault="009F44F4" w:rsidP="00E5633E">
            <w:pPr>
              <w:spacing w:before="30" w:after="30"/>
              <w:ind w:left="30" w:right="30"/>
              <w:rPr>
                <w:rFonts w:ascii="Calibri" w:eastAsia="Times New Roman" w:hAnsi="Calibri" w:cs="Calibri"/>
                <w:sz w:val="16"/>
              </w:rPr>
            </w:pPr>
            <w:hyperlink r:id="rId170"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4B4CDB38" w14:textId="77777777" w:rsidR="00E5633E" w:rsidRPr="001B0163" w:rsidRDefault="009F44F4" w:rsidP="00E5633E">
            <w:pPr>
              <w:ind w:left="30" w:right="30"/>
              <w:rPr>
                <w:rFonts w:ascii="Calibri" w:eastAsia="Times New Roman" w:hAnsi="Calibri" w:cs="Calibri"/>
                <w:sz w:val="16"/>
              </w:rPr>
            </w:pPr>
            <w:hyperlink r:id="rId171" w:tgtFrame="_blank" w:history="1">
              <w:r w:rsidRPr="001B0163">
                <w:rPr>
                  <w:rFonts w:ascii="Calibri" w:eastAsia="Times New Roman" w:hAnsi="Calibri" w:cs="Calibri"/>
                  <w:color w:val="0000FF"/>
                  <w:sz w:val="16"/>
                  <w:u w:val="single"/>
                </w:rPr>
                <w:t>89_C_16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E82CD08" w14:textId="77777777" w:rsidR="00E5633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[1] Trips to HCPs and their families to visit spas, casinos or other venues known for entertainment.</w:t>
            </w:r>
          </w:p>
        </w:tc>
        <w:tc>
          <w:tcPr>
            <w:tcW w:w="6000" w:type="dxa"/>
          </w:tcPr>
          <w:p w14:paraId="5B009601" w14:textId="77777777" w:rsidR="00E5633E"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[1] Viajes a profesionales de la salud y sus familias para visitar spas, casinos u otros lugares conocidos por ofrecer entretenimiento.</w:t>
            </w:r>
          </w:p>
        </w:tc>
      </w:tr>
      <w:tr w:rsidR="00F72750" w:rsidRPr="00552748" w14:paraId="005D406C" w14:textId="77777777" w:rsidTr="00252478">
        <w:tc>
          <w:tcPr>
            <w:tcW w:w="1353" w:type="dxa"/>
            <w:shd w:val="clear" w:color="auto" w:fill="C1E4F5"/>
            <w:tcMar>
              <w:top w:w="120" w:type="dxa"/>
              <w:left w:w="180" w:type="dxa"/>
              <w:bottom w:w="120" w:type="dxa"/>
              <w:right w:w="180" w:type="dxa"/>
            </w:tcMar>
            <w:hideMark/>
          </w:tcPr>
          <w:p w14:paraId="2A2C551D" w14:textId="77777777" w:rsidR="00E5633E" w:rsidRPr="001B0163" w:rsidRDefault="009F44F4" w:rsidP="00E5633E">
            <w:pPr>
              <w:spacing w:before="30" w:after="30"/>
              <w:ind w:left="30" w:right="30"/>
              <w:rPr>
                <w:rFonts w:ascii="Calibri" w:eastAsia="Times New Roman" w:hAnsi="Calibri" w:cs="Calibri"/>
                <w:sz w:val="16"/>
              </w:rPr>
            </w:pPr>
            <w:hyperlink r:id="rId172"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01CA0C56" w14:textId="77777777" w:rsidR="00E5633E" w:rsidRPr="001B0163" w:rsidRDefault="009F44F4" w:rsidP="00E5633E">
            <w:pPr>
              <w:ind w:left="30" w:right="30"/>
              <w:rPr>
                <w:rFonts w:ascii="Calibri" w:eastAsia="Times New Roman" w:hAnsi="Calibri" w:cs="Calibri"/>
                <w:sz w:val="16"/>
              </w:rPr>
            </w:pPr>
            <w:hyperlink r:id="rId173" w:tgtFrame="_blank" w:history="1">
              <w:r w:rsidRPr="001B0163">
                <w:rPr>
                  <w:rFonts w:ascii="Calibri" w:eastAsia="Times New Roman" w:hAnsi="Calibri" w:cs="Calibri"/>
                  <w:color w:val="0000FF"/>
                  <w:sz w:val="16"/>
                  <w:u w:val="single"/>
                </w:rPr>
                <w:t>90_C_16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47E7B4" w14:textId="77777777" w:rsidR="00E5633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[2] Grants for future research or educational projects.</w:t>
            </w:r>
          </w:p>
        </w:tc>
        <w:tc>
          <w:tcPr>
            <w:tcW w:w="6000" w:type="dxa"/>
          </w:tcPr>
          <w:p w14:paraId="4490C187" w14:textId="77777777" w:rsidR="00E5633E"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[2] Subvenciones para proyectos futuros de investigación o educación.</w:t>
            </w:r>
          </w:p>
        </w:tc>
      </w:tr>
      <w:tr w:rsidR="00F72750" w:rsidRPr="00552748" w14:paraId="649E5795" w14:textId="77777777" w:rsidTr="00252478">
        <w:tc>
          <w:tcPr>
            <w:tcW w:w="1353" w:type="dxa"/>
            <w:shd w:val="clear" w:color="auto" w:fill="C1E4F5"/>
            <w:tcMar>
              <w:top w:w="120" w:type="dxa"/>
              <w:left w:w="180" w:type="dxa"/>
              <w:bottom w:w="120" w:type="dxa"/>
              <w:right w:w="180" w:type="dxa"/>
            </w:tcMar>
            <w:hideMark/>
          </w:tcPr>
          <w:p w14:paraId="147D23B0" w14:textId="77777777" w:rsidR="00E5633E" w:rsidRPr="001B0163" w:rsidRDefault="009F44F4" w:rsidP="00E5633E">
            <w:pPr>
              <w:spacing w:before="30" w:after="30"/>
              <w:ind w:left="30" w:right="30"/>
              <w:rPr>
                <w:rFonts w:ascii="Calibri" w:eastAsia="Times New Roman" w:hAnsi="Calibri" w:cs="Calibri"/>
                <w:sz w:val="16"/>
              </w:rPr>
            </w:pPr>
            <w:hyperlink r:id="rId174"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1FCED01D" w14:textId="77777777" w:rsidR="00E5633E" w:rsidRPr="001B0163" w:rsidRDefault="009F44F4" w:rsidP="00E5633E">
            <w:pPr>
              <w:ind w:left="30" w:right="30"/>
              <w:rPr>
                <w:rFonts w:ascii="Calibri" w:eastAsia="Times New Roman" w:hAnsi="Calibri" w:cs="Calibri"/>
                <w:sz w:val="16"/>
              </w:rPr>
            </w:pPr>
            <w:hyperlink r:id="rId175" w:tgtFrame="_blank" w:history="1">
              <w:r w:rsidRPr="001B0163">
                <w:rPr>
                  <w:rFonts w:ascii="Calibri" w:eastAsia="Times New Roman" w:hAnsi="Calibri" w:cs="Calibri"/>
                  <w:color w:val="0000FF"/>
                  <w:sz w:val="16"/>
                  <w:u w:val="single"/>
                </w:rPr>
                <w:t>91_C_16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129AB8" w14:textId="77777777" w:rsidR="00E5633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[3] Donations to government officials’ favorite charities.</w:t>
            </w:r>
          </w:p>
        </w:tc>
        <w:tc>
          <w:tcPr>
            <w:tcW w:w="6000" w:type="dxa"/>
          </w:tcPr>
          <w:p w14:paraId="50C65B03" w14:textId="77777777" w:rsidR="00E5633E"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[3] Donaciones a las entidades benéficas favoritas de funcionarios del gobierno.</w:t>
            </w:r>
          </w:p>
        </w:tc>
      </w:tr>
      <w:tr w:rsidR="00F72750" w:rsidRPr="00552748" w14:paraId="2BF60AAC" w14:textId="77777777" w:rsidTr="00252478">
        <w:tc>
          <w:tcPr>
            <w:tcW w:w="1353" w:type="dxa"/>
            <w:shd w:val="clear" w:color="auto" w:fill="C1E4F5"/>
            <w:tcMar>
              <w:top w:w="120" w:type="dxa"/>
              <w:left w:w="180" w:type="dxa"/>
              <w:bottom w:w="120" w:type="dxa"/>
              <w:right w:w="180" w:type="dxa"/>
            </w:tcMar>
            <w:hideMark/>
          </w:tcPr>
          <w:p w14:paraId="2992D2A3" w14:textId="77777777" w:rsidR="00E5633E" w:rsidRPr="001B0163" w:rsidRDefault="009F44F4" w:rsidP="00E5633E">
            <w:pPr>
              <w:spacing w:before="30" w:after="30"/>
              <w:ind w:left="30" w:right="30"/>
              <w:rPr>
                <w:rFonts w:ascii="Calibri" w:eastAsia="Times New Roman" w:hAnsi="Calibri" w:cs="Calibri"/>
                <w:sz w:val="16"/>
              </w:rPr>
            </w:pPr>
            <w:hyperlink r:id="rId176"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00A77316" w14:textId="77777777" w:rsidR="00E5633E" w:rsidRPr="001B0163" w:rsidRDefault="009F44F4" w:rsidP="00E5633E">
            <w:pPr>
              <w:ind w:left="30" w:right="30"/>
              <w:rPr>
                <w:rFonts w:ascii="Calibri" w:eastAsia="Times New Roman" w:hAnsi="Calibri" w:cs="Calibri"/>
                <w:sz w:val="16"/>
              </w:rPr>
            </w:pPr>
            <w:hyperlink r:id="rId177" w:tgtFrame="_blank" w:history="1">
              <w:r w:rsidRPr="001B0163">
                <w:rPr>
                  <w:rFonts w:ascii="Calibri" w:eastAsia="Times New Roman" w:hAnsi="Calibri" w:cs="Calibri"/>
                  <w:color w:val="0000FF"/>
                  <w:sz w:val="16"/>
                  <w:u w:val="single"/>
                </w:rPr>
                <w:t>92_C_16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F6CB7D" w14:textId="77777777" w:rsidR="00E5633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[4] All of the above.</w:t>
            </w:r>
          </w:p>
          <w:p w14:paraId="40E9529A" w14:textId="77777777" w:rsidR="00E5633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Next</w:t>
            </w:r>
          </w:p>
        </w:tc>
        <w:tc>
          <w:tcPr>
            <w:tcW w:w="6000" w:type="dxa"/>
          </w:tcPr>
          <w:p w14:paraId="5212BB45" w14:textId="77777777" w:rsidR="00E5633E"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[4] Todas las opciones anteriores.</w:t>
            </w:r>
          </w:p>
          <w:p w14:paraId="33A715A4" w14:textId="77777777" w:rsidR="00E5633E"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Siguiente</w:t>
            </w:r>
          </w:p>
        </w:tc>
      </w:tr>
      <w:tr w:rsidR="00F72750" w:rsidRPr="00552748" w14:paraId="1A1AD8F9" w14:textId="77777777" w:rsidTr="00252478">
        <w:tc>
          <w:tcPr>
            <w:tcW w:w="1353" w:type="dxa"/>
            <w:shd w:val="clear" w:color="auto" w:fill="C1E4F5"/>
            <w:tcMar>
              <w:top w:w="120" w:type="dxa"/>
              <w:left w:w="180" w:type="dxa"/>
              <w:bottom w:w="120" w:type="dxa"/>
              <w:right w:w="180" w:type="dxa"/>
            </w:tcMar>
            <w:hideMark/>
          </w:tcPr>
          <w:p w14:paraId="19043703" w14:textId="77777777" w:rsidR="001C3170" w:rsidRPr="001B0163" w:rsidRDefault="009F44F4" w:rsidP="001C3170">
            <w:pPr>
              <w:spacing w:before="30" w:after="30"/>
              <w:ind w:left="30" w:right="30"/>
              <w:rPr>
                <w:rFonts w:ascii="Calibri" w:eastAsia="Times New Roman" w:hAnsi="Calibri" w:cs="Calibri"/>
                <w:sz w:val="16"/>
              </w:rPr>
            </w:pPr>
            <w:r w:rsidRPr="001B0163">
              <w:rPr>
                <w:rFonts w:ascii="Calibri" w:eastAsia="Times New Roman" w:hAnsi="Calibri" w:cs="Calibri"/>
                <w:sz w:val="16"/>
              </w:rPr>
              <w:t>Screen 15</w:t>
            </w:r>
          </w:p>
          <w:p w14:paraId="51BF2F5A" w14:textId="77777777" w:rsidR="001C3170" w:rsidRPr="001B0163" w:rsidRDefault="009F44F4" w:rsidP="001C3170">
            <w:pPr>
              <w:spacing w:before="100" w:beforeAutospacing="1" w:after="100" w:afterAutospacing="1"/>
              <w:ind w:left="30" w:right="30"/>
              <w:rPr>
                <w:rFonts w:ascii="Calibri" w:eastAsia="Times New Roman" w:hAnsi="Calibri" w:cs="Calibri"/>
                <w:sz w:val="16"/>
              </w:rPr>
            </w:pPr>
            <w:r w:rsidRPr="001B0163">
              <w:rPr>
                <w:rFonts w:ascii="Calibri" w:eastAsia="Times New Roman" w:hAnsi="Calibri" w:cs="Calibri"/>
                <w:sz w:val="16"/>
              </w:rPr>
              <w:t>Question 9: Feedback</w:t>
            </w:r>
          </w:p>
          <w:p w14:paraId="2E88718E" w14:textId="77777777" w:rsidR="001C3170" w:rsidRPr="001B0163" w:rsidRDefault="009F44F4" w:rsidP="001C3170">
            <w:pPr>
              <w:ind w:left="30" w:right="30"/>
              <w:rPr>
                <w:rFonts w:ascii="Calibri" w:eastAsia="Times New Roman" w:hAnsi="Calibri" w:cs="Calibri"/>
                <w:sz w:val="16"/>
              </w:rPr>
            </w:pPr>
            <w:r w:rsidRPr="001B0163">
              <w:rPr>
                <w:rFonts w:ascii="Calibri" w:eastAsia="Times New Roman" w:hAnsi="Calibri" w:cs="Calibri"/>
                <w:sz w:val="16"/>
              </w:rPr>
              <w:t>93_C_16</w:t>
            </w:r>
          </w:p>
        </w:tc>
        <w:tc>
          <w:tcPr>
            <w:tcW w:w="6000" w:type="dxa"/>
            <w:tcMar>
              <w:top w:w="120" w:type="dxa"/>
              <w:left w:w="180" w:type="dxa"/>
              <w:bottom w:w="120" w:type="dxa"/>
              <w:right w:w="180" w:type="dxa"/>
            </w:tcMar>
            <w:hideMark/>
          </w:tcPr>
          <w:p w14:paraId="4379109B" w14:textId="77777777" w:rsidR="001C317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167ED0BE" w14:textId="77777777" w:rsidR="001C317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Las normas de Abbott contra la corrupción y el soborno que se encuentran la Política Global Anticorrupción (GLB-ANTI-CORRUPTION), concuerdan con nuestro compromiso de hacer negocios con honestidad, equidad e integridad. Esto quiere decir que no está permitido dar u ofrecer elementos de valor para obtener negocios.</w:t>
            </w:r>
          </w:p>
        </w:tc>
      </w:tr>
      <w:tr w:rsidR="00F72750" w:rsidRPr="001B0163" w14:paraId="4155C807" w14:textId="77777777" w:rsidTr="00252478">
        <w:tc>
          <w:tcPr>
            <w:tcW w:w="1353" w:type="dxa"/>
            <w:shd w:val="clear" w:color="auto" w:fill="C1E4F5"/>
            <w:tcMar>
              <w:top w:w="120" w:type="dxa"/>
              <w:left w:w="180" w:type="dxa"/>
              <w:bottom w:w="120" w:type="dxa"/>
              <w:right w:w="180" w:type="dxa"/>
            </w:tcMar>
            <w:hideMark/>
          </w:tcPr>
          <w:p w14:paraId="13029B08" w14:textId="77777777" w:rsidR="001C3170" w:rsidRPr="001B0163" w:rsidRDefault="009F44F4" w:rsidP="001C3170">
            <w:pPr>
              <w:spacing w:before="30" w:after="30"/>
              <w:ind w:left="30" w:right="30"/>
              <w:rPr>
                <w:rFonts w:ascii="Calibri" w:eastAsia="Times New Roman" w:hAnsi="Calibri" w:cs="Calibri"/>
                <w:sz w:val="16"/>
              </w:rPr>
            </w:pPr>
            <w:hyperlink r:id="rId178"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66023BD3" w14:textId="77777777" w:rsidR="001C3170" w:rsidRPr="001B0163" w:rsidRDefault="009F44F4" w:rsidP="001C3170">
            <w:pPr>
              <w:ind w:left="30" w:right="30"/>
              <w:rPr>
                <w:rFonts w:ascii="Calibri" w:eastAsia="Times New Roman" w:hAnsi="Calibri" w:cs="Calibri"/>
                <w:sz w:val="16"/>
              </w:rPr>
            </w:pPr>
            <w:hyperlink r:id="rId179" w:tgtFrame="_blank" w:history="1">
              <w:r w:rsidRPr="001B0163">
                <w:rPr>
                  <w:rFonts w:ascii="Calibri" w:eastAsia="Times New Roman" w:hAnsi="Calibri" w:cs="Calibri"/>
                  <w:color w:val="0000FF"/>
                  <w:sz w:val="16"/>
                  <w:u w:val="single"/>
                </w:rPr>
                <w:t>94_C_16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BDF726" w14:textId="77777777" w:rsidR="001C317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 xml:space="preserve">[10] An HCP that is a key opinion leader asks if you could arrange some support for an education program that he would like to attend in exchange for additional business </w:t>
            </w:r>
            <w:r w:rsidRPr="001B0163">
              <w:rPr>
                <w:rFonts w:ascii="Calibri" w:eastAsia="Times New Roman" w:hAnsi="Calibri" w:cs="Calibri"/>
              </w:rPr>
              <w:lastRenderedPageBreak/>
              <w:t>opportunities for Abbott. Which option is the most appropriate?</w:t>
            </w:r>
          </w:p>
        </w:tc>
        <w:tc>
          <w:tcPr>
            <w:tcW w:w="6000" w:type="dxa"/>
          </w:tcPr>
          <w:p w14:paraId="58BF636A" w14:textId="77777777" w:rsidR="001C317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lastRenderedPageBreak/>
              <w:t xml:space="preserve">[10] Un profesional de la salud que es un líder de opinión le pregunta si usted podría organizar algún apoyo para un programa educativo al que le gustaría asistir a cambio de </w:t>
            </w:r>
            <w:r w:rsidRPr="001B0163">
              <w:rPr>
                <w:rFonts w:ascii="Calibri" w:eastAsia="Calibri" w:hAnsi="Calibri" w:cs="Calibri"/>
                <w:lang w:val="es-ES_tradnl"/>
              </w:rPr>
              <w:lastRenderedPageBreak/>
              <w:t>nuevas oportunidades comerciales para Abbott. ¿Qué opción es la más apropiada?</w:t>
            </w:r>
          </w:p>
        </w:tc>
      </w:tr>
      <w:tr w:rsidR="00F72750" w:rsidRPr="00552748" w14:paraId="57267C93" w14:textId="77777777" w:rsidTr="00252478">
        <w:tc>
          <w:tcPr>
            <w:tcW w:w="1353" w:type="dxa"/>
            <w:shd w:val="clear" w:color="auto" w:fill="C1E4F5"/>
            <w:tcMar>
              <w:top w:w="120" w:type="dxa"/>
              <w:left w:w="180" w:type="dxa"/>
              <w:bottom w:w="120" w:type="dxa"/>
              <w:right w:w="180" w:type="dxa"/>
            </w:tcMar>
            <w:hideMark/>
          </w:tcPr>
          <w:p w14:paraId="12E78B50" w14:textId="77777777" w:rsidR="001C3170" w:rsidRPr="001B0163" w:rsidRDefault="009F44F4" w:rsidP="001C3170">
            <w:pPr>
              <w:spacing w:before="30" w:after="30"/>
              <w:ind w:left="30" w:right="30"/>
              <w:rPr>
                <w:rFonts w:ascii="Calibri" w:eastAsia="Times New Roman" w:hAnsi="Calibri" w:cs="Calibri"/>
                <w:sz w:val="16"/>
              </w:rPr>
            </w:pPr>
            <w:hyperlink r:id="rId180"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57D83C93" w14:textId="77777777" w:rsidR="001C3170" w:rsidRPr="001B0163" w:rsidRDefault="009F44F4" w:rsidP="001C3170">
            <w:pPr>
              <w:ind w:left="30" w:right="30"/>
              <w:rPr>
                <w:rFonts w:ascii="Calibri" w:eastAsia="Times New Roman" w:hAnsi="Calibri" w:cs="Calibri"/>
                <w:sz w:val="16"/>
              </w:rPr>
            </w:pPr>
            <w:hyperlink r:id="rId181" w:tgtFrame="_blank" w:history="1">
              <w:r w:rsidRPr="001B0163">
                <w:rPr>
                  <w:rFonts w:ascii="Calibri" w:eastAsia="Times New Roman" w:hAnsi="Calibri" w:cs="Calibri"/>
                  <w:color w:val="0000FF"/>
                  <w:sz w:val="16"/>
                  <w:u w:val="single"/>
                </w:rPr>
                <w:t>95_C_16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98BC4E" w14:textId="77777777" w:rsidR="001C317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[1] Firmly reject the request on the basis that it violates Abbott’s Anti-corruption Policy.</w:t>
            </w:r>
          </w:p>
        </w:tc>
        <w:tc>
          <w:tcPr>
            <w:tcW w:w="6000" w:type="dxa"/>
          </w:tcPr>
          <w:p w14:paraId="077CBB34" w14:textId="77777777" w:rsidR="001C317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[1] Rechazar firmemente la solicitud sobre la base de que infringe la Política Anticorrupción de Abbott.</w:t>
            </w:r>
          </w:p>
        </w:tc>
      </w:tr>
      <w:tr w:rsidR="00F72750" w:rsidRPr="00552748" w14:paraId="613B6209" w14:textId="77777777" w:rsidTr="00252478">
        <w:tc>
          <w:tcPr>
            <w:tcW w:w="1353" w:type="dxa"/>
            <w:shd w:val="clear" w:color="auto" w:fill="C1E4F5"/>
            <w:tcMar>
              <w:top w:w="120" w:type="dxa"/>
              <w:left w:w="180" w:type="dxa"/>
              <w:bottom w:w="120" w:type="dxa"/>
              <w:right w:w="180" w:type="dxa"/>
            </w:tcMar>
            <w:hideMark/>
          </w:tcPr>
          <w:p w14:paraId="7A860690" w14:textId="77777777" w:rsidR="001C3170" w:rsidRPr="001B0163" w:rsidRDefault="009F44F4" w:rsidP="001C3170">
            <w:pPr>
              <w:spacing w:before="30" w:after="30"/>
              <w:ind w:left="30" w:right="30"/>
              <w:rPr>
                <w:rFonts w:ascii="Calibri" w:eastAsia="Times New Roman" w:hAnsi="Calibri" w:cs="Calibri"/>
                <w:sz w:val="16"/>
              </w:rPr>
            </w:pPr>
            <w:hyperlink r:id="rId182"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02B6C97D" w14:textId="77777777" w:rsidR="001C3170" w:rsidRPr="001B0163" w:rsidRDefault="009F44F4" w:rsidP="001C3170">
            <w:pPr>
              <w:ind w:left="30" w:right="30"/>
              <w:rPr>
                <w:rFonts w:ascii="Calibri" w:eastAsia="Times New Roman" w:hAnsi="Calibri" w:cs="Calibri"/>
                <w:sz w:val="16"/>
              </w:rPr>
            </w:pPr>
            <w:hyperlink r:id="rId183" w:tgtFrame="_blank" w:history="1">
              <w:r w:rsidRPr="001B0163">
                <w:rPr>
                  <w:rFonts w:ascii="Calibri" w:eastAsia="Times New Roman" w:hAnsi="Calibri" w:cs="Calibri"/>
                  <w:color w:val="0000FF"/>
                  <w:sz w:val="16"/>
                  <w:u w:val="single"/>
                </w:rPr>
                <w:t>96_C_16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5C6799" w14:textId="77777777" w:rsidR="001C317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[2] Tell the HCP that you will ask your manager.</w:t>
            </w:r>
          </w:p>
        </w:tc>
        <w:tc>
          <w:tcPr>
            <w:tcW w:w="6000" w:type="dxa"/>
          </w:tcPr>
          <w:p w14:paraId="28FF325A" w14:textId="77777777" w:rsidR="001C317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[2] Informarle al profesional de la salud que lo consultará con su gerente.</w:t>
            </w:r>
          </w:p>
        </w:tc>
      </w:tr>
      <w:tr w:rsidR="00F72750" w:rsidRPr="00552748" w14:paraId="1F6030EB" w14:textId="77777777" w:rsidTr="00252478">
        <w:tc>
          <w:tcPr>
            <w:tcW w:w="1353" w:type="dxa"/>
            <w:shd w:val="clear" w:color="auto" w:fill="C1E4F5"/>
            <w:tcMar>
              <w:top w:w="120" w:type="dxa"/>
              <w:left w:w="180" w:type="dxa"/>
              <w:bottom w:w="120" w:type="dxa"/>
              <w:right w:w="180" w:type="dxa"/>
            </w:tcMar>
            <w:hideMark/>
          </w:tcPr>
          <w:p w14:paraId="3E2CEE14" w14:textId="77777777" w:rsidR="001C3170" w:rsidRPr="001B0163" w:rsidRDefault="009F44F4" w:rsidP="001C3170">
            <w:pPr>
              <w:spacing w:before="30" w:after="30"/>
              <w:ind w:left="30" w:right="30"/>
              <w:rPr>
                <w:rFonts w:ascii="Calibri" w:eastAsia="Times New Roman" w:hAnsi="Calibri" w:cs="Calibri"/>
                <w:sz w:val="16"/>
              </w:rPr>
            </w:pPr>
            <w:hyperlink r:id="rId184"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5CB643F0" w14:textId="77777777" w:rsidR="001C3170" w:rsidRPr="001B0163" w:rsidRDefault="009F44F4" w:rsidP="001C3170">
            <w:pPr>
              <w:ind w:left="30" w:right="30"/>
              <w:rPr>
                <w:rFonts w:ascii="Calibri" w:eastAsia="Times New Roman" w:hAnsi="Calibri" w:cs="Calibri"/>
                <w:sz w:val="16"/>
              </w:rPr>
            </w:pPr>
            <w:hyperlink r:id="rId185" w:tgtFrame="_blank" w:history="1">
              <w:r w:rsidRPr="001B0163">
                <w:rPr>
                  <w:rFonts w:ascii="Calibri" w:eastAsia="Times New Roman" w:hAnsi="Calibri" w:cs="Calibri"/>
                  <w:color w:val="0000FF"/>
                  <w:sz w:val="16"/>
                  <w:u w:val="single"/>
                </w:rPr>
                <w:t>97_C_16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5943C0" w14:textId="77777777" w:rsidR="001C317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[3] Agree to the request, as the HCP is a key opinion leader with a lot of influence.</w:t>
            </w:r>
          </w:p>
        </w:tc>
        <w:tc>
          <w:tcPr>
            <w:tcW w:w="6000" w:type="dxa"/>
          </w:tcPr>
          <w:p w14:paraId="1688F65E" w14:textId="77777777" w:rsidR="001C317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[3] Aceptar la solicitud, ya que el profesional de la salud es un líder de opinión con mucha influencia.</w:t>
            </w:r>
          </w:p>
        </w:tc>
      </w:tr>
      <w:tr w:rsidR="00F72750" w:rsidRPr="001B0163" w14:paraId="64A58FFE" w14:textId="77777777" w:rsidTr="00252478">
        <w:tc>
          <w:tcPr>
            <w:tcW w:w="1353" w:type="dxa"/>
            <w:shd w:val="clear" w:color="auto" w:fill="C1E4F5"/>
            <w:tcMar>
              <w:top w:w="120" w:type="dxa"/>
              <w:left w:w="180" w:type="dxa"/>
              <w:bottom w:w="120" w:type="dxa"/>
              <w:right w:w="180" w:type="dxa"/>
            </w:tcMar>
            <w:hideMark/>
          </w:tcPr>
          <w:p w14:paraId="484166C3" w14:textId="77777777" w:rsidR="001C3170" w:rsidRPr="001B0163" w:rsidRDefault="009F44F4" w:rsidP="001C3170">
            <w:pPr>
              <w:spacing w:before="30" w:after="30"/>
              <w:ind w:left="30" w:right="30"/>
              <w:rPr>
                <w:rFonts w:ascii="Calibri" w:eastAsia="Times New Roman" w:hAnsi="Calibri" w:cs="Calibri"/>
                <w:sz w:val="16"/>
              </w:rPr>
            </w:pPr>
            <w:hyperlink r:id="rId186" w:tgtFrame="_blank" w:history="1">
              <w:r w:rsidRPr="001B0163">
                <w:rPr>
                  <w:rFonts w:ascii="Calibri" w:eastAsia="Times New Roman" w:hAnsi="Calibri" w:cs="Calibri"/>
                  <w:color w:val="0000FF"/>
                  <w:sz w:val="16"/>
                  <w:u w:val="single"/>
                </w:rPr>
                <w:t>Screen 15</w:t>
              </w:r>
            </w:hyperlink>
            <w:r w:rsidRPr="001B0163">
              <w:rPr>
                <w:rFonts w:ascii="Calibri" w:eastAsia="Times New Roman" w:hAnsi="Calibri" w:cs="Calibri"/>
                <w:sz w:val="16"/>
              </w:rPr>
              <w:t xml:space="preserve"> </w:t>
            </w:r>
          </w:p>
          <w:p w14:paraId="101013F2" w14:textId="77777777" w:rsidR="001C3170" w:rsidRPr="001B0163" w:rsidRDefault="009F44F4" w:rsidP="001C3170">
            <w:pPr>
              <w:ind w:left="30" w:right="30"/>
              <w:rPr>
                <w:rFonts w:ascii="Calibri" w:eastAsia="Times New Roman" w:hAnsi="Calibri" w:cs="Calibri"/>
                <w:sz w:val="16"/>
              </w:rPr>
            </w:pPr>
            <w:hyperlink r:id="rId187" w:tgtFrame="_blank" w:history="1">
              <w:r w:rsidRPr="001B0163">
                <w:rPr>
                  <w:rFonts w:ascii="Calibri" w:eastAsia="Times New Roman" w:hAnsi="Calibri" w:cs="Calibri"/>
                  <w:color w:val="0000FF"/>
                  <w:sz w:val="16"/>
                  <w:u w:val="single"/>
                </w:rPr>
                <w:t>98_C_16</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D9DADE" w14:textId="77777777" w:rsidR="001C317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[4] None of the above.</w:t>
            </w:r>
          </w:p>
          <w:p w14:paraId="67AE5A14" w14:textId="77777777" w:rsidR="001C317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Submit</w:t>
            </w:r>
          </w:p>
        </w:tc>
        <w:tc>
          <w:tcPr>
            <w:tcW w:w="6000" w:type="dxa"/>
          </w:tcPr>
          <w:p w14:paraId="26C28C88" w14:textId="77777777" w:rsidR="001C317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[4] Ninguna de las opciones anteriores.</w:t>
            </w:r>
          </w:p>
          <w:p w14:paraId="1095FA07" w14:textId="77777777" w:rsidR="001C317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Enviar</w:t>
            </w:r>
          </w:p>
        </w:tc>
      </w:tr>
      <w:tr w:rsidR="00F72750" w:rsidRPr="00552748" w14:paraId="677D8F02" w14:textId="77777777" w:rsidTr="00252478">
        <w:tc>
          <w:tcPr>
            <w:tcW w:w="1353" w:type="dxa"/>
            <w:shd w:val="clear" w:color="auto" w:fill="C1E4F5"/>
            <w:tcMar>
              <w:top w:w="120" w:type="dxa"/>
              <w:left w:w="180" w:type="dxa"/>
              <w:bottom w:w="120" w:type="dxa"/>
              <w:right w:w="180" w:type="dxa"/>
            </w:tcMar>
            <w:hideMark/>
          </w:tcPr>
          <w:p w14:paraId="3E91FEFB" w14:textId="77777777" w:rsidR="00A551B5" w:rsidRPr="001B0163" w:rsidRDefault="009F44F4" w:rsidP="00A551B5">
            <w:pPr>
              <w:spacing w:before="30" w:after="30"/>
              <w:ind w:left="30" w:right="30"/>
              <w:rPr>
                <w:rFonts w:ascii="Calibri" w:eastAsia="Times New Roman" w:hAnsi="Calibri" w:cs="Calibri"/>
                <w:sz w:val="16"/>
              </w:rPr>
            </w:pPr>
            <w:r w:rsidRPr="001B0163">
              <w:rPr>
                <w:rFonts w:ascii="Calibri" w:eastAsia="Times New Roman" w:hAnsi="Calibri" w:cs="Calibri"/>
                <w:sz w:val="16"/>
              </w:rPr>
              <w:t>Screen 15</w:t>
            </w:r>
          </w:p>
          <w:p w14:paraId="01EFB8C1" w14:textId="77777777" w:rsidR="00A551B5" w:rsidRPr="001B0163" w:rsidRDefault="009F44F4" w:rsidP="00A551B5">
            <w:pPr>
              <w:spacing w:before="100" w:beforeAutospacing="1" w:after="100" w:afterAutospacing="1"/>
              <w:ind w:left="30" w:right="30"/>
              <w:rPr>
                <w:rFonts w:ascii="Calibri" w:eastAsia="Times New Roman" w:hAnsi="Calibri" w:cs="Calibri"/>
                <w:sz w:val="16"/>
              </w:rPr>
            </w:pPr>
            <w:r w:rsidRPr="001B0163">
              <w:rPr>
                <w:rFonts w:ascii="Calibri" w:eastAsia="Times New Roman" w:hAnsi="Calibri" w:cs="Calibri"/>
                <w:sz w:val="16"/>
              </w:rPr>
              <w:t>Question 10: Feedback</w:t>
            </w:r>
          </w:p>
          <w:p w14:paraId="648F8839" w14:textId="77777777" w:rsidR="00A551B5" w:rsidRPr="001B0163" w:rsidRDefault="009F44F4" w:rsidP="00A551B5">
            <w:pPr>
              <w:ind w:left="30" w:right="30"/>
              <w:rPr>
                <w:rFonts w:ascii="Calibri" w:eastAsia="Times New Roman" w:hAnsi="Calibri" w:cs="Calibri"/>
                <w:sz w:val="16"/>
              </w:rPr>
            </w:pPr>
            <w:r w:rsidRPr="001B0163">
              <w:rPr>
                <w:rFonts w:ascii="Calibri" w:eastAsia="Times New Roman" w:hAnsi="Calibri" w:cs="Calibri"/>
                <w:sz w:val="16"/>
              </w:rPr>
              <w:t>99_C_16</w:t>
            </w:r>
          </w:p>
        </w:tc>
        <w:tc>
          <w:tcPr>
            <w:tcW w:w="6000" w:type="dxa"/>
            <w:tcMar>
              <w:top w:w="120" w:type="dxa"/>
              <w:left w:w="180" w:type="dxa"/>
              <w:bottom w:w="120" w:type="dxa"/>
              <w:right w:w="180" w:type="dxa"/>
            </w:tcMar>
            <w:hideMark/>
          </w:tcPr>
          <w:p w14:paraId="7169D0D1" w14:textId="77777777" w:rsidR="00A551B5"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 do not offer or provide anything of value to gain a business advantage, directly or indirectly, in line with anti-bribery principles.</w:t>
            </w:r>
          </w:p>
        </w:tc>
        <w:tc>
          <w:tcPr>
            <w:tcW w:w="6000" w:type="dxa"/>
          </w:tcPr>
          <w:p w14:paraId="037CD82B" w14:textId="77777777" w:rsidR="00A551B5"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No ofrecemos ni proporcionamos nada de valor para ganar una ventaja comercial, directa o indirectamente, de conformidad con los principios antisoborno.</w:t>
            </w:r>
          </w:p>
        </w:tc>
      </w:tr>
      <w:tr w:rsidR="00F72750" w:rsidRPr="00552748" w14:paraId="33EEE005" w14:textId="77777777" w:rsidTr="00252478">
        <w:tc>
          <w:tcPr>
            <w:tcW w:w="1353" w:type="dxa"/>
            <w:shd w:val="clear" w:color="auto" w:fill="C1E4F5"/>
            <w:tcMar>
              <w:top w:w="120" w:type="dxa"/>
              <w:left w:w="180" w:type="dxa"/>
              <w:bottom w:w="120" w:type="dxa"/>
              <w:right w:w="180" w:type="dxa"/>
            </w:tcMar>
            <w:hideMark/>
          </w:tcPr>
          <w:p w14:paraId="56E43211" w14:textId="77777777" w:rsidR="003C2A50" w:rsidRPr="001B0163" w:rsidRDefault="009F44F4" w:rsidP="003C2A50">
            <w:pPr>
              <w:spacing w:before="30" w:after="30"/>
              <w:ind w:left="30" w:right="30"/>
              <w:rPr>
                <w:rFonts w:ascii="Calibri" w:eastAsia="Times New Roman" w:hAnsi="Calibri" w:cs="Calibri"/>
                <w:sz w:val="16"/>
              </w:rPr>
            </w:pPr>
            <w:hyperlink r:id="rId188" w:tgtFrame="_blank" w:history="1">
              <w:r w:rsidRPr="001B0163">
                <w:rPr>
                  <w:rFonts w:ascii="Calibri" w:eastAsia="Times New Roman" w:hAnsi="Calibri" w:cs="Calibri"/>
                  <w:color w:val="0000FF"/>
                  <w:sz w:val="16"/>
                  <w:u w:val="single"/>
                </w:rPr>
                <w:t>Screen 16</w:t>
              </w:r>
            </w:hyperlink>
            <w:r w:rsidRPr="001B0163">
              <w:rPr>
                <w:rFonts w:ascii="Calibri" w:eastAsia="Times New Roman" w:hAnsi="Calibri" w:cs="Calibri"/>
                <w:sz w:val="16"/>
              </w:rPr>
              <w:t xml:space="preserve"> </w:t>
            </w:r>
          </w:p>
          <w:p w14:paraId="0B619710" w14:textId="77777777" w:rsidR="003C2A50" w:rsidRPr="001B0163" w:rsidRDefault="009F44F4" w:rsidP="003C2A50">
            <w:pPr>
              <w:ind w:left="30" w:right="30"/>
              <w:rPr>
                <w:rFonts w:ascii="Calibri" w:eastAsia="Times New Roman" w:hAnsi="Calibri" w:cs="Calibri"/>
                <w:sz w:val="16"/>
              </w:rPr>
            </w:pPr>
            <w:hyperlink r:id="rId189" w:tgtFrame="_blank" w:history="1">
              <w:r w:rsidRPr="001B0163">
                <w:rPr>
                  <w:rFonts w:ascii="Calibri" w:eastAsia="Times New Roman" w:hAnsi="Calibri" w:cs="Calibri"/>
                  <w:color w:val="0000FF"/>
                  <w:sz w:val="16"/>
                  <w:u w:val="single"/>
                </w:rPr>
                <w:t>100_C_17</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ECEEF8" w14:textId="77777777" w:rsidR="003C2A5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No results are available, as you have not completed the Knowledge Check.</w:t>
            </w:r>
          </w:p>
          <w:p w14:paraId="519875BC" w14:textId="77777777" w:rsidR="003C2A5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Congratulations! You have successfully passed the Knowledge Check.</w:t>
            </w:r>
          </w:p>
          <w:p w14:paraId="60E99EBD" w14:textId="77777777" w:rsidR="003C2A5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Please review your results below by clicking on each question.</w:t>
            </w:r>
          </w:p>
          <w:p w14:paraId="7D7B92A5" w14:textId="77777777" w:rsidR="003C2A5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lastRenderedPageBreak/>
              <w:t>Once you’re done, click the forward arrow to take a short survey.</w:t>
            </w:r>
          </w:p>
          <w:p w14:paraId="08B5C9EB" w14:textId="77777777" w:rsidR="003C2A5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Sorry, you did not pass the Knowledge Check. Take a few minutes to review your results below by clicking on each question.</w:t>
            </w:r>
          </w:p>
          <w:p w14:paraId="410FE728" w14:textId="77777777" w:rsidR="003C2A5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When you are done, click the Retake button.</w:t>
            </w:r>
          </w:p>
        </w:tc>
        <w:tc>
          <w:tcPr>
            <w:tcW w:w="6000" w:type="dxa"/>
          </w:tcPr>
          <w:p w14:paraId="1A23B882" w14:textId="77777777" w:rsidR="003C2A5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No existen resultados disponibles, ya que no completó la Verificación de conocimientos.</w:t>
            </w:r>
          </w:p>
          <w:p w14:paraId="676A17EF" w14:textId="77777777" w:rsidR="003C2A5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¡Felicitaciones! Aprobó con éxito la Verificación de conocimientos.</w:t>
            </w:r>
          </w:p>
          <w:p w14:paraId="6C251B51" w14:textId="77777777" w:rsidR="003C2A5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Para revisar los resultados a continuación, haga clic en cada pregunta.</w:t>
            </w:r>
          </w:p>
          <w:p w14:paraId="6695D70D" w14:textId="77777777" w:rsidR="003C2A5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Al finalizar, haga clic en la flecha hacia adelante para realizar una breve encuesta.</w:t>
            </w:r>
          </w:p>
          <w:p w14:paraId="1D680BD4" w14:textId="77777777" w:rsidR="003C2A5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Lo sentimos. No aprobó la Verificación de conocimientos. Tómese unos minutos para revisar los resultados a continuación haciendo clic en cada pregunta.</w:t>
            </w:r>
          </w:p>
          <w:p w14:paraId="3B9A9264" w14:textId="77777777" w:rsidR="003C2A5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Cuando esté listo, haga clic en el botón Realizar nuevamente.</w:t>
            </w:r>
          </w:p>
        </w:tc>
      </w:tr>
      <w:tr w:rsidR="00F72750" w:rsidRPr="00552748" w14:paraId="18785B78" w14:textId="77777777" w:rsidTr="00252478">
        <w:tc>
          <w:tcPr>
            <w:tcW w:w="1353" w:type="dxa"/>
            <w:shd w:val="clear" w:color="auto" w:fill="C1E4F5"/>
            <w:tcMar>
              <w:top w:w="120" w:type="dxa"/>
              <w:left w:w="180" w:type="dxa"/>
              <w:bottom w:w="120" w:type="dxa"/>
              <w:right w:w="180" w:type="dxa"/>
            </w:tcMar>
            <w:hideMark/>
          </w:tcPr>
          <w:p w14:paraId="6E14E38D" w14:textId="77777777" w:rsidR="003C2A50" w:rsidRPr="001B0163" w:rsidRDefault="009F44F4" w:rsidP="003C2A50">
            <w:pPr>
              <w:spacing w:before="30" w:after="30"/>
              <w:ind w:left="30" w:right="30"/>
              <w:rPr>
                <w:rFonts w:ascii="Calibri" w:eastAsia="Times New Roman" w:hAnsi="Calibri" w:cs="Calibri"/>
                <w:sz w:val="16"/>
              </w:rPr>
            </w:pPr>
            <w:hyperlink r:id="rId190" w:tgtFrame="_blank" w:history="1">
              <w:r w:rsidRPr="001B0163">
                <w:rPr>
                  <w:rFonts w:ascii="Calibri" w:eastAsia="Times New Roman" w:hAnsi="Calibri" w:cs="Calibri"/>
                  <w:color w:val="0000FF"/>
                  <w:sz w:val="16"/>
                  <w:u w:val="single"/>
                </w:rPr>
                <w:t>Screen 17</w:t>
              </w:r>
            </w:hyperlink>
            <w:r w:rsidRPr="001B0163">
              <w:rPr>
                <w:rFonts w:ascii="Calibri" w:eastAsia="Times New Roman" w:hAnsi="Calibri" w:cs="Calibri"/>
                <w:sz w:val="16"/>
              </w:rPr>
              <w:t xml:space="preserve"> </w:t>
            </w:r>
          </w:p>
          <w:p w14:paraId="326A79DB" w14:textId="77777777" w:rsidR="003C2A50" w:rsidRPr="001B0163" w:rsidRDefault="009F44F4" w:rsidP="003C2A50">
            <w:pPr>
              <w:ind w:left="30" w:right="30"/>
              <w:rPr>
                <w:rFonts w:ascii="Calibri" w:eastAsia="Times New Roman" w:hAnsi="Calibri" w:cs="Calibri"/>
                <w:sz w:val="16"/>
              </w:rPr>
            </w:pPr>
            <w:hyperlink r:id="rId191" w:tgtFrame="_blank" w:history="1">
              <w:r w:rsidRPr="001B0163">
                <w:rPr>
                  <w:rFonts w:ascii="Calibri" w:eastAsia="Times New Roman" w:hAnsi="Calibri" w:cs="Calibri"/>
                  <w:color w:val="0000FF"/>
                  <w:sz w:val="16"/>
                  <w:u w:val="single"/>
                </w:rPr>
                <w:t>104_C_199</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D1941C" w14:textId="77777777" w:rsidR="003C2A5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[3] As a result of this session, I have a better understanding of Abbott's Code of Business Conduct.</w:t>
            </w:r>
          </w:p>
          <w:p w14:paraId="382BCFF0" w14:textId="77777777" w:rsidR="003C2A5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Strongly Disagree</w:t>
            </w:r>
          </w:p>
          <w:p w14:paraId="03D4F4E5" w14:textId="77777777" w:rsidR="003C2A5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Disagree</w:t>
            </w:r>
          </w:p>
          <w:p w14:paraId="1BC3AC57" w14:textId="77777777" w:rsidR="003C2A5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Neutral</w:t>
            </w:r>
          </w:p>
          <w:p w14:paraId="3CB75375" w14:textId="77777777" w:rsidR="003C2A5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Agree</w:t>
            </w:r>
          </w:p>
          <w:p w14:paraId="60097EC7" w14:textId="77777777" w:rsidR="003C2A50"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Strongly Agree</w:t>
            </w:r>
          </w:p>
        </w:tc>
        <w:tc>
          <w:tcPr>
            <w:tcW w:w="6000" w:type="dxa"/>
          </w:tcPr>
          <w:p w14:paraId="675178E0" w14:textId="77777777" w:rsidR="006F1CE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[3] Como resultado de esta sesión, tengo una mejor comprensión del Código de Conducta Comercial de Abbott.</w:t>
            </w:r>
          </w:p>
          <w:p w14:paraId="3B970862" w14:textId="77777777" w:rsidR="006F1CE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Totalmente en desacuerdo</w:t>
            </w:r>
          </w:p>
          <w:p w14:paraId="2C297DBB" w14:textId="77777777" w:rsidR="006F1CE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En desacuerdo</w:t>
            </w:r>
          </w:p>
          <w:p w14:paraId="4EC93883" w14:textId="77777777" w:rsidR="006F1CE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Neutral</w:t>
            </w:r>
          </w:p>
          <w:p w14:paraId="1889E1AB" w14:textId="77777777" w:rsidR="006F1CE1"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De acuerdo</w:t>
            </w:r>
          </w:p>
          <w:p w14:paraId="7CA31C0F" w14:textId="77777777" w:rsidR="003C2A50"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Totalmente de acuerdo</w:t>
            </w:r>
          </w:p>
        </w:tc>
      </w:tr>
      <w:tr w:rsidR="00F72750" w:rsidRPr="001B0163" w14:paraId="76C3860E" w14:textId="77777777" w:rsidTr="00252478">
        <w:tc>
          <w:tcPr>
            <w:tcW w:w="1353" w:type="dxa"/>
            <w:shd w:val="clear" w:color="auto" w:fill="C1E4F5"/>
            <w:tcMar>
              <w:top w:w="120" w:type="dxa"/>
              <w:left w:w="180" w:type="dxa"/>
              <w:bottom w:w="120" w:type="dxa"/>
              <w:right w:w="180" w:type="dxa"/>
            </w:tcMar>
            <w:hideMark/>
          </w:tcPr>
          <w:p w14:paraId="5C59D359" w14:textId="77777777" w:rsidR="00764DBF" w:rsidRPr="001B0163" w:rsidRDefault="009F44F4" w:rsidP="00764DBF">
            <w:pPr>
              <w:spacing w:before="30" w:after="30"/>
              <w:ind w:left="30" w:right="30"/>
              <w:rPr>
                <w:rFonts w:ascii="Calibri" w:eastAsia="Times New Roman" w:hAnsi="Calibri" w:cs="Calibri"/>
                <w:sz w:val="16"/>
              </w:rPr>
            </w:pPr>
            <w:hyperlink r:id="rId192" w:tgtFrame="_blank" w:history="1">
              <w:r w:rsidRPr="001B0163">
                <w:rPr>
                  <w:rFonts w:ascii="Calibri" w:eastAsia="Times New Roman" w:hAnsi="Calibri" w:cs="Calibri"/>
                  <w:color w:val="0000FF"/>
                  <w:sz w:val="16"/>
                  <w:u w:val="single"/>
                </w:rPr>
                <w:t>Screen 18</w:t>
              </w:r>
            </w:hyperlink>
            <w:r w:rsidRPr="001B0163">
              <w:rPr>
                <w:rFonts w:ascii="Calibri" w:eastAsia="Times New Roman" w:hAnsi="Calibri" w:cs="Calibri"/>
                <w:sz w:val="16"/>
              </w:rPr>
              <w:t xml:space="preserve"> </w:t>
            </w:r>
          </w:p>
          <w:p w14:paraId="7D0DE57B" w14:textId="77777777" w:rsidR="00764DBF" w:rsidRPr="001B0163" w:rsidRDefault="009F44F4" w:rsidP="00764DBF">
            <w:pPr>
              <w:ind w:left="30" w:right="30"/>
              <w:rPr>
                <w:rFonts w:ascii="Calibri" w:eastAsia="Times New Roman" w:hAnsi="Calibri" w:cs="Calibri"/>
                <w:sz w:val="16"/>
              </w:rPr>
            </w:pPr>
            <w:hyperlink r:id="rId193" w:tgtFrame="_blank" w:history="1">
              <w:r w:rsidRPr="001B0163">
                <w:rPr>
                  <w:rFonts w:ascii="Calibri" w:eastAsia="Times New Roman" w:hAnsi="Calibri" w:cs="Calibri"/>
                  <w:color w:val="0000FF"/>
                  <w:sz w:val="16"/>
                  <w:u w:val="single"/>
                </w:rPr>
                <w:t>107_C_200</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298BF5"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Where to go for Support</w:t>
            </w:r>
          </w:p>
        </w:tc>
        <w:tc>
          <w:tcPr>
            <w:tcW w:w="6000" w:type="dxa"/>
          </w:tcPr>
          <w:p w14:paraId="69EAFB9C"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Dónde buscar ayuda</w:t>
            </w:r>
          </w:p>
        </w:tc>
      </w:tr>
      <w:tr w:rsidR="00F72750" w:rsidRPr="00552748" w14:paraId="20C1E0C3" w14:textId="77777777" w:rsidTr="00252478">
        <w:tc>
          <w:tcPr>
            <w:tcW w:w="1353" w:type="dxa"/>
            <w:shd w:val="clear" w:color="auto" w:fill="C1E4F5"/>
            <w:tcMar>
              <w:top w:w="120" w:type="dxa"/>
              <w:left w:w="180" w:type="dxa"/>
              <w:bottom w:w="120" w:type="dxa"/>
              <w:right w:w="180" w:type="dxa"/>
            </w:tcMar>
            <w:hideMark/>
          </w:tcPr>
          <w:p w14:paraId="45FAC6FD" w14:textId="77777777" w:rsidR="00764DBF" w:rsidRPr="001B0163" w:rsidRDefault="009F44F4" w:rsidP="00764DBF">
            <w:pPr>
              <w:spacing w:before="30" w:after="30"/>
              <w:ind w:left="30" w:right="30"/>
              <w:rPr>
                <w:rFonts w:ascii="Calibri" w:eastAsia="Times New Roman" w:hAnsi="Calibri" w:cs="Calibri"/>
                <w:sz w:val="16"/>
              </w:rPr>
            </w:pPr>
            <w:hyperlink r:id="rId194" w:tgtFrame="_blank" w:history="1">
              <w:r w:rsidRPr="001B0163">
                <w:rPr>
                  <w:rFonts w:ascii="Calibri" w:eastAsia="Times New Roman" w:hAnsi="Calibri" w:cs="Calibri"/>
                  <w:color w:val="0000FF"/>
                  <w:sz w:val="16"/>
                  <w:u w:val="single"/>
                </w:rPr>
                <w:t>Screen 18</w:t>
              </w:r>
            </w:hyperlink>
            <w:r w:rsidRPr="001B0163">
              <w:rPr>
                <w:rFonts w:ascii="Calibri" w:eastAsia="Times New Roman" w:hAnsi="Calibri" w:cs="Calibri"/>
                <w:sz w:val="16"/>
              </w:rPr>
              <w:t xml:space="preserve"> </w:t>
            </w:r>
          </w:p>
          <w:p w14:paraId="40B0B426" w14:textId="77777777" w:rsidR="00764DBF" w:rsidRPr="001B0163" w:rsidRDefault="009F44F4" w:rsidP="00764DBF">
            <w:pPr>
              <w:ind w:left="30" w:right="30"/>
              <w:rPr>
                <w:rFonts w:ascii="Calibri" w:eastAsia="Times New Roman" w:hAnsi="Calibri" w:cs="Calibri"/>
                <w:sz w:val="16"/>
              </w:rPr>
            </w:pPr>
            <w:hyperlink r:id="rId195" w:tgtFrame="_blank" w:history="1">
              <w:r w:rsidRPr="001B0163">
                <w:rPr>
                  <w:rFonts w:ascii="Calibri" w:eastAsia="Times New Roman" w:hAnsi="Calibri" w:cs="Calibri"/>
                  <w:color w:val="0000FF"/>
                  <w:sz w:val="16"/>
                  <w:u w:val="single"/>
                </w:rPr>
                <w:t>108_C_200</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FBE048"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Manager</w:t>
            </w:r>
          </w:p>
          <w:p w14:paraId="3AD81920"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lastRenderedPageBreak/>
              <w:t>If you have questions about your interactions with those outside of Abbott, the best place to start is with your manager</w:t>
            </w:r>
          </w:p>
        </w:tc>
        <w:tc>
          <w:tcPr>
            <w:tcW w:w="6000" w:type="dxa"/>
          </w:tcPr>
          <w:p w14:paraId="0F48BAD8" w14:textId="77777777" w:rsidR="00764DB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Gerente</w:t>
            </w:r>
          </w:p>
          <w:p w14:paraId="74349841" w14:textId="77777777" w:rsidR="00764DB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Si tiene preguntas acerca de su interacción con las personas externas a Abbott, lo mejor es comenzar con su gerente</w:t>
            </w:r>
          </w:p>
        </w:tc>
      </w:tr>
      <w:tr w:rsidR="00F72750" w:rsidRPr="00552748" w14:paraId="20F8CDBC" w14:textId="77777777" w:rsidTr="00252478">
        <w:tc>
          <w:tcPr>
            <w:tcW w:w="1353" w:type="dxa"/>
            <w:shd w:val="clear" w:color="auto" w:fill="C1E4F5"/>
            <w:tcMar>
              <w:top w:w="120" w:type="dxa"/>
              <w:left w:w="180" w:type="dxa"/>
              <w:bottom w:w="120" w:type="dxa"/>
              <w:right w:w="180" w:type="dxa"/>
            </w:tcMar>
            <w:hideMark/>
          </w:tcPr>
          <w:p w14:paraId="48D86916" w14:textId="77777777" w:rsidR="00764DBF" w:rsidRPr="001B0163" w:rsidRDefault="009F44F4" w:rsidP="00764DBF">
            <w:pPr>
              <w:spacing w:before="30" w:after="30"/>
              <w:ind w:left="30" w:right="30"/>
              <w:rPr>
                <w:rFonts w:ascii="Calibri" w:eastAsia="Times New Roman" w:hAnsi="Calibri" w:cs="Calibri"/>
                <w:sz w:val="16"/>
              </w:rPr>
            </w:pPr>
            <w:hyperlink r:id="rId196" w:tgtFrame="_blank" w:history="1">
              <w:r w:rsidRPr="001B0163">
                <w:rPr>
                  <w:rFonts w:ascii="Calibri" w:eastAsia="Times New Roman" w:hAnsi="Calibri" w:cs="Calibri"/>
                  <w:color w:val="0000FF"/>
                  <w:sz w:val="16"/>
                  <w:u w:val="single"/>
                </w:rPr>
                <w:t>Screen 18</w:t>
              </w:r>
            </w:hyperlink>
            <w:r w:rsidRPr="001B0163">
              <w:rPr>
                <w:rFonts w:ascii="Calibri" w:eastAsia="Times New Roman" w:hAnsi="Calibri" w:cs="Calibri"/>
                <w:sz w:val="16"/>
              </w:rPr>
              <w:t xml:space="preserve"> </w:t>
            </w:r>
          </w:p>
          <w:p w14:paraId="31445F70" w14:textId="77777777" w:rsidR="00764DBF" w:rsidRPr="001B0163" w:rsidRDefault="009F44F4" w:rsidP="00764DBF">
            <w:pPr>
              <w:ind w:left="30" w:right="30"/>
              <w:rPr>
                <w:rFonts w:ascii="Calibri" w:eastAsia="Times New Roman" w:hAnsi="Calibri" w:cs="Calibri"/>
                <w:sz w:val="16"/>
              </w:rPr>
            </w:pPr>
            <w:hyperlink r:id="rId197" w:tgtFrame="_blank" w:history="1">
              <w:r w:rsidRPr="001B0163">
                <w:rPr>
                  <w:rFonts w:ascii="Calibri" w:eastAsia="Times New Roman" w:hAnsi="Calibri" w:cs="Calibri"/>
                  <w:color w:val="0000FF"/>
                  <w:sz w:val="16"/>
                  <w:u w:val="single"/>
                </w:rPr>
                <w:t>109_C_200</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0E1B7D"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Written Standards</w:t>
            </w:r>
          </w:p>
          <w:p w14:paraId="63414F0B" w14:textId="77777777" w:rsidR="00764DBF" w:rsidRPr="001B0163" w:rsidRDefault="009F44F4" w:rsidP="00402E66">
            <w:pPr>
              <w:numPr>
                <w:ilvl w:val="0"/>
                <w:numId w:val="4"/>
              </w:numPr>
              <w:spacing w:before="100" w:beforeAutospacing="1" w:after="100" w:afterAutospacing="1"/>
              <w:ind w:left="750" w:right="30"/>
              <w:rPr>
                <w:rFonts w:ascii="Calibri" w:eastAsia="Times New Roman" w:hAnsi="Calibri" w:cs="Calibri"/>
              </w:rPr>
            </w:pPr>
            <w:r w:rsidRPr="001B0163">
              <w:rPr>
                <w:rFonts w:ascii="Calibri" w:eastAsia="Times New Roman" w:hAnsi="Calibri" w:cs="Calibri"/>
              </w:rPr>
              <w:t xml:space="preserve">For our company’s fundamental set of expectations about interactions with others, consult our </w:t>
            </w:r>
            <w:hyperlink r:id="rId198" w:tgtFrame="_blank" w:history="1">
              <w:r w:rsidRPr="001B0163">
                <w:rPr>
                  <w:rFonts w:ascii="Calibri" w:eastAsia="Times New Roman" w:hAnsi="Calibri" w:cs="Calibri"/>
                  <w:color w:val="0000FF"/>
                  <w:u w:val="single"/>
                </w:rPr>
                <w:t>Code of Business Conduct</w:t>
              </w:r>
            </w:hyperlink>
            <w:r w:rsidRPr="001B0163">
              <w:rPr>
                <w:rFonts w:ascii="Calibri" w:eastAsia="Times New Roman" w:hAnsi="Calibri" w:cs="Calibri"/>
              </w:rPr>
              <w:t>.</w:t>
            </w:r>
          </w:p>
          <w:p w14:paraId="5B824185" w14:textId="77777777" w:rsidR="00764DBF" w:rsidRPr="001B0163" w:rsidRDefault="009F44F4" w:rsidP="00402E66">
            <w:pPr>
              <w:numPr>
                <w:ilvl w:val="0"/>
                <w:numId w:val="4"/>
              </w:numPr>
              <w:spacing w:before="100" w:beforeAutospacing="1" w:after="100" w:afterAutospacing="1"/>
              <w:ind w:left="750" w:right="30"/>
              <w:rPr>
                <w:rFonts w:ascii="Calibri" w:eastAsia="Times New Roman" w:hAnsi="Calibri" w:cs="Calibri"/>
              </w:rPr>
            </w:pPr>
            <w:r w:rsidRPr="001B0163">
              <w:rPr>
                <w:rFonts w:ascii="Calibri" w:eastAsia="Times New Roman" w:hAnsi="Calibri" w:cs="Calibri"/>
              </w:rPr>
              <w:t xml:space="preserve">For our corporate policies and procedures applicable companywide, visit the </w:t>
            </w:r>
            <w:hyperlink r:id="rId199" w:tgtFrame="_blank" w:history="1">
              <w:r w:rsidRPr="001B0163">
                <w:rPr>
                  <w:rFonts w:ascii="Calibri" w:eastAsia="Times New Roman" w:hAnsi="Calibri" w:cs="Calibri"/>
                  <w:color w:val="0000FF"/>
                  <w:u w:val="single"/>
                </w:rPr>
                <w:t>Global Policy Portal.</w:t>
              </w:r>
            </w:hyperlink>
          </w:p>
        </w:tc>
        <w:tc>
          <w:tcPr>
            <w:tcW w:w="6000" w:type="dxa"/>
          </w:tcPr>
          <w:p w14:paraId="2F187411"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Estándares escritos</w:t>
            </w:r>
          </w:p>
          <w:p w14:paraId="58298777" w14:textId="77777777" w:rsidR="00AF4AEE" w:rsidRPr="00745CD0" w:rsidRDefault="009F44F4" w:rsidP="00402E66">
            <w:pPr>
              <w:numPr>
                <w:ilvl w:val="0"/>
                <w:numId w:val="4"/>
              </w:numPr>
              <w:spacing w:before="100" w:beforeAutospacing="1" w:after="100" w:afterAutospacing="1"/>
              <w:ind w:left="750" w:right="30"/>
              <w:rPr>
                <w:rFonts w:ascii="Calibri" w:eastAsia="Times New Roman" w:hAnsi="Calibri" w:cs="Calibri"/>
                <w:lang w:val="es-ES"/>
              </w:rPr>
            </w:pPr>
            <w:r w:rsidRPr="001B0163">
              <w:rPr>
                <w:rFonts w:ascii="Calibri" w:eastAsia="Calibri" w:hAnsi="Calibri" w:cs="Calibri"/>
                <w:lang w:val="es-ES_tradnl"/>
              </w:rPr>
              <w:t xml:space="preserve">Para conocer el conjunto fundamental de expectativas de Abbott acerca de las interacciones con otras personas, consulte el </w:t>
            </w:r>
            <w:r>
              <w:fldChar w:fldCharType="begin"/>
            </w:r>
            <w:r w:rsidRPr="00552748">
              <w:rPr>
                <w:lang w:val="es-MX"/>
                <w:rPrChange w:id="30" w:author="Gonzalez, Yasna" w:date="2025-12-30T10:52:00Z" w16du:dateUtc="2025-12-30T13:52:00Z">
                  <w:rPr/>
                </w:rPrChange>
              </w:rPr>
              <w:instrText>HYPERLINK "http://www.abbott.com/investors/governance/code-of-business-conduct.html" \t "_blank"</w:instrText>
            </w:r>
            <w:r>
              <w:fldChar w:fldCharType="separate"/>
            </w:r>
            <w:r w:rsidRPr="001B0163">
              <w:rPr>
                <w:rFonts w:ascii="Calibri" w:eastAsia="Calibri" w:hAnsi="Calibri" w:cs="Calibri"/>
                <w:color w:val="0000FF"/>
                <w:u w:val="single"/>
                <w:lang w:val="es-ES_tradnl"/>
              </w:rPr>
              <w:t>Código de Conducta Comercial</w:t>
            </w:r>
            <w:r>
              <w:fldChar w:fldCharType="end"/>
            </w:r>
            <w:r w:rsidRPr="001B0163">
              <w:rPr>
                <w:rFonts w:ascii="Calibri" w:eastAsia="Calibri" w:hAnsi="Calibri" w:cs="Calibri"/>
                <w:lang w:val="es-ES_tradnl"/>
              </w:rPr>
              <w:t>.</w:t>
            </w:r>
          </w:p>
          <w:p w14:paraId="4C3ED186" w14:textId="77777777" w:rsidR="00764DBF" w:rsidRPr="00745CD0" w:rsidRDefault="009F44F4" w:rsidP="00402E66">
            <w:pPr>
              <w:numPr>
                <w:ilvl w:val="0"/>
                <w:numId w:val="4"/>
              </w:numPr>
              <w:spacing w:before="100" w:beforeAutospacing="1" w:after="100" w:afterAutospacing="1"/>
              <w:ind w:left="750" w:right="30"/>
              <w:rPr>
                <w:rFonts w:ascii="Calibri" w:eastAsia="Times New Roman" w:hAnsi="Calibri" w:cs="Calibri"/>
                <w:lang w:val="es-ES"/>
              </w:rPr>
            </w:pPr>
            <w:r w:rsidRPr="001B0163">
              <w:rPr>
                <w:rFonts w:ascii="Calibri" w:eastAsia="Calibri" w:hAnsi="Calibri" w:cs="Calibri"/>
                <w:lang w:val="es-ES_tradnl"/>
              </w:rPr>
              <w:t xml:space="preserve">Para ver nuestras políticas y nuestros procedimientos corporativos aplicables en toda la compañía, visite el </w:t>
            </w:r>
            <w:r>
              <w:fldChar w:fldCharType="begin"/>
            </w:r>
            <w:r w:rsidRPr="00552748">
              <w:rPr>
                <w:lang w:val="es-MX"/>
                <w:rPrChange w:id="31" w:author="Gonzalez, Yasna" w:date="2025-12-30T10:52:00Z" w16du:dateUtc="2025-12-30T13:52:00Z">
                  <w:rPr/>
                </w:rPrChange>
              </w:rPr>
              <w:instrText>HYPERLINK "https://icomply.abbott.com/Apps/DocumentLibrary/" \t "_blank"</w:instrText>
            </w:r>
            <w:r>
              <w:fldChar w:fldCharType="separate"/>
            </w:r>
            <w:r w:rsidRPr="001B0163">
              <w:rPr>
                <w:rFonts w:ascii="Calibri" w:eastAsia="Calibri" w:hAnsi="Calibri" w:cs="Calibri"/>
                <w:color w:val="0000FF"/>
                <w:u w:val="single"/>
                <w:lang w:val="es-ES_tradnl"/>
              </w:rPr>
              <w:t>Portal de Política Global de Abbott</w:t>
            </w:r>
            <w:r>
              <w:fldChar w:fldCharType="end"/>
            </w:r>
            <w:r w:rsidRPr="001B0163">
              <w:rPr>
                <w:rFonts w:ascii="Calibri" w:eastAsia="Calibri" w:hAnsi="Calibri" w:cs="Calibri"/>
                <w:lang w:val="es-ES_tradnl"/>
              </w:rPr>
              <w:t>.</w:t>
            </w:r>
          </w:p>
        </w:tc>
      </w:tr>
      <w:tr w:rsidR="00F72750" w:rsidRPr="00552748" w14:paraId="6C558A78" w14:textId="77777777" w:rsidTr="00252478">
        <w:tc>
          <w:tcPr>
            <w:tcW w:w="1353" w:type="dxa"/>
            <w:shd w:val="clear" w:color="auto" w:fill="C1E4F5"/>
            <w:tcMar>
              <w:top w:w="120" w:type="dxa"/>
              <w:left w:w="180" w:type="dxa"/>
              <w:bottom w:w="120" w:type="dxa"/>
              <w:right w:w="180" w:type="dxa"/>
            </w:tcMar>
            <w:hideMark/>
          </w:tcPr>
          <w:p w14:paraId="03F966CA" w14:textId="77777777" w:rsidR="00764DBF" w:rsidRPr="001B0163" w:rsidRDefault="009F44F4" w:rsidP="00764DBF">
            <w:pPr>
              <w:spacing w:before="30" w:after="30"/>
              <w:ind w:left="30" w:right="30"/>
              <w:rPr>
                <w:rFonts w:ascii="Calibri" w:eastAsia="Times New Roman" w:hAnsi="Calibri" w:cs="Calibri"/>
                <w:sz w:val="16"/>
              </w:rPr>
            </w:pPr>
            <w:hyperlink r:id="rId200" w:tgtFrame="_blank" w:history="1">
              <w:r w:rsidRPr="001B0163">
                <w:rPr>
                  <w:rFonts w:ascii="Calibri" w:eastAsia="Times New Roman" w:hAnsi="Calibri" w:cs="Calibri"/>
                  <w:color w:val="0000FF"/>
                  <w:sz w:val="16"/>
                  <w:u w:val="single"/>
                </w:rPr>
                <w:t>Screen 18</w:t>
              </w:r>
            </w:hyperlink>
            <w:r w:rsidRPr="001B0163">
              <w:rPr>
                <w:rFonts w:ascii="Calibri" w:eastAsia="Times New Roman" w:hAnsi="Calibri" w:cs="Calibri"/>
                <w:sz w:val="16"/>
              </w:rPr>
              <w:t xml:space="preserve"> </w:t>
            </w:r>
          </w:p>
          <w:p w14:paraId="11E8FD6C" w14:textId="77777777" w:rsidR="00764DBF" w:rsidRPr="001B0163" w:rsidRDefault="009F44F4" w:rsidP="00764DBF">
            <w:pPr>
              <w:ind w:left="30" w:right="30"/>
              <w:rPr>
                <w:rFonts w:ascii="Calibri" w:eastAsia="Times New Roman" w:hAnsi="Calibri" w:cs="Calibri"/>
                <w:sz w:val="16"/>
              </w:rPr>
            </w:pPr>
            <w:hyperlink r:id="rId201" w:tgtFrame="_blank" w:history="1">
              <w:r w:rsidRPr="001B0163">
                <w:rPr>
                  <w:rFonts w:ascii="Calibri" w:eastAsia="Times New Roman" w:hAnsi="Calibri" w:cs="Calibri"/>
                  <w:color w:val="0000FF"/>
                  <w:sz w:val="16"/>
                  <w:u w:val="single"/>
                </w:rPr>
                <w:t>110_C_200</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4EC7E4"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Office of Ethics and Compliance (OEC)</w:t>
            </w:r>
          </w:p>
          <w:p w14:paraId="13573D63"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The OEC is a global resource available to address your questions or concerns about our company’s values and standards of conduct.</w:t>
            </w:r>
          </w:p>
          <w:p w14:paraId="14DAC45A" w14:textId="77777777" w:rsidR="00764DBF" w:rsidRPr="001B0163" w:rsidRDefault="009F44F4" w:rsidP="00402E66">
            <w:pPr>
              <w:numPr>
                <w:ilvl w:val="0"/>
                <w:numId w:val="5"/>
              </w:numPr>
              <w:spacing w:before="100" w:beforeAutospacing="1" w:after="100" w:afterAutospacing="1"/>
              <w:ind w:left="750" w:right="30"/>
              <w:rPr>
                <w:rFonts w:ascii="Calibri" w:eastAsia="Times New Roman" w:hAnsi="Calibri" w:cs="Calibri"/>
              </w:rPr>
            </w:pPr>
            <w:r w:rsidRPr="001B0163">
              <w:rPr>
                <w:rFonts w:ascii="Calibri" w:eastAsia="Times New Roman" w:hAnsi="Calibri" w:cs="Calibri"/>
              </w:rPr>
              <w:t xml:space="preserve">Visit the </w:t>
            </w:r>
            <w:hyperlink r:id="rId202" w:tgtFrame="_blank" w:history="1">
              <w:r w:rsidRPr="001B0163">
                <w:rPr>
                  <w:rFonts w:ascii="Calibri" w:eastAsia="Times New Roman" w:hAnsi="Calibri" w:cs="Calibri"/>
                  <w:color w:val="0000FF"/>
                  <w:u w:val="single"/>
                </w:rPr>
                <w:t>OEC webpage</w:t>
              </w:r>
            </w:hyperlink>
            <w:r w:rsidRPr="001B0163">
              <w:rPr>
                <w:rFonts w:ascii="Calibri" w:eastAsia="Times New Roman" w:hAnsi="Calibri" w:cs="Calibri"/>
              </w:rPr>
              <w:t xml:space="preserve"> on Abbott World.</w:t>
            </w:r>
          </w:p>
          <w:p w14:paraId="27AB6BD1" w14:textId="77777777" w:rsidR="00764DBF" w:rsidRPr="001B0163" w:rsidRDefault="009F44F4" w:rsidP="00402E66">
            <w:pPr>
              <w:numPr>
                <w:ilvl w:val="0"/>
                <w:numId w:val="5"/>
              </w:numPr>
              <w:spacing w:before="100" w:beforeAutospacing="1" w:after="100" w:afterAutospacing="1"/>
              <w:ind w:left="750" w:right="30"/>
              <w:rPr>
                <w:rFonts w:ascii="Calibri" w:eastAsia="Times New Roman" w:hAnsi="Calibri" w:cs="Calibri"/>
              </w:rPr>
            </w:pPr>
            <w:r w:rsidRPr="001B0163">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3" w:tgtFrame="_blank" w:history="1">
              <w:r w:rsidRPr="001B0163">
                <w:rPr>
                  <w:rFonts w:ascii="Calibri" w:eastAsia="Times New Roman" w:hAnsi="Calibri" w:cs="Calibri"/>
                  <w:color w:val="0000FF"/>
                  <w:u w:val="single"/>
                </w:rPr>
                <w:t>investigations@abbott.com</w:t>
              </w:r>
            </w:hyperlink>
            <w:r w:rsidRPr="001B0163">
              <w:rPr>
                <w:rFonts w:ascii="Calibri" w:eastAsia="Times New Roman" w:hAnsi="Calibri" w:cs="Calibri"/>
              </w:rPr>
              <w:t xml:space="preserve">) or Legal, or call our multilingual </w:t>
            </w:r>
            <w:hyperlink r:id="rId204" w:tgtFrame="_blank" w:history="1">
              <w:r w:rsidRPr="001B0163">
                <w:rPr>
                  <w:rFonts w:ascii="Calibri" w:eastAsia="Times New Roman" w:hAnsi="Calibri" w:cs="Calibri"/>
                  <w:color w:val="0000FF"/>
                  <w:u w:val="single"/>
                </w:rPr>
                <w:t>SpeakUp</w:t>
              </w:r>
            </w:hyperlink>
            <w:r w:rsidRPr="001B0163">
              <w:rPr>
                <w:rFonts w:ascii="Calibri" w:eastAsia="Times New Roman" w:hAnsi="Calibri" w:cs="Calibri"/>
              </w:rPr>
              <w:t xml:space="preserve"> available globally 24/7.</w:t>
            </w:r>
          </w:p>
          <w:p w14:paraId="7653F076" w14:textId="77777777" w:rsidR="00764DBF" w:rsidRPr="001B0163" w:rsidRDefault="009F44F4" w:rsidP="00402E66">
            <w:pPr>
              <w:numPr>
                <w:ilvl w:val="0"/>
                <w:numId w:val="5"/>
              </w:numPr>
              <w:spacing w:before="100" w:beforeAutospacing="1" w:after="100" w:afterAutospacing="1"/>
              <w:ind w:left="750" w:right="30"/>
              <w:rPr>
                <w:rFonts w:ascii="Calibri" w:eastAsia="Times New Roman" w:hAnsi="Calibri" w:cs="Calibri"/>
              </w:rPr>
            </w:pPr>
            <w:r w:rsidRPr="001B0163">
              <w:rPr>
                <w:rFonts w:ascii="Calibri" w:eastAsia="Times New Roman" w:hAnsi="Calibri" w:cs="Calibri"/>
              </w:rPr>
              <w:lastRenderedPageBreak/>
              <w:t xml:space="preserve">iComply – Visit </w:t>
            </w:r>
            <w:hyperlink r:id="rId205" w:tgtFrame="_blank" w:history="1">
              <w:r w:rsidRPr="001B0163">
                <w:rPr>
                  <w:rFonts w:ascii="Calibri" w:eastAsia="Times New Roman" w:hAnsi="Calibri" w:cs="Calibri"/>
                  <w:color w:val="0000FF"/>
                  <w:u w:val="single"/>
                </w:rPr>
                <w:t>iComply</w:t>
              </w:r>
            </w:hyperlink>
            <w:r w:rsidRPr="001B0163">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0D3CE046" w14:textId="77777777" w:rsidR="00764DB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Oficina de Ética y Cumplimiento (OEC)</w:t>
            </w:r>
          </w:p>
          <w:p w14:paraId="73748537" w14:textId="77777777" w:rsidR="00764DBF" w:rsidRPr="00745CD0" w:rsidRDefault="009F44F4" w:rsidP="00402E66">
            <w:pPr>
              <w:spacing w:before="100" w:beforeAutospacing="1" w:after="100" w:afterAutospacing="1"/>
              <w:ind w:left="30" w:right="30"/>
              <w:rPr>
                <w:rFonts w:ascii="Calibri" w:eastAsia="Times New Roman" w:hAnsi="Calibri" w:cs="Calibri"/>
                <w:lang w:val="es-ES"/>
              </w:rPr>
            </w:pPr>
            <w:del w:id="32" w:author="Gonzalez, Yasna" w:date="2025-12-30T11:05:00Z" w16du:dateUtc="2025-12-30T14:05:00Z">
              <w:r w:rsidRPr="001B0163" w:rsidDel="009F1FFB">
                <w:rPr>
                  <w:rFonts w:ascii="Calibri" w:eastAsia="Calibri" w:hAnsi="Calibri" w:cs="Calibri"/>
                  <w:lang w:val="es-ES_tradnl"/>
                </w:rPr>
                <w:delText xml:space="preserve">La </w:delText>
              </w:r>
            </w:del>
            <w:r w:rsidRPr="001B0163">
              <w:rPr>
                <w:rFonts w:ascii="Calibri" w:eastAsia="Calibri" w:hAnsi="Calibri" w:cs="Calibri"/>
                <w:lang w:val="es-ES_tradnl"/>
              </w:rPr>
              <w:t>OEC es un recurso global disponible para abordar sus preguntas o inquietudes sobre los valores y estándares de conducta de nuestra compañía.</w:t>
            </w:r>
          </w:p>
          <w:p w14:paraId="58277A20" w14:textId="7087EA1B" w:rsidR="00764DBF" w:rsidRPr="00745CD0" w:rsidRDefault="009F44F4" w:rsidP="00402E66">
            <w:pPr>
              <w:numPr>
                <w:ilvl w:val="0"/>
                <w:numId w:val="5"/>
              </w:numPr>
              <w:spacing w:before="100" w:beforeAutospacing="1" w:after="100" w:afterAutospacing="1"/>
              <w:ind w:left="750" w:right="30"/>
              <w:rPr>
                <w:rFonts w:ascii="Calibri" w:eastAsia="Times New Roman" w:hAnsi="Calibri" w:cs="Calibri"/>
                <w:lang w:val="es-ES"/>
              </w:rPr>
            </w:pPr>
            <w:r w:rsidRPr="001B0163">
              <w:rPr>
                <w:rFonts w:ascii="Calibri" w:eastAsia="Calibri" w:hAnsi="Calibri" w:cs="Calibri"/>
                <w:lang w:val="es-ES_tradnl"/>
              </w:rPr>
              <w:t xml:space="preserve">Visite el </w:t>
            </w:r>
            <w:r>
              <w:fldChar w:fldCharType="begin"/>
            </w:r>
            <w:r w:rsidRPr="00552748">
              <w:rPr>
                <w:lang w:val="es-MX"/>
                <w:rPrChange w:id="33" w:author="Gonzalez, Yasna" w:date="2025-12-30T10:52:00Z" w16du:dateUtc="2025-12-30T13:52:00Z">
                  <w:rPr/>
                </w:rPrChange>
              </w:rPr>
              <w:instrText>HYPERLINK "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 "_blank"</w:instrText>
            </w:r>
            <w:r>
              <w:fldChar w:fldCharType="separate"/>
            </w:r>
            <w:r w:rsidRPr="001B0163">
              <w:rPr>
                <w:rFonts w:ascii="Calibri" w:eastAsia="Calibri" w:hAnsi="Calibri" w:cs="Calibri"/>
                <w:color w:val="0000FF"/>
                <w:u w:val="single"/>
                <w:lang w:val="es-ES_tradnl"/>
              </w:rPr>
              <w:t>sitio web de</w:t>
            </w:r>
            <w:del w:id="34" w:author="Gonzalez, Yasna" w:date="2025-12-30T11:05:00Z" w16du:dateUtc="2025-12-30T14:05:00Z">
              <w:r w:rsidRPr="001B0163" w:rsidDel="009F1FFB">
                <w:rPr>
                  <w:rFonts w:ascii="Calibri" w:eastAsia="Calibri" w:hAnsi="Calibri" w:cs="Calibri"/>
                  <w:color w:val="0000FF"/>
                  <w:u w:val="single"/>
                  <w:lang w:val="es-ES_tradnl"/>
                </w:rPr>
                <w:delText xml:space="preserve"> la</w:delText>
              </w:r>
            </w:del>
            <w:r w:rsidRPr="001B0163">
              <w:rPr>
                <w:rFonts w:ascii="Calibri" w:eastAsia="Calibri" w:hAnsi="Calibri" w:cs="Calibri"/>
                <w:color w:val="0000FF"/>
                <w:u w:val="single"/>
                <w:lang w:val="es-ES_tradnl"/>
              </w:rPr>
              <w:t xml:space="preserve"> OEC</w:t>
            </w:r>
            <w:r>
              <w:fldChar w:fldCharType="end"/>
            </w:r>
            <w:r w:rsidRPr="001B0163">
              <w:rPr>
                <w:rFonts w:ascii="Calibri" w:eastAsia="Calibri" w:hAnsi="Calibri" w:cs="Calibri"/>
                <w:lang w:val="es-ES_tradnl"/>
              </w:rPr>
              <w:t xml:space="preserve"> en Abbott World.</w:t>
            </w:r>
          </w:p>
          <w:p w14:paraId="7D85143C" w14:textId="77777777" w:rsidR="006E5FE6" w:rsidRPr="00745CD0" w:rsidRDefault="009F44F4" w:rsidP="00402E66">
            <w:pPr>
              <w:numPr>
                <w:ilvl w:val="0"/>
                <w:numId w:val="5"/>
              </w:numPr>
              <w:spacing w:before="100" w:beforeAutospacing="1" w:after="100" w:afterAutospacing="1"/>
              <w:ind w:left="750" w:right="30"/>
              <w:rPr>
                <w:rFonts w:ascii="Calibri" w:eastAsia="Times New Roman" w:hAnsi="Calibri" w:cs="Calibri"/>
                <w:lang w:val="es-ES"/>
              </w:rPr>
            </w:pPr>
            <w:r w:rsidRPr="001B0163">
              <w:rPr>
                <w:rFonts w:ascii="Calibri" w:eastAsia="Calibri" w:hAnsi="Calibri" w:cs="Calibri"/>
                <w:lang w:val="es-ES_tradnl"/>
              </w:rPr>
              <w:t xml:space="preserve">Si tiene inquietudes con respecto a actividades comerciales corruptas dentro de la empresa, o durante el trato con clientes o terceros, puede plantear sus inquietudes a </w:t>
            </w:r>
            <w:del w:id="35" w:author="Gonzalez, Yasna" w:date="2025-12-30T11:05:00Z" w16du:dateUtc="2025-12-30T14:05:00Z">
              <w:r w:rsidRPr="001B0163" w:rsidDel="009F1FFB">
                <w:rPr>
                  <w:rFonts w:ascii="Calibri" w:eastAsia="Calibri" w:hAnsi="Calibri" w:cs="Calibri"/>
                  <w:lang w:val="es-ES_tradnl"/>
                </w:rPr>
                <w:delText xml:space="preserve">la </w:delText>
              </w:r>
            </w:del>
            <w:r w:rsidRPr="001B0163">
              <w:rPr>
                <w:rFonts w:ascii="Calibri" w:eastAsia="Calibri" w:hAnsi="Calibri" w:cs="Calibri"/>
                <w:lang w:val="es-ES_tradnl"/>
              </w:rPr>
              <w:t>OEC (</w:t>
            </w:r>
            <w:r>
              <w:fldChar w:fldCharType="begin"/>
            </w:r>
            <w:r w:rsidRPr="00552748">
              <w:rPr>
                <w:lang w:val="es-MX"/>
                <w:rPrChange w:id="36" w:author="Gonzalez, Yasna" w:date="2025-12-30T10:52:00Z" w16du:dateUtc="2025-12-30T13:52:00Z">
                  <w:rPr/>
                </w:rPrChange>
              </w:rPr>
              <w:instrText>HYPERLINK "mailto:investigations@abbott.com" \t "_blank"</w:instrText>
            </w:r>
            <w:r>
              <w:fldChar w:fldCharType="separate"/>
            </w:r>
            <w:r w:rsidRPr="001B0163">
              <w:rPr>
                <w:rFonts w:ascii="Calibri" w:eastAsia="Calibri" w:hAnsi="Calibri" w:cs="Calibri"/>
                <w:color w:val="0000FF"/>
                <w:u w:val="single"/>
                <w:lang w:val="es-ES_tradnl"/>
              </w:rPr>
              <w:t>investigations@abbott.com</w:t>
            </w:r>
            <w:r>
              <w:fldChar w:fldCharType="end"/>
            </w:r>
            <w:r w:rsidRPr="001B0163">
              <w:rPr>
                <w:rFonts w:ascii="Calibri" w:eastAsia="Calibri" w:hAnsi="Calibri" w:cs="Calibri"/>
                <w:lang w:val="es-ES_tradnl"/>
              </w:rPr>
              <w:t xml:space="preserve">) o a la División Legal, o llamar a nuestra línea de asistencia multilingüe </w:t>
            </w:r>
            <w:r>
              <w:lastRenderedPageBreak/>
              <w:fldChar w:fldCharType="begin"/>
            </w:r>
            <w:r w:rsidRPr="00552748">
              <w:rPr>
                <w:lang w:val="es-MX"/>
                <w:rPrChange w:id="37" w:author="Gonzalez, Yasna" w:date="2025-12-30T10:52:00Z" w16du:dateUtc="2025-12-30T13:52:00Z">
                  <w:rPr/>
                </w:rPrChange>
              </w:rPr>
              <w:instrText>HYPERLINK "https://secure.ethicspoint.com/domain/media/en/gui/40393/index.html" \t "_blank"</w:instrText>
            </w:r>
            <w:r>
              <w:fldChar w:fldCharType="separate"/>
            </w:r>
            <w:r w:rsidRPr="001B0163">
              <w:rPr>
                <w:rFonts w:ascii="Calibri" w:eastAsia="Calibri" w:hAnsi="Calibri" w:cs="Calibri"/>
                <w:color w:val="0000FF"/>
                <w:u w:val="single"/>
                <w:lang w:val="es-ES_tradnl"/>
              </w:rPr>
              <w:t>SpeakUp</w:t>
            </w:r>
            <w:r>
              <w:fldChar w:fldCharType="end"/>
            </w:r>
            <w:r w:rsidRPr="001B0163">
              <w:rPr>
                <w:rFonts w:ascii="Calibri" w:eastAsia="Calibri" w:hAnsi="Calibri" w:cs="Calibri"/>
                <w:lang w:val="es-ES_tradnl"/>
              </w:rPr>
              <w:t xml:space="preserve"> disponible en todo el mundo las 24 horas del día, los siete días de la semana.</w:t>
            </w:r>
          </w:p>
          <w:p w14:paraId="7566303D" w14:textId="77777777" w:rsidR="00764DBF" w:rsidRPr="00745CD0" w:rsidRDefault="009F44F4" w:rsidP="00402E66">
            <w:pPr>
              <w:numPr>
                <w:ilvl w:val="0"/>
                <w:numId w:val="5"/>
              </w:numPr>
              <w:spacing w:before="100" w:beforeAutospacing="1" w:after="100" w:afterAutospacing="1"/>
              <w:ind w:left="750" w:right="30"/>
              <w:rPr>
                <w:rFonts w:ascii="Calibri" w:eastAsia="Times New Roman" w:hAnsi="Calibri" w:cs="Calibri"/>
                <w:lang w:val="es-ES"/>
              </w:rPr>
            </w:pPr>
            <w:r w:rsidRPr="001B0163">
              <w:rPr>
                <w:rFonts w:ascii="Calibri" w:eastAsia="Calibri" w:hAnsi="Calibri" w:cs="Calibri"/>
                <w:lang w:val="es-ES_tradnl"/>
              </w:rPr>
              <w:t xml:space="preserve">iComply: visite </w:t>
            </w:r>
            <w:r>
              <w:fldChar w:fldCharType="begin"/>
            </w:r>
            <w:r w:rsidRPr="00552748">
              <w:rPr>
                <w:lang w:val="es-MX"/>
                <w:rPrChange w:id="38" w:author="Gonzalez, Yasna" w:date="2025-12-30T10:52:00Z" w16du:dateUtc="2025-12-30T13:52:00Z">
                  <w:rPr/>
                </w:rPrChange>
              </w:rPr>
              <w:instrText>HYPERLINK "https://icomply.abbott.com/Default.aspx" \t "_blank"</w:instrText>
            </w:r>
            <w:r>
              <w:fldChar w:fldCharType="separate"/>
            </w:r>
            <w:r w:rsidRPr="001B0163">
              <w:rPr>
                <w:rFonts w:ascii="Calibri" w:eastAsia="Calibri" w:hAnsi="Calibri" w:cs="Calibri"/>
                <w:color w:val="0000FF"/>
                <w:u w:val="single"/>
                <w:lang w:val="es-ES_tradnl"/>
              </w:rPr>
              <w:t>iComply</w:t>
            </w:r>
            <w:r>
              <w:fldChar w:fldCharType="end"/>
            </w:r>
            <w:r w:rsidRPr="001B0163">
              <w:rPr>
                <w:rFonts w:ascii="Calibri" w:eastAsia="Calibri" w:hAnsi="Calibri" w:cs="Calibri"/>
                <w:lang w:val="es-ES_tradnl"/>
              </w:rPr>
              <w:t xml:space="preserve"> para acceder a aplicaciones relacionadas con el cumplimiento y recursos diseñados para interactuar con profesionales de la salud y organizaciones de salud, así como con terceros.</w:t>
            </w:r>
          </w:p>
        </w:tc>
      </w:tr>
      <w:tr w:rsidR="00F72750" w:rsidRPr="00552748" w14:paraId="48A3E53F" w14:textId="77777777" w:rsidTr="00252478">
        <w:tc>
          <w:tcPr>
            <w:tcW w:w="1353" w:type="dxa"/>
            <w:shd w:val="clear" w:color="auto" w:fill="C1E4F5"/>
            <w:tcMar>
              <w:top w:w="120" w:type="dxa"/>
              <w:left w:w="180" w:type="dxa"/>
              <w:bottom w:w="120" w:type="dxa"/>
              <w:right w:w="180" w:type="dxa"/>
            </w:tcMar>
            <w:hideMark/>
          </w:tcPr>
          <w:p w14:paraId="28AE169B" w14:textId="77777777" w:rsidR="00764DBF" w:rsidRPr="001B0163" w:rsidRDefault="009F44F4" w:rsidP="00764DBF">
            <w:pPr>
              <w:spacing w:before="30" w:after="30"/>
              <w:ind w:left="30" w:right="30"/>
              <w:rPr>
                <w:rFonts w:ascii="Calibri" w:eastAsia="Times New Roman" w:hAnsi="Calibri" w:cs="Calibri"/>
                <w:sz w:val="16"/>
              </w:rPr>
            </w:pPr>
            <w:hyperlink r:id="rId206" w:tgtFrame="_blank" w:history="1">
              <w:r w:rsidRPr="001B0163">
                <w:rPr>
                  <w:rFonts w:ascii="Calibri" w:eastAsia="Times New Roman" w:hAnsi="Calibri" w:cs="Calibri"/>
                  <w:color w:val="0000FF"/>
                  <w:sz w:val="16"/>
                  <w:u w:val="single"/>
                </w:rPr>
                <w:t>Screen 18</w:t>
              </w:r>
            </w:hyperlink>
            <w:r w:rsidRPr="001B0163">
              <w:rPr>
                <w:rFonts w:ascii="Calibri" w:eastAsia="Times New Roman" w:hAnsi="Calibri" w:cs="Calibri"/>
                <w:sz w:val="16"/>
              </w:rPr>
              <w:t xml:space="preserve"> </w:t>
            </w:r>
          </w:p>
          <w:p w14:paraId="39A5F946" w14:textId="77777777" w:rsidR="00764DBF" w:rsidRPr="001B0163" w:rsidRDefault="009F44F4" w:rsidP="00764DBF">
            <w:pPr>
              <w:ind w:left="30" w:right="30"/>
              <w:rPr>
                <w:rFonts w:ascii="Calibri" w:eastAsia="Times New Roman" w:hAnsi="Calibri" w:cs="Calibri"/>
                <w:sz w:val="16"/>
              </w:rPr>
            </w:pPr>
            <w:hyperlink r:id="rId207" w:tgtFrame="_blank" w:history="1">
              <w:r w:rsidRPr="001B0163">
                <w:rPr>
                  <w:rFonts w:ascii="Calibri" w:eastAsia="Times New Roman" w:hAnsi="Calibri" w:cs="Calibri"/>
                  <w:color w:val="0000FF"/>
                  <w:sz w:val="16"/>
                  <w:u w:val="single"/>
                </w:rPr>
                <w:t>111_C_200</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F58B86A"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Human Resources</w:t>
            </w:r>
          </w:p>
          <w:p w14:paraId="79A78702"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 xml:space="preserve">For employee-related issues, such as concerns involving management and/or other employees, contact your local </w:t>
            </w:r>
            <w:hyperlink r:id="rId208" w:tgtFrame="_blank" w:history="1">
              <w:r w:rsidRPr="001B0163">
                <w:rPr>
                  <w:rFonts w:ascii="Calibri" w:eastAsia="Times New Roman" w:hAnsi="Calibri" w:cs="Calibri"/>
                  <w:color w:val="0000FF"/>
                  <w:u w:val="single"/>
                </w:rPr>
                <w:t>Human Resources representative</w:t>
              </w:r>
            </w:hyperlink>
            <w:r w:rsidRPr="001B0163">
              <w:rPr>
                <w:rFonts w:ascii="Calibri" w:eastAsia="Times New Roman" w:hAnsi="Calibri" w:cs="Calibri"/>
              </w:rPr>
              <w:t>.</w:t>
            </w:r>
          </w:p>
        </w:tc>
        <w:tc>
          <w:tcPr>
            <w:tcW w:w="6000" w:type="dxa"/>
          </w:tcPr>
          <w:p w14:paraId="2AF34307" w14:textId="77777777" w:rsidR="00764DB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Recursos Humanos</w:t>
            </w:r>
          </w:p>
          <w:p w14:paraId="515F1B37" w14:textId="77777777" w:rsidR="00764DB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 xml:space="preserve">Por problemas relacionados con los empleados, como por ejemplo, problemas que involucran al gerente y/u otros empleados, contáctese con su representante de </w:t>
            </w:r>
            <w:r>
              <w:fldChar w:fldCharType="begin"/>
            </w:r>
            <w:r w:rsidRPr="00552748">
              <w:rPr>
                <w:lang w:val="es-MX"/>
                <w:rPrChange w:id="39" w:author="Gonzalez, Yasna" w:date="2025-12-30T10:52:00Z" w16du:dateUtc="2025-12-30T13:52:00Z">
                  <w:rPr/>
                </w:rPrChange>
              </w:rPr>
              <w:instrText>HYPERLINK "https://abbott.sharepoint.com/sites/myhr" \t "_blank"</w:instrText>
            </w:r>
            <w:r>
              <w:fldChar w:fldCharType="separate"/>
            </w:r>
            <w:r w:rsidRPr="001B0163">
              <w:rPr>
                <w:rFonts w:ascii="Calibri" w:eastAsia="Calibri" w:hAnsi="Calibri" w:cs="Calibri"/>
                <w:color w:val="0000FF"/>
                <w:u w:val="single"/>
                <w:lang w:val="es-ES_tradnl"/>
              </w:rPr>
              <w:t>Recursos Humanos</w:t>
            </w:r>
            <w:r>
              <w:fldChar w:fldCharType="end"/>
            </w:r>
            <w:r w:rsidRPr="001B0163">
              <w:rPr>
                <w:rFonts w:ascii="Calibri" w:eastAsia="Calibri" w:hAnsi="Calibri" w:cs="Calibri"/>
                <w:lang w:val="es-ES_tradnl"/>
              </w:rPr>
              <w:t xml:space="preserve"> local.</w:t>
            </w:r>
          </w:p>
        </w:tc>
      </w:tr>
      <w:tr w:rsidR="00F72750" w:rsidRPr="00552748" w14:paraId="50B0F33B" w14:textId="77777777" w:rsidTr="00252478">
        <w:tc>
          <w:tcPr>
            <w:tcW w:w="1353" w:type="dxa"/>
            <w:shd w:val="clear" w:color="auto" w:fill="C1E4F5"/>
            <w:tcMar>
              <w:top w:w="120" w:type="dxa"/>
              <w:left w:w="180" w:type="dxa"/>
              <w:bottom w:w="120" w:type="dxa"/>
              <w:right w:w="180" w:type="dxa"/>
            </w:tcMar>
            <w:hideMark/>
          </w:tcPr>
          <w:p w14:paraId="529E7AAD" w14:textId="77777777" w:rsidR="00764DBF" w:rsidRPr="001B0163" w:rsidRDefault="009F44F4" w:rsidP="00764DBF">
            <w:pPr>
              <w:spacing w:before="30" w:after="30"/>
              <w:ind w:left="30" w:right="30"/>
              <w:rPr>
                <w:rFonts w:ascii="Calibri" w:eastAsia="Times New Roman" w:hAnsi="Calibri" w:cs="Calibri"/>
                <w:sz w:val="16"/>
              </w:rPr>
            </w:pPr>
            <w:hyperlink r:id="rId209" w:tgtFrame="_blank" w:history="1">
              <w:r w:rsidRPr="001B0163">
                <w:rPr>
                  <w:rFonts w:ascii="Calibri" w:eastAsia="Times New Roman" w:hAnsi="Calibri" w:cs="Calibri"/>
                  <w:color w:val="0000FF"/>
                  <w:sz w:val="16"/>
                  <w:u w:val="single"/>
                </w:rPr>
                <w:t>Screen 18</w:t>
              </w:r>
            </w:hyperlink>
            <w:r w:rsidRPr="001B0163">
              <w:rPr>
                <w:rFonts w:ascii="Calibri" w:eastAsia="Times New Roman" w:hAnsi="Calibri" w:cs="Calibri"/>
                <w:sz w:val="16"/>
              </w:rPr>
              <w:t xml:space="preserve"> </w:t>
            </w:r>
          </w:p>
          <w:p w14:paraId="24D5220E" w14:textId="77777777" w:rsidR="00764DBF" w:rsidRPr="001B0163" w:rsidRDefault="009F44F4" w:rsidP="00764DBF">
            <w:pPr>
              <w:ind w:left="30" w:right="30"/>
              <w:rPr>
                <w:rFonts w:ascii="Calibri" w:eastAsia="Times New Roman" w:hAnsi="Calibri" w:cs="Calibri"/>
                <w:sz w:val="16"/>
              </w:rPr>
            </w:pPr>
            <w:hyperlink r:id="rId210" w:tgtFrame="_blank" w:history="1">
              <w:r w:rsidRPr="001B0163">
                <w:rPr>
                  <w:rFonts w:ascii="Calibri" w:eastAsia="Times New Roman" w:hAnsi="Calibri" w:cs="Calibri"/>
                  <w:color w:val="0000FF"/>
                  <w:sz w:val="16"/>
                  <w:u w:val="single"/>
                </w:rPr>
                <w:t>112_C_200</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883972"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Legal Division</w:t>
            </w:r>
          </w:p>
          <w:p w14:paraId="48109365"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Contact the Legal Division with questions or concerns about legal implications of bribery and corruption.</w:t>
            </w:r>
          </w:p>
          <w:p w14:paraId="3EF36062" w14:textId="77777777" w:rsidR="00764DBF" w:rsidRPr="001B0163" w:rsidRDefault="009F44F4" w:rsidP="00402E66">
            <w:pPr>
              <w:numPr>
                <w:ilvl w:val="0"/>
                <w:numId w:val="6"/>
              </w:numPr>
              <w:spacing w:before="100" w:beforeAutospacing="1" w:after="100" w:afterAutospacing="1"/>
              <w:ind w:left="750" w:right="30"/>
              <w:rPr>
                <w:rFonts w:ascii="Calibri" w:eastAsia="Times New Roman" w:hAnsi="Calibri" w:cs="Calibri"/>
              </w:rPr>
            </w:pPr>
            <w:r w:rsidRPr="001B0163">
              <w:rPr>
                <w:rFonts w:ascii="Calibri" w:eastAsia="Times New Roman" w:hAnsi="Calibri" w:cs="Calibri"/>
              </w:rPr>
              <w:t>Click here to access the Legal home page on Abbott World.</w:t>
            </w:r>
          </w:p>
        </w:tc>
        <w:tc>
          <w:tcPr>
            <w:tcW w:w="6000" w:type="dxa"/>
          </w:tcPr>
          <w:p w14:paraId="19C56F83" w14:textId="77777777" w:rsidR="00764DB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División Legal</w:t>
            </w:r>
          </w:p>
          <w:p w14:paraId="4653BB3F" w14:textId="77777777" w:rsidR="00764DB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Si tiene dudas o preguntas sobre las repercusiones jurídicas del soborno y la corrupción, comuníquese con la División Legal.</w:t>
            </w:r>
          </w:p>
          <w:p w14:paraId="154344BE" w14:textId="77777777" w:rsidR="00764DBF" w:rsidRPr="00745CD0" w:rsidRDefault="009F44F4" w:rsidP="00402E66">
            <w:pPr>
              <w:numPr>
                <w:ilvl w:val="0"/>
                <w:numId w:val="6"/>
              </w:numPr>
              <w:spacing w:before="100" w:beforeAutospacing="1" w:after="100" w:afterAutospacing="1"/>
              <w:ind w:left="750" w:right="30"/>
              <w:rPr>
                <w:rFonts w:ascii="Calibri" w:eastAsia="Times New Roman" w:hAnsi="Calibri" w:cs="Calibri"/>
                <w:lang w:val="es-ES"/>
              </w:rPr>
            </w:pPr>
            <w:r w:rsidRPr="001B0163">
              <w:rPr>
                <w:rFonts w:ascii="Calibri" w:eastAsia="Calibri" w:hAnsi="Calibri" w:cs="Calibri"/>
                <w:lang w:val="es-ES_tradnl"/>
              </w:rPr>
              <w:t>Haga clic aquí para acceder a la página de inicio de la División Legal en Abbott World.</w:t>
            </w:r>
          </w:p>
        </w:tc>
      </w:tr>
      <w:tr w:rsidR="00F72750" w:rsidRPr="00552748" w14:paraId="383BEE3C" w14:textId="77777777" w:rsidTr="00252478">
        <w:tc>
          <w:tcPr>
            <w:tcW w:w="1353" w:type="dxa"/>
            <w:shd w:val="clear" w:color="auto" w:fill="C1E4F5"/>
            <w:tcMar>
              <w:top w:w="120" w:type="dxa"/>
              <w:left w:w="180" w:type="dxa"/>
              <w:bottom w:w="120" w:type="dxa"/>
              <w:right w:w="180" w:type="dxa"/>
            </w:tcMar>
            <w:hideMark/>
          </w:tcPr>
          <w:p w14:paraId="2F6FFFD7" w14:textId="77777777" w:rsidR="00764DBF" w:rsidRPr="001B0163" w:rsidRDefault="009F44F4" w:rsidP="00764DBF">
            <w:pPr>
              <w:spacing w:before="30" w:after="30"/>
              <w:ind w:left="30" w:right="30"/>
              <w:rPr>
                <w:rFonts w:ascii="Calibri" w:eastAsia="Times New Roman" w:hAnsi="Calibri" w:cs="Calibri"/>
                <w:sz w:val="16"/>
              </w:rPr>
            </w:pPr>
            <w:hyperlink r:id="rId211" w:tgtFrame="_blank" w:history="1">
              <w:r w:rsidRPr="001B0163">
                <w:rPr>
                  <w:rFonts w:ascii="Calibri" w:eastAsia="Times New Roman" w:hAnsi="Calibri" w:cs="Calibri"/>
                  <w:color w:val="0000FF"/>
                  <w:sz w:val="16"/>
                  <w:u w:val="single"/>
                </w:rPr>
                <w:t>Screen 18</w:t>
              </w:r>
            </w:hyperlink>
            <w:r w:rsidRPr="001B0163">
              <w:rPr>
                <w:rFonts w:ascii="Calibri" w:eastAsia="Times New Roman" w:hAnsi="Calibri" w:cs="Calibri"/>
                <w:sz w:val="16"/>
              </w:rPr>
              <w:t xml:space="preserve"> </w:t>
            </w:r>
          </w:p>
          <w:p w14:paraId="76B6BA09" w14:textId="77777777" w:rsidR="00764DBF" w:rsidRPr="001B0163" w:rsidRDefault="009F44F4" w:rsidP="00764DBF">
            <w:pPr>
              <w:ind w:left="30" w:right="30"/>
              <w:rPr>
                <w:rFonts w:ascii="Calibri" w:eastAsia="Times New Roman" w:hAnsi="Calibri" w:cs="Calibri"/>
                <w:sz w:val="16"/>
              </w:rPr>
            </w:pPr>
            <w:hyperlink r:id="rId212" w:tgtFrame="_blank" w:history="1">
              <w:r w:rsidRPr="001B0163">
                <w:rPr>
                  <w:rFonts w:ascii="Calibri" w:eastAsia="Times New Roman" w:hAnsi="Calibri" w:cs="Calibri"/>
                  <w:color w:val="0000FF"/>
                  <w:sz w:val="16"/>
                  <w:u w:val="single"/>
                </w:rPr>
                <w:t>113_C_200</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0BF0CA"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OTHER RESOURCES</w:t>
            </w:r>
          </w:p>
          <w:p w14:paraId="74216998"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There are many other resources available to you:</w:t>
            </w:r>
          </w:p>
          <w:p w14:paraId="40DCE1DB"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lastRenderedPageBreak/>
              <w:t>Finance – If your question is about accounting or finance, contact your local Finance department.</w:t>
            </w:r>
          </w:p>
          <w:p w14:paraId="74D16F4A"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Corporate Audit – If you have specific concerns regarding accounting, internal accounting controls, or auditing matters, promptly report them to Corporate Audit or the OEC.</w:t>
            </w:r>
          </w:p>
          <w:p w14:paraId="21A756D5"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Abbott Quality and Regulatory – If you have questions about the quality and safety of our products, contact your local Quality or Regulatory department.</w:t>
            </w:r>
          </w:p>
          <w:p w14:paraId="2BBAE10D"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Global Environment, Health, and Safety – Contact a Global Environment, Health, and Safety representative if you have questions about a physical site and potential dangers.</w:t>
            </w:r>
          </w:p>
          <w:p w14:paraId="3B5887FD"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Global Procurement – If you have questions about supplier relations, contact Global Procurement.</w:t>
            </w:r>
          </w:p>
        </w:tc>
        <w:tc>
          <w:tcPr>
            <w:tcW w:w="6000" w:type="dxa"/>
          </w:tcPr>
          <w:p w14:paraId="4E65CDB3" w14:textId="77777777" w:rsidR="00764DB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OTROS RECURSOS</w:t>
            </w:r>
          </w:p>
          <w:p w14:paraId="32912F3C" w14:textId="77777777" w:rsidR="00764DB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Tiene muchos otros recursos disponibles:</w:t>
            </w:r>
          </w:p>
          <w:p w14:paraId="06CDD729" w14:textId="77777777" w:rsidR="00764DB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Finanzas: si su pregunta es sobre contabilidad o finanzas, contacte a su departamento de Finanzas local.</w:t>
            </w:r>
          </w:p>
          <w:p w14:paraId="21C3E283" w14:textId="77777777" w:rsidR="00764DB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 xml:space="preserve">Auditoría corporativa: si tiene inquietudes específicas relacionadas con la contabilidad, los controles internos de contabilidad, o temas de auditoría, infórmelas inmediatamente a Auditoría Corporativa o a </w:t>
            </w:r>
            <w:del w:id="40" w:author="Gonzalez, Yasna" w:date="2025-12-30T11:06:00Z" w16du:dateUtc="2025-12-30T14:06:00Z">
              <w:r w:rsidRPr="001B0163" w:rsidDel="00AB653A">
                <w:rPr>
                  <w:rFonts w:ascii="Calibri" w:eastAsia="Calibri" w:hAnsi="Calibri" w:cs="Calibri"/>
                  <w:lang w:val="es-ES_tradnl"/>
                </w:rPr>
                <w:delText xml:space="preserve">la </w:delText>
              </w:r>
            </w:del>
            <w:r w:rsidRPr="001B0163">
              <w:rPr>
                <w:rFonts w:ascii="Calibri" w:eastAsia="Calibri" w:hAnsi="Calibri" w:cs="Calibri"/>
                <w:lang w:val="es-ES_tradnl"/>
              </w:rPr>
              <w:t>OEC.</w:t>
            </w:r>
          </w:p>
          <w:p w14:paraId="72D59247" w14:textId="77777777" w:rsidR="00764DB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Regulación y Calidad de Abbott: si tiene preguntas sobre la calidad y seguridad de nuestros productos, comuníquese con su departamento de Regulación y Calidad (QA) local.</w:t>
            </w:r>
          </w:p>
          <w:p w14:paraId="0659B411" w14:textId="77777777" w:rsidR="00764DB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Salud, Seguridad y Medioambiente Global: contáctese con un representante de Salud, Seguridad y Medioambiente Global si tiene preguntas sobre un sitio físico y los peligros potenciales.</w:t>
            </w:r>
          </w:p>
          <w:p w14:paraId="3A5DB6D5" w14:textId="77777777" w:rsidR="00764DB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Servicios Globales de Compras: si tiene preguntas sobre las relaciones con proveedores, comuníquese con Servicios Globales de Compras.</w:t>
            </w:r>
          </w:p>
        </w:tc>
      </w:tr>
      <w:tr w:rsidR="00F72750" w:rsidRPr="00552748" w14:paraId="6EE3F0E7" w14:textId="77777777" w:rsidTr="00252478">
        <w:tc>
          <w:tcPr>
            <w:tcW w:w="1353" w:type="dxa"/>
            <w:shd w:val="clear" w:color="auto" w:fill="C1E4F5"/>
            <w:tcMar>
              <w:top w:w="120" w:type="dxa"/>
              <w:left w:w="180" w:type="dxa"/>
              <w:bottom w:w="120" w:type="dxa"/>
              <w:right w:w="180" w:type="dxa"/>
            </w:tcMar>
            <w:hideMark/>
          </w:tcPr>
          <w:p w14:paraId="6E2F3A01" w14:textId="77777777" w:rsidR="00764DBF" w:rsidRPr="001B0163" w:rsidRDefault="009F44F4" w:rsidP="00764DBF">
            <w:pPr>
              <w:spacing w:before="30" w:after="30"/>
              <w:ind w:left="30" w:right="30"/>
              <w:rPr>
                <w:rFonts w:ascii="Calibri" w:eastAsia="Times New Roman" w:hAnsi="Calibri" w:cs="Calibri"/>
                <w:sz w:val="16"/>
              </w:rPr>
            </w:pPr>
            <w:hyperlink r:id="rId213" w:tgtFrame="_blank" w:history="1">
              <w:r w:rsidRPr="001B0163">
                <w:rPr>
                  <w:rFonts w:ascii="Calibri" w:eastAsia="Times New Roman" w:hAnsi="Calibri" w:cs="Calibri"/>
                  <w:color w:val="0000FF"/>
                  <w:sz w:val="16"/>
                  <w:u w:val="single"/>
                </w:rPr>
                <w:t>Screen 18</w:t>
              </w:r>
            </w:hyperlink>
            <w:r w:rsidRPr="001B0163">
              <w:rPr>
                <w:rFonts w:ascii="Calibri" w:eastAsia="Times New Roman" w:hAnsi="Calibri" w:cs="Calibri"/>
                <w:sz w:val="16"/>
              </w:rPr>
              <w:t xml:space="preserve"> </w:t>
            </w:r>
          </w:p>
          <w:p w14:paraId="24D119C6" w14:textId="77777777" w:rsidR="00764DBF" w:rsidRPr="001B0163" w:rsidRDefault="009F44F4" w:rsidP="00764DBF">
            <w:pPr>
              <w:ind w:left="30" w:right="30"/>
              <w:rPr>
                <w:rFonts w:ascii="Calibri" w:eastAsia="Times New Roman" w:hAnsi="Calibri" w:cs="Calibri"/>
                <w:sz w:val="16"/>
              </w:rPr>
            </w:pPr>
            <w:hyperlink r:id="rId214" w:tgtFrame="_blank" w:history="1">
              <w:r w:rsidRPr="001B0163">
                <w:rPr>
                  <w:rFonts w:ascii="Calibri" w:eastAsia="Times New Roman" w:hAnsi="Calibri" w:cs="Calibri"/>
                  <w:color w:val="0000FF"/>
                  <w:sz w:val="16"/>
                  <w:u w:val="single"/>
                </w:rPr>
                <w:t>114_C_200</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4D67981"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Course Resources</w:t>
            </w:r>
          </w:p>
          <w:p w14:paraId="330002A9" w14:textId="77777777"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Transcript</w:t>
            </w:r>
          </w:p>
          <w:p w14:paraId="2272DB19" w14:textId="178C3F42" w:rsidR="00764DBF"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 xml:space="preserve">Click </w:t>
            </w:r>
            <w:hyperlink r:id="rId215" w:tgtFrame="_blank" w:history="1">
              <w:r w:rsidRPr="004A27F4">
                <w:rPr>
                  <w:rStyle w:val="Hyperlink"/>
                  <w:rFonts w:ascii="Calibri" w:eastAsia="Times New Roman" w:hAnsi="Calibri" w:cs="Calibri"/>
                </w:rPr>
                <w:t>here</w:t>
              </w:r>
            </w:hyperlink>
            <w:r w:rsidRPr="001B0163">
              <w:rPr>
                <w:rFonts w:ascii="Calibri" w:eastAsia="Times New Roman" w:hAnsi="Calibri" w:cs="Calibri"/>
              </w:rPr>
              <w:t xml:space="preserve"> for a full transcript of the course</w:t>
            </w:r>
          </w:p>
        </w:tc>
        <w:tc>
          <w:tcPr>
            <w:tcW w:w="6000" w:type="dxa"/>
          </w:tcPr>
          <w:p w14:paraId="2B4C0F6C" w14:textId="77777777" w:rsidR="00764DB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Recursos del curso</w:t>
            </w:r>
          </w:p>
          <w:p w14:paraId="1FF864B3" w14:textId="77777777" w:rsidR="00764DB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Transcripción</w:t>
            </w:r>
          </w:p>
          <w:p w14:paraId="173BDEED" w14:textId="63A50C57" w:rsidR="00764DBF"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 xml:space="preserve">Haga clic </w:t>
            </w:r>
            <w:r>
              <w:fldChar w:fldCharType="begin"/>
            </w:r>
            <w:r w:rsidRPr="00552748">
              <w:rPr>
                <w:lang w:val="es-MX"/>
                <w:rPrChange w:id="41" w:author="Gonzalez, Yasna" w:date="2025-12-30T10:52:00Z" w16du:dateUtc="2025-12-30T13:52:00Z">
                  <w:rPr/>
                </w:rPrChange>
              </w:rPr>
              <w:instrText>HYPERLINK "https://rusnakassociates.com/content/AbbottCOBCCourse/courses/EN-US/course/reference/Transcript.pdf" \t "_blank"</w:instrText>
            </w:r>
            <w:r>
              <w:fldChar w:fldCharType="separate"/>
            </w:r>
            <w:r w:rsidRPr="004A27F4">
              <w:rPr>
                <w:rStyle w:val="Hyperlink"/>
                <w:rFonts w:ascii="Calibri" w:eastAsia="Calibri" w:hAnsi="Calibri" w:cs="Calibri"/>
                <w:lang w:val="es-ES_tradnl"/>
              </w:rPr>
              <w:t>aquí</w:t>
            </w:r>
            <w:r>
              <w:fldChar w:fldCharType="end"/>
            </w:r>
            <w:r w:rsidRPr="001B0163">
              <w:rPr>
                <w:rFonts w:ascii="Calibri" w:eastAsia="Calibri" w:hAnsi="Calibri" w:cs="Calibri"/>
                <w:lang w:val="es-ES_tradnl"/>
              </w:rPr>
              <w:t xml:space="preserve"> para obtener una transcripción completa del curso</w:t>
            </w:r>
          </w:p>
        </w:tc>
      </w:tr>
      <w:tr w:rsidR="00F72750" w:rsidRPr="001B0163" w14:paraId="487B660F" w14:textId="77777777" w:rsidTr="00252478">
        <w:tc>
          <w:tcPr>
            <w:tcW w:w="1353" w:type="dxa"/>
            <w:shd w:val="clear" w:color="auto" w:fill="C1E4F5"/>
            <w:tcMar>
              <w:top w:w="120" w:type="dxa"/>
              <w:left w:w="180" w:type="dxa"/>
              <w:bottom w:w="120" w:type="dxa"/>
              <w:right w:w="180" w:type="dxa"/>
            </w:tcMar>
            <w:hideMark/>
          </w:tcPr>
          <w:p w14:paraId="399DC0B5"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115_toc_1</w:t>
            </w:r>
          </w:p>
        </w:tc>
        <w:tc>
          <w:tcPr>
            <w:tcW w:w="6000" w:type="dxa"/>
            <w:tcMar>
              <w:top w:w="120" w:type="dxa"/>
              <w:left w:w="180" w:type="dxa"/>
              <w:bottom w:w="120" w:type="dxa"/>
              <w:right w:w="180" w:type="dxa"/>
            </w:tcMar>
            <w:hideMark/>
          </w:tcPr>
          <w:p w14:paraId="73F6C414"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Welcome</w:t>
            </w:r>
          </w:p>
        </w:tc>
        <w:tc>
          <w:tcPr>
            <w:tcW w:w="6000" w:type="dxa"/>
          </w:tcPr>
          <w:p w14:paraId="5CCD3BC9"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Bienvenida</w:t>
            </w:r>
          </w:p>
        </w:tc>
      </w:tr>
      <w:tr w:rsidR="00F72750" w:rsidRPr="001B0163" w14:paraId="5E496C73" w14:textId="77777777" w:rsidTr="00252478">
        <w:tc>
          <w:tcPr>
            <w:tcW w:w="1353" w:type="dxa"/>
            <w:shd w:val="clear" w:color="auto" w:fill="C1E4F5"/>
            <w:tcMar>
              <w:top w:w="120" w:type="dxa"/>
              <w:left w:w="180" w:type="dxa"/>
              <w:bottom w:w="120" w:type="dxa"/>
              <w:right w:w="180" w:type="dxa"/>
            </w:tcMar>
            <w:hideMark/>
          </w:tcPr>
          <w:p w14:paraId="410737B3"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lastRenderedPageBreak/>
              <w:t>116_toc_2</w:t>
            </w:r>
          </w:p>
        </w:tc>
        <w:tc>
          <w:tcPr>
            <w:tcW w:w="6000" w:type="dxa"/>
            <w:tcMar>
              <w:top w:w="120" w:type="dxa"/>
              <w:left w:w="180" w:type="dxa"/>
              <w:bottom w:w="120" w:type="dxa"/>
              <w:right w:w="180" w:type="dxa"/>
            </w:tcMar>
            <w:hideMark/>
          </w:tcPr>
          <w:p w14:paraId="4CF0973B"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Code of Business Conduct</w:t>
            </w:r>
          </w:p>
        </w:tc>
        <w:tc>
          <w:tcPr>
            <w:tcW w:w="6000" w:type="dxa"/>
          </w:tcPr>
          <w:p w14:paraId="44E69E08"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Código de Conducta Comercial</w:t>
            </w:r>
          </w:p>
        </w:tc>
      </w:tr>
      <w:tr w:rsidR="00F72750" w:rsidRPr="001B0163" w14:paraId="1A0F2AA3" w14:textId="77777777" w:rsidTr="00252478">
        <w:tc>
          <w:tcPr>
            <w:tcW w:w="1353" w:type="dxa"/>
            <w:shd w:val="clear" w:color="auto" w:fill="C1E4F5"/>
            <w:tcMar>
              <w:top w:w="120" w:type="dxa"/>
              <w:left w:w="180" w:type="dxa"/>
              <w:bottom w:w="120" w:type="dxa"/>
              <w:right w:w="180" w:type="dxa"/>
            </w:tcMar>
            <w:hideMark/>
          </w:tcPr>
          <w:p w14:paraId="41D265EC"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117_toc_3</w:t>
            </w:r>
          </w:p>
        </w:tc>
        <w:tc>
          <w:tcPr>
            <w:tcW w:w="6000" w:type="dxa"/>
            <w:tcMar>
              <w:top w:w="120" w:type="dxa"/>
              <w:left w:w="180" w:type="dxa"/>
              <w:bottom w:w="120" w:type="dxa"/>
              <w:right w:w="180" w:type="dxa"/>
            </w:tcMar>
            <w:hideMark/>
          </w:tcPr>
          <w:p w14:paraId="3F9CE906"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Our Philosophy</w:t>
            </w:r>
          </w:p>
        </w:tc>
        <w:tc>
          <w:tcPr>
            <w:tcW w:w="6000" w:type="dxa"/>
          </w:tcPr>
          <w:p w14:paraId="01A4604D"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Nuestra filosofía</w:t>
            </w:r>
          </w:p>
        </w:tc>
      </w:tr>
      <w:tr w:rsidR="00F72750" w:rsidRPr="001B0163" w14:paraId="59329DAE" w14:textId="77777777" w:rsidTr="00252478">
        <w:tc>
          <w:tcPr>
            <w:tcW w:w="1353" w:type="dxa"/>
            <w:shd w:val="clear" w:color="auto" w:fill="C1E4F5"/>
            <w:tcMar>
              <w:top w:w="120" w:type="dxa"/>
              <w:left w:w="180" w:type="dxa"/>
              <w:bottom w:w="120" w:type="dxa"/>
              <w:right w:w="180" w:type="dxa"/>
            </w:tcMar>
            <w:hideMark/>
          </w:tcPr>
          <w:p w14:paraId="52E37FB0"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118_toc_4</w:t>
            </w:r>
          </w:p>
        </w:tc>
        <w:tc>
          <w:tcPr>
            <w:tcW w:w="6000" w:type="dxa"/>
            <w:tcMar>
              <w:top w:w="120" w:type="dxa"/>
              <w:left w:w="180" w:type="dxa"/>
              <w:bottom w:w="120" w:type="dxa"/>
              <w:right w:w="180" w:type="dxa"/>
            </w:tcMar>
            <w:hideMark/>
          </w:tcPr>
          <w:p w14:paraId="7CA66B6C"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Objectives</w:t>
            </w:r>
          </w:p>
        </w:tc>
        <w:tc>
          <w:tcPr>
            <w:tcW w:w="6000" w:type="dxa"/>
          </w:tcPr>
          <w:p w14:paraId="177406B9"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Objetivos</w:t>
            </w:r>
          </w:p>
        </w:tc>
      </w:tr>
      <w:tr w:rsidR="00F72750" w:rsidRPr="001B0163" w14:paraId="6D62A754" w14:textId="77777777" w:rsidTr="00252478">
        <w:tc>
          <w:tcPr>
            <w:tcW w:w="1353" w:type="dxa"/>
            <w:shd w:val="clear" w:color="auto" w:fill="C1E4F5"/>
            <w:tcMar>
              <w:top w:w="120" w:type="dxa"/>
              <w:left w:w="180" w:type="dxa"/>
              <w:bottom w:w="120" w:type="dxa"/>
              <w:right w:w="180" w:type="dxa"/>
            </w:tcMar>
            <w:hideMark/>
          </w:tcPr>
          <w:p w14:paraId="05D7F814"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119_toc_5</w:t>
            </w:r>
          </w:p>
        </w:tc>
        <w:tc>
          <w:tcPr>
            <w:tcW w:w="6000" w:type="dxa"/>
            <w:tcMar>
              <w:top w:w="120" w:type="dxa"/>
              <w:left w:w="180" w:type="dxa"/>
              <w:bottom w:w="120" w:type="dxa"/>
              <w:right w:w="180" w:type="dxa"/>
            </w:tcMar>
            <w:hideMark/>
          </w:tcPr>
          <w:p w14:paraId="4954BEE7"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Table of Contents</w:t>
            </w:r>
          </w:p>
        </w:tc>
        <w:tc>
          <w:tcPr>
            <w:tcW w:w="6000" w:type="dxa"/>
          </w:tcPr>
          <w:p w14:paraId="532C8121"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Índice</w:t>
            </w:r>
          </w:p>
        </w:tc>
      </w:tr>
      <w:tr w:rsidR="00F72750" w:rsidRPr="00552748" w14:paraId="5C4C500C" w14:textId="77777777" w:rsidTr="00252478">
        <w:tc>
          <w:tcPr>
            <w:tcW w:w="1353" w:type="dxa"/>
            <w:shd w:val="clear" w:color="auto" w:fill="C1E4F5"/>
            <w:tcMar>
              <w:top w:w="120" w:type="dxa"/>
              <w:left w:w="180" w:type="dxa"/>
              <w:bottom w:w="120" w:type="dxa"/>
              <w:right w:w="180" w:type="dxa"/>
            </w:tcMar>
            <w:hideMark/>
          </w:tcPr>
          <w:p w14:paraId="7CBA2145"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120_toc_6</w:t>
            </w:r>
          </w:p>
        </w:tc>
        <w:tc>
          <w:tcPr>
            <w:tcW w:w="6000" w:type="dxa"/>
            <w:tcMar>
              <w:top w:w="120" w:type="dxa"/>
              <w:left w:w="180" w:type="dxa"/>
              <w:bottom w:w="120" w:type="dxa"/>
              <w:right w:w="180" w:type="dxa"/>
            </w:tcMar>
            <w:hideMark/>
          </w:tcPr>
          <w:p w14:paraId="0B9B59AB"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 xml:space="preserve">The Importance of Abbott’s Code of Business Conduct </w:t>
            </w:r>
          </w:p>
        </w:tc>
        <w:tc>
          <w:tcPr>
            <w:tcW w:w="6000" w:type="dxa"/>
          </w:tcPr>
          <w:p w14:paraId="61CBA380" w14:textId="77777777" w:rsidR="00315D6E" w:rsidRPr="00552748" w:rsidRDefault="009F44F4" w:rsidP="00402E66">
            <w:pPr>
              <w:spacing w:before="100" w:beforeAutospacing="1" w:after="100" w:afterAutospacing="1"/>
              <w:ind w:left="30" w:right="30"/>
              <w:rPr>
                <w:rFonts w:ascii="Calibri" w:eastAsia="Times New Roman" w:hAnsi="Calibri" w:cs="Calibri"/>
                <w:lang w:val="es-MX"/>
                <w:rPrChange w:id="42" w:author="Gonzalez, Yasna" w:date="2025-12-30T10:52:00Z" w16du:dateUtc="2025-12-30T13:52:00Z">
                  <w:rPr>
                    <w:rFonts w:ascii="Calibri" w:eastAsia="Times New Roman" w:hAnsi="Calibri" w:cs="Calibri"/>
                  </w:rPr>
                </w:rPrChange>
              </w:rPr>
            </w:pPr>
            <w:r w:rsidRPr="001B0163">
              <w:rPr>
                <w:rFonts w:ascii="Calibri" w:eastAsia="Calibri" w:hAnsi="Calibri" w:cs="Calibri"/>
                <w:lang w:val="es-ES_tradnl"/>
              </w:rPr>
              <w:t xml:space="preserve">La importancia del Código de Conducta Comercial de Abbott </w:t>
            </w:r>
          </w:p>
        </w:tc>
      </w:tr>
      <w:tr w:rsidR="00F72750" w:rsidRPr="001B0163" w14:paraId="2C8BA103" w14:textId="77777777" w:rsidTr="00252478">
        <w:tc>
          <w:tcPr>
            <w:tcW w:w="1353" w:type="dxa"/>
            <w:shd w:val="clear" w:color="auto" w:fill="C1E4F5"/>
            <w:tcMar>
              <w:top w:w="120" w:type="dxa"/>
              <w:left w:w="180" w:type="dxa"/>
              <w:bottom w:w="120" w:type="dxa"/>
              <w:right w:w="180" w:type="dxa"/>
            </w:tcMar>
            <w:hideMark/>
          </w:tcPr>
          <w:p w14:paraId="76A7C16F"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121_toc_7</w:t>
            </w:r>
          </w:p>
        </w:tc>
        <w:tc>
          <w:tcPr>
            <w:tcW w:w="6000" w:type="dxa"/>
            <w:tcMar>
              <w:top w:w="120" w:type="dxa"/>
              <w:left w:w="180" w:type="dxa"/>
              <w:bottom w:w="120" w:type="dxa"/>
              <w:right w:w="180" w:type="dxa"/>
            </w:tcMar>
            <w:hideMark/>
          </w:tcPr>
          <w:p w14:paraId="1CB4C0CE"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Our Everyday Commitments</w:t>
            </w:r>
          </w:p>
        </w:tc>
        <w:tc>
          <w:tcPr>
            <w:tcW w:w="6000" w:type="dxa"/>
          </w:tcPr>
          <w:p w14:paraId="5D554D84"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Nuestros compromisos cotidianos</w:t>
            </w:r>
          </w:p>
        </w:tc>
      </w:tr>
      <w:tr w:rsidR="00F72750" w:rsidRPr="00552748" w14:paraId="169B2F0F" w14:textId="77777777" w:rsidTr="00252478">
        <w:tc>
          <w:tcPr>
            <w:tcW w:w="1353" w:type="dxa"/>
            <w:shd w:val="clear" w:color="auto" w:fill="C1E4F5"/>
            <w:tcMar>
              <w:top w:w="120" w:type="dxa"/>
              <w:left w:w="180" w:type="dxa"/>
              <w:bottom w:w="120" w:type="dxa"/>
              <w:right w:w="180" w:type="dxa"/>
            </w:tcMar>
            <w:hideMark/>
          </w:tcPr>
          <w:p w14:paraId="03ACC4B0"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122_toc_8</w:t>
            </w:r>
          </w:p>
        </w:tc>
        <w:tc>
          <w:tcPr>
            <w:tcW w:w="6000" w:type="dxa"/>
            <w:tcMar>
              <w:top w:w="120" w:type="dxa"/>
              <w:left w:w="180" w:type="dxa"/>
              <w:bottom w:w="120" w:type="dxa"/>
              <w:right w:w="180" w:type="dxa"/>
            </w:tcMar>
            <w:hideMark/>
          </w:tcPr>
          <w:p w14:paraId="16024A30"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The Importance of the Code to Our Business</w:t>
            </w:r>
          </w:p>
        </w:tc>
        <w:tc>
          <w:tcPr>
            <w:tcW w:w="6000" w:type="dxa"/>
          </w:tcPr>
          <w:p w14:paraId="70E4DA64" w14:textId="77777777" w:rsidR="00315D6E"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La importancia del Código para nuestra empresa</w:t>
            </w:r>
          </w:p>
        </w:tc>
      </w:tr>
      <w:tr w:rsidR="00F72750" w:rsidRPr="001B0163" w14:paraId="0EBC87B9" w14:textId="77777777" w:rsidTr="00252478">
        <w:tc>
          <w:tcPr>
            <w:tcW w:w="1353" w:type="dxa"/>
            <w:shd w:val="clear" w:color="auto" w:fill="C1E4F5"/>
            <w:tcMar>
              <w:top w:w="120" w:type="dxa"/>
              <w:left w:w="180" w:type="dxa"/>
              <w:bottom w:w="120" w:type="dxa"/>
              <w:right w:w="180" w:type="dxa"/>
            </w:tcMar>
            <w:hideMark/>
          </w:tcPr>
          <w:p w14:paraId="5A690852"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123_toc_9</w:t>
            </w:r>
          </w:p>
        </w:tc>
        <w:tc>
          <w:tcPr>
            <w:tcW w:w="6000" w:type="dxa"/>
            <w:tcMar>
              <w:top w:w="120" w:type="dxa"/>
              <w:left w:w="180" w:type="dxa"/>
              <w:bottom w:w="120" w:type="dxa"/>
              <w:right w:w="180" w:type="dxa"/>
            </w:tcMar>
            <w:hideMark/>
          </w:tcPr>
          <w:p w14:paraId="0A7122A2"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Our Code</w:t>
            </w:r>
          </w:p>
        </w:tc>
        <w:tc>
          <w:tcPr>
            <w:tcW w:w="6000" w:type="dxa"/>
          </w:tcPr>
          <w:p w14:paraId="314A6975"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Nuestro Código</w:t>
            </w:r>
          </w:p>
        </w:tc>
      </w:tr>
      <w:tr w:rsidR="00F72750" w:rsidRPr="001B0163" w14:paraId="7ADD2A33" w14:textId="77777777" w:rsidTr="00252478">
        <w:tc>
          <w:tcPr>
            <w:tcW w:w="1353" w:type="dxa"/>
            <w:shd w:val="clear" w:color="auto" w:fill="C1E4F5"/>
            <w:tcMar>
              <w:top w:w="120" w:type="dxa"/>
              <w:left w:w="180" w:type="dxa"/>
              <w:bottom w:w="120" w:type="dxa"/>
              <w:right w:w="180" w:type="dxa"/>
            </w:tcMar>
            <w:hideMark/>
          </w:tcPr>
          <w:p w14:paraId="71AF6BFE"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124_toc_10</w:t>
            </w:r>
          </w:p>
        </w:tc>
        <w:tc>
          <w:tcPr>
            <w:tcW w:w="6000" w:type="dxa"/>
            <w:tcMar>
              <w:top w:w="120" w:type="dxa"/>
              <w:left w:w="180" w:type="dxa"/>
              <w:bottom w:w="120" w:type="dxa"/>
              <w:right w:w="180" w:type="dxa"/>
            </w:tcMar>
            <w:hideMark/>
          </w:tcPr>
          <w:p w14:paraId="71CEDA6B"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Overview</w:t>
            </w:r>
          </w:p>
        </w:tc>
        <w:tc>
          <w:tcPr>
            <w:tcW w:w="6000" w:type="dxa"/>
          </w:tcPr>
          <w:p w14:paraId="279E317C"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Descripción general</w:t>
            </w:r>
          </w:p>
        </w:tc>
      </w:tr>
      <w:tr w:rsidR="00F72750" w:rsidRPr="001B0163" w14:paraId="6830D0B8" w14:textId="77777777" w:rsidTr="00252478">
        <w:tc>
          <w:tcPr>
            <w:tcW w:w="1353" w:type="dxa"/>
            <w:shd w:val="clear" w:color="auto" w:fill="C1E4F5"/>
            <w:tcMar>
              <w:top w:w="120" w:type="dxa"/>
              <w:left w:w="180" w:type="dxa"/>
              <w:bottom w:w="120" w:type="dxa"/>
              <w:right w:w="180" w:type="dxa"/>
            </w:tcMar>
            <w:hideMark/>
          </w:tcPr>
          <w:p w14:paraId="11A8E3A9"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125_toc_11</w:t>
            </w:r>
          </w:p>
        </w:tc>
        <w:tc>
          <w:tcPr>
            <w:tcW w:w="6000" w:type="dxa"/>
            <w:tcMar>
              <w:top w:w="120" w:type="dxa"/>
              <w:left w:w="180" w:type="dxa"/>
              <w:bottom w:w="120" w:type="dxa"/>
              <w:right w:w="180" w:type="dxa"/>
            </w:tcMar>
            <w:hideMark/>
          </w:tcPr>
          <w:p w14:paraId="17328B0F"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Our Customers</w:t>
            </w:r>
          </w:p>
        </w:tc>
        <w:tc>
          <w:tcPr>
            <w:tcW w:w="6000" w:type="dxa"/>
          </w:tcPr>
          <w:p w14:paraId="090D8EED"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Nuestros clientes</w:t>
            </w:r>
          </w:p>
        </w:tc>
      </w:tr>
      <w:tr w:rsidR="00F72750" w:rsidRPr="001B0163" w14:paraId="2D259E36" w14:textId="77777777" w:rsidTr="00252478">
        <w:tc>
          <w:tcPr>
            <w:tcW w:w="1353" w:type="dxa"/>
            <w:shd w:val="clear" w:color="auto" w:fill="C1E4F5"/>
            <w:tcMar>
              <w:top w:w="120" w:type="dxa"/>
              <w:left w:w="180" w:type="dxa"/>
              <w:bottom w:w="120" w:type="dxa"/>
              <w:right w:w="180" w:type="dxa"/>
            </w:tcMar>
            <w:hideMark/>
          </w:tcPr>
          <w:p w14:paraId="33C40CA5"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126_toc_12</w:t>
            </w:r>
          </w:p>
        </w:tc>
        <w:tc>
          <w:tcPr>
            <w:tcW w:w="6000" w:type="dxa"/>
            <w:tcMar>
              <w:top w:w="120" w:type="dxa"/>
              <w:left w:w="180" w:type="dxa"/>
              <w:bottom w:w="120" w:type="dxa"/>
              <w:right w:w="180" w:type="dxa"/>
            </w:tcMar>
            <w:hideMark/>
          </w:tcPr>
          <w:p w14:paraId="0325DBB4"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Our Products</w:t>
            </w:r>
          </w:p>
        </w:tc>
        <w:tc>
          <w:tcPr>
            <w:tcW w:w="6000" w:type="dxa"/>
          </w:tcPr>
          <w:p w14:paraId="5E6A3FFC"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Nuestros productos</w:t>
            </w:r>
          </w:p>
        </w:tc>
      </w:tr>
      <w:tr w:rsidR="00F72750" w:rsidRPr="001B0163" w14:paraId="5B0CF7A1" w14:textId="77777777" w:rsidTr="00252478">
        <w:tc>
          <w:tcPr>
            <w:tcW w:w="1353" w:type="dxa"/>
            <w:shd w:val="clear" w:color="auto" w:fill="C1E4F5"/>
            <w:tcMar>
              <w:top w:w="120" w:type="dxa"/>
              <w:left w:w="180" w:type="dxa"/>
              <w:bottom w:w="120" w:type="dxa"/>
              <w:right w:w="180" w:type="dxa"/>
            </w:tcMar>
            <w:hideMark/>
          </w:tcPr>
          <w:p w14:paraId="17334B2C"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127_toc_13</w:t>
            </w:r>
          </w:p>
        </w:tc>
        <w:tc>
          <w:tcPr>
            <w:tcW w:w="6000" w:type="dxa"/>
            <w:tcMar>
              <w:top w:w="120" w:type="dxa"/>
              <w:left w:w="180" w:type="dxa"/>
              <w:bottom w:w="120" w:type="dxa"/>
              <w:right w:w="180" w:type="dxa"/>
            </w:tcMar>
            <w:hideMark/>
          </w:tcPr>
          <w:p w14:paraId="25D78A63"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Advancing Science</w:t>
            </w:r>
          </w:p>
        </w:tc>
        <w:tc>
          <w:tcPr>
            <w:tcW w:w="6000" w:type="dxa"/>
          </w:tcPr>
          <w:p w14:paraId="58E4C2AB"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Avance de la ciencia</w:t>
            </w:r>
          </w:p>
        </w:tc>
      </w:tr>
      <w:tr w:rsidR="00F72750" w:rsidRPr="001B0163" w14:paraId="7A98AD9C" w14:textId="77777777" w:rsidTr="00252478">
        <w:tc>
          <w:tcPr>
            <w:tcW w:w="1353" w:type="dxa"/>
            <w:shd w:val="clear" w:color="auto" w:fill="C1E4F5"/>
            <w:tcMar>
              <w:top w:w="120" w:type="dxa"/>
              <w:left w:w="180" w:type="dxa"/>
              <w:bottom w:w="120" w:type="dxa"/>
              <w:right w:w="180" w:type="dxa"/>
            </w:tcMar>
            <w:hideMark/>
          </w:tcPr>
          <w:p w14:paraId="1B84CFB4"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128_toc_14</w:t>
            </w:r>
          </w:p>
        </w:tc>
        <w:tc>
          <w:tcPr>
            <w:tcW w:w="6000" w:type="dxa"/>
            <w:tcMar>
              <w:top w:w="120" w:type="dxa"/>
              <w:left w:w="180" w:type="dxa"/>
              <w:bottom w:w="120" w:type="dxa"/>
              <w:right w:w="180" w:type="dxa"/>
            </w:tcMar>
            <w:hideMark/>
          </w:tcPr>
          <w:p w14:paraId="5120FBAA"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Our People</w:t>
            </w:r>
          </w:p>
        </w:tc>
        <w:tc>
          <w:tcPr>
            <w:tcW w:w="6000" w:type="dxa"/>
          </w:tcPr>
          <w:p w14:paraId="79638956"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Nuestra gente</w:t>
            </w:r>
          </w:p>
        </w:tc>
      </w:tr>
      <w:tr w:rsidR="00F72750" w:rsidRPr="001B0163" w14:paraId="519C2845" w14:textId="77777777" w:rsidTr="00252478">
        <w:tc>
          <w:tcPr>
            <w:tcW w:w="1353" w:type="dxa"/>
            <w:shd w:val="clear" w:color="auto" w:fill="C1E4F5"/>
            <w:tcMar>
              <w:top w:w="120" w:type="dxa"/>
              <w:left w:w="180" w:type="dxa"/>
              <w:bottom w:w="120" w:type="dxa"/>
              <w:right w:w="180" w:type="dxa"/>
            </w:tcMar>
            <w:hideMark/>
          </w:tcPr>
          <w:p w14:paraId="4E494629"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129_toc_15</w:t>
            </w:r>
          </w:p>
        </w:tc>
        <w:tc>
          <w:tcPr>
            <w:tcW w:w="6000" w:type="dxa"/>
            <w:tcMar>
              <w:top w:w="120" w:type="dxa"/>
              <w:left w:w="180" w:type="dxa"/>
              <w:bottom w:w="120" w:type="dxa"/>
              <w:right w:w="180" w:type="dxa"/>
            </w:tcMar>
            <w:hideMark/>
          </w:tcPr>
          <w:p w14:paraId="6C1582E9"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Our Communities</w:t>
            </w:r>
          </w:p>
        </w:tc>
        <w:tc>
          <w:tcPr>
            <w:tcW w:w="6000" w:type="dxa"/>
          </w:tcPr>
          <w:p w14:paraId="104C13B1"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Nuestras comunidades</w:t>
            </w:r>
          </w:p>
        </w:tc>
      </w:tr>
      <w:tr w:rsidR="00F72750" w:rsidRPr="001B0163" w14:paraId="4D3222EF" w14:textId="77777777" w:rsidTr="00252478">
        <w:tc>
          <w:tcPr>
            <w:tcW w:w="1353" w:type="dxa"/>
            <w:shd w:val="clear" w:color="auto" w:fill="C1E4F5"/>
            <w:tcMar>
              <w:top w:w="120" w:type="dxa"/>
              <w:left w:w="180" w:type="dxa"/>
              <w:bottom w:w="120" w:type="dxa"/>
              <w:right w:w="180" w:type="dxa"/>
            </w:tcMar>
            <w:hideMark/>
          </w:tcPr>
          <w:p w14:paraId="6EC1B708"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130_toc_16</w:t>
            </w:r>
          </w:p>
        </w:tc>
        <w:tc>
          <w:tcPr>
            <w:tcW w:w="6000" w:type="dxa"/>
            <w:tcMar>
              <w:top w:w="120" w:type="dxa"/>
              <w:left w:w="180" w:type="dxa"/>
              <w:bottom w:w="120" w:type="dxa"/>
              <w:right w:w="180" w:type="dxa"/>
            </w:tcMar>
            <w:hideMark/>
          </w:tcPr>
          <w:p w14:paraId="18979130"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How we Operate</w:t>
            </w:r>
          </w:p>
        </w:tc>
        <w:tc>
          <w:tcPr>
            <w:tcW w:w="6000" w:type="dxa"/>
          </w:tcPr>
          <w:p w14:paraId="09A9ABD8"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Cómo operamos</w:t>
            </w:r>
          </w:p>
        </w:tc>
      </w:tr>
      <w:tr w:rsidR="00F72750" w:rsidRPr="001B0163" w14:paraId="47C25044" w14:textId="77777777" w:rsidTr="00252478">
        <w:tc>
          <w:tcPr>
            <w:tcW w:w="1353" w:type="dxa"/>
            <w:shd w:val="clear" w:color="auto" w:fill="C1E4F5"/>
            <w:tcMar>
              <w:top w:w="120" w:type="dxa"/>
              <w:left w:w="180" w:type="dxa"/>
              <w:bottom w:w="120" w:type="dxa"/>
              <w:right w:w="180" w:type="dxa"/>
            </w:tcMar>
            <w:hideMark/>
          </w:tcPr>
          <w:p w14:paraId="1772FDC6"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131_toc_17</w:t>
            </w:r>
          </w:p>
        </w:tc>
        <w:tc>
          <w:tcPr>
            <w:tcW w:w="6000" w:type="dxa"/>
            <w:tcMar>
              <w:top w:w="120" w:type="dxa"/>
              <w:left w:w="180" w:type="dxa"/>
              <w:bottom w:w="120" w:type="dxa"/>
              <w:right w:w="180" w:type="dxa"/>
            </w:tcMar>
            <w:hideMark/>
          </w:tcPr>
          <w:p w14:paraId="317E4B54"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 xml:space="preserve">Your Commitment </w:t>
            </w:r>
          </w:p>
        </w:tc>
        <w:tc>
          <w:tcPr>
            <w:tcW w:w="6000" w:type="dxa"/>
          </w:tcPr>
          <w:p w14:paraId="551CAA69"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 xml:space="preserve">Su compromiso </w:t>
            </w:r>
          </w:p>
        </w:tc>
      </w:tr>
      <w:tr w:rsidR="00F72750" w:rsidRPr="001B0163" w14:paraId="5A2DE06D" w14:textId="77777777" w:rsidTr="00252478">
        <w:tc>
          <w:tcPr>
            <w:tcW w:w="1353" w:type="dxa"/>
            <w:shd w:val="clear" w:color="auto" w:fill="C1E4F5"/>
            <w:tcMar>
              <w:top w:w="120" w:type="dxa"/>
              <w:left w:w="180" w:type="dxa"/>
              <w:bottom w:w="120" w:type="dxa"/>
              <w:right w:w="180" w:type="dxa"/>
            </w:tcMar>
            <w:hideMark/>
          </w:tcPr>
          <w:p w14:paraId="048E1D8B"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lastRenderedPageBreak/>
              <w:t>132_toc_18</w:t>
            </w:r>
          </w:p>
        </w:tc>
        <w:tc>
          <w:tcPr>
            <w:tcW w:w="6000" w:type="dxa"/>
            <w:tcMar>
              <w:top w:w="120" w:type="dxa"/>
              <w:left w:w="180" w:type="dxa"/>
              <w:bottom w:w="120" w:type="dxa"/>
              <w:right w:w="180" w:type="dxa"/>
            </w:tcMar>
            <w:hideMark/>
          </w:tcPr>
          <w:p w14:paraId="5B1012FE"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Your Commitment</w:t>
            </w:r>
          </w:p>
        </w:tc>
        <w:tc>
          <w:tcPr>
            <w:tcW w:w="6000" w:type="dxa"/>
          </w:tcPr>
          <w:p w14:paraId="12B58EA4"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Su compromiso</w:t>
            </w:r>
          </w:p>
        </w:tc>
      </w:tr>
      <w:tr w:rsidR="00F72750" w:rsidRPr="001B0163" w14:paraId="56BC44BB" w14:textId="77777777" w:rsidTr="00252478">
        <w:tc>
          <w:tcPr>
            <w:tcW w:w="1353" w:type="dxa"/>
            <w:shd w:val="clear" w:color="auto" w:fill="C1E4F5"/>
            <w:tcMar>
              <w:top w:w="120" w:type="dxa"/>
              <w:left w:w="180" w:type="dxa"/>
              <w:bottom w:w="120" w:type="dxa"/>
              <w:right w:w="180" w:type="dxa"/>
            </w:tcMar>
            <w:hideMark/>
          </w:tcPr>
          <w:p w14:paraId="2D078DF1"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133_toc_19</w:t>
            </w:r>
          </w:p>
        </w:tc>
        <w:tc>
          <w:tcPr>
            <w:tcW w:w="6000" w:type="dxa"/>
            <w:tcMar>
              <w:top w:w="120" w:type="dxa"/>
              <w:left w:w="180" w:type="dxa"/>
              <w:bottom w:w="120" w:type="dxa"/>
              <w:right w:w="180" w:type="dxa"/>
            </w:tcMar>
            <w:hideMark/>
          </w:tcPr>
          <w:p w14:paraId="15DD0FF3"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Knowledge Check</w:t>
            </w:r>
          </w:p>
        </w:tc>
        <w:tc>
          <w:tcPr>
            <w:tcW w:w="6000" w:type="dxa"/>
          </w:tcPr>
          <w:p w14:paraId="5CB995FF"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Verificación de conocimientos</w:t>
            </w:r>
          </w:p>
        </w:tc>
      </w:tr>
      <w:tr w:rsidR="00F72750" w:rsidRPr="001B0163" w14:paraId="2B98FF22" w14:textId="77777777" w:rsidTr="00252478">
        <w:tc>
          <w:tcPr>
            <w:tcW w:w="1353" w:type="dxa"/>
            <w:shd w:val="clear" w:color="auto" w:fill="C1E4F5"/>
            <w:tcMar>
              <w:top w:w="120" w:type="dxa"/>
              <w:left w:w="180" w:type="dxa"/>
              <w:bottom w:w="120" w:type="dxa"/>
              <w:right w:w="180" w:type="dxa"/>
            </w:tcMar>
            <w:hideMark/>
          </w:tcPr>
          <w:p w14:paraId="0FA5A5C2"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134_toc_20</w:t>
            </w:r>
          </w:p>
        </w:tc>
        <w:tc>
          <w:tcPr>
            <w:tcW w:w="6000" w:type="dxa"/>
            <w:tcMar>
              <w:top w:w="120" w:type="dxa"/>
              <w:left w:w="180" w:type="dxa"/>
              <w:bottom w:w="120" w:type="dxa"/>
              <w:right w:w="180" w:type="dxa"/>
            </w:tcMar>
            <w:hideMark/>
          </w:tcPr>
          <w:p w14:paraId="60D4C590"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Introduction</w:t>
            </w:r>
          </w:p>
        </w:tc>
        <w:tc>
          <w:tcPr>
            <w:tcW w:w="6000" w:type="dxa"/>
          </w:tcPr>
          <w:p w14:paraId="5DAC0718"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Introducción</w:t>
            </w:r>
          </w:p>
        </w:tc>
      </w:tr>
      <w:tr w:rsidR="00F72750" w:rsidRPr="001B0163" w14:paraId="32D18432" w14:textId="77777777" w:rsidTr="00252478">
        <w:tc>
          <w:tcPr>
            <w:tcW w:w="1353" w:type="dxa"/>
            <w:shd w:val="clear" w:color="auto" w:fill="C1E4F5"/>
            <w:tcMar>
              <w:top w:w="120" w:type="dxa"/>
              <w:left w:w="180" w:type="dxa"/>
              <w:bottom w:w="120" w:type="dxa"/>
              <w:right w:w="180" w:type="dxa"/>
            </w:tcMar>
            <w:hideMark/>
          </w:tcPr>
          <w:p w14:paraId="278085E8"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135_toc_21</w:t>
            </w:r>
          </w:p>
        </w:tc>
        <w:tc>
          <w:tcPr>
            <w:tcW w:w="6000" w:type="dxa"/>
            <w:tcMar>
              <w:top w:w="120" w:type="dxa"/>
              <w:left w:w="180" w:type="dxa"/>
              <w:bottom w:w="120" w:type="dxa"/>
              <w:right w:w="180" w:type="dxa"/>
            </w:tcMar>
            <w:hideMark/>
          </w:tcPr>
          <w:p w14:paraId="089DE4DC"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Assessment</w:t>
            </w:r>
          </w:p>
        </w:tc>
        <w:tc>
          <w:tcPr>
            <w:tcW w:w="6000" w:type="dxa"/>
          </w:tcPr>
          <w:p w14:paraId="2C617BA7"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Evaluación</w:t>
            </w:r>
          </w:p>
        </w:tc>
      </w:tr>
      <w:tr w:rsidR="00F72750" w:rsidRPr="001B0163" w14:paraId="6688BD1C" w14:textId="77777777" w:rsidTr="00252478">
        <w:tc>
          <w:tcPr>
            <w:tcW w:w="1353" w:type="dxa"/>
            <w:shd w:val="clear" w:color="auto" w:fill="C1E4F5"/>
            <w:tcMar>
              <w:top w:w="120" w:type="dxa"/>
              <w:left w:w="180" w:type="dxa"/>
              <w:bottom w:w="120" w:type="dxa"/>
              <w:right w:w="180" w:type="dxa"/>
            </w:tcMar>
            <w:hideMark/>
          </w:tcPr>
          <w:p w14:paraId="2AC9336E"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136_toc_22</w:t>
            </w:r>
          </w:p>
        </w:tc>
        <w:tc>
          <w:tcPr>
            <w:tcW w:w="6000" w:type="dxa"/>
            <w:tcMar>
              <w:top w:w="120" w:type="dxa"/>
              <w:left w:w="180" w:type="dxa"/>
              <w:bottom w:w="120" w:type="dxa"/>
              <w:right w:w="180" w:type="dxa"/>
            </w:tcMar>
            <w:hideMark/>
          </w:tcPr>
          <w:p w14:paraId="03C6BE75"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Feedback</w:t>
            </w:r>
          </w:p>
        </w:tc>
        <w:tc>
          <w:tcPr>
            <w:tcW w:w="6000" w:type="dxa"/>
          </w:tcPr>
          <w:p w14:paraId="7A854A85"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Comentarios</w:t>
            </w:r>
          </w:p>
        </w:tc>
      </w:tr>
      <w:tr w:rsidR="00F72750" w:rsidRPr="001B0163" w14:paraId="785229C8" w14:textId="77777777" w:rsidTr="00252478">
        <w:tc>
          <w:tcPr>
            <w:tcW w:w="1353" w:type="dxa"/>
            <w:shd w:val="clear" w:color="auto" w:fill="C1E4F5"/>
            <w:tcMar>
              <w:top w:w="120" w:type="dxa"/>
              <w:left w:w="180" w:type="dxa"/>
              <w:bottom w:w="120" w:type="dxa"/>
              <w:right w:w="180" w:type="dxa"/>
            </w:tcMar>
            <w:hideMark/>
          </w:tcPr>
          <w:p w14:paraId="26CBD17C"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137_toc_23</w:t>
            </w:r>
          </w:p>
        </w:tc>
        <w:tc>
          <w:tcPr>
            <w:tcW w:w="6000" w:type="dxa"/>
            <w:tcMar>
              <w:top w:w="120" w:type="dxa"/>
              <w:left w:w="180" w:type="dxa"/>
              <w:bottom w:w="120" w:type="dxa"/>
              <w:right w:w="180" w:type="dxa"/>
            </w:tcMar>
            <w:hideMark/>
          </w:tcPr>
          <w:p w14:paraId="7430549D"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Survey</w:t>
            </w:r>
          </w:p>
        </w:tc>
        <w:tc>
          <w:tcPr>
            <w:tcW w:w="6000" w:type="dxa"/>
          </w:tcPr>
          <w:p w14:paraId="7D2B11AE"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Encuesta</w:t>
            </w:r>
          </w:p>
        </w:tc>
      </w:tr>
      <w:tr w:rsidR="00F72750" w:rsidRPr="001B0163" w14:paraId="457A4AE6" w14:textId="77777777" w:rsidTr="00252478">
        <w:tc>
          <w:tcPr>
            <w:tcW w:w="1353" w:type="dxa"/>
            <w:shd w:val="clear" w:color="auto" w:fill="C1E4F5"/>
            <w:tcMar>
              <w:top w:w="120" w:type="dxa"/>
              <w:left w:w="180" w:type="dxa"/>
              <w:bottom w:w="120" w:type="dxa"/>
              <w:right w:w="180" w:type="dxa"/>
            </w:tcMar>
            <w:hideMark/>
          </w:tcPr>
          <w:p w14:paraId="0319DB51"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11FF5712"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0BBBFA34"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 xml:space="preserve">El curso no se puede contactar con el sistema de gestión de aprendizaje (LMS). Haga clic en “Aceptar” para continuar y revisar el curso. Nota: es posible que la certificación del curso no esté disponible. Haga clic en “Cancelar” para salir. </w:t>
            </w:r>
          </w:p>
        </w:tc>
      </w:tr>
      <w:tr w:rsidR="00F72750" w:rsidRPr="00552748" w14:paraId="36685381" w14:textId="77777777" w:rsidTr="00252478">
        <w:tc>
          <w:tcPr>
            <w:tcW w:w="1353" w:type="dxa"/>
            <w:shd w:val="clear" w:color="auto" w:fill="C1E4F5"/>
            <w:tcMar>
              <w:top w:w="120" w:type="dxa"/>
              <w:left w:w="180" w:type="dxa"/>
              <w:bottom w:w="120" w:type="dxa"/>
              <w:right w:w="180" w:type="dxa"/>
            </w:tcMar>
            <w:hideMark/>
          </w:tcPr>
          <w:p w14:paraId="7F982142"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139_string_2</w:t>
            </w:r>
          </w:p>
        </w:tc>
        <w:tc>
          <w:tcPr>
            <w:tcW w:w="6000" w:type="dxa"/>
            <w:tcMar>
              <w:top w:w="120" w:type="dxa"/>
              <w:left w:w="180" w:type="dxa"/>
              <w:bottom w:w="120" w:type="dxa"/>
              <w:right w:w="180" w:type="dxa"/>
            </w:tcMar>
            <w:hideMark/>
          </w:tcPr>
          <w:p w14:paraId="0A40DAAA"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All questions remain unanswered</w:t>
            </w:r>
          </w:p>
        </w:tc>
        <w:tc>
          <w:tcPr>
            <w:tcW w:w="6000" w:type="dxa"/>
          </w:tcPr>
          <w:p w14:paraId="75115EA2" w14:textId="77777777" w:rsidR="00315D6E"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Todas las preguntas están sin responder.</w:t>
            </w:r>
          </w:p>
        </w:tc>
      </w:tr>
      <w:tr w:rsidR="00F72750" w:rsidRPr="001B0163" w14:paraId="3A8FB8B5" w14:textId="77777777" w:rsidTr="00252478">
        <w:tc>
          <w:tcPr>
            <w:tcW w:w="1353" w:type="dxa"/>
            <w:shd w:val="clear" w:color="auto" w:fill="C1E4F5"/>
            <w:tcMar>
              <w:top w:w="120" w:type="dxa"/>
              <w:left w:w="180" w:type="dxa"/>
              <w:bottom w:w="120" w:type="dxa"/>
              <w:right w:w="180" w:type="dxa"/>
            </w:tcMar>
            <w:hideMark/>
          </w:tcPr>
          <w:p w14:paraId="5B585002"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660235E4"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Questions</w:t>
            </w:r>
          </w:p>
        </w:tc>
        <w:tc>
          <w:tcPr>
            <w:tcW w:w="6000" w:type="dxa"/>
          </w:tcPr>
          <w:p w14:paraId="7DDA4B82"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Preguntas</w:t>
            </w:r>
          </w:p>
        </w:tc>
      </w:tr>
      <w:tr w:rsidR="00F72750" w:rsidRPr="001B0163" w14:paraId="7FFA6B03" w14:textId="77777777" w:rsidTr="00252478">
        <w:tc>
          <w:tcPr>
            <w:tcW w:w="1353" w:type="dxa"/>
            <w:shd w:val="clear" w:color="auto" w:fill="C1E4F5"/>
            <w:tcMar>
              <w:top w:w="120" w:type="dxa"/>
              <w:left w:w="180" w:type="dxa"/>
              <w:bottom w:w="120" w:type="dxa"/>
              <w:right w:w="180" w:type="dxa"/>
            </w:tcMar>
            <w:hideMark/>
          </w:tcPr>
          <w:p w14:paraId="36ADC29C"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430F9FC2"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Question</w:t>
            </w:r>
          </w:p>
        </w:tc>
        <w:tc>
          <w:tcPr>
            <w:tcW w:w="6000" w:type="dxa"/>
          </w:tcPr>
          <w:p w14:paraId="49709B16"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Pregunta</w:t>
            </w:r>
          </w:p>
        </w:tc>
      </w:tr>
      <w:tr w:rsidR="00F72750" w:rsidRPr="001B0163" w14:paraId="67E79824" w14:textId="77777777" w:rsidTr="00252478">
        <w:tc>
          <w:tcPr>
            <w:tcW w:w="1353" w:type="dxa"/>
            <w:shd w:val="clear" w:color="auto" w:fill="C1E4F5"/>
            <w:tcMar>
              <w:top w:w="120" w:type="dxa"/>
              <w:left w:w="180" w:type="dxa"/>
              <w:bottom w:w="120" w:type="dxa"/>
              <w:right w:w="180" w:type="dxa"/>
            </w:tcMar>
            <w:hideMark/>
          </w:tcPr>
          <w:p w14:paraId="44E851FE"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1F9E5983"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not answered</w:t>
            </w:r>
          </w:p>
        </w:tc>
        <w:tc>
          <w:tcPr>
            <w:tcW w:w="6000" w:type="dxa"/>
          </w:tcPr>
          <w:p w14:paraId="18DCC112"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no respondida</w:t>
            </w:r>
          </w:p>
        </w:tc>
      </w:tr>
      <w:tr w:rsidR="00F72750" w:rsidRPr="001B0163" w14:paraId="29BA1F06" w14:textId="77777777" w:rsidTr="00252478">
        <w:tc>
          <w:tcPr>
            <w:tcW w:w="1353" w:type="dxa"/>
            <w:shd w:val="clear" w:color="auto" w:fill="C1E4F5"/>
            <w:tcMar>
              <w:top w:w="120" w:type="dxa"/>
              <w:left w:w="180" w:type="dxa"/>
              <w:bottom w:w="120" w:type="dxa"/>
              <w:right w:w="180" w:type="dxa"/>
            </w:tcMar>
            <w:hideMark/>
          </w:tcPr>
          <w:p w14:paraId="3AC49DA8"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23E1042F"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That's correct!</w:t>
            </w:r>
          </w:p>
        </w:tc>
        <w:tc>
          <w:tcPr>
            <w:tcW w:w="6000" w:type="dxa"/>
          </w:tcPr>
          <w:p w14:paraId="0A6A43DD"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¡Correcto!</w:t>
            </w:r>
          </w:p>
        </w:tc>
      </w:tr>
      <w:tr w:rsidR="00F72750" w:rsidRPr="001B0163" w14:paraId="7BE8ACED" w14:textId="77777777" w:rsidTr="00252478">
        <w:tc>
          <w:tcPr>
            <w:tcW w:w="1353" w:type="dxa"/>
            <w:shd w:val="clear" w:color="auto" w:fill="C1E4F5"/>
            <w:tcMar>
              <w:top w:w="120" w:type="dxa"/>
              <w:left w:w="180" w:type="dxa"/>
              <w:bottom w:w="120" w:type="dxa"/>
              <w:right w:w="180" w:type="dxa"/>
            </w:tcMar>
            <w:hideMark/>
          </w:tcPr>
          <w:p w14:paraId="6444E352"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41D1BF31"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That's not correct!</w:t>
            </w:r>
          </w:p>
        </w:tc>
        <w:tc>
          <w:tcPr>
            <w:tcW w:w="6000" w:type="dxa"/>
          </w:tcPr>
          <w:p w14:paraId="26A0A50D"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¡Incorrecto!</w:t>
            </w:r>
          </w:p>
        </w:tc>
      </w:tr>
      <w:tr w:rsidR="00F72750" w:rsidRPr="001B0163" w14:paraId="28213D58" w14:textId="77777777" w:rsidTr="00252478">
        <w:tc>
          <w:tcPr>
            <w:tcW w:w="1353" w:type="dxa"/>
            <w:shd w:val="clear" w:color="auto" w:fill="C1E4F5"/>
            <w:tcMar>
              <w:top w:w="120" w:type="dxa"/>
              <w:left w:w="180" w:type="dxa"/>
              <w:bottom w:w="120" w:type="dxa"/>
              <w:right w:w="180" w:type="dxa"/>
            </w:tcMar>
            <w:hideMark/>
          </w:tcPr>
          <w:p w14:paraId="283EEBB2"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10E4DF36"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 xml:space="preserve">Feedback: </w:t>
            </w:r>
          </w:p>
        </w:tc>
        <w:tc>
          <w:tcPr>
            <w:tcW w:w="6000" w:type="dxa"/>
          </w:tcPr>
          <w:p w14:paraId="3753E266"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 xml:space="preserve">Comentarios: </w:t>
            </w:r>
          </w:p>
        </w:tc>
      </w:tr>
      <w:tr w:rsidR="00F72750" w:rsidRPr="001B0163" w14:paraId="71DC34DE" w14:textId="77777777" w:rsidTr="00252478">
        <w:tc>
          <w:tcPr>
            <w:tcW w:w="1353" w:type="dxa"/>
            <w:shd w:val="clear" w:color="auto" w:fill="C1E4F5"/>
            <w:tcMar>
              <w:top w:w="120" w:type="dxa"/>
              <w:left w:w="180" w:type="dxa"/>
              <w:bottom w:w="120" w:type="dxa"/>
              <w:right w:w="180" w:type="dxa"/>
            </w:tcMar>
            <w:hideMark/>
          </w:tcPr>
          <w:p w14:paraId="1E3B2E17"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lastRenderedPageBreak/>
              <w:t>146_string_9</w:t>
            </w:r>
          </w:p>
        </w:tc>
        <w:tc>
          <w:tcPr>
            <w:tcW w:w="6000" w:type="dxa"/>
            <w:tcMar>
              <w:top w:w="120" w:type="dxa"/>
              <w:left w:w="180" w:type="dxa"/>
              <w:bottom w:w="120" w:type="dxa"/>
              <w:right w:w="180" w:type="dxa"/>
            </w:tcMar>
            <w:hideMark/>
          </w:tcPr>
          <w:p w14:paraId="5F63E904"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Code of Business Conduct</w:t>
            </w:r>
          </w:p>
        </w:tc>
        <w:tc>
          <w:tcPr>
            <w:tcW w:w="6000" w:type="dxa"/>
          </w:tcPr>
          <w:p w14:paraId="16EF354B"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Código de Conducta Comercial</w:t>
            </w:r>
          </w:p>
        </w:tc>
      </w:tr>
      <w:tr w:rsidR="00F72750" w:rsidRPr="001B0163" w14:paraId="2F1DAB3B" w14:textId="77777777" w:rsidTr="00252478">
        <w:tc>
          <w:tcPr>
            <w:tcW w:w="1353" w:type="dxa"/>
            <w:shd w:val="clear" w:color="auto" w:fill="C1E4F5"/>
            <w:tcMar>
              <w:top w:w="120" w:type="dxa"/>
              <w:left w:w="180" w:type="dxa"/>
              <w:bottom w:w="120" w:type="dxa"/>
              <w:right w:w="180" w:type="dxa"/>
            </w:tcMar>
            <w:hideMark/>
          </w:tcPr>
          <w:p w14:paraId="27E51273"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1A018B8A"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Knowledge Check</w:t>
            </w:r>
          </w:p>
        </w:tc>
        <w:tc>
          <w:tcPr>
            <w:tcW w:w="6000" w:type="dxa"/>
          </w:tcPr>
          <w:p w14:paraId="4852E4BB"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Verificación de conocimientos</w:t>
            </w:r>
          </w:p>
        </w:tc>
      </w:tr>
      <w:tr w:rsidR="00F72750" w:rsidRPr="001B0163" w14:paraId="0308D549" w14:textId="77777777" w:rsidTr="00252478">
        <w:tc>
          <w:tcPr>
            <w:tcW w:w="1353" w:type="dxa"/>
            <w:shd w:val="clear" w:color="auto" w:fill="C1E4F5"/>
            <w:tcMar>
              <w:top w:w="120" w:type="dxa"/>
              <w:left w:w="180" w:type="dxa"/>
              <w:bottom w:w="120" w:type="dxa"/>
              <w:right w:w="180" w:type="dxa"/>
            </w:tcMar>
            <w:hideMark/>
          </w:tcPr>
          <w:p w14:paraId="203ED359"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148_string_11</w:t>
            </w:r>
          </w:p>
        </w:tc>
        <w:tc>
          <w:tcPr>
            <w:tcW w:w="6000" w:type="dxa"/>
            <w:tcMar>
              <w:top w:w="120" w:type="dxa"/>
              <w:left w:w="180" w:type="dxa"/>
              <w:bottom w:w="120" w:type="dxa"/>
              <w:right w:w="180" w:type="dxa"/>
            </w:tcMar>
            <w:hideMark/>
          </w:tcPr>
          <w:p w14:paraId="253EB9CD"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Submit</w:t>
            </w:r>
          </w:p>
        </w:tc>
        <w:tc>
          <w:tcPr>
            <w:tcW w:w="6000" w:type="dxa"/>
          </w:tcPr>
          <w:p w14:paraId="726AB759"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Enviar</w:t>
            </w:r>
          </w:p>
        </w:tc>
      </w:tr>
      <w:tr w:rsidR="00F72750" w:rsidRPr="001B0163" w14:paraId="469DFB7C" w14:textId="77777777" w:rsidTr="00252478">
        <w:tc>
          <w:tcPr>
            <w:tcW w:w="1353" w:type="dxa"/>
            <w:shd w:val="clear" w:color="auto" w:fill="C1E4F5"/>
            <w:tcMar>
              <w:top w:w="120" w:type="dxa"/>
              <w:left w:w="180" w:type="dxa"/>
              <w:bottom w:w="120" w:type="dxa"/>
              <w:right w:w="180" w:type="dxa"/>
            </w:tcMar>
            <w:hideMark/>
          </w:tcPr>
          <w:p w14:paraId="04EB000E" w14:textId="77777777" w:rsidR="00315D6E" w:rsidRPr="001B0163" w:rsidRDefault="009F44F4" w:rsidP="00315D6E">
            <w:pPr>
              <w:spacing w:before="30" w:after="30"/>
              <w:ind w:left="30" w:right="30"/>
              <w:rPr>
                <w:rFonts w:ascii="Calibri" w:eastAsia="Times New Roman" w:hAnsi="Calibri" w:cs="Calibri"/>
                <w:sz w:val="16"/>
              </w:rPr>
            </w:pPr>
            <w:r w:rsidRPr="001B0163">
              <w:rPr>
                <w:rFonts w:ascii="Calibri" w:eastAsia="Times New Roman" w:hAnsi="Calibri" w:cs="Calibri"/>
                <w:sz w:val="16"/>
              </w:rPr>
              <w:t>149_string_12</w:t>
            </w:r>
          </w:p>
        </w:tc>
        <w:tc>
          <w:tcPr>
            <w:tcW w:w="6000" w:type="dxa"/>
            <w:tcMar>
              <w:top w:w="120" w:type="dxa"/>
              <w:left w:w="180" w:type="dxa"/>
              <w:bottom w:w="120" w:type="dxa"/>
              <w:right w:w="180" w:type="dxa"/>
            </w:tcMar>
            <w:hideMark/>
          </w:tcPr>
          <w:p w14:paraId="466DC4D9"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Retake</w:t>
            </w:r>
          </w:p>
        </w:tc>
        <w:tc>
          <w:tcPr>
            <w:tcW w:w="6000" w:type="dxa"/>
          </w:tcPr>
          <w:p w14:paraId="7C25864C" w14:textId="77777777" w:rsidR="00315D6E"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Realizar nuevamente</w:t>
            </w:r>
          </w:p>
        </w:tc>
      </w:tr>
      <w:tr w:rsidR="00F72750" w:rsidRPr="001B0163" w14:paraId="4E9D25D4" w14:textId="77777777" w:rsidTr="00252478">
        <w:tc>
          <w:tcPr>
            <w:tcW w:w="1353" w:type="dxa"/>
            <w:shd w:val="clear" w:color="auto" w:fill="C1E4F5"/>
            <w:tcMar>
              <w:top w:w="120" w:type="dxa"/>
              <w:left w:w="180" w:type="dxa"/>
              <w:bottom w:w="120" w:type="dxa"/>
              <w:right w:w="180" w:type="dxa"/>
            </w:tcMar>
            <w:hideMark/>
          </w:tcPr>
          <w:p w14:paraId="35C590D9" w14:textId="77777777" w:rsidR="005B5C04" w:rsidRPr="001B0163" w:rsidRDefault="009F44F4" w:rsidP="005B5C04">
            <w:pPr>
              <w:spacing w:before="30" w:after="30"/>
              <w:ind w:left="30" w:right="30"/>
              <w:rPr>
                <w:rFonts w:ascii="Calibri" w:eastAsia="Times New Roman" w:hAnsi="Calibri" w:cs="Calibri"/>
                <w:sz w:val="16"/>
              </w:rPr>
            </w:pPr>
            <w:r w:rsidRPr="001B0163">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7752B5A3" w14:textId="77777777" w:rsidR="005B5C0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Course Description: Our Code of Business Conduct is a critically important document that describes our company’s expectations of every employee as we represent Abbott in our daily work. It provides a foundation for our responsibilities and behaviors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Pr>
          <w:p w14:paraId="3B0F2221" w14:textId="77777777" w:rsidR="005B5C0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Descripción del curso: Nuestro Código de Conducta Comercial es un documento de importancia crítica que describe las expectativas que tiene nuestra compañía para cada empleado, en tanto representamos a Abbott en nuestro trabajo diario. Proporciona una base para nuestras responsabilidades y comportamientos, que nos ayudarán a tomar las mejores decisiones para Abbott, para nosotros y para la gran cantidad de personas a las que servimos. Este curso proporciona una vista general de alto nivel del Código, explica las expectativas de la empresa y sus obligaciones, y proporciona consejo práctico sobre qué hacer cuando es difícil determinar el mejor plan en adelante. El completar el curso le tomará de 35 a 45 minutos.</w:t>
            </w:r>
          </w:p>
        </w:tc>
      </w:tr>
      <w:tr w:rsidR="00F72750" w:rsidRPr="001B0163" w14:paraId="0D5B5CBA" w14:textId="77777777" w:rsidTr="00252478">
        <w:tc>
          <w:tcPr>
            <w:tcW w:w="1353" w:type="dxa"/>
            <w:shd w:val="clear" w:color="auto" w:fill="C1E4F5"/>
            <w:tcMar>
              <w:top w:w="120" w:type="dxa"/>
              <w:left w:w="180" w:type="dxa"/>
              <w:bottom w:w="120" w:type="dxa"/>
              <w:right w:w="180" w:type="dxa"/>
            </w:tcMar>
            <w:hideMark/>
          </w:tcPr>
          <w:p w14:paraId="7DC107AF" w14:textId="77777777" w:rsidR="005B5C04" w:rsidRPr="001B0163" w:rsidRDefault="009F44F4" w:rsidP="005B5C04">
            <w:pPr>
              <w:spacing w:before="30" w:after="30"/>
              <w:ind w:left="30" w:right="30"/>
              <w:rPr>
                <w:rFonts w:ascii="Calibri" w:eastAsia="Times New Roman" w:hAnsi="Calibri" w:cs="Calibri"/>
                <w:sz w:val="16"/>
              </w:rPr>
            </w:pPr>
            <w:r w:rsidRPr="001B0163">
              <w:rPr>
                <w:rFonts w:ascii="Calibri" w:eastAsia="Times New Roman" w:hAnsi="Calibri" w:cs="Calibri"/>
                <w:sz w:val="16"/>
              </w:rPr>
              <w:t>151_string_14</w:t>
            </w:r>
          </w:p>
        </w:tc>
        <w:tc>
          <w:tcPr>
            <w:tcW w:w="6000" w:type="dxa"/>
            <w:tcMar>
              <w:top w:w="120" w:type="dxa"/>
              <w:left w:w="180" w:type="dxa"/>
              <w:bottom w:w="120" w:type="dxa"/>
              <w:right w:w="180" w:type="dxa"/>
            </w:tcMar>
            <w:hideMark/>
          </w:tcPr>
          <w:p w14:paraId="7150C453" w14:textId="77777777" w:rsidR="005B5C0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Menu</w:t>
            </w:r>
          </w:p>
        </w:tc>
        <w:tc>
          <w:tcPr>
            <w:tcW w:w="6000" w:type="dxa"/>
          </w:tcPr>
          <w:p w14:paraId="428898D1" w14:textId="77777777" w:rsidR="005B5C0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Menú</w:t>
            </w:r>
          </w:p>
        </w:tc>
      </w:tr>
      <w:tr w:rsidR="00F72750" w:rsidRPr="001B0163" w14:paraId="18858908" w14:textId="77777777" w:rsidTr="00252478">
        <w:tc>
          <w:tcPr>
            <w:tcW w:w="1353" w:type="dxa"/>
            <w:shd w:val="clear" w:color="auto" w:fill="C1E4F5"/>
            <w:tcMar>
              <w:top w:w="120" w:type="dxa"/>
              <w:left w:w="180" w:type="dxa"/>
              <w:bottom w:w="120" w:type="dxa"/>
              <w:right w:w="180" w:type="dxa"/>
            </w:tcMar>
            <w:hideMark/>
          </w:tcPr>
          <w:p w14:paraId="0500F409" w14:textId="77777777" w:rsidR="005B5C04" w:rsidRPr="001B0163" w:rsidRDefault="009F44F4" w:rsidP="005B5C04">
            <w:pPr>
              <w:spacing w:before="30" w:after="30"/>
              <w:ind w:left="30" w:right="30"/>
              <w:rPr>
                <w:rFonts w:ascii="Calibri" w:eastAsia="Times New Roman" w:hAnsi="Calibri" w:cs="Calibri"/>
                <w:sz w:val="16"/>
              </w:rPr>
            </w:pPr>
            <w:r w:rsidRPr="001B0163">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109EB40C" w14:textId="77777777" w:rsidR="005B5C0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Resources</w:t>
            </w:r>
          </w:p>
        </w:tc>
        <w:tc>
          <w:tcPr>
            <w:tcW w:w="6000" w:type="dxa"/>
          </w:tcPr>
          <w:p w14:paraId="336DDB5F" w14:textId="77777777" w:rsidR="005B5C0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Recursos</w:t>
            </w:r>
          </w:p>
        </w:tc>
      </w:tr>
      <w:tr w:rsidR="00F72750" w:rsidRPr="001B0163" w14:paraId="69B981B1" w14:textId="77777777" w:rsidTr="00252478">
        <w:tc>
          <w:tcPr>
            <w:tcW w:w="1353" w:type="dxa"/>
            <w:shd w:val="clear" w:color="auto" w:fill="C1E4F5"/>
            <w:tcMar>
              <w:top w:w="120" w:type="dxa"/>
              <w:left w:w="180" w:type="dxa"/>
              <w:bottom w:w="120" w:type="dxa"/>
              <w:right w:w="180" w:type="dxa"/>
            </w:tcMar>
            <w:hideMark/>
          </w:tcPr>
          <w:p w14:paraId="55E6B040" w14:textId="77777777" w:rsidR="005B5C04" w:rsidRPr="001B0163" w:rsidRDefault="009F44F4" w:rsidP="005B5C04">
            <w:pPr>
              <w:spacing w:before="30" w:after="30"/>
              <w:ind w:left="30" w:right="30"/>
              <w:rPr>
                <w:rFonts w:ascii="Calibri" w:eastAsia="Times New Roman" w:hAnsi="Calibri" w:cs="Calibri"/>
                <w:sz w:val="16"/>
              </w:rPr>
            </w:pPr>
            <w:r w:rsidRPr="001B0163">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0E0477DF" w14:textId="77777777" w:rsidR="005B5C0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Reference Material</w:t>
            </w:r>
          </w:p>
        </w:tc>
        <w:tc>
          <w:tcPr>
            <w:tcW w:w="6000" w:type="dxa"/>
          </w:tcPr>
          <w:p w14:paraId="5C7759B6" w14:textId="77777777" w:rsidR="005B5C0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Material de referencia</w:t>
            </w:r>
          </w:p>
        </w:tc>
      </w:tr>
      <w:tr w:rsidR="00F72750" w:rsidRPr="001B0163" w14:paraId="06BA6273" w14:textId="77777777" w:rsidTr="00252478">
        <w:tc>
          <w:tcPr>
            <w:tcW w:w="1353" w:type="dxa"/>
            <w:shd w:val="clear" w:color="auto" w:fill="C1E4F5"/>
            <w:tcMar>
              <w:top w:w="120" w:type="dxa"/>
              <w:left w:w="180" w:type="dxa"/>
              <w:bottom w:w="120" w:type="dxa"/>
              <w:right w:w="180" w:type="dxa"/>
            </w:tcMar>
            <w:hideMark/>
          </w:tcPr>
          <w:p w14:paraId="0CB156B2" w14:textId="77777777" w:rsidR="005B5C04" w:rsidRPr="001B0163" w:rsidRDefault="009F44F4" w:rsidP="005B5C04">
            <w:pPr>
              <w:spacing w:before="30" w:after="30"/>
              <w:ind w:left="30" w:right="30"/>
              <w:rPr>
                <w:rFonts w:ascii="Calibri" w:eastAsia="Times New Roman" w:hAnsi="Calibri" w:cs="Calibri"/>
                <w:sz w:val="16"/>
              </w:rPr>
            </w:pPr>
            <w:r w:rsidRPr="001B0163">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0A5793A7" w14:textId="77777777" w:rsidR="005B5C0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Audio</w:t>
            </w:r>
          </w:p>
        </w:tc>
        <w:tc>
          <w:tcPr>
            <w:tcW w:w="6000" w:type="dxa"/>
          </w:tcPr>
          <w:p w14:paraId="5CC82EDB" w14:textId="77777777" w:rsidR="005B5C0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Audio</w:t>
            </w:r>
          </w:p>
        </w:tc>
      </w:tr>
      <w:tr w:rsidR="00F72750" w:rsidRPr="001B0163" w14:paraId="6839A423" w14:textId="77777777" w:rsidTr="00252478">
        <w:tc>
          <w:tcPr>
            <w:tcW w:w="1353" w:type="dxa"/>
            <w:shd w:val="clear" w:color="auto" w:fill="C1E4F5"/>
            <w:tcMar>
              <w:top w:w="120" w:type="dxa"/>
              <w:left w:w="180" w:type="dxa"/>
              <w:bottom w:w="120" w:type="dxa"/>
              <w:right w:w="180" w:type="dxa"/>
            </w:tcMar>
            <w:hideMark/>
          </w:tcPr>
          <w:p w14:paraId="375F95EB" w14:textId="77777777" w:rsidR="005B5C04" w:rsidRPr="001B0163" w:rsidRDefault="009F44F4" w:rsidP="005B5C04">
            <w:pPr>
              <w:spacing w:before="30" w:after="30"/>
              <w:ind w:left="30" w:right="30"/>
              <w:rPr>
                <w:rFonts w:ascii="Calibri" w:eastAsia="Times New Roman" w:hAnsi="Calibri" w:cs="Calibri"/>
                <w:sz w:val="16"/>
              </w:rPr>
            </w:pPr>
            <w:r w:rsidRPr="001B0163">
              <w:rPr>
                <w:rFonts w:ascii="Calibri" w:eastAsia="Times New Roman" w:hAnsi="Calibri" w:cs="Calibri"/>
                <w:sz w:val="16"/>
              </w:rPr>
              <w:lastRenderedPageBreak/>
              <w:t>155_string_18</w:t>
            </w:r>
          </w:p>
        </w:tc>
        <w:tc>
          <w:tcPr>
            <w:tcW w:w="6000" w:type="dxa"/>
            <w:tcMar>
              <w:top w:w="120" w:type="dxa"/>
              <w:left w:w="180" w:type="dxa"/>
              <w:bottom w:w="120" w:type="dxa"/>
              <w:right w:w="180" w:type="dxa"/>
            </w:tcMar>
            <w:hideMark/>
          </w:tcPr>
          <w:p w14:paraId="69071E6D" w14:textId="77777777" w:rsidR="005B5C0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Exit</w:t>
            </w:r>
          </w:p>
        </w:tc>
        <w:tc>
          <w:tcPr>
            <w:tcW w:w="6000" w:type="dxa"/>
          </w:tcPr>
          <w:p w14:paraId="5127356E" w14:textId="77777777" w:rsidR="005B5C0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Salir</w:t>
            </w:r>
          </w:p>
        </w:tc>
      </w:tr>
      <w:tr w:rsidR="00F72750" w:rsidRPr="001B0163" w14:paraId="76FAA6BD" w14:textId="77777777" w:rsidTr="00252478">
        <w:tc>
          <w:tcPr>
            <w:tcW w:w="1353" w:type="dxa"/>
            <w:shd w:val="clear" w:color="auto" w:fill="C1E4F5"/>
            <w:tcMar>
              <w:top w:w="120" w:type="dxa"/>
              <w:left w:w="180" w:type="dxa"/>
              <w:bottom w:w="120" w:type="dxa"/>
              <w:right w:w="180" w:type="dxa"/>
            </w:tcMar>
            <w:hideMark/>
          </w:tcPr>
          <w:p w14:paraId="065AB121" w14:textId="77777777" w:rsidR="005B5C04" w:rsidRPr="001B0163" w:rsidRDefault="009F44F4" w:rsidP="005B5C04">
            <w:pPr>
              <w:spacing w:before="30" w:after="30"/>
              <w:ind w:left="30" w:right="30"/>
              <w:rPr>
                <w:rFonts w:ascii="Calibri" w:eastAsia="Times New Roman" w:hAnsi="Calibri" w:cs="Calibri"/>
                <w:sz w:val="16"/>
              </w:rPr>
            </w:pPr>
            <w:r w:rsidRPr="001B0163">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6049ED5E" w14:textId="77777777" w:rsidR="005B5C0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Close</w:t>
            </w:r>
          </w:p>
        </w:tc>
        <w:tc>
          <w:tcPr>
            <w:tcW w:w="6000" w:type="dxa"/>
          </w:tcPr>
          <w:p w14:paraId="0F2419B3" w14:textId="77777777" w:rsidR="005B5C0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Cerrar</w:t>
            </w:r>
          </w:p>
        </w:tc>
      </w:tr>
      <w:tr w:rsidR="00F72750" w:rsidRPr="001B0163" w14:paraId="425C5B83" w14:textId="77777777" w:rsidTr="00252478">
        <w:tc>
          <w:tcPr>
            <w:tcW w:w="1353" w:type="dxa"/>
            <w:shd w:val="clear" w:color="auto" w:fill="C1E4F5"/>
            <w:tcMar>
              <w:top w:w="120" w:type="dxa"/>
              <w:left w:w="180" w:type="dxa"/>
              <w:bottom w:w="120" w:type="dxa"/>
              <w:right w:w="180" w:type="dxa"/>
            </w:tcMar>
            <w:hideMark/>
          </w:tcPr>
          <w:p w14:paraId="08DBA224" w14:textId="77777777" w:rsidR="005B5C04" w:rsidRPr="001B0163" w:rsidRDefault="009F44F4" w:rsidP="005B5C04">
            <w:pPr>
              <w:spacing w:before="30" w:after="30"/>
              <w:ind w:left="30" w:right="30"/>
              <w:rPr>
                <w:rFonts w:ascii="Calibri" w:eastAsia="Times New Roman" w:hAnsi="Calibri" w:cs="Calibri"/>
                <w:sz w:val="16"/>
              </w:rPr>
            </w:pPr>
            <w:r w:rsidRPr="001B0163">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6CE7EDC2" w14:textId="77777777" w:rsidR="005B5C0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Comment</w:t>
            </w:r>
            <w:r w:rsidR="00F5122E" w:rsidRPr="001B0163">
              <w:rPr>
                <w:rFonts w:ascii="Calibri" w:eastAsia="Times New Roman" w:hAnsi="Calibri" w:cs="Calibri"/>
              </w:rPr>
              <w:t>…</w:t>
            </w:r>
          </w:p>
        </w:tc>
        <w:tc>
          <w:tcPr>
            <w:tcW w:w="6000" w:type="dxa"/>
          </w:tcPr>
          <w:p w14:paraId="18990B8A" w14:textId="77777777" w:rsidR="005B5C0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Comentario</w:t>
            </w:r>
          </w:p>
        </w:tc>
      </w:tr>
      <w:tr w:rsidR="00F72750" w:rsidRPr="00552748" w14:paraId="37679CE9" w14:textId="77777777" w:rsidTr="00252478">
        <w:tc>
          <w:tcPr>
            <w:tcW w:w="1353" w:type="dxa"/>
            <w:shd w:val="clear" w:color="auto" w:fill="C1E4F5"/>
            <w:tcMar>
              <w:top w:w="120" w:type="dxa"/>
              <w:left w:w="180" w:type="dxa"/>
              <w:bottom w:w="120" w:type="dxa"/>
              <w:right w:w="180" w:type="dxa"/>
            </w:tcMar>
          </w:tcPr>
          <w:p w14:paraId="6C2F9B23" w14:textId="77777777" w:rsidR="005B5C04" w:rsidRPr="001B0163" w:rsidRDefault="009F44F4" w:rsidP="005B5C04">
            <w:pPr>
              <w:spacing w:before="30" w:after="30"/>
              <w:ind w:left="30" w:right="30"/>
              <w:rPr>
                <w:rFonts w:ascii="Calibri" w:eastAsia="Times New Roman" w:hAnsi="Calibri" w:cs="Calibri"/>
                <w:sz w:val="16"/>
              </w:rPr>
            </w:pPr>
            <w:r w:rsidRPr="001B0163">
              <w:rPr>
                <w:rFonts w:ascii="Calibri" w:eastAsia="Times New Roman" w:hAnsi="Calibri" w:cs="Calibri"/>
                <w:sz w:val="16"/>
              </w:rPr>
              <w:t>FB_01</w:t>
            </w:r>
          </w:p>
        </w:tc>
        <w:tc>
          <w:tcPr>
            <w:tcW w:w="6000" w:type="dxa"/>
            <w:tcMar>
              <w:top w:w="120" w:type="dxa"/>
              <w:left w:w="180" w:type="dxa"/>
              <w:bottom w:w="120" w:type="dxa"/>
              <w:right w:w="180" w:type="dxa"/>
            </w:tcMar>
          </w:tcPr>
          <w:p w14:paraId="795F72CA" w14:textId="77777777" w:rsidR="005B5C04" w:rsidRPr="001B0163" w:rsidRDefault="009F44F4" w:rsidP="00402E66">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You must view all content before moving forward.</w:t>
            </w:r>
          </w:p>
        </w:tc>
        <w:tc>
          <w:tcPr>
            <w:tcW w:w="6000" w:type="dxa"/>
          </w:tcPr>
          <w:p w14:paraId="5DC3B0EF" w14:textId="77777777" w:rsidR="005B5C04" w:rsidRPr="00745CD0" w:rsidRDefault="009F44F4" w:rsidP="00402E66">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Debe ver todo el contenido para avanzar.</w:t>
            </w:r>
          </w:p>
        </w:tc>
      </w:tr>
    </w:tbl>
    <w:p w14:paraId="1CFB798D" w14:textId="77777777" w:rsidR="00840375" w:rsidRPr="00745CD0" w:rsidRDefault="00840375">
      <w:pPr>
        <w:rPr>
          <w:lang w:val="es-ES"/>
        </w:rPr>
      </w:pPr>
    </w:p>
    <w:p w14:paraId="7672E711" w14:textId="77777777" w:rsidR="002C1E64" w:rsidRPr="00745CD0" w:rsidRDefault="002C1E64">
      <w:pPr>
        <w:rPr>
          <w:rFonts w:eastAsia="Times New Roman"/>
          <w:lang w:val="es-ES"/>
        </w:rPr>
      </w:pPr>
    </w:p>
    <w:p w14:paraId="31177701" w14:textId="77777777" w:rsidR="00F44929" w:rsidRPr="00745CD0" w:rsidRDefault="00F44929">
      <w:pPr>
        <w:rPr>
          <w:rFonts w:eastAsia="Times New Roman"/>
          <w:lang w:val="es-ES"/>
        </w:rPr>
      </w:pPr>
    </w:p>
    <w:p w14:paraId="6C3D36B4" w14:textId="77777777" w:rsidR="003E2E74" w:rsidRPr="00745CD0" w:rsidRDefault="009F44F4">
      <w:pPr>
        <w:rPr>
          <w:rFonts w:ascii="Calibri Light" w:hAnsi="Calibri Light" w:cs="Calibri Light"/>
          <w:smallCaps/>
          <w:color w:val="0F243E"/>
          <w:sz w:val="48"/>
          <w:szCs w:val="48"/>
          <w:lang w:val="es-ES"/>
        </w:rPr>
      </w:pPr>
      <w:r w:rsidRPr="00745CD0">
        <w:rPr>
          <w:rFonts w:ascii="Calibri Light" w:hAnsi="Calibri Light" w:cs="Calibri Light"/>
          <w:smallCaps/>
          <w:color w:val="0F243E"/>
          <w:sz w:val="48"/>
          <w:szCs w:val="48"/>
          <w:lang w:val="es-ES"/>
        </w:rPr>
        <w:br w:type="page"/>
      </w:r>
    </w:p>
    <w:p w14:paraId="03689353" w14:textId="46D6FF35" w:rsidR="00F44929" w:rsidRPr="001B0163" w:rsidRDefault="009F44F4" w:rsidP="009271E5">
      <w:pPr>
        <w:rPr>
          <w:rFonts w:ascii="Calibri Light" w:hAnsi="Calibri Light" w:cs="Calibri Light"/>
          <w:smallCaps/>
          <w:color w:val="0F243E"/>
          <w:sz w:val="72"/>
          <w:szCs w:val="72"/>
        </w:rPr>
      </w:pPr>
      <w:r w:rsidRPr="001B0163">
        <w:rPr>
          <w:rFonts w:ascii="Calibri Light" w:hAnsi="Calibri Light" w:cs="Calibri Light"/>
          <w:smallCaps/>
          <w:color w:val="0F243E"/>
          <w:sz w:val="72"/>
          <w:szCs w:val="72"/>
        </w:rPr>
        <w:lastRenderedPageBreak/>
        <w:t xml:space="preserve">Interactions with Competitors </w:t>
      </w:r>
    </w:p>
    <w:p w14:paraId="5DE89B69" w14:textId="77777777" w:rsidR="00F44929" w:rsidRPr="001B0163" w:rsidRDefault="00F44929">
      <w:pPr>
        <w:rPr>
          <w:rFonts w:eastAsia="Times New Roman"/>
        </w:rPr>
      </w:pPr>
    </w:p>
    <w:p w14:paraId="3F9EF731" w14:textId="77777777" w:rsidR="00F44929" w:rsidRPr="001B0163" w:rsidRDefault="00F44929">
      <w:pPr>
        <w:rPr>
          <w:rFonts w:eastAsia="Times New Roman"/>
        </w:rPr>
      </w:pPr>
    </w:p>
    <w:p w14:paraId="507DE9CB" w14:textId="77777777" w:rsidR="00F44929" w:rsidRPr="001B0163"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F72750" w:rsidRPr="001B0163" w14:paraId="4BF88491" w14:textId="77777777" w:rsidTr="00462764">
        <w:tc>
          <w:tcPr>
            <w:tcW w:w="1353" w:type="dxa"/>
            <w:shd w:val="clear" w:color="auto" w:fill="F1A983" w:themeFill="accent2" w:themeFillTint="99"/>
            <w:tcMar>
              <w:top w:w="120" w:type="dxa"/>
              <w:left w:w="180" w:type="dxa"/>
              <w:bottom w:w="120" w:type="dxa"/>
              <w:right w:w="180" w:type="dxa"/>
            </w:tcMar>
          </w:tcPr>
          <w:p w14:paraId="097EE62B" w14:textId="77777777" w:rsidR="009E03B7" w:rsidRPr="001B0163" w:rsidRDefault="009F44F4" w:rsidP="000A2928">
            <w:pPr>
              <w:spacing w:before="30" w:after="30"/>
              <w:ind w:left="30" w:right="30"/>
              <w:rPr>
                <w:rFonts w:eastAsia="Times New Roman"/>
              </w:rPr>
            </w:pPr>
            <w:r w:rsidRPr="001B0163">
              <w:rPr>
                <w:rFonts w:eastAsia="Times New Roman"/>
              </w:rPr>
              <w:t>ID</w:t>
            </w:r>
          </w:p>
        </w:tc>
        <w:tc>
          <w:tcPr>
            <w:tcW w:w="6000" w:type="dxa"/>
            <w:shd w:val="clear" w:color="auto" w:fill="F1A983" w:themeFill="accent2" w:themeFillTint="99"/>
            <w:tcMar>
              <w:top w:w="120" w:type="dxa"/>
              <w:left w:w="180" w:type="dxa"/>
              <w:bottom w:w="120" w:type="dxa"/>
              <w:right w:w="180" w:type="dxa"/>
            </w:tcMar>
          </w:tcPr>
          <w:p w14:paraId="6450B5CB" w14:textId="77777777" w:rsidR="009E03B7" w:rsidRPr="001B0163" w:rsidRDefault="009F44F4" w:rsidP="00462764">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Source</w:t>
            </w:r>
          </w:p>
        </w:tc>
        <w:tc>
          <w:tcPr>
            <w:tcW w:w="6000" w:type="dxa"/>
            <w:shd w:val="clear" w:color="auto" w:fill="F1A983" w:themeFill="accent2" w:themeFillTint="99"/>
          </w:tcPr>
          <w:p w14:paraId="075B131A" w14:textId="77777777" w:rsidR="009E03B7" w:rsidRPr="001B0163" w:rsidRDefault="009F44F4" w:rsidP="00462764">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Target</w:t>
            </w:r>
          </w:p>
        </w:tc>
      </w:tr>
      <w:tr w:rsidR="00F72750" w:rsidRPr="00552748" w14:paraId="1787E6B1" w14:textId="77777777" w:rsidTr="00462764">
        <w:tc>
          <w:tcPr>
            <w:tcW w:w="1353" w:type="dxa"/>
            <w:shd w:val="clear" w:color="auto" w:fill="C1E4F5"/>
            <w:tcMar>
              <w:top w:w="120" w:type="dxa"/>
              <w:left w:w="180" w:type="dxa"/>
              <w:bottom w:w="120" w:type="dxa"/>
              <w:right w:w="180" w:type="dxa"/>
            </w:tcMar>
            <w:hideMark/>
          </w:tcPr>
          <w:p w14:paraId="18028A64" w14:textId="77777777" w:rsidR="000B4F03" w:rsidRPr="001B0163" w:rsidRDefault="009F44F4" w:rsidP="000B4F03">
            <w:pPr>
              <w:spacing w:before="30" w:after="30"/>
              <w:ind w:left="30" w:right="30"/>
              <w:rPr>
                <w:rFonts w:ascii="Calibri" w:eastAsia="Times New Roman" w:hAnsi="Calibri" w:cs="Calibri"/>
                <w:sz w:val="16"/>
              </w:rPr>
            </w:pPr>
            <w:hyperlink r:id="rId216" w:tgtFrame="_blank" w:history="1">
              <w:r w:rsidRPr="001B0163">
                <w:rPr>
                  <w:rFonts w:ascii="Calibri" w:eastAsia="Times New Roman" w:hAnsi="Calibri" w:cs="Calibri"/>
                  <w:color w:val="0000FF"/>
                  <w:sz w:val="16"/>
                  <w:u w:val="single"/>
                </w:rPr>
                <w:t>Screen 1</w:t>
              </w:r>
            </w:hyperlink>
            <w:r w:rsidRPr="001B0163">
              <w:rPr>
                <w:rFonts w:ascii="Calibri" w:eastAsia="Times New Roman" w:hAnsi="Calibri" w:cs="Calibri"/>
                <w:sz w:val="16"/>
              </w:rPr>
              <w:t xml:space="preserve"> </w:t>
            </w:r>
          </w:p>
          <w:p w14:paraId="3483DE65" w14:textId="77777777" w:rsidR="000B4F03" w:rsidRPr="001B0163" w:rsidRDefault="009F44F4" w:rsidP="000B4F03">
            <w:pPr>
              <w:ind w:left="30" w:right="30"/>
              <w:rPr>
                <w:rFonts w:ascii="Calibri" w:eastAsia="Times New Roman" w:hAnsi="Calibri" w:cs="Calibri"/>
                <w:sz w:val="16"/>
              </w:rPr>
            </w:pPr>
            <w:hyperlink r:id="rId217" w:tgtFrame="_blank" w:history="1">
              <w:r w:rsidRPr="001B0163">
                <w:rPr>
                  <w:rFonts w:ascii="Calibri" w:eastAsia="Times New Roman" w:hAnsi="Calibri" w:cs="Calibri"/>
                  <w:color w:val="0000FF"/>
                  <w:sz w:val="16"/>
                  <w:u w:val="single"/>
                </w:rPr>
                <w:t>2_C_2</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1F787C8" w14:textId="77777777" w:rsidR="000B4F03" w:rsidRPr="001B0163" w:rsidRDefault="009F44F4" w:rsidP="00462764">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Fair competition benefits everyone, from businesses to consumers to the economy as a whole. Fair competition results in dynamic markets, leading to increased productivity and better value for consumers.</w:t>
            </w:r>
          </w:p>
        </w:tc>
        <w:tc>
          <w:tcPr>
            <w:tcW w:w="6000" w:type="dxa"/>
          </w:tcPr>
          <w:p w14:paraId="5020DB3F" w14:textId="77777777" w:rsidR="000B4F03" w:rsidRPr="00745CD0" w:rsidRDefault="009F44F4" w:rsidP="00462764">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La competencia justa beneficia a todos, desde las empresas hasta los consumidores y la economía en su conjunto. La competencia justa da como resultado mercados dinámicos, lo que conduce a una mayor productividad y un mejor valor para los consumidores.</w:t>
            </w:r>
          </w:p>
        </w:tc>
      </w:tr>
      <w:tr w:rsidR="00F72750" w:rsidRPr="00552748" w14:paraId="0D8C5505" w14:textId="77777777" w:rsidTr="00462764">
        <w:tc>
          <w:tcPr>
            <w:tcW w:w="1353" w:type="dxa"/>
            <w:shd w:val="clear" w:color="auto" w:fill="C1E4F5"/>
            <w:tcMar>
              <w:top w:w="120" w:type="dxa"/>
              <w:left w:w="180" w:type="dxa"/>
              <w:bottom w:w="120" w:type="dxa"/>
              <w:right w:w="180" w:type="dxa"/>
            </w:tcMar>
            <w:hideMark/>
          </w:tcPr>
          <w:p w14:paraId="53A9CFDE" w14:textId="77777777" w:rsidR="000B4F03" w:rsidRPr="001B0163" w:rsidRDefault="009F44F4" w:rsidP="000B4F03">
            <w:pPr>
              <w:spacing w:before="30" w:after="30"/>
              <w:ind w:left="30" w:right="30"/>
              <w:rPr>
                <w:rFonts w:ascii="Calibri" w:eastAsia="Times New Roman" w:hAnsi="Calibri" w:cs="Calibri"/>
                <w:sz w:val="16"/>
              </w:rPr>
            </w:pPr>
            <w:hyperlink r:id="rId218" w:tgtFrame="_blank" w:history="1">
              <w:r w:rsidRPr="001B0163">
                <w:rPr>
                  <w:rFonts w:ascii="Calibri" w:eastAsia="Times New Roman" w:hAnsi="Calibri" w:cs="Calibri"/>
                  <w:color w:val="0000FF"/>
                  <w:sz w:val="16"/>
                  <w:u w:val="single"/>
                </w:rPr>
                <w:t>Screen 10</w:t>
              </w:r>
            </w:hyperlink>
            <w:r w:rsidRPr="001B0163">
              <w:rPr>
                <w:rFonts w:ascii="Calibri" w:eastAsia="Times New Roman" w:hAnsi="Calibri" w:cs="Calibri"/>
                <w:sz w:val="16"/>
              </w:rPr>
              <w:t xml:space="preserve"> </w:t>
            </w:r>
          </w:p>
          <w:p w14:paraId="34986100" w14:textId="77777777" w:rsidR="000B4F03" w:rsidRPr="001B0163" w:rsidRDefault="009F44F4" w:rsidP="000B4F03">
            <w:pPr>
              <w:ind w:left="30" w:right="30"/>
              <w:rPr>
                <w:rFonts w:ascii="Calibri" w:eastAsia="Times New Roman" w:hAnsi="Calibri" w:cs="Calibri"/>
                <w:sz w:val="16"/>
              </w:rPr>
            </w:pPr>
            <w:hyperlink r:id="rId219" w:tgtFrame="_blank" w:history="1">
              <w:r w:rsidRPr="001B0163">
                <w:rPr>
                  <w:rFonts w:ascii="Calibri" w:eastAsia="Times New Roman" w:hAnsi="Calibri" w:cs="Calibri"/>
                  <w:color w:val="0000FF"/>
                  <w:sz w:val="16"/>
                  <w:u w:val="single"/>
                </w:rPr>
                <w:t>17_C_11</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4CDFF50" w14:textId="77777777" w:rsidR="000B4F03" w:rsidRPr="001B0163" w:rsidRDefault="009F44F4" w:rsidP="00462764">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An Abbott distributor can be considered a competitor if we are submitting separate bids in connection with a tender.</w:t>
            </w:r>
          </w:p>
        </w:tc>
        <w:tc>
          <w:tcPr>
            <w:tcW w:w="6000" w:type="dxa"/>
          </w:tcPr>
          <w:p w14:paraId="7DC87062" w14:textId="77777777" w:rsidR="000B4F03" w:rsidRPr="00745CD0" w:rsidRDefault="009F44F4" w:rsidP="00462764">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Un distribuidor de Abbott puede considerarse un competidor si enviamos ofertas separadas en relación con una licitación.</w:t>
            </w:r>
          </w:p>
        </w:tc>
      </w:tr>
      <w:tr w:rsidR="00F72750" w:rsidRPr="00552748" w14:paraId="37CB238F" w14:textId="77777777" w:rsidTr="00462764">
        <w:tc>
          <w:tcPr>
            <w:tcW w:w="1353" w:type="dxa"/>
            <w:shd w:val="clear" w:color="auto" w:fill="C1E4F5"/>
            <w:tcMar>
              <w:top w:w="120" w:type="dxa"/>
              <w:left w:w="180" w:type="dxa"/>
              <w:bottom w:w="120" w:type="dxa"/>
              <w:right w:w="180" w:type="dxa"/>
            </w:tcMar>
            <w:hideMark/>
          </w:tcPr>
          <w:p w14:paraId="5BA64634" w14:textId="77777777" w:rsidR="000B4F03" w:rsidRPr="001B0163" w:rsidRDefault="009F44F4" w:rsidP="000B4F03">
            <w:pPr>
              <w:spacing w:before="30" w:after="30"/>
              <w:ind w:left="30" w:right="30"/>
              <w:rPr>
                <w:rFonts w:ascii="Calibri" w:eastAsia="Times New Roman" w:hAnsi="Calibri" w:cs="Calibri"/>
                <w:sz w:val="16"/>
              </w:rPr>
            </w:pPr>
            <w:hyperlink r:id="rId220" w:tgtFrame="_blank" w:history="1">
              <w:r w:rsidRPr="001B0163">
                <w:rPr>
                  <w:rFonts w:ascii="Calibri" w:eastAsia="Times New Roman" w:hAnsi="Calibri" w:cs="Calibri"/>
                  <w:color w:val="0000FF"/>
                  <w:sz w:val="16"/>
                  <w:u w:val="single"/>
                </w:rPr>
                <w:t>Screen 10</w:t>
              </w:r>
            </w:hyperlink>
            <w:r w:rsidRPr="001B0163">
              <w:rPr>
                <w:rFonts w:ascii="Calibri" w:eastAsia="Times New Roman" w:hAnsi="Calibri" w:cs="Calibri"/>
                <w:sz w:val="16"/>
              </w:rPr>
              <w:t xml:space="preserve"> </w:t>
            </w:r>
          </w:p>
          <w:p w14:paraId="14E02B3C" w14:textId="77777777" w:rsidR="000B4F03" w:rsidRPr="001B0163" w:rsidRDefault="009F44F4" w:rsidP="000B4F03">
            <w:pPr>
              <w:ind w:left="30" w:right="30"/>
              <w:rPr>
                <w:rFonts w:ascii="Calibri" w:eastAsia="Times New Roman" w:hAnsi="Calibri" w:cs="Calibri"/>
                <w:sz w:val="16"/>
              </w:rPr>
            </w:pPr>
            <w:hyperlink r:id="rId221" w:tgtFrame="_blank" w:history="1">
              <w:r w:rsidRPr="001B0163">
                <w:rPr>
                  <w:rFonts w:ascii="Calibri" w:eastAsia="Times New Roman" w:hAnsi="Calibri" w:cs="Calibri"/>
                  <w:color w:val="0000FF"/>
                  <w:sz w:val="16"/>
                  <w:u w:val="single"/>
                </w:rPr>
                <w:t>18_C_11</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E75750" w14:textId="77777777" w:rsidR="000B4F03" w:rsidRPr="001B0163" w:rsidRDefault="009F44F4" w:rsidP="00462764">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tcPr>
          <w:p w14:paraId="240D92F2" w14:textId="77777777" w:rsidR="000B4F03" w:rsidRPr="00745CD0" w:rsidRDefault="009F44F4" w:rsidP="00462764">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Si alguien comienza a hablar sobre estos asuntos, actúe de inmediato. Retírese de la reunión y solicite que se registren sus objeciones en cualquier minuta de la reunión. Haga un gesto fuerte y contundente al retirarse, para que otros recuerden que se retiró debido a una conversación prohibida.</w:t>
            </w:r>
          </w:p>
        </w:tc>
      </w:tr>
      <w:tr w:rsidR="00F72750" w:rsidRPr="001B0163" w14:paraId="6570DBEB" w14:textId="77777777" w:rsidTr="00462764">
        <w:tc>
          <w:tcPr>
            <w:tcW w:w="1353" w:type="dxa"/>
            <w:shd w:val="clear" w:color="auto" w:fill="C1E4F5"/>
            <w:tcMar>
              <w:top w:w="120" w:type="dxa"/>
              <w:left w:w="180" w:type="dxa"/>
              <w:bottom w:w="120" w:type="dxa"/>
              <w:right w:w="180" w:type="dxa"/>
            </w:tcMar>
            <w:hideMark/>
          </w:tcPr>
          <w:p w14:paraId="071FF008" w14:textId="77777777" w:rsidR="000B4F03" w:rsidRPr="001B0163" w:rsidRDefault="009F44F4" w:rsidP="000B4F03">
            <w:pPr>
              <w:spacing w:before="30" w:after="30"/>
              <w:ind w:left="30" w:right="30"/>
              <w:rPr>
                <w:rFonts w:ascii="Calibri" w:eastAsia="Times New Roman" w:hAnsi="Calibri" w:cs="Calibri"/>
                <w:sz w:val="16"/>
              </w:rPr>
            </w:pPr>
            <w:hyperlink r:id="rId222" w:tgtFrame="_blank" w:history="1">
              <w:r w:rsidRPr="001B0163">
                <w:rPr>
                  <w:rFonts w:ascii="Calibri" w:eastAsia="Times New Roman" w:hAnsi="Calibri" w:cs="Calibri"/>
                  <w:color w:val="0000FF"/>
                  <w:sz w:val="16"/>
                  <w:u w:val="single"/>
                </w:rPr>
                <w:t>Screen 11</w:t>
              </w:r>
            </w:hyperlink>
            <w:r w:rsidRPr="001B0163">
              <w:rPr>
                <w:rFonts w:ascii="Calibri" w:eastAsia="Times New Roman" w:hAnsi="Calibri" w:cs="Calibri"/>
                <w:sz w:val="16"/>
              </w:rPr>
              <w:t xml:space="preserve"> </w:t>
            </w:r>
          </w:p>
          <w:p w14:paraId="6F481687" w14:textId="77777777" w:rsidR="000B4F03" w:rsidRPr="001B0163" w:rsidRDefault="009F44F4" w:rsidP="000B4F03">
            <w:pPr>
              <w:ind w:left="30" w:right="30"/>
              <w:rPr>
                <w:rFonts w:ascii="Calibri" w:eastAsia="Times New Roman" w:hAnsi="Calibri" w:cs="Calibri"/>
                <w:sz w:val="16"/>
              </w:rPr>
            </w:pPr>
            <w:hyperlink r:id="rId223" w:tgtFrame="_blank" w:history="1">
              <w:r w:rsidRPr="001B0163">
                <w:rPr>
                  <w:rFonts w:ascii="Calibri" w:eastAsia="Times New Roman" w:hAnsi="Calibri" w:cs="Calibri"/>
                  <w:color w:val="0000FF"/>
                  <w:sz w:val="16"/>
                  <w:u w:val="single"/>
                </w:rPr>
                <w:t>22_C_12</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953F04" w14:textId="77777777" w:rsidR="000B4F03" w:rsidRPr="001B0163" w:rsidRDefault="009F44F4" w:rsidP="00462764">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 xml:space="preserve">You are a Regional Sales Manager responsible for Abbott Vascular in Turkey. You are considering submitting a bid to supply product to a large public hospital in your area. Before investing a lot of time into putting together the </w:t>
            </w:r>
            <w:r w:rsidRPr="001B0163">
              <w:rPr>
                <w:rFonts w:ascii="Calibri" w:eastAsia="Times New Roman" w:hAnsi="Calibri" w:cs="Calibri"/>
              </w:rPr>
              <w:lastRenderedPageBreak/>
              <w:t>bid, you reach out to a counterpart at Medtronic to find out whether they are bidding. Is this okay?</w:t>
            </w:r>
          </w:p>
        </w:tc>
        <w:tc>
          <w:tcPr>
            <w:tcW w:w="6000" w:type="dxa"/>
          </w:tcPr>
          <w:p w14:paraId="679F4D99" w14:textId="77777777" w:rsidR="000B4F03" w:rsidRPr="001B0163" w:rsidRDefault="009F44F4" w:rsidP="00462764">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lastRenderedPageBreak/>
              <w:t xml:space="preserve">Usted es un gerente de ventas regional responsable de Abbott Vascular en Turquía. Está considerando presentar una oferta para licitar el suministro de productos en un importante hospital público en su área. Antes de invertir mucho tiempo en armar la oferta, se comunica con una </w:t>
            </w:r>
            <w:r w:rsidRPr="001B0163">
              <w:rPr>
                <w:rFonts w:ascii="Calibri" w:eastAsia="Calibri" w:hAnsi="Calibri" w:cs="Calibri"/>
                <w:lang w:val="es-ES_tradnl"/>
              </w:rPr>
              <w:lastRenderedPageBreak/>
              <w:t>contraparte de Medtronic para averiguar si ellos harán una oferta. ¿Está bien?</w:t>
            </w:r>
          </w:p>
        </w:tc>
      </w:tr>
      <w:tr w:rsidR="00F72750" w:rsidRPr="001B0163" w14:paraId="14123387" w14:textId="77777777" w:rsidTr="00462764">
        <w:tc>
          <w:tcPr>
            <w:tcW w:w="1353" w:type="dxa"/>
            <w:shd w:val="clear" w:color="auto" w:fill="C1E4F5"/>
            <w:tcMar>
              <w:top w:w="120" w:type="dxa"/>
              <w:left w:w="180" w:type="dxa"/>
              <w:bottom w:w="120" w:type="dxa"/>
              <w:right w:w="180" w:type="dxa"/>
            </w:tcMar>
            <w:hideMark/>
          </w:tcPr>
          <w:p w14:paraId="35B1B172" w14:textId="77777777" w:rsidR="000B4F03" w:rsidRPr="001B0163" w:rsidRDefault="009F44F4" w:rsidP="000B4F03">
            <w:pPr>
              <w:spacing w:before="30" w:after="30"/>
              <w:ind w:left="30" w:right="30"/>
              <w:rPr>
                <w:rFonts w:ascii="Calibri" w:eastAsia="Times New Roman" w:hAnsi="Calibri" w:cs="Calibri"/>
                <w:sz w:val="16"/>
              </w:rPr>
            </w:pPr>
            <w:hyperlink r:id="rId224" w:tgtFrame="_blank" w:history="1">
              <w:r w:rsidRPr="001B0163">
                <w:rPr>
                  <w:rFonts w:ascii="Calibri" w:eastAsia="Times New Roman" w:hAnsi="Calibri" w:cs="Calibri"/>
                  <w:color w:val="0000FF"/>
                  <w:sz w:val="16"/>
                  <w:u w:val="single"/>
                </w:rPr>
                <w:t>Screen 12</w:t>
              </w:r>
            </w:hyperlink>
            <w:r w:rsidRPr="001B0163">
              <w:rPr>
                <w:rFonts w:ascii="Calibri" w:eastAsia="Times New Roman" w:hAnsi="Calibri" w:cs="Calibri"/>
                <w:sz w:val="16"/>
              </w:rPr>
              <w:t xml:space="preserve"> </w:t>
            </w:r>
          </w:p>
          <w:p w14:paraId="7CF12B8A" w14:textId="77777777" w:rsidR="000B4F03" w:rsidRPr="001B0163" w:rsidRDefault="009F44F4" w:rsidP="000B4F03">
            <w:pPr>
              <w:ind w:left="30" w:right="30"/>
              <w:rPr>
                <w:rFonts w:ascii="Calibri" w:eastAsia="Times New Roman" w:hAnsi="Calibri" w:cs="Calibri"/>
                <w:sz w:val="16"/>
              </w:rPr>
            </w:pPr>
            <w:hyperlink r:id="rId225" w:tgtFrame="_blank" w:history="1">
              <w:r w:rsidRPr="001B0163">
                <w:rPr>
                  <w:rFonts w:ascii="Calibri" w:eastAsia="Times New Roman" w:hAnsi="Calibri" w:cs="Calibri"/>
                  <w:color w:val="0000FF"/>
                  <w:sz w:val="16"/>
                  <w:u w:val="single"/>
                </w:rPr>
                <w:t>25_C_13</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B205820" w14:textId="77777777" w:rsidR="000B4F03" w:rsidRPr="001B0163" w:rsidRDefault="009F44F4" w:rsidP="00462764">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this okay?</w:t>
            </w:r>
          </w:p>
        </w:tc>
        <w:tc>
          <w:tcPr>
            <w:tcW w:w="6000" w:type="dxa"/>
          </w:tcPr>
          <w:p w14:paraId="32E19B5E" w14:textId="77777777" w:rsidR="000B4F03" w:rsidRPr="001B0163" w:rsidRDefault="009F44F4" w:rsidP="00462764">
            <w:pPr>
              <w:spacing w:before="100" w:beforeAutospacing="1" w:after="100" w:afterAutospacing="1"/>
              <w:ind w:left="30" w:right="30"/>
              <w:rPr>
                <w:rFonts w:ascii="Calibri" w:eastAsia="Times New Roman" w:hAnsi="Calibri" w:cs="Calibri"/>
              </w:rPr>
            </w:pPr>
            <w:r w:rsidRPr="001B0163">
              <w:rPr>
                <w:rFonts w:ascii="Calibri" w:eastAsia="Calibri" w:hAnsi="Calibri" w:cs="Calibri"/>
                <w:lang w:val="es-ES_tradnl"/>
              </w:rPr>
              <w:t>Usted es un director de ventas de área del negocio Rapid Diagnostics de Abbott en África Oriental. En una reunión con un distribuidor local que distribuye equipos de pruebas de diagnóstico para Abbott y un competidor líder, recibe una lista de clientes en los que el distribuidor dice que debería centrar sus iniciativas de comercialización de diagnóstico rápido. Se explica que se le ha dado a su competidor una lista de similar extensión con diferentes clientes para que los esfuerzos de comercialización de las dos empresas no se superpongan. Dado que el distribuidor es responsable de la venta final de los productos de las empresas, usted acepta limitar sus esfuerzos de comercialización a los clientes de la lista. ¿Está bien?</w:t>
            </w:r>
          </w:p>
        </w:tc>
      </w:tr>
      <w:tr w:rsidR="00F72750" w:rsidRPr="00552748" w14:paraId="4803F1CC" w14:textId="77777777" w:rsidTr="00462764">
        <w:tc>
          <w:tcPr>
            <w:tcW w:w="1353" w:type="dxa"/>
            <w:shd w:val="clear" w:color="auto" w:fill="C1E4F5"/>
            <w:tcMar>
              <w:top w:w="120" w:type="dxa"/>
              <w:left w:w="180" w:type="dxa"/>
              <w:bottom w:w="120" w:type="dxa"/>
              <w:right w:w="180" w:type="dxa"/>
            </w:tcMar>
            <w:hideMark/>
          </w:tcPr>
          <w:p w14:paraId="194F755F" w14:textId="77777777" w:rsidR="000B4F03" w:rsidRPr="001B0163" w:rsidRDefault="009F44F4" w:rsidP="000B4F03">
            <w:pPr>
              <w:spacing w:before="30" w:after="30"/>
              <w:ind w:left="30" w:right="30"/>
              <w:rPr>
                <w:rFonts w:ascii="Calibri" w:eastAsia="Times New Roman" w:hAnsi="Calibri" w:cs="Calibri"/>
                <w:sz w:val="16"/>
              </w:rPr>
            </w:pPr>
            <w:hyperlink r:id="rId226" w:tgtFrame="_blank" w:history="1">
              <w:r w:rsidRPr="001B0163">
                <w:rPr>
                  <w:rFonts w:ascii="Calibri" w:eastAsia="Times New Roman" w:hAnsi="Calibri" w:cs="Calibri"/>
                  <w:color w:val="0000FF"/>
                  <w:sz w:val="16"/>
                  <w:u w:val="single"/>
                </w:rPr>
                <w:t>Screen 17</w:t>
              </w:r>
            </w:hyperlink>
            <w:r w:rsidRPr="001B0163">
              <w:rPr>
                <w:rFonts w:ascii="Calibri" w:eastAsia="Times New Roman" w:hAnsi="Calibri" w:cs="Calibri"/>
                <w:sz w:val="16"/>
              </w:rPr>
              <w:t xml:space="preserve"> </w:t>
            </w:r>
          </w:p>
          <w:p w14:paraId="18568140" w14:textId="77777777" w:rsidR="000B4F03" w:rsidRPr="001B0163" w:rsidRDefault="009F44F4" w:rsidP="000B4F03">
            <w:pPr>
              <w:ind w:left="30" w:right="30"/>
              <w:rPr>
                <w:rFonts w:ascii="Calibri" w:eastAsia="Times New Roman" w:hAnsi="Calibri" w:cs="Calibri"/>
                <w:sz w:val="16"/>
              </w:rPr>
            </w:pPr>
            <w:hyperlink r:id="rId227" w:tgtFrame="_blank" w:history="1">
              <w:r w:rsidRPr="001B0163">
                <w:rPr>
                  <w:rFonts w:ascii="Calibri" w:eastAsia="Times New Roman" w:hAnsi="Calibri" w:cs="Calibri"/>
                  <w:color w:val="0000FF"/>
                  <w:sz w:val="16"/>
                  <w:u w:val="single"/>
                </w:rPr>
                <w:t>37_C_18</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9A92F85" w14:textId="77777777" w:rsidR="000B4F03" w:rsidRPr="001B0163" w:rsidRDefault="009F44F4" w:rsidP="00462764">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Because anti-competitive conduct usually results in higher prices or reduced selection for consumers, a company that commits such crimes risks seriously damaging its reputation in the eyes of its customers.</w:t>
            </w:r>
          </w:p>
          <w:p w14:paraId="7A90CECA" w14:textId="77777777" w:rsidR="000B4F03" w:rsidRPr="001B0163" w:rsidRDefault="009F44F4" w:rsidP="00462764">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In addition to civil/criminal penalties and reputational damage, one consequence is potentially being barred from future tenders or other bidding.</w:t>
            </w:r>
          </w:p>
        </w:tc>
        <w:tc>
          <w:tcPr>
            <w:tcW w:w="6000" w:type="dxa"/>
          </w:tcPr>
          <w:p w14:paraId="205A148B" w14:textId="77777777" w:rsidR="000B4F03" w:rsidRPr="00745CD0" w:rsidRDefault="009F44F4" w:rsidP="00462764">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Debido a que la conducta anticompetitiva generalmente da como resultado precios más altos o menos opciones para los consumidores, una empresa que comete tales delitos corre el riesgo de dañar gravemente su reputación a los ojos de sus clientes.</w:t>
            </w:r>
          </w:p>
          <w:p w14:paraId="3AD2E765" w14:textId="77777777" w:rsidR="000B4F03" w:rsidRPr="00745CD0" w:rsidRDefault="009F44F4" w:rsidP="00462764">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Además de sanciones civiles/criminales y daño a la reputación, una consecuencia es potencialmente ser excluido de futuras licitaciones u otras propuestas.</w:t>
            </w:r>
          </w:p>
        </w:tc>
      </w:tr>
      <w:tr w:rsidR="00F72750" w:rsidRPr="00552748" w14:paraId="0C2AFC19" w14:textId="77777777" w:rsidTr="00462764">
        <w:tc>
          <w:tcPr>
            <w:tcW w:w="1353" w:type="dxa"/>
            <w:shd w:val="clear" w:color="auto" w:fill="C1E4F5"/>
            <w:tcMar>
              <w:top w:w="120" w:type="dxa"/>
              <w:left w:w="180" w:type="dxa"/>
              <w:bottom w:w="120" w:type="dxa"/>
              <w:right w:w="180" w:type="dxa"/>
            </w:tcMar>
            <w:hideMark/>
          </w:tcPr>
          <w:p w14:paraId="5A5FEC5C" w14:textId="77777777" w:rsidR="000B4F03" w:rsidRPr="001B0163" w:rsidRDefault="009F44F4" w:rsidP="000B4F03">
            <w:pPr>
              <w:spacing w:before="30" w:after="30"/>
              <w:ind w:left="30" w:right="30"/>
              <w:rPr>
                <w:rFonts w:ascii="Calibri" w:eastAsia="Times New Roman" w:hAnsi="Calibri" w:cs="Calibri"/>
                <w:sz w:val="16"/>
              </w:rPr>
            </w:pPr>
            <w:hyperlink r:id="rId228" w:tgtFrame="_blank" w:history="1">
              <w:r w:rsidRPr="001B0163">
                <w:rPr>
                  <w:rFonts w:ascii="Calibri" w:eastAsia="Times New Roman" w:hAnsi="Calibri" w:cs="Calibri"/>
                  <w:color w:val="0000FF"/>
                  <w:sz w:val="16"/>
                  <w:u w:val="single"/>
                </w:rPr>
                <w:t>Screen 21</w:t>
              </w:r>
            </w:hyperlink>
            <w:r w:rsidRPr="001B0163">
              <w:rPr>
                <w:rFonts w:ascii="Calibri" w:eastAsia="Times New Roman" w:hAnsi="Calibri" w:cs="Calibri"/>
                <w:sz w:val="16"/>
              </w:rPr>
              <w:t xml:space="preserve"> </w:t>
            </w:r>
          </w:p>
          <w:p w14:paraId="2CFB69AD" w14:textId="77777777" w:rsidR="000B4F03" w:rsidRPr="001B0163" w:rsidRDefault="009F44F4" w:rsidP="000B4F03">
            <w:pPr>
              <w:ind w:left="30" w:right="30"/>
              <w:rPr>
                <w:rFonts w:ascii="Calibri" w:eastAsia="Times New Roman" w:hAnsi="Calibri" w:cs="Calibri"/>
                <w:sz w:val="16"/>
              </w:rPr>
            </w:pPr>
            <w:hyperlink r:id="rId229" w:tgtFrame="_blank" w:history="1">
              <w:r w:rsidRPr="001B0163">
                <w:rPr>
                  <w:rFonts w:ascii="Calibri" w:eastAsia="Times New Roman" w:hAnsi="Calibri" w:cs="Calibri"/>
                  <w:color w:val="0000FF"/>
                  <w:sz w:val="16"/>
                  <w:u w:val="single"/>
                </w:rPr>
                <w:t>42_C_22</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411ED09" w14:textId="77777777" w:rsidR="000B4F03" w:rsidRPr="001B0163" w:rsidRDefault="009F44F4" w:rsidP="00462764">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In many countries controlling the prices of distributors is a violation of competition law, please contact your local Legal team for guidance.</w:t>
            </w:r>
          </w:p>
        </w:tc>
        <w:tc>
          <w:tcPr>
            <w:tcW w:w="6000" w:type="dxa"/>
          </w:tcPr>
          <w:p w14:paraId="7EBF4E47" w14:textId="77777777" w:rsidR="000B4F03" w:rsidRPr="00745CD0" w:rsidRDefault="009F44F4" w:rsidP="00462764">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En muchos países controlar los precios de distribuidores es una infracción a la ley de competencia; comuníquese con su equipo Legal para obtener orientación.</w:t>
            </w:r>
          </w:p>
        </w:tc>
      </w:tr>
      <w:tr w:rsidR="00F72750" w:rsidRPr="00552748" w14:paraId="4CDED2D4" w14:textId="77777777" w:rsidTr="00462764">
        <w:tc>
          <w:tcPr>
            <w:tcW w:w="1353" w:type="dxa"/>
            <w:shd w:val="clear" w:color="auto" w:fill="C1E4F5"/>
            <w:tcMar>
              <w:top w:w="120" w:type="dxa"/>
              <w:left w:w="180" w:type="dxa"/>
              <w:bottom w:w="120" w:type="dxa"/>
              <w:right w:w="180" w:type="dxa"/>
            </w:tcMar>
            <w:hideMark/>
          </w:tcPr>
          <w:p w14:paraId="6815F9C3" w14:textId="77777777" w:rsidR="000B4F03" w:rsidRPr="001B0163" w:rsidRDefault="009F44F4" w:rsidP="000B4F03">
            <w:pPr>
              <w:spacing w:before="30" w:after="30"/>
              <w:ind w:left="30" w:right="30"/>
              <w:rPr>
                <w:rFonts w:ascii="Calibri" w:eastAsia="Times New Roman" w:hAnsi="Calibri" w:cs="Calibri"/>
                <w:sz w:val="16"/>
              </w:rPr>
            </w:pPr>
            <w:hyperlink r:id="rId230" w:tgtFrame="_blank" w:history="1">
              <w:r w:rsidRPr="001B0163">
                <w:rPr>
                  <w:rFonts w:ascii="Calibri" w:eastAsia="Times New Roman" w:hAnsi="Calibri" w:cs="Calibri"/>
                  <w:color w:val="0000FF"/>
                  <w:sz w:val="16"/>
                  <w:u w:val="single"/>
                </w:rPr>
                <w:t>Screen 21</w:t>
              </w:r>
            </w:hyperlink>
            <w:r w:rsidRPr="001B0163">
              <w:rPr>
                <w:rFonts w:ascii="Calibri" w:eastAsia="Times New Roman" w:hAnsi="Calibri" w:cs="Calibri"/>
                <w:sz w:val="16"/>
              </w:rPr>
              <w:t xml:space="preserve"> </w:t>
            </w:r>
          </w:p>
          <w:p w14:paraId="2E1B8DE6" w14:textId="77777777" w:rsidR="000B4F03" w:rsidRPr="001B0163" w:rsidRDefault="009F44F4" w:rsidP="000B4F03">
            <w:pPr>
              <w:ind w:left="30" w:right="30"/>
              <w:rPr>
                <w:rFonts w:ascii="Calibri" w:eastAsia="Times New Roman" w:hAnsi="Calibri" w:cs="Calibri"/>
                <w:sz w:val="16"/>
              </w:rPr>
            </w:pPr>
            <w:hyperlink r:id="rId231" w:tgtFrame="_blank" w:history="1">
              <w:r w:rsidRPr="001B0163">
                <w:rPr>
                  <w:rFonts w:ascii="Calibri" w:eastAsia="Times New Roman" w:hAnsi="Calibri" w:cs="Calibri"/>
                  <w:color w:val="0000FF"/>
                  <w:sz w:val="16"/>
                  <w:u w:val="single"/>
                </w:rPr>
                <w:t>44_C_22</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1F8525" w14:textId="77777777" w:rsidR="000B4F03" w:rsidRPr="001B0163" w:rsidRDefault="009F44F4" w:rsidP="00462764">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Any discussion between competitors around market or dividing clients, products or resources – known as customer allocation – could be viewed as illegal collaboration and should be avoided. These conversations do not have to result in a formal agreement with a competitor to be considered anti-competitive.</w:t>
            </w:r>
          </w:p>
        </w:tc>
        <w:tc>
          <w:tcPr>
            <w:tcW w:w="6000" w:type="dxa"/>
          </w:tcPr>
          <w:p w14:paraId="3E43DF6B" w14:textId="77777777" w:rsidR="000B4F03" w:rsidRPr="00745CD0" w:rsidRDefault="009F44F4" w:rsidP="00462764">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Cualquier conversación entre competidores sobre el mercado o dividir a los clientes, productos o recursos, lo que se conoce como asignación de clientes, podría considerarse colaboración ilegal, y debe evitarse. No es necesario que surja un acuerdo formal con un competidor a partir de estas conversaciones para que sean consideradas anticompetitivas.</w:t>
            </w:r>
          </w:p>
        </w:tc>
      </w:tr>
      <w:tr w:rsidR="00F72750" w:rsidRPr="00552748" w14:paraId="4B726A13" w14:textId="77777777" w:rsidTr="00462764">
        <w:tc>
          <w:tcPr>
            <w:tcW w:w="1353" w:type="dxa"/>
            <w:shd w:val="clear" w:color="auto" w:fill="C1E4F5"/>
            <w:tcMar>
              <w:top w:w="120" w:type="dxa"/>
              <w:left w:w="180" w:type="dxa"/>
              <w:bottom w:w="120" w:type="dxa"/>
              <w:right w:w="180" w:type="dxa"/>
            </w:tcMar>
            <w:hideMark/>
          </w:tcPr>
          <w:p w14:paraId="1B4AE962" w14:textId="77777777" w:rsidR="000B4F03" w:rsidRPr="001B0163" w:rsidRDefault="009F44F4" w:rsidP="000B4F03">
            <w:pPr>
              <w:spacing w:before="30" w:after="30"/>
              <w:ind w:left="30" w:right="30"/>
              <w:rPr>
                <w:rFonts w:ascii="Calibri" w:eastAsia="Times New Roman" w:hAnsi="Calibri" w:cs="Calibri"/>
                <w:sz w:val="16"/>
              </w:rPr>
            </w:pPr>
            <w:hyperlink r:id="rId232" w:tgtFrame="_blank" w:history="1">
              <w:r w:rsidRPr="001B0163">
                <w:rPr>
                  <w:rFonts w:ascii="Calibri" w:eastAsia="Times New Roman" w:hAnsi="Calibri" w:cs="Calibri"/>
                  <w:color w:val="0000FF"/>
                  <w:sz w:val="16"/>
                  <w:u w:val="single"/>
                </w:rPr>
                <w:t>Screen 21</w:t>
              </w:r>
            </w:hyperlink>
            <w:r w:rsidRPr="001B0163">
              <w:rPr>
                <w:rFonts w:ascii="Calibri" w:eastAsia="Times New Roman" w:hAnsi="Calibri" w:cs="Calibri"/>
                <w:sz w:val="16"/>
              </w:rPr>
              <w:t xml:space="preserve"> </w:t>
            </w:r>
          </w:p>
          <w:p w14:paraId="23E80A54" w14:textId="77777777" w:rsidR="000B4F03" w:rsidRPr="001B0163" w:rsidRDefault="009F44F4" w:rsidP="000B4F03">
            <w:pPr>
              <w:ind w:left="30" w:right="30"/>
              <w:rPr>
                <w:rFonts w:ascii="Calibri" w:eastAsia="Times New Roman" w:hAnsi="Calibri" w:cs="Calibri"/>
                <w:sz w:val="16"/>
              </w:rPr>
            </w:pPr>
            <w:hyperlink r:id="rId233" w:tgtFrame="_blank" w:history="1">
              <w:r w:rsidRPr="001B0163">
                <w:rPr>
                  <w:rFonts w:ascii="Calibri" w:eastAsia="Times New Roman" w:hAnsi="Calibri" w:cs="Calibri"/>
                  <w:color w:val="0000FF"/>
                  <w:sz w:val="16"/>
                  <w:u w:val="single"/>
                </w:rPr>
                <w:t>45_C_22</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E0F50F" w14:textId="77777777" w:rsidR="000B4F03" w:rsidRPr="001B0163" w:rsidRDefault="009F44F4" w:rsidP="00462764">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tcPr>
          <w:p w14:paraId="2C26114C" w14:textId="77777777" w:rsidR="000B4F03" w:rsidRPr="00745CD0" w:rsidRDefault="009F44F4" w:rsidP="00462764">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Cualquier conversación que tenga lugar entre empresas con respecto a boicotear a terceros, como proveedores, distribuidores o minoristas, podría verse como una colaboración ilegal, y debe evitarse. No es necesario que surja un acuerdo formal a partir de estas conversaciones para que sean consideradas anticompetitivas.</w:t>
            </w:r>
          </w:p>
        </w:tc>
      </w:tr>
      <w:tr w:rsidR="00F72750" w:rsidRPr="00552748" w14:paraId="5F9FA6F0" w14:textId="77777777" w:rsidTr="00462764">
        <w:tc>
          <w:tcPr>
            <w:tcW w:w="1353" w:type="dxa"/>
            <w:shd w:val="clear" w:color="auto" w:fill="C1E4F5"/>
            <w:tcMar>
              <w:top w:w="120" w:type="dxa"/>
              <w:left w:w="180" w:type="dxa"/>
              <w:bottom w:w="120" w:type="dxa"/>
              <w:right w:w="180" w:type="dxa"/>
            </w:tcMar>
            <w:hideMark/>
          </w:tcPr>
          <w:p w14:paraId="7F5C3018" w14:textId="77777777" w:rsidR="000B4F03" w:rsidRPr="001B0163" w:rsidRDefault="009F44F4" w:rsidP="000B4F03">
            <w:pPr>
              <w:spacing w:before="30" w:after="30"/>
              <w:ind w:left="30" w:right="30"/>
              <w:rPr>
                <w:rFonts w:ascii="Calibri" w:eastAsia="Times New Roman" w:hAnsi="Calibri" w:cs="Calibri"/>
                <w:sz w:val="16"/>
              </w:rPr>
            </w:pPr>
            <w:hyperlink r:id="rId234" w:tgtFrame="_blank" w:history="1">
              <w:r w:rsidRPr="001B0163">
                <w:rPr>
                  <w:rFonts w:ascii="Calibri" w:eastAsia="Times New Roman" w:hAnsi="Calibri" w:cs="Calibri"/>
                  <w:color w:val="0000FF"/>
                  <w:sz w:val="16"/>
                  <w:u w:val="single"/>
                </w:rPr>
                <w:t>Screen 26</w:t>
              </w:r>
            </w:hyperlink>
            <w:r w:rsidRPr="001B0163">
              <w:rPr>
                <w:rFonts w:ascii="Calibri" w:eastAsia="Times New Roman" w:hAnsi="Calibri" w:cs="Calibri"/>
                <w:sz w:val="16"/>
              </w:rPr>
              <w:t xml:space="preserve"> </w:t>
            </w:r>
          </w:p>
          <w:p w14:paraId="0EADF6B8" w14:textId="77777777" w:rsidR="000B4F03" w:rsidRPr="001B0163" w:rsidRDefault="009F44F4" w:rsidP="000B4F03">
            <w:pPr>
              <w:ind w:left="30" w:right="30"/>
              <w:rPr>
                <w:rFonts w:ascii="Calibri" w:eastAsia="Times New Roman" w:hAnsi="Calibri" w:cs="Calibri"/>
                <w:sz w:val="16"/>
              </w:rPr>
            </w:pPr>
            <w:hyperlink r:id="rId235" w:tgtFrame="_blank" w:history="1">
              <w:r w:rsidRPr="001B0163">
                <w:rPr>
                  <w:rFonts w:ascii="Calibri" w:eastAsia="Times New Roman" w:hAnsi="Calibri" w:cs="Calibri"/>
                  <w:color w:val="0000FF"/>
                  <w:sz w:val="16"/>
                  <w:u w:val="single"/>
                </w:rPr>
                <w:t>55_C_27</w:t>
              </w:r>
            </w:hyperlink>
            <w:r w:rsidRPr="001B0163">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DE96D5" w14:textId="77777777" w:rsidR="000B4F03" w:rsidRPr="001B0163" w:rsidRDefault="009F44F4" w:rsidP="00462764">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t>[1] You are responsible for the manufacturing of reagents in the United States. During a conference, you and a few of your counterparts at other companies have an “off-the-record” discussion about one of your suppliers. Although no formal agreement is reached, a number of these counterparts indicate they will no longer be using a particular supplier because this supplier has near monopoly power and is using its dominant position to raise prices. Could your participation in the discussion be considered anti-competitive?</w:t>
            </w:r>
          </w:p>
        </w:tc>
        <w:tc>
          <w:tcPr>
            <w:tcW w:w="6000" w:type="dxa"/>
          </w:tcPr>
          <w:p w14:paraId="704D46BD" w14:textId="77777777" w:rsidR="000B4F03" w:rsidRPr="00745CD0" w:rsidRDefault="009F44F4" w:rsidP="00462764">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t>[1] Usted es responsable de la fabricación de reactivos en Estados Unidos. Durante una conferencia, usted y algunas de sus contrapartes de otras empresas tienen conversaciones “extraoficiales” sobre uno de sus proveedores. Aunque no se llega a un acuerdo formal, varias de estas contrapartes indican que ya no trabajarán con un proveedor en particular porque este proveedor tiene un poder casi monopólico y está utilizando su posición dominante para aumentar los precios. ¿Se podría considerar que su participación en la conversación es anticompetitiva?</w:t>
            </w:r>
          </w:p>
        </w:tc>
      </w:tr>
      <w:tr w:rsidR="00F72750" w:rsidRPr="00552748" w14:paraId="0C4BFB4C" w14:textId="77777777" w:rsidTr="00462764">
        <w:tc>
          <w:tcPr>
            <w:tcW w:w="1353" w:type="dxa"/>
            <w:shd w:val="clear" w:color="auto" w:fill="C1E4F5"/>
            <w:tcMar>
              <w:top w:w="120" w:type="dxa"/>
              <w:left w:w="180" w:type="dxa"/>
              <w:bottom w:w="120" w:type="dxa"/>
              <w:right w:w="180" w:type="dxa"/>
            </w:tcMar>
            <w:hideMark/>
          </w:tcPr>
          <w:p w14:paraId="0AD41CC8" w14:textId="77777777" w:rsidR="000B4F03" w:rsidRPr="001B0163" w:rsidRDefault="009F44F4" w:rsidP="000B4F03">
            <w:pPr>
              <w:spacing w:before="30" w:after="30"/>
              <w:ind w:left="30" w:right="30"/>
              <w:rPr>
                <w:rFonts w:ascii="Calibri" w:eastAsia="Times New Roman" w:hAnsi="Calibri" w:cs="Calibri"/>
                <w:sz w:val="16"/>
              </w:rPr>
            </w:pPr>
            <w:r w:rsidRPr="001B0163">
              <w:rPr>
                <w:rFonts w:ascii="Calibri" w:eastAsia="Times New Roman" w:hAnsi="Calibri" w:cs="Calibri"/>
                <w:sz w:val="16"/>
              </w:rPr>
              <w:t>Screen 26</w:t>
            </w:r>
          </w:p>
          <w:p w14:paraId="0660E519" w14:textId="77777777" w:rsidR="000B4F03" w:rsidRPr="001B0163" w:rsidRDefault="009F44F4" w:rsidP="000B4F03">
            <w:pPr>
              <w:spacing w:before="100" w:beforeAutospacing="1" w:after="100" w:afterAutospacing="1"/>
              <w:ind w:left="30" w:right="30"/>
              <w:rPr>
                <w:rFonts w:ascii="Calibri" w:eastAsia="Times New Roman" w:hAnsi="Calibri" w:cs="Calibri"/>
                <w:sz w:val="16"/>
              </w:rPr>
            </w:pPr>
            <w:r w:rsidRPr="001B0163">
              <w:rPr>
                <w:rFonts w:ascii="Calibri" w:eastAsia="Times New Roman" w:hAnsi="Calibri" w:cs="Calibri"/>
                <w:sz w:val="16"/>
              </w:rPr>
              <w:lastRenderedPageBreak/>
              <w:t>Question 1: Feedback</w:t>
            </w:r>
          </w:p>
          <w:p w14:paraId="4E41ABA6" w14:textId="77777777" w:rsidR="000B4F03" w:rsidRPr="001B0163" w:rsidRDefault="009F44F4" w:rsidP="000B4F03">
            <w:pPr>
              <w:ind w:left="30" w:right="30"/>
              <w:rPr>
                <w:rFonts w:ascii="Calibri" w:eastAsia="Times New Roman" w:hAnsi="Calibri" w:cs="Calibri"/>
                <w:sz w:val="16"/>
              </w:rPr>
            </w:pPr>
            <w:r w:rsidRPr="001B0163">
              <w:rPr>
                <w:rFonts w:ascii="Calibri" w:eastAsia="Times New Roman" w:hAnsi="Calibri" w:cs="Calibri"/>
                <w:sz w:val="16"/>
              </w:rPr>
              <w:t>60_C_27</w:t>
            </w:r>
          </w:p>
        </w:tc>
        <w:tc>
          <w:tcPr>
            <w:tcW w:w="6000" w:type="dxa"/>
            <w:tcMar>
              <w:top w:w="120" w:type="dxa"/>
              <w:left w:w="180" w:type="dxa"/>
              <w:bottom w:w="120" w:type="dxa"/>
              <w:right w:w="180" w:type="dxa"/>
            </w:tcMar>
            <w:hideMark/>
          </w:tcPr>
          <w:p w14:paraId="4862E8A7" w14:textId="77777777" w:rsidR="000B4F03" w:rsidRPr="001B0163" w:rsidRDefault="009F44F4" w:rsidP="00462764">
            <w:pPr>
              <w:spacing w:before="100" w:beforeAutospacing="1" w:after="100" w:afterAutospacing="1"/>
              <w:ind w:left="30" w:right="30"/>
              <w:rPr>
                <w:rFonts w:ascii="Calibri" w:eastAsia="Times New Roman" w:hAnsi="Calibri" w:cs="Calibri"/>
              </w:rPr>
            </w:pPr>
            <w:r w:rsidRPr="001B0163">
              <w:rPr>
                <w:rFonts w:ascii="Calibri" w:eastAsia="Times New Roman" w:hAnsi="Calibri" w:cs="Calibri"/>
              </w:rPr>
              <w:lastRenderedPageBreak/>
              <w:t xml:space="preserve">Any discussion that takes place between companies with respect to boycotting third parties such as suppliers, </w:t>
            </w:r>
            <w:r w:rsidRPr="001B0163">
              <w:rPr>
                <w:rFonts w:ascii="Calibri" w:eastAsia="Times New Roman" w:hAnsi="Calibri" w:cs="Calibri"/>
              </w:rPr>
              <w:lastRenderedPageBreak/>
              <w:t>distributors, or retailers could be viewed as anti-competitive by government authorities.</w:t>
            </w:r>
          </w:p>
        </w:tc>
        <w:tc>
          <w:tcPr>
            <w:tcW w:w="6000" w:type="dxa"/>
          </w:tcPr>
          <w:p w14:paraId="15843759" w14:textId="77777777" w:rsidR="000B4F03" w:rsidRPr="00745CD0" w:rsidRDefault="009F44F4" w:rsidP="00462764">
            <w:pPr>
              <w:spacing w:before="100" w:beforeAutospacing="1" w:after="100" w:afterAutospacing="1"/>
              <w:ind w:left="30" w:right="30"/>
              <w:rPr>
                <w:rFonts w:ascii="Calibri" w:eastAsia="Times New Roman" w:hAnsi="Calibri" w:cs="Calibri"/>
                <w:lang w:val="es-ES"/>
              </w:rPr>
            </w:pPr>
            <w:r w:rsidRPr="001B0163">
              <w:rPr>
                <w:rFonts w:ascii="Calibri" w:eastAsia="Calibri" w:hAnsi="Calibri" w:cs="Calibri"/>
                <w:lang w:val="es-ES_tradnl"/>
              </w:rPr>
              <w:lastRenderedPageBreak/>
              <w:t xml:space="preserve">Cualquier conversación que tenga lugar entre empresas con respecto a boicotear a terceros, como proveedores, </w:t>
            </w:r>
            <w:r w:rsidRPr="001B0163">
              <w:rPr>
                <w:rFonts w:ascii="Calibri" w:eastAsia="Calibri" w:hAnsi="Calibri" w:cs="Calibri"/>
                <w:lang w:val="es-ES_tradnl"/>
              </w:rPr>
              <w:lastRenderedPageBreak/>
              <w:t>distribuidores o minoristas, podría verse como anticompetitiva por las autoridades gubernamentales.</w:t>
            </w:r>
          </w:p>
        </w:tc>
      </w:tr>
    </w:tbl>
    <w:p w14:paraId="59F43B4B" w14:textId="77777777" w:rsidR="00F44929" w:rsidRPr="00745CD0" w:rsidRDefault="00F44929">
      <w:pPr>
        <w:rPr>
          <w:rFonts w:eastAsia="Times New Roman"/>
          <w:lang w:val="es-ES"/>
        </w:rPr>
      </w:pPr>
    </w:p>
    <w:sectPr w:rsidR="00F44929" w:rsidRPr="00745CD0" w:rsidSect="002C1E6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F7059" w14:textId="77777777" w:rsidR="0059524F" w:rsidRDefault="0059524F">
      <w:r>
        <w:separator/>
      </w:r>
    </w:p>
  </w:endnote>
  <w:endnote w:type="continuationSeparator" w:id="0">
    <w:p w14:paraId="6E4DC160" w14:textId="77777777" w:rsidR="0059524F" w:rsidRDefault="00595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61070" w14:textId="77777777" w:rsidR="0059524F" w:rsidRDefault="0059524F">
      <w:r>
        <w:separator/>
      </w:r>
    </w:p>
  </w:footnote>
  <w:footnote w:type="continuationSeparator" w:id="0">
    <w:p w14:paraId="2D45F96A" w14:textId="77777777" w:rsidR="0059524F" w:rsidRDefault="005952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EC2ABEA8">
      <w:start w:val="1"/>
      <w:numFmt w:val="bullet"/>
      <w:lvlText w:val=""/>
      <w:lvlJc w:val="left"/>
      <w:pPr>
        <w:ind w:left="1440" w:hanging="360"/>
      </w:pPr>
      <w:rPr>
        <w:rFonts w:ascii="Symbol" w:hAnsi="Symbol" w:hint="default"/>
      </w:rPr>
    </w:lvl>
    <w:lvl w:ilvl="1" w:tplc="CA34BF94" w:tentative="1">
      <w:start w:val="1"/>
      <w:numFmt w:val="bullet"/>
      <w:lvlText w:val="o"/>
      <w:lvlJc w:val="left"/>
      <w:pPr>
        <w:ind w:left="2160" w:hanging="360"/>
      </w:pPr>
      <w:rPr>
        <w:rFonts w:ascii="Courier New" w:hAnsi="Courier New" w:cs="Courier New" w:hint="default"/>
      </w:rPr>
    </w:lvl>
    <w:lvl w:ilvl="2" w:tplc="3CE0AB76" w:tentative="1">
      <w:start w:val="1"/>
      <w:numFmt w:val="bullet"/>
      <w:lvlText w:val=""/>
      <w:lvlJc w:val="left"/>
      <w:pPr>
        <w:ind w:left="2880" w:hanging="360"/>
      </w:pPr>
      <w:rPr>
        <w:rFonts w:ascii="Wingdings" w:hAnsi="Wingdings" w:hint="default"/>
      </w:rPr>
    </w:lvl>
    <w:lvl w:ilvl="3" w:tplc="5D446376" w:tentative="1">
      <w:start w:val="1"/>
      <w:numFmt w:val="bullet"/>
      <w:lvlText w:val=""/>
      <w:lvlJc w:val="left"/>
      <w:pPr>
        <w:ind w:left="3600" w:hanging="360"/>
      </w:pPr>
      <w:rPr>
        <w:rFonts w:ascii="Symbol" w:hAnsi="Symbol" w:hint="default"/>
      </w:rPr>
    </w:lvl>
    <w:lvl w:ilvl="4" w:tplc="41909AEA" w:tentative="1">
      <w:start w:val="1"/>
      <w:numFmt w:val="bullet"/>
      <w:lvlText w:val="o"/>
      <w:lvlJc w:val="left"/>
      <w:pPr>
        <w:ind w:left="4320" w:hanging="360"/>
      </w:pPr>
      <w:rPr>
        <w:rFonts w:ascii="Courier New" w:hAnsi="Courier New" w:cs="Courier New" w:hint="default"/>
      </w:rPr>
    </w:lvl>
    <w:lvl w:ilvl="5" w:tplc="A18857D6" w:tentative="1">
      <w:start w:val="1"/>
      <w:numFmt w:val="bullet"/>
      <w:lvlText w:val=""/>
      <w:lvlJc w:val="left"/>
      <w:pPr>
        <w:ind w:left="5040" w:hanging="360"/>
      </w:pPr>
      <w:rPr>
        <w:rFonts w:ascii="Wingdings" w:hAnsi="Wingdings" w:hint="default"/>
      </w:rPr>
    </w:lvl>
    <w:lvl w:ilvl="6" w:tplc="2B549068" w:tentative="1">
      <w:start w:val="1"/>
      <w:numFmt w:val="bullet"/>
      <w:lvlText w:val=""/>
      <w:lvlJc w:val="left"/>
      <w:pPr>
        <w:ind w:left="5760" w:hanging="360"/>
      </w:pPr>
      <w:rPr>
        <w:rFonts w:ascii="Symbol" w:hAnsi="Symbol" w:hint="default"/>
      </w:rPr>
    </w:lvl>
    <w:lvl w:ilvl="7" w:tplc="7BD4D97C" w:tentative="1">
      <w:start w:val="1"/>
      <w:numFmt w:val="bullet"/>
      <w:lvlText w:val="o"/>
      <w:lvlJc w:val="left"/>
      <w:pPr>
        <w:ind w:left="6480" w:hanging="360"/>
      </w:pPr>
      <w:rPr>
        <w:rFonts w:ascii="Courier New" w:hAnsi="Courier New" w:cs="Courier New" w:hint="default"/>
      </w:rPr>
    </w:lvl>
    <w:lvl w:ilvl="8" w:tplc="1ACC7538"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299728">
    <w:abstractNumId w:val="3"/>
  </w:num>
  <w:num w:numId="2" w16cid:durableId="1591234321">
    <w:abstractNumId w:val="1"/>
  </w:num>
  <w:num w:numId="3" w16cid:durableId="161943299">
    <w:abstractNumId w:val="2"/>
  </w:num>
  <w:num w:numId="4" w16cid:durableId="616446076">
    <w:abstractNumId w:val="0"/>
  </w:num>
  <w:num w:numId="5" w16cid:durableId="215435035">
    <w:abstractNumId w:val="5"/>
  </w:num>
  <w:num w:numId="6" w16cid:durableId="1444765749">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nzalez, Yasna">
    <w15:presenceInfo w15:providerId="AD" w15:userId="S::yasna.gonzalez@abbott.com::deeeb6e3-bfe3-4395-98bf-9335197744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515B2"/>
    <w:rsid w:val="000701A9"/>
    <w:rsid w:val="0009367D"/>
    <w:rsid w:val="000A1FB1"/>
    <w:rsid w:val="000A2928"/>
    <w:rsid w:val="000B1959"/>
    <w:rsid w:val="000B2E73"/>
    <w:rsid w:val="000B4F03"/>
    <w:rsid w:val="000B5B3A"/>
    <w:rsid w:val="000E3269"/>
    <w:rsid w:val="00106FB1"/>
    <w:rsid w:val="001A529A"/>
    <w:rsid w:val="001B0163"/>
    <w:rsid w:val="001C3170"/>
    <w:rsid w:val="0020674E"/>
    <w:rsid w:val="002117DA"/>
    <w:rsid w:val="00221C80"/>
    <w:rsid w:val="00222B72"/>
    <w:rsid w:val="002303E1"/>
    <w:rsid w:val="00247243"/>
    <w:rsid w:val="00252478"/>
    <w:rsid w:val="00257449"/>
    <w:rsid w:val="00277052"/>
    <w:rsid w:val="00287EE9"/>
    <w:rsid w:val="00294ABE"/>
    <w:rsid w:val="002975F2"/>
    <w:rsid w:val="002C1E64"/>
    <w:rsid w:val="002F3A10"/>
    <w:rsid w:val="00310ED1"/>
    <w:rsid w:val="00314236"/>
    <w:rsid w:val="00315D6E"/>
    <w:rsid w:val="00356554"/>
    <w:rsid w:val="00367398"/>
    <w:rsid w:val="00370E9A"/>
    <w:rsid w:val="00375C32"/>
    <w:rsid w:val="00380CFE"/>
    <w:rsid w:val="0039511E"/>
    <w:rsid w:val="003B736E"/>
    <w:rsid w:val="003C2A50"/>
    <w:rsid w:val="003C4FB1"/>
    <w:rsid w:val="003E2E74"/>
    <w:rsid w:val="003E5A36"/>
    <w:rsid w:val="003F23F2"/>
    <w:rsid w:val="003F2466"/>
    <w:rsid w:val="00402E66"/>
    <w:rsid w:val="004150A0"/>
    <w:rsid w:val="00424E66"/>
    <w:rsid w:val="00441FEE"/>
    <w:rsid w:val="004422A3"/>
    <w:rsid w:val="0044511A"/>
    <w:rsid w:val="00462764"/>
    <w:rsid w:val="00472365"/>
    <w:rsid w:val="00487775"/>
    <w:rsid w:val="004A1328"/>
    <w:rsid w:val="004A27F4"/>
    <w:rsid w:val="004A6088"/>
    <w:rsid w:val="004D60B2"/>
    <w:rsid w:val="005011CC"/>
    <w:rsid w:val="0051618B"/>
    <w:rsid w:val="00552748"/>
    <w:rsid w:val="00585268"/>
    <w:rsid w:val="0059265E"/>
    <w:rsid w:val="0059524F"/>
    <w:rsid w:val="00597F68"/>
    <w:rsid w:val="005A157F"/>
    <w:rsid w:val="005B5C04"/>
    <w:rsid w:val="005C43A0"/>
    <w:rsid w:val="005C6739"/>
    <w:rsid w:val="005C7B27"/>
    <w:rsid w:val="005D1A4D"/>
    <w:rsid w:val="005F1E76"/>
    <w:rsid w:val="00603700"/>
    <w:rsid w:val="006205BB"/>
    <w:rsid w:val="00646C3C"/>
    <w:rsid w:val="0065371E"/>
    <w:rsid w:val="0065570F"/>
    <w:rsid w:val="00657165"/>
    <w:rsid w:val="00666511"/>
    <w:rsid w:val="00671917"/>
    <w:rsid w:val="006C1B96"/>
    <w:rsid w:val="006D070D"/>
    <w:rsid w:val="006E5FE6"/>
    <w:rsid w:val="006F1CE1"/>
    <w:rsid w:val="00704439"/>
    <w:rsid w:val="007137BE"/>
    <w:rsid w:val="00723EDD"/>
    <w:rsid w:val="0072497F"/>
    <w:rsid w:val="007317E0"/>
    <w:rsid w:val="00745CD0"/>
    <w:rsid w:val="007502B3"/>
    <w:rsid w:val="00764DBF"/>
    <w:rsid w:val="0077641B"/>
    <w:rsid w:val="00786C94"/>
    <w:rsid w:val="007920A2"/>
    <w:rsid w:val="00795145"/>
    <w:rsid w:val="007A2786"/>
    <w:rsid w:val="007C042D"/>
    <w:rsid w:val="007F3317"/>
    <w:rsid w:val="00801ADC"/>
    <w:rsid w:val="008079A2"/>
    <w:rsid w:val="00807D7F"/>
    <w:rsid w:val="00814E14"/>
    <w:rsid w:val="00830D57"/>
    <w:rsid w:val="008333B9"/>
    <w:rsid w:val="00835013"/>
    <w:rsid w:val="00835B5B"/>
    <w:rsid w:val="00836998"/>
    <w:rsid w:val="00840375"/>
    <w:rsid w:val="008550AC"/>
    <w:rsid w:val="00857794"/>
    <w:rsid w:val="00870B35"/>
    <w:rsid w:val="00872853"/>
    <w:rsid w:val="00886E85"/>
    <w:rsid w:val="008970A2"/>
    <w:rsid w:val="008A1495"/>
    <w:rsid w:val="008A2D00"/>
    <w:rsid w:val="008A4899"/>
    <w:rsid w:val="008C6F8D"/>
    <w:rsid w:val="008F4D10"/>
    <w:rsid w:val="00903579"/>
    <w:rsid w:val="00904DC5"/>
    <w:rsid w:val="009059BB"/>
    <w:rsid w:val="009217BB"/>
    <w:rsid w:val="009271E5"/>
    <w:rsid w:val="0093665F"/>
    <w:rsid w:val="0094318D"/>
    <w:rsid w:val="00946905"/>
    <w:rsid w:val="00961732"/>
    <w:rsid w:val="009674C0"/>
    <w:rsid w:val="00981542"/>
    <w:rsid w:val="00996A4E"/>
    <w:rsid w:val="009A0BBE"/>
    <w:rsid w:val="009A46D3"/>
    <w:rsid w:val="009A7048"/>
    <w:rsid w:val="009D7F9A"/>
    <w:rsid w:val="009E03B7"/>
    <w:rsid w:val="009E2420"/>
    <w:rsid w:val="009F1FFB"/>
    <w:rsid w:val="009F44F4"/>
    <w:rsid w:val="009F7999"/>
    <w:rsid w:val="00A30FE8"/>
    <w:rsid w:val="00A551B5"/>
    <w:rsid w:val="00A944EC"/>
    <w:rsid w:val="00AB653A"/>
    <w:rsid w:val="00AC0538"/>
    <w:rsid w:val="00AF4AEE"/>
    <w:rsid w:val="00B04054"/>
    <w:rsid w:val="00B050E1"/>
    <w:rsid w:val="00B10059"/>
    <w:rsid w:val="00B139F7"/>
    <w:rsid w:val="00B26A56"/>
    <w:rsid w:val="00B32FB9"/>
    <w:rsid w:val="00B44AA0"/>
    <w:rsid w:val="00B4646D"/>
    <w:rsid w:val="00B5424A"/>
    <w:rsid w:val="00B6655E"/>
    <w:rsid w:val="00B71E05"/>
    <w:rsid w:val="00B93BBE"/>
    <w:rsid w:val="00BB2193"/>
    <w:rsid w:val="00BD044A"/>
    <w:rsid w:val="00BD4290"/>
    <w:rsid w:val="00BE08E6"/>
    <w:rsid w:val="00C1674D"/>
    <w:rsid w:val="00C3746E"/>
    <w:rsid w:val="00C70688"/>
    <w:rsid w:val="00C711EA"/>
    <w:rsid w:val="00C74B1F"/>
    <w:rsid w:val="00CB03A3"/>
    <w:rsid w:val="00CF5288"/>
    <w:rsid w:val="00D13615"/>
    <w:rsid w:val="00D21F04"/>
    <w:rsid w:val="00D24002"/>
    <w:rsid w:val="00D319D3"/>
    <w:rsid w:val="00D54E89"/>
    <w:rsid w:val="00DD7E91"/>
    <w:rsid w:val="00DE5484"/>
    <w:rsid w:val="00DF2A44"/>
    <w:rsid w:val="00E2699E"/>
    <w:rsid w:val="00E36CE0"/>
    <w:rsid w:val="00E51721"/>
    <w:rsid w:val="00E5633E"/>
    <w:rsid w:val="00E575CE"/>
    <w:rsid w:val="00E62AF8"/>
    <w:rsid w:val="00E72CDE"/>
    <w:rsid w:val="00E8257A"/>
    <w:rsid w:val="00E8613C"/>
    <w:rsid w:val="00E866EF"/>
    <w:rsid w:val="00E90AF1"/>
    <w:rsid w:val="00E979A6"/>
    <w:rsid w:val="00EA2282"/>
    <w:rsid w:val="00EA3E42"/>
    <w:rsid w:val="00EE2E1E"/>
    <w:rsid w:val="00EE66DE"/>
    <w:rsid w:val="00EF55B7"/>
    <w:rsid w:val="00F20B1E"/>
    <w:rsid w:val="00F44929"/>
    <w:rsid w:val="00F47217"/>
    <w:rsid w:val="00F5122E"/>
    <w:rsid w:val="00F540EF"/>
    <w:rsid w:val="00F63DFF"/>
    <w:rsid w:val="00F66488"/>
    <w:rsid w:val="00F72750"/>
    <w:rsid w:val="00F81109"/>
    <w:rsid w:val="00F9341F"/>
    <w:rsid w:val="00F96E50"/>
    <w:rsid w:val="00FA3DF9"/>
    <w:rsid w:val="00FD6D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3E02EC"/>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character" w:styleId="UnresolvedMention">
    <w:name w:val="Unresolved Mention"/>
    <w:basedOn w:val="DefaultParagraphFont"/>
    <w:uiPriority w:val="99"/>
    <w:semiHidden/>
    <w:unhideWhenUsed/>
    <w:rsid w:val="004A27F4"/>
    <w:rPr>
      <w:color w:val="605E5C"/>
      <w:shd w:val="clear" w:color="auto" w:fill="E1DFDD"/>
    </w:rPr>
  </w:style>
  <w:style w:type="paragraph" w:styleId="Revision">
    <w:name w:val="Revision"/>
    <w:hidden/>
    <w:uiPriority w:val="99"/>
    <w:semiHidden/>
    <w:rsid w:val="00552748"/>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6_C_16" TargetMode="External"/><Relationship Id="rId21" Type="http://schemas.openxmlformats.org/officeDocument/2006/relationships/hyperlink" Target="http:/rusnakassociates.com/content/AbbottCOBCCourse/courses/EN-US/course/index.html?showScreen=6_C_6" TargetMode="External"/><Relationship Id="rId42" Type="http://schemas.openxmlformats.org/officeDocument/2006/relationships/hyperlink" Target="http:/rusnakassociates.com/content/AbbottCOBCCourse/courses/EN-US/course/index.html?showScreen=17_C_10" TargetMode="External"/><Relationship Id="rId63" Type="http://schemas.openxmlformats.org/officeDocument/2006/relationships/hyperlink" Target="http:/rusnakassociates.com/content/AbbottCOBCCourse/courses/EN-US/course/index.html?showScreen=27_C_12" TargetMode="External"/><Relationship Id="rId84" Type="http://schemas.openxmlformats.org/officeDocument/2006/relationships/hyperlink" Target="http:/rusnakassociates.com/content/AbbottCOBCCourse/courses/EN-US/course/index.html?showScreen=38_C_13" TargetMode="External"/><Relationship Id="rId138" Type="http://schemas.openxmlformats.org/officeDocument/2006/relationships/hyperlink" Target="http:/rusnakassociates.com/content/AbbottCOBCCourse/courses/EN-US/course/index.html?showScreen=70_C_16" TargetMode="External"/><Relationship Id="rId159" Type="http://schemas.openxmlformats.org/officeDocument/2006/relationships/hyperlink" Target="http:/rusnakassociates.com/content/AbbottCOBCCourse/courses/EN-US/course/index.html?showScreen=82_C_16" TargetMode="External"/><Relationship Id="rId170" Type="http://schemas.openxmlformats.org/officeDocument/2006/relationships/hyperlink" Target="http:/rusnakassociates.com/content/AbbottCOBCCourse/courses/EN-US/course/index.html?showScreen=89_C_16" TargetMode="External"/><Relationship Id="rId191" Type="http://schemas.openxmlformats.org/officeDocument/2006/relationships/hyperlink" Target="http:/rusnakassociates.com/content/AbbottCOBCCourse/courses/EN-US/course/index.html?showScreen=104_C_199" TargetMode="External"/><Relationship Id="rId205" Type="http://schemas.openxmlformats.org/officeDocument/2006/relationships/hyperlink" Target="https://icomply.abbott.com/Default.aspx" TargetMode="External"/><Relationship Id="rId226" Type="http://schemas.openxmlformats.org/officeDocument/2006/relationships/hyperlink" Target="http:/rusnakassociates.com/content/AbbottCompete/courses/EN-US/course/index.html?showScreen=37_C_18" TargetMode="External"/><Relationship Id="rId107" Type="http://schemas.openxmlformats.org/officeDocument/2006/relationships/hyperlink" Target="http:/rusnakassociates.com/content/AbbottCOBCCourse/courses/EN-US/course/index.html?showScreen=50_C_16" TargetMode="External"/><Relationship Id="rId11" Type="http://schemas.openxmlformats.org/officeDocument/2006/relationships/hyperlink" Target="http:/rusnakassociates.com/content/AbbottCOBCCourse/courses/EN-US/course/index.html?showScreen=1_C_1" TargetMode="External"/><Relationship Id="rId32" Type="http://schemas.openxmlformats.org/officeDocument/2006/relationships/hyperlink" Target="http:/rusnakassociates.com/content/AbbottCOBCCourse/courses/EN-US/course/index.html?showScreen=12_C_9" TargetMode="External"/><Relationship Id="rId53" Type="http://schemas.openxmlformats.org/officeDocument/2006/relationships/hyperlink" Target="http:/rusnakassociates.com/content/AbbottCOBCCourse/courses/EN-US/course/index.html?showScreen=22_C_11" TargetMode="External"/><Relationship Id="rId74" Type="http://schemas.openxmlformats.org/officeDocument/2006/relationships/hyperlink" Target="http:/rusnakassociates.com/content/AbbottCOBCCourse/courses/EN-US/course/index.html?showScreen=33_C_13" TargetMode="External"/><Relationship Id="rId128" Type="http://schemas.openxmlformats.org/officeDocument/2006/relationships/hyperlink" Target="http:/rusnakassociates.com/content/AbbottCOBCCourse/courses/EN-US/course/index.html?showScreen=64_C_16" TargetMode="External"/><Relationship Id="rId149" Type="http://schemas.openxmlformats.org/officeDocument/2006/relationships/hyperlink" Target="http:/rusnakassociates.com/content/AbbottCOBCCourse/courses/EN-US/course/index.html?showScreen=76_C_16" TargetMode="External"/><Relationship Id="rId5" Type="http://schemas.openxmlformats.org/officeDocument/2006/relationships/styles" Target="styles.xml"/><Relationship Id="rId95" Type="http://schemas.openxmlformats.org/officeDocument/2006/relationships/hyperlink" Target="http:/rusnakassociates.com/content/AbbottCOBCCourse/courses/EN-US/course/index.html?showScreen=43_C_16" TargetMode="External"/><Relationship Id="rId160" Type="http://schemas.openxmlformats.org/officeDocument/2006/relationships/hyperlink" Target="http:/rusnakassociates.com/content/AbbottCOBCCourse/courses/EN-US/course/index.html?showScreen=83_C_16" TargetMode="External"/><Relationship Id="rId181" Type="http://schemas.openxmlformats.org/officeDocument/2006/relationships/hyperlink" Target="http:/rusnakassociates.com/content/AbbottCOBCCourse/courses/EN-US/course/index.html?showScreen=95_C_16" TargetMode="External"/><Relationship Id="rId216" Type="http://schemas.openxmlformats.org/officeDocument/2006/relationships/hyperlink" Target="http:/rusnakassociates.com/content/AbbottCompete/courses/EN-US/course/index.html?showScreen=2_C_2" TargetMode="External"/><Relationship Id="rId237" Type="http://schemas.microsoft.com/office/2011/relationships/people" Target="people.xml"/><Relationship Id="rId22" Type="http://schemas.openxmlformats.org/officeDocument/2006/relationships/hyperlink" Target="http:/rusnakassociates.com/content/AbbottCOBCCourse/courses/EN-US/course/index.html?showScreen=7_C_7" TargetMode="External"/><Relationship Id="rId43" Type="http://schemas.openxmlformats.org/officeDocument/2006/relationships/hyperlink" Target="http:/rusnakassociates.com/content/AbbottCOBCCourse/courses/EN-US/course/index.html?showScreen=17_C_10" TargetMode="External"/><Relationship Id="rId64" Type="http://schemas.openxmlformats.org/officeDocument/2006/relationships/hyperlink" Target="http:/rusnakassociates.com/content/AbbottCOBCCourse/courses/EN-US/course/index.html?showScreen=28_C_12" TargetMode="External"/><Relationship Id="rId118" Type="http://schemas.openxmlformats.org/officeDocument/2006/relationships/hyperlink" Target="http:/rusnakassociates.com/content/AbbottCOBCCourse/courses/EN-US/course/index.html?showScreen=57_C_16" TargetMode="External"/><Relationship Id="rId139" Type="http://schemas.openxmlformats.org/officeDocument/2006/relationships/hyperlink" Target="http:/rusnakassociates.com/content/AbbottCOBCCourse/courses/EN-US/course/index.html?showScreen=70_C_16" TargetMode="External"/><Relationship Id="rId85" Type="http://schemas.openxmlformats.org/officeDocument/2006/relationships/hyperlink" Target="http:/rusnakassociates.com/content/AbbottCOBCCourse/courses/EN-US/course/index.html?showScreen=38_C_13" TargetMode="External"/><Relationship Id="rId150" Type="http://schemas.openxmlformats.org/officeDocument/2006/relationships/hyperlink" Target="http:/rusnakassociates.com/content/AbbottCOBCCourse/courses/EN-US/course/index.html?showScreen=77_C_16" TargetMode="External"/><Relationship Id="rId171" Type="http://schemas.openxmlformats.org/officeDocument/2006/relationships/hyperlink" Target="http:/rusnakassociates.com/content/AbbottCOBCCourse/courses/EN-US/course/index.html?showScreen=89_C_16" TargetMode="External"/><Relationship Id="rId192" Type="http://schemas.openxmlformats.org/officeDocument/2006/relationships/hyperlink" Target="http:/rusnakassociates.com/content/AbbottCOBCCourse/courses/EN-US/course/index.html?showScreen=107_C_200" TargetMode="External"/><Relationship Id="rId206" Type="http://schemas.openxmlformats.org/officeDocument/2006/relationships/hyperlink" Target="http:/rusnakassociates.com/content/AbbottCOBCCourse/courses/EN-US/course/index.html?showScreen=111_C_200" TargetMode="External"/><Relationship Id="rId227" Type="http://schemas.openxmlformats.org/officeDocument/2006/relationships/hyperlink" Target="http:/rusnakassociates.com/content/AbbottCompete/courses/EN-US/course/index.html?showScreen=37_C_18" TargetMode="External"/><Relationship Id="rId12" Type="http://schemas.openxmlformats.org/officeDocument/2006/relationships/hyperlink" Target="http:/rusnakassociates.com/content/AbbottCOBCCourse/courses/EN-US/course/index.html?showScreen=2_C_2" TargetMode="External"/><Relationship Id="rId33" Type="http://schemas.openxmlformats.org/officeDocument/2006/relationships/hyperlink" Target="http:/rusnakassociates.com/content/AbbottCOBCCourse/courses/EN-US/course/index.html?showScreen=12_C_9" TargetMode="External"/><Relationship Id="rId108" Type="http://schemas.openxmlformats.org/officeDocument/2006/relationships/hyperlink" Target="http:/rusnakassociates.com/content/AbbottCOBCCourse/courses/EN-US/course/index.html?showScreen=51_C_16" TargetMode="External"/><Relationship Id="rId129" Type="http://schemas.openxmlformats.org/officeDocument/2006/relationships/hyperlink" Target="http:/rusnakassociates.com/content/AbbottCOBCCourse/courses/EN-US/course/index.html?showScreen=64_C_16" TargetMode="External"/><Relationship Id="rId54" Type="http://schemas.openxmlformats.org/officeDocument/2006/relationships/hyperlink" Target="http:/rusnakassociates.com/content/AbbottCOBCCourse/courses/EN-US/course/index.html?showScreen=23_C_11" TargetMode="External"/><Relationship Id="rId75" Type="http://schemas.openxmlformats.org/officeDocument/2006/relationships/hyperlink" Target="http:/rusnakassociates.com/content/AbbottCOBCCourse/courses/EN-US/course/index.html?showScreen=33_C_13" TargetMode="External"/><Relationship Id="rId96" Type="http://schemas.openxmlformats.org/officeDocument/2006/relationships/hyperlink" Target="http:/rusnakassociates.com/content/AbbottCOBCCourse/courses/EN-US/course/index.html?showScreen=44_C_16" TargetMode="External"/><Relationship Id="rId140" Type="http://schemas.openxmlformats.org/officeDocument/2006/relationships/hyperlink" Target="http:/rusnakassociates.com/content/AbbottCOBCCourse/courses/EN-US/course/index.html?showScreen=71_C_16" TargetMode="External"/><Relationship Id="rId161" Type="http://schemas.openxmlformats.org/officeDocument/2006/relationships/hyperlink" Target="http:/rusnakassociates.com/content/AbbottCOBCCourse/courses/EN-US/course/index.html?showScreen=83_C_16" TargetMode="External"/><Relationship Id="rId182" Type="http://schemas.openxmlformats.org/officeDocument/2006/relationships/hyperlink" Target="http:/rusnakassociates.com/content/AbbottCOBCCourse/courses/EN-US/course/index.html?showScreen=96_C_16" TargetMode="External"/><Relationship Id="rId217" Type="http://schemas.openxmlformats.org/officeDocument/2006/relationships/hyperlink" Target="http:/rusnakassociates.com/content/AbbottCompete/courses/EN-US/course/index.html?showScreen=2_C_2" TargetMode="External"/><Relationship Id="rId6" Type="http://schemas.openxmlformats.org/officeDocument/2006/relationships/settings" Target="settings.xml"/><Relationship Id="rId238" Type="http://schemas.openxmlformats.org/officeDocument/2006/relationships/theme" Target="theme/theme1.xml"/><Relationship Id="rId23" Type="http://schemas.openxmlformats.org/officeDocument/2006/relationships/hyperlink" Target="http:/rusnakassociates.com/content/AbbottCOBCCourse/courses/EN-US/course/index.html?showScreen=7_C_7" TargetMode="External"/><Relationship Id="rId119" Type="http://schemas.openxmlformats.org/officeDocument/2006/relationships/hyperlink" Target="http:/rusnakassociates.com/content/AbbottCOBCCourse/courses/EN-US/course/index.html?showScreen=57_C_16" TargetMode="External"/><Relationship Id="rId44" Type="http://schemas.openxmlformats.org/officeDocument/2006/relationships/hyperlink" Target="http:/rusnakassociates.com/content/AbbottCOBCCourse/courses/EN-US/course/index.html?showScreen=18_C_10" TargetMode="External"/><Relationship Id="rId65" Type="http://schemas.openxmlformats.org/officeDocument/2006/relationships/hyperlink" Target="http:/rusnakassociates.com/content/AbbottCOBCCourse/courses/EN-US/course/index.html?showScreen=28_C_12" TargetMode="External"/><Relationship Id="rId86" Type="http://schemas.openxmlformats.org/officeDocument/2006/relationships/hyperlink" Target="http:/rusnakassociates.com/content/AbbottCOBCCourse/courses/EN-US/course/index.html?showScreen=39_C_13" TargetMode="External"/><Relationship Id="rId130" Type="http://schemas.openxmlformats.org/officeDocument/2006/relationships/hyperlink" Target="http:/rusnakassociates.com/content/AbbottCOBCCourse/courses/EN-US/course/index.html?showScreen=65_C_16" TargetMode="External"/><Relationship Id="rId151" Type="http://schemas.openxmlformats.org/officeDocument/2006/relationships/hyperlink" Target="http:/rusnakassociates.com/content/AbbottCOBCCourse/courses/EN-US/course/index.html?showScreen=77_C_16" TargetMode="External"/><Relationship Id="rId172" Type="http://schemas.openxmlformats.org/officeDocument/2006/relationships/hyperlink" Target="http:/rusnakassociates.com/content/AbbottCOBCCourse/courses/EN-US/course/index.html?showScreen=90_C_16" TargetMode="External"/><Relationship Id="rId193" Type="http://schemas.openxmlformats.org/officeDocument/2006/relationships/hyperlink" Target="http:/rusnakassociates.com/content/AbbottCOBCCourse/courses/EN-US/course/index.html?showScreen=107_C_200" TargetMode="External"/><Relationship Id="rId207" Type="http://schemas.openxmlformats.org/officeDocument/2006/relationships/hyperlink" Target="http:/rusnakassociates.com/content/AbbottCOBCCourse/courses/EN-US/course/index.html?showScreen=111_C_200" TargetMode="External"/><Relationship Id="rId228" Type="http://schemas.openxmlformats.org/officeDocument/2006/relationships/hyperlink" Target="http:/rusnakassociates.com/content/AbbottCompete/courses/EN-US/course/index.html?showScreen=42_C_22" TargetMode="External"/><Relationship Id="rId13" Type="http://schemas.openxmlformats.org/officeDocument/2006/relationships/hyperlink" Target="http:/rusnakassociates.com/content/AbbottCOBCCourse/courses/EN-US/course/index.html?showScreen=2_C_2" TargetMode="External"/><Relationship Id="rId109" Type="http://schemas.openxmlformats.org/officeDocument/2006/relationships/hyperlink" Target="http:/rusnakassociates.com/content/AbbottCOBCCourse/courses/EN-US/course/index.html?showScreen=51_C_16" TargetMode="External"/><Relationship Id="rId34" Type="http://schemas.openxmlformats.org/officeDocument/2006/relationships/hyperlink" Target="http:/rusnakassociates.com/content/AbbottCOBCCourse/courses/EN-US/course/index.html?showScreen=13_C_9" TargetMode="External"/><Relationship Id="rId55" Type="http://schemas.openxmlformats.org/officeDocument/2006/relationships/hyperlink" Target="http:/rusnakassociates.com/content/AbbottCOBCCourse/courses/EN-US/course/index.html?showScreen=23_C_11" TargetMode="External"/><Relationship Id="rId76" Type="http://schemas.openxmlformats.org/officeDocument/2006/relationships/hyperlink" Target="http:/rusnakassociates.com/content/AbbottCOBCCourse/courses/EN-US/course/index.html?showScreen=34_C_13" TargetMode="External"/><Relationship Id="rId97" Type="http://schemas.openxmlformats.org/officeDocument/2006/relationships/hyperlink" Target="http:/rusnakassociates.com/content/AbbottCOBCCourse/courses/EN-US/course/index.html?showScreen=44_C_16" TargetMode="External"/><Relationship Id="rId120" Type="http://schemas.openxmlformats.org/officeDocument/2006/relationships/hyperlink" Target="http:/rusnakassociates.com/content/AbbottCOBCCourse/courses/EN-US/course/index.html?showScreen=58_C_16" TargetMode="External"/><Relationship Id="rId141" Type="http://schemas.openxmlformats.org/officeDocument/2006/relationships/hyperlink" Target="http:/rusnakassociates.com/content/AbbottCOBCCourse/courses/EN-US/course/index.html?showScreen=71_C_16" TargetMode="External"/><Relationship Id="rId7" Type="http://schemas.openxmlformats.org/officeDocument/2006/relationships/webSettings" Target="webSettings.xml"/><Relationship Id="rId162" Type="http://schemas.openxmlformats.org/officeDocument/2006/relationships/hyperlink" Target="http:/rusnakassociates.com/content/AbbottCOBCCourse/courses/EN-US/course/index.html?showScreen=84_C_16" TargetMode="External"/><Relationship Id="rId183" Type="http://schemas.openxmlformats.org/officeDocument/2006/relationships/hyperlink" Target="http:/rusnakassociates.com/content/AbbottCOBCCourse/courses/EN-US/course/index.html?showScreen=96_C_16" TargetMode="External"/><Relationship Id="rId218" Type="http://schemas.openxmlformats.org/officeDocument/2006/relationships/hyperlink" Target="http:/rusnakassociates.com/content/AbbottCompete/courses/EN-US/course/index.html?showScreen=17_C_11" TargetMode="External"/><Relationship Id="rId24" Type="http://schemas.openxmlformats.org/officeDocument/2006/relationships/hyperlink" Target="http:/rusnakassociates.com/content/AbbottCOBCCourse/courses/EN-US/course/index.html?showScreen=8_C_8" TargetMode="External"/><Relationship Id="rId45" Type="http://schemas.openxmlformats.org/officeDocument/2006/relationships/hyperlink" Target="http:/rusnakassociates.com/content/AbbottCOBCCourse/courses/EN-US/course/index.html?showScreen=18_C_10" TargetMode="External"/><Relationship Id="rId66" Type="http://schemas.openxmlformats.org/officeDocument/2006/relationships/hyperlink" Target="http:/rusnakassociates.com/content/AbbottCOBCCourse/courses/EN-US/course/index.html?showScreen=29_C_12" TargetMode="External"/><Relationship Id="rId87" Type="http://schemas.openxmlformats.org/officeDocument/2006/relationships/hyperlink" Target="http:/rusnakassociates.com/content/AbbottCOBCCourse/courses/EN-US/course/index.html?showScreen=39_C_13" TargetMode="External"/><Relationship Id="rId110" Type="http://schemas.openxmlformats.org/officeDocument/2006/relationships/hyperlink" Target="http:/rusnakassociates.com/content/AbbottCOBCCourse/courses/EN-US/course/index.html?showScreen=53_C_16" TargetMode="External"/><Relationship Id="rId131" Type="http://schemas.openxmlformats.org/officeDocument/2006/relationships/hyperlink" Target="http:/rusnakassociates.com/content/AbbottCOBCCourse/courses/EN-US/course/index.html?showScreen=65_C_16" TargetMode="External"/><Relationship Id="rId152" Type="http://schemas.openxmlformats.org/officeDocument/2006/relationships/hyperlink" Target="http:/rusnakassociates.com/content/AbbottCOBCCourse/courses/EN-US/course/index.html?showScreen=78_C_16" TargetMode="External"/><Relationship Id="rId173" Type="http://schemas.openxmlformats.org/officeDocument/2006/relationships/hyperlink" Target="http:/rusnakassociates.com/content/AbbottCOBCCourse/courses/EN-US/course/index.html?showScreen=90_C_16" TargetMode="External"/><Relationship Id="rId194" Type="http://schemas.openxmlformats.org/officeDocument/2006/relationships/hyperlink" Target="http:/rusnakassociates.com/content/AbbottCOBCCourse/courses/EN-US/course/index.html?showScreen=108_C_200" TargetMode="External"/><Relationship Id="rId208" Type="http://schemas.openxmlformats.org/officeDocument/2006/relationships/hyperlink" Target="https://abbott.sharepoint.com/sites/myhr" TargetMode="External"/><Relationship Id="rId229" Type="http://schemas.openxmlformats.org/officeDocument/2006/relationships/hyperlink" Target="http:/rusnakassociates.com/content/AbbottCompete/courses/EN-US/course/index.html?showScreen=42_C_22" TargetMode="External"/><Relationship Id="rId14" Type="http://schemas.openxmlformats.org/officeDocument/2006/relationships/hyperlink" Target="http:/rusnakassociates.com/content/AbbottCOBCCourse/courses/EN-US/course/index.html?showScreen=3_C_3" TargetMode="External"/><Relationship Id="rId35" Type="http://schemas.openxmlformats.org/officeDocument/2006/relationships/hyperlink" Target="http:/rusnakassociates.com/content/AbbottCOBCCourse/courses/EN-US/course/index.html?showScreen=13_C_9" TargetMode="External"/><Relationship Id="rId56" Type="http://schemas.openxmlformats.org/officeDocument/2006/relationships/hyperlink" Target="http:/rusnakassociates.com/content/AbbottCOBCCourse/courses/EN-US/course/index.html?showScreen=24_C_11" TargetMode="External"/><Relationship Id="rId77" Type="http://schemas.openxmlformats.org/officeDocument/2006/relationships/hyperlink" Target="http:/rusnakassociates.com/content/AbbottCOBCCourse/courses/EN-US/course/index.html?showScreen=34_C_13" TargetMode="External"/><Relationship Id="rId100" Type="http://schemas.openxmlformats.org/officeDocument/2006/relationships/hyperlink" Target="http:/rusnakassociates.com/content/AbbottCOBCCourse/courses/EN-US/course/index.html?showScreen=47_C_16" TargetMode="External"/><Relationship Id="rId8" Type="http://schemas.openxmlformats.org/officeDocument/2006/relationships/footnotes" Target="footnotes.xml"/><Relationship Id="rId98" Type="http://schemas.openxmlformats.org/officeDocument/2006/relationships/hyperlink" Target="http:/rusnakassociates.com/content/AbbottCOBCCourse/courses/EN-US/course/index.html?showScreen=45_C_16" TargetMode="External"/><Relationship Id="rId121" Type="http://schemas.openxmlformats.org/officeDocument/2006/relationships/hyperlink" Target="http:/rusnakassociates.com/content/AbbottCOBCCourse/courses/EN-US/course/index.html?showScreen=58_C_16" TargetMode="External"/><Relationship Id="rId142" Type="http://schemas.openxmlformats.org/officeDocument/2006/relationships/hyperlink" Target="http:/rusnakassociates.com/content/AbbottCOBCCourse/courses/EN-US/course/index.html?showScreen=72_C_16" TargetMode="External"/><Relationship Id="rId163" Type="http://schemas.openxmlformats.org/officeDocument/2006/relationships/hyperlink" Target="http:/rusnakassociates.com/content/AbbottCOBCCourse/courses/EN-US/course/index.html?showScreen=84_C_16" TargetMode="External"/><Relationship Id="rId184" Type="http://schemas.openxmlformats.org/officeDocument/2006/relationships/hyperlink" Target="http:/rusnakassociates.com/content/AbbottCOBCCourse/courses/EN-US/course/index.html?showScreen=97_C_16" TargetMode="External"/><Relationship Id="rId219" Type="http://schemas.openxmlformats.org/officeDocument/2006/relationships/hyperlink" Target="http:/rusnakassociates.com/content/AbbottCompete/courses/EN-US/course/index.html?showScreen=17_C_11" TargetMode="External"/><Relationship Id="rId230" Type="http://schemas.openxmlformats.org/officeDocument/2006/relationships/hyperlink" Target="http:/rusnakassociates.com/content/AbbottCompete/courses/EN-US/course/index.html?showScreen=44_C_22" TargetMode="External"/><Relationship Id="rId25" Type="http://schemas.openxmlformats.org/officeDocument/2006/relationships/hyperlink" Target="http:/rusnakassociates.com/content/AbbottCOBCCourse/courses/EN-US/course/index.html?showScreen=8_C_8" TargetMode="External"/><Relationship Id="rId46" Type="http://schemas.openxmlformats.org/officeDocument/2006/relationships/hyperlink" Target="http:/rusnakassociates.com/content/AbbottCOBCCourse/courses/EN-US/course/index.html?showScreen=19_C_11" TargetMode="External"/><Relationship Id="rId67" Type="http://schemas.openxmlformats.org/officeDocument/2006/relationships/hyperlink" Target="http:/rusnakassociates.com/content/AbbottCOBCCourse/courses/EN-US/course/index.html?showScreen=29_C_12" TargetMode="External"/><Relationship Id="rId88" Type="http://schemas.openxmlformats.org/officeDocument/2006/relationships/hyperlink" Target="http:/rusnakassociates.com/content/AbbottCOBCCourse/courses/EN-US/course/index.html?showScreen=40_C_13" TargetMode="External"/><Relationship Id="rId111" Type="http://schemas.openxmlformats.org/officeDocument/2006/relationships/hyperlink" Target="http:/rusnakassociates.com/content/AbbottCOBCCourse/courses/EN-US/course/index.html?showScreen=53_C_16" TargetMode="External"/><Relationship Id="rId132" Type="http://schemas.openxmlformats.org/officeDocument/2006/relationships/hyperlink" Target="http:/rusnakassociates.com/content/AbbottCOBCCourse/courses/EN-US/course/index.html?showScreen=66_C_16" TargetMode="External"/><Relationship Id="rId153" Type="http://schemas.openxmlformats.org/officeDocument/2006/relationships/hyperlink" Target="http:/rusnakassociates.com/content/AbbottCOBCCourse/courses/EN-US/course/index.html?showScreen=78_C_16" TargetMode="External"/><Relationship Id="rId174" Type="http://schemas.openxmlformats.org/officeDocument/2006/relationships/hyperlink" Target="http:/rusnakassociates.com/content/AbbottCOBCCourse/courses/EN-US/course/index.html?showScreen=91_C_16" TargetMode="External"/><Relationship Id="rId195" Type="http://schemas.openxmlformats.org/officeDocument/2006/relationships/hyperlink" Target="http:/rusnakassociates.com/content/AbbottCOBCCourse/courses/EN-US/course/index.html?showScreen=108_C_200" TargetMode="External"/><Relationship Id="rId209" Type="http://schemas.openxmlformats.org/officeDocument/2006/relationships/hyperlink" Target="http:/rusnakassociates.com/content/AbbottCOBCCourse/courses/EN-US/course/index.html?showScreen=112_C_200" TargetMode="External"/><Relationship Id="rId190" Type="http://schemas.openxmlformats.org/officeDocument/2006/relationships/hyperlink" Target="http:/rusnakassociates.com/content/AbbottCOBCCourse/courses/EN-US/course/index.html?showScreen=104_C_199" TargetMode="External"/><Relationship Id="rId204" Type="http://schemas.openxmlformats.org/officeDocument/2006/relationships/hyperlink" Target="https://secure.ethicspoint.com/domain/media/en/gui/40393/index.html" TargetMode="External"/><Relationship Id="rId220" Type="http://schemas.openxmlformats.org/officeDocument/2006/relationships/hyperlink" Target="http:/rusnakassociates.com/content/AbbottCompete/courses/EN-US/course/index.html?showScreen=18_C_11" TargetMode="External"/><Relationship Id="rId225" Type="http://schemas.openxmlformats.org/officeDocument/2006/relationships/hyperlink" Target="http:/rusnakassociates.com/content/AbbottCompete/courses/EN-US/course/index.html?showScreen=25_C_13" TargetMode="External"/><Relationship Id="rId15" Type="http://schemas.openxmlformats.org/officeDocument/2006/relationships/hyperlink" Target="http:/rusnakassociates.com/content/AbbottCOBCCourse/courses/EN-US/course/index.html?showScreen=3_C_3" TargetMode="External"/><Relationship Id="rId36" Type="http://schemas.openxmlformats.org/officeDocument/2006/relationships/hyperlink" Target="http:/rusnakassociates.com/content/AbbottCOBCCourse/courses/EN-US/course/index.html?showScreen=14_C_9" TargetMode="External"/><Relationship Id="rId57" Type="http://schemas.openxmlformats.org/officeDocument/2006/relationships/hyperlink" Target="http:/rusnakassociates.com/content/AbbottCOBCCourse/courses/EN-US/course/index.html?showScreen=24_C_11" TargetMode="External"/><Relationship Id="rId106" Type="http://schemas.openxmlformats.org/officeDocument/2006/relationships/hyperlink" Target="http:/rusnakassociates.com/content/AbbottCOBCCourse/courses/EN-US/course/index.html?showScreen=50_C_16" TargetMode="External"/><Relationship Id="rId127" Type="http://schemas.openxmlformats.org/officeDocument/2006/relationships/hyperlink" Target="http:/rusnakassociates.com/content/AbbottCOBCCourse/courses/EN-US/course/index.html?showScreen=62_C_16" TargetMode="External"/><Relationship Id="rId10" Type="http://schemas.openxmlformats.org/officeDocument/2006/relationships/hyperlink" Target="http:/rusnakassociates.com/content/AbbottCOBCCourse/courses/EN-US/course/index.html?showScreen=1_C_1" TargetMode="External"/><Relationship Id="rId31" Type="http://schemas.openxmlformats.org/officeDocument/2006/relationships/hyperlink" Target="http:/rusnakassociates.com/content/AbbottCOBCCourse/courses/EN-US/course/index.html?showScreen=11_C_9" TargetMode="External"/><Relationship Id="rId52" Type="http://schemas.openxmlformats.org/officeDocument/2006/relationships/hyperlink" Target="http:/rusnakassociates.com/content/AbbottCOBCCourse/courses/EN-US/course/index.html?showScreen=22_C_11" TargetMode="External"/><Relationship Id="rId73" Type="http://schemas.openxmlformats.org/officeDocument/2006/relationships/hyperlink" Target="http:/rusnakassociates.com/content/AbbottCOBCCourse/courses/EN-US/course/index.html?showScreen=32_C_13" TargetMode="External"/><Relationship Id="rId78" Type="http://schemas.openxmlformats.org/officeDocument/2006/relationships/hyperlink" Target="http:/rusnakassociates.com/content/AbbottCOBCCourse/courses/EN-US/course/index.html?showScreen=35_C_13" TargetMode="External"/><Relationship Id="rId94" Type="http://schemas.openxmlformats.org/officeDocument/2006/relationships/hyperlink" Target="http:/rusnakassociates.com/content/AbbottCOBCCourse/courses/EN-US/course/index.html?showScreen=43_C_16" TargetMode="External"/><Relationship Id="rId99" Type="http://schemas.openxmlformats.org/officeDocument/2006/relationships/hyperlink" Target="http:/rusnakassociates.com/content/AbbottCOBCCourse/courses/EN-US/course/index.html?showScreen=45_C_16" TargetMode="External"/><Relationship Id="rId101" Type="http://schemas.openxmlformats.org/officeDocument/2006/relationships/hyperlink" Target="http:/rusnakassociates.com/content/AbbottCOBCCourse/courses/EN-US/course/index.html?showScreen=47_C_16" TargetMode="External"/><Relationship Id="rId122" Type="http://schemas.openxmlformats.org/officeDocument/2006/relationships/hyperlink" Target="http:/rusnakassociates.com/content/AbbottCOBCCourse/courses/EN-US/course/index.html?showScreen=60_C_16" TargetMode="External"/><Relationship Id="rId143" Type="http://schemas.openxmlformats.org/officeDocument/2006/relationships/hyperlink" Target="http:/rusnakassociates.com/content/AbbottCOBCCourse/courses/EN-US/course/index.html?showScreen=72_C_16" TargetMode="External"/><Relationship Id="rId148" Type="http://schemas.openxmlformats.org/officeDocument/2006/relationships/hyperlink" Target="http:/rusnakassociates.com/content/AbbottCOBCCourse/courses/EN-US/course/index.html?showScreen=76_C_16" TargetMode="External"/><Relationship Id="rId164" Type="http://schemas.openxmlformats.org/officeDocument/2006/relationships/hyperlink" Target="http:/rusnakassociates.com/content/AbbottCOBCCourse/courses/EN-US/course/index.html?showScreen=85_C_16" TargetMode="External"/><Relationship Id="rId169" Type="http://schemas.openxmlformats.org/officeDocument/2006/relationships/hyperlink" Target="http:/rusnakassociates.com/content/AbbottCOBCCourse/courses/EN-US/course/index.html?showScreen=88_C_16" TargetMode="External"/><Relationship Id="rId185" Type="http://schemas.openxmlformats.org/officeDocument/2006/relationships/hyperlink" Target="http:/rusnakassociates.com/content/AbbottCOBCCourse/courses/EN-US/course/index.html?showScreen=97_C_16"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rusnakassociates.com/content/AbbottCOBCCourse/courses/EN-US/course/index.html?showScreen=95_C_16" TargetMode="External"/><Relationship Id="rId210" Type="http://schemas.openxmlformats.org/officeDocument/2006/relationships/hyperlink" Target="http:/rusnakassociates.com/content/AbbottCOBCCourse/courses/EN-US/course/index.html?showScreen=112_C_200" TargetMode="External"/><Relationship Id="rId215" Type="http://schemas.openxmlformats.org/officeDocument/2006/relationships/hyperlink" Target="https://rusnakassociates.com/content/AbbottCOBCCourse/courses/EN-US/course/reference/Transcript.pdf" TargetMode="External"/><Relationship Id="rId236" Type="http://schemas.openxmlformats.org/officeDocument/2006/relationships/fontTable" Target="fontTable.xml"/><Relationship Id="rId26" Type="http://schemas.openxmlformats.org/officeDocument/2006/relationships/hyperlink" Target="http:/rusnakassociates.com/content/AbbottCOBCCourse/courses/EN-US/course/index.html?showScreen=9_C_8" TargetMode="External"/><Relationship Id="rId231" Type="http://schemas.openxmlformats.org/officeDocument/2006/relationships/hyperlink" Target="http:/rusnakassociates.com/content/AbbottCompete/courses/EN-US/course/index.html?showScreen=44_C_22" TargetMode="External"/><Relationship Id="rId47" Type="http://schemas.openxmlformats.org/officeDocument/2006/relationships/hyperlink" Target="http:/rusnakassociates.com/content/AbbottCOBCCourse/courses/EN-US/course/index.html?showScreen=19_C_11" TargetMode="External"/><Relationship Id="rId68" Type="http://schemas.openxmlformats.org/officeDocument/2006/relationships/hyperlink" Target="http:/rusnakassociates.com/content/AbbottCOBCCourse/courses/EN-US/course/index.html?showScreen=30_C_13" TargetMode="External"/><Relationship Id="rId89" Type="http://schemas.openxmlformats.org/officeDocument/2006/relationships/hyperlink" Target="http:/rusnakassociates.com/content/AbbottCOBCCourse/courses/EN-US/course/index.html?showScreen=40_C_13" TargetMode="External"/><Relationship Id="rId112" Type="http://schemas.openxmlformats.org/officeDocument/2006/relationships/hyperlink" Target="http:/rusnakassociates.com/content/AbbottCOBCCourse/courses/EN-US/course/index.html?showScreen=54_C_16" TargetMode="External"/><Relationship Id="rId133" Type="http://schemas.openxmlformats.org/officeDocument/2006/relationships/hyperlink" Target="http:/rusnakassociates.com/content/AbbottCOBCCourse/courses/EN-US/course/index.html?showScreen=66_C_16" TargetMode="External"/><Relationship Id="rId154" Type="http://schemas.openxmlformats.org/officeDocument/2006/relationships/hyperlink" Target="http:/rusnakassociates.com/content/AbbottCOBCCourse/courses/EN-US/course/index.html?showScreen=79_C_16" TargetMode="External"/><Relationship Id="rId175" Type="http://schemas.openxmlformats.org/officeDocument/2006/relationships/hyperlink" Target="http:/rusnakassociates.com/content/AbbottCOBCCourse/courses/EN-US/course/index.html?showScreen=91_C_16" TargetMode="External"/><Relationship Id="rId196" Type="http://schemas.openxmlformats.org/officeDocument/2006/relationships/hyperlink" Target="http:/rusnakassociates.com/content/AbbottCOBCCourse/courses/EN-US/course/index.html?showScreen=109_C_200" TargetMode="External"/><Relationship Id="rId200" Type="http://schemas.openxmlformats.org/officeDocument/2006/relationships/hyperlink" Target="http:/rusnakassociates.com/content/AbbottCOBCCourse/courses/EN-US/course/index.html?showScreen=110_C_200" TargetMode="External"/><Relationship Id="rId16" Type="http://schemas.openxmlformats.org/officeDocument/2006/relationships/hyperlink" Target="http:/rusnakassociates.com/content/AbbottCOBCCourse/courses/EN-US/course/index.html?showScreen=4_C_4" TargetMode="External"/><Relationship Id="rId221" Type="http://schemas.openxmlformats.org/officeDocument/2006/relationships/hyperlink" Target="http:/rusnakassociates.com/content/AbbottCompete/courses/EN-US/course/index.html?showScreen=18_C_11" TargetMode="External"/><Relationship Id="rId37" Type="http://schemas.openxmlformats.org/officeDocument/2006/relationships/hyperlink" Target="http:/rusnakassociates.com/content/AbbottCOBCCourse/courses/EN-US/course/index.html?showScreen=14_C_9" TargetMode="External"/><Relationship Id="rId58" Type="http://schemas.openxmlformats.org/officeDocument/2006/relationships/hyperlink" Target="http:/rusnakassociates.com/content/AbbottCOBCCourse/courses/EN-US/course/index.html?showScreen=25_C_11" TargetMode="External"/><Relationship Id="rId79" Type="http://schemas.openxmlformats.org/officeDocument/2006/relationships/hyperlink" Target="http:/rusnakassociates.com/content/AbbottCOBCCourse/courses/EN-US/course/index.html?showScreen=35_C_13" TargetMode="External"/><Relationship Id="rId102" Type="http://schemas.openxmlformats.org/officeDocument/2006/relationships/hyperlink" Target="http:/rusnakassociates.com/content/AbbottCOBCCourse/courses/EN-US/course/index.html?showScreen=48_C_16" TargetMode="External"/><Relationship Id="rId123" Type="http://schemas.openxmlformats.org/officeDocument/2006/relationships/hyperlink" Target="http:/rusnakassociates.com/content/AbbottCOBCCourse/courses/EN-US/course/index.html?showScreen=60_C_16" TargetMode="External"/><Relationship Id="rId144" Type="http://schemas.openxmlformats.org/officeDocument/2006/relationships/hyperlink" Target="http:/rusnakassociates.com/content/AbbottCOBCCourse/courses/EN-US/course/index.html?showScreen=73_C_16" TargetMode="External"/><Relationship Id="rId90" Type="http://schemas.openxmlformats.org/officeDocument/2006/relationships/hyperlink" Target="http:/rusnakassociates.com/content/AbbottCOBCCourse/courses/EN-US/course/index.html?showScreen=41_C_14" TargetMode="External"/><Relationship Id="rId165" Type="http://schemas.openxmlformats.org/officeDocument/2006/relationships/hyperlink" Target="http:/rusnakassociates.com/content/AbbottCOBCCourse/courses/EN-US/course/index.html?showScreen=85_C_16" TargetMode="External"/><Relationship Id="rId186" Type="http://schemas.openxmlformats.org/officeDocument/2006/relationships/hyperlink" Target="http:/rusnakassociates.com/content/AbbottCOBCCourse/courses/EN-US/course/index.html?showScreen=98_C_16" TargetMode="External"/><Relationship Id="rId211" Type="http://schemas.openxmlformats.org/officeDocument/2006/relationships/hyperlink" Target="http:/rusnakassociates.com/content/AbbottCOBCCourse/courses/EN-US/course/index.html?showScreen=113_C_200" TargetMode="External"/><Relationship Id="rId232" Type="http://schemas.openxmlformats.org/officeDocument/2006/relationships/hyperlink" Target="http:/rusnakassociates.com/content/AbbottCompete/courses/EN-US/course/index.html?showScreen=45_C_22" TargetMode="External"/><Relationship Id="rId27" Type="http://schemas.openxmlformats.org/officeDocument/2006/relationships/hyperlink" Target="http:/rusnakassociates.com/content/AbbottCOBCCourse/courses/EN-US/course/index.html?showScreen=9_C_8" TargetMode="External"/><Relationship Id="rId48" Type="http://schemas.openxmlformats.org/officeDocument/2006/relationships/hyperlink" Target="http:/rusnakassociates.com/content/AbbottCOBCCourse/courses/EN-US/course/index.html?showScreen=20_C_11" TargetMode="External"/><Relationship Id="rId69" Type="http://schemas.openxmlformats.org/officeDocument/2006/relationships/hyperlink" Target="http:/rusnakassociates.com/content/AbbottCOBCCourse/courses/EN-US/course/index.html?showScreen=30_C_13" TargetMode="External"/><Relationship Id="rId113" Type="http://schemas.openxmlformats.org/officeDocument/2006/relationships/hyperlink" Target="http:/rusnakassociates.com/content/AbbottCOBCCourse/courses/EN-US/course/index.html?showScreen=54_C_16" TargetMode="External"/><Relationship Id="rId134" Type="http://schemas.openxmlformats.org/officeDocument/2006/relationships/hyperlink" Target="http:/rusnakassociates.com/content/AbbottCOBCCourse/courses/EN-US/course/index.html?showScreen=67_C_16" TargetMode="External"/><Relationship Id="rId80" Type="http://schemas.openxmlformats.org/officeDocument/2006/relationships/hyperlink" Target="http:/rusnakassociates.com/content/AbbottCOBCCourse/courses/EN-US/course/index.html?showScreen=36_C_13" TargetMode="External"/><Relationship Id="rId155" Type="http://schemas.openxmlformats.org/officeDocument/2006/relationships/hyperlink" Target="http:/rusnakassociates.com/content/AbbottCOBCCourse/courses/EN-US/course/index.html?showScreen=79_C_16" TargetMode="External"/><Relationship Id="rId176" Type="http://schemas.openxmlformats.org/officeDocument/2006/relationships/hyperlink" Target="http:/rusnakassociates.com/content/AbbottCOBCCourse/courses/EN-US/course/index.html?showScreen=92_C_16" TargetMode="External"/><Relationship Id="rId197" Type="http://schemas.openxmlformats.org/officeDocument/2006/relationships/hyperlink" Target="http:/rusnakassociates.com/content/AbbottCOBCCourse/courses/EN-US/course/index.html?showScreen=109_C_200" TargetMode="External"/><Relationship Id="rId201" Type="http://schemas.openxmlformats.org/officeDocument/2006/relationships/hyperlink" Target="http:/rusnakassociates.com/content/AbbottCOBCCourse/courses/EN-US/course/index.html?showScreen=110_C_200" TargetMode="External"/><Relationship Id="rId222" Type="http://schemas.openxmlformats.org/officeDocument/2006/relationships/hyperlink" Target="http:/rusnakassociates.com/content/AbbottCompete/courses/EN-US/course/index.html?showScreen=22_C_12" TargetMode="External"/><Relationship Id="rId17" Type="http://schemas.openxmlformats.org/officeDocument/2006/relationships/hyperlink" Target="http:/rusnakassociates.com/content/AbbottCOBCCourse/courses/EN-US/course/index.html?showScreen=4_C_4" TargetMode="External"/><Relationship Id="rId38" Type="http://schemas.openxmlformats.org/officeDocument/2006/relationships/hyperlink" Target="http:/rusnakassociates.com/content/AbbottCOBCCourse/courses/EN-US/course/index.html?showScreen=15_C_10" TargetMode="External"/><Relationship Id="rId59" Type="http://schemas.openxmlformats.org/officeDocument/2006/relationships/hyperlink" Target="http:/rusnakassociates.com/content/AbbottCOBCCourse/courses/EN-US/course/index.html?showScreen=25_C_11" TargetMode="External"/><Relationship Id="rId103" Type="http://schemas.openxmlformats.org/officeDocument/2006/relationships/hyperlink" Target="http:/rusnakassociates.com/content/AbbottCOBCCourse/courses/EN-US/course/index.html?showScreen=48_C_16" TargetMode="External"/><Relationship Id="rId124" Type="http://schemas.openxmlformats.org/officeDocument/2006/relationships/hyperlink" Target="http:/rusnakassociates.com/content/AbbottCOBCCourse/courses/EN-US/course/index.html?showScreen=61_C_16" TargetMode="External"/><Relationship Id="rId70" Type="http://schemas.openxmlformats.org/officeDocument/2006/relationships/hyperlink" Target="http:/rusnakassociates.com/content/AbbottCOBCCourse/courses/EN-US/course/index.html?showScreen=31_C_13" TargetMode="External"/><Relationship Id="rId91" Type="http://schemas.openxmlformats.org/officeDocument/2006/relationships/hyperlink" Target="http:/rusnakassociates.com/content/AbbottCOBCCourse/courses/EN-US/course/index.html?showScreen=41_C_14" TargetMode="External"/><Relationship Id="rId145" Type="http://schemas.openxmlformats.org/officeDocument/2006/relationships/hyperlink" Target="http:/rusnakassociates.com/content/AbbottCOBCCourse/courses/EN-US/course/index.html?showScreen=73_C_16" TargetMode="External"/><Relationship Id="rId166" Type="http://schemas.openxmlformats.org/officeDocument/2006/relationships/hyperlink" Target="http:/rusnakassociates.com/content/AbbottCOBCCourse/courses/EN-US/course/index.html?showScreen=86_C_16" TargetMode="External"/><Relationship Id="rId187" Type="http://schemas.openxmlformats.org/officeDocument/2006/relationships/hyperlink" Target="http:/rusnakassociates.com/content/AbbottCOBCCourse/courses/EN-US/course/index.html?showScreen=98_C_16" TargetMode="External"/><Relationship Id="rId1" Type="http://schemas.openxmlformats.org/officeDocument/2006/relationships/customXml" Target="../customXml/item1.xml"/><Relationship Id="rId212" Type="http://schemas.openxmlformats.org/officeDocument/2006/relationships/hyperlink" Target="http:/rusnakassociates.com/content/AbbottCOBCCourse/courses/EN-US/course/index.html?showScreen=113_C_200" TargetMode="External"/><Relationship Id="rId233" Type="http://schemas.openxmlformats.org/officeDocument/2006/relationships/hyperlink" Target="http:/rusnakassociates.com/content/AbbottCompete/courses/EN-US/course/index.html?showScreen=45_C_22" TargetMode="External"/><Relationship Id="rId28" Type="http://schemas.openxmlformats.org/officeDocument/2006/relationships/hyperlink" Target="http:/rusnakassociates.com/content/AbbottCOBCCourse/courses/EN-US/course/index.html?showScreen=10_C_8" TargetMode="External"/><Relationship Id="rId49" Type="http://schemas.openxmlformats.org/officeDocument/2006/relationships/hyperlink" Target="http:/rusnakassociates.com/content/AbbottCOBCCourse/courses/EN-US/course/index.html?showScreen=20_C_11" TargetMode="External"/><Relationship Id="rId114" Type="http://schemas.openxmlformats.org/officeDocument/2006/relationships/hyperlink" Target="http:/rusnakassociates.com/content/AbbottCOBCCourse/courses/EN-US/course/index.html?showScreen=55_C_16" TargetMode="External"/><Relationship Id="rId60" Type="http://schemas.openxmlformats.org/officeDocument/2006/relationships/hyperlink" Target="http:/rusnakassociates.com/content/AbbottCOBCCourse/courses/EN-US/course/index.html?showScreen=26_C_12" TargetMode="External"/><Relationship Id="rId81" Type="http://schemas.openxmlformats.org/officeDocument/2006/relationships/hyperlink" Target="http:/rusnakassociates.com/content/AbbottCOBCCourse/courses/EN-US/course/index.html?showScreen=36_C_13" TargetMode="External"/><Relationship Id="rId135" Type="http://schemas.openxmlformats.org/officeDocument/2006/relationships/hyperlink" Target="http:/rusnakassociates.com/content/AbbottCOBCCourse/courses/EN-US/course/index.html?showScreen=67_C_16" TargetMode="External"/><Relationship Id="rId156" Type="http://schemas.openxmlformats.org/officeDocument/2006/relationships/hyperlink" Target="http:/rusnakassociates.com/content/AbbottCOBCCourse/courses/EN-US/course/index.html?showScreen=80_C_16" TargetMode="External"/><Relationship Id="rId177" Type="http://schemas.openxmlformats.org/officeDocument/2006/relationships/hyperlink" Target="http:/rusnakassociates.com/content/AbbottCOBCCourse/courses/EN-US/course/index.html?showScreen=92_C_16" TargetMode="External"/><Relationship Id="rId198" Type="http://schemas.openxmlformats.org/officeDocument/2006/relationships/hyperlink" Target="http://www.abbott.com/investors/governance/code-of-business-conduct.html" TargetMode="External"/><Relationship Id="rId202"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3" Type="http://schemas.openxmlformats.org/officeDocument/2006/relationships/hyperlink" Target="http:/rusnakassociates.com/content/AbbottCompete/courses/EN-US/course/index.html?showScreen=22_C_12" TargetMode="External"/><Relationship Id="rId18" Type="http://schemas.openxmlformats.org/officeDocument/2006/relationships/hyperlink" Target="http:/rusnakassociates.com/content/AbbottCOBCCourse/courses/EN-US/course/index.html?showScreen=5_C_5" TargetMode="External"/><Relationship Id="rId39" Type="http://schemas.openxmlformats.org/officeDocument/2006/relationships/hyperlink" Target="http:/rusnakassociates.com/content/AbbottCOBCCourse/courses/EN-US/course/index.html?showScreen=15_C_10" TargetMode="External"/><Relationship Id="rId50" Type="http://schemas.openxmlformats.org/officeDocument/2006/relationships/hyperlink" Target="http:/rusnakassociates.com/content/AbbottCOBCCourse/courses/EN-US/course/index.html?showScreen=21_C_11" TargetMode="External"/><Relationship Id="rId104" Type="http://schemas.openxmlformats.org/officeDocument/2006/relationships/hyperlink" Target="http:/rusnakassociates.com/content/AbbottCOBCCourse/courses/EN-US/course/index.html?showScreen=49_C_16" TargetMode="External"/><Relationship Id="rId125" Type="http://schemas.openxmlformats.org/officeDocument/2006/relationships/hyperlink" Target="http:/rusnakassociates.com/content/AbbottCOBCCourse/courses/EN-US/course/index.html?showScreen=61_C_16" TargetMode="External"/><Relationship Id="rId146" Type="http://schemas.openxmlformats.org/officeDocument/2006/relationships/hyperlink" Target="http:/rusnakassociates.com/content/AbbottCOBCCourse/courses/EN-US/course/index.html?showScreen=74_C_16" TargetMode="External"/><Relationship Id="rId167" Type="http://schemas.openxmlformats.org/officeDocument/2006/relationships/hyperlink" Target="http:/rusnakassociates.com/content/AbbottCOBCCourse/courses/EN-US/course/index.html?showScreen=86_C_16" TargetMode="External"/><Relationship Id="rId188" Type="http://schemas.openxmlformats.org/officeDocument/2006/relationships/hyperlink" Target="http:/rusnakassociates.com/content/AbbottCOBCCourse/courses/EN-US/course/index.html?showScreen=100_C_17" TargetMode="External"/><Relationship Id="rId71" Type="http://schemas.openxmlformats.org/officeDocument/2006/relationships/hyperlink" Target="http:/rusnakassociates.com/content/AbbottCOBCCourse/courses/EN-US/course/index.html?showScreen=31_C_13" TargetMode="External"/><Relationship Id="rId92" Type="http://schemas.openxmlformats.org/officeDocument/2006/relationships/hyperlink" Target="http:/rusnakassociates.com/content/AbbottCOBCCourse/courses/EN-US/course/index.html?showScreen=42_C_15" TargetMode="External"/><Relationship Id="rId213" Type="http://schemas.openxmlformats.org/officeDocument/2006/relationships/hyperlink" Target="http:/rusnakassociates.com/content/AbbottCOBCCourse/courses/EN-US/course/index.html?showScreen=114_C_200" TargetMode="External"/><Relationship Id="rId234" Type="http://schemas.openxmlformats.org/officeDocument/2006/relationships/hyperlink" Target="http:/rusnakassociates.com/content/AbbottCompete/courses/EN-US/course/index.html?showScreen=55_C_27" TargetMode="External"/><Relationship Id="rId2" Type="http://schemas.openxmlformats.org/officeDocument/2006/relationships/customXml" Target="../customXml/item2.xml"/><Relationship Id="rId29" Type="http://schemas.openxmlformats.org/officeDocument/2006/relationships/hyperlink" Target="http:/rusnakassociates.com/content/AbbottCOBCCourse/courses/EN-US/course/index.html?showScreen=10_C_8" TargetMode="External"/><Relationship Id="rId40" Type="http://schemas.openxmlformats.org/officeDocument/2006/relationships/hyperlink" Target="http:/rusnakassociates.com/content/AbbottCOBCCourse/courses/EN-US/course/index.html?showScreen=16_C_10" TargetMode="External"/><Relationship Id="rId115" Type="http://schemas.openxmlformats.org/officeDocument/2006/relationships/hyperlink" Target="http:/rusnakassociates.com/content/AbbottCOBCCourse/courses/EN-US/course/index.html?showScreen=55_C_16" TargetMode="External"/><Relationship Id="rId136" Type="http://schemas.openxmlformats.org/officeDocument/2006/relationships/hyperlink" Target="http:/rusnakassociates.com/content/AbbottCOBCCourse/courses/EN-US/course/index.html?showScreen=68_C_16" TargetMode="External"/><Relationship Id="rId157" Type="http://schemas.openxmlformats.org/officeDocument/2006/relationships/hyperlink" Target="http:/rusnakassociates.com/content/AbbottCOBCCourse/courses/EN-US/course/index.html?showScreen=80_C_16" TargetMode="External"/><Relationship Id="rId178" Type="http://schemas.openxmlformats.org/officeDocument/2006/relationships/hyperlink" Target="http:/rusnakassociates.com/content/AbbottCOBCCourse/courses/EN-US/course/index.html?showScreen=94_C_16" TargetMode="External"/><Relationship Id="rId61" Type="http://schemas.openxmlformats.org/officeDocument/2006/relationships/hyperlink" Target="http:/rusnakassociates.com/content/AbbottCOBCCourse/courses/EN-US/course/index.html?showScreen=26_C_12" TargetMode="External"/><Relationship Id="rId82" Type="http://schemas.openxmlformats.org/officeDocument/2006/relationships/hyperlink" Target="http:/rusnakassociates.com/content/AbbottCOBCCourse/courses/EN-US/course/index.html?showScreen=37_C_13" TargetMode="External"/><Relationship Id="rId199" Type="http://schemas.openxmlformats.org/officeDocument/2006/relationships/hyperlink" Target="https://icomply.abbott.com/Apps/DocumentLibrary/" TargetMode="External"/><Relationship Id="rId203" Type="http://schemas.openxmlformats.org/officeDocument/2006/relationships/hyperlink" Target="mailto:investigations@abbott.com" TargetMode="External"/><Relationship Id="rId19" Type="http://schemas.openxmlformats.org/officeDocument/2006/relationships/hyperlink" Target="http:/rusnakassociates.com/content/AbbottCOBCCourse/courses/EN-US/course/index.html?showScreen=5_C_5" TargetMode="External"/><Relationship Id="rId224" Type="http://schemas.openxmlformats.org/officeDocument/2006/relationships/hyperlink" Target="http:/rusnakassociates.com/content/AbbottCompete/courses/EN-US/course/index.html?showScreen=25_C_13" TargetMode="External"/><Relationship Id="rId30" Type="http://schemas.openxmlformats.org/officeDocument/2006/relationships/hyperlink" Target="http:/rusnakassociates.com/content/AbbottCOBCCourse/courses/EN-US/course/index.html?showScreen=11_C_9" TargetMode="External"/><Relationship Id="rId105" Type="http://schemas.openxmlformats.org/officeDocument/2006/relationships/hyperlink" Target="http:/rusnakassociates.com/content/AbbottCOBCCourse/courses/EN-US/course/index.html?showScreen=49_C_16" TargetMode="External"/><Relationship Id="rId126" Type="http://schemas.openxmlformats.org/officeDocument/2006/relationships/hyperlink" Target="http:/rusnakassociates.com/content/AbbottCOBCCourse/courses/EN-US/course/index.html?showScreen=62_C_16" TargetMode="External"/><Relationship Id="rId147" Type="http://schemas.openxmlformats.org/officeDocument/2006/relationships/hyperlink" Target="http:/rusnakassociates.com/content/AbbottCOBCCourse/courses/EN-US/course/index.html?showScreen=74_C_16" TargetMode="External"/><Relationship Id="rId168" Type="http://schemas.openxmlformats.org/officeDocument/2006/relationships/hyperlink" Target="http:/rusnakassociates.com/content/AbbottCOBCCourse/courses/EN-US/course/index.html?showScreen=88_C_16" TargetMode="External"/><Relationship Id="rId51" Type="http://schemas.openxmlformats.org/officeDocument/2006/relationships/hyperlink" Target="http:/rusnakassociates.com/content/AbbottCOBCCourse/courses/EN-US/course/index.html?showScreen=21_C_11" TargetMode="External"/><Relationship Id="rId72" Type="http://schemas.openxmlformats.org/officeDocument/2006/relationships/hyperlink" Target="http:/rusnakassociates.com/content/AbbottCOBCCourse/courses/EN-US/course/index.html?showScreen=32_C_13" TargetMode="External"/><Relationship Id="rId93" Type="http://schemas.openxmlformats.org/officeDocument/2006/relationships/hyperlink" Target="http:/rusnakassociates.com/content/AbbottCOBCCourse/courses/EN-US/course/index.html?showScreen=42_C_15" TargetMode="External"/><Relationship Id="rId189" Type="http://schemas.openxmlformats.org/officeDocument/2006/relationships/hyperlink" Target="http:/rusnakassociates.com/content/AbbottCOBCCourse/courses/EN-US/course/index.html?showScreen=100_C_17" TargetMode="External"/><Relationship Id="rId3" Type="http://schemas.openxmlformats.org/officeDocument/2006/relationships/customXml" Target="../customXml/item3.xml"/><Relationship Id="rId214" Type="http://schemas.openxmlformats.org/officeDocument/2006/relationships/hyperlink" Target="http:/rusnakassociates.com/content/AbbottCOBCCourse/courses/EN-US/course/index.html?showScreen=114_C_200" TargetMode="External"/><Relationship Id="rId235" Type="http://schemas.openxmlformats.org/officeDocument/2006/relationships/hyperlink" Target="http:/rusnakassociates.com/content/AbbottCompete/courses/EN-US/course/index.html?showScreen=55_C_27" TargetMode="External"/><Relationship Id="rId116" Type="http://schemas.openxmlformats.org/officeDocument/2006/relationships/hyperlink" Target="http:/rusnakassociates.com/content/AbbottCOBCCourse/courses/EN-US/course/index.html?showScreen=56_C_16" TargetMode="External"/><Relationship Id="rId137" Type="http://schemas.openxmlformats.org/officeDocument/2006/relationships/hyperlink" Target="http:/rusnakassociates.com/content/AbbottCOBCCourse/courses/EN-US/course/index.html?showScreen=68_C_16" TargetMode="External"/><Relationship Id="rId158" Type="http://schemas.openxmlformats.org/officeDocument/2006/relationships/hyperlink" Target="http:/rusnakassociates.com/content/AbbottCOBCCourse/courses/EN-US/course/index.html?showScreen=82_C_16" TargetMode="External"/><Relationship Id="rId20" Type="http://schemas.openxmlformats.org/officeDocument/2006/relationships/hyperlink" Target="http:/rusnakassociates.com/content/AbbottCOBCCourse/courses/EN-US/course/index.html?showScreen=6_C_6" TargetMode="External"/><Relationship Id="rId41" Type="http://schemas.openxmlformats.org/officeDocument/2006/relationships/hyperlink" Target="http:/rusnakassociates.com/content/AbbottCOBCCourse/courses/EN-US/course/index.html?showScreen=16_C_10" TargetMode="External"/><Relationship Id="rId62" Type="http://schemas.openxmlformats.org/officeDocument/2006/relationships/hyperlink" Target="http:/rusnakassociates.com/content/AbbottCOBCCourse/courses/EN-US/course/index.html?showScreen=27_C_12" TargetMode="External"/><Relationship Id="rId83" Type="http://schemas.openxmlformats.org/officeDocument/2006/relationships/hyperlink" Target="http:/rusnakassociates.com/content/AbbottCOBCCourse/courses/EN-US/course/index.html?showScreen=37_C_13" TargetMode="External"/><Relationship Id="rId179" Type="http://schemas.openxmlformats.org/officeDocument/2006/relationships/hyperlink" Target="http:/rusnakassociates.com/content/AbbottCOBCCourse/courses/EN-US/course/index.html?showScreen=94_C_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EB521BDA-A0FE-45A2-A41F-05AA825A81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72ee8c-751a-48a4-a010-d4bf09b9b006"/>
    <ds:schemaRef ds:uri="4c96ffaa-e583-4fec-9066-c67f93f0c5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3B9C28-D690-47F1-A909-47B42A67AF16}">
  <ds:schemaRefs>
    <ds:schemaRef ds:uri="http://schemas.microsoft.com/sharepoint/v3/contenttype/forms"/>
  </ds:schemaRefs>
</ds:datastoreItem>
</file>

<file path=customXml/itemProps3.xml><?xml version="1.0" encoding="utf-8"?>
<ds:datastoreItem xmlns:ds="http://schemas.openxmlformats.org/officeDocument/2006/customXml" ds:itemID="{8F231BF6-12AB-41CA-9C95-1807A6100859}">
  <ds:schemaRefs>
    <ds:schemaRef ds:uri="http://schemas.microsoft.com/office/2006/metadata/properties"/>
    <ds:schemaRef ds:uri="http://schemas.microsoft.com/office/infopath/2007/PartnerControls"/>
    <ds:schemaRef ds:uri="4c96ffaa-e583-4fec-9066-c67f93f0c50b"/>
    <ds:schemaRef ds:uri="5272ee8c-751a-48a4-a010-d4bf09b9b006"/>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50</Pages>
  <Words>17517</Words>
  <Characters>99849</Characters>
  <Application>Microsoft Office Word</Application>
  <DocSecurity>0</DocSecurity>
  <Lines>832</Lines>
  <Paragraphs>234</Paragraphs>
  <ScaleCrop>false</ScaleCrop>
  <Company/>
  <LinksUpToDate>false</LinksUpToDate>
  <CharactersWithSpaces>117132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Gonzalez, Yasna</cp:lastModifiedBy>
  <cp:revision>213</cp:revision>
  <dcterms:created xsi:type="dcterms:W3CDTF">2025-11-28T11:31:00Z</dcterms:created>
  <dcterms:modified xsi:type="dcterms:W3CDTF">2025-12-30T14:11:00Z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