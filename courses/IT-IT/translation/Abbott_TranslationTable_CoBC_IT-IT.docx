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67A7B" w14:textId="77777777" w:rsidR="00840375" w:rsidRPr="00931C08" w:rsidRDefault="00764180" w:rsidP="00840375">
      <w:pPr>
        <w:rPr>
          <w:rStyle w:val="tw4winExternal"/>
          <w:rFonts w:ascii="Calibri" w:hAnsi="Calibri" w:cs="Calibri"/>
          <w:color w:val="000000" w:themeColor="text1"/>
          <w:sz w:val="36"/>
          <w:szCs w:val="36"/>
          <w:lang w:val="en-US"/>
        </w:rPr>
      </w:pPr>
      <w:r w:rsidRPr="00931C08">
        <w:rPr>
          <w:noProof/>
          <w:lang w:val="en-US"/>
        </w:rPr>
        <mc:AlternateContent>
          <mc:Choice Requires="wps">
            <w:drawing>
              <wp:anchor distT="0" distB="0" distL="114300" distR="114300" simplePos="0" relativeHeight="251658240" behindDoc="1" locked="0" layoutInCell="1" allowOverlap="1" wp14:anchorId="19C8B272" wp14:editId="43726D1F">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6824F127" w14:textId="2ECC5CB4" w:rsidR="00840375" w:rsidRPr="00931C08" w:rsidRDefault="00931C08"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931C08">
                                  <w:rPr>
                                    <w:rFonts w:asciiTheme="majorHAnsi" w:eastAsiaTheme="majorEastAsia" w:hAnsiTheme="majorHAnsi" w:cstheme="majorBidi"/>
                                    <w:color w:val="595959" w:themeColor="text1" w:themeTint="A6"/>
                                    <w:sz w:val="72"/>
                                    <w:szCs w:val="72"/>
                                  </w:rPr>
                                  <w:t xml:space="preserve">1. Code of Business Conduct  </w:t>
                                </w:r>
                                <w:r w:rsidR="00244F41">
                                  <w:rPr>
                                    <w:rFonts w:asciiTheme="majorHAnsi" w:eastAsiaTheme="majorEastAsia" w:hAnsiTheme="majorHAnsi" w:cstheme="majorBidi"/>
                                    <w:color w:val="595959" w:themeColor="text1" w:themeTint="A6"/>
                                    <w:sz w:val="72"/>
                                    <w:szCs w:val="72"/>
                                  </w:rPr>
                                  <w:t xml:space="preserve"> </w:t>
                                </w:r>
                                <w:r w:rsidRPr="00931C08">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6C444E11" w14:textId="77777777" w:rsidR="00840375" w:rsidRPr="00931C08" w:rsidRDefault="00931C08" w:rsidP="00840375">
                                <w:pPr>
                                  <w:pStyle w:val="NoSpacing"/>
                                  <w:spacing w:before="240"/>
                                  <w:rPr>
                                    <w:caps/>
                                    <w:color w:val="0E2841" w:themeColor="text2"/>
                                    <w:sz w:val="36"/>
                                    <w:szCs w:val="36"/>
                                  </w:rPr>
                                </w:pPr>
                                <w:r w:rsidRPr="00931C08">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19C8B272"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6824F127" w14:textId="2ECC5CB4" w:rsidR="00840375" w:rsidRPr="00931C08" w:rsidRDefault="00931C08"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931C08">
                            <w:rPr>
                              <w:rFonts w:asciiTheme="majorHAnsi" w:eastAsiaTheme="majorEastAsia" w:hAnsiTheme="majorHAnsi" w:cstheme="majorBidi"/>
                              <w:color w:val="595959" w:themeColor="text1" w:themeTint="A6"/>
                              <w:sz w:val="72"/>
                              <w:szCs w:val="72"/>
                            </w:rPr>
                            <w:t xml:space="preserve">1. Code of Business Conduct  </w:t>
                          </w:r>
                          <w:r w:rsidR="00244F41">
                            <w:rPr>
                              <w:rFonts w:asciiTheme="majorHAnsi" w:eastAsiaTheme="majorEastAsia" w:hAnsiTheme="majorHAnsi" w:cstheme="majorBidi"/>
                              <w:color w:val="595959" w:themeColor="text1" w:themeTint="A6"/>
                              <w:sz w:val="72"/>
                              <w:szCs w:val="72"/>
                            </w:rPr>
                            <w:t xml:space="preserve"> </w:t>
                          </w:r>
                          <w:r w:rsidRPr="00931C08">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6C444E11" w14:textId="77777777" w:rsidR="00840375" w:rsidRPr="00931C08" w:rsidRDefault="00931C08" w:rsidP="00840375">
                          <w:pPr>
                            <w:pStyle w:val="NoSpacing"/>
                            <w:spacing w:before="240"/>
                            <w:rPr>
                              <w:caps/>
                              <w:color w:val="0E2841" w:themeColor="text2"/>
                              <w:sz w:val="36"/>
                              <w:szCs w:val="36"/>
                            </w:rPr>
                          </w:pPr>
                          <w:r w:rsidRPr="00931C08">
                            <w:rPr>
                              <w:caps/>
                              <w:color w:val="0E2841" w:themeColor="text2"/>
                              <w:sz w:val="36"/>
                              <w:szCs w:val="36"/>
                            </w:rPr>
                            <w:t>Translation table 2025</w:t>
                          </w:r>
                        </w:p>
                      </w:sdtContent>
                    </w:sdt>
                  </w:txbxContent>
                </v:textbox>
              </v:shape>
            </w:pict>
          </mc:Fallback>
        </mc:AlternateContent>
      </w:r>
      <w:r w:rsidRPr="00931C08">
        <w:br w:type="page"/>
      </w:r>
      <w:r w:rsidRPr="00931C08">
        <w:rPr>
          <w:rStyle w:val="tw4winExternal"/>
          <w:rFonts w:ascii="Calibri" w:hAnsi="Calibri" w:cs="Calibri"/>
          <w:b/>
          <w:color w:val="000000" w:themeColor="text1"/>
          <w:sz w:val="36"/>
          <w:szCs w:val="36"/>
          <w:lang w:val="en-US"/>
        </w:rPr>
        <w:lastRenderedPageBreak/>
        <w:t>INSTRUCTIONS:</w:t>
      </w:r>
    </w:p>
    <w:p w14:paraId="72B59054" w14:textId="77777777" w:rsidR="00840375" w:rsidRPr="00931C08"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3A6EE9F1" w14:textId="77777777" w:rsidR="00840375" w:rsidRPr="00931C08" w:rsidRDefault="00764180"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931C08">
        <w:rPr>
          <w:rStyle w:val="tw4winExternal"/>
          <w:rFonts w:ascii="Calibri" w:hAnsi="Calibri" w:cs="Calibri"/>
          <w:b/>
          <w:color w:val="000000" w:themeColor="text1"/>
          <w:lang w:val="en-US"/>
        </w:rPr>
        <w:t xml:space="preserve">1) </w:t>
      </w:r>
      <w:r w:rsidRPr="00931C08">
        <w:rPr>
          <w:rStyle w:val="tw4winExternal"/>
          <w:rFonts w:ascii="Calibri" w:hAnsi="Calibri" w:cs="Calibri"/>
          <w:color w:val="000000" w:themeColor="text1"/>
          <w:lang w:val="en-US"/>
        </w:rPr>
        <w:t>Please edit the translation in the TARGET column directly.</w:t>
      </w:r>
    </w:p>
    <w:p w14:paraId="4C118D1B" w14:textId="77777777" w:rsidR="00840375" w:rsidRPr="00931C08" w:rsidRDefault="00764180"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931C08">
        <w:rPr>
          <w:rStyle w:val="tw4winExternal"/>
          <w:rFonts w:ascii="Calibri" w:hAnsi="Calibri" w:cs="Calibri"/>
          <w:b/>
          <w:color w:val="000000" w:themeColor="text1"/>
          <w:lang w:val="en-US"/>
        </w:rPr>
        <w:t xml:space="preserve">2) </w:t>
      </w:r>
      <w:r w:rsidRPr="00931C08">
        <w:rPr>
          <w:rStyle w:val="tw4winExternal"/>
          <w:rFonts w:ascii="Calibri" w:hAnsi="Calibri" w:cs="Calibri"/>
          <w:color w:val="000000" w:themeColor="text1"/>
          <w:lang w:val="en-US"/>
        </w:rPr>
        <w:t>To comment on a segment, simply create a new MS-Word comment.</w:t>
      </w:r>
    </w:p>
    <w:p w14:paraId="585F1462" w14:textId="77777777" w:rsidR="00840375" w:rsidRPr="00931C08" w:rsidRDefault="00764180"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931C08">
        <w:rPr>
          <w:rStyle w:val="tw4winExternal"/>
          <w:rFonts w:ascii="Calibri" w:hAnsi="Calibri" w:cs="Calibri"/>
          <w:b/>
          <w:color w:val="000000" w:themeColor="text1"/>
          <w:lang w:val="en-US"/>
        </w:rPr>
        <w:t xml:space="preserve">3) </w:t>
      </w:r>
      <w:r w:rsidRPr="00931C08">
        <w:rPr>
          <w:rStyle w:val="tw4winExternal"/>
          <w:rFonts w:ascii="Calibri" w:hAnsi="Calibri" w:cs="Calibri"/>
          <w:color w:val="000000" w:themeColor="text1"/>
          <w:lang w:val="en-US"/>
        </w:rPr>
        <w:t>It is best to edit this file in Normal or Draft view rather than page layout.</w:t>
      </w:r>
    </w:p>
    <w:p w14:paraId="529DC9B2" w14:textId="77777777" w:rsidR="00840375" w:rsidRPr="00931C08" w:rsidRDefault="00764180"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931C08">
        <w:rPr>
          <w:rStyle w:val="tw4winExternal"/>
          <w:rFonts w:ascii="Calibri" w:hAnsi="Calibri" w:cs="Calibri"/>
          <w:b/>
          <w:color w:val="000000" w:themeColor="text1"/>
          <w:lang w:val="en-US"/>
        </w:rPr>
        <w:t xml:space="preserve">4) </w:t>
      </w:r>
      <w:r w:rsidRPr="00931C08">
        <w:rPr>
          <w:rStyle w:val="tw4winExternal"/>
          <w:rFonts w:ascii="Calibri" w:hAnsi="Calibri" w:cs="Calibri"/>
          <w:color w:val="000000" w:themeColor="text1"/>
          <w:lang w:val="en-US"/>
        </w:rPr>
        <w:t>DO NOT alter the ID or SOURCE column text.</w:t>
      </w:r>
    </w:p>
    <w:p w14:paraId="0A4F8031" w14:textId="77777777" w:rsidR="00840375" w:rsidRPr="00931C08" w:rsidRDefault="00764180"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931C08">
        <w:rPr>
          <w:rStyle w:val="tw4winExternal"/>
          <w:rFonts w:ascii="Calibri" w:hAnsi="Calibri" w:cs="Calibri"/>
          <w:b/>
          <w:bCs/>
          <w:color w:val="000000" w:themeColor="text1"/>
          <w:lang w:val="en-US"/>
        </w:rPr>
        <w:t>5</w:t>
      </w:r>
      <w:r w:rsidRPr="00931C08">
        <w:rPr>
          <w:rStyle w:val="tw4winExternal"/>
          <w:rFonts w:ascii="Calibri" w:hAnsi="Calibri" w:cs="Calibri"/>
          <w:color w:val="000000" w:themeColor="text1"/>
          <w:lang w:val="en-US"/>
        </w:rPr>
        <w:t>) Blank rows should be ignored but not deleted.</w:t>
      </w:r>
    </w:p>
    <w:p w14:paraId="26F59911" w14:textId="77777777" w:rsidR="00840375" w:rsidRPr="00931C08" w:rsidRDefault="00764180"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931C08">
        <w:rPr>
          <w:rStyle w:val="tw4winExternal"/>
          <w:rFonts w:ascii="Calibri" w:hAnsi="Calibri" w:cs="Calibri"/>
          <w:b/>
          <w:bCs/>
          <w:color w:val="000000" w:themeColor="text1"/>
          <w:lang w:val="en-US"/>
        </w:rPr>
        <w:t>6</w:t>
      </w:r>
      <w:r w:rsidRPr="00931C08">
        <w:rPr>
          <w:rStyle w:val="tw4winExternal"/>
          <w:rFonts w:ascii="Calibri" w:hAnsi="Calibri" w:cs="Calibri"/>
          <w:color w:val="000000" w:themeColor="text1"/>
          <w:lang w:val="en-US"/>
        </w:rPr>
        <w:t>)</w:t>
      </w:r>
      <w:r w:rsidRPr="00931C08">
        <w:rPr>
          <w:rStyle w:val="tw4winExternal"/>
          <w:rFonts w:ascii="Calibri" w:hAnsi="Calibri" w:cs="Calibri"/>
          <w:b/>
          <w:bCs/>
          <w:color w:val="000000" w:themeColor="text1"/>
          <w:lang w:val="en-US"/>
        </w:rPr>
        <w:t xml:space="preserve"> The following formatting must be maintained throughout:</w:t>
      </w:r>
    </w:p>
    <w:p w14:paraId="36FDDCAB" w14:textId="77777777" w:rsidR="00840375" w:rsidRPr="00931C08" w:rsidRDefault="00764180"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931C08">
        <w:rPr>
          <w:rStyle w:val="tw4winExternal"/>
          <w:rFonts w:ascii="Calibri" w:eastAsiaTheme="minorEastAsia" w:hAnsi="Calibri" w:cs="Calibri" w:hint="default"/>
          <w:b/>
          <w:bCs/>
          <w:color w:val="000000" w:themeColor="text1"/>
          <w:lang w:val="en-US" w:eastAsia="en-IE"/>
        </w:rPr>
        <w:t xml:space="preserve">Paragraph (the number of paragraphs per row must be maintained) </w:t>
      </w:r>
    </w:p>
    <w:p w14:paraId="44076E81" w14:textId="77777777" w:rsidR="00840375" w:rsidRPr="00931C08" w:rsidRDefault="00764180"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931C08">
        <w:rPr>
          <w:rStyle w:val="tw4winExternal"/>
          <w:rFonts w:ascii="Calibri" w:eastAsiaTheme="minorEastAsia" w:hAnsi="Calibri" w:cs="Calibri" w:hint="default"/>
          <w:b/>
          <w:bCs/>
          <w:color w:val="000000" w:themeColor="text1"/>
          <w:lang w:val="en-US" w:eastAsia="en-IE"/>
        </w:rPr>
        <w:t xml:space="preserve">bold </w:t>
      </w:r>
    </w:p>
    <w:p w14:paraId="6C27114B" w14:textId="77777777" w:rsidR="00840375" w:rsidRPr="00931C08" w:rsidRDefault="00764180"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931C08">
        <w:rPr>
          <w:rStyle w:val="tw4winExternal"/>
          <w:rFonts w:ascii="Calibri" w:eastAsiaTheme="minorEastAsia" w:hAnsi="Calibri" w:cs="Calibri" w:hint="default"/>
          <w:b/>
          <w:bCs/>
          <w:color w:val="000000" w:themeColor="text1"/>
          <w:lang w:val="en-US" w:eastAsia="en-IE"/>
        </w:rPr>
        <w:t>italic</w:t>
      </w:r>
    </w:p>
    <w:p w14:paraId="31CF608F" w14:textId="77777777" w:rsidR="00840375" w:rsidRPr="00931C08" w:rsidRDefault="00764180"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931C08">
        <w:rPr>
          <w:rStyle w:val="tw4winExternal"/>
          <w:rFonts w:ascii="Calibri" w:eastAsiaTheme="minorEastAsia" w:hAnsi="Calibri" w:cs="Calibri" w:hint="default"/>
          <w:b/>
          <w:bCs/>
          <w:color w:val="000000" w:themeColor="text1"/>
          <w:lang w:val="en-US" w:eastAsia="en-IE"/>
        </w:rPr>
        <w:t>underline</w:t>
      </w:r>
    </w:p>
    <w:p w14:paraId="7BB82098" w14:textId="77777777" w:rsidR="00840375" w:rsidRPr="00931C08" w:rsidRDefault="00764180"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931C08">
        <w:rPr>
          <w:rStyle w:val="tw4winExternal"/>
          <w:rFonts w:ascii="Calibri" w:eastAsiaTheme="minorEastAsia" w:hAnsi="Calibri" w:cs="Calibri" w:hint="default"/>
          <w:b/>
          <w:bCs/>
          <w:color w:val="000000" w:themeColor="text1"/>
          <w:lang w:val="en-US" w:eastAsia="en-IE"/>
        </w:rPr>
        <w:t>links</w:t>
      </w:r>
    </w:p>
    <w:p w14:paraId="61C74E78" w14:textId="77777777" w:rsidR="00840375" w:rsidRPr="00931C08" w:rsidRDefault="00764180"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931C08">
        <w:rPr>
          <w:rStyle w:val="tw4winExternal"/>
          <w:rFonts w:ascii="Calibri" w:eastAsiaTheme="minorEastAsia" w:hAnsi="Calibri" w:cs="Calibri" w:hint="default"/>
          <w:b/>
          <w:bCs/>
          <w:color w:val="000000" w:themeColor="text1"/>
          <w:lang w:val="en-US" w:eastAsia="en-IE"/>
        </w:rPr>
        <w:t>lists (bullets and number of items in a list must be maintained)</w:t>
      </w:r>
    </w:p>
    <w:p w14:paraId="361A371F" w14:textId="77777777" w:rsidR="00840375" w:rsidRPr="00931C08" w:rsidRDefault="00764180"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931C08">
        <w:rPr>
          <w:rStyle w:val="tw4winExternal"/>
          <w:rFonts w:ascii="Calibri" w:hAnsi="Calibri" w:cs="Calibri"/>
          <w:b/>
          <w:bCs/>
          <w:color w:val="000000" w:themeColor="text1"/>
          <w:lang w:val="en-US"/>
        </w:rPr>
        <w:t>7</w:t>
      </w:r>
      <w:r w:rsidRPr="00931C08">
        <w:rPr>
          <w:rStyle w:val="tw4winExternal"/>
          <w:rFonts w:ascii="Calibri" w:hAnsi="Calibri" w:cs="Calibri"/>
          <w:color w:val="000000" w:themeColor="text1"/>
          <w:lang w:val="en-US"/>
        </w:rPr>
        <w:t>) Ctrl+click on an ID in the left hand collumn to view the relevent screen in the online course. Toc ID’s will open the table of contents, ID’s containing _string_ have no relevent screen and are not linked.</w:t>
      </w:r>
    </w:p>
    <w:p w14:paraId="26C17ED3" w14:textId="77777777" w:rsidR="00840375" w:rsidRPr="00931C08" w:rsidRDefault="00764180">
      <w:pPr>
        <w:rPr>
          <w:rStyle w:val="tw4winExternal"/>
          <w:rFonts w:ascii="Calibri" w:hAnsi="Calibri" w:cs="Calibri"/>
          <w:color w:val="000000" w:themeColor="text1"/>
          <w:lang w:val="en-US"/>
        </w:rPr>
      </w:pPr>
      <w:r w:rsidRPr="00931C08">
        <w:rPr>
          <w:rStyle w:val="tw4winExternal"/>
          <w:rFonts w:ascii="Calibri" w:hAnsi="Calibri" w:cs="Calibri"/>
          <w:color w:val="000000" w:themeColor="text1"/>
          <w:lang w:val="en-US"/>
        </w:rPr>
        <w:br w:type="page"/>
      </w:r>
    </w:p>
    <w:p w14:paraId="682B20F8" w14:textId="77777777" w:rsidR="00840375" w:rsidRPr="00931C08"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599CAC66" w14:textId="77777777" w:rsidR="004D60B2" w:rsidRPr="00931C08" w:rsidRDefault="00764180"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931C08">
        <w:rPr>
          <w:rStyle w:val="tw4winExternal"/>
          <w:rFonts w:ascii="Calibri" w:hAnsi="Calibri" w:cs="Calibri"/>
          <w:color w:val="000000" w:themeColor="text1"/>
          <w:sz w:val="72"/>
          <w:szCs w:val="72"/>
          <w:lang w:val="en-US"/>
        </w:rPr>
        <w:t>Code of Business Conduct</w:t>
      </w:r>
    </w:p>
    <w:p w14:paraId="6A8EAAE1" w14:textId="77777777" w:rsidR="00840375" w:rsidRPr="00931C08"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025912" w:rsidRPr="00931C08" w14:paraId="6C5BA590" w14:textId="77777777" w:rsidTr="00F25748">
        <w:tc>
          <w:tcPr>
            <w:tcW w:w="1353" w:type="dxa"/>
            <w:shd w:val="clear" w:color="auto" w:fill="F1A983" w:themeFill="accent2" w:themeFillTint="99"/>
            <w:tcMar>
              <w:top w:w="120" w:type="dxa"/>
              <w:left w:w="180" w:type="dxa"/>
              <w:bottom w:w="120" w:type="dxa"/>
              <w:right w:w="180" w:type="dxa"/>
            </w:tcMar>
            <w:vAlign w:val="center"/>
          </w:tcPr>
          <w:p w14:paraId="7E3E742B" w14:textId="77777777" w:rsidR="009D7F9A" w:rsidRPr="00931C08" w:rsidRDefault="00764180" w:rsidP="00F25748">
            <w:pPr>
              <w:spacing w:before="30" w:after="30"/>
              <w:ind w:left="30" w:right="30"/>
              <w:rPr>
                <w:rFonts w:eastAsia="Times New Roman"/>
              </w:rPr>
            </w:pPr>
            <w:r w:rsidRPr="00931C08">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3CFB8E2E" w14:textId="77777777" w:rsidR="009D7F9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Source</w:t>
            </w:r>
          </w:p>
        </w:tc>
        <w:tc>
          <w:tcPr>
            <w:tcW w:w="6000" w:type="dxa"/>
            <w:shd w:val="clear" w:color="auto" w:fill="F1A983" w:themeFill="accent2" w:themeFillTint="99"/>
            <w:vAlign w:val="center"/>
          </w:tcPr>
          <w:p w14:paraId="198A5E98" w14:textId="77777777" w:rsidR="009D7F9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Target</w:t>
            </w:r>
          </w:p>
        </w:tc>
      </w:tr>
      <w:tr w:rsidR="00025912" w:rsidRPr="00CB5A5B" w14:paraId="3D051552" w14:textId="77777777" w:rsidTr="00F25748">
        <w:tc>
          <w:tcPr>
            <w:tcW w:w="1353" w:type="dxa"/>
            <w:shd w:val="clear" w:color="auto" w:fill="C1E4F5"/>
            <w:tcMar>
              <w:top w:w="120" w:type="dxa"/>
              <w:left w:w="180" w:type="dxa"/>
              <w:bottom w:w="120" w:type="dxa"/>
              <w:right w:w="180" w:type="dxa"/>
            </w:tcMar>
            <w:hideMark/>
          </w:tcPr>
          <w:p w14:paraId="12EB75EF" w14:textId="77777777" w:rsidR="00F66488" w:rsidRPr="00931C08" w:rsidRDefault="00764180" w:rsidP="00F66488">
            <w:pPr>
              <w:spacing w:before="30" w:after="30"/>
              <w:ind w:left="30" w:right="30"/>
              <w:rPr>
                <w:rFonts w:ascii="Calibri" w:eastAsia="Times New Roman" w:hAnsi="Calibri" w:cs="Calibri"/>
                <w:sz w:val="16"/>
              </w:rPr>
            </w:pPr>
            <w:hyperlink r:id="rId11" w:tgtFrame="_blank" w:history="1">
              <w:r w:rsidRPr="00931C08">
                <w:rPr>
                  <w:rFonts w:ascii="Calibri" w:eastAsia="Times New Roman" w:hAnsi="Calibri" w:cs="Calibri"/>
                  <w:color w:val="0000FF"/>
                  <w:sz w:val="16"/>
                  <w:u w:val="single"/>
                </w:rPr>
                <w:t>Screen 0</w:t>
              </w:r>
            </w:hyperlink>
            <w:r w:rsidRPr="00931C08">
              <w:rPr>
                <w:rFonts w:ascii="Calibri" w:eastAsia="Times New Roman" w:hAnsi="Calibri" w:cs="Calibri"/>
                <w:sz w:val="16"/>
              </w:rPr>
              <w:t xml:space="preserve"> </w:t>
            </w:r>
          </w:p>
          <w:p w14:paraId="6E180599" w14:textId="77777777" w:rsidR="00F66488" w:rsidRPr="00931C08" w:rsidRDefault="00764180" w:rsidP="00F66488">
            <w:pPr>
              <w:ind w:left="30" w:right="30"/>
              <w:rPr>
                <w:rFonts w:ascii="Calibri" w:eastAsia="Times New Roman" w:hAnsi="Calibri" w:cs="Calibri"/>
                <w:sz w:val="16"/>
              </w:rPr>
            </w:pPr>
            <w:hyperlink r:id="rId12" w:tgtFrame="_blank" w:history="1">
              <w:r w:rsidRPr="00931C08">
                <w:rPr>
                  <w:rFonts w:ascii="Calibri" w:eastAsia="Times New Roman" w:hAnsi="Calibri" w:cs="Calibri"/>
                  <w:color w:val="0000FF"/>
                  <w:sz w:val="16"/>
                  <w:u w:val="single"/>
                </w:rPr>
                <w:t>1_C_1</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A9BAC21" w14:textId="77777777" w:rsidR="00F66488"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Code of Business Conduct</w:t>
            </w:r>
          </w:p>
          <w:p w14:paraId="3127370B" w14:textId="77777777" w:rsidR="00F66488"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Click the forward arrow.</w:t>
            </w:r>
          </w:p>
        </w:tc>
        <w:tc>
          <w:tcPr>
            <w:tcW w:w="6000" w:type="dxa"/>
          </w:tcPr>
          <w:p w14:paraId="48777EA8" w14:textId="77777777" w:rsidR="005C43A0" w:rsidRPr="00CB5A5B" w:rsidRDefault="00764180" w:rsidP="00F25748">
            <w:pPr>
              <w:spacing w:before="100" w:beforeAutospacing="1" w:after="100" w:afterAutospacing="1"/>
              <w:ind w:left="30" w:right="30"/>
              <w:rPr>
                <w:rFonts w:ascii="Calibri" w:eastAsia="Times New Roman" w:hAnsi="Calibri" w:cs="Calibri"/>
                <w:lang w:val="it-IT"/>
                <w:rPrChange w:id="0"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Codice di condotta aziendale</w:t>
            </w:r>
          </w:p>
          <w:p w14:paraId="2B42CED2" w14:textId="77777777" w:rsidR="00F66488" w:rsidRPr="00CB5A5B" w:rsidRDefault="00764180" w:rsidP="00F25748">
            <w:pPr>
              <w:spacing w:before="100" w:beforeAutospacing="1" w:after="100" w:afterAutospacing="1"/>
              <w:ind w:left="30" w:right="30"/>
              <w:rPr>
                <w:rFonts w:ascii="Calibri" w:eastAsia="Times New Roman" w:hAnsi="Calibri" w:cs="Calibri"/>
                <w:lang w:val="it-IT"/>
                <w:rPrChange w:id="1"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Fai clic sulla freccia avanti.</w:t>
            </w:r>
          </w:p>
        </w:tc>
      </w:tr>
      <w:tr w:rsidR="00025912" w:rsidRPr="00CB5A5B" w14:paraId="33E01B6A" w14:textId="77777777" w:rsidTr="00F25748">
        <w:tc>
          <w:tcPr>
            <w:tcW w:w="1353" w:type="dxa"/>
            <w:shd w:val="clear" w:color="auto" w:fill="C1E4F5"/>
            <w:tcMar>
              <w:top w:w="120" w:type="dxa"/>
              <w:left w:w="180" w:type="dxa"/>
              <w:bottom w:w="120" w:type="dxa"/>
              <w:right w:w="180" w:type="dxa"/>
            </w:tcMar>
            <w:hideMark/>
          </w:tcPr>
          <w:p w14:paraId="070FCC20" w14:textId="77777777" w:rsidR="00F66488" w:rsidRPr="00931C08" w:rsidRDefault="00764180" w:rsidP="00F66488">
            <w:pPr>
              <w:spacing w:before="30" w:after="30"/>
              <w:ind w:left="30" w:right="30"/>
              <w:rPr>
                <w:rFonts w:ascii="Calibri" w:eastAsia="Times New Roman" w:hAnsi="Calibri" w:cs="Calibri"/>
                <w:sz w:val="16"/>
              </w:rPr>
            </w:pPr>
            <w:hyperlink r:id="rId13" w:tgtFrame="_blank" w:history="1">
              <w:r w:rsidRPr="00931C08">
                <w:rPr>
                  <w:rFonts w:ascii="Calibri" w:eastAsia="Times New Roman" w:hAnsi="Calibri" w:cs="Calibri"/>
                  <w:color w:val="0000FF"/>
                  <w:sz w:val="16"/>
                  <w:u w:val="single"/>
                </w:rPr>
                <w:t>Screen 1</w:t>
              </w:r>
            </w:hyperlink>
            <w:r w:rsidRPr="00931C08">
              <w:rPr>
                <w:rFonts w:ascii="Calibri" w:eastAsia="Times New Roman" w:hAnsi="Calibri" w:cs="Calibri"/>
                <w:sz w:val="16"/>
              </w:rPr>
              <w:t xml:space="preserve"> </w:t>
            </w:r>
          </w:p>
          <w:p w14:paraId="0416993B" w14:textId="77777777" w:rsidR="00F66488" w:rsidRPr="00931C08" w:rsidRDefault="00764180" w:rsidP="00F66488">
            <w:pPr>
              <w:ind w:left="30" w:right="30"/>
              <w:rPr>
                <w:rFonts w:ascii="Calibri" w:eastAsia="Times New Roman" w:hAnsi="Calibri" w:cs="Calibri"/>
                <w:sz w:val="16"/>
              </w:rPr>
            </w:pPr>
            <w:hyperlink r:id="rId14" w:tgtFrame="_blank" w:history="1">
              <w:r w:rsidRPr="00931C08">
                <w:rPr>
                  <w:rFonts w:ascii="Calibri" w:eastAsia="Times New Roman" w:hAnsi="Calibri" w:cs="Calibri"/>
                  <w:color w:val="0000FF"/>
                  <w:sz w:val="16"/>
                  <w:u w:val="single"/>
                </w:rPr>
                <w:t>2_C_2</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012959" w14:textId="77777777" w:rsidR="00F66488"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As a global healthcare leader, what we do each day matters.</w:t>
            </w:r>
          </w:p>
          <w:p w14:paraId="319C2F06" w14:textId="77777777" w:rsidR="00F66488"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4FC4BE0A" w14:textId="75D93371" w:rsidR="005C43A0" w:rsidRPr="00CB5A5B" w:rsidRDefault="00764180" w:rsidP="00F25748">
            <w:pPr>
              <w:spacing w:before="100" w:beforeAutospacing="1" w:after="100" w:afterAutospacing="1"/>
              <w:ind w:left="30" w:right="30"/>
              <w:rPr>
                <w:rFonts w:ascii="Calibri" w:eastAsia="Times New Roman" w:hAnsi="Calibri" w:cs="Calibri"/>
                <w:lang w:val="it-IT"/>
                <w:rPrChange w:id="2"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In qualità di leader globale nel settore della salute, ciò</w:t>
            </w:r>
            <w:r w:rsidR="00244F41">
              <w:rPr>
                <w:rFonts w:ascii="Calibri" w:eastAsia="Calibri" w:hAnsi="Calibri" w:cs="Calibri"/>
                <w:lang w:val="it-IT"/>
              </w:rPr>
              <w:t> </w:t>
            </w:r>
            <w:r w:rsidRPr="00931C08">
              <w:rPr>
                <w:rFonts w:ascii="Calibri" w:eastAsia="Calibri" w:hAnsi="Calibri" w:cs="Calibri"/>
                <w:lang w:val="it-IT"/>
              </w:rPr>
              <w:t>che</w:t>
            </w:r>
            <w:r w:rsidR="00244F41">
              <w:rPr>
                <w:rFonts w:ascii="Calibri" w:eastAsia="Calibri" w:hAnsi="Calibri" w:cs="Calibri"/>
                <w:lang w:val="it-IT"/>
              </w:rPr>
              <w:t> </w:t>
            </w:r>
            <w:r w:rsidRPr="00931C08">
              <w:rPr>
                <w:rFonts w:ascii="Calibri" w:eastAsia="Calibri" w:hAnsi="Calibri" w:cs="Calibri"/>
                <w:lang w:val="it-IT"/>
              </w:rPr>
              <w:t>facciamo ogni giorno conta.</w:t>
            </w:r>
          </w:p>
          <w:p w14:paraId="49BB5CB3" w14:textId="2416303B" w:rsidR="00F66488"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l</w:t>
            </w:r>
            <w:ins w:id="3" w:author="Borrello, Barbara" w:date="2025-12-22T15:17:00Z" w16du:dateUtc="2025-12-22T14:17:00Z">
              <w:r w:rsidR="00CB5A5B">
                <w:rPr>
                  <w:rFonts w:ascii="Calibri" w:eastAsia="Calibri" w:hAnsi="Calibri" w:cs="Calibri"/>
                  <w:lang w:val="it-IT"/>
                </w:rPr>
                <w:t>l</w:t>
              </w:r>
            </w:ins>
            <w:r w:rsidRPr="00931C08">
              <w:rPr>
                <w:rFonts w:ascii="Calibri" w:eastAsia="Calibri" w:hAnsi="Calibri" w:cs="Calibri"/>
                <w:lang w:val="it-IT"/>
              </w:rPr>
              <w:t xml:space="preserve"> nostro Codice di </w:t>
            </w:r>
            <w:del w:id="4" w:author="Borrello, Barbara" w:date="2025-12-22T15:17:00Z" w16du:dateUtc="2025-12-22T14:17:00Z">
              <w:r w:rsidRPr="00931C08" w:rsidDel="00CB5A5B">
                <w:rPr>
                  <w:rFonts w:ascii="Calibri" w:eastAsia="Calibri" w:hAnsi="Calibri" w:cs="Calibri"/>
                  <w:lang w:val="it-IT"/>
                </w:rPr>
                <w:delText>c</w:delText>
              </w:r>
            </w:del>
            <w:ins w:id="5" w:author="Borrello, Barbara" w:date="2025-12-22T15:17:00Z" w16du:dateUtc="2025-12-22T14:17:00Z">
              <w:r w:rsidR="00CB5A5B">
                <w:rPr>
                  <w:rFonts w:ascii="Calibri" w:eastAsia="Calibri" w:hAnsi="Calibri" w:cs="Calibri"/>
                  <w:lang w:val="it-IT"/>
                </w:rPr>
                <w:t>C</w:t>
              </w:r>
            </w:ins>
            <w:r w:rsidRPr="00931C08">
              <w:rPr>
                <w:rFonts w:ascii="Calibri" w:eastAsia="Calibri" w:hAnsi="Calibri" w:cs="Calibri"/>
                <w:lang w:val="it-IT"/>
              </w:rPr>
              <w:t xml:space="preserve">ondotta </w:t>
            </w:r>
            <w:del w:id="6" w:author="Borrello, Barbara" w:date="2025-12-22T15:17:00Z" w16du:dateUtc="2025-12-22T14:17:00Z">
              <w:r w:rsidRPr="00931C08" w:rsidDel="008F46B5">
                <w:rPr>
                  <w:rFonts w:ascii="Calibri" w:eastAsia="Calibri" w:hAnsi="Calibri" w:cs="Calibri"/>
                  <w:lang w:val="it-IT"/>
                </w:rPr>
                <w:delText>a</w:delText>
              </w:r>
            </w:del>
            <w:ins w:id="7" w:author="Borrello, Barbara" w:date="2025-12-22T15:17:00Z" w16du:dateUtc="2025-12-22T14:17:00Z">
              <w:r w:rsidR="008F46B5">
                <w:rPr>
                  <w:rFonts w:ascii="Calibri" w:eastAsia="Calibri" w:hAnsi="Calibri" w:cs="Calibri"/>
                  <w:lang w:val="it-IT"/>
                </w:rPr>
                <w:t>A</w:t>
              </w:r>
            </w:ins>
            <w:r w:rsidRPr="00931C08">
              <w:rPr>
                <w:rFonts w:ascii="Calibri" w:eastAsia="Calibri" w:hAnsi="Calibri" w:cs="Calibri"/>
                <w:lang w:val="it-IT"/>
              </w:rPr>
              <w:t>ziendale è una guida fondamentale che ti consente di agire con integrità, guidare con uno scopo e prendere decisioni che riflettano il meglio di ciò che siamo. È il modo in cui costruiamo fiducia, difendiamo i nostri valori e continuiamo a fare una</w:t>
            </w:r>
            <w:r w:rsidR="00244F41">
              <w:rPr>
                <w:rFonts w:ascii="Calibri" w:eastAsia="Calibri" w:hAnsi="Calibri" w:cs="Calibri"/>
                <w:lang w:val="it-IT"/>
              </w:rPr>
              <w:t> </w:t>
            </w:r>
            <w:r w:rsidRPr="00931C08">
              <w:rPr>
                <w:rFonts w:ascii="Calibri" w:eastAsia="Calibri" w:hAnsi="Calibri" w:cs="Calibri"/>
                <w:lang w:val="it-IT"/>
              </w:rPr>
              <w:t>differenza concreta nel mondo.</w:t>
            </w:r>
          </w:p>
        </w:tc>
      </w:tr>
      <w:tr w:rsidR="00025912" w:rsidRPr="00CB5A5B" w14:paraId="34369FDF" w14:textId="77777777" w:rsidTr="00F25748">
        <w:tc>
          <w:tcPr>
            <w:tcW w:w="1353" w:type="dxa"/>
            <w:shd w:val="clear" w:color="auto" w:fill="C1E4F5"/>
            <w:tcMar>
              <w:top w:w="120" w:type="dxa"/>
              <w:left w:w="180" w:type="dxa"/>
              <w:bottom w:w="120" w:type="dxa"/>
              <w:right w:w="180" w:type="dxa"/>
            </w:tcMar>
            <w:hideMark/>
          </w:tcPr>
          <w:p w14:paraId="378889ED" w14:textId="77777777" w:rsidR="00F66488" w:rsidRPr="00931C08" w:rsidRDefault="00764180" w:rsidP="00F66488">
            <w:pPr>
              <w:spacing w:before="30" w:after="30"/>
              <w:ind w:left="30" w:right="30"/>
              <w:rPr>
                <w:rFonts w:ascii="Calibri" w:eastAsia="Times New Roman" w:hAnsi="Calibri" w:cs="Calibri"/>
                <w:sz w:val="16"/>
              </w:rPr>
            </w:pPr>
            <w:hyperlink r:id="rId15" w:tgtFrame="_blank" w:history="1">
              <w:r w:rsidRPr="00931C08">
                <w:rPr>
                  <w:rFonts w:ascii="Calibri" w:eastAsia="Times New Roman" w:hAnsi="Calibri" w:cs="Calibri"/>
                  <w:color w:val="0000FF"/>
                  <w:sz w:val="16"/>
                  <w:u w:val="single"/>
                </w:rPr>
                <w:t>Screen 2</w:t>
              </w:r>
            </w:hyperlink>
            <w:r w:rsidRPr="00931C08">
              <w:rPr>
                <w:rFonts w:ascii="Calibri" w:eastAsia="Times New Roman" w:hAnsi="Calibri" w:cs="Calibri"/>
                <w:sz w:val="16"/>
              </w:rPr>
              <w:t xml:space="preserve"> </w:t>
            </w:r>
          </w:p>
          <w:p w14:paraId="0C200977" w14:textId="77777777" w:rsidR="00F66488" w:rsidRPr="00931C08" w:rsidRDefault="00764180" w:rsidP="00F66488">
            <w:pPr>
              <w:ind w:left="30" w:right="30"/>
              <w:rPr>
                <w:rFonts w:ascii="Calibri" w:eastAsia="Times New Roman" w:hAnsi="Calibri" w:cs="Calibri"/>
                <w:sz w:val="16"/>
              </w:rPr>
            </w:pPr>
            <w:hyperlink r:id="rId16" w:tgtFrame="_blank" w:history="1">
              <w:r w:rsidRPr="00931C08">
                <w:rPr>
                  <w:rFonts w:ascii="Calibri" w:eastAsia="Times New Roman" w:hAnsi="Calibri" w:cs="Calibri"/>
                  <w:color w:val="0000FF"/>
                  <w:sz w:val="16"/>
                  <w:u w:val="single"/>
                </w:rPr>
                <w:t>3_C_3</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417CED5" w14:textId="77777777" w:rsidR="00F66488"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Upon completion of this course, you will:</w:t>
            </w:r>
          </w:p>
          <w:p w14:paraId="6066887C" w14:textId="77777777" w:rsidR="00F66488" w:rsidRPr="00931C08" w:rsidRDefault="00764180" w:rsidP="00F25748">
            <w:pPr>
              <w:numPr>
                <w:ilvl w:val="0"/>
                <w:numId w:val="2"/>
              </w:numPr>
              <w:spacing w:before="100" w:beforeAutospacing="1" w:after="100" w:afterAutospacing="1"/>
              <w:ind w:left="750" w:right="30"/>
              <w:rPr>
                <w:rFonts w:ascii="Calibri" w:eastAsia="Times New Roman" w:hAnsi="Calibri" w:cs="Calibri"/>
              </w:rPr>
            </w:pPr>
            <w:r w:rsidRPr="00931C08">
              <w:rPr>
                <w:rFonts w:ascii="Calibri" w:eastAsia="Times New Roman" w:hAnsi="Calibri" w:cs="Calibri"/>
              </w:rPr>
              <w:t>Understand the importance of Code of Business Conduct to our business.</w:t>
            </w:r>
          </w:p>
          <w:p w14:paraId="588EE559" w14:textId="77777777" w:rsidR="00F66488" w:rsidRPr="00931C08" w:rsidRDefault="00764180" w:rsidP="00F25748">
            <w:pPr>
              <w:numPr>
                <w:ilvl w:val="0"/>
                <w:numId w:val="2"/>
              </w:numPr>
              <w:spacing w:before="100" w:beforeAutospacing="1" w:after="100" w:afterAutospacing="1"/>
              <w:ind w:left="750" w:right="30"/>
              <w:rPr>
                <w:rFonts w:ascii="Calibri" w:eastAsia="Times New Roman" w:hAnsi="Calibri" w:cs="Calibri"/>
              </w:rPr>
            </w:pPr>
            <w:r w:rsidRPr="00931C08">
              <w:rPr>
                <w:rFonts w:ascii="Calibri" w:eastAsia="Times New Roman" w:hAnsi="Calibri" w:cs="Calibri"/>
              </w:rPr>
              <w:t>Be able to identify the key principles of the Code of Business Conduct and understand how they apply to our everyday work practices.</w:t>
            </w:r>
          </w:p>
          <w:p w14:paraId="7D015B2C" w14:textId="77777777" w:rsidR="00F66488" w:rsidRPr="00931C08" w:rsidRDefault="00764180" w:rsidP="00F25748">
            <w:pPr>
              <w:numPr>
                <w:ilvl w:val="0"/>
                <w:numId w:val="2"/>
              </w:numPr>
              <w:spacing w:before="100" w:beforeAutospacing="1" w:after="100" w:afterAutospacing="1"/>
              <w:ind w:left="750" w:right="30"/>
              <w:rPr>
                <w:rFonts w:ascii="Calibri" w:eastAsia="Times New Roman" w:hAnsi="Calibri" w:cs="Calibri"/>
              </w:rPr>
            </w:pPr>
            <w:r w:rsidRPr="00931C08">
              <w:rPr>
                <w:rFonts w:ascii="Calibri" w:eastAsia="Times New Roman" w:hAnsi="Calibri" w:cs="Calibri"/>
              </w:rPr>
              <w:lastRenderedPageBreak/>
              <w:t>Understand Abbott’s expectations for conducting business globally in the right way.</w:t>
            </w:r>
          </w:p>
          <w:p w14:paraId="3813B101" w14:textId="77777777" w:rsidR="00F66488" w:rsidRPr="00931C08" w:rsidRDefault="00764180" w:rsidP="00F25748">
            <w:pPr>
              <w:numPr>
                <w:ilvl w:val="0"/>
                <w:numId w:val="2"/>
              </w:numPr>
              <w:spacing w:before="100" w:beforeAutospacing="1" w:after="100" w:afterAutospacing="1"/>
              <w:ind w:left="750" w:right="30"/>
              <w:rPr>
                <w:rFonts w:ascii="Calibri" w:eastAsia="Times New Roman" w:hAnsi="Calibri" w:cs="Calibri"/>
              </w:rPr>
            </w:pPr>
            <w:r w:rsidRPr="00931C08">
              <w:rPr>
                <w:rFonts w:ascii="Calibri" w:eastAsia="Times New Roman" w:hAnsi="Calibri" w:cs="Calibri"/>
              </w:rPr>
              <w:t>Know where to go for help and support.</w:t>
            </w:r>
          </w:p>
        </w:tc>
        <w:tc>
          <w:tcPr>
            <w:tcW w:w="6000" w:type="dxa"/>
          </w:tcPr>
          <w:p w14:paraId="667A3D51" w14:textId="77777777" w:rsidR="00835B5B" w:rsidRPr="00931C08" w:rsidRDefault="00764180" w:rsidP="00F25748">
            <w:pPr>
              <w:spacing w:before="100" w:beforeAutospacing="1" w:after="100" w:afterAutospacing="1"/>
              <w:ind w:left="30" w:right="30"/>
              <w:rPr>
                <w:rFonts w:ascii="Calibri" w:eastAsia="Times New Roman" w:hAnsi="Calibri" w:cs="Calibri"/>
                <w:lang w:val="es-ES"/>
              </w:rPr>
            </w:pPr>
            <w:r w:rsidRPr="00931C08">
              <w:rPr>
                <w:rFonts w:ascii="Calibri" w:eastAsia="Calibri" w:hAnsi="Calibri" w:cs="Calibri"/>
                <w:lang w:val="it-IT"/>
              </w:rPr>
              <w:lastRenderedPageBreak/>
              <w:t>Al termine del corso sarai in grado di:</w:t>
            </w:r>
          </w:p>
          <w:p w14:paraId="7A8F30FA" w14:textId="04E9B319" w:rsidR="00835B5B" w:rsidRPr="00931C08" w:rsidRDefault="00764180" w:rsidP="00F25748">
            <w:pPr>
              <w:numPr>
                <w:ilvl w:val="0"/>
                <w:numId w:val="2"/>
              </w:numPr>
              <w:spacing w:before="100" w:beforeAutospacing="1" w:after="100" w:afterAutospacing="1"/>
              <w:ind w:left="750" w:right="30"/>
              <w:rPr>
                <w:rFonts w:ascii="Calibri" w:eastAsia="Times New Roman" w:hAnsi="Calibri" w:cs="Calibri"/>
                <w:lang w:val="es-ES"/>
              </w:rPr>
            </w:pPr>
            <w:r w:rsidRPr="00931C08">
              <w:rPr>
                <w:rFonts w:ascii="Calibri" w:eastAsia="Calibri" w:hAnsi="Calibri" w:cs="Calibri"/>
                <w:lang w:val="it-IT"/>
              </w:rPr>
              <w:t>Comprendere l’importanza del Codice di c</w:t>
            </w:r>
            <w:del w:id="8" w:author="Borrello, Barbara" w:date="2025-12-22T15:18:00Z" w16du:dateUtc="2025-12-22T14:18:00Z">
              <w:r w:rsidRPr="00931C08" w:rsidDel="008F46B5">
                <w:rPr>
                  <w:rFonts w:ascii="Calibri" w:eastAsia="Calibri" w:hAnsi="Calibri" w:cs="Calibri"/>
                  <w:lang w:val="it-IT"/>
                </w:rPr>
                <w:delText>o</w:delText>
              </w:r>
            </w:del>
            <w:ins w:id="9" w:author="Borrello, Barbara" w:date="2025-12-22T15:18:00Z" w16du:dateUtc="2025-12-22T14:18:00Z">
              <w:r w:rsidR="008F46B5">
                <w:rPr>
                  <w:rFonts w:ascii="Calibri" w:eastAsia="Calibri" w:hAnsi="Calibri" w:cs="Calibri"/>
                  <w:lang w:val="it-IT"/>
                </w:rPr>
                <w:t>C</w:t>
              </w:r>
            </w:ins>
            <w:r w:rsidRPr="00931C08">
              <w:rPr>
                <w:rFonts w:ascii="Calibri" w:eastAsia="Calibri" w:hAnsi="Calibri" w:cs="Calibri"/>
                <w:lang w:val="it-IT"/>
              </w:rPr>
              <w:t xml:space="preserve">ndotta </w:t>
            </w:r>
            <w:del w:id="10" w:author="Borrello, Barbara" w:date="2025-12-22T15:18:00Z" w16du:dateUtc="2025-12-22T14:18:00Z">
              <w:r w:rsidRPr="00931C08" w:rsidDel="008F46B5">
                <w:rPr>
                  <w:rFonts w:ascii="Calibri" w:eastAsia="Calibri" w:hAnsi="Calibri" w:cs="Calibri"/>
                  <w:lang w:val="it-IT"/>
                </w:rPr>
                <w:delText>a</w:delText>
              </w:r>
            </w:del>
            <w:ins w:id="11" w:author="Borrello, Barbara" w:date="2025-12-22T15:18:00Z" w16du:dateUtc="2025-12-22T14:18:00Z">
              <w:r w:rsidR="008F46B5">
                <w:rPr>
                  <w:rFonts w:ascii="Calibri" w:eastAsia="Calibri" w:hAnsi="Calibri" w:cs="Calibri"/>
                  <w:lang w:val="it-IT"/>
                </w:rPr>
                <w:t>A</w:t>
              </w:r>
            </w:ins>
            <w:r w:rsidRPr="00931C08">
              <w:rPr>
                <w:rFonts w:ascii="Calibri" w:eastAsia="Calibri" w:hAnsi="Calibri" w:cs="Calibri"/>
                <w:lang w:val="it-IT"/>
              </w:rPr>
              <w:t>ziendale per il nostro business.</w:t>
            </w:r>
          </w:p>
          <w:p w14:paraId="6256DDE1" w14:textId="17D26D43" w:rsidR="00835B5B" w:rsidRPr="00931C08" w:rsidRDefault="00764180" w:rsidP="00F25748">
            <w:pPr>
              <w:numPr>
                <w:ilvl w:val="0"/>
                <w:numId w:val="2"/>
              </w:numPr>
              <w:spacing w:before="100" w:beforeAutospacing="1" w:after="100" w:afterAutospacing="1"/>
              <w:ind w:left="750" w:right="30"/>
              <w:rPr>
                <w:rFonts w:ascii="Calibri" w:eastAsia="Times New Roman" w:hAnsi="Calibri" w:cs="Calibri"/>
                <w:lang w:val="es-ES"/>
              </w:rPr>
            </w:pPr>
            <w:r w:rsidRPr="00931C08">
              <w:rPr>
                <w:rFonts w:ascii="Calibri" w:eastAsia="Calibri" w:hAnsi="Calibri" w:cs="Calibri"/>
                <w:lang w:val="it-IT"/>
              </w:rPr>
              <w:t xml:space="preserve">Essere in grado di identificare i principi fondamentali del Codice di Condotta Aziendale </w:t>
            </w:r>
            <w:r w:rsidRPr="00931C08">
              <w:rPr>
                <w:rFonts w:ascii="Calibri" w:eastAsia="Calibri" w:hAnsi="Calibri" w:cs="Calibri"/>
                <w:lang w:val="it-IT"/>
              </w:rPr>
              <w:lastRenderedPageBreak/>
              <w:t>e</w:t>
            </w:r>
            <w:r w:rsidR="00AC73AA">
              <w:rPr>
                <w:rFonts w:ascii="Calibri" w:eastAsia="Calibri" w:hAnsi="Calibri" w:cs="Calibri"/>
                <w:lang w:val="it-IT"/>
              </w:rPr>
              <w:t> </w:t>
            </w:r>
            <w:r w:rsidRPr="00931C08">
              <w:rPr>
                <w:rFonts w:ascii="Calibri" w:eastAsia="Calibri" w:hAnsi="Calibri" w:cs="Calibri"/>
                <w:lang w:val="it-IT"/>
              </w:rPr>
              <w:t>comprendere come si realizzano nelle nostre attività lavorative quotidiane.</w:t>
            </w:r>
          </w:p>
          <w:p w14:paraId="398AF2B4" w14:textId="77777777" w:rsidR="00D21F04" w:rsidRPr="00CB5A5B" w:rsidRDefault="00764180" w:rsidP="00F25748">
            <w:pPr>
              <w:numPr>
                <w:ilvl w:val="0"/>
                <w:numId w:val="2"/>
              </w:numPr>
              <w:spacing w:before="100" w:beforeAutospacing="1" w:after="100" w:afterAutospacing="1"/>
              <w:ind w:left="750" w:right="30"/>
              <w:rPr>
                <w:rFonts w:ascii="Calibri" w:eastAsia="Times New Roman" w:hAnsi="Calibri" w:cs="Calibri"/>
                <w:lang w:val="it-IT"/>
                <w:rPrChange w:id="12"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Comprenderai le aspettative di Abbott per ciò che riguarda la conduzione delle attività globali nel modo corretto.</w:t>
            </w:r>
          </w:p>
          <w:p w14:paraId="228DC7CC" w14:textId="77777777" w:rsidR="00F66488" w:rsidRPr="00931C08" w:rsidRDefault="00764180" w:rsidP="00F25748">
            <w:pPr>
              <w:numPr>
                <w:ilvl w:val="0"/>
                <w:numId w:val="2"/>
              </w:numPr>
              <w:spacing w:before="100" w:beforeAutospacing="1" w:after="100" w:afterAutospacing="1"/>
              <w:ind w:left="750" w:right="30"/>
              <w:rPr>
                <w:rFonts w:ascii="Calibri" w:eastAsia="Times New Roman" w:hAnsi="Calibri" w:cs="Calibri"/>
                <w:lang w:val="pt-BR"/>
              </w:rPr>
            </w:pPr>
            <w:r w:rsidRPr="00931C08">
              <w:rPr>
                <w:rFonts w:ascii="Calibri" w:eastAsia="Calibri" w:hAnsi="Calibri" w:cs="Calibri"/>
                <w:lang w:val="it-IT"/>
              </w:rPr>
              <w:t>Sapere dove trovare aiuto e supporto.</w:t>
            </w:r>
          </w:p>
        </w:tc>
      </w:tr>
      <w:tr w:rsidR="00025912" w:rsidRPr="00CB5A5B" w14:paraId="3A7F1D99" w14:textId="77777777" w:rsidTr="00F25748">
        <w:tc>
          <w:tcPr>
            <w:tcW w:w="1353" w:type="dxa"/>
            <w:shd w:val="clear" w:color="auto" w:fill="C1E4F5"/>
            <w:tcMar>
              <w:top w:w="120" w:type="dxa"/>
              <w:left w:w="180" w:type="dxa"/>
              <w:bottom w:w="120" w:type="dxa"/>
              <w:right w:w="180" w:type="dxa"/>
            </w:tcMar>
            <w:hideMark/>
          </w:tcPr>
          <w:p w14:paraId="2EA001C8" w14:textId="77777777" w:rsidR="00F66488" w:rsidRPr="00931C08" w:rsidRDefault="00764180" w:rsidP="00F66488">
            <w:pPr>
              <w:spacing w:before="30" w:after="30"/>
              <w:ind w:left="30" w:right="30"/>
              <w:rPr>
                <w:rFonts w:ascii="Calibri" w:eastAsia="Times New Roman" w:hAnsi="Calibri" w:cs="Calibri"/>
                <w:sz w:val="16"/>
              </w:rPr>
            </w:pPr>
            <w:hyperlink r:id="rId17" w:tgtFrame="_blank" w:history="1">
              <w:r w:rsidRPr="00931C08">
                <w:rPr>
                  <w:rFonts w:ascii="Calibri" w:eastAsia="Times New Roman" w:hAnsi="Calibri" w:cs="Calibri"/>
                  <w:color w:val="0000FF"/>
                  <w:sz w:val="16"/>
                  <w:u w:val="single"/>
                </w:rPr>
                <w:t>Screen 3</w:t>
              </w:r>
            </w:hyperlink>
            <w:r w:rsidRPr="00931C08">
              <w:rPr>
                <w:rFonts w:ascii="Calibri" w:eastAsia="Times New Roman" w:hAnsi="Calibri" w:cs="Calibri"/>
                <w:sz w:val="16"/>
              </w:rPr>
              <w:t xml:space="preserve"> </w:t>
            </w:r>
          </w:p>
          <w:p w14:paraId="4B713258" w14:textId="77777777" w:rsidR="00F66488" w:rsidRPr="00931C08" w:rsidRDefault="00764180" w:rsidP="00F66488">
            <w:pPr>
              <w:ind w:left="30" w:right="30"/>
              <w:rPr>
                <w:rFonts w:ascii="Calibri" w:eastAsia="Times New Roman" w:hAnsi="Calibri" w:cs="Calibri"/>
                <w:sz w:val="16"/>
              </w:rPr>
            </w:pPr>
            <w:hyperlink r:id="rId18" w:tgtFrame="_blank" w:history="1">
              <w:r w:rsidRPr="00931C08">
                <w:rPr>
                  <w:rFonts w:ascii="Calibri" w:eastAsia="Times New Roman" w:hAnsi="Calibri" w:cs="Calibri"/>
                  <w:color w:val="0000FF"/>
                  <w:sz w:val="16"/>
                  <w:u w:val="single"/>
                </w:rPr>
                <w:t>4_C_4</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A527E5" w14:textId="77777777" w:rsidR="00F66488"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[1] Welcome</w:t>
            </w:r>
          </w:p>
          <w:p w14:paraId="6AF8526E" w14:textId="77777777" w:rsidR="00F66488"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1 minute</w:t>
            </w:r>
          </w:p>
          <w:p w14:paraId="537F48C9" w14:textId="77777777" w:rsidR="00F66488"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[2] The Importance of Abbott’s Code of Business Conduct</w:t>
            </w:r>
          </w:p>
          <w:p w14:paraId="5518268D" w14:textId="77777777" w:rsidR="00F66488"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2 minutes</w:t>
            </w:r>
          </w:p>
          <w:p w14:paraId="1A8BDFC4" w14:textId="77777777" w:rsidR="00F66488"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[3] Our Code</w:t>
            </w:r>
          </w:p>
          <w:p w14:paraId="0314354D" w14:textId="77777777" w:rsidR="00F66488"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18 minutes</w:t>
            </w:r>
          </w:p>
          <w:p w14:paraId="394D8F4F" w14:textId="77777777" w:rsidR="00F66488"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[4] Your Commitment</w:t>
            </w:r>
          </w:p>
          <w:p w14:paraId="6F7F965A" w14:textId="77777777" w:rsidR="00F66488"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1 minute</w:t>
            </w:r>
          </w:p>
          <w:p w14:paraId="0CB7E493" w14:textId="77777777" w:rsidR="00F66488"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[5] Knowledge Check</w:t>
            </w:r>
          </w:p>
          <w:p w14:paraId="05C881D8" w14:textId="77777777" w:rsidR="00F66488"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5 minutes</w:t>
            </w:r>
          </w:p>
          <w:p w14:paraId="7829F5E9" w14:textId="77777777" w:rsidR="00F66488"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lastRenderedPageBreak/>
              <w:t>Learning Progress</w:t>
            </w:r>
          </w:p>
          <w:p w14:paraId="7CCBDF8E" w14:textId="77777777" w:rsidR="00F66488"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This Topic is now available.</w:t>
            </w:r>
          </w:p>
        </w:tc>
        <w:tc>
          <w:tcPr>
            <w:tcW w:w="6000" w:type="dxa"/>
          </w:tcPr>
          <w:p w14:paraId="344C4ACA" w14:textId="77777777" w:rsidR="000515B2" w:rsidRPr="00931C08" w:rsidRDefault="00764180" w:rsidP="00F25748">
            <w:pPr>
              <w:spacing w:before="100" w:beforeAutospacing="1" w:after="100" w:afterAutospacing="1"/>
              <w:ind w:left="30" w:right="30"/>
              <w:rPr>
                <w:rFonts w:ascii="Calibri" w:eastAsia="Times New Roman" w:hAnsi="Calibri" w:cs="Calibri"/>
                <w:lang w:val="es-ES"/>
              </w:rPr>
            </w:pPr>
            <w:r w:rsidRPr="00931C08">
              <w:rPr>
                <w:rFonts w:ascii="Calibri" w:eastAsia="Calibri" w:hAnsi="Calibri" w:cs="Calibri"/>
                <w:lang w:val="it-IT"/>
              </w:rPr>
              <w:lastRenderedPageBreak/>
              <w:t>[1] Benvenuto</w:t>
            </w:r>
          </w:p>
          <w:p w14:paraId="6DDDF921" w14:textId="77777777" w:rsidR="000515B2" w:rsidRPr="00931C08" w:rsidRDefault="00764180" w:rsidP="00F25748">
            <w:pPr>
              <w:spacing w:before="100" w:beforeAutospacing="1" w:after="100" w:afterAutospacing="1"/>
              <w:ind w:left="30" w:right="30"/>
              <w:rPr>
                <w:rFonts w:ascii="Calibri" w:eastAsia="Times New Roman" w:hAnsi="Calibri" w:cs="Calibri"/>
                <w:lang w:val="es-ES"/>
              </w:rPr>
            </w:pPr>
            <w:r w:rsidRPr="00931C08">
              <w:rPr>
                <w:rFonts w:ascii="Calibri" w:eastAsia="Calibri" w:hAnsi="Calibri" w:cs="Calibri"/>
                <w:lang w:val="it-IT"/>
              </w:rPr>
              <w:t>1 minuto</w:t>
            </w:r>
          </w:p>
          <w:p w14:paraId="77AB4758" w14:textId="3B19BCB0" w:rsidR="000515B2" w:rsidRPr="00931C08" w:rsidRDefault="00764180" w:rsidP="00F25748">
            <w:pPr>
              <w:spacing w:before="100" w:beforeAutospacing="1" w:after="100" w:afterAutospacing="1"/>
              <w:ind w:left="30" w:right="30"/>
              <w:rPr>
                <w:rFonts w:ascii="Calibri" w:eastAsia="Times New Roman" w:hAnsi="Calibri" w:cs="Calibri"/>
                <w:lang w:val="es-ES"/>
              </w:rPr>
            </w:pPr>
            <w:r w:rsidRPr="00931C08">
              <w:rPr>
                <w:rFonts w:ascii="Calibri" w:eastAsia="Calibri" w:hAnsi="Calibri" w:cs="Calibri"/>
                <w:lang w:val="it-IT"/>
              </w:rPr>
              <w:t xml:space="preserve">[2] L’importanza del Codice di </w:t>
            </w:r>
            <w:del w:id="13" w:author="Borrello, Barbara" w:date="2025-12-22T17:02:00Z" w16du:dateUtc="2025-12-22T16:02:00Z">
              <w:r w:rsidRPr="00931C08" w:rsidDel="00C42F21">
                <w:rPr>
                  <w:rFonts w:ascii="Calibri" w:eastAsia="Calibri" w:hAnsi="Calibri" w:cs="Calibri"/>
                  <w:lang w:val="it-IT"/>
                </w:rPr>
                <w:delText>c</w:delText>
              </w:r>
            </w:del>
            <w:ins w:id="14" w:author="Borrello, Barbara" w:date="2025-12-22T17:02:00Z" w16du:dateUtc="2025-12-22T16:02:00Z">
              <w:r w:rsidR="00C42F21">
                <w:rPr>
                  <w:rFonts w:ascii="Calibri" w:eastAsia="Calibri" w:hAnsi="Calibri" w:cs="Calibri"/>
                  <w:lang w:val="it-IT"/>
                </w:rPr>
                <w:t>C</w:t>
              </w:r>
            </w:ins>
            <w:r w:rsidRPr="00931C08">
              <w:rPr>
                <w:rFonts w:ascii="Calibri" w:eastAsia="Calibri" w:hAnsi="Calibri" w:cs="Calibri"/>
                <w:lang w:val="it-IT"/>
              </w:rPr>
              <w:t xml:space="preserve">ondotta </w:t>
            </w:r>
            <w:del w:id="15" w:author="Borrello, Barbara" w:date="2025-12-22T17:02:00Z" w16du:dateUtc="2025-12-22T16:02:00Z">
              <w:r w:rsidRPr="00931C08" w:rsidDel="00C42F21">
                <w:rPr>
                  <w:rFonts w:ascii="Calibri" w:eastAsia="Calibri" w:hAnsi="Calibri" w:cs="Calibri"/>
                  <w:lang w:val="it-IT"/>
                </w:rPr>
                <w:delText>a</w:delText>
              </w:r>
            </w:del>
            <w:ins w:id="16" w:author="Borrello, Barbara" w:date="2025-12-22T17:02:00Z" w16du:dateUtc="2025-12-22T16:02:00Z">
              <w:r w:rsidR="00C42F21">
                <w:rPr>
                  <w:rFonts w:ascii="Calibri" w:eastAsia="Calibri" w:hAnsi="Calibri" w:cs="Calibri"/>
                  <w:lang w:val="it-IT"/>
                </w:rPr>
                <w:t>A</w:t>
              </w:r>
            </w:ins>
            <w:r w:rsidRPr="00931C08">
              <w:rPr>
                <w:rFonts w:ascii="Calibri" w:eastAsia="Calibri" w:hAnsi="Calibri" w:cs="Calibri"/>
                <w:lang w:val="it-IT"/>
              </w:rPr>
              <w:t>ziendale</w:t>
            </w:r>
          </w:p>
          <w:p w14:paraId="00DCEB97" w14:textId="77777777" w:rsidR="000515B2"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2 minuti</w:t>
            </w:r>
          </w:p>
          <w:p w14:paraId="3646B3A2" w14:textId="77777777" w:rsidR="000515B2"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[3] Il nostro Codice</w:t>
            </w:r>
          </w:p>
          <w:p w14:paraId="51661509" w14:textId="77777777" w:rsidR="000515B2"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18 minuti</w:t>
            </w:r>
          </w:p>
          <w:p w14:paraId="5441CEA3" w14:textId="77777777" w:rsidR="000515B2"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[4] Il tuo impegno</w:t>
            </w:r>
          </w:p>
          <w:p w14:paraId="7BA13148" w14:textId="77777777" w:rsidR="000515B2"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1 minuto</w:t>
            </w:r>
          </w:p>
          <w:p w14:paraId="71EC90D6" w14:textId="77777777" w:rsidR="000515B2"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[5] Verifica delle conoscenze</w:t>
            </w:r>
          </w:p>
          <w:p w14:paraId="1B7D6159" w14:textId="77777777" w:rsidR="000515B2"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5 minuti</w:t>
            </w:r>
          </w:p>
          <w:p w14:paraId="340C53B2" w14:textId="77777777" w:rsidR="000515B2"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Progresso dell’apprendimento</w:t>
            </w:r>
          </w:p>
          <w:p w14:paraId="57F3AEA0" w14:textId="77777777" w:rsidR="00F66488"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lastRenderedPageBreak/>
              <w:t>Questo argomento è ora disponibile.</w:t>
            </w:r>
          </w:p>
        </w:tc>
      </w:tr>
      <w:tr w:rsidR="00025912" w:rsidRPr="00CB5A5B" w14:paraId="36FA3186" w14:textId="77777777" w:rsidTr="00F25748">
        <w:tc>
          <w:tcPr>
            <w:tcW w:w="1353" w:type="dxa"/>
            <w:shd w:val="clear" w:color="auto" w:fill="C1E4F5"/>
            <w:tcMar>
              <w:top w:w="120" w:type="dxa"/>
              <w:left w:w="180" w:type="dxa"/>
              <w:bottom w:w="120" w:type="dxa"/>
              <w:right w:w="180" w:type="dxa"/>
            </w:tcMar>
            <w:hideMark/>
          </w:tcPr>
          <w:p w14:paraId="399F3885" w14:textId="77777777" w:rsidR="00000F84" w:rsidRPr="00931C08" w:rsidRDefault="00764180" w:rsidP="00000F84">
            <w:pPr>
              <w:spacing w:before="30" w:after="30"/>
              <w:ind w:left="30" w:right="30"/>
              <w:rPr>
                <w:rFonts w:ascii="Calibri" w:eastAsia="Times New Roman" w:hAnsi="Calibri" w:cs="Calibri"/>
                <w:sz w:val="16"/>
              </w:rPr>
            </w:pPr>
            <w:hyperlink r:id="rId19" w:tgtFrame="_blank" w:history="1">
              <w:r w:rsidRPr="00931C08">
                <w:rPr>
                  <w:rFonts w:ascii="Calibri" w:eastAsia="Times New Roman" w:hAnsi="Calibri" w:cs="Calibri"/>
                  <w:color w:val="0000FF"/>
                  <w:sz w:val="16"/>
                  <w:u w:val="single"/>
                </w:rPr>
                <w:t>Screen 4</w:t>
              </w:r>
            </w:hyperlink>
            <w:r w:rsidRPr="00931C08">
              <w:rPr>
                <w:rFonts w:ascii="Calibri" w:eastAsia="Times New Roman" w:hAnsi="Calibri" w:cs="Calibri"/>
                <w:sz w:val="16"/>
              </w:rPr>
              <w:t xml:space="preserve"> </w:t>
            </w:r>
          </w:p>
          <w:p w14:paraId="2C481A2A" w14:textId="77777777" w:rsidR="00000F84" w:rsidRPr="00931C08" w:rsidRDefault="00764180" w:rsidP="00000F84">
            <w:pPr>
              <w:ind w:left="30" w:right="30"/>
              <w:rPr>
                <w:rFonts w:ascii="Calibri" w:eastAsia="Times New Roman" w:hAnsi="Calibri" w:cs="Calibri"/>
                <w:sz w:val="16"/>
              </w:rPr>
            </w:pPr>
            <w:hyperlink r:id="rId20" w:tgtFrame="_blank" w:history="1">
              <w:r w:rsidRPr="00931C08">
                <w:rPr>
                  <w:rFonts w:ascii="Calibri" w:eastAsia="Times New Roman" w:hAnsi="Calibri" w:cs="Calibri"/>
                  <w:color w:val="0000FF"/>
                  <w:sz w:val="16"/>
                  <w:u w:val="single"/>
                </w:rPr>
                <w:t>5_C_5</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5207A8C" w14:textId="77777777" w:rsidR="00000F8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lead with integrity, fairness, and honesty. Everyone. Every day.</w:t>
            </w:r>
          </w:p>
          <w:p w14:paraId="2A0A3D07" w14:textId="77777777" w:rsidR="00000F8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Pr>
          <w:p w14:paraId="65D40C28" w14:textId="77777777" w:rsidR="00000F84"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Guidiamo con integrità, equità e onestà. Tutti. Ogni giorno.</w:t>
            </w:r>
          </w:p>
          <w:p w14:paraId="12E359D6" w14:textId="2CD15686" w:rsidR="00000F84"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t xml:space="preserve">Il nostro Codice di </w:t>
            </w:r>
            <w:del w:id="17" w:author="Borrello, Barbara" w:date="2025-12-22T17:02:00Z" w16du:dateUtc="2025-12-22T16:02:00Z">
              <w:r w:rsidRPr="00931C08" w:rsidDel="00C42F21">
                <w:rPr>
                  <w:rFonts w:ascii="Calibri" w:eastAsia="Calibri" w:hAnsi="Calibri" w:cs="Calibri"/>
                  <w:lang w:val="it-IT"/>
                </w:rPr>
                <w:delText>c</w:delText>
              </w:r>
            </w:del>
            <w:ins w:id="18" w:author="Borrello, Barbara" w:date="2025-12-22T17:02:00Z" w16du:dateUtc="2025-12-22T16:02:00Z">
              <w:r w:rsidR="00C42F21">
                <w:rPr>
                  <w:rFonts w:ascii="Calibri" w:eastAsia="Calibri" w:hAnsi="Calibri" w:cs="Calibri"/>
                  <w:lang w:val="it-IT"/>
                </w:rPr>
                <w:t>C</w:t>
              </w:r>
            </w:ins>
            <w:r w:rsidRPr="00931C08">
              <w:rPr>
                <w:rFonts w:ascii="Calibri" w:eastAsia="Calibri" w:hAnsi="Calibri" w:cs="Calibri"/>
                <w:lang w:val="it-IT"/>
              </w:rPr>
              <w:t xml:space="preserve">ondotta </w:t>
            </w:r>
            <w:del w:id="19" w:author="Borrello, Barbara" w:date="2025-12-22T17:02:00Z" w16du:dateUtc="2025-12-22T16:02:00Z">
              <w:r w:rsidRPr="00931C08" w:rsidDel="00C42F21">
                <w:rPr>
                  <w:rFonts w:ascii="Calibri" w:eastAsia="Calibri" w:hAnsi="Calibri" w:cs="Calibri"/>
                  <w:lang w:val="it-IT"/>
                </w:rPr>
                <w:delText>a</w:delText>
              </w:r>
            </w:del>
            <w:ins w:id="20" w:author="Borrello, Barbara" w:date="2025-12-22T17:02:00Z" w16du:dateUtc="2025-12-22T16:02:00Z">
              <w:r w:rsidR="00C42F21">
                <w:rPr>
                  <w:rFonts w:ascii="Calibri" w:eastAsia="Calibri" w:hAnsi="Calibri" w:cs="Calibri"/>
                  <w:lang w:val="it-IT"/>
                </w:rPr>
                <w:t>A</w:t>
              </w:r>
            </w:ins>
            <w:r w:rsidRPr="00931C08">
              <w:rPr>
                <w:rFonts w:ascii="Calibri" w:eastAsia="Calibri" w:hAnsi="Calibri" w:cs="Calibri"/>
                <w:lang w:val="it-IT"/>
              </w:rPr>
              <w:t>ziendale ci ricorda che integrità, equità e onestà non sono solo ideali, ma impegni quotidiani. Anche se il Codice non può prevedere ogni possibile sfida, offre una solida base di valori per guidarci.</w:t>
            </w:r>
          </w:p>
        </w:tc>
      </w:tr>
      <w:tr w:rsidR="00025912" w:rsidRPr="00CB5A5B" w14:paraId="4E96AF16" w14:textId="77777777" w:rsidTr="00F25748">
        <w:tc>
          <w:tcPr>
            <w:tcW w:w="1353" w:type="dxa"/>
            <w:shd w:val="clear" w:color="auto" w:fill="C1E4F5"/>
            <w:tcMar>
              <w:top w:w="120" w:type="dxa"/>
              <w:left w:w="180" w:type="dxa"/>
              <w:bottom w:w="120" w:type="dxa"/>
              <w:right w:w="180" w:type="dxa"/>
            </w:tcMar>
            <w:hideMark/>
          </w:tcPr>
          <w:p w14:paraId="374A9FCC" w14:textId="77777777" w:rsidR="00000F84" w:rsidRPr="00931C08" w:rsidRDefault="00764180" w:rsidP="00000F84">
            <w:pPr>
              <w:spacing w:before="30" w:after="30"/>
              <w:ind w:left="30" w:right="30"/>
              <w:rPr>
                <w:rFonts w:ascii="Calibri" w:eastAsia="Times New Roman" w:hAnsi="Calibri" w:cs="Calibri"/>
                <w:sz w:val="16"/>
              </w:rPr>
            </w:pPr>
            <w:hyperlink r:id="rId21" w:tgtFrame="_blank" w:history="1">
              <w:r w:rsidRPr="00931C08">
                <w:rPr>
                  <w:rFonts w:ascii="Calibri" w:eastAsia="Times New Roman" w:hAnsi="Calibri" w:cs="Calibri"/>
                  <w:color w:val="0000FF"/>
                  <w:sz w:val="16"/>
                  <w:u w:val="single"/>
                </w:rPr>
                <w:t>Screen 5</w:t>
              </w:r>
            </w:hyperlink>
            <w:r w:rsidRPr="00931C08">
              <w:rPr>
                <w:rFonts w:ascii="Calibri" w:eastAsia="Times New Roman" w:hAnsi="Calibri" w:cs="Calibri"/>
                <w:sz w:val="16"/>
              </w:rPr>
              <w:t xml:space="preserve"> </w:t>
            </w:r>
          </w:p>
          <w:p w14:paraId="44E11ED7" w14:textId="77777777" w:rsidR="00000F84" w:rsidRPr="00931C08" w:rsidRDefault="00764180" w:rsidP="00000F84">
            <w:pPr>
              <w:ind w:left="30" w:right="30"/>
              <w:rPr>
                <w:rFonts w:ascii="Calibri" w:eastAsia="Times New Roman" w:hAnsi="Calibri" w:cs="Calibri"/>
                <w:sz w:val="16"/>
              </w:rPr>
            </w:pPr>
            <w:hyperlink r:id="rId22" w:tgtFrame="_blank" w:history="1">
              <w:r w:rsidRPr="00931C08">
                <w:rPr>
                  <w:rFonts w:ascii="Calibri" w:eastAsia="Times New Roman" w:hAnsi="Calibri" w:cs="Calibri"/>
                  <w:color w:val="0000FF"/>
                  <w:sz w:val="16"/>
                  <w:u w:val="single"/>
                </w:rPr>
                <w:t>6_C_6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B68EDC2" w14:textId="77777777" w:rsidR="00000F8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are committed to the highest standards.</w:t>
            </w:r>
          </w:p>
          <w:p w14:paraId="5375E22C" w14:textId="77777777" w:rsidR="00000F8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6C72A2C0" w14:textId="77777777" w:rsidR="005011CC" w:rsidRPr="00CB5A5B" w:rsidRDefault="00764180" w:rsidP="00F25748">
            <w:pPr>
              <w:spacing w:before="100" w:beforeAutospacing="1" w:after="100" w:afterAutospacing="1"/>
              <w:ind w:left="30" w:right="30"/>
              <w:rPr>
                <w:rFonts w:ascii="Calibri" w:eastAsia="Times New Roman" w:hAnsi="Calibri" w:cs="Calibri"/>
                <w:lang w:val="it-IT"/>
                <w:rPrChange w:id="21"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Ci impegniamo per i più alti standard.</w:t>
            </w:r>
          </w:p>
          <w:p w14:paraId="04DA87C1" w14:textId="5AE92843" w:rsidR="00000F84" w:rsidRPr="00931C08" w:rsidRDefault="00764180" w:rsidP="00F25748">
            <w:pPr>
              <w:spacing w:before="100" w:beforeAutospacing="1" w:after="100" w:afterAutospacing="1"/>
              <w:ind w:left="30" w:right="30"/>
              <w:rPr>
                <w:rFonts w:ascii="Calibri" w:eastAsia="Times New Roman" w:hAnsi="Calibri" w:cs="Calibri"/>
                <w:lang w:val="es-ES"/>
              </w:rPr>
            </w:pPr>
            <w:r w:rsidRPr="00931C08">
              <w:rPr>
                <w:rFonts w:ascii="Calibri" w:eastAsia="Calibri" w:hAnsi="Calibri" w:cs="Calibri"/>
                <w:lang w:val="it-IT"/>
              </w:rPr>
              <w:t>Il Codice di Condotta Aziendale è fondamentale per il successo di Abbott perché stabilisce gli standard su come lavoriamo: con integrità, equità e onestà. Ci aiuta a</w:t>
            </w:r>
            <w:r w:rsidR="00AC73AA">
              <w:rPr>
                <w:rFonts w:ascii="Calibri" w:eastAsia="Calibri" w:hAnsi="Calibri" w:cs="Calibri"/>
                <w:lang w:val="it-IT"/>
              </w:rPr>
              <w:t> </w:t>
            </w:r>
            <w:r w:rsidRPr="00931C08">
              <w:rPr>
                <w:rFonts w:ascii="Calibri" w:eastAsia="Calibri" w:hAnsi="Calibri" w:cs="Calibri"/>
                <w:lang w:val="it-IT"/>
              </w:rPr>
              <w:t>prendere decisioni etiche, soprattutto in situazioni complesse, e ci permette di rimanere allineati ai nostri valori. Seguendo il Codice, proteggiamo la nostra reputazione, costruiamo fiducia con chi serviamo e</w:t>
            </w:r>
            <w:r w:rsidR="00AC73AA">
              <w:rPr>
                <w:rFonts w:ascii="Calibri" w:eastAsia="Calibri" w:hAnsi="Calibri" w:cs="Calibri"/>
                <w:lang w:val="it-IT"/>
              </w:rPr>
              <w:t> </w:t>
            </w:r>
            <w:r w:rsidRPr="00931C08">
              <w:rPr>
                <w:rFonts w:ascii="Calibri" w:eastAsia="Calibri" w:hAnsi="Calibri" w:cs="Calibri"/>
                <w:lang w:val="it-IT"/>
              </w:rPr>
              <w:t>creiamo una cultura in cui fare la cosa giusta è una priorità.</w:t>
            </w:r>
          </w:p>
        </w:tc>
      </w:tr>
      <w:tr w:rsidR="00025912" w:rsidRPr="00CB5A5B" w14:paraId="4F3A34EE" w14:textId="77777777" w:rsidTr="00F25748">
        <w:tc>
          <w:tcPr>
            <w:tcW w:w="1353" w:type="dxa"/>
            <w:shd w:val="clear" w:color="auto" w:fill="C1E4F5"/>
            <w:tcMar>
              <w:top w:w="120" w:type="dxa"/>
              <w:left w:w="180" w:type="dxa"/>
              <w:bottom w:w="120" w:type="dxa"/>
              <w:right w:w="180" w:type="dxa"/>
            </w:tcMar>
            <w:hideMark/>
          </w:tcPr>
          <w:p w14:paraId="05C7ACC6" w14:textId="77777777" w:rsidR="00000F84" w:rsidRPr="00931C08" w:rsidRDefault="00764180" w:rsidP="00000F84">
            <w:pPr>
              <w:spacing w:before="30" w:after="30"/>
              <w:ind w:left="30" w:right="30"/>
              <w:rPr>
                <w:rFonts w:ascii="Calibri" w:eastAsia="Times New Roman" w:hAnsi="Calibri" w:cs="Calibri"/>
                <w:sz w:val="16"/>
              </w:rPr>
            </w:pPr>
            <w:hyperlink r:id="rId23" w:tgtFrame="_blank" w:history="1">
              <w:r w:rsidRPr="00931C08">
                <w:rPr>
                  <w:rFonts w:ascii="Calibri" w:eastAsia="Times New Roman" w:hAnsi="Calibri" w:cs="Calibri"/>
                  <w:color w:val="0000FF"/>
                  <w:sz w:val="16"/>
                  <w:u w:val="single"/>
                </w:rPr>
                <w:t>Screen 6</w:t>
              </w:r>
            </w:hyperlink>
            <w:r w:rsidRPr="00931C08">
              <w:rPr>
                <w:rFonts w:ascii="Calibri" w:eastAsia="Times New Roman" w:hAnsi="Calibri" w:cs="Calibri"/>
                <w:sz w:val="16"/>
              </w:rPr>
              <w:t xml:space="preserve"> </w:t>
            </w:r>
          </w:p>
          <w:p w14:paraId="583BC9DF" w14:textId="77777777" w:rsidR="00000F84" w:rsidRPr="00931C08" w:rsidRDefault="00764180" w:rsidP="00000F84">
            <w:pPr>
              <w:ind w:left="30" w:right="30"/>
              <w:rPr>
                <w:rFonts w:ascii="Calibri" w:eastAsia="Times New Roman" w:hAnsi="Calibri" w:cs="Calibri"/>
                <w:sz w:val="16"/>
              </w:rPr>
            </w:pPr>
            <w:hyperlink r:id="rId24" w:tgtFrame="_blank" w:history="1">
              <w:r w:rsidRPr="00931C08">
                <w:rPr>
                  <w:rFonts w:ascii="Calibri" w:eastAsia="Times New Roman" w:hAnsi="Calibri" w:cs="Calibri"/>
                  <w:color w:val="0000FF"/>
                  <w:sz w:val="16"/>
                  <w:u w:val="single"/>
                </w:rPr>
                <w:t>7_C_7</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8BC54B8" w14:textId="77777777" w:rsidR="00000F8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Understanding the Code is everyone’s responsibility.</w:t>
            </w:r>
          </w:p>
          <w:p w14:paraId="3C0ACF1E" w14:textId="77777777" w:rsidR="00000F8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 xml:space="preserve">Each of us has a role in applying the Code of Business Conduct to our daily work and decision-making. It’s not </w:t>
            </w:r>
            <w:r w:rsidRPr="00931C08">
              <w:rPr>
                <w:rFonts w:ascii="Calibri" w:eastAsia="Times New Roman" w:hAnsi="Calibri" w:cs="Calibri"/>
              </w:rPr>
              <w:lastRenderedPageBreak/>
              <w:t>just a document—it’s a guide that helps us navigate challenges with integrity and confidence.</w:t>
            </w:r>
          </w:p>
          <w:p w14:paraId="05B87530" w14:textId="77777777" w:rsidR="00000F8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In the sections ahead, we’ll explore the key principles of the Code and see how they come to life in our everyday actions and choices.</w:t>
            </w:r>
          </w:p>
        </w:tc>
        <w:tc>
          <w:tcPr>
            <w:tcW w:w="6000" w:type="dxa"/>
          </w:tcPr>
          <w:p w14:paraId="10746A43" w14:textId="77777777" w:rsidR="00B6655E"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lastRenderedPageBreak/>
              <w:t>Comprendere il Codice è responsabilità di tutti.</w:t>
            </w:r>
          </w:p>
          <w:p w14:paraId="5D1D4C2D" w14:textId="35B21CEA" w:rsidR="00B6655E"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 xml:space="preserve">Ognuno di noi ha un ruolo nell’applicare il Codice di Condotta Aziendale al proprio lavoro e alle proprie decisioni quotidiane. Non è solo un documento: è una </w:t>
            </w:r>
            <w:r w:rsidRPr="00931C08">
              <w:rPr>
                <w:rFonts w:ascii="Calibri" w:eastAsia="Calibri" w:hAnsi="Calibri" w:cs="Calibri"/>
                <w:lang w:val="it-IT"/>
              </w:rPr>
              <w:lastRenderedPageBreak/>
              <w:t>guida che ci aiuta ad affrontare le sfide con integrità e</w:t>
            </w:r>
            <w:r w:rsidR="00AC73AA">
              <w:rPr>
                <w:rFonts w:ascii="Calibri" w:eastAsia="Calibri" w:hAnsi="Calibri" w:cs="Calibri"/>
                <w:lang w:val="it-IT"/>
              </w:rPr>
              <w:t> </w:t>
            </w:r>
            <w:r w:rsidRPr="00931C08">
              <w:rPr>
                <w:rFonts w:ascii="Calibri" w:eastAsia="Calibri" w:hAnsi="Calibri" w:cs="Calibri"/>
                <w:lang w:val="it-IT"/>
              </w:rPr>
              <w:t>sicurezza.</w:t>
            </w:r>
          </w:p>
          <w:p w14:paraId="48005142" w14:textId="77777777" w:rsidR="00000F84"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Nelle prossime sezioni esploreremo i principi chiave del Codice e vedremo come prendono vita nelle nostre azioni quotidiane.</w:t>
            </w:r>
          </w:p>
        </w:tc>
      </w:tr>
      <w:tr w:rsidR="00025912" w:rsidRPr="00CB5A5B" w14:paraId="3A725DA1" w14:textId="77777777" w:rsidTr="00F25748">
        <w:tc>
          <w:tcPr>
            <w:tcW w:w="1353" w:type="dxa"/>
            <w:shd w:val="clear" w:color="auto" w:fill="C1E4F5"/>
            <w:tcMar>
              <w:top w:w="120" w:type="dxa"/>
              <w:left w:w="180" w:type="dxa"/>
              <w:bottom w:w="120" w:type="dxa"/>
              <w:right w:w="180" w:type="dxa"/>
            </w:tcMar>
            <w:hideMark/>
          </w:tcPr>
          <w:p w14:paraId="070D7424" w14:textId="77777777" w:rsidR="00000F84" w:rsidRPr="00931C08" w:rsidRDefault="00764180" w:rsidP="00000F84">
            <w:pPr>
              <w:spacing w:before="30" w:after="30"/>
              <w:ind w:left="30" w:right="30"/>
              <w:rPr>
                <w:rFonts w:ascii="Calibri" w:eastAsia="Times New Roman" w:hAnsi="Calibri" w:cs="Calibri"/>
                <w:sz w:val="16"/>
              </w:rPr>
            </w:pPr>
            <w:hyperlink r:id="rId25" w:tgtFrame="_blank" w:history="1">
              <w:r w:rsidRPr="00931C08">
                <w:rPr>
                  <w:rFonts w:ascii="Calibri" w:eastAsia="Times New Roman" w:hAnsi="Calibri" w:cs="Calibri"/>
                  <w:color w:val="0000FF"/>
                  <w:sz w:val="16"/>
                  <w:u w:val="single"/>
                </w:rPr>
                <w:t>Screen 7</w:t>
              </w:r>
            </w:hyperlink>
            <w:r w:rsidRPr="00931C08">
              <w:rPr>
                <w:rFonts w:ascii="Calibri" w:eastAsia="Times New Roman" w:hAnsi="Calibri" w:cs="Calibri"/>
                <w:sz w:val="16"/>
              </w:rPr>
              <w:t xml:space="preserve"> </w:t>
            </w:r>
          </w:p>
          <w:p w14:paraId="2A2D4F36" w14:textId="77777777" w:rsidR="00000F84" w:rsidRPr="00931C08" w:rsidRDefault="00764180" w:rsidP="00000F84">
            <w:pPr>
              <w:ind w:left="30" w:right="30"/>
              <w:rPr>
                <w:rFonts w:ascii="Calibri" w:eastAsia="Times New Roman" w:hAnsi="Calibri" w:cs="Calibri"/>
                <w:sz w:val="16"/>
              </w:rPr>
            </w:pPr>
            <w:hyperlink r:id="rId26" w:tgtFrame="_blank" w:history="1">
              <w:r w:rsidRPr="00931C08">
                <w:rPr>
                  <w:rFonts w:ascii="Calibri" w:eastAsia="Times New Roman" w:hAnsi="Calibri" w:cs="Calibri"/>
                  <w:color w:val="0000FF"/>
                  <w:sz w:val="16"/>
                  <w:u w:val="single"/>
                </w:rPr>
                <w:t>8_C_8</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44A50F" w14:textId="77777777" w:rsidR="00000F8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You must view all content before moving forward.</w:t>
            </w:r>
          </w:p>
          <w:p w14:paraId="0F7CED25" w14:textId="77777777" w:rsidR="00000F8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At Abbott, we are committed to improving the health and well-being of the people who rely on our products.</w:t>
            </w:r>
          </w:p>
          <w:p w14:paraId="46A25CDD" w14:textId="77777777" w:rsidR="00000F8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It’s a reminder that behind every decision, every innovation, and every action is a purpose—to make lives better.</w:t>
            </w:r>
          </w:p>
          <w:p w14:paraId="5DD15B82" w14:textId="77777777" w:rsidR="00000F8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Patients and Consumers</w:t>
            </w:r>
          </w:p>
          <w:p w14:paraId="43B0602B" w14:textId="77777777" w:rsidR="00000F8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Healthcare Professionals</w:t>
            </w:r>
          </w:p>
          <w:p w14:paraId="60663892" w14:textId="77777777" w:rsidR="00000F8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Click each of the icons to learn more.</w:t>
            </w:r>
          </w:p>
        </w:tc>
        <w:tc>
          <w:tcPr>
            <w:tcW w:w="6000" w:type="dxa"/>
          </w:tcPr>
          <w:p w14:paraId="4C9528E8" w14:textId="77777777" w:rsidR="008079A2" w:rsidRPr="00CB5A5B" w:rsidRDefault="00764180" w:rsidP="00F25748">
            <w:pPr>
              <w:spacing w:before="100" w:beforeAutospacing="1" w:after="100" w:afterAutospacing="1"/>
              <w:ind w:left="30" w:right="30"/>
              <w:rPr>
                <w:rFonts w:ascii="Calibri" w:eastAsia="Times New Roman" w:hAnsi="Calibri" w:cs="Calibri"/>
                <w:lang w:val="it-IT"/>
                <w:rPrChange w:id="22"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Devi esaminare tutto il contenuto prima di procedere.</w:t>
            </w:r>
          </w:p>
          <w:p w14:paraId="114F2D64" w14:textId="77777777" w:rsidR="008079A2" w:rsidRPr="00CB5A5B" w:rsidRDefault="00764180" w:rsidP="00F25748">
            <w:pPr>
              <w:spacing w:before="100" w:beforeAutospacing="1" w:after="100" w:afterAutospacing="1"/>
              <w:ind w:left="30" w:right="30"/>
              <w:rPr>
                <w:rFonts w:ascii="Calibri" w:eastAsia="Times New Roman" w:hAnsi="Calibri" w:cs="Calibri"/>
                <w:lang w:val="it-IT"/>
                <w:rPrChange w:id="23"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In Abbott ci impegniamo a migliorare la salute e il benessere delle persone che si affidano ai nostri prodotti.</w:t>
            </w:r>
          </w:p>
          <w:p w14:paraId="258D1864" w14:textId="77777777" w:rsidR="008079A2" w:rsidRPr="00931C08" w:rsidRDefault="00764180" w:rsidP="00F25748">
            <w:pPr>
              <w:spacing w:before="100" w:beforeAutospacing="1" w:after="100" w:afterAutospacing="1"/>
              <w:ind w:left="30" w:right="30"/>
              <w:rPr>
                <w:rFonts w:ascii="Calibri" w:eastAsia="Times New Roman" w:hAnsi="Calibri" w:cs="Calibri"/>
                <w:lang w:val="es-ES"/>
              </w:rPr>
            </w:pPr>
            <w:r w:rsidRPr="00931C08">
              <w:rPr>
                <w:rFonts w:ascii="Calibri" w:eastAsia="Calibri" w:hAnsi="Calibri" w:cs="Calibri"/>
                <w:lang w:val="it-IT"/>
              </w:rPr>
              <w:t>Ogni decisione, ogni innovazione e ogni azione hanno uno scopo: rendere la vita migliore.</w:t>
            </w:r>
          </w:p>
          <w:p w14:paraId="30ED7D9C" w14:textId="77777777" w:rsidR="008079A2" w:rsidRPr="00CB5A5B" w:rsidRDefault="00764180" w:rsidP="00F25748">
            <w:pPr>
              <w:spacing w:before="100" w:beforeAutospacing="1" w:after="100" w:afterAutospacing="1"/>
              <w:ind w:left="30" w:right="30"/>
              <w:rPr>
                <w:rFonts w:ascii="Calibri" w:eastAsia="Times New Roman" w:hAnsi="Calibri" w:cs="Calibri"/>
                <w:lang w:val="it-IT"/>
                <w:rPrChange w:id="24"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Pazienti e consumatori</w:t>
            </w:r>
          </w:p>
          <w:p w14:paraId="21F895E0" w14:textId="77777777" w:rsidR="008079A2" w:rsidRPr="00CB5A5B" w:rsidRDefault="00764180" w:rsidP="00F25748">
            <w:pPr>
              <w:spacing w:before="100" w:beforeAutospacing="1" w:after="100" w:afterAutospacing="1"/>
              <w:ind w:left="30" w:right="30"/>
              <w:rPr>
                <w:rFonts w:ascii="Calibri" w:eastAsia="Times New Roman" w:hAnsi="Calibri" w:cs="Calibri"/>
                <w:lang w:val="it-IT"/>
                <w:rPrChange w:id="25"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Operatori sanitari</w:t>
            </w:r>
          </w:p>
          <w:p w14:paraId="589A81CC" w14:textId="77777777" w:rsidR="00000F84" w:rsidRPr="00CB5A5B" w:rsidRDefault="00764180" w:rsidP="00F25748">
            <w:pPr>
              <w:spacing w:before="100" w:beforeAutospacing="1" w:after="100" w:afterAutospacing="1"/>
              <w:ind w:left="30" w:right="30"/>
              <w:rPr>
                <w:rFonts w:ascii="Calibri" w:eastAsia="Times New Roman" w:hAnsi="Calibri" w:cs="Calibri"/>
                <w:lang w:val="it-IT"/>
                <w:rPrChange w:id="26"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Per ulteriori informazioni, fai clic su ciascuna icona.</w:t>
            </w:r>
          </w:p>
        </w:tc>
      </w:tr>
      <w:tr w:rsidR="00025912" w:rsidRPr="0044724D" w14:paraId="3B39951E" w14:textId="77777777" w:rsidTr="00F25748">
        <w:tc>
          <w:tcPr>
            <w:tcW w:w="1353" w:type="dxa"/>
            <w:shd w:val="clear" w:color="auto" w:fill="C1E4F5"/>
            <w:tcMar>
              <w:top w:w="120" w:type="dxa"/>
              <w:left w:w="180" w:type="dxa"/>
              <w:bottom w:w="120" w:type="dxa"/>
              <w:right w:w="180" w:type="dxa"/>
            </w:tcMar>
            <w:hideMark/>
          </w:tcPr>
          <w:p w14:paraId="507EC041" w14:textId="77777777" w:rsidR="00000F84" w:rsidRPr="00931C08" w:rsidRDefault="00764180" w:rsidP="00000F84">
            <w:pPr>
              <w:spacing w:before="30" w:after="30"/>
              <w:ind w:left="30" w:right="30"/>
              <w:rPr>
                <w:rFonts w:ascii="Calibri" w:eastAsia="Times New Roman" w:hAnsi="Calibri" w:cs="Calibri"/>
                <w:sz w:val="16"/>
              </w:rPr>
            </w:pPr>
            <w:hyperlink r:id="rId27" w:tgtFrame="_blank" w:history="1">
              <w:r w:rsidRPr="00931C08">
                <w:rPr>
                  <w:rFonts w:ascii="Calibri" w:eastAsia="Times New Roman" w:hAnsi="Calibri" w:cs="Calibri"/>
                  <w:color w:val="0000FF"/>
                  <w:sz w:val="16"/>
                  <w:u w:val="single"/>
                </w:rPr>
                <w:t>Screen 7</w:t>
              </w:r>
            </w:hyperlink>
            <w:r w:rsidRPr="00931C08">
              <w:rPr>
                <w:rFonts w:ascii="Calibri" w:eastAsia="Times New Roman" w:hAnsi="Calibri" w:cs="Calibri"/>
                <w:sz w:val="16"/>
              </w:rPr>
              <w:t xml:space="preserve"> </w:t>
            </w:r>
          </w:p>
          <w:p w14:paraId="29A2647E" w14:textId="77777777" w:rsidR="00000F84" w:rsidRPr="00931C08" w:rsidRDefault="00764180" w:rsidP="00000F84">
            <w:pPr>
              <w:ind w:left="30" w:right="30"/>
              <w:rPr>
                <w:rFonts w:ascii="Calibri" w:eastAsia="Times New Roman" w:hAnsi="Calibri" w:cs="Calibri"/>
                <w:sz w:val="16"/>
              </w:rPr>
            </w:pPr>
            <w:hyperlink r:id="rId28" w:tgtFrame="_blank" w:history="1">
              <w:r w:rsidRPr="00931C08">
                <w:rPr>
                  <w:rFonts w:ascii="Calibri" w:eastAsia="Times New Roman" w:hAnsi="Calibri" w:cs="Calibri"/>
                  <w:color w:val="0000FF"/>
                  <w:sz w:val="16"/>
                  <w:u w:val="single"/>
                </w:rPr>
                <w:t>9_C_8</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5F5F84F" w14:textId="77777777" w:rsidR="00000F8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PATIENTS AND CONSUMERS</w:t>
            </w:r>
          </w:p>
          <w:p w14:paraId="5843D3ED" w14:textId="77777777" w:rsidR="00000F8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3D261426" w14:textId="77777777" w:rsidR="00E36CE0" w:rsidRPr="00CB5A5B" w:rsidRDefault="00764180" w:rsidP="00F25748">
            <w:pPr>
              <w:spacing w:before="100" w:beforeAutospacing="1" w:after="100" w:afterAutospacing="1"/>
              <w:ind w:left="30" w:right="30"/>
              <w:rPr>
                <w:rFonts w:ascii="Calibri" w:eastAsia="Times New Roman" w:hAnsi="Calibri" w:cs="Calibri"/>
                <w:lang w:val="it-IT"/>
                <w:rPrChange w:id="27"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PAZIENTI E CONSUMATORI</w:t>
            </w:r>
          </w:p>
          <w:p w14:paraId="78DFC29A" w14:textId="40CFFE8E" w:rsidR="00000F84"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 xml:space="preserve">Prendersi cura delle persone è al centro di tutto ciò che facciamo. Mettiamo al primo posto la salute e il benessere di pazienti e consumatori. Ogni giorno possiamo fare </w:t>
            </w:r>
            <w:del w:id="28" w:author="Borrello, Barbara" w:date="2025-12-22T17:03:00Z" w16du:dateUtc="2025-12-22T16:03:00Z">
              <w:r w:rsidRPr="00931C08" w:rsidDel="0044724D">
                <w:rPr>
                  <w:rFonts w:ascii="Calibri" w:eastAsia="Calibri" w:hAnsi="Calibri" w:cs="Calibri"/>
                  <w:lang w:val="it-IT"/>
                </w:rPr>
                <w:delText>una</w:delText>
              </w:r>
            </w:del>
            <w:ins w:id="29" w:author="Borrello, Barbara" w:date="2025-12-22T17:03:00Z" w16du:dateUtc="2025-12-22T16:03:00Z">
              <w:r w:rsidR="0044724D">
                <w:rPr>
                  <w:rFonts w:ascii="Calibri" w:eastAsia="Calibri" w:hAnsi="Calibri" w:cs="Calibri"/>
                  <w:lang w:val="it-IT"/>
                </w:rPr>
                <w:t>la</w:t>
              </w:r>
            </w:ins>
            <w:r w:rsidRPr="00931C08">
              <w:rPr>
                <w:rFonts w:ascii="Calibri" w:eastAsia="Calibri" w:hAnsi="Calibri" w:cs="Calibri"/>
                <w:lang w:val="it-IT"/>
              </w:rPr>
              <w:t xml:space="preserve"> vera differenza, aiutando le persone a vivere una vita più sana e contribuendo a comunità più forti.</w:t>
            </w:r>
          </w:p>
        </w:tc>
      </w:tr>
      <w:tr w:rsidR="00025912" w:rsidRPr="00CB5A5B" w14:paraId="7DE6E5A5" w14:textId="77777777" w:rsidTr="00F25748">
        <w:tc>
          <w:tcPr>
            <w:tcW w:w="1353" w:type="dxa"/>
            <w:shd w:val="clear" w:color="auto" w:fill="C1E4F5"/>
            <w:tcMar>
              <w:top w:w="120" w:type="dxa"/>
              <w:left w:w="180" w:type="dxa"/>
              <w:bottom w:w="120" w:type="dxa"/>
              <w:right w:w="180" w:type="dxa"/>
            </w:tcMar>
            <w:hideMark/>
          </w:tcPr>
          <w:p w14:paraId="2B1A6D73" w14:textId="77777777" w:rsidR="00E36CE0" w:rsidRPr="00931C08" w:rsidRDefault="00764180" w:rsidP="00E36CE0">
            <w:pPr>
              <w:spacing w:before="30" w:after="30"/>
              <w:ind w:left="30" w:right="30"/>
              <w:rPr>
                <w:rFonts w:ascii="Calibri" w:eastAsia="Times New Roman" w:hAnsi="Calibri" w:cs="Calibri"/>
                <w:sz w:val="16"/>
              </w:rPr>
            </w:pPr>
            <w:hyperlink r:id="rId29" w:tgtFrame="_blank" w:history="1">
              <w:r w:rsidRPr="00931C08">
                <w:rPr>
                  <w:rFonts w:ascii="Calibri" w:eastAsia="Times New Roman" w:hAnsi="Calibri" w:cs="Calibri"/>
                  <w:color w:val="0000FF"/>
                  <w:sz w:val="16"/>
                  <w:u w:val="single"/>
                </w:rPr>
                <w:t>Screen 7</w:t>
              </w:r>
            </w:hyperlink>
            <w:r w:rsidRPr="00931C08">
              <w:rPr>
                <w:rFonts w:ascii="Calibri" w:eastAsia="Times New Roman" w:hAnsi="Calibri" w:cs="Calibri"/>
                <w:sz w:val="16"/>
              </w:rPr>
              <w:t xml:space="preserve"> </w:t>
            </w:r>
          </w:p>
          <w:p w14:paraId="2FE5AE8B" w14:textId="77777777" w:rsidR="00E36CE0" w:rsidRPr="00931C08" w:rsidRDefault="00764180" w:rsidP="00E36CE0">
            <w:pPr>
              <w:ind w:left="30" w:right="30"/>
              <w:rPr>
                <w:rFonts w:ascii="Calibri" w:eastAsia="Times New Roman" w:hAnsi="Calibri" w:cs="Calibri"/>
                <w:sz w:val="16"/>
              </w:rPr>
            </w:pPr>
            <w:hyperlink r:id="rId30" w:tgtFrame="_blank" w:history="1">
              <w:r w:rsidRPr="00931C08">
                <w:rPr>
                  <w:rFonts w:ascii="Calibri" w:eastAsia="Times New Roman" w:hAnsi="Calibri" w:cs="Calibri"/>
                  <w:color w:val="0000FF"/>
                  <w:sz w:val="16"/>
                  <w:u w:val="single"/>
                </w:rPr>
                <w:t>10_C_8</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965D534" w14:textId="77777777" w:rsidR="00E36C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HEALTHCARE PROFESSIONALS</w:t>
            </w:r>
          </w:p>
          <w:p w14:paraId="72B0E309" w14:textId="77777777" w:rsidR="00E36C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0702C47D" w14:textId="77777777" w:rsidR="00E36C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10389866" w14:textId="77777777" w:rsidR="00E36CE0" w:rsidRPr="00CB5A5B" w:rsidRDefault="00764180" w:rsidP="00F25748">
            <w:pPr>
              <w:spacing w:before="100" w:beforeAutospacing="1" w:after="100" w:afterAutospacing="1"/>
              <w:ind w:left="30" w:right="30"/>
              <w:rPr>
                <w:rFonts w:ascii="Calibri" w:eastAsia="Times New Roman" w:hAnsi="Calibri" w:cs="Calibri"/>
                <w:lang w:val="it-IT"/>
                <w:rPrChange w:id="30"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OPERATORI SANITARI</w:t>
            </w:r>
          </w:p>
          <w:p w14:paraId="663B423E" w14:textId="49610E0E" w:rsidR="00E36CE0"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Collaboriamo con i professionisti sanitari per supportare una salute migliore. Rispettiamo le competenze e il giudizio indipendente degli operatori sanitari, siano essi medici, infermieri, farmacisti, ricercatori o personale di</w:t>
            </w:r>
            <w:r w:rsidR="001811F7">
              <w:rPr>
                <w:rFonts w:ascii="Calibri" w:eastAsia="Calibri" w:hAnsi="Calibri" w:cs="Calibri"/>
                <w:lang w:val="it-IT"/>
              </w:rPr>
              <w:t> </w:t>
            </w:r>
            <w:r w:rsidRPr="00931C08">
              <w:rPr>
                <w:rFonts w:ascii="Calibri" w:eastAsia="Calibri" w:hAnsi="Calibri" w:cs="Calibri"/>
                <w:lang w:val="it-IT"/>
              </w:rPr>
              <w:t>laboratorio. Il loro ruolo è essenziale per guidare i</w:t>
            </w:r>
            <w:r w:rsidR="001811F7">
              <w:rPr>
                <w:rFonts w:ascii="Calibri" w:eastAsia="Calibri" w:hAnsi="Calibri" w:cs="Calibri"/>
                <w:lang w:val="it-IT"/>
              </w:rPr>
              <w:t> </w:t>
            </w:r>
            <w:r w:rsidRPr="00931C08">
              <w:rPr>
                <w:rFonts w:ascii="Calibri" w:eastAsia="Calibri" w:hAnsi="Calibri" w:cs="Calibri"/>
                <w:lang w:val="it-IT"/>
              </w:rPr>
              <w:t>pazienti verso un miglior benessere.</w:t>
            </w:r>
          </w:p>
          <w:p w14:paraId="0A691F6A" w14:textId="1DC659C4" w:rsidR="00E36CE0" w:rsidRPr="001811F7"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In Abbott ci impegniamo a fornire informazioni accurate e</w:t>
            </w:r>
            <w:r w:rsidR="001811F7">
              <w:rPr>
                <w:rFonts w:ascii="Calibri" w:eastAsia="Calibri" w:hAnsi="Calibri" w:cs="Calibri"/>
                <w:lang w:val="it-IT"/>
              </w:rPr>
              <w:t> </w:t>
            </w:r>
            <w:r w:rsidRPr="00931C08">
              <w:rPr>
                <w:rFonts w:ascii="Calibri" w:eastAsia="Calibri" w:hAnsi="Calibri" w:cs="Calibri"/>
                <w:lang w:val="it-IT"/>
              </w:rPr>
              <w:t>tempestive affinché possano prendere le migliori decisioni. Insieme possiamo raggiungere il nostro obiettivo</w:t>
            </w:r>
            <w:r w:rsidR="00963D30">
              <w:rPr>
                <w:rFonts w:ascii="Calibri" w:eastAsia="Calibri" w:hAnsi="Calibri" w:cs="Calibri"/>
                <w:lang w:val="it-IT"/>
              </w:rPr>
              <w:t> </w:t>
            </w:r>
            <w:r w:rsidRPr="00931C08">
              <w:rPr>
                <w:rFonts w:ascii="Calibri" w:eastAsia="Calibri" w:hAnsi="Calibri" w:cs="Calibri"/>
                <w:lang w:val="it-IT"/>
              </w:rPr>
              <w:t>comune: migliorare la salute e il benessere in</w:t>
            </w:r>
            <w:r w:rsidR="00963D30">
              <w:rPr>
                <w:rFonts w:ascii="Calibri" w:eastAsia="Calibri" w:hAnsi="Calibri" w:cs="Calibri"/>
                <w:lang w:val="it-IT"/>
              </w:rPr>
              <w:t> </w:t>
            </w:r>
            <w:r w:rsidRPr="00931C08">
              <w:rPr>
                <w:rFonts w:ascii="Calibri" w:eastAsia="Calibri" w:hAnsi="Calibri" w:cs="Calibri"/>
                <w:lang w:val="it-IT"/>
              </w:rPr>
              <w:t>tutto il mondo.</w:t>
            </w:r>
          </w:p>
        </w:tc>
      </w:tr>
      <w:tr w:rsidR="00025912" w:rsidRPr="00CB5A5B" w14:paraId="75CFB9A6" w14:textId="77777777" w:rsidTr="00F25748">
        <w:tc>
          <w:tcPr>
            <w:tcW w:w="1353" w:type="dxa"/>
            <w:shd w:val="clear" w:color="auto" w:fill="C1E4F5"/>
            <w:tcMar>
              <w:top w:w="120" w:type="dxa"/>
              <w:left w:w="180" w:type="dxa"/>
              <w:bottom w:w="120" w:type="dxa"/>
              <w:right w:w="180" w:type="dxa"/>
            </w:tcMar>
            <w:hideMark/>
          </w:tcPr>
          <w:p w14:paraId="1E04D75D" w14:textId="77777777" w:rsidR="00E36CE0" w:rsidRPr="00931C08" w:rsidRDefault="00764180" w:rsidP="00E36CE0">
            <w:pPr>
              <w:spacing w:before="30" w:after="30"/>
              <w:ind w:left="30" w:right="30"/>
              <w:rPr>
                <w:rFonts w:ascii="Calibri" w:eastAsia="Times New Roman" w:hAnsi="Calibri" w:cs="Calibri"/>
                <w:sz w:val="16"/>
              </w:rPr>
            </w:pPr>
            <w:hyperlink r:id="rId31" w:tgtFrame="_blank" w:history="1">
              <w:r w:rsidRPr="00931C08">
                <w:rPr>
                  <w:rFonts w:ascii="Calibri" w:eastAsia="Times New Roman" w:hAnsi="Calibri" w:cs="Calibri"/>
                  <w:color w:val="0000FF"/>
                  <w:sz w:val="16"/>
                  <w:u w:val="single"/>
                </w:rPr>
                <w:t>Screen 8</w:t>
              </w:r>
            </w:hyperlink>
            <w:r w:rsidRPr="00931C08">
              <w:rPr>
                <w:rFonts w:ascii="Calibri" w:eastAsia="Times New Roman" w:hAnsi="Calibri" w:cs="Calibri"/>
                <w:sz w:val="16"/>
              </w:rPr>
              <w:t xml:space="preserve"> </w:t>
            </w:r>
          </w:p>
          <w:p w14:paraId="3AC6DE55" w14:textId="77777777" w:rsidR="00E36CE0" w:rsidRPr="00931C08" w:rsidRDefault="00764180" w:rsidP="00E36CE0">
            <w:pPr>
              <w:ind w:left="30" w:right="30"/>
              <w:rPr>
                <w:rFonts w:ascii="Calibri" w:eastAsia="Times New Roman" w:hAnsi="Calibri" w:cs="Calibri"/>
                <w:sz w:val="16"/>
              </w:rPr>
            </w:pPr>
            <w:hyperlink r:id="rId32" w:tgtFrame="_blank" w:history="1">
              <w:r w:rsidRPr="00931C08">
                <w:rPr>
                  <w:rFonts w:ascii="Calibri" w:eastAsia="Times New Roman" w:hAnsi="Calibri" w:cs="Calibri"/>
                  <w:color w:val="0000FF"/>
                  <w:sz w:val="16"/>
                  <w:u w:val="single"/>
                </w:rPr>
                <w:t>11_C_9</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4C2AA8" w14:textId="77777777" w:rsidR="00E36C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You must view all content before moving forward.</w:t>
            </w:r>
          </w:p>
          <w:p w14:paraId="570D6FAF" w14:textId="77777777" w:rsidR="00E36C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At Abbott, we are committed to ensuring every product we offer is safe, effective, and worthy of the trust people place in us.</w:t>
            </w:r>
          </w:p>
          <w:p w14:paraId="398261C5" w14:textId="77777777" w:rsidR="00E36C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59ED8A32" w14:textId="77777777" w:rsidR="00E36C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 xml:space="preserve">We’re also committed to timely identifying, evaluating, and addressing product safety issues, as well as taking </w:t>
            </w:r>
            <w:r w:rsidRPr="00931C08">
              <w:rPr>
                <w:rFonts w:ascii="Calibri" w:eastAsia="Times New Roman" w:hAnsi="Calibri" w:cs="Calibri"/>
              </w:rPr>
              <w:lastRenderedPageBreak/>
              <w:t>actions to prevent counterfeiting, illegal diversion, and theft of our products.</w:t>
            </w:r>
          </w:p>
          <w:p w14:paraId="08DB92E2" w14:textId="77777777" w:rsidR="00E36C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Product Quality</w:t>
            </w:r>
          </w:p>
          <w:p w14:paraId="6A9E9F19" w14:textId="77777777" w:rsidR="00E36C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Product Promotion I</w:t>
            </w:r>
          </w:p>
          <w:p w14:paraId="624A685B" w14:textId="77777777" w:rsidR="00E36C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Product Promotion II</w:t>
            </w:r>
          </w:p>
          <w:p w14:paraId="5B9268F0" w14:textId="77777777" w:rsidR="00E36C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Click each of the icons to learn more.</w:t>
            </w:r>
          </w:p>
        </w:tc>
        <w:tc>
          <w:tcPr>
            <w:tcW w:w="6000" w:type="dxa"/>
          </w:tcPr>
          <w:p w14:paraId="1AD09F06" w14:textId="77777777" w:rsidR="005C7B27" w:rsidRPr="00CB5A5B" w:rsidRDefault="00764180" w:rsidP="00F25748">
            <w:pPr>
              <w:spacing w:before="100" w:beforeAutospacing="1" w:after="100" w:afterAutospacing="1"/>
              <w:ind w:left="30" w:right="30"/>
              <w:rPr>
                <w:rFonts w:ascii="Calibri" w:eastAsia="Times New Roman" w:hAnsi="Calibri" w:cs="Calibri"/>
                <w:lang w:val="it-IT"/>
                <w:rPrChange w:id="31"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Devi esaminare tutto il contenuto prima di procedere.</w:t>
            </w:r>
          </w:p>
          <w:p w14:paraId="507168DE" w14:textId="6E3ECF6C" w:rsidR="005C7B27" w:rsidRPr="00CB5A5B" w:rsidRDefault="00764180" w:rsidP="00F25748">
            <w:pPr>
              <w:spacing w:before="100" w:beforeAutospacing="1" w:after="100" w:afterAutospacing="1"/>
              <w:ind w:left="30" w:right="30"/>
              <w:rPr>
                <w:rFonts w:ascii="Calibri" w:eastAsia="Times New Roman" w:hAnsi="Calibri" w:cs="Calibri"/>
                <w:lang w:val="it-IT"/>
                <w:rPrChange w:id="32"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In Abbott ci impegniamo a garantire che ogni prodotto sia</w:t>
            </w:r>
            <w:r w:rsidR="001811F7">
              <w:rPr>
                <w:rFonts w:ascii="Calibri" w:eastAsia="Calibri" w:hAnsi="Calibri" w:cs="Calibri"/>
                <w:lang w:val="it-IT"/>
              </w:rPr>
              <w:t> </w:t>
            </w:r>
            <w:r w:rsidRPr="00931C08">
              <w:rPr>
                <w:rFonts w:ascii="Calibri" w:eastAsia="Calibri" w:hAnsi="Calibri" w:cs="Calibri"/>
                <w:lang w:val="it-IT"/>
              </w:rPr>
              <w:t>sicuro, efficace e degno della fiducia che le persone ripongono in noi.</w:t>
            </w:r>
          </w:p>
          <w:p w14:paraId="29D0F5A0" w14:textId="76BC5FB4" w:rsidR="005C7B27"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Adottiamo ogni misura per garantire la sicurezza e</w:t>
            </w:r>
            <w:r w:rsidR="001811F7">
              <w:rPr>
                <w:rFonts w:ascii="Calibri" w:eastAsia="Calibri" w:hAnsi="Calibri" w:cs="Calibri"/>
                <w:lang w:val="it-IT"/>
              </w:rPr>
              <w:t> </w:t>
            </w:r>
            <w:r w:rsidRPr="00931C08">
              <w:rPr>
                <w:rFonts w:ascii="Calibri" w:eastAsia="Calibri" w:hAnsi="Calibri" w:cs="Calibri"/>
                <w:lang w:val="it-IT"/>
              </w:rPr>
              <w:t>l’efficacia dei nostri prodotti, dalla scelta dei materiali fino a come li promuoviamo, vendiamo e distribuiamo. In</w:t>
            </w:r>
            <w:r w:rsidR="001811F7">
              <w:rPr>
                <w:rFonts w:ascii="Calibri" w:eastAsia="Calibri" w:hAnsi="Calibri" w:cs="Calibri"/>
                <w:lang w:val="it-IT"/>
              </w:rPr>
              <w:t> </w:t>
            </w:r>
            <w:r w:rsidRPr="00931C08">
              <w:rPr>
                <w:rFonts w:ascii="Calibri" w:eastAsia="Calibri" w:hAnsi="Calibri" w:cs="Calibri"/>
                <w:lang w:val="it-IT"/>
              </w:rPr>
              <w:t>ogni fase seguiamo standard qualitativi elevati.</w:t>
            </w:r>
          </w:p>
          <w:p w14:paraId="506BC0F5" w14:textId="77777777" w:rsidR="005C7B27"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 xml:space="preserve">Inoltre, ci impegniamo a identificare, valutare e risolvere tempestivamente i problemi di sicurezza, nonché ad </w:t>
            </w:r>
            <w:r w:rsidRPr="00931C08">
              <w:rPr>
                <w:rFonts w:ascii="Calibri" w:eastAsia="Calibri" w:hAnsi="Calibri" w:cs="Calibri"/>
                <w:lang w:val="it-IT"/>
              </w:rPr>
              <w:lastRenderedPageBreak/>
              <w:t>adottare misure contro la contraffazione, la distrazione illegale e il furto dei nostri prodotti.</w:t>
            </w:r>
          </w:p>
          <w:p w14:paraId="50D65BEE" w14:textId="77777777" w:rsidR="005C7B27"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Qualità dei prodotti</w:t>
            </w:r>
          </w:p>
          <w:p w14:paraId="4A91AD00" w14:textId="77777777" w:rsidR="00E36CE0"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Promozione prodotti I</w:t>
            </w:r>
          </w:p>
          <w:p w14:paraId="51A6B649" w14:textId="77777777" w:rsidR="00F81109" w:rsidRPr="00CB5A5B" w:rsidRDefault="00764180" w:rsidP="00F25748">
            <w:pPr>
              <w:spacing w:before="100" w:beforeAutospacing="1" w:after="100" w:afterAutospacing="1"/>
              <w:ind w:left="30" w:right="30"/>
              <w:rPr>
                <w:rFonts w:ascii="Calibri" w:eastAsia="Times New Roman" w:hAnsi="Calibri" w:cs="Calibri"/>
                <w:lang w:val="it-IT"/>
                <w:rPrChange w:id="33"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Promozione prodotti II</w:t>
            </w:r>
          </w:p>
          <w:p w14:paraId="03ABEDD5" w14:textId="77777777" w:rsidR="00F81109" w:rsidRPr="00CB5A5B" w:rsidRDefault="00764180" w:rsidP="00F25748">
            <w:pPr>
              <w:spacing w:before="100" w:beforeAutospacing="1" w:after="100" w:afterAutospacing="1"/>
              <w:ind w:left="30" w:right="30"/>
              <w:rPr>
                <w:rFonts w:ascii="Calibri" w:eastAsia="Times New Roman" w:hAnsi="Calibri" w:cs="Calibri"/>
                <w:lang w:val="it-IT"/>
                <w:rPrChange w:id="34"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Per ulteriori informazioni, fai clic su ciascuna icona.</w:t>
            </w:r>
          </w:p>
        </w:tc>
      </w:tr>
      <w:tr w:rsidR="00025912" w:rsidRPr="00CB5A5B" w14:paraId="43FDFDC3" w14:textId="77777777" w:rsidTr="00F25748">
        <w:tc>
          <w:tcPr>
            <w:tcW w:w="1353" w:type="dxa"/>
            <w:shd w:val="clear" w:color="auto" w:fill="C1E4F5"/>
            <w:tcMar>
              <w:top w:w="120" w:type="dxa"/>
              <w:left w:w="180" w:type="dxa"/>
              <w:bottom w:w="120" w:type="dxa"/>
              <w:right w:w="180" w:type="dxa"/>
            </w:tcMar>
            <w:hideMark/>
          </w:tcPr>
          <w:p w14:paraId="3D121B21" w14:textId="77777777" w:rsidR="00E36CE0" w:rsidRPr="00931C08" w:rsidRDefault="00764180" w:rsidP="00E36CE0">
            <w:pPr>
              <w:spacing w:before="30" w:after="30"/>
              <w:ind w:left="30" w:right="30"/>
              <w:rPr>
                <w:rFonts w:ascii="Calibri" w:eastAsia="Times New Roman" w:hAnsi="Calibri" w:cs="Calibri"/>
                <w:sz w:val="16"/>
              </w:rPr>
            </w:pPr>
            <w:hyperlink r:id="rId33" w:tgtFrame="_blank" w:history="1">
              <w:r w:rsidRPr="00931C08">
                <w:rPr>
                  <w:rFonts w:ascii="Calibri" w:eastAsia="Times New Roman" w:hAnsi="Calibri" w:cs="Calibri"/>
                  <w:color w:val="0000FF"/>
                  <w:sz w:val="16"/>
                  <w:u w:val="single"/>
                </w:rPr>
                <w:t>Screen 8</w:t>
              </w:r>
            </w:hyperlink>
            <w:r w:rsidRPr="00931C08">
              <w:rPr>
                <w:rFonts w:ascii="Calibri" w:eastAsia="Times New Roman" w:hAnsi="Calibri" w:cs="Calibri"/>
                <w:sz w:val="16"/>
              </w:rPr>
              <w:t xml:space="preserve"> </w:t>
            </w:r>
          </w:p>
          <w:p w14:paraId="7AA78458" w14:textId="77777777" w:rsidR="00E36CE0" w:rsidRPr="00931C08" w:rsidRDefault="00764180" w:rsidP="00E36CE0">
            <w:pPr>
              <w:ind w:left="30" w:right="30"/>
              <w:rPr>
                <w:rFonts w:ascii="Calibri" w:eastAsia="Times New Roman" w:hAnsi="Calibri" w:cs="Calibri"/>
                <w:sz w:val="16"/>
              </w:rPr>
            </w:pPr>
            <w:hyperlink r:id="rId34" w:tgtFrame="_blank" w:history="1">
              <w:r w:rsidRPr="00931C08">
                <w:rPr>
                  <w:rFonts w:ascii="Calibri" w:eastAsia="Times New Roman" w:hAnsi="Calibri" w:cs="Calibri"/>
                  <w:color w:val="0000FF"/>
                  <w:sz w:val="16"/>
                  <w:u w:val="single"/>
                </w:rPr>
                <w:t>12_C_9</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78D2F7D" w14:textId="77777777" w:rsidR="00E36C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PRODUCT QUALITY</w:t>
            </w:r>
          </w:p>
          <w:p w14:paraId="4E638A47" w14:textId="77777777" w:rsidR="00E36C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Safe, effective and trusted. Our products make a difference.</w:t>
            </w:r>
          </w:p>
          <w:p w14:paraId="5BBCA4A7" w14:textId="77777777" w:rsidR="00E36C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We’re committed to quality at every stage—from sourcing and production to how we market, sell, and deliver our products, including through our partners. Every step matters because people count on us for safety .</w:t>
            </w:r>
          </w:p>
          <w:p w14:paraId="6F0572DB" w14:textId="77777777" w:rsidR="00E36C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We’re committed to timely identifying, assessing, and addressing product safety issues. We ensure healthcare professionals and institutions have the information they need to use our products safely and effectively, and we communicate with regulatory or public health agencies in the event of potential safety concerns.</w:t>
            </w:r>
          </w:p>
          <w:p w14:paraId="3F1433BE" w14:textId="77777777" w:rsidR="00E36C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lastRenderedPageBreak/>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0511E75A" w14:textId="77777777" w:rsidR="00723EDD" w:rsidRPr="00CB5A5B" w:rsidRDefault="00764180" w:rsidP="00F25748">
            <w:pPr>
              <w:spacing w:before="100" w:beforeAutospacing="1" w:after="100" w:afterAutospacing="1"/>
              <w:ind w:left="30" w:right="30"/>
              <w:rPr>
                <w:rFonts w:ascii="Calibri" w:eastAsia="Times New Roman" w:hAnsi="Calibri" w:cs="Calibri"/>
                <w:lang w:val="it-IT"/>
                <w:rPrChange w:id="35"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QUALITÀ PRODOTTO</w:t>
            </w:r>
          </w:p>
          <w:p w14:paraId="1AE52DAE" w14:textId="0BCFF161" w:rsidR="00723EDD" w:rsidRPr="001811F7"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Sicuri, efficaci e affidabili. I nostri prodotti fanno la</w:t>
            </w:r>
            <w:r w:rsidR="001811F7">
              <w:rPr>
                <w:rFonts w:ascii="Calibri" w:eastAsia="Calibri" w:hAnsi="Calibri" w:cs="Calibri"/>
                <w:lang w:val="it-IT"/>
              </w:rPr>
              <w:t> </w:t>
            </w:r>
            <w:r w:rsidRPr="00931C08">
              <w:rPr>
                <w:rFonts w:ascii="Calibri" w:eastAsia="Calibri" w:hAnsi="Calibri" w:cs="Calibri"/>
                <w:lang w:val="it-IT"/>
              </w:rPr>
              <w:t>differenza.</w:t>
            </w:r>
          </w:p>
          <w:p w14:paraId="651638B6" w14:textId="60B54E59" w:rsidR="00723EDD"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t>Garantiamo la qualità in ogni fase: dall’approvvigionamento alla produzione, fino alla commercializzazione e distribuzione, anche attraverso i</w:t>
            </w:r>
            <w:r w:rsidR="001811F7">
              <w:rPr>
                <w:rFonts w:ascii="Calibri" w:eastAsia="Calibri" w:hAnsi="Calibri" w:cs="Calibri"/>
                <w:lang w:val="it-IT"/>
              </w:rPr>
              <w:t> </w:t>
            </w:r>
            <w:r w:rsidRPr="00931C08">
              <w:rPr>
                <w:rFonts w:ascii="Calibri" w:eastAsia="Calibri" w:hAnsi="Calibri" w:cs="Calibri"/>
                <w:lang w:val="it-IT"/>
              </w:rPr>
              <w:t>nostri partner. Ogni passaggio è fondamentale perché le</w:t>
            </w:r>
            <w:r w:rsidR="001811F7">
              <w:rPr>
                <w:rFonts w:ascii="Calibri" w:eastAsia="Calibri" w:hAnsi="Calibri" w:cs="Calibri"/>
                <w:lang w:val="it-IT"/>
              </w:rPr>
              <w:t> </w:t>
            </w:r>
            <w:r w:rsidRPr="00931C08">
              <w:rPr>
                <w:rFonts w:ascii="Calibri" w:eastAsia="Calibri" w:hAnsi="Calibri" w:cs="Calibri"/>
                <w:lang w:val="it-IT"/>
              </w:rPr>
              <w:t>persone contano su di noi per la loro sicurezza.</w:t>
            </w:r>
          </w:p>
          <w:p w14:paraId="208A896B" w14:textId="4C43B26C" w:rsidR="00723EDD" w:rsidRPr="001811F7"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Siamo impegnati ad identificare, valutare ed indirizzare prontamente le problematiche legate alla sicurezza del</w:t>
            </w:r>
            <w:r w:rsidR="001811F7">
              <w:rPr>
                <w:rFonts w:ascii="Calibri" w:eastAsia="Calibri" w:hAnsi="Calibri" w:cs="Calibri"/>
                <w:lang w:val="it-IT"/>
              </w:rPr>
              <w:t> </w:t>
            </w:r>
            <w:r w:rsidRPr="00931C08">
              <w:rPr>
                <w:rFonts w:ascii="Calibri" w:eastAsia="Calibri" w:hAnsi="Calibri" w:cs="Calibri"/>
                <w:lang w:val="it-IT"/>
              </w:rPr>
              <w:t>prodotto. Garantiamo agli operatori sanitari e alle istituzioni tutte le informazioni necessarie per utilizzare i</w:t>
            </w:r>
            <w:r w:rsidR="001811F7">
              <w:rPr>
                <w:rFonts w:ascii="Calibri" w:eastAsia="Calibri" w:hAnsi="Calibri" w:cs="Calibri"/>
                <w:lang w:val="it-IT"/>
              </w:rPr>
              <w:t> </w:t>
            </w:r>
            <w:r w:rsidRPr="00931C08">
              <w:rPr>
                <w:rFonts w:ascii="Calibri" w:eastAsia="Calibri" w:hAnsi="Calibri" w:cs="Calibri"/>
                <w:lang w:val="it-IT"/>
              </w:rPr>
              <w:t xml:space="preserve">nostri prodotti in maniera sicura ed efficace e comunichiamo con gli enti di controllo e le autorità </w:t>
            </w:r>
            <w:r w:rsidRPr="00931C08">
              <w:rPr>
                <w:rFonts w:ascii="Calibri" w:eastAsia="Calibri" w:hAnsi="Calibri" w:cs="Calibri"/>
                <w:lang w:val="it-IT"/>
              </w:rPr>
              <w:lastRenderedPageBreak/>
              <w:t>sanitarie pubbliche in caso di potenziali problematiche relative alla sicurezza.</w:t>
            </w:r>
          </w:p>
          <w:p w14:paraId="7DC6858A" w14:textId="3C8BBE6B" w:rsidR="00E36CE0" w:rsidRPr="001811F7"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Agiamo in modo da prevenire la contraffazione, la</w:t>
            </w:r>
            <w:r w:rsidR="00EA6547">
              <w:rPr>
                <w:rFonts w:ascii="Calibri" w:eastAsia="Calibri" w:hAnsi="Calibri" w:cs="Calibri"/>
                <w:lang w:val="it-IT"/>
              </w:rPr>
              <w:t> </w:t>
            </w:r>
            <w:r w:rsidRPr="00931C08">
              <w:rPr>
                <w:rFonts w:ascii="Calibri" w:eastAsia="Calibri" w:hAnsi="Calibri" w:cs="Calibri"/>
                <w:lang w:val="it-IT"/>
              </w:rPr>
              <w:t>distrazione illegale e il furto dei nostri prodotti. Seguiamo le normative commerciali, comprese le regole su</w:t>
            </w:r>
            <w:r w:rsidR="00EA6547">
              <w:rPr>
                <w:rFonts w:ascii="Calibri" w:eastAsia="Calibri" w:hAnsi="Calibri" w:cs="Calibri"/>
                <w:lang w:val="it-IT"/>
              </w:rPr>
              <w:t> </w:t>
            </w:r>
            <w:r w:rsidRPr="00931C08">
              <w:rPr>
                <w:rFonts w:ascii="Calibri" w:eastAsia="Calibri" w:hAnsi="Calibri" w:cs="Calibri"/>
                <w:lang w:val="it-IT"/>
              </w:rPr>
              <w:t>importazioni ed esportazioni, e rispettiamo sanzioni e</w:t>
            </w:r>
            <w:r w:rsidR="001811F7">
              <w:rPr>
                <w:rFonts w:ascii="Calibri" w:eastAsia="Calibri" w:hAnsi="Calibri" w:cs="Calibri"/>
                <w:lang w:val="it-IT"/>
              </w:rPr>
              <w:t> </w:t>
            </w:r>
            <w:r w:rsidRPr="00931C08">
              <w:rPr>
                <w:rFonts w:ascii="Calibri" w:eastAsia="Calibri" w:hAnsi="Calibri" w:cs="Calibri"/>
                <w:lang w:val="it-IT"/>
              </w:rPr>
              <w:t>restrizioni governative per la tutela della salute pubblica e della sicurezza nazionale.</w:t>
            </w:r>
          </w:p>
        </w:tc>
      </w:tr>
      <w:tr w:rsidR="00025912" w:rsidRPr="00CB5A5B" w14:paraId="68DDF3F7" w14:textId="77777777" w:rsidTr="00F25748">
        <w:tc>
          <w:tcPr>
            <w:tcW w:w="1353" w:type="dxa"/>
            <w:shd w:val="clear" w:color="auto" w:fill="C1E4F5"/>
            <w:tcMar>
              <w:top w:w="120" w:type="dxa"/>
              <w:left w:w="180" w:type="dxa"/>
              <w:bottom w:w="120" w:type="dxa"/>
              <w:right w:w="180" w:type="dxa"/>
            </w:tcMar>
            <w:hideMark/>
          </w:tcPr>
          <w:p w14:paraId="01FCFAC9" w14:textId="77777777" w:rsidR="00277052" w:rsidRPr="00931C08" w:rsidRDefault="00764180" w:rsidP="00277052">
            <w:pPr>
              <w:spacing w:before="30" w:after="30"/>
              <w:ind w:left="30" w:right="30"/>
              <w:rPr>
                <w:rFonts w:ascii="Calibri" w:eastAsia="Times New Roman" w:hAnsi="Calibri" w:cs="Calibri"/>
                <w:sz w:val="16"/>
              </w:rPr>
            </w:pPr>
            <w:hyperlink r:id="rId35" w:tgtFrame="_blank" w:history="1">
              <w:r w:rsidRPr="00931C08">
                <w:rPr>
                  <w:rFonts w:ascii="Calibri" w:eastAsia="Times New Roman" w:hAnsi="Calibri" w:cs="Calibri"/>
                  <w:color w:val="0000FF"/>
                  <w:sz w:val="16"/>
                  <w:u w:val="single"/>
                </w:rPr>
                <w:t>Screen 8</w:t>
              </w:r>
            </w:hyperlink>
            <w:r w:rsidRPr="00931C08">
              <w:rPr>
                <w:rFonts w:ascii="Calibri" w:eastAsia="Times New Roman" w:hAnsi="Calibri" w:cs="Calibri"/>
                <w:sz w:val="16"/>
              </w:rPr>
              <w:t xml:space="preserve"> </w:t>
            </w:r>
          </w:p>
          <w:p w14:paraId="612D956F" w14:textId="77777777" w:rsidR="00277052" w:rsidRPr="00931C08" w:rsidRDefault="00764180" w:rsidP="00277052">
            <w:pPr>
              <w:ind w:left="30" w:right="30"/>
              <w:rPr>
                <w:rFonts w:ascii="Calibri" w:eastAsia="Times New Roman" w:hAnsi="Calibri" w:cs="Calibri"/>
                <w:sz w:val="16"/>
              </w:rPr>
            </w:pPr>
            <w:hyperlink r:id="rId36" w:tgtFrame="_blank" w:history="1">
              <w:r w:rsidRPr="00931C08">
                <w:rPr>
                  <w:rFonts w:ascii="Calibri" w:eastAsia="Times New Roman" w:hAnsi="Calibri" w:cs="Calibri"/>
                  <w:color w:val="0000FF"/>
                  <w:sz w:val="16"/>
                  <w:u w:val="single"/>
                </w:rPr>
                <w:t>13_C_9</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CAA7CF" w14:textId="77777777" w:rsidR="00277052"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PRODUCT PROMOTION I</w:t>
            </w:r>
          </w:p>
          <w:p w14:paraId="75946A91" w14:textId="77777777" w:rsidR="00277052"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promote and sell our products with honesty and respect for those who rely on them.</w:t>
            </w:r>
          </w:p>
          <w:p w14:paraId="59C9299F" w14:textId="77777777" w:rsidR="00277052"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Our product communications are truthful, balanced, and aligned with approved labeling, scientific evidence, and medical best practices in the countries where we operate.</w:t>
            </w:r>
          </w:p>
        </w:tc>
        <w:tc>
          <w:tcPr>
            <w:tcW w:w="6000" w:type="dxa"/>
          </w:tcPr>
          <w:p w14:paraId="154E96CD" w14:textId="77777777" w:rsidR="00277052"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PROMOZIONE PRODOTTI I</w:t>
            </w:r>
          </w:p>
          <w:p w14:paraId="02FBE861" w14:textId="2B9588AC" w:rsidR="00277052"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Promuoviamo e vendiamo i nostri prodotti con onestà e</w:t>
            </w:r>
            <w:r w:rsidR="001811F7">
              <w:rPr>
                <w:rFonts w:ascii="Calibri" w:eastAsia="Calibri" w:hAnsi="Calibri" w:cs="Calibri"/>
                <w:lang w:val="it-IT"/>
              </w:rPr>
              <w:t> </w:t>
            </w:r>
            <w:r w:rsidRPr="00931C08">
              <w:rPr>
                <w:rFonts w:ascii="Calibri" w:eastAsia="Calibri" w:hAnsi="Calibri" w:cs="Calibri"/>
                <w:lang w:val="it-IT"/>
              </w:rPr>
              <w:t>rispetto per chi si affida a noi.</w:t>
            </w:r>
          </w:p>
          <w:p w14:paraId="150E83AB" w14:textId="2BC2696A" w:rsidR="00277052"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Le comunicazioni sui prodotti sono veritiere, equilibrate e</w:t>
            </w:r>
            <w:r w:rsidR="001811F7">
              <w:rPr>
                <w:rFonts w:ascii="Calibri" w:eastAsia="Calibri" w:hAnsi="Calibri" w:cs="Calibri"/>
                <w:lang w:val="it-IT"/>
              </w:rPr>
              <w:t> </w:t>
            </w:r>
            <w:r w:rsidRPr="00931C08">
              <w:rPr>
                <w:rFonts w:ascii="Calibri" w:eastAsia="Calibri" w:hAnsi="Calibri" w:cs="Calibri"/>
                <w:lang w:val="it-IT"/>
              </w:rPr>
              <w:t>coerenti con le indicazioni approvate, le evidenze scientifiche e le migliori pratiche mediche nei Paesi in</w:t>
            </w:r>
            <w:r w:rsidR="001811F7">
              <w:rPr>
                <w:rFonts w:ascii="Calibri" w:eastAsia="Calibri" w:hAnsi="Calibri" w:cs="Calibri"/>
                <w:lang w:val="it-IT"/>
              </w:rPr>
              <w:t> </w:t>
            </w:r>
            <w:r w:rsidRPr="00931C08">
              <w:rPr>
                <w:rFonts w:ascii="Calibri" w:eastAsia="Calibri" w:hAnsi="Calibri" w:cs="Calibri"/>
                <w:lang w:val="it-IT"/>
              </w:rPr>
              <w:t>cui</w:t>
            </w:r>
            <w:r w:rsidR="001811F7">
              <w:rPr>
                <w:rFonts w:ascii="Calibri" w:eastAsia="Calibri" w:hAnsi="Calibri" w:cs="Calibri"/>
                <w:lang w:val="it-IT"/>
              </w:rPr>
              <w:t> </w:t>
            </w:r>
            <w:r w:rsidRPr="00931C08">
              <w:rPr>
                <w:rFonts w:ascii="Calibri" w:eastAsia="Calibri" w:hAnsi="Calibri" w:cs="Calibri"/>
                <w:lang w:val="it-IT"/>
              </w:rPr>
              <w:t>operiamo.</w:t>
            </w:r>
          </w:p>
        </w:tc>
      </w:tr>
      <w:tr w:rsidR="00025912" w:rsidRPr="00CB5A5B" w14:paraId="77D224D0" w14:textId="77777777" w:rsidTr="00F25748">
        <w:tc>
          <w:tcPr>
            <w:tcW w:w="1353" w:type="dxa"/>
            <w:shd w:val="clear" w:color="auto" w:fill="C1E4F5"/>
            <w:tcMar>
              <w:top w:w="120" w:type="dxa"/>
              <w:left w:w="180" w:type="dxa"/>
              <w:bottom w:w="120" w:type="dxa"/>
              <w:right w:w="180" w:type="dxa"/>
            </w:tcMar>
            <w:hideMark/>
          </w:tcPr>
          <w:p w14:paraId="25E52818" w14:textId="77777777" w:rsidR="00835013" w:rsidRPr="00931C08" w:rsidRDefault="00764180" w:rsidP="00835013">
            <w:pPr>
              <w:spacing w:before="30" w:after="30"/>
              <w:ind w:left="30" w:right="30"/>
              <w:rPr>
                <w:rFonts w:ascii="Calibri" w:eastAsia="Times New Roman" w:hAnsi="Calibri" w:cs="Calibri"/>
                <w:sz w:val="16"/>
              </w:rPr>
            </w:pPr>
            <w:hyperlink r:id="rId37" w:tgtFrame="_blank" w:history="1">
              <w:r w:rsidRPr="00931C08">
                <w:rPr>
                  <w:rFonts w:ascii="Calibri" w:eastAsia="Times New Roman" w:hAnsi="Calibri" w:cs="Calibri"/>
                  <w:color w:val="0000FF"/>
                  <w:sz w:val="16"/>
                  <w:u w:val="single"/>
                </w:rPr>
                <w:t>Screen 8</w:t>
              </w:r>
            </w:hyperlink>
            <w:r w:rsidRPr="00931C08">
              <w:rPr>
                <w:rFonts w:ascii="Calibri" w:eastAsia="Times New Roman" w:hAnsi="Calibri" w:cs="Calibri"/>
                <w:sz w:val="16"/>
              </w:rPr>
              <w:t xml:space="preserve"> </w:t>
            </w:r>
          </w:p>
          <w:p w14:paraId="633FE0A1" w14:textId="77777777" w:rsidR="00835013" w:rsidRPr="00931C08" w:rsidRDefault="00764180" w:rsidP="00835013">
            <w:pPr>
              <w:ind w:left="30" w:right="30"/>
              <w:rPr>
                <w:rFonts w:ascii="Calibri" w:eastAsia="Times New Roman" w:hAnsi="Calibri" w:cs="Calibri"/>
                <w:sz w:val="16"/>
              </w:rPr>
            </w:pPr>
            <w:hyperlink r:id="rId38" w:tgtFrame="_blank" w:history="1">
              <w:r w:rsidRPr="00931C08">
                <w:rPr>
                  <w:rFonts w:ascii="Calibri" w:eastAsia="Times New Roman" w:hAnsi="Calibri" w:cs="Calibri"/>
                  <w:color w:val="0000FF"/>
                  <w:sz w:val="16"/>
                  <w:u w:val="single"/>
                </w:rPr>
                <w:t>14_C_9</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4997E5F" w14:textId="77777777" w:rsidR="00835013"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PRODUCT PROMOTION II</w:t>
            </w:r>
          </w:p>
          <w:p w14:paraId="2F91BBFC" w14:textId="77777777" w:rsidR="00835013"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promote our products for their intended and approved uses.</w:t>
            </w:r>
          </w:p>
          <w:p w14:paraId="04E5723D" w14:textId="77777777" w:rsidR="00835013"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 xml:space="preserve">We operate in alignment with the licenses and approvals granted by health authorities in the countries we operate. Our product promotion, sales, and distribution follow strict trade laws and country-specific regulations. Through strong internal policies and procedures, we </w:t>
            </w:r>
            <w:r w:rsidRPr="00931C08">
              <w:rPr>
                <w:rFonts w:ascii="Calibri" w:eastAsia="Times New Roman" w:hAnsi="Calibri" w:cs="Calibri"/>
              </w:rPr>
              <w:lastRenderedPageBreak/>
              <w:t>ensure compliance and uphold our commitment to ethical, safe, and responsible business practices.</w:t>
            </w:r>
          </w:p>
        </w:tc>
        <w:tc>
          <w:tcPr>
            <w:tcW w:w="6000" w:type="dxa"/>
          </w:tcPr>
          <w:p w14:paraId="715C50C5" w14:textId="77777777" w:rsidR="00835013"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lastRenderedPageBreak/>
              <w:t>PROMOZIONE PRODOTTI II</w:t>
            </w:r>
          </w:p>
          <w:p w14:paraId="7D9381C2" w14:textId="77777777" w:rsidR="00835013"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Promuoviamo i prodotti esclusivamente per gli usi autorizzati.</w:t>
            </w:r>
          </w:p>
          <w:p w14:paraId="1EE5FAC5" w14:textId="77777777" w:rsidR="00835013"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 xml:space="preserve">Operiamo nel rispetto delle licenze e delle autorizzazioni rilasciate dalle autorità sanitarie. Le attività di promozione, vendita e distribuzione seguono leggi rigorose e normative specifiche per ciascun Paese. Grazie a solide politiche </w:t>
            </w:r>
            <w:r w:rsidRPr="00931C08">
              <w:rPr>
                <w:rFonts w:ascii="Calibri" w:eastAsia="Calibri" w:hAnsi="Calibri" w:cs="Calibri"/>
                <w:lang w:val="it-IT"/>
              </w:rPr>
              <w:lastRenderedPageBreak/>
              <w:t>interne, garantiamo la conformità e sosteniamo il nostro impegno per un business etico, sicuro e responsabile.</w:t>
            </w:r>
          </w:p>
        </w:tc>
      </w:tr>
      <w:tr w:rsidR="00025912" w:rsidRPr="00CB5A5B" w14:paraId="0F03E60C" w14:textId="77777777" w:rsidTr="00F25748">
        <w:tc>
          <w:tcPr>
            <w:tcW w:w="1353" w:type="dxa"/>
            <w:shd w:val="clear" w:color="auto" w:fill="C1E4F5"/>
            <w:tcMar>
              <w:top w:w="120" w:type="dxa"/>
              <w:left w:w="180" w:type="dxa"/>
              <w:bottom w:w="120" w:type="dxa"/>
              <w:right w:w="180" w:type="dxa"/>
            </w:tcMar>
            <w:hideMark/>
          </w:tcPr>
          <w:p w14:paraId="53DB4A2E" w14:textId="77777777" w:rsidR="00BE08E6" w:rsidRPr="00931C08" w:rsidRDefault="00764180" w:rsidP="00BE08E6">
            <w:pPr>
              <w:spacing w:before="30" w:after="30"/>
              <w:ind w:left="30" w:right="30"/>
              <w:rPr>
                <w:rFonts w:ascii="Calibri" w:eastAsia="Times New Roman" w:hAnsi="Calibri" w:cs="Calibri"/>
                <w:sz w:val="16"/>
              </w:rPr>
            </w:pPr>
            <w:hyperlink r:id="rId39" w:tgtFrame="_blank" w:history="1">
              <w:r w:rsidRPr="00931C08">
                <w:rPr>
                  <w:rFonts w:ascii="Calibri" w:eastAsia="Times New Roman" w:hAnsi="Calibri" w:cs="Calibri"/>
                  <w:color w:val="0000FF"/>
                  <w:sz w:val="16"/>
                  <w:u w:val="single"/>
                </w:rPr>
                <w:t>Screen 9</w:t>
              </w:r>
            </w:hyperlink>
            <w:r w:rsidRPr="00931C08">
              <w:rPr>
                <w:rFonts w:ascii="Calibri" w:eastAsia="Times New Roman" w:hAnsi="Calibri" w:cs="Calibri"/>
                <w:sz w:val="16"/>
              </w:rPr>
              <w:t xml:space="preserve"> </w:t>
            </w:r>
          </w:p>
          <w:p w14:paraId="1EB9A20D" w14:textId="77777777" w:rsidR="00BE08E6" w:rsidRPr="00931C08" w:rsidRDefault="00764180" w:rsidP="00BE08E6">
            <w:pPr>
              <w:ind w:left="30" w:right="30"/>
              <w:rPr>
                <w:rFonts w:ascii="Calibri" w:eastAsia="Times New Roman" w:hAnsi="Calibri" w:cs="Calibri"/>
                <w:sz w:val="16"/>
              </w:rPr>
            </w:pPr>
            <w:hyperlink r:id="rId40" w:tgtFrame="_blank" w:history="1">
              <w:r w:rsidRPr="00931C08">
                <w:rPr>
                  <w:rFonts w:ascii="Calibri" w:eastAsia="Times New Roman" w:hAnsi="Calibri" w:cs="Calibri"/>
                  <w:color w:val="0000FF"/>
                  <w:sz w:val="16"/>
                  <w:u w:val="single"/>
                </w:rPr>
                <w:t>15_C_10</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28A904F"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You must view all content before moving forward.</w:t>
            </w:r>
          </w:p>
          <w:p w14:paraId="28CEFA65"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At Abbott, we are committed to advancing science with integrity and purpose.</w:t>
            </w:r>
          </w:p>
          <w:p w14:paraId="2768CA69"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pursue innovation, recognizing the importance of anticipating and addressing risks responsibly. We honor the dignity of every study participant and uphold the highest standards of transparency and objectivity in scientific research.</w:t>
            </w:r>
          </w:p>
          <w:p w14:paraId="7A29F030"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Innovation I</w:t>
            </w:r>
          </w:p>
          <w:p w14:paraId="35F05DAB"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Innovation II</w:t>
            </w:r>
          </w:p>
          <w:p w14:paraId="61464941"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Advancing Science</w:t>
            </w:r>
          </w:p>
          <w:p w14:paraId="60751E2D"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Click each of the icons to learn more.</w:t>
            </w:r>
          </w:p>
        </w:tc>
        <w:tc>
          <w:tcPr>
            <w:tcW w:w="6000" w:type="dxa"/>
          </w:tcPr>
          <w:p w14:paraId="08137CD7" w14:textId="77777777" w:rsidR="00BE08E6"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Devi esaminare tutto il contenuto prima di procedere.</w:t>
            </w:r>
          </w:p>
          <w:p w14:paraId="6EA90B6F" w14:textId="77777777" w:rsidR="00BE08E6"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In Abbott promuoviamo il progresso scientifico con integrità e responsabilità.</w:t>
            </w:r>
          </w:p>
          <w:p w14:paraId="66289E87" w14:textId="6F770936" w:rsidR="00BE08E6"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Perseguiamo l’innovazione anticipando e gestendo i rischi in modo responsabile. Rispettiamo la dignità di ogni partecipante agli studi e garantiamo i più alti standard di</w:t>
            </w:r>
            <w:r w:rsidR="001811F7">
              <w:rPr>
                <w:rFonts w:ascii="Calibri" w:eastAsia="Calibri" w:hAnsi="Calibri" w:cs="Calibri"/>
                <w:lang w:val="it-IT"/>
              </w:rPr>
              <w:t> </w:t>
            </w:r>
            <w:r w:rsidRPr="00931C08">
              <w:rPr>
                <w:rFonts w:ascii="Calibri" w:eastAsia="Calibri" w:hAnsi="Calibri" w:cs="Calibri"/>
                <w:lang w:val="it-IT"/>
              </w:rPr>
              <w:t>trasparenza e obiettività.</w:t>
            </w:r>
          </w:p>
          <w:p w14:paraId="3F568EF7" w14:textId="77777777" w:rsidR="00BE08E6" w:rsidRPr="00CB5A5B" w:rsidRDefault="00764180" w:rsidP="00F25748">
            <w:pPr>
              <w:spacing w:before="100" w:beforeAutospacing="1" w:after="100" w:afterAutospacing="1"/>
              <w:ind w:left="30" w:right="30"/>
              <w:rPr>
                <w:rFonts w:ascii="Calibri" w:eastAsia="Times New Roman" w:hAnsi="Calibri" w:cs="Calibri"/>
                <w:lang w:val="it-IT"/>
                <w:rPrChange w:id="36"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Innovazione I</w:t>
            </w:r>
          </w:p>
          <w:p w14:paraId="76B75F1C" w14:textId="77777777" w:rsidR="00BE08E6" w:rsidRPr="00CB5A5B" w:rsidRDefault="00764180" w:rsidP="00F25748">
            <w:pPr>
              <w:spacing w:before="100" w:beforeAutospacing="1" w:after="100" w:afterAutospacing="1"/>
              <w:ind w:left="30" w:right="30"/>
              <w:rPr>
                <w:rFonts w:ascii="Calibri" w:eastAsia="Times New Roman" w:hAnsi="Calibri" w:cs="Calibri"/>
                <w:lang w:val="it-IT"/>
                <w:rPrChange w:id="37"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Innovazione II</w:t>
            </w:r>
          </w:p>
          <w:p w14:paraId="73C8BD04" w14:textId="77777777" w:rsidR="00BE08E6" w:rsidRPr="00CB5A5B" w:rsidRDefault="00764180" w:rsidP="00F25748">
            <w:pPr>
              <w:spacing w:before="100" w:beforeAutospacing="1" w:after="100" w:afterAutospacing="1"/>
              <w:ind w:left="30" w:right="30"/>
              <w:rPr>
                <w:rFonts w:ascii="Calibri" w:eastAsia="Times New Roman" w:hAnsi="Calibri" w:cs="Calibri"/>
                <w:lang w:val="it-IT"/>
                <w:rPrChange w:id="38"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Progressi in campo scientifico</w:t>
            </w:r>
          </w:p>
          <w:p w14:paraId="7708286D" w14:textId="77777777" w:rsidR="00BE08E6" w:rsidRPr="00CB5A5B" w:rsidRDefault="00764180" w:rsidP="00F25748">
            <w:pPr>
              <w:spacing w:before="100" w:beforeAutospacing="1" w:after="100" w:afterAutospacing="1"/>
              <w:ind w:left="30" w:right="30"/>
              <w:rPr>
                <w:rFonts w:ascii="Calibri" w:eastAsia="Times New Roman" w:hAnsi="Calibri" w:cs="Calibri"/>
                <w:lang w:val="it-IT"/>
                <w:rPrChange w:id="39"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Per ulteriori informazioni, fai clic su ciascuna icona.</w:t>
            </w:r>
          </w:p>
        </w:tc>
      </w:tr>
      <w:tr w:rsidR="00025912" w:rsidRPr="00CB5A5B" w14:paraId="6352CA9A" w14:textId="77777777" w:rsidTr="00F25748">
        <w:tc>
          <w:tcPr>
            <w:tcW w:w="1353" w:type="dxa"/>
            <w:shd w:val="clear" w:color="auto" w:fill="C1E4F5"/>
            <w:tcMar>
              <w:top w:w="120" w:type="dxa"/>
              <w:left w:w="180" w:type="dxa"/>
              <w:bottom w:w="120" w:type="dxa"/>
              <w:right w:w="180" w:type="dxa"/>
            </w:tcMar>
            <w:hideMark/>
          </w:tcPr>
          <w:p w14:paraId="239D04FF" w14:textId="77777777" w:rsidR="00BE08E6" w:rsidRPr="00931C08" w:rsidRDefault="00764180" w:rsidP="00BE08E6">
            <w:pPr>
              <w:spacing w:before="30" w:after="30"/>
              <w:ind w:left="30" w:right="30"/>
              <w:rPr>
                <w:rFonts w:ascii="Calibri" w:eastAsia="Times New Roman" w:hAnsi="Calibri" w:cs="Calibri"/>
                <w:sz w:val="16"/>
              </w:rPr>
            </w:pPr>
            <w:hyperlink r:id="rId41" w:tgtFrame="_blank" w:history="1">
              <w:r w:rsidRPr="00931C08">
                <w:rPr>
                  <w:rFonts w:ascii="Calibri" w:eastAsia="Times New Roman" w:hAnsi="Calibri" w:cs="Calibri"/>
                  <w:color w:val="0000FF"/>
                  <w:sz w:val="16"/>
                  <w:u w:val="single"/>
                </w:rPr>
                <w:t>Screen 9</w:t>
              </w:r>
            </w:hyperlink>
            <w:r w:rsidRPr="00931C08">
              <w:rPr>
                <w:rFonts w:ascii="Calibri" w:eastAsia="Times New Roman" w:hAnsi="Calibri" w:cs="Calibri"/>
                <w:sz w:val="16"/>
              </w:rPr>
              <w:t xml:space="preserve"> </w:t>
            </w:r>
          </w:p>
          <w:p w14:paraId="59D56BAC" w14:textId="77777777" w:rsidR="00BE08E6" w:rsidRPr="00931C08" w:rsidRDefault="00764180" w:rsidP="00BE08E6">
            <w:pPr>
              <w:ind w:left="30" w:right="30"/>
              <w:rPr>
                <w:rFonts w:ascii="Calibri" w:eastAsia="Times New Roman" w:hAnsi="Calibri" w:cs="Calibri"/>
                <w:sz w:val="16"/>
              </w:rPr>
            </w:pPr>
            <w:hyperlink r:id="rId42" w:tgtFrame="_blank" w:history="1">
              <w:r w:rsidRPr="00931C08">
                <w:rPr>
                  <w:rFonts w:ascii="Calibri" w:eastAsia="Times New Roman" w:hAnsi="Calibri" w:cs="Calibri"/>
                  <w:color w:val="0000FF"/>
                  <w:sz w:val="16"/>
                  <w:u w:val="single"/>
                </w:rPr>
                <w:t>16_C_10</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9098CC"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INNOVATION I</w:t>
            </w:r>
          </w:p>
          <w:p w14:paraId="2542B8DB"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create innovative healthcare solutions to help people live healthier lives and improve outcomes around the world.</w:t>
            </w:r>
          </w:p>
          <w:p w14:paraId="0BBA6F05"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 xml:space="preserve">We respond to human needs by pioneering breakthrough treatments, life-saving devices, and </w:t>
            </w:r>
            <w:r w:rsidRPr="00931C08">
              <w:rPr>
                <w:rFonts w:ascii="Calibri" w:eastAsia="Times New Roman" w:hAnsi="Calibri" w:cs="Calibri"/>
              </w:rPr>
              <w:lastRenderedPageBreak/>
              <w:t>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0A41D4E8" w14:textId="77777777" w:rsidR="00106FB1" w:rsidRPr="00CB5A5B" w:rsidRDefault="00764180" w:rsidP="00F25748">
            <w:pPr>
              <w:spacing w:before="100" w:beforeAutospacing="1" w:after="100" w:afterAutospacing="1"/>
              <w:ind w:left="30" w:right="30"/>
              <w:rPr>
                <w:rFonts w:ascii="Calibri" w:eastAsia="Times New Roman" w:hAnsi="Calibri" w:cs="Calibri"/>
                <w:lang w:val="it-IT"/>
                <w:rPrChange w:id="40"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INNOVAZIONE I</w:t>
            </w:r>
          </w:p>
          <w:p w14:paraId="1A9183B4" w14:textId="357F2C7D" w:rsidR="00106FB1" w:rsidRPr="00CB5A5B" w:rsidRDefault="00764180" w:rsidP="00F25748">
            <w:pPr>
              <w:spacing w:before="100" w:beforeAutospacing="1" w:after="100" w:afterAutospacing="1"/>
              <w:ind w:left="30" w:right="30"/>
              <w:rPr>
                <w:rFonts w:ascii="Calibri" w:eastAsia="Times New Roman" w:hAnsi="Calibri" w:cs="Calibri"/>
                <w:lang w:val="it-IT"/>
                <w:rPrChange w:id="41"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Creiamo soluzioni sanitarie innovative per aiutare le persone a vivere più sane e migliorare gli esiti clinici in</w:t>
            </w:r>
            <w:r w:rsidR="001811F7">
              <w:rPr>
                <w:rFonts w:ascii="Calibri" w:eastAsia="Calibri" w:hAnsi="Calibri" w:cs="Calibri"/>
                <w:lang w:val="it-IT"/>
              </w:rPr>
              <w:t> </w:t>
            </w:r>
            <w:r w:rsidRPr="00931C08">
              <w:rPr>
                <w:rFonts w:ascii="Calibri" w:eastAsia="Calibri" w:hAnsi="Calibri" w:cs="Calibri"/>
                <w:lang w:val="it-IT"/>
              </w:rPr>
              <w:t>tutto il mondo.</w:t>
            </w:r>
          </w:p>
          <w:p w14:paraId="5B764570" w14:textId="5B42D59B" w:rsidR="00BE08E6" w:rsidRPr="00CB5A5B" w:rsidRDefault="00764180" w:rsidP="00F25748">
            <w:pPr>
              <w:spacing w:before="100" w:beforeAutospacing="1" w:after="100" w:afterAutospacing="1"/>
              <w:ind w:left="30" w:right="30"/>
              <w:rPr>
                <w:rFonts w:ascii="Calibri" w:eastAsia="Times New Roman" w:hAnsi="Calibri" w:cs="Calibri"/>
                <w:lang w:val="it-IT"/>
                <w:rPrChange w:id="42"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 xml:space="preserve">Rispondiamo ai bisogni umani sviluppando trattamenti rivoluzionari, dispositivi salvavita e prodotti innovativi </w:t>
            </w:r>
            <w:r w:rsidRPr="00931C08">
              <w:rPr>
                <w:rFonts w:ascii="Calibri" w:eastAsia="Calibri" w:hAnsi="Calibri" w:cs="Calibri"/>
                <w:lang w:val="it-IT"/>
              </w:rPr>
              <w:lastRenderedPageBreak/>
              <w:t>che</w:t>
            </w:r>
            <w:r w:rsidR="001811F7">
              <w:rPr>
                <w:rFonts w:ascii="Calibri" w:eastAsia="Calibri" w:hAnsi="Calibri" w:cs="Calibri"/>
                <w:lang w:val="it-IT"/>
              </w:rPr>
              <w:t> </w:t>
            </w:r>
            <w:r w:rsidRPr="00931C08">
              <w:rPr>
                <w:rFonts w:ascii="Calibri" w:eastAsia="Calibri" w:hAnsi="Calibri" w:cs="Calibri"/>
                <w:lang w:val="it-IT"/>
              </w:rPr>
              <w:t>supportano la salute in nuovi modi. Attraverso una scienza e una tecnologia all’avanguardia, ci impegniamo a</w:t>
            </w:r>
            <w:r w:rsidR="001811F7">
              <w:rPr>
                <w:rFonts w:ascii="Calibri" w:eastAsia="Calibri" w:hAnsi="Calibri" w:cs="Calibri"/>
                <w:lang w:val="it-IT"/>
              </w:rPr>
              <w:t> </w:t>
            </w:r>
            <w:r w:rsidRPr="00931C08">
              <w:rPr>
                <w:rFonts w:ascii="Calibri" w:eastAsia="Calibri" w:hAnsi="Calibri" w:cs="Calibri"/>
                <w:lang w:val="it-IT"/>
              </w:rPr>
              <w:t>migliorare i risultati e a mettere le persone nelle condizioni di vivere appieno la propria vita, creando innovazioni significative per ogni fase dell’esistenza.</w:t>
            </w:r>
          </w:p>
        </w:tc>
      </w:tr>
      <w:tr w:rsidR="00025912" w:rsidRPr="00CB5A5B" w14:paraId="52ABFF2D" w14:textId="77777777" w:rsidTr="00F25748">
        <w:tc>
          <w:tcPr>
            <w:tcW w:w="1353" w:type="dxa"/>
            <w:shd w:val="clear" w:color="auto" w:fill="C1E4F5"/>
            <w:tcMar>
              <w:top w:w="120" w:type="dxa"/>
              <w:left w:w="180" w:type="dxa"/>
              <w:bottom w:w="120" w:type="dxa"/>
              <w:right w:w="180" w:type="dxa"/>
            </w:tcMar>
            <w:hideMark/>
          </w:tcPr>
          <w:p w14:paraId="7A336BE1" w14:textId="77777777" w:rsidR="00BE08E6" w:rsidRPr="00931C08" w:rsidRDefault="00764180" w:rsidP="00BE08E6">
            <w:pPr>
              <w:spacing w:before="30" w:after="30"/>
              <w:ind w:left="30" w:right="30"/>
              <w:rPr>
                <w:rFonts w:ascii="Calibri" w:eastAsia="Times New Roman" w:hAnsi="Calibri" w:cs="Calibri"/>
                <w:sz w:val="16"/>
              </w:rPr>
            </w:pPr>
            <w:hyperlink r:id="rId43" w:tgtFrame="_blank" w:history="1">
              <w:r w:rsidRPr="00931C08">
                <w:rPr>
                  <w:rFonts w:ascii="Calibri" w:eastAsia="Times New Roman" w:hAnsi="Calibri" w:cs="Calibri"/>
                  <w:color w:val="0000FF"/>
                  <w:sz w:val="16"/>
                  <w:u w:val="single"/>
                </w:rPr>
                <w:t>Screen 9</w:t>
              </w:r>
            </w:hyperlink>
            <w:r w:rsidRPr="00931C08">
              <w:rPr>
                <w:rFonts w:ascii="Calibri" w:eastAsia="Times New Roman" w:hAnsi="Calibri" w:cs="Calibri"/>
                <w:sz w:val="16"/>
              </w:rPr>
              <w:t xml:space="preserve"> </w:t>
            </w:r>
          </w:p>
          <w:p w14:paraId="21BE9332" w14:textId="77777777" w:rsidR="00BE08E6" w:rsidRPr="00931C08" w:rsidRDefault="00764180" w:rsidP="00BE08E6">
            <w:pPr>
              <w:ind w:left="30" w:right="30"/>
              <w:rPr>
                <w:rFonts w:ascii="Calibri" w:eastAsia="Times New Roman" w:hAnsi="Calibri" w:cs="Calibri"/>
                <w:sz w:val="16"/>
              </w:rPr>
            </w:pPr>
            <w:hyperlink r:id="rId44" w:tgtFrame="_blank" w:history="1">
              <w:r w:rsidRPr="00931C08">
                <w:rPr>
                  <w:rFonts w:ascii="Calibri" w:eastAsia="Times New Roman" w:hAnsi="Calibri" w:cs="Calibri"/>
                  <w:color w:val="0000FF"/>
                  <w:sz w:val="16"/>
                  <w:u w:val="single"/>
                </w:rPr>
                <w:t>17_C_10</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21B3C4"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INNOVATION II</w:t>
            </w:r>
          </w:p>
          <w:p w14:paraId="52FA2E6F"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cultivate a culture of innovation by exploring new possibilities and plan for contingencies.</w:t>
            </w:r>
          </w:p>
          <w:p w14:paraId="62D4360F"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While progress often involves risk, we take thoughtful, responsible steps to anticipate challenges and minimize them in advance—always guided by the Code and our policies.</w:t>
            </w:r>
          </w:p>
        </w:tc>
        <w:tc>
          <w:tcPr>
            <w:tcW w:w="6000" w:type="dxa"/>
          </w:tcPr>
          <w:p w14:paraId="022AC035" w14:textId="77777777" w:rsidR="00106FB1" w:rsidRPr="00CB5A5B" w:rsidRDefault="00764180" w:rsidP="00F25748">
            <w:pPr>
              <w:spacing w:before="100" w:beforeAutospacing="1" w:after="100" w:afterAutospacing="1"/>
              <w:ind w:left="30" w:right="30"/>
              <w:rPr>
                <w:rFonts w:ascii="Calibri" w:eastAsia="Times New Roman" w:hAnsi="Calibri" w:cs="Calibri"/>
                <w:lang w:val="it-IT"/>
                <w:rPrChange w:id="43"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INNOVAZIONE II</w:t>
            </w:r>
          </w:p>
          <w:p w14:paraId="3D1C742A" w14:textId="77777777" w:rsidR="00106FB1" w:rsidRPr="00CB5A5B" w:rsidRDefault="00764180" w:rsidP="00F25748">
            <w:pPr>
              <w:spacing w:before="100" w:beforeAutospacing="1" w:after="100" w:afterAutospacing="1"/>
              <w:ind w:left="30" w:right="30"/>
              <w:rPr>
                <w:rFonts w:ascii="Calibri" w:eastAsia="Times New Roman" w:hAnsi="Calibri" w:cs="Calibri"/>
                <w:lang w:val="it-IT"/>
                <w:rPrChange w:id="44"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Coltiviamo una cultura dell’innovazione esplorando nuove possibilità e pianificando con attenzione.</w:t>
            </w:r>
          </w:p>
          <w:p w14:paraId="07A150F8" w14:textId="77777777" w:rsidR="00BE08E6" w:rsidRPr="00CB5A5B" w:rsidRDefault="00764180" w:rsidP="00F25748">
            <w:pPr>
              <w:spacing w:before="100" w:beforeAutospacing="1" w:after="100" w:afterAutospacing="1"/>
              <w:ind w:left="30" w:right="30"/>
              <w:rPr>
                <w:rFonts w:ascii="Calibri" w:eastAsia="Times New Roman" w:hAnsi="Calibri" w:cs="Calibri"/>
                <w:lang w:val="it-IT"/>
                <w:rPrChange w:id="45"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Il progresso comporta rischi, ma li affrontiamo con responsabilità, sempre guidati dal Codice e dalle nostre politiche.</w:t>
            </w:r>
          </w:p>
        </w:tc>
      </w:tr>
      <w:tr w:rsidR="00025912" w:rsidRPr="00F25748" w14:paraId="7F568566" w14:textId="77777777" w:rsidTr="00F25748">
        <w:tc>
          <w:tcPr>
            <w:tcW w:w="1353" w:type="dxa"/>
            <w:shd w:val="clear" w:color="auto" w:fill="C1E4F5"/>
            <w:tcMar>
              <w:top w:w="120" w:type="dxa"/>
              <w:left w:w="180" w:type="dxa"/>
              <w:bottom w:w="120" w:type="dxa"/>
              <w:right w:w="180" w:type="dxa"/>
            </w:tcMar>
            <w:hideMark/>
          </w:tcPr>
          <w:p w14:paraId="2B694D52" w14:textId="77777777" w:rsidR="00BE08E6" w:rsidRPr="00931C08" w:rsidRDefault="00764180" w:rsidP="00BE08E6">
            <w:pPr>
              <w:spacing w:before="30" w:after="30"/>
              <w:ind w:left="30" w:right="30"/>
              <w:rPr>
                <w:rFonts w:ascii="Calibri" w:eastAsia="Times New Roman" w:hAnsi="Calibri" w:cs="Calibri"/>
                <w:sz w:val="16"/>
              </w:rPr>
            </w:pPr>
            <w:hyperlink r:id="rId45" w:tgtFrame="_blank" w:history="1">
              <w:r w:rsidRPr="00931C08">
                <w:rPr>
                  <w:rFonts w:ascii="Calibri" w:eastAsia="Times New Roman" w:hAnsi="Calibri" w:cs="Calibri"/>
                  <w:color w:val="0000FF"/>
                  <w:sz w:val="16"/>
                  <w:u w:val="single"/>
                </w:rPr>
                <w:t>Screen 9</w:t>
              </w:r>
            </w:hyperlink>
            <w:r w:rsidRPr="00931C08">
              <w:rPr>
                <w:rFonts w:ascii="Calibri" w:eastAsia="Times New Roman" w:hAnsi="Calibri" w:cs="Calibri"/>
                <w:sz w:val="16"/>
              </w:rPr>
              <w:t xml:space="preserve"> </w:t>
            </w:r>
          </w:p>
          <w:p w14:paraId="01C812D1" w14:textId="77777777" w:rsidR="00BE08E6" w:rsidRPr="00931C08" w:rsidRDefault="00764180" w:rsidP="00BE08E6">
            <w:pPr>
              <w:ind w:left="30" w:right="30"/>
              <w:rPr>
                <w:rFonts w:ascii="Calibri" w:eastAsia="Times New Roman" w:hAnsi="Calibri" w:cs="Calibri"/>
                <w:sz w:val="16"/>
              </w:rPr>
            </w:pPr>
            <w:hyperlink r:id="rId46" w:tgtFrame="_blank" w:history="1">
              <w:r w:rsidRPr="00931C08">
                <w:rPr>
                  <w:rFonts w:ascii="Calibri" w:eastAsia="Times New Roman" w:hAnsi="Calibri" w:cs="Calibri"/>
                  <w:color w:val="0000FF"/>
                  <w:sz w:val="16"/>
                  <w:u w:val="single"/>
                </w:rPr>
                <w:t>18_C_10</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3868F19"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ADVANCING SCIENCE</w:t>
            </w:r>
          </w:p>
          <w:p w14:paraId="0C2CB49D"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conduct research to generate accurate, objective data that drives innovation, improves treatments, and advances healthcare.</w:t>
            </w:r>
          </w:p>
          <w:p w14:paraId="2A199F43"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33FF97F8"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lastRenderedPageBreak/>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6F75DBA2"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1777CE30" w14:textId="77777777" w:rsidR="009A0BBE" w:rsidRPr="00CB5A5B" w:rsidRDefault="00764180" w:rsidP="00F25748">
            <w:pPr>
              <w:spacing w:before="100" w:beforeAutospacing="1" w:after="100" w:afterAutospacing="1"/>
              <w:ind w:left="30" w:right="30"/>
              <w:rPr>
                <w:rFonts w:ascii="Calibri" w:eastAsia="Times New Roman" w:hAnsi="Calibri" w:cs="Calibri"/>
                <w:lang w:val="it-IT"/>
                <w:rPrChange w:id="46"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PROGRESSO SCIENTIFICO</w:t>
            </w:r>
          </w:p>
          <w:p w14:paraId="6A2DD67C" w14:textId="7F4DB560" w:rsidR="009A0BBE" w:rsidRPr="00CB5A5B" w:rsidRDefault="00764180" w:rsidP="00F25748">
            <w:pPr>
              <w:spacing w:before="100" w:beforeAutospacing="1" w:after="100" w:afterAutospacing="1"/>
              <w:ind w:left="30" w:right="30"/>
              <w:rPr>
                <w:rFonts w:ascii="Calibri" w:eastAsia="Times New Roman" w:hAnsi="Calibri" w:cs="Calibri"/>
                <w:lang w:val="it-IT"/>
                <w:rPrChange w:id="47"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Conduciamo la ricerca per generare dati accurati e</w:t>
            </w:r>
            <w:r w:rsidR="001811F7">
              <w:rPr>
                <w:rFonts w:ascii="Calibri" w:eastAsia="Calibri" w:hAnsi="Calibri" w:cs="Calibri"/>
                <w:lang w:val="it-IT"/>
              </w:rPr>
              <w:t> </w:t>
            </w:r>
            <w:r w:rsidRPr="00931C08">
              <w:rPr>
                <w:rFonts w:ascii="Calibri" w:eastAsia="Calibri" w:hAnsi="Calibri" w:cs="Calibri"/>
                <w:lang w:val="it-IT"/>
              </w:rPr>
              <w:t>oggettivi che guidano l’innovazione, migliorano i</w:t>
            </w:r>
            <w:r w:rsidR="001811F7">
              <w:rPr>
                <w:rFonts w:ascii="Calibri" w:eastAsia="Calibri" w:hAnsi="Calibri" w:cs="Calibri"/>
                <w:lang w:val="it-IT"/>
              </w:rPr>
              <w:t> </w:t>
            </w:r>
            <w:r w:rsidRPr="00931C08">
              <w:rPr>
                <w:rFonts w:ascii="Calibri" w:eastAsia="Calibri" w:hAnsi="Calibri" w:cs="Calibri"/>
                <w:lang w:val="it-IT"/>
              </w:rPr>
              <w:t>trattamenti e fanno progredire la sanità.</w:t>
            </w:r>
          </w:p>
          <w:p w14:paraId="7B8A4516" w14:textId="77777777" w:rsidR="009A0BBE"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Tuteliamo i partecipanti agli studi, garantendo il consenso informato, la sicurezza e la massima trasparenza. L’ottenimento del consenso informato dei partecipanti alla ricerca è fondamentale per il nostro processo di ricerca.</w:t>
            </w:r>
          </w:p>
          <w:p w14:paraId="0289485E" w14:textId="63169C7A" w:rsidR="009A0BBE"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 xml:space="preserve">Valorizziamo la trasparenza nella ricerca scientifica e non cerchiamo in alcun modo di influenzarne impropriamente gli esiti. Garantiamo l’accuratezza dei dati degli studi e ci </w:t>
            </w:r>
            <w:r w:rsidRPr="00931C08">
              <w:rPr>
                <w:rFonts w:ascii="Calibri" w:eastAsia="Calibri" w:hAnsi="Calibri" w:cs="Calibri"/>
                <w:lang w:val="it-IT"/>
              </w:rPr>
              <w:lastRenderedPageBreak/>
              <w:t>impegniamo a fornire i risultati delle ricerche eseguite per</w:t>
            </w:r>
            <w:r w:rsidR="001811F7">
              <w:rPr>
                <w:rFonts w:ascii="Calibri" w:eastAsia="Calibri" w:hAnsi="Calibri" w:cs="Calibri"/>
                <w:lang w:val="it-IT"/>
              </w:rPr>
              <w:t> </w:t>
            </w:r>
            <w:r w:rsidRPr="00931C08">
              <w:rPr>
                <w:rFonts w:ascii="Calibri" w:eastAsia="Calibri" w:hAnsi="Calibri" w:cs="Calibri"/>
                <w:lang w:val="it-IT"/>
              </w:rPr>
              <w:t>i prodotti, che siano positivi o negativi, in modo tempestivo e preciso.</w:t>
            </w:r>
          </w:p>
          <w:p w14:paraId="67A9FCDC" w14:textId="7A0DA742" w:rsidR="00BE08E6" w:rsidRPr="00F2574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Quando la ricerca è condotta per Abbott o pubblicata per nostro conto, collaboriamo con esperti dotati di solide competenze scientifiche e mediche. Devi visualizzare tutti</w:t>
            </w:r>
            <w:r w:rsidR="00F25748">
              <w:rPr>
                <w:rFonts w:ascii="Calibri" w:eastAsia="Calibri" w:hAnsi="Calibri" w:cs="Calibri"/>
                <w:lang w:val="it-IT"/>
              </w:rPr>
              <w:t> </w:t>
            </w:r>
            <w:r w:rsidRPr="00931C08">
              <w:rPr>
                <w:rFonts w:ascii="Calibri" w:eastAsia="Calibri" w:hAnsi="Calibri" w:cs="Calibri"/>
                <w:lang w:val="it-IT"/>
              </w:rPr>
              <w:t>i</w:t>
            </w:r>
            <w:r w:rsidR="001811F7">
              <w:rPr>
                <w:rFonts w:ascii="Calibri" w:eastAsia="Calibri" w:hAnsi="Calibri" w:cs="Calibri"/>
                <w:lang w:val="it-IT"/>
              </w:rPr>
              <w:t> </w:t>
            </w:r>
            <w:r w:rsidRPr="00931C08">
              <w:rPr>
                <w:rFonts w:ascii="Calibri" w:eastAsia="Calibri" w:hAnsi="Calibri" w:cs="Calibri"/>
                <w:lang w:val="it-IT"/>
              </w:rPr>
              <w:t>contenuti prima di proseguire.</w:t>
            </w:r>
          </w:p>
        </w:tc>
      </w:tr>
      <w:tr w:rsidR="00025912" w:rsidRPr="00CB5A5B" w14:paraId="18AADEE4" w14:textId="77777777" w:rsidTr="00F25748">
        <w:tc>
          <w:tcPr>
            <w:tcW w:w="1353" w:type="dxa"/>
            <w:shd w:val="clear" w:color="auto" w:fill="C1E4F5"/>
            <w:tcMar>
              <w:top w:w="120" w:type="dxa"/>
              <w:left w:w="180" w:type="dxa"/>
              <w:bottom w:w="120" w:type="dxa"/>
              <w:right w:w="180" w:type="dxa"/>
            </w:tcMar>
            <w:hideMark/>
          </w:tcPr>
          <w:p w14:paraId="3548861A" w14:textId="77777777" w:rsidR="00BE08E6" w:rsidRPr="00931C08" w:rsidRDefault="00764180" w:rsidP="00BE08E6">
            <w:pPr>
              <w:spacing w:before="30" w:after="30"/>
              <w:ind w:left="30" w:right="30"/>
              <w:rPr>
                <w:rFonts w:ascii="Calibri" w:eastAsia="Times New Roman" w:hAnsi="Calibri" w:cs="Calibri"/>
                <w:sz w:val="16"/>
              </w:rPr>
            </w:pPr>
            <w:hyperlink r:id="rId47" w:tgtFrame="_blank" w:history="1">
              <w:r w:rsidRPr="00931C08">
                <w:rPr>
                  <w:rFonts w:ascii="Calibri" w:eastAsia="Times New Roman" w:hAnsi="Calibri" w:cs="Calibri"/>
                  <w:color w:val="0000FF"/>
                  <w:sz w:val="16"/>
                  <w:u w:val="single"/>
                </w:rPr>
                <w:t>Screen 10</w:t>
              </w:r>
            </w:hyperlink>
            <w:r w:rsidRPr="00931C08">
              <w:rPr>
                <w:rFonts w:ascii="Calibri" w:eastAsia="Times New Roman" w:hAnsi="Calibri" w:cs="Calibri"/>
                <w:sz w:val="16"/>
              </w:rPr>
              <w:t xml:space="preserve"> </w:t>
            </w:r>
          </w:p>
          <w:p w14:paraId="3A4D6A96" w14:textId="77777777" w:rsidR="00BE08E6" w:rsidRPr="00931C08" w:rsidRDefault="00764180" w:rsidP="00BE08E6">
            <w:pPr>
              <w:ind w:left="30" w:right="30"/>
              <w:rPr>
                <w:rFonts w:ascii="Calibri" w:eastAsia="Times New Roman" w:hAnsi="Calibri" w:cs="Calibri"/>
                <w:sz w:val="16"/>
              </w:rPr>
            </w:pPr>
            <w:hyperlink r:id="rId48" w:tgtFrame="_blank" w:history="1">
              <w:r w:rsidRPr="00931C08">
                <w:rPr>
                  <w:rFonts w:ascii="Calibri" w:eastAsia="Times New Roman" w:hAnsi="Calibri" w:cs="Calibri"/>
                  <w:color w:val="0000FF"/>
                  <w:sz w:val="16"/>
                  <w:u w:val="single"/>
                </w:rPr>
                <w:t>19_C_11</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FEDFD9"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You must view all content before moving forward.</w:t>
            </w:r>
          </w:p>
          <w:p w14:paraId="3ADE5C21"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At Abbott, we foster a culture of openness, diversity, and respect—because it drives creativity and innovation.</w:t>
            </w:r>
          </w:p>
          <w:p w14:paraId="7F811EB9"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each have a responsibility to live the Code every day: treating others with respect, creating a safe and inclusive workplace, and ensuring equal opportunity for all.</w:t>
            </w:r>
          </w:p>
          <w:p w14:paraId="17849D04"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ask questions when things are unclear and speak up when something doesn’t feel right.</w:t>
            </w:r>
          </w:p>
          <w:p w14:paraId="55885507"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This section reinforces our commitment to equal opportunity and a secure work environment, and reminds us to understand, apply, and uphold the Code in everything we do.</w:t>
            </w:r>
          </w:p>
          <w:p w14:paraId="6A32DEAF"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lastRenderedPageBreak/>
              <w:t>Collaboration</w:t>
            </w:r>
          </w:p>
          <w:p w14:paraId="3C95C40E"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Our Connection to Each Other</w:t>
            </w:r>
          </w:p>
          <w:p w14:paraId="588F16D0"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Reporting Concerns</w:t>
            </w:r>
          </w:p>
          <w:p w14:paraId="046B1F94"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Equal Opportunity</w:t>
            </w:r>
          </w:p>
          <w:p w14:paraId="1CA72777"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Fair Treatment</w:t>
            </w:r>
          </w:p>
          <w:p w14:paraId="53A1CAA2"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Work Environment</w:t>
            </w:r>
          </w:p>
          <w:p w14:paraId="00E790DB" w14:textId="77777777" w:rsidR="00BE08E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Click each of the icons to learn more.</w:t>
            </w:r>
          </w:p>
        </w:tc>
        <w:tc>
          <w:tcPr>
            <w:tcW w:w="6000" w:type="dxa"/>
          </w:tcPr>
          <w:p w14:paraId="4EACD988" w14:textId="77777777" w:rsidR="007502B3" w:rsidRPr="00CB5A5B" w:rsidRDefault="00764180" w:rsidP="00F25748">
            <w:pPr>
              <w:spacing w:before="100" w:beforeAutospacing="1" w:after="100" w:afterAutospacing="1"/>
              <w:ind w:left="30" w:right="30"/>
              <w:rPr>
                <w:rFonts w:ascii="Calibri" w:eastAsia="Times New Roman" w:hAnsi="Calibri" w:cs="Calibri"/>
                <w:lang w:val="it-IT"/>
                <w:rPrChange w:id="48"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Devi esaminare tutto il contenuto prima di procedere.</w:t>
            </w:r>
          </w:p>
          <w:p w14:paraId="5822042F" w14:textId="190B5E39" w:rsidR="007502B3" w:rsidRPr="00CB5A5B" w:rsidRDefault="00764180" w:rsidP="00F25748">
            <w:pPr>
              <w:spacing w:before="100" w:beforeAutospacing="1" w:after="100" w:afterAutospacing="1"/>
              <w:ind w:left="30" w:right="30"/>
              <w:rPr>
                <w:rFonts w:ascii="Calibri" w:eastAsia="Times New Roman" w:hAnsi="Calibri" w:cs="Calibri"/>
                <w:lang w:val="it-IT"/>
                <w:rPrChange w:id="49"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In Abbott promuoviamo una cultura di apertura, diversità</w:t>
            </w:r>
            <w:r w:rsidR="001811F7">
              <w:rPr>
                <w:rFonts w:ascii="Calibri" w:eastAsia="Calibri" w:hAnsi="Calibri" w:cs="Calibri"/>
                <w:lang w:val="it-IT"/>
              </w:rPr>
              <w:t> </w:t>
            </w:r>
            <w:r w:rsidRPr="00931C08">
              <w:rPr>
                <w:rFonts w:ascii="Calibri" w:eastAsia="Calibri" w:hAnsi="Calibri" w:cs="Calibri"/>
                <w:lang w:val="it-IT"/>
              </w:rPr>
              <w:t>e rispetto, perché questo alimenta creatività e</w:t>
            </w:r>
            <w:r w:rsidR="001811F7">
              <w:rPr>
                <w:rFonts w:ascii="Calibri" w:eastAsia="Calibri" w:hAnsi="Calibri" w:cs="Calibri"/>
                <w:lang w:val="it-IT"/>
              </w:rPr>
              <w:t> </w:t>
            </w:r>
            <w:r w:rsidRPr="00931C08">
              <w:rPr>
                <w:rFonts w:ascii="Calibri" w:eastAsia="Calibri" w:hAnsi="Calibri" w:cs="Calibri"/>
                <w:lang w:val="it-IT"/>
              </w:rPr>
              <w:t>innovazione.</w:t>
            </w:r>
          </w:p>
          <w:p w14:paraId="2C0752D8" w14:textId="21C7526D" w:rsidR="007502B3" w:rsidRPr="00CB5A5B" w:rsidRDefault="00764180" w:rsidP="00F25748">
            <w:pPr>
              <w:spacing w:before="100" w:beforeAutospacing="1" w:after="100" w:afterAutospacing="1"/>
              <w:ind w:left="30" w:right="30"/>
              <w:rPr>
                <w:rFonts w:ascii="Calibri" w:eastAsia="Times New Roman" w:hAnsi="Calibri" w:cs="Calibri"/>
                <w:lang w:val="it-IT"/>
                <w:rPrChange w:id="50"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Ognuno di noi ha la responsabilità di vivere il Codice ogni</w:t>
            </w:r>
            <w:r w:rsidR="00F25748">
              <w:rPr>
                <w:rFonts w:ascii="Calibri" w:eastAsia="Calibri" w:hAnsi="Calibri" w:cs="Calibri"/>
                <w:lang w:val="it-IT"/>
              </w:rPr>
              <w:t> </w:t>
            </w:r>
            <w:r w:rsidRPr="00931C08">
              <w:rPr>
                <w:rFonts w:ascii="Calibri" w:eastAsia="Calibri" w:hAnsi="Calibri" w:cs="Calibri"/>
                <w:lang w:val="it-IT"/>
              </w:rPr>
              <w:t>giorno: trattando gli altri con rispetto, creando un</w:t>
            </w:r>
            <w:r w:rsidR="00F25748">
              <w:rPr>
                <w:rFonts w:ascii="Calibri" w:eastAsia="Calibri" w:hAnsi="Calibri" w:cs="Calibri"/>
                <w:lang w:val="it-IT"/>
              </w:rPr>
              <w:t> </w:t>
            </w:r>
            <w:r w:rsidRPr="00931C08">
              <w:rPr>
                <w:rFonts w:ascii="Calibri" w:eastAsia="Calibri" w:hAnsi="Calibri" w:cs="Calibri"/>
                <w:lang w:val="it-IT"/>
              </w:rPr>
              <w:t>ambiente di lavoro sicuro e inclusivo e garantendo pari</w:t>
            </w:r>
            <w:r w:rsidR="00F25748">
              <w:rPr>
                <w:rFonts w:ascii="Calibri" w:eastAsia="Calibri" w:hAnsi="Calibri" w:cs="Calibri"/>
                <w:lang w:val="it-IT"/>
              </w:rPr>
              <w:t> </w:t>
            </w:r>
            <w:r w:rsidRPr="00931C08">
              <w:rPr>
                <w:rFonts w:ascii="Calibri" w:eastAsia="Calibri" w:hAnsi="Calibri" w:cs="Calibri"/>
                <w:lang w:val="it-IT"/>
              </w:rPr>
              <w:t>opportunità per tutti.</w:t>
            </w:r>
          </w:p>
          <w:p w14:paraId="30020528" w14:textId="70F10832" w:rsidR="007502B3"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Facciamo domande quando qualcosa non è chiaro e</w:t>
            </w:r>
            <w:r w:rsidR="001811F7">
              <w:rPr>
                <w:rFonts w:ascii="Calibri" w:eastAsia="Calibri" w:hAnsi="Calibri" w:cs="Calibri"/>
                <w:lang w:val="it-IT"/>
              </w:rPr>
              <w:t> </w:t>
            </w:r>
            <w:r w:rsidRPr="00931C08">
              <w:rPr>
                <w:rFonts w:ascii="Calibri" w:eastAsia="Calibri" w:hAnsi="Calibri" w:cs="Calibri"/>
                <w:lang w:val="it-IT"/>
              </w:rPr>
              <w:t>parliamo apertamente quando qualcosa non ci sembra giusto.</w:t>
            </w:r>
          </w:p>
          <w:p w14:paraId="588C9D75" w14:textId="05DEDA31" w:rsidR="007502B3"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 xml:space="preserve">Questa sezione rafforza il nostro impegno verso le pari opportunità e un ambiente di lavoro sicuro e ti ricorda </w:t>
            </w:r>
            <w:r w:rsidRPr="00931C08">
              <w:rPr>
                <w:rFonts w:ascii="Calibri" w:eastAsia="Calibri" w:hAnsi="Calibri" w:cs="Calibri"/>
                <w:lang w:val="it-IT"/>
              </w:rPr>
              <w:lastRenderedPageBreak/>
              <w:t>di</w:t>
            </w:r>
            <w:r w:rsidR="00963D30">
              <w:rPr>
                <w:rFonts w:ascii="Calibri" w:eastAsia="Calibri" w:hAnsi="Calibri" w:cs="Calibri"/>
                <w:lang w:val="it-IT"/>
              </w:rPr>
              <w:t> </w:t>
            </w:r>
            <w:r w:rsidRPr="00931C08">
              <w:rPr>
                <w:rFonts w:ascii="Calibri" w:eastAsia="Calibri" w:hAnsi="Calibri" w:cs="Calibri"/>
                <w:lang w:val="it-IT"/>
              </w:rPr>
              <w:t>comprendere, applicare e sostenere il Codice in tutto ciò</w:t>
            </w:r>
            <w:r w:rsidR="00963D30">
              <w:rPr>
                <w:rFonts w:ascii="Calibri" w:eastAsia="Calibri" w:hAnsi="Calibri" w:cs="Calibri"/>
                <w:lang w:val="it-IT"/>
              </w:rPr>
              <w:t> </w:t>
            </w:r>
            <w:r w:rsidRPr="00931C08">
              <w:rPr>
                <w:rFonts w:ascii="Calibri" w:eastAsia="Calibri" w:hAnsi="Calibri" w:cs="Calibri"/>
                <w:lang w:val="it-IT"/>
              </w:rPr>
              <w:t>che fai.</w:t>
            </w:r>
          </w:p>
          <w:p w14:paraId="258167C0" w14:textId="77777777" w:rsidR="007502B3"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Collaborazione</w:t>
            </w:r>
          </w:p>
          <w:p w14:paraId="7075E6D8" w14:textId="77777777" w:rsidR="007502B3"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Il legame che unisce i dipendenti</w:t>
            </w:r>
          </w:p>
          <w:p w14:paraId="7625F236" w14:textId="77777777" w:rsidR="007502B3"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Segnalare i dubbi</w:t>
            </w:r>
          </w:p>
          <w:p w14:paraId="28CA0AAA" w14:textId="77777777" w:rsidR="007502B3"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Pari opportunità</w:t>
            </w:r>
          </w:p>
          <w:p w14:paraId="6A07D7C6" w14:textId="77777777" w:rsidR="007502B3"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Trattamento equo</w:t>
            </w:r>
          </w:p>
          <w:p w14:paraId="49EDB3BA" w14:textId="77777777" w:rsidR="007502B3"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Ambiente di lavoro</w:t>
            </w:r>
          </w:p>
          <w:p w14:paraId="3F14B685" w14:textId="77777777" w:rsidR="00BE08E6"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Per ulteriori informazioni, fai clic su ciascuna icona.</w:t>
            </w:r>
          </w:p>
        </w:tc>
      </w:tr>
      <w:tr w:rsidR="00025912" w:rsidRPr="00CB5A5B" w14:paraId="05A7FC19" w14:textId="77777777" w:rsidTr="00F25748">
        <w:tc>
          <w:tcPr>
            <w:tcW w:w="1353" w:type="dxa"/>
            <w:shd w:val="clear" w:color="auto" w:fill="C1E4F5"/>
            <w:tcMar>
              <w:top w:w="120" w:type="dxa"/>
              <w:left w:w="180" w:type="dxa"/>
              <w:bottom w:w="120" w:type="dxa"/>
              <w:right w:w="180" w:type="dxa"/>
            </w:tcMar>
            <w:hideMark/>
          </w:tcPr>
          <w:p w14:paraId="6E358ABF" w14:textId="77777777" w:rsidR="00F47217" w:rsidRPr="00931C08" w:rsidRDefault="00764180" w:rsidP="00F47217">
            <w:pPr>
              <w:spacing w:before="30" w:after="30"/>
              <w:ind w:left="30" w:right="30"/>
              <w:rPr>
                <w:rFonts w:ascii="Calibri" w:eastAsia="Times New Roman" w:hAnsi="Calibri" w:cs="Calibri"/>
                <w:sz w:val="16"/>
              </w:rPr>
            </w:pPr>
            <w:hyperlink r:id="rId49" w:tgtFrame="_blank" w:history="1">
              <w:r w:rsidRPr="00931C08">
                <w:rPr>
                  <w:rFonts w:ascii="Calibri" w:eastAsia="Times New Roman" w:hAnsi="Calibri" w:cs="Calibri"/>
                  <w:color w:val="0000FF"/>
                  <w:sz w:val="16"/>
                  <w:u w:val="single"/>
                </w:rPr>
                <w:t>Screen 10</w:t>
              </w:r>
            </w:hyperlink>
            <w:r w:rsidRPr="00931C08">
              <w:rPr>
                <w:rFonts w:ascii="Calibri" w:eastAsia="Times New Roman" w:hAnsi="Calibri" w:cs="Calibri"/>
                <w:sz w:val="16"/>
              </w:rPr>
              <w:t xml:space="preserve"> </w:t>
            </w:r>
          </w:p>
          <w:p w14:paraId="1718AAE3" w14:textId="77777777" w:rsidR="00F47217" w:rsidRPr="00931C08" w:rsidRDefault="00764180" w:rsidP="00F47217">
            <w:pPr>
              <w:ind w:left="30" w:right="30"/>
              <w:rPr>
                <w:rFonts w:ascii="Calibri" w:eastAsia="Times New Roman" w:hAnsi="Calibri" w:cs="Calibri"/>
                <w:sz w:val="16"/>
              </w:rPr>
            </w:pPr>
            <w:hyperlink r:id="rId50" w:tgtFrame="_blank" w:history="1">
              <w:r w:rsidRPr="00931C08">
                <w:rPr>
                  <w:rFonts w:ascii="Calibri" w:eastAsia="Times New Roman" w:hAnsi="Calibri" w:cs="Calibri"/>
                  <w:color w:val="0000FF"/>
                  <w:sz w:val="16"/>
                  <w:u w:val="single"/>
                </w:rPr>
                <w:t>20_C_11</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86096B7"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COLLABORATION</w:t>
            </w:r>
          </w:p>
          <w:p w14:paraId="1C82B290"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value openness and collaboration because diverse ideas lead to better solutions.</w:t>
            </w:r>
          </w:p>
          <w:p w14:paraId="5D090E1C"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embrace diversity because it fuels creativity, energy, and progress. To make a meaningful impact on global health, we listen to one another, value every voice, and work together with purpose.</w:t>
            </w:r>
          </w:p>
        </w:tc>
        <w:tc>
          <w:tcPr>
            <w:tcW w:w="6000" w:type="dxa"/>
          </w:tcPr>
          <w:p w14:paraId="3F6F332B" w14:textId="77777777" w:rsidR="00F47217" w:rsidRPr="00CB5A5B" w:rsidRDefault="00764180" w:rsidP="00F25748">
            <w:pPr>
              <w:spacing w:before="100" w:beforeAutospacing="1" w:after="100" w:afterAutospacing="1"/>
              <w:ind w:left="30" w:right="30"/>
              <w:rPr>
                <w:rFonts w:ascii="Calibri" w:eastAsia="Times New Roman" w:hAnsi="Calibri" w:cs="Calibri"/>
                <w:lang w:val="it-IT"/>
                <w:rPrChange w:id="51"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COLLABORAZIONE</w:t>
            </w:r>
          </w:p>
          <w:p w14:paraId="280AE126" w14:textId="77777777" w:rsidR="00F47217" w:rsidRPr="00CB5A5B" w:rsidRDefault="00764180" w:rsidP="00F25748">
            <w:pPr>
              <w:spacing w:before="100" w:beforeAutospacing="1" w:after="100" w:afterAutospacing="1"/>
              <w:ind w:left="30" w:right="30"/>
              <w:rPr>
                <w:rFonts w:ascii="Calibri" w:eastAsia="Times New Roman" w:hAnsi="Calibri" w:cs="Calibri"/>
                <w:lang w:val="it-IT"/>
                <w:rPrChange w:id="52"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Valorizziamo l’apertura e la collaborazione perché idee diverse portano a soluzioni migliori.</w:t>
            </w:r>
          </w:p>
          <w:p w14:paraId="446C3131" w14:textId="3D8C269F" w:rsidR="00F47217"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Accogliamo la diversità perché alimenta creatività, energia</w:t>
            </w:r>
            <w:r w:rsidR="00F25748">
              <w:rPr>
                <w:rFonts w:ascii="Calibri" w:eastAsia="Calibri" w:hAnsi="Calibri" w:cs="Calibri"/>
                <w:lang w:val="it-IT"/>
              </w:rPr>
              <w:t> </w:t>
            </w:r>
            <w:r w:rsidRPr="00931C08">
              <w:rPr>
                <w:rFonts w:ascii="Calibri" w:eastAsia="Calibri" w:hAnsi="Calibri" w:cs="Calibri"/>
                <w:lang w:val="it-IT"/>
              </w:rPr>
              <w:t>e progresso. Per avere un impatto significativo sulla salute globale, ascoltiamo gli altri, diamo valore a</w:t>
            </w:r>
            <w:r w:rsidR="00F25748">
              <w:rPr>
                <w:rFonts w:ascii="Calibri" w:eastAsia="Calibri" w:hAnsi="Calibri" w:cs="Calibri"/>
                <w:lang w:val="it-IT"/>
              </w:rPr>
              <w:t> </w:t>
            </w:r>
            <w:r w:rsidRPr="00931C08">
              <w:rPr>
                <w:rFonts w:ascii="Calibri" w:eastAsia="Calibri" w:hAnsi="Calibri" w:cs="Calibri"/>
                <w:lang w:val="it-IT"/>
              </w:rPr>
              <w:t>ogni voce e</w:t>
            </w:r>
            <w:r w:rsidR="001811F7">
              <w:rPr>
                <w:rFonts w:ascii="Calibri" w:eastAsia="Calibri" w:hAnsi="Calibri" w:cs="Calibri"/>
                <w:lang w:val="it-IT"/>
              </w:rPr>
              <w:t> </w:t>
            </w:r>
            <w:r w:rsidRPr="00931C08">
              <w:rPr>
                <w:rFonts w:ascii="Calibri" w:eastAsia="Calibri" w:hAnsi="Calibri" w:cs="Calibri"/>
                <w:lang w:val="it-IT"/>
              </w:rPr>
              <w:t>lavoriamo insieme con uno scopo condiviso.</w:t>
            </w:r>
          </w:p>
        </w:tc>
      </w:tr>
      <w:tr w:rsidR="00025912" w:rsidRPr="00CB5A5B" w14:paraId="59594044" w14:textId="77777777" w:rsidTr="00F25748">
        <w:tc>
          <w:tcPr>
            <w:tcW w:w="1353" w:type="dxa"/>
            <w:shd w:val="clear" w:color="auto" w:fill="C1E4F5"/>
            <w:tcMar>
              <w:top w:w="120" w:type="dxa"/>
              <w:left w:w="180" w:type="dxa"/>
              <w:bottom w:w="120" w:type="dxa"/>
              <w:right w:w="180" w:type="dxa"/>
            </w:tcMar>
            <w:hideMark/>
          </w:tcPr>
          <w:p w14:paraId="187EEFA6" w14:textId="77777777" w:rsidR="00F47217" w:rsidRPr="00931C08" w:rsidRDefault="00764180" w:rsidP="00F47217">
            <w:pPr>
              <w:spacing w:before="30" w:after="30"/>
              <w:ind w:left="30" w:right="30"/>
              <w:rPr>
                <w:rFonts w:ascii="Calibri" w:eastAsia="Times New Roman" w:hAnsi="Calibri" w:cs="Calibri"/>
                <w:sz w:val="16"/>
              </w:rPr>
            </w:pPr>
            <w:hyperlink r:id="rId51" w:tgtFrame="_blank" w:history="1">
              <w:r w:rsidRPr="00931C08">
                <w:rPr>
                  <w:rFonts w:ascii="Calibri" w:eastAsia="Times New Roman" w:hAnsi="Calibri" w:cs="Calibri"/>
                  <w:color w:val="0000FF"/>
                  <w:sz w:val="16"/>
                  <w:u w:val="single"/>
                </w:rPr>
                <w:t>Screen 10</w:t>
              </w:r>
            </w:hyperlink>
            <w:r w:rsidRPr="00931C08">
              <w:rPr>
                <w:rFonts w:ascii="Calibri" w:eastAsia="Times New Roman" w:hAnsi="Calibri" w:cs="Calibri"/>
                <w:sz w:val="16"/>
              </w:rPr>
              <w:t xml:space="preserve"> </w:t>
            </w:r>
          </w:p>
          <w:p w14:paraId="58BC7F5B" w14:textId="77777777" w:rsidR="00F47217" w:rsidRPr="00931C08" w:rsidRDefault="00764180" w:rsidP="00F47217">
            <w:pPr>
              <w:ind w:left="30" w:right="30"/>
              <w:rPr>
                <w:rFonts w:ascii="Calibri" w:eastAsia="Times New Roman" w:hAnsi="Calibri" w:cs="Calibri"/>
                <w:sz w:val="16"/>
              </w:rPr>
            </w:pPr>
            <w:hyperlink r:id="rId52" w:tgtFrame="_blank" w:history="1">
              <w:r w:rsidRPr="00931C08">
                <w:rPr>
                  <w:rFonts w:ascii="Calibri" w:eastAsia="Times New Roman" w:hAnsi="Calibri" w:cs="Calibri"/>
                  <w:color w:val="0000FF"/>
                  <w:sz w:val="16"/>
                  <w:u w:val="single"/>
                </w:rPr>
                <w:t>21_C_11</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26EADE9"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OUR CONNECTION TO EACH OTHER</w:t>
            </w:r>
          </w:p>
          <w:p w14:paraId="7B12940A"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lastRenderedPageBreak/>
              <w:t>We all share the responsibility to live Abbott’s values every day.</w:t>
            </w:r>
          </w:p>
          <w:p w14:paraId="12C64004"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By acting ethically, we strengthen our culture. Everyone must understand how the Code applies to their role and work.</w:t>
            </w:r>
          </w:p>
          <w:p w14:paraId="5A92A102"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Managers and supervisors have a special responsibility as leaders—they must model our values, promote ethical behavior, and create a safe space where employees feel comfortable asking questions and raising concerns without fear of retaliation.</w:t>
            </w:r>
          </w:p>
        </w:tc>
        <w:tc>
          <w:tcPr>
            <w:tcW w:w="6000" w:type="dxa"/>
          </w:tcPr>
          <w:p w14:paraId="4637B579" w14:textId="77777777" w:rsidR="004422A3" w:rsidRPr="00CB5A5B" w:rsidRDefault="00764180" w:rsidP="00F25748">
            <w:pPr>
              <w:spacing w:before="100" w:beforeAutospacing="1" w:after="100" w:afterAutospacing="1"/>
              <w:ind w:left="30" w:right="30"/>
              <w:rPr>
                <w:rFonts w:ascii="Calibri" w:eastAsia="Times New Roman" w:hAnsi="Calibri" w:cs="Calibri"/>
                <w:lang w:val="it-IT"/>
                <w:rPrChange w:id="53"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IL LEGAME CHE UNISCE I DIPENDENTI</w:t>
            </w:r>
          </w:p>
          <w:p w14:paraId="6239C470" w14:textId="0DC999CB" w:rsidR="004422A3" w:rsidRPr="00CB5A5B" w:rsidRDefault="00764180" w:rsidP="00F25748">
            <w:pPr>
              <w:spacing w:before="100" w:beforeAutospacing="1" w:after="100" w:afterAutospacing="1"/>
              <w:ind w:left="30" w:right="30"/>
              <w:rPr>
                <w:rFonts w:ascii="Calibri" w:eastAsia="Times New Roman" w:hAnsi="Calibri" w:cs="Calibri"/>
                <w:lang w:val="it-IT"/>
                <w:rPrChange w:id="54"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Ogni giorno tutti noi condividiamo la responsabilità di</w:t>
            </w:r>
            <w:r w:rsidR="00F25748">
              <w:rPr>
                <w:rFonts w:ascii="Calibri" w:eastAsia="Calibri" w:hAnsi="Calibri" w:cs="Calibri"/>
                <w:lang w:val="it-IT"/>
              </w:rPr>
              <w:t> </w:t>
            </w:r>
            <w:r w:rsidRPr="00931C08">
              <w:rPr>
                <w:rFonts w:ascii="Calibri" w:eastAsia="Calibri" w:hAnsi="Calibri" w:cs="Calibri"/>
                <w:lang w:val="it-IT"/>
              </w:rPr>
              <w:t>mettere in pratica i valori di Abbott.</w:t>
            </w:r>
          </w:p>
          <w:p w14:paraId="5D31E297" w14:textId="1260DB33" w:rsidR="004422A3" w:rsidRPr="001811F7"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Agendo in modo etico, rafforziamo la nostra cultura. Ognuno deve comprendere come il Codice si applica al</w:t>
            </w:r>
            <w:r w:rsidR="001811F7">
              <w:rPr>
                <w:rFonts w:ascii="Calibri" w:eastAsia="Calibri" w:hAnsi="Calibri" w:cs="Calibri"/>
                <w:lang w:val="it-IT"/>
              </w:rPr>
              <w:t> </w:t>
            </w:r>
            <w:r w:rsidRPr="00931C08">
              <w:rPr>
                <w:rFonts w:ascii="Calibri" w:eastAsia="Calibri" w:hAnsi="Calibri" w:cs="Calibri"/>
                <w:lang w:val="it-IT"/>
              </w:rPr>
              <w:t>proprio ruolo e al proprio lavoro.</w:t>
            </w:r>
          </w:p>
          <w:p w14:paraId="5DCE95E4" w14:textId="4C8F13C6" w:rsidR="00F47217" w:rsidRPr="001811F7"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Manager e supervisori hanno una responsabilità particolare come leader: devono incarnare i nostri valori, promuovere comportamenti etici e creare un ambiente sicuro in cui le persone si sentano libere di fare domande e</w:t>
            </w:r>
            <w:r w:rsidR="001811F7">
              <w:rPr>
                <w:rFonts w:ascii="Calibri" w:eastAsia="Calibri" w:hAnsi="Calibri" w:cs="Calibri"/>
                <w:lang w:val="it-IT"/>
              </w:rPr>
              <w:t> </w:t>
            </w:r>
            <w:r w:rsidRPr="00931C08">
              <w:rPr>
                <w:rFonts w:ascii="Calibri" w:eastAsia="Calibri" w:hAnsi="Calibri" w:cs="Calibri"/>
                <w:lang w:val="it-IT"/>
              </w:rPr>
              <w:t>sollevare dubbi senza timore di ritorsioni.</w:t>
            </w:r>
          </w:p>
        </w:tc>
      </w:tr>
      <w:tr w:rsidR="00025912" w:rsidRPr="00CB5A5B" w14:paraId="4C3BBCB3" w14:textId="77777777" w:rsidTr="00F25748">
        <w:tc>
          <w:tcPr>
            <w:tcW w:w="1353" w:type="dxa"/>
            <w:shd w:val="clear" w:color="auto" w:fill="C1E4F5"/>
            <w:tcMar>
              <w:top w:w="120" w:type="dxa"/>
              <w:left w:w="180" w:type="dxa"/>
              <w:bottom w:w="120" w:type="dxa"/>
              <w:right w:w="180" w:type="dxa"/>
            </w:tcMar>
            <w:hideMark/>
          </w:tcPr>
          <w:p w14:paraId="500354E2" w14:textId="77777777" w:rsidR="00F47217" w:rsidRPr="00931C08" w:rsidRDefault="00764180" w:rsidP="00F47217">
            <w:pPr>
              <w:spacing w:before="30" w:after="30"/>
              <w:ind w:left="30" w:right="30"/>
              <w:rPr>
                <w:rFonts w:ascii="Calibri" w:eastAsia="Times New Roman" w:hAnsi="Calibri" w:cs="Calibri"/>
                <w:sz w:val="16"/>
              </w:rPr>
            </w:pPr>
            <w:hyperlink r:id="rId53" w:tgtFrame="_blank" w:history="1">
              <w:r w:rsidRPr="00931C08">
                <w:rPr>
                  <w:rFonts w:ascii="Calibri" w:eastAsia="Times New Roman" w:hAnsi="Calibri" w:cs="Calibri"/>
                  <w:color w:val="0000FF"/>
                  <w:sz w:val="16"/>
                  <w:u w:val="single"/>
                </w:rPr>
                <w:t>Screen 10</w:t>
              </w:r>
            </w:hyperlink>
            <w:r w:rsidRPr="00931C08">
              <w:rPr>
                <w:rFonts w:ascii="Calibri" w:eastAsia="Times New Roman" w:hAnsi="Calibri" w:cs="Calibri"/>
                <w:sz w:val="16"/>
              </w:rPr>
              <w:t xml:space="preserve"> </w:t>
            </w:r>
          </w:p>
          <w:p w14:paraId="2ADC3653" w14:textId="77777777" w:rsidR="00F47217" w:rsidRPr="00931C08" w:rsidRDefault="00764180" w:rsidP="00F47217">
            <w:pPr>
              <w:ind w:left="30" w:right="30"/>
              <w:rPr>
                <w:rFonts w:ascii="Calibri" w:eastAsia="Times New Roman" w:hAnsi="Calibri" w:cs="Calibri"/>
                <w:sz w:val="16"/>
              </w:rPr>
            </w:pPr>
            <w:hyperlink r:id="rId54" w:tgtFrame="_blank" w:history="1">
              <w:r w:rsidRPr="00931C08">
                <w:rPr>
                  <w:rFonts w:ascii="Calibri" w:eastAsia="Times New Roman" w:hAnsi="Calibri" w:cs="Calibri"/>
                  <w:color w:val="0000FF"/>
                  <w:sz w:val="16"/>
                  <w:u w:val="single"/>
                </w:rPr>
                <w:t>22_C_11</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D1CC7EC"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REPORTING CONCERNS</w:t>
            </w:r>
          </w:p>
          <w:p w14:paraId="342E844C"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ask questions when something isn’t clear or doesn’t feel right. We also speak up and report any possible violations of the Code.</w:t>
            </w:r>
          </w:p>
          <w:p w14:paraId="77963019"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57C01CC7"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If you’re unsure about the right choice or action, talk to your manager or contact the Office of Ethics and Compliance.</w:t>
            </w:r>
          </w:p>
          <w:p w14:paraId="001CD524"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 xml:space="preserve">Managers and supervisors must lead by example and make sure employees understand and follow the Code. </w:t>
            </w:r>
            <w:r w:rsidRPr="00931C08">
              <w:rPr>
                <w:rFonts w:ascii="Calibri" w:eastAsia="Times New Roman" w:hAnsi="Calibri" w:cs="Calibri"/>
              </w:rPr>
              <w:lastRenderedPageBreak/>
              <w:t>Leaders have a greater responsibility to communicate Abbott’s expectations and should reach out to the Office of Ethics and Compliance about any potential Code violations.</w:t>
            </w:r>
          </w:p>
          <w:p w14:paraId="6D296732"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6868CDF1"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Corrective actions may include discipline (up to and including termination) or legal action for:</w:t>
            </w:r>
          </w:p>
          <w:p w14:paraId="17B18A9E" w14:textId="77777777" w:rsidR="00F47217" w:rsidRPr="00931C08" w:rsidRDefault="00764180" w:rsidP="00F25748">
            <w:pPr>
              <w:numPr>
                <w:ilvl w:val="0"/>
                <w:numId w:val="3"/>
              </w:numPr>
              <w:spacing w:before="100" w:beforeAutospacing="1" w:after="100" w:afterAutospacing="1"/>
              <w:ind w:left="750" w:right="30"/>
              <w:rPr>
                <w:rFonts w:ascii="Calibri" w:eastAsia="Times New Roman" w:hAnsi="Calibri" w:cs="Calibri"/>
              </w:rPr>
            </w:pPr>
            <w:r w:rsidRPr="00931C08">
              <w:rPr>
                <w:rFonts w:ascii="Calibri" w:eastAsia="Times New Roman" w:hAnsi="Calibri" w:cs="Calibri"/>
              </w:rPr>
              <w:t>Authorizing or taking part in a violation;</w:t>
            </w:r>
          </w:p>
          <w:p w14:paraId="111F90BD" w14:textId="77777777" w:rsidR="00F47217" w:rsidRPr="00931C08" w:rsidRDefault="00764180" w:rsidP="00F25748">
            <w:pPr>
              <w:numPr>
                <w:ilvl w:val="0"/>
                <w:numId w:val="3"/>
              </w:numPr>
              <w:spacing w:before="100" w:beforeAutospacing="1" w:after="100" w:afterAutospacing="1"/>
              <w:ind w:left="750" w:right="30"/>
              <w:rPr>
                <w:rFonts w:ascii="Calibri" w:eastAsia="Times New Roman" w:hAnsi="Calibri" w:cs="Calibri"/>
              </w:rPr>
            </w:pPr>
            <w:r w:rsidRPr="00931C08">
              <w:rPr>
                <w:rFonts w:ascii="Calibri" w:eastAsia="Times New Roman" w:hAnsi="Calibri" w:cs="Calibri"/>
              </w:rPr>
              <w:t>Refusing to cooperate in an investigation;</w:t>
            </w:r>
          </w:p>
          <w:p w14:paraId="03006520" w14:textId="77777777" w:rsidR="00F47217" w:rsidRPr="00931C08" w:rsidRDefault="00764180" w:rsidP="00F25748">
            <w:pPr>
              <w:numPr>
                <w:ilvl w:val="0"/>
                <w:numId w:val="3"/>
              </w:numPr>
              <w:spacing w:before="100" w:beforeAutospacing="1" w:after="100" w:afterAutospacing="1"/>
              <w:ind w:left="750" w:right="30"/>
              <w:rPr>
                <w:rFonts w:ascii="Calibri" w:eastAsia="Times New Roman" w:hAnsi="Calibri" w:cs="Calibri"/>
              </w:rPr>
            </w:pPr>
            <w:r w:rsidRPr="00931C08">
              <w:rPr>
                <w:rFonts w:ascii="Calibri" w:eastAsia="Times New Roman" w:hAnsi="Calibri" w:cs="Calibri"/>
              </w:rPr>
              <w:t>Failing to report a violation due to poor supervision;</w:t>
            </w:r>
          </w:p>
          <w:p w14:paraId="41343486" w14:textId="77777777" w:rsidR="00F47217" w:rsidRPr="00931C08" w:rsidRDefault="00764180" w:rsidP="00F25748">
            <w:pPr>
              <w:numPr>
                <w:ilvl w:val="0"/>
                <w:numId w:val="3"/>
              </w:numPr>
              <w:spacing w:before="100" w:beforeAutospacing="1" w:after="100" w:afterAutospacing="1"/>
              <w:ind w:left="750" w:right="30"/>
              <w:rPr>
                <w:rFonts w:ascii="Calibri" w:eastAsia="Times New Roman" w:hAnsi="Calibri" w:cs="Calibri"/>
              </w:rPr>
            </w:pPr>
            <w:r w:rsidRPr="00931C08">
              <w:rPr>
                <w:rFonts w:ascii="Calibri" w:eastAsia="Times New Roman" w:hAnsi="Calibri" w:cs="Calibri"/>
              </w:rPr>
              <w:t>Making a false report;</w:t>
            </w:r>
          </w:p>
          <w:p w14:paraId="0ACFBF7E" w14:textId="77777777" w:rsidR="00F47217" w:rsidRPr="00931C08" w:rsidRDefault="00764180" w:rsidP="00F25748">
            <w:pPr>
              <w:numPr>
                <w:ilvl w:val="0"/>
                <w:numId w:val="3"/>
              </w:numPr>
              <w:spacing w:before="100" w:beforeAutospacing="1" w:after="100" w:afterAutospacing="1"/>
              <w:ind w:left="750" w:right="30"/>
              <w:rPr>
                <w:rFonts w:ascii="Calibri" w:eastAsia="Times New Roman" w:hAnsi="Calibri" w:cs="Calibri"/>
              </w:rPr>
            </w:pPr>
            <w:r w:rsidRPr="00931C08">
              <w:rPr>
                <w:rFonts w:ascii="Calibri" w:eastAsia="Times New Roman" w:hAnsi="Calibri" w:cs="Calibri"/>
              </w:rPr>
              <w:t>Retaliating against someone who reported a concern in good faith.</w:t>
            </w:r>
          </w:p>
          <w:p w14:paraId="5EF201D7"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053D705F" w14:textId="77777777" w:rsidR="00310ED1"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lastRenderedPageBreak/>
              <w:t>SEGNALARE I DUBBI</w:t>
            </w:r>
          </w:p>
          <w:p w14:paraId="210CA922" w14:textId="35837E8C" w:rsidR="00310ED1"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Facciamo domande quando qualcosa non è chiaro o non ci</w:t>
            </w:r>
            <w:r w:rsidR="001811F7">
              <w:rPr>
                <w:rFonts w:ascii="Calibri" w:eastAsia="Calibri" w:hAnsi="Calibri" w:cs="Calibri"/>
                <w:lang w:val="it-IT"/>
              </w:rPr>
              <w:t> </w:t>
            </w:r>
            <w:r w:rsidRPr="00931C08">
              <w:rPr>
                <w:rFonts w:ascii="Calibri" w:eastAsia="Calibri" w:hAnsi="Calibri" w:cs="Calibri"/>
                <w:lang w:val="it-IT"/>
              </w:rPr>
              <w:t>sembra giusto. Parliamo apertamente e segnaliamo qualsiasi possibile violazione del Codice.</w:t>
            </w:r>
          </w:p>
          <w:p w14:paraId="7DC12ECD" w14:textId="323B6D80" w:rsidR="00310ED1"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È nostra responsabilità porre domande quando le indicazioni non sono chiare e mettere in discussione e</w:t>
            </w:r>
            <w:r w:rsidR="001811F7">
              <w:rPr>
                <w:rFonts w:ascii="Calibri" w:eastAsia="Calibri" w:hAnsi="Calibri" w:cs="Calibri"/>
                <w:lang w:val="it-IT"/>
              </w:rPr>
              <w:t> </w:t>
            </w:r>
            <w:r w:rsidRPr="00931C08">
              <w:rPr>
                <w:rFonts w:ascii="Calibri" w:eastAsia="Calibri" w:hAnsi="Calibri" w:cs="Calibri"/>
                <w:lang w:val="it-IT"/>
              </w:rPr>
              <w:t>segnalare comportamenti non etici, violazioni del Codice</w:t>
            </w:r>
            <w:r w:rsidR="00F25748">
              <w:rPr>
                <w:rFonts w:ascii="Calibri" w:eastAsia="Calibri" w:hAnsi="Calibri" w:cs="Calibri"/>
                <w:lang w:val="it-IT"/>
              </w:rPr>
              <w:t> </w:t>
            </w:r>
            <w:r w:rsidRPr="00931C08">
              <w:rPr>
                <w:rFonts w:ascii="Calibri" w:eastAsia="Calibri" w:hAnsi="Calibri" w:cs="Calibri"/>
                <w:lang w:val="it-IT"/>
              </w:rPr>
              <w:t>o inosservanze delle politiche di Abbott.</w:t>
            </w:r>
          </w:p>
          <w:p w14:paraId="772D6A2D" w14:textId="072F246B" w:rsidR="00310ED1"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Se non sei sicuro della scelta o dell’azione più corretta, parlane con il tuo manager o contatta l’Ufficio Etica e</w:t>
            </w:r>
            <w:r w:rsidR="001811F7">
              <w:rPr>
                <w:rFonts w:ascii="Calibri" w:eastAsia="Calibri" w:hAnsi="Calibri" w:cs="Calibri"/>
                <w:lang w:val="it-IT"/>
              </w:rPr>
              <w:t> </w:t>
            </w:r>
            <w:r w:rsidRPr="00931C08">
              <w:rPr>
                <w:rFonts w:ascii="Calibri" w:eastAsia="Calibri" w:hAnsi="Calibri" w:cs="Calibri"/>
                <w:lang w:val="it-IT"/>
              </w:rPr>
              <w:t>Compliance.</w:t>
            </w:r>
          </w:p>
          <w:p w14:paraId="244F3C5B" w14:textId="0F35D557" w:rsidR="00310ED1"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Manager e supervisori devono guidare con l’esempio e</w:t>
            </w:r>
            <w:r w:rsidR="001811F7">
              <w:rPr>
                <w:rFonts w:ascii="Calibri" w:eastAsia="Calibri" w:hAnsi="Calibri" w:cs="Calibri"/>
                <w:lang w:val="it-IT"/>
              </w:rPr>
              <w:t> </w:t>
            </w:r>
            <w:r w:rsidRPr="00931C08">
              <w:rPr>
                <w:rFonts w:ascii="Calibri" w:eastAsia="Calibri" w:hAnsi="Calibri" w:cs="Calibri"/>
                <w:lang w:val="it-IT"/>
              </w:rPr>
              <w:t xml:space="preserve">assicurarsi che i dipendenti comprendano e seguano </w:t>
            </w:r>
            <w:r w:rsidRPr="00931C08">
              <w:rPr>
                <w:rFonts w:ascii="Calibri" w:eastAsia="Calibri" w:hAnsi="Calibri" w:cs="Calibri"/>
                <w:lang w:val="it-IT"/>
              </w:rPr>
              <w:lastRenderedPageBreak/>
              <w:t>il</w:t>
            </w:r>
            <w:r w:rsidR="001811F7">
              <w:rPr>
                <w:rFonts w:ascii="Calibri" w:eastAsia="Calibri" w:hAnsi="Calibri" w:cs="Calibri"/>
                <w:lang w:val="it-IT"/>
              </w:rPr>
              <w:t> </w:t>
            </w:r>
            <w:r w:rsidRPr="00931C08">
              <w:rPr>
                <w:rFonts w:ascii="Calibri" w:eastAsia="Calibri" w:hAnsi="Calibri" w:cs="Calibri"/>
                <w:lang w:val="it-IT"/>
              </w:rPr>
              <w:t>Codice. I leader hanno una responsabilità maggiore nel comunicare le aspettative di Abbott e devono contattare l’Ufficio Etica e Compliance in presenza di potenziali violazioni del Codice.</w:t>
            </w:r>
          </w:p>
          <w:p w14:paraId="0ECB3A37" w14:textId="656E2BDA" w:rsidR="00310ED1"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t>Tutte le segnalazioni di possibili violazioni del Codice sono</w:t>
            </w:r>
            <w:r w:rsidR="00F25748">
              <w:rPr>
                <w:rFonts w:ascii="Calibri" w:eastAsia="Calibri" w:hAnsi="Calibri" w:cs="Calibri"/>
                <w:lang w:val="it-IT"/>
              </w:rPr>
              <w:t> </w:t>
            </w:r>
            <w:r w:rsidRPr="00931C08">
              <w:rPr>
                <w:rFonts w:ascii="Calibri" w:eastAsia="Calibri" w:hAnsi="Calibri" w:cs="Calibri"/>
                <w:lang w:val="it-IT"/>
              </w:rPr>
              <w:t>prese seriamente. L’Ufficio Etica e Compliance gestirà i</w:t>
            </w:r>
            <w:r w:rsidR="001811F7">
              <w:rPr>
                <w:rFonts w:ascii="Calibri" w:eastAsia="Calibri" w:hAnsi="Calibri" w:cs="Calibri"/>
                <w:lang w:val="it-IT"/>
              </w:rPr>
              <w:t> </w:t>
            </w:r>
            <w:r w:rsidRPr="00931C08">
              <w:rPr>
                <w:rFonts w:ascii="Calibri" w:eastAsia="Calibri" w:hAnsi="Calibri" w:cs="Calibri"/>
                <w:lang w:val="it-IT"/>
              </w:rPr>
              <w:t>passaggi successivi, incluse eventuali indagini e</w:t>
            </w:r>
            <w:r w:rsidR="00F25748">
              <w:rPr>
                <w:rFonts w:ascii="Calibri" w:eastAsia="Calibri" w:hAnsi="Calibri" w:cs="Calibri"/>
                <w:lang w:val="it-IT"/>
              </w:rPr>
              <w:t> </w:t>
            </w:r>
            <w:r w:rsidRPr="00931C08">
              <w:rPr>
                <w:rFonts w:ascii="Calibri" w:eastAsia="Calibri" w:hAnsi="Calibri" w:cs="Calibri"/>
                <w:lang w:val="it-IT"/>
              </w:rPr>
              <w:t>azioni correttive, quando necessario. Non dovresti mai</w:t>
            </w:r>
            <w:r w:rsidR="00F25748">
              <w:rPr>
                <w:rFonts w:ascii="Calibri" w:eastAsia="Calibri" w:hAnsi="Calibri" w:cs="Calibri"/>
                <w:lang w:val="it-IT"/>
              </w:rPr>
              <w:t> </w:t>
            </w:r>
            <w:r w:rsidRPr="00931C08">
              <w:rPr>
                <w:rFonts w:ascii="Calibri" w:eastAsia="Calibri" w:hAnsi="Calibri" w:cs="Calibri"/>
                <w:lang w:val="it-IT"/>
              </w:rPr>
              <w:t>condurre un’indagine per conto tuo. Tutti devono collaborare e</w:t>
            </w:r>
            <w:r w:rsidR="001811F7">
              <w:rPr>
                <w:rFonts w:ascii="Calibri" w:eastAsia="Calibri" w:hAnsi="Calibri" w:cs="Calibri"/>
                <w:lang w:val="it-IT"/>
              </w:rPr>
              <w:t> </w:t>
            </w:r>
            <w:r w:rsidRPr="00931C08">
              <w:rPr>
                <w:rFonts w:ascii="Calibri" w:eastAsia="Calibri" w:hAnsi="Calibri" w:cs="Calibri"/>
                <w:lang w:val="it-IT"/>
              </w:rPr>
              <w:t>mantenere la riservatezza sulle indagini.</w:t>
            </w:r>
          </w:p>
          <w:p w14:paraId="25850A94" w14:textId="77777777" w:rsidR="00310ED1" w:rsidRPr="00CB5A5B" w:rsidRDefault="00764180" w:rsidP="00F25748">
            <w:pPr>
              <w:spacing w:before="100" w:beforeAutospacing="1" w:after="100" w:afterAutospacing="1"/>
              <w:ind w:left="30" w:right="30"/>
              <w:rPr>
                <w:rFonts w:ascii="Calibri" w:eastAsia="Times New Roman" w:hAnsi="Calibri" w:cs="Calibri"/>
                <w:lang w:val="it-IT"/>
                <w:rPrChange w:id="55"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Le azioni correttive possono includere provvedimenti disciplinari (fino al licenziamento) o azioni legali nei casi di:</w:t>
            </w:r>
          </w:p>
          <w:p w14:paraId="7BF384E3" w14:textId="77777777" w:rsidR="00310ED1" w:rsidRPr="00CB5A5B" w:rsidRDefault="00764180" w:rsidP="00F25748">
            <w:pPr>
              <w:numPr>
                <w:ilvl w:val="0"/>
                <w:numId w:val="3"/>
              </w:numPr>
              <w:spacing w:before="100" w:beforeAutospacing="1" w:after="100" w:afterAutospacing="1"/>
              <w:ind w:left="750" w:right="30"/>
              <w:rPr>
                <w:rFonts w:ascii="Calibri" w:eastAsia="Times New Roman" w:hAnsi="Calibri" w:cs="Calibri"/>
                <w:lang w:val="it-IT"/>
                <w:rPrChange w:id="56"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autorizzazione o partecipazione a una violazione;</w:t>
            </w:r>
          </w:p>
          <w:p w14:paraId="483DF05A" w14:textId="77777777" w:rsidR="00310ED1" w:rsidRPr="00931C08" w:rsidRDefault="00764180" w:rsidP="00F25748">
            <w:pPr>
              <w:numPr>
                <w:ilvl w:val="0"/>
                <w:numId w:val="3"/>
              </w:numPr>
              <w:spacing w:before="100" w:beforeAutospacing="1" w:after="100" w:afterAutospacing="1"/>
              <w:ind w:left="750" w:right="30"/>
              <w:rPr>
                <w:rFonts w:ascii="Calibri" w:eastAsia="Times New Roman" w:hAnsi="Calibri" w:cs="Calibri"/>
                <w:lang w:val="pt-BR"/>
              </w:rPr>
            </w:pPr>
            <w:r w:rsidRPr="00931C08">
              <w:rPr>
                <w:rFonts w:ascii="Calibri" w:eastAsia="Calibri" w:hAnsi="Calibri" w:cs="Calibri"/>
                <w:lang w:val="it-IT"/>
              </w:rPr>
              <w:t>rifiuto di collaborare a un’indagine;</w:t>
            </w:r>
          </w:p>
          <w:p w14:paraId="0B3A7827" w14:textId="380FE822" w:rsidR="00310ED1" w:rsidRPr="00CB5A5B" w:rsidRDefault="00764180" w:rsidP="00F25748">
            <w:pPr>
              <w:numPr>
                <w:ilvl w:val="0"/>
                <w:numId w:val="3"/>
              </w:numPr>
              <w:spacing w:before="100" w:beforeAutospacing="1" w:after="100" w:afterAutospacing="1"/>
              <w:ind w:left="750" w:right="30"/>
              <w:rPr>
                <w:rFonts w:ascii="Calibri" w:eastAsia="Times New Roman" w:hAnsi="Calibri" w:cs="Calibri"/>
                <w:lang w:val="it-IT"/>
                <w:rPrChange w:id="57"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mancata segnalazione di una violazione dovuta a</w:t>
            </w:r>
            <w:r w:rsidR="001811F7">
              <w:rPr>
                <w:rFonts w:ascii="Calibri" w:eastAsia="Calibri" w:hAnsi="Calibri" w:cs="Calibri"/>
                <w:lang w:val="it-IT"/>
              </w:rPr>
              <w:t> </w:t>
            </w:r>
            <w:r w:rsidRPr="00931C08">
              <w:rPr>
                <w:rFonts w:ascii="Calibri" w:eastAsia="Calibri" w:hAnsi="Calibri" w:cs="Calibri"/>
                <w:lang w:val="it-IT"/>
              </w:rPr>
              <w:t>supervisione inadeguata;</w:t>
            </w:r>
          </w:p>
          <w:p w14:paraId="5D202045" w14:textId="77777777" w:rsidR="00310ED1" w:rsidRPr="00931C08" w:rsidRDefault="00764180" w:rsidP="00F25748">
            <w:pPr>
              <w:numPr>
                <w:ilvl w:val="0"/>
                <w:numId w:val="3"/>
              </w:numPr>
              <w:spacing w:before="100" w:beforeAutospacing="1" w:after="100" w:afterAutospacing="1"/>
              <w:ind w:left="750" w:right="30"/>
              <w:rPr>
                <w:rFonts w:ascii="Calibri" w:eastAsia="Times New Roman" w:hAnsi="Calibri" w:cs="Calibri"/>
              </w:rPr>
            </w:pPr>
            <w:r w:rsidRPr="00931C08">
              <w:rPr>
                <w:rFonts w:ascii="Calibri" w:eastAsia="Calibri" w:hAnsi="Calibri" w:cs="Calibri"/>
                <w:lang w:val="it-IT"/>
              </w:rPr>
              <w:t>segnalazione volutamente falsa;</w:t>
            </w:r>
          </w:p>
          <w:p w14:paraId="3482E86F" w14:textId="77777777" w:rsidR="00310ED1" w:rsidRPr="00931C08" w:rsidRDefault="00764180" w:rsidP="00F25748">
            <w:pPr>
              <w:numPr>
                <w:ilvl w:val="0"/>
                <w:numId w:val="3"/>
              </w:numPr>
              <w:spacing w:before="100" w:beforeAutospacing="1" w:after="100" w:afterAutospacing="1"/>
              <w:ind w:left="750" w:right="30"/>
              <w:rPr>
                <w:rFonts w:ascii="Calibri" w:eastAsia="Times New Roman" w:hAnsi="Calibri" w:cs="Calibri"/>
                <w:lang w:val="es-ES"/>
              </w:rPr>
            </w:pPr>
            <w:r w:rsidRPr="00931C08">
              <w:rPr>
                <w:rFonts w:ascii="Calibri" w:eastAsia="Calibri" w:hAnsi="Calibri" w:cs="Calibri"/>
                <w:lang w:val="it-IT"/>
              </w:rPr>
              <w:t>ritorsioni contro chi ha sollevato un dubbio in buona fede.</w:t>
            </w:r>
          </w:p>
          <w:p w14:paraId="1D1BBD59" w14:textId="03F36427" w:rsidR="00F47217" w:rsidRPr="00CB5A5B" w:rsidRDefault="00764180" w:rsidP="00F25748">
            <w:pPr>
              <w:spacing w:before="100" w:beforeAutospacing="1" w:after="100" w:afterAutospacing="1"/>
              <w:ind w:left="30" w:right="30"/>
              <w:rPr>
                <w:rFonts w:ascii="Calibri" w:eastAsia="Times New Roman" w:hAnsi="Calibri" w:cs="Calibri"/>
                <w:lang w:val="it-IT"/>
                <w:rPrChange w:id="58"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Le ritorsioni non sono mai accettabili. Se ritieni che si sia</w:t>
            </w:r>
            <w:r w:rsidR="001811F7">
              <w:rPr>
                <w:rFonts w:ascii="Calibri" w:eastAsia="Calibri" w:hAnsi="Calibri" w:cs="Calibri"/>
                <w:lang w:val="it-IT"/>
              </w:rPr>
              <w:t> </w:t>
            </w:r>
            <w:r w:rsidRPr="00931C08">
              <w:rPr>
                <w:rFonts w:ascii="Calibri" w:eastAsia="Calibri" w:hAnsi="Calibri" w:cs="Calibri"/>
                <w:lang w:val="it-IT"/>
              </w:rPr>
              <w:t>verificata una ritorsione, segnalalo all’Ufficio Etica e</w:t>
            </w:r>
            <w:r w:rsidR="001811F7">
              <w:rPr>
                <w:rFonts w:ascii="Calibri" w:eastAsia="Calibri" w:hAnsi="Calibri" w:cs="Calibri"/>
                <w:lang w:val="it-IT"/>
              </w:rPr>
              <w:t> </w:t>
            </w:r>
            <w:r w:rsidRPr="00931C08">
              <w:rPr>
                <w:rFonts w:ascii="Calibri" w:eastAsia="Calibri" w:hAnsi="Calibri" w:cs="Calibri"/>
                <w:lang w:val="it-IT"/>
              </w:rPr>
              <w:t>Compliance o alle Risorse Umane.</w:t>
            </w:r>
          </w:p>
        </w:tc>
      </w:tr>
      <w:tr w:rsidR="00025912" w:rsidRPr="00CB5A5B" w14:paraId="7EC62C5D" w14:textId="77777777" w:rsidTr="00F25748">
        <w:tc>
          <w:tcPr>
            <w:tcW w:w="1353" w:type="dxa"/>
            <w:shd w:val="clear" w:color="auto" w:fill="C1E4F5"/>
            <w:tcMar>
              <w:top w:w="120" w:type="dxa"/>
              <w:left w:w="180" w:type="dxa"/>
              <w:bottom w:w="120" w:type="dxa"/>
              <w:right w:w="180" w:type="dxa"/>
            </w:tcMar>
            <w:hideMark/>
          </w:tcPr>
          <w:p w14:paraId="2AC2EFCD" w14:textId="77777777" w:rsidR="00F47217" w:rsidRPr="00931C08" w:rsidRDefault="00764180" w:rsidP="00F47217">
            <w:pPr>
              <w:spacing w:before="30" w:after="30"/>
              <w:ind w:left="30" w:right="30"/>
              <w:rPr>
                <w:rFonts w:ascii="Calibri" w:eastAsia="Times New Roman" w:hAnsi="Calibri" w:cs="Calibri"/>
                <w:sz w:val="16"/>
              </w:rPr>
            </w:pPr>
            <w:hyperlink r:id="rId55" w:tgtFrame="_blank" w:history="1">
              <w:r w:rsidRPr="00931C08">
                <w:rPr>
                  <w:rFonts w:ascii="Calibri" w:eastAsia="Times New Roman" w:hAnsi="Calibri" w:cs="Calibri"/>
                  <w:color w:val="0000FF"/>
                  <w:sz w:val="16"/>
                  <w:u w:val="single"/>
                </w:rPr>
                <w:t>Screen 10</w:t>
              </w:r>
            </w:hyperlink>
            <w:r w:rsidRPr="00931C08">
              <w:rPr>
                <w:rFonts w:ascii="Calibri" w:eastAsia="Times New Roman" w:hAnsi="Calibri" w:cs="Calibri"/>
                <w:sz w:val="16"/>
              </w:rPr>
              <w:t xml:space="preserve"> </w:t>
            </w:r>
          </w:p>
          <w:p w14:paraId="13765DF9" w14:textId="77777777" w:rsidR="00F47217" w:rsidRPr="00931C08" w:rsidRDefault="00764180" w:rsidP="00F47217">
            <w:pPr>
              <w:ind w:left="30" w:right="30"/>
              <w:rPr>
                <w:rFonts w:ascii="Calibri" w:eastAsia="Times New Roman" w:hAnsi="Calibri" w:cs="Calibri"/>
                <w:sz w:val="16"/>
              </w:rPr>
            </w:pPr>
            <w:hyperlink r:id="rId56" w:tgtFrame="_blank" w:history="1">
              <w:r w:rsidRPr="00931C08">
                <w:rPr>
                  <w:rFonts w:ascii="Calibri" w:eastAsia="Times New Roman" w:hAnsi="Calibri" w:cs="Calibri"/>
                  <w:color w:val="0000FF"/>
                  <w:sz w:val="16"/>
                  <w:u w:val="single"/>
                </w:rPr>
                <w:t>23_C_11</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FFCC69"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EQUAL OPPORTUNITY</w:t>
            </w:r>
          </w:p>
          <w:p w14:paraId="76519F66"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lastRenderedPageBreak/>
              <w:t>We provide equal opportunities for all employees.</w:t>
            </w:r>
          </w:p>
          <w:p w14:paraId="345D024B"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make employment decisions based on business needs, skills, experience, and performance. Discrimination of any kind is not tolerated. We follow all laws that govern our relationships with employees around the world.</w:t>
            </w:r>
          </w:p>
          <w:p w14:paraId="6F2DC2FF"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Abbott prohibits discrimination based on race, color, religion, age, sex, national origin, gender identity or expression, sexual orientation, disability, marital status, veteran or military status, genetics, citizenship status, or any other legally protected status.</w:t>
            </w:r>
          </w:p>
        </w:tc>
        <w:tc>
          <w:tcPr>
            <w:tcW w:w="6000" w:type="dxa"/>
          </w:tcPr>
          <w:p w14:paraId="499EA2FA" w14:textId="77777777" w:rsidR="000E3269" w:rsidRPr="00CB5A5B" w:rsidRDefault="00764180" w:rsidP="00F25748">
            <w:pPr>
              <w:spacing w:before="100" w:beforeAutospacing="1" w:after="100" w:afterAutospacing="1"/>
              <w:ind w:left="30" w:right="30"/>
              <w:rPr>
                <w:rFonts w:ascii="Calibri" w:eastAsia="Times New Roman" w:hAnsi="Calibri" w:cs="Calibri"/>
                <w:lang w:val="it-IT"/>
                <w:rPrChange w:id="59"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PARI OPPORTUNITÀ</w:t>
            </w:r>
          </w:p>
          <w:p w14:paraId="65DF31DA" w14:textId="77777777" w:rsidR="000E3269" w:rsidRPr="00CB5A5B" w:rsidRDefault="00764180" w:rsidP="00F25748">
            <w:pPr>
              <w:spacing w:before="100" w:beforeAutospacing="1" w:after="100" w:afterAutospacing="1"/>
              <w:ind w:left="30" w:right="30"/>
              <w:rPr>
                <w:rFonts w:ascii="Calibri" w:eastAsia="Times New Roman" w:hAnsi="Calibri" w:cs="Calibri"/>
                <w:lang w:val="it-IT"/>
                <w:rPrChange w:id="60"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Tutti i nostri dipendenti godono di pari opportunità.</w:t>
            </w:r>
          </w:p>
          <w:p w14:paraId="3E885AA7" w14:textId="6CDAFE41" w:rsidR="000E3269"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Prendiamo decisioni relative all’occupazione in base alle esigenze del business, alle competenze, all’esperienza e</w:t>
            </w:r>
            <w:r w:rsidR="001811F7">
              <w:rPr>
                <w:rFonts w:ascii="Calibri" w:eastAsia="Calibri" w:hAnsi="Calibri" w:cs="Calibri"/>
                <w:lang w:val="it-IT"/>
              </w:rPr>
              <w:t> </w:t>
            </w:r>
            <w:r w:rsidRPr="00931C08">
              <w:rPr>
                <w:rFonts w:ascii="Calibri" w:eastAsia="Calibri" w:hAnsi="Calibri" w:cs="Calibri"/>
                <w:lang w:val="it-IT"/>
              </w:rPr>
              <w:t>alla performance. La discriminazione di qualsiasi tipo non</w:t>
            </w:r>
            <w:r w:rsidR="001811F7">
              <w:rPr>
                <w:rFonts w:ascii="Calibri" w:eastAsia="Calibri" w:hAnsi="Calibri" w:cs="Calibri"/>
                <w:lang w:val="it-IT"/>
              </w:rPr>
              <w:t> </w:t>
            </w:r>
            <w:r w:rsidRPr="00931C08">
              <w:rPr>
                <w:rFonts w:ascii="Calibri" w:eastAsia="Calibri" w:hAnsi="Calibri" w:cs="Calibri"/>
                <w:lang w:val="it-IT"/>
              </w:rPr>
              <w:t>è tollerata. Rispettiamo tutte le leggi che regolano il</w:t>
            </w:r>
            <w:r w:rsidR="001811F7">
              <w:rPr>
                <w:rFonts w:ascii="Calibri" w:eastAsia="Calibri" w:hAnsi="Calibri" w:cs="Calibri"/>
                <w:lang w:val="it-IT"/>
              </w:rPr>
              <w:t> </w:t>
            </w:r>
            <w:r w:rsidRPr="00931C08">
              <w:rPr>
                <w:rFonts w:ascii="Calibri" w:eastAsia="Calibri" w:hAnsi="Calibri" w:cs="Calibri"/>
                <w:lang w:val="it-IT"/>
              </w:rPr>
              <w:t>rapporto di lavoro con i dipendenti in tutto il mondo.</w:t>
            </w:r>
          </w:p>
          <w:p w14:paraId="100A8612" w14:textId="19372287" w:rsidR="00F47217"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Abbott vieta atti discriminatori basati su razza, colore della</w:t>
            </w:r>
            <w:r w:rsidR="001811F7">
              <w:rPr>
                <w:rFonts w:ascii="Calibri" w:eastAsia="Calibri" w:hAnsi="Calibri" w:cs="Calibri"/>
                <w:lang w:val="it-IT"/>
              </w:rPr>
              <w:t> </w:t>
            </w:r>
            <w:r w:rsidRPr="00931C08">
              <w:rPr>
                <w:rFonts w:ascii="Calibri" w:eastAsia="Calibri" w:hAnsi="Calibri" w:cs="Calibri"/>
                <w:lang w:val="it-IT"/>
              </w:rPr>
              <w:t>pelle, religione, età, sesso, nazionalità, espressione o</w:t>
            </w:r>
            <w:r w:rsidR="001811F7">
              <w:rPr>
                <w:rFonts w:ascii="Calibri" w:eastAsia="Calibri" w:hAnsi="Calibri" w:cs="Calibri"/>
                <w:lang w:val="it-IT"/>
              </w:rPr>
              <w:t> </w:t>
            </w:r>
            <w:r w:rsidRPr="00931C08">
              <w:rPr>
                <w:rFonts w:ascii="Calibri" w:eastAsia="Calibri" w:hAnsi="Calibri" w:cs="Calibri"/>
                <w:lang w:val="it-IT"/>
              </w:rPr>
              <w:t>identità di genere, orientamento sessuale, disabilità, stato civile, stato militare o di reduce di guerra, genetica, cittadinanza o qualsiasi altra condizione tutelata dalla legge.</w:t>
            </w:r>
          </w:p>
        </w:tc>
      </w:tr>
      <w:tr w:rsidR="00025912" w:rsidRPr="00CB5A5B" w14:paraId="3B8BBE82" w14:textId="77777777" w:rsidTr="00F25748">
        <w:tc>
          <w:tcPr>
            <w:tcW w:w="1353" w:type="dxa"/>
            <w:shd w:val="clear" w:color="auto" w:fill="C1E4F5"/>
            <w:tcMar>
              <w:top w:w="120" w:type="dxa"/>
              <w:left w:w="180" w:type="dxa"/>
              <w:bottom w:w="120" w:type="dxa"/>
              <w:right w:w="180" w:type="dxa"/>
            </w:tcMar>
            <w:hideMark/>
          </w:tcPr>
          <w:p w14:paraId="13A0E519" w14:textId="77777777" w:rsidR="00F47217" w:rsidRPr="00931C08" w:rsidRDefault="00764180" w:rsidP="00F47217">
            <w:pPr>
              <w:spacing w:before="30" w:after="30"/>
              <w:ind w:left="30" w:right="30"/>
              <w:rPr>
                <w:rFonts w:ascii="Calibri" w:eastAsia="Times New Roman" w:hAnsi="Calibri" w:cs="Calibri"/>
                <w:sz w:val="16"/>
              </w:rPr>
            </w:pPr>
            <w:hyperlink r:id="rId57" w:tgtFrame="_blank" w:history="1">
              <w:r w:rsidRPr="00931C08">
                <w:rPr>
                  <w:rFonts w:ascii="Calibri" w:eastAsia="Times New Roman" w:hAnsi="Calibri" w:cs="Calibri"/>
                  <w:color w:val="0000FF"/>
                  <w:sz w:val="16"/>
                  <w:u w:val="single"/>
                </w:rPr>
                <w:t>Screen 10</w:t>
              </w:r>
            </w:hyperlink>
            <w:r w:rsidRPr="00931C08">
              <w:rPr>
                <w:rFonts w:ascii="Calibri" w:eastAsia="Times New Roman" w:hAnsi="Calibri" w:cs="Calibri"/>
                <w:sz w:val="16"/>
              </w:rPr>
              <w:t xml:space="preserve"> </w:t>
            </w:r>
          </w:p>
          <w:p w14:paraId="1E81A68F" w14:textId="77777777" w:rsidR="00F47217" w:rsidRPr="00931C08" w:rsidRDefault="00764180" w:rsidP="00F47217">
            <w:pPr>
              <w:ind w:left="30" w:right="30"/>
              <w:rPr>
                <w:rFonts w:ascii="Calibri" w:eastAsia="Times New Roman" w:hAnsi="Calibri" w:cs="Calibri"/>
                <w:sz w:val="16"/>
              </w:rPr>
            </w:pPr>
            <w:hyperlink r:id="rId58" w:tgtFrame="_blank" w:history="1">
              <w:r w:rsidRPr="00931C08">
                <w:rPr>
                  <w:rFonts w:ascii="Calibri" w:eastAsia="Times New Roman" w:hAnsi="Calibri" w:cs="Calibri"/>
                  <w:color w:val="0000FF"/>
                  <w:sz w:val="16"/>
                  <w:u w:val="single"/>
                </w:rPr>
                <w:t>24_C_11</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EDF7172"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FAIR TREATMENT</w:t>
            </w:r>
          </w:p>
          <w:p w14:paraId="0D1016C8"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foster a respectful, inclusive, and safe workplace.</w:t>
            </w:r>
          </w:p>
          <w:p w14:paraId="3D46AD94"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work to ensure everyone feels welcome, supported, and empowered.</w:t>
            </w:r>
          </w:p>
          <w:p w14:paraId="5B7DE613"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Abbott promotes a healthy, harassment-free environment and values employee input to strengthen diversity and inclusion.</w:t>
            </w:r>
          </w:p>
          <w:p w14:paraId="07F0428B"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27358798" w14:textId="77777777" w:rsidR="00AC0538" w:rsidRPr="00CB5A5B" w:rsidRDefault="00764180" w:rsidP="00F25748">
            <w:pPr>
              <w:spacing w:before="100" w:beforeAutospacing="1" w:after="100" w:afterAutospacing="1"/>
              <w:ind w:left="30" w:right="30"/>
              <w:rPr>
                <w:rFonts w:ascii="Calibri" w:eastAsia="Times New Roman" w:hAnsi="Calibri" w:cs="Calibri"/>
                <w:lang w:val="it-IT"/>
                <w:rPrChange w:id="61"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Trattamento equo</w:t>
            </w:r>
          </w:p>
          <w:p w14:paraId="4B9F956E" w14:textId="3C04D77E" w:rsidR="00AC0538" w:rsidRPr="00CB5A5B" w:rsidRDefault="00764180" w:rsidP="00F25748">
            <w:pPr>
              <w:spacing w:before="100" w:beforeAutospacing="1" w:after="100" w:afterAutospacing="1"/>
              <w:ind w:left="30" w:right="30"/>
              <w:rPr>
                <w:rFonts w:ascii="Calibri" w:eastAsia="Times New Roman" w:hAnsi="Calibri" w:cs="Calibri"/>
                <w:lang w:val="it-IT"/>
                <w:rPrChange w:id="62"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Promuoviamo un ambiente di lavoro rispettoso, inclusivo e</w:t>
            </w:r>
            <w:r w:rsidR="001811F7">
              <w:rPr>
                <w:rFonts w:ascii="Calibri" w:eastAsia="Calibri" w:hAnsi="Calibri" w:cs="Calibri"/>
                <w:lang w:val="it-IT"/>
              </w:rPr>
              <w:t> </w:t>
            </w:r>
            <w:r w:rsidRPr="00931C08">
              <w:rPr>
                <w:rFonts w:ascii="Calibri" w:eastAsia="Calibri" w:hAnsi="Calibri" w:cs="Calibri"/>
                <w:lang w:val="it-IT"/>
              </w:rPr>
              <w:t>sicuro.</w:t>
            </w:r>
          </w:p>
          <w:p w14:paraId="4434742D" w14:textId="77777777" w:rsidR="00AC0538" w:rsidRPr="00CB5A5B" w:rsidRDefault="00764180" w:rsidP="00F25748">
            <w:pPr>
              <w:spacing w:before="100" w:beforeAutospacing="1" w:after="100" w:afterAutospacing="1"/>
              <w:ind w:left="30" w:right="30"/>
              <w:rPr>
                <w:rFonts w:ascii="Calibri" w:eastAsia="Times New Roman" w:hAnsi="Calibri" w:cs="Calibri"/>
                <w:lang w:val="it-IT"/>
                <w:rPrChange w:id="63"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Lavoriamo per fare in modo che tutti si sentano benvenuti, supportati e valorizzati.</w:t>
            </w:r>
          </w:p>
          <w:p w14:paraId="2B59CCAC" w14:textId="4545EA1B" w:rsidR="00AC0538" w:rsidRPr="00CB5A5B" w:rsidRDefault="00764180" w:rsidP="00F25748">
            <w:pPr>
              <w:spacing w:before="100" w:beforeAutospacing="1" w:after="100" w:afterAutospacing="1"/>
              <w:ind w:left="30" w:right="30"/>
              <w:rPr>
                <w:rFonts w:ascii="Calibri" w:eastAsia="Times New Roman" w:hAnsi="Calibri" w:cs="Calibri"/>
                <w:lang w:val="it-IT"/>
                <w:rPrChange w:id="64"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Abbott promuove un ambiente sano, privo di molestie, e</w:t>
            </w:r>
            <w:r w:rsidR="001811F7">
              <w:rPr>
                <w:rFonts w:ascii="Calibri" w:eastAsia="Calibri" w:hAnsi="Calibri" w:cs="Calibri"/>
                <w:lang w:val="it-IT"/>
              </w:rPr>
              <w:t> </w:t>
            </w:r>
            <w:r w:rsidRPr="00931C08">
              <w:rPr>
                <w:rFonts w:ascii="Calibri" w:eastAsia="Calibri" w:hAnsi="Calibri" w:cs="Calibri"/>
                <w:lang w:val="it-IT"/>
              </w:rPr>
              <w:t>valorizza il contributo delle persone per rafforzare diversità e inclusione.</w:t>
            </w:r>
          </w:p>
          <w:p w14:paraId="2F0DB2A9" w14:textId="0A831641" w:rsidR="00F47217" w:rsidRPr="00CB5A5B" w:rsidRDefault="00764180" w:rsidP="00F25748">
            <w:pPr>
              <w:spacing w:before="100" w:beforeAutospacing="1" w:after="100" w:afterAutospacing="1"/>
              <w:ind w:left="30" w:right="30"/>
              <w:rPr>
                <w:rFonts w:ascii="Calibri" w:eastAsia="Times New Roman" w:hAnsi="Calibri" w:cs="Calibri"/>
                <w:lang w:val="it-IT"/>
                <w:rPrChange w:id="65"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 xml:space="preserve">Trattiamo tutti con rispetto e dignità, costruendo fiducia attraverso equità e onestà e mai attraverso </w:t>
            </w:r>
            <w:r w:rsidRPr="00931C08">
              <w:rPr>
                <w:rFonts w:ascii="Calibri" w:eastAsia="Calibri" w:hAnsi="Calibri" w:cs="Calibri"/>
                <w:lang w:val="it-IT"/>
              </w:rPr>
              <w:lastRenderedPageBreak/>
              <w:t>manipolazione, false rappresentazioni o mancanza di</w:t>
            </w:r>
            <w:r w:rsidR="001811F7">
              <w:rPr>
                <w:rFonts w:ascii="Calibri" w:eastAsia="Calibri" w:hAnsi="Calibri" w:cs="Calibri"/>
                <w:lang w:val="it-IT"/>
              </w:rPr>
              <w:t> </w:t>
            </w:r>
            <w:r w:rsidRPr="00931C08">
              <w:rPr>
                <w:rFonts w:ascii="Calibri" w:eastAsia="Calibri" w:hAnsi="Calibri" w:cs="Calibri"/>
                <w:lang w:val="it-IT"/>
              </w:rPr>
              <w:t>trasparenza.</w:t>
            </w:r>
          </w:p>
        </w:tc>
      </w:tr>
      <w:tr w:rsidR="00025912" w:rsidRPr="00CB5A5B" w14:paraId="5BEB7B26" w14:textId="77777777" w:rsidTr="00F25748">
        <w:tc>
          <w:tcPr>
            <w:tcW w:w="1353" w:type="dxa"/>
            <w:shd w:val="clear" w:color="auto" w:fill="C1E4F5"/>
            <w:tcMar>
              <w:top w:w="120" w:type="dxa"/>
              <w:left w:w="180" w:type="dxa"/>
              <w:bottom w:w="120" w:type="dxa"/>
              <w:right w:w="180" w:type="dxa"/>
            </w:tcMar>
            <w:hideMark/>
          </w:tcPr>
          <w:p w14:paraId="7B185525" w14:textId="77777777" w:rsidR="00F47217" w:rsidRPr="00931C08" w:rsidRDefault="00764180" w:rsidP="00F47217">
            <w:pPr>
              <w:spacing w:before="30" w:after="30"/>
              <w:ind w:left="30" w:right="30"/>
              <w:rPr>
                <w:rFonts w:ascii="Calibri" w:eastAsia="Times New Roman" w:hAnsi="Calibri" w:cs="Calibri"/>
                <w:sz w:val="16"/>
              </w:rPr>
            </w:pPr>
            <w:hyperlink r:id="rId59" w:tgtFrame="_blank" w:history="1">
              <w:r w:rsidRPr="00931C08">
                <w:rPr>
                  <w:rFonts w:ascii="Calibri" w:eastAsia="Times New Roman" w:hAnsi="Calibri" w:cs="Calibri"/>
                  <w:color w:val="0000FF"/>
                  <w:sz w:val="16"/>
                  <w:u w:val="single"/>
                </w:rPr>
                <w:t>Screen 10</w:t>
              </w:r>
            </w:hyperlink>
            <w:r w:rsidRPr="00931C08">
              <w:rPr>
                <w:rFonts w:ascii="Calibri" w:eastAsia="Times New Roman" w:hAnsi="Calibri" w:cs="Calibri"/>
                <w:sz w:val="16"/>
              </w:rPr>
              <w:t xml:space="preserve"> </w:t>
            </w:r>
          </w:p>
          <w:p w14:paraId="6F875710" w14:textId="77777777" w:rsidR="00F47217" w:rsidRPr="00931C08" w:rsidRDefault="00764180" w:rsidP="00F47217">
            <w:pPr>
              <w:ind w:left="30" w:right="30"/>
              <w:rPr>
                <w:rFonts w:ascii="Calibri" w:eastAsia="Times New Roman" w:hAnsi="Calibri" w:cs="Calibri"/>
                <w:sz w:val="16"/>
              </w:rPr>
            </w:pPr>
            <w:hyperlink r:id="rId60" w:tgtFrame="_blank" w:history="1">
              <w:r w:rsidRPr="00931C08">
                <w:rPr>
                  <w:rFonts w:ascii="Calibri" w:eastAsia="Times New Roman" w:hAnsi="Calibri" w:cs="Calibri"/>
                  <w:color w:val="0000FF"/>
                  <w:sz w:val="16"/>
                  <w:u w:val="single"/>
                </w:rPr>
                <w:t>25_C_11</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23ECEF"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WORK ENVIRONMENT</w:t>
            </w:r>
          </w:p>
          <w:p w14:paraId="1B456ADD"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prioritize safety and fair working conditions.</w:t>
            </w:r>
          </w:p>
          <w:p w14:paraId="51215230" w14:textId="77777777" w:rsidR="00F472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Accidents or unsafe situations must be reported to management right away. Abbott also takes steps to prevent and prohibit illegal, inappropriate labor practices and any form of cruel or inhumane treatment in our business activities worldwide.</w:t>
            </w:r>
          </w:p>
        </w:tc>
        <w:tc>
          <w:tcPr>
            <w:tcW w:w="6000" w:type="dxa"/>
          </w:tcPr>
          <w:p w14:paraId="065AD43B" w14:textId="77777777" w:rsidR="00D319D3" w:rsidRPr="00CB5A5B" w:rsidRDefault="00764180" w:rsidP="00F25748">
            <w:pPr>
              <w:spacing w:before="100" w:beforeAutospacing="1" w:after="100" w:afterAutospacing="1"/>
              <w:ind w:left="30" w:right="30"/>
              <w:rPr>
                <w:rFonts w:ascii="Calibri" w:eastAsia="Times New Roman" w:hAnsi="Calibri" w:cs="Calibri"/>
                <w:lang w:val="it-IT"/>
                <w:rPrChange w:id="66"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AMBIENTE DI LAVORO</w:t>
            </w:r>
          </w:p>
          <w:p w14:paraId="658C9846" w14:textId="77777777" w:rsidR="00D319D3" w:rsidRPr="00CB5A5B" w:rsidRDefault="00764180" w:rsidP="00F25748">
            <w:pPr>
              <w:spacing w:before="100" w:beforeAutospacing="1" w:after="100" w:afterAutospacing="1"/>
              <w:ind w:left="30" w:right="30"/>
              <w:rPr>
                <w:rFonts w:ascii="Calibri" w:eastAsia="Times New Roman" w:hAnsi="Calibri" w:cs="Calibri"/>
                <w:lang w:val="it-IT"/>
                <w:rPrChange w:id="67"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Diamo priorità alla sicurezza e a condizioni di lavoro eque.</w:t>
            </w:r>
          </w:p>
          <w:p w14:paraId="5DBAA226" w14:textId="6A33E8D1" w:rsidR="00F47217"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Incidenti o situazioni non sicure devono essere segnalati immediatamente al management. Abbott adotta misure per prevenire e vietare pratiche lavorative illegali o</w:t>
            </w:r>
            <w:r w:rsidR="001811F7">
              <w:rPr>
                <w:rFonts w:ascii="Calibri" w:eastAsia="Calibri" w:hAnsi="Calibri" w:cs="Calibri"/>
                <w:lang w:val="it-IT"/>
              </w:rPr>
              <w:t> </w:t>
            </w:r>
            <w:r w:rsidRPr="00931C08">
              <w:rPr>
                <w:rFonts w:ascii="Calibri" w:eastAsia="Calibri" w:hAnsi="Calibri" w:cs="Calibri"/>
                <w:lang w:val="it-IT"/>
              </w:rPr>
              <w:t>inappropriate e qualsiasi forma di trattamento crudele o</w:t>
            </w:r>
            <w:r w:rsidR="001811F7">
              <w:rPr>
                <w:rFonts w:ascii="Calibri" w:eastAsia="Calibri" w:hAnsi="Calibri" w:cs="Calibri"/>
                <w:lang w:val="it-IT"/>
              </w:rPr>
              <w:t> </w:t>
            </w:r>
            <w:r w:rsidRPr="00931C08">
              <w:rPr>
                <w:rFonts w:ascii="Calibri" w:eastAsia="Calibri" w:hAnsi="Calibri" w:cs="Calibri"/>
                <w:lang w:val="it-IT"/>
              </w:rPr>
              <w:t>disumano in tutte le nostre attività nel mondo.</w:t>
            </w:r>
          </w:p>
        </w:tc>
      </w:tr>
      <w:tr w:rsidR="00025912" w:rsidRPr="00CB5A5B" w14:paraId="0EAA303A" w14:textId="77777777" w:rsidTr="00F25748">
        <w:tc>
          <w:tcPr>
            <w:tcW w:w="1353" w:type="dxa"/>
            <w:shd w:val="clear" w:color="auto" w:fill="C1E4F5"/>
            <w:tcMar>
              <w:top w:w="120" w:type="dxa"/>
              <w:left w:w="180" w:type="dxa"/>
              <w:bottom w:w="120" w:type="dxa"/>
              <w:right w:w="180" w:type="dxa"/>
            </w:tcMar>
            <w:hideMark/>
          </w:tcPr>
          <w:p w14:paraId="73E0377E" w14:textId="77777777" w:rsidR="00B71E05" w:rsidRPr="00931C08" w:rsidRDefault="00764180" w:rsidP="00B71E05">
            <w:pPr>
              <w:spacing w:before="30" w:after="30"/>
              <w:ind w:left="30" w:right="30"/>
              <w:rPr>
                <w:rFonts w:ascii="Calibri" w:eastAsia="Times New Roman" w:hAnsi="Calibri" w:cs="Calibri"/>
                <w:sz w:val="16"/>
              </w:rPr>
            </w:pPr>
            <w:hyperlink r:id="rId61" w:tgtFrame="_blank" w:history="1">
              <w:r w:rsidRPr="00931C08">
                <w:rPr>
                  <w:rFonts w:ascii="Calibri" w:eastAsia="Times New Roman" w:hAnsi="Calibri" w:cs="Calibri"/>
                  <w:color w:val="0000FF"/>
                  <w:sz w:val="16"/>
                  <w:u w:val="single"/>
                </w:rPr>
                <w:t>Screen 11</w:t>
              </w:r>
            </w:hyperlink>
            <w:r w:rsidRPr="00931C08">
              <w:rPr>
                <w:rFonts w:ascii="Calibri" w:eastAsia="Times New Roman" w:hAnsi="Calibri" w:cs="Calibri"/>
                <w:sz w:val="16"/>
              </w:rPr>
              <w:t xml:space="preserve"> </w:t>
            </w:r>
          </w:p>
          <w:p w14:paraId="7BBDE30B" w14:textId="77777777" w:rsidR="00B71E05" w:rsidRPr="00931C08" w:rsidRDefault="00764180" w:rsidP="00B71E05">
            <w:pPr>
              <w:ind w:left="30" w:right="30"/>
              <w:rPr>
                <w:rFonts w:ascii="Calibri" w:eastAsia="Times New Roman" w:hAnsi="Calibri" w:cs="Calibri"/>
                <w:sz w:val="16"/>
              </w:rPr>
            </w:pPr>
            <w:hyperlink r:id="rId62" w:tgtFrame="_blank" w:history="1">
              <w:r w:rsidRPr="00931C08">
                <w:rPr>
                  <w:rFonts w:ascii="Calibri" w:eastAsia="Times New Roman" w:hAnsi="Calibri" w:cs="Calibri"/>
                  <w:color w:val="0000FF"/>
                  <w:sz w:val="16"/>
                  <w:u w:val="single"/>
                </w:rPr>
                <w:t>26_C_12</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BC0A04" w14:textId="77777777" w:rsidR="00B71E0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You must view all content before moving forward.</w:t>
            </w:r>
          </w:p>
          <w:p w14:paraId="4ED92062" w14:textId="77777777" w:rsidR="00B71E0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At Abbott, we build trust through community, environment, and engagement.</w:t>
            </w:r>
          </w:p>
          <w:p w14:paraId="7ABC1CC6" w14:textId="77777777" w:rsidR="00B71E0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strive to give back to the communities where we operate and make a positive, lasting impact on people’s lives.</w:t>
            </w:r>
          </w:p>
          <w:p w14:paraId="1DA8DB95" w14:textId="77777777" w:rsidR="00B71E0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Abbott works to minimize its environmental footprint by reducing energy use and conserving natural resources.</w:t>
            </w:r>
          </w:p>
          <w:p w14:paraId="71FC9C26" w14:textId="77777777" w:rsidR="00B71E0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also support appropriate political engagement and encourage community involvement across our global operations.</w:t>
            </w:r>
          </w:p>
          <w:p w14:paraId="02FF406A" w14:textId="77777777" w:rsidR="00B71E0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lastRenderedPageBreak/>
              <w:t>Community Involvement</w:t>
            </w:r>
          </w:p>
          <w:p w14:paraId="1556D77C" w14:textId="77777777" w:rsidR="00B71E0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Environmental Responsibility</w:t>
            </w:r>
          </w:p>
          <w:p w14:paraId="3F9573A3" w14:textId="77777777" w:rsidR="00B71E0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Political Contributions</w:t>
            </w:r>
          </w:p>
          <w:p w14:paraId="6381F88C" w14:textId="77777777" w:rsidR="00B71E0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Click each of the icons to learn more.</w:t>
            </w:r>
          </w:p>
        </w:tc>
        <w:tc>
          <w:tcPr>
            <w:tcW w:w="6000" w:type="dxa"/>
          </w:tcPr>
          <w:p w14:paraId="0C2905E1" w14:textId="77777777" w:rsidR="00B71E05" w:rsidRPr="00CB5A5B" w:rsidRDefault="00764180" w:rsidP="00F25748">
            <w:pPr>
              <w:spacing w:before="100" w:beforeAutospacing="1" w:after="100" w:afterAutospacing="1"/>
              <w:ind w:left="30" w:right="30"/>
              <w:rPr>
                <w:rFonts w:ascii="Calibri" w:eastAsia="Times New Roman" w:hAnsi="Calibri" w:cs="Calibri"/>
                <w:lang w:val="it-IT"/>
                <w:rPrChange w:id="68"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Devi esaminare tutto il contenuto prima di procedere.</w:t>
            </w:r>
          </w:p>
          <w:p w14:paraId="1CD33540" w14:textId="77777777" w:rsidR="00B71E05" w:rsidRPr="00CB5A5B" w:rsidRDefault="00764180" w:rsidP="00F25748">
            <w:pPr>
              <w:spacing w:before="100" w:beforeAutospacing="1" w:after="100" w:afterAutospacing="1"/>
              <w:ind w:left="30" w:right="30"/>
              <w:rPr>
                <w:rFonts w:ascii="Calibri" w:eastAsia="Times New Roman" w:hAnsi="Calibri" w:cs="Calibri"/>
                <w:lang w:val="it-IT"/>
                <w:rPrChange w:id="69"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In Abbott costruiamo fiducia attraverso la comunità, l’ambiente e il coinvolgimento attivo.</w:t>
            </w:r>
          </w:p>
          <w:p w14:paraId="6DAE87AD" w14:textId="77777777" w:rsidR="00B71E05" w:rsidRPr="00CB5A5B" w:rsidRDefault="00764180" w:rsidP="00F25748">
            <w:pPr>
              <w:spacing w:before="100" w:beforeAutospacing="1" w:after="100" w:afterAutospacing="1"/>
              <w:ind w:left="30" w:right="30"/>
              <w:rPr>
                <w:rFonts w:ascii="Calibri" w:eastAsia="Times New Roman" w:hAnsi="Calibri" w:cs="Calibri"/>
                <w:lang w:val="it-IT"/>
                <w:rPrChange w:id="70"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Ci impegniamo a restituire valore alle comunità in cui operiamo e a generare un impatto positivo e duraturo sulla vita delle persone.</w:t>
            </w:r>
          </w:p>
          <w:p w14:paraId="5B97F739" w14:textId="77777777" w:rsidR="00B71E05" w:rsidRPr="00CB5A5B" w:rsidRDefault="00764180" w:rsidP="00F25748">
            <w:pPr>
              <w:spacing w:before="100" w:beforeAutospacing="1" w:after="100" w:afterAutospacing="1"/>
              <w:ind w:left="30" w:right="30"/>
              <w:rPr>
                <w:rFonts w:ascii="Calibri" w:eastAsia="Times New Roman" w:hAnsi="Calibri" w:cs="Calibri"/>
                <w:lang w:val="it-IT"/>
                <w:rPrChange w:id="71"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Abbott lavora per ridurre la propria impronta ambientale diminuendo il consumo di energia e preservando le risorse naturali.</w:t>
            </w:r>
          </w:p>
          <w:p w14:paraId="6FF43DD1" w14:textId="59CE47C4" w:rsidR="00B71E05" w:rsidRPr="00CB5A5B" w:rsidRDefault="00764180" w:rsidP="00F25748">
            <w:pPr>
              <w:spacing w:before="100" w:beforeAutospacing="1" w:after="100" w:afterAutospacing="1"/>
              <w:ind w:left="30" w:right="30"/>
              <w:rPr>
                <w:rFonts w:ascii="Calibri" w:eastAsia="Times New Roman" w:hAnsi="Calibri" w:cs="Calibri"/>
                <w:lang w:val="it-IT"/>
                <w:rPrChange w:id="72"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Inoltre, sosteniamo un coinvolgimento politico appropriato e incoraggiamo l’impegno nella comunità in</w:t>
            </w:r>
            <w:r w:rsidR="001811F7">
              <w:rPr>
                <w:rFonts w:ascii="Calibri" w:eastAsia="Calibri" w:hAnsi="Calibri" w:cs="Calibri"/>
                <w:lang w:val="it-IT"/>
              </w:rPr>
              <w:t> </w:t>
            </w:r>
            <w:r w:rsidRPr="00931C08">
              <w:rPr>
                <w:rFonts w:ascii="Calibri" w:eastAsia="Calibri" w:hAnsi="Calibri" w:cs="Calibri"/>
                <w:lang w:val="it-IT"/>
              </w:rPr>
              <w:t>tutte le nostre operazioni globali.</w:t>
            </w:r>
          </w:p>
          <w:p w14:paraId="07F45B4A" w14:textId="77777777" w:rsidR="00B71E05" w:rsidRPr="00CB5A5B" w:rsidRDefault="00764180" w:rsidP="00F25748">
            <w:pPr>
              <w:spacing w:before="100" w:beforeAutospacing="1" w:after="100" w:afterAutospacing="1"/>
              <w:ind w:left="30" w:right="30"/>
              <w:rPr>
                <w:rFonts w:ascii="Calibri" w:eastAsia="Times New Roman" w:hAnsi="Calibri" w:cs="Calibri"/>
                <w:lang w:val="it-IT"/>
                <w:rPrChange w:id="73"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Coinvolgimento della comunità</w:t>
            </w:r>
          </w:p>
          <w:p w14:paraId="445EC9C6" w14:textId="77777777" w:rsidR="00B71E05" w:rsidRPr="00CB5A5B" w:rsidRDefault="00764180" w:rsidP="00F25748">
            <w:pPr>
              <w:spacing w:before="100" w:beforeAutospacing="1" w:after="100" w:afterAutospacing="1"/>
              <w:ind w:left="30" w:right="30"/>
              <w:rPr>
                <w:rFonts w:ascii="Calibri" w:eastAsia="Times New Roman" w:hAnsi="Calibri" w:cs="Calibri"/>
                <w:lang w:val="it-IT"/>
                <w:rPrChange w:id="74"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Responsabilità ambientale</w:t>
            </w:r>
          </w:p>
          <w:p w14:paraId="036F8AFF" w14:textId="77777777" w:rsidR="00B71E05" w:rsidRPr="00CB5A5B" w:rsidRDefault="00764180" w:rsidP="00F25748">
            <w:pPr>
              <w:spacing w:before="100" w:beforeAutospacing="1" w:after="100" w:afterAutospacing="1"/>
              <w:ind w:left="30" w:right="30"/>
              <w:rPr>
                <w:rFonts w:ascii="Calibri" w:eastAsia="Times New Roman" w:hAnsi="Calibri" w:cs="Calibri"/>
                <w:lang w:val="it-IT"/>
                <w:rPrChange w:id="75"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Contributi politici</w:t>
            </w:r>
          </w:p>
          <w:p w14:paraId="693418D9" w14:textId="77777777" w:rsidR="00B71E05" w:rsidRPr="00CB5A5B" w:rsidRDefault="00764180" w:rsidP="00F25748">
            <w:pPr>
              <w:spacing w:before="100" w:beforeAutospacing="1" w:after="100" w:afterAutospacing="1"/>
              <w:ind w:left="30" w:right="30"/>
              <w:rPr>
                <w:rFonts w:ascii="Calibri" w:eastAsia="Times New Roman" w:hAnsi="Calibri" w:cs="Calibri"/>
                <w:lang w:val="it-IT"/>
                <w:rPrChange w:id="76"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Per ulteriori informazioni, fai clic su ciascuna icona.</w:t>
            </w:r>
          </w:p>
        </w:tc>
      </w:tr>
      <w:tr w:rsidR="00025912" w:rsidRPr="00CB5A5B" w14:paraId="1B0EAF67" w14:textId="77777777" w:rsidTr="00F25748">
        <w:tc>
          <w:tcPr>
            <w:tcW w:w="1353" w:type="dxa"/>
            <w:shd w:val="clear" w:color="auto" w:fill="C1E4F5"/>
            <w:tcMar>
              <w:top w:w="120" w:type="dxa"/>
              <w:left w:w="180" w:type="dxa"/>
              <w:bottom w:w="120" w:type="dxa"/>
              <w:right w:w="180" w:type="dxa"/>
            </w:tcMar>
            <w:hideMark/>
          </w:tcPr>
          <w:p w14:paraId="3208CA0F" w14:textId="77777777" w:rsidR="00671917" w:rsidRPr="00931C08" w:rsidRDefault="00764180" w:rsidP="00671917">
            <w:pPr>
              <w:spacing w:before="30" w:after="30"/>
              <w:ind w:left="30" w:right="30"/>
              <w:rPr>
                <w:rFonts w:ascii="Calibri" w:eastAsia="Times New Roman" w:hAnsi="Calibri" w:cs="Calibri"/>
                <w:sz w:val="16"/>
              </w:rPr>
            </w:pPr>
            <w:hyperlink r:id="rId63" w:tgtFrame="_blank" w:history="1">
              <w:r w:rsidRPr="00931C08">
                <w:rPr>
                  <w:rFonts w:ascii="Calibri" w:eastAsia="Times New Roman" w:hAnsi="Calibri" w:cs="Calibri"/>
                  <w:color w:val="0000FF"/>
                  <w:sz w:val="16"/>
                  <w:u w:val="single"/>
                </w:rPr>
                <w:t>Screen 11</w:t>
              </w:r>
            </w:hyperlink>
            <w:r w:rsidRPr="00931C08">
              <w:rPr>
                <w:rFonts w:ascii="Calibri" w:eastAsia="Times New Roman" w:hAnsi="Calibri" w:cs="Calibri"/>
                <w:sz w:val="16"/>
              </w:rPr>
              <w:t xml:space="preserve"> </w:t>
            </w:r>
          </w:p>
          <w:p w14:paraId="163C62A4" w14:textId="77777777" w:rsidR="00671917" w:rsidRPr="00931C08" w:rsidRDefault="00764180" w:rsidP="00671917">
            <w:pPr>
              <w:ind w:left="30" w:right="30"/>
              <w:rPr>
                <w:rFonts w:ascii="Calibri" w:eastAsia="Times New Roman" w:hAnsi="Calibri" w:cs="Calibri"/>
                <w:sz w:val="16"/>
              </w:rPr>
            </w:pPr>
            <w:hyperlink r:id="rId64" w:tgtFrame="_blank" w:history="1">
              <w:r w:rsidRPr="00931C08">
                <w:rPr>
                  <w:rFonts w:ascii="Calibri" w:eastAsia="Times New Roman" w:hAnsi="Calibri" w:cs="Calibri"/>
                  <w:color w:val="0000FF"/>
                  <w:sz w:val="16"/>
                  <w:u w:val="single"/>
                </w:rPr>
                <w:t>27_C_12</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A0E21B" w14:textId="77777777" w:rsidR="006719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COMMUNITY INVOLVEMENT</w:t>
            </w:r>
          </w:p>
          <w:p w14:paraId="280EE5F3" w14:textId="77777777" w:rsidR="006719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support community well-being.</w:t>
            </w:r>
          </w:p>
          <w:p w14:paraId="5E986155" w14:textId="77777777" w:rsidR="006719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At Abbott, we support the well-being of communities through our products, our work, and our actions and we have a long history of giving back to the places where we live and work, because we believe healthy communities thrive.</w:t>
            </w:r>
          </w:p>
          <w:p w14:paraId="16DAF3B7" w14:textId="77777777" w:rsidR="00671917"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Through our operations, partnerships, and support for local groups and causes, we strive to make a positive and lasting impact wherever we do business.</w:t>
            </w:r>
          </w:p>
        </w:tc>
        <w:tc>
          <w:tcPr>
            <w:tcW w:w="6000" w:type="dxa"/>
          </w:tcPr>
          <w:p w14:paraId="68C4744B" w14:textId="77777777" w:rsidR="00671917" w:rsidRPr="00CB5A5B" w:rsidRDefault="00764180" w:rsidP="00F25748">
            <w:pPr>
              <w:spacing w:before="100" w:beforeAutospacing="1" w:after="100" w:afterAutospacing="1"/>
              <w:ind w:left="30" w:right="30"/>
              <w:rPr>
                <w:rFonts w:ascii="Calibri" w:eastAsia="Times New Roman" w:hAnsi="Calibri" w:cs="Calibri"/>
                <w:lang w:val="it-IT"/>
                <w:rPrChange w:id="77"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COINVOLGIMENTO DELLA COMMUNITÀ</w:t>
            </w:r>
          </w:p>
          <w:p w14:paraId="53AE3FA8" w14:textId="77777777" w:rsidR="00671917" w:rsidRPr="00CB5A5B" w:rsidRDefault="00764180" w:rsidP="00F25748">
            <w:pPr>
              <w:spacing w:before="100" w:beforeAutospacing="1" w:after="100" w:afterAutospacing="1"/>
              <w:ind w:left="30" w:right="30"/>
              <w:rPr>
                <w:rFonts w:ascii="Calibri" w:eastAsia="Times New Roman" w:hAnsi="Calibri" w:cs="Calibri"/>
                <w:lang w:val="it-IT"/>
                <w:rPrChange w:id="78"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Sosteniamo il benessere delle comunità.</w:t>
            </w:r>
          </w:p>
          <w:p w14:paraId="5ECCE4C6" w14:textId="77777777" w:rsidR="00671917" w:rsidRPr="00CB5A5B" w:rsidRDefault="00764180" w:rsidP="00F25748">
            <w:pPr>
              <w:spacing w:before="100" w:beforeAutospacing="1" w:after="100" w:afterAutospacing="1"/>
              <w:ind w:left="30" w:right="30"/>
              <w:rPr>
                <w:rFonts w:ascii="Calibri" w:eastAsia="Times New Roman" w:hAnsi="Calibri" w:cs="Calibri"/>
                <w:lang w:val="it-IT"/>
                <w:rPrChange w:id="79"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In Abbott supportiamo il benessere delle comunità attraverso i nostri prodotti, il nostro lavoro e le nostre azioni, e abbiamo una lunga storia di sostegno ai luoghi in cui viviamo e lavoriamo, perché crediamo che le comunità sane prosperino.</w:t>
            </w:r>
          </w:p>
          <w:p w14:paraId="75716A7A" w14:textId="046429DD" w:rsidR="00671917" w:rsidRPr="00CB5A5B" w:rsidRDefault="00764180" w:rsidP="00F25748">
            <w:pPr>
              <w:spacing w:before="100" w:beforeAutospacing="1" w:after="100" w:afterAutospacing="1"/>
              <w:ind w:left="30" w:right="30"/>
              <w:rPr>
                <w:rFonts w:ascii="Calibri" w:eastAsia="Times New Roman" w:hAnsi="Calibri" w:cs="Calibri"/>
                <w:lang w:val="it-IT"/>
                <w:rPrChange w:id="80"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Attraverso le nostre attività, le partnership e il supporto a</w:t>
            </w:r>
            <w:r w:rsidR="001811F7">
              <w:rPr>
                <w:rFonts w:ascii="Calibri" w:eastAsia="Calibri" w:hAnsi="Calibri" w:cs="Calibri"/>
                <w:lang w:val="it-IT"/>
              </w:rPr>
              <w:t> </w:t>
            </w:r>
            <w:r w:rsidRPr="00931C08">
              <w:rPr>
                <w:rFonts w:ascii="Calibri" w:eastAsia="Calibri" w:hAnsi="Calibri" w:cs="Calibri"/>
                <w:lang w:val="it-IT"/>
              </w:rPr>
              <w:t>realtà e iniziative locali, ci impegniamo a generare un impatto positivo e duraturo ovunque operiamo.</w:t>
            </w:r>
          </w:p>
        </w:tc>
      </w:tr>
      <w:tr w:rsidR="00025912" w:rsidRPr="00CB5A5B" w14:paraId="6873C9C8" w14:textId="77777777" w:rsidTr="00F25748">
        <w:tc>
          <w:tcPr>
            <w:tcW w:w="1353" w:type="dxa"/>
            <w:shd w:val="clear" w:color="auto" w:fill="C1E4F5"/>
            <w:tcMar>
              <w:top w:w="120" w:type="dxa"/>
              <w:left w:w="180" w:type="dxa"/>
              <w:bottom w:w="120" w:type="dxa"/>
              <w:right w:w="180" w:type="dxa"/>
            </w:tcMar>
            <w:hideMark/>
          </w:tcPr>
          <w:p w14:paraId="1D6BB73F" w14:textId="77777777" w:rsidR="003E5A36" w:rsidRPr="00931C08" w:rsidRDefault="00764180" w:rsidP="003E5A36">
            <w:pPr>
              <w:spacing w:before="30" w:after="30"/>
              <w:ind w:left="30" w:right="30"/>
              <w:rPr>
                <w:rFonts w:ascii="Calibri" w:eastAsia="Times New Roman" w:hAnsi="Calibri" w:cs="Calibri"/>
                <w:sz w:val="16"/>
              </w:rPr>
            </w:pPr>
            <w:hyperlink r:id="rId65" w:tgtFrame="_blank" w:history="1">
              <w:r w:rsidRPr="00931C08">
                <w:rPr>
                  <w:rFonts w:ascii="Calibri" w:eastAsia="Times New Roman" w:hAnsi="Calibri" w:cs="Calibri"/>
                  <w:color w:val="0000FF"/>
                  <w:sz w:val="16"/>
                  <w:u w:val="single"/>
                </w:rPr>
                <w:t>Screen 11</w:t>
              </w:r>
            </w:hyperlink>
            <w:r w:rsidRPr="00931C08">
              <w:rPr>
                <w:rFonts w:ascii="Calibri" w:eastAsia="Times New Roman" w:hAnsi="Calibri" w:cs="Calibri"/>
                <w:sz w:val="16"/>
              </w:rPr>
              <w:t xml:space="preserve"> </w:t>
            </w:r>
          </w:p>
          <w:p w14:paraId="4861A189" w14:textId="77777777" w:rsidR="003E5A36" w:rsidRPr="00931C08" w:rsidRDefault="00764180" w:rsidP="003E5A36">
            <w:pPr>
              <w:ind w:left="30" w:right="30"/>
              <w:rPr>
                <w:rFonts w:ascii="Calibri" w:eastAsia="Times New Roman" w:hAnsi="Calibri" w:cs="Calibri"/>
                <w:sz w:val="16"/>
              </w:rPr>
            </w:pPr>
            <w:hyperlink r:id="rId66" w:tgtFrame="_blank" w:history="1">
              <w:r w:rsidRPr="00931C08">
                <w:rPr>
                  <w:rFonts w:ascii="Calibri" w:eastAsia="Times New Roman" w:hAnsi="Calibri" w:cs="Calibri"/>
                  <w:color w:val="0000FF"/>
                  <w:sz w:val="16"/>
                  <w:u w:val="single"/>
                </w:rPr>
                <w:t>28_C_12</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7EE0B4" w14:textId="77777777" w:rsidR="003E5A3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ENVIRONMENTAL RESPONSIBILITY</w:t>
            </w:r>
          </w:p>
          <w:p w14:paraId="727F54B8" w14:textId="77777777" w:rsidR="003E5A3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take part in sustainable development and work to reduce our impact on the environment.</w:t>
            </w:r>
          </w:p>
          <w:p w14:paraId="19E2164D" w14:textId="77777777" w:rsidR="003E5A3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lastRenderedPageBreak/>
              <w:t>We work to protect the environment in everything we do—from how we source materials to how we make, ship, and use our products.</w:t>
            </w:r>
          </w:p>
          <w:p w14:paraId="117E3A67" w14:textId="77777777" w:rsidR="003E5A3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32933E43" w14:textId="77777777" w:rsidR="003E5A36"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lastRenderedPageBreak/>
              <w:t>RESPONSABILITÀ AMBIENTALE</w:t>
            </w:r>
          </w:p>
          <w:p w14:paraId="55C856B2" w14:textId="77777777" w:rsidR="003E5A36"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Contribuiamo allo sviluppo sostenibile e lavoriamo per ridurre il nostro impatto sull’ambiente.</w:t>
            </w:r>
          </w:p>
          <w:p w14:paraId="01B2DA03" w14:textId="3916426F" w:rsidR="003E5A36"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lastRenderedPageBreak/>
              <w:t>Ci impegniamo a proteggere l’ambiente in tutto ciò che</w:t>
            </w:r>
            <w:r w:rsidR="001811F7">
              <w:rPr>
                <w:rFonts w:ascii="Calibri" w:eastAsia="Calibri" w:hAnsi="Calibri" w:cs="Calibri"/>
                <w:lang w:val="it-IT"/>
              </w:rPr>
              <w:t> </w:t>
            </w:r>
            <w:r w:rsidRPr="00931C08">
              <w:rPr>
                <w:rFonts w:ascii="Calibri" w:eastAsia="Calibri" w:hAnsi="Calibri" w:cs="Calibri"/>
                <w:lang w:val="it-IT"/>
              </w:rPr>
              <w:t>facciamo, da come reperiamo i materiali a come produciamo, spediamo e utilizziamo i nostri prodotti.</w:t>
            </w:r>
          </w:p>
          <w:p w14:paraId="4562556B" w14:textId="1A23AB75" w:rsidR="003E5A36"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t>Ci adoperiamo per utilizzare meno energia e meno risorse naturali. Sosteniamo progetti di energia pulita sul lavoro e</w:t>
            </w:r>
            <w:r w:rsidR="001811F7">
              <w:rPr>
                <w:rFonts w:ascii="Calibri" w:eastAsia="Calibri" w:hAnsi="Calibri" w:cs="Calibri"/>
                <w:lang w:val="it-IT"/>
              </w:rPr>
              <w:t> </w:t>
            </w:r>
            <w:r w:rsidRPr="00931C08">
              <w:rPr>
                <w:rFonts w:ascii="Calibri" w:eastAsia="Calibri" w:hAnsi="Calibri" w:cs="Calibri"/>
                <w:lang w:val="it-IT"/>
              </w:rPr>
              <w:t>nelle nostre comunità. Cerchiamo modi per ridurre i</w:t>
            </w:r>
            <w:r w:rsidR="001811F7">
              <w:rPr>
                <w:rFonts w:ascii="Calibri" w:eastAsia="Calibri" w:hAnsi="Calibri" w:cs="Calibri"/>
                <w:lang w:val="it-IT"/>
              </w:rPr>
              <w:t> </w:t>
            </w:r>
            <w:r w:rsidRPr="00931C08">
              <w:rPr>
                <w:rFonts w:ascii="Calibri" w:eastAsia="Calibri" w:hAnsi="Calibri" w:cs="Calibri"/>
                <w:lang w:val="it-IT"/>
              </w:rPr>
              <w:t>rifiuti, aumentare il riciclo e minimizzare i rischi ambientali. Rispettiamo inoltre le leggi e le normative ambientali applicabili alle nostre attività.</w:t>
            </w:r>
          </w:p>
        </w:tc>
      </w:tr>
      <w:tr w:rsidR="00025912" w:rsidRPr="00CB5A5B" w14:paraId="6BD0B664" w14:textId="77777777" w:rsidTr="00F25748">
        <w:tc>
          <w:tcPr>
            <w:tcW w:w="1353" w:type="dxa"/>
            <w:shd w:val="clear" w:color="auto" w:fill="C1E4F5"/>
            <w:tcMar>
              <w:top w:w="120" w:type="dxa"/>
              <w:left w:w="180" w:type="dxa"/>
              <w:bottom w:w="120" w:type="dxa"/>
              <w:right w:w="180" w:type="dxa"/>
            </w:tcMar>
            <w:hideMark/>
          </w:tcPr>
          <w:p w14:paraId="3D10DB51" w14:textId="77777777" w:rsidR="00B93BBE" w:rsidRPr="00931C08" w:rsidRDefault="00764180" w:rsidP="00B93BBE">
            <w:pPr>
              <w:spacing w:before="30" w:after="30"/>
              <w:ind w:left="30" w:right="30"/>
              <w:rPr>
                <w:rFonts w:ascii="Calibri" w:eastAsia="Times New Roman" w:hAnsi="Calibri" w:cs="Calibri"/>
                <w:sz w:val="16"/>
              </w:rPr>
            </w:pPr>
            <w:hyperlink r:id="rId67" w:tgtFrame="_blank" w:history="1">
              <w:r w:rsidRPr="00931C08">
                <w:rPr>
                  <w:rFonts w:ascii="Calibri" w:eastAsia="Times New Roman" w:hAnsi="Calibri" w:cs="Calibri"/>
                  <w:color w:val="0000FF"/>
                  <w:sz w:val="16"/>
                  <w:u w:val="single"/>
                </w:rPr>
                <w:t>Screen 11</w:t>
              </w:r>
            </w:hyperlink>
            <w:r w:rsidRPr="00931C08">
              <w:rPr>
                <w:rFonts w:ascii="Calibri" w:eastAsia="Times New Roman" w:hAnsi="Calibri" w:cs="Calibri"/>
                <w:sz w:val="16"/>
              </w:rPr>
              <w:t xml:space="preserve"> </w:t>
            </w:r>
          </w:p>
          <w:p w14:paraId="4ABA8E36" w14:textId="77777777" w:rsidR="00B93BBE" w:rsidRPr="00931C08" w:rsidRDefault="00764180" w:rsidP="00B93BBE">
            <w:pPr>
              <w:ind w:left="30" w:right="30"/>
              <w:rPr>
                <w:rFonts w:ascii="Calibri" w:eastAsia="Times New Roman" w:hAnsi="Calibri" w:cs="Calibri"/>
                <w:sz w:val="16"/>
              </w:rPr>
            </w:pPr>
            <w:hyperlink r:id="rId68" w:tgtFrame="_blank" w:history="1">
              <w:r w:rsidRPr="00931C08">
                <w:rPr>
                  <w:rFonts w:ascii="Calibri" w:eastAsia="Times New Roman" w:hAnsi="Calibri" w:cs="Calibri"/>
                  <w:color w:val="0000FF"/>
                  <w:sz w:val="16"/>
                  <w:u w:val="single"/>
                </w:rPr>
                <w:t>29_C_12</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EE9B03" w14:textId="77777777" w:rsidR="00B93BB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POLITICAL CONTRIBUTIONS</w:t>
            </w:r>
          </w:p>
          <w:p w14:paraId="69BDA36B" w14:textId="77777777" w:rsidR="00B93BB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encourage appropriate engagement in the political process and support community involvement.</w:t>
            </w:r>
          </w:p>
          <w:p w14:paraId="2B333E47" w14:textId="77777777" w:rsidR="00B93BB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Abbott supports public policies that align with our mission and values. When appropriate, we may also support political candidates or interest groups.</w:t>
            </w:r>
          </w:p>
          <w:p w14:paraId="67E8EDAD" w14:textId="77777777" w:rsidR="00B93BB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Because laws about political contributions by companies are complex, any use of Abbott funds—or contributions made on Abbott’s behalf—must be reviewed with the Legal Division first.</w:t>
            </w:r>
          </w:p>
        </w:tc>
        <w:tc>
          <w:tcPr>
            <w:tcW w:w="6000" w:type="dxa"/>
          </w:tcPr>
          <w:p w14:paraId="6DF2F56A" w14:textId="77777777" w:rsidR="00B93BBE" w:rsidRPr="00CB5A5B" w:rsidRDefault="00764180" w:rsidP="00F25748">
            <w:pPr>
              <w:spacing w:before="100" w:beforeAutospacing="1" w:after="100" w:afterAutospacing="1"/>
              <w:ind w:left="30" w:right="30"/>
              <w:rPr>
                <w:rFonts w:ascii="Calibri" w:eastAsia="Times New Roman" w:hAnsi="Calibri" w:cs="Calibri"/>
                <w:lang w:val="it-IT"/>
                <w:rPrChange w:id="81"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CONTRIBUTI POLITICI</w:t>
            </w:r>
          </w:p>
          <w:p w14:paraId="1CBDCF1B" w14:textId="77777777" w:rsidR="00B93BBE" w:rsidRPr="00CB5A5B" w:rsidRDefault="00764180" w:rsidP="00F25748">
            <w:pPr>
              <w:spacing w:before="100" w:beforeAutospacing="1" w:after="100" w:afterAutospacing="1"/>
              <w:ind w:left="30" w:right="30"/>
              <w:rPr>
                <w:rFonts w:ascii="Calibri" w:eastAsia="Times New Roman" w:hAnsi="Calibri" w:cs="Calibri"/>
                <w:lang w:val="it-IT"/>
                <w:rPrChange w:id="82"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Incoraggiamo un impegno adeguato nel processo politico e sosteniamo il coinvolgimento della comunità.</w:t>
            </w:r>
          </w:p>
          <w:p w14:paraId="38BF125B" w14:textId="77777777" w:rsidR="00B93BBE"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Abbott sostiene politiche pubbliche in linea con la nostra missione e i nostri valori. Quando appropriato, possiamo sostenere candidati politici o gruppi di interesse.</w:t>
            </w:r>
          </w:p>
          <w:p w14:paraId="152FF4D8" w14:textId="459B09EB" w:rsidR="00B93BBE"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Poiché le leggi sui contributi politici delle aziende sono</w:t>
            </w:r>
            <w:r w:rsidR="00F25748">
              <w:rPr>
                <w:rFonts w:ascii="Calibri" w:eastAsia="Calibri" w:hAnsi="Calibri" w:cs="Calibri"/>
                <w:lang w:val="it-IT"/>
              </w:rPr>
              <w:t> </w:t>
            </w:r>
            <w:r w:rsidRPr="00931C08">
              <w:rPr>
                <w:rFonts w:ascii="Calibri" w:eastAsia="Calibri" w:hAnsi="Calibri" w:cs="Calibri"/>
                <w:lang w:val="it-IT"/>
              </w:rPr>
              <w:t>complesse, qualsiasi utilizzo di fondi Abbott, o</w:t>
            </w:r>
            <w:r w:rsidR="00F25748">
              <w:rPr>
                <w:rFonts w:ascii="Calibri" w:eastAsia="Calibri" w:hAnsi="Calibri" w:cs="Calibri"/>
                <w:lang w:val="it-IT"/>
              </w:rPr>
              <w:t> </w:t>
            </w:r>
            <w:r w:rsidRPr="00931C08">
              <w:rPr>
                <w:rFonts w:ascii="Calibri" w:eastAsia="Calibri" w:hAnsi="Calibri" w:cs="Calibri"/>
                <w:lang w:val="it-IT"/>
              </w:rPr>
              <w:t>contributi effettuati per conto di Abbott, deve essere preventivamente esaminato con l’Ufficio Legale.</w:t>
            </w:r>
          </w:p>
        </w:tc>
      </w:tr>
      <w:tr w:rsidR="00025912" w:rsidRPr="00CB5A5B" w14:paraId="16821920" w14:textId="77777777" w:rsidTr="00F25748">
        <w:tc>
          <w:tcPr>
            <w:tcW w:w="1353" w:type="dxa"/>
            <w:shd w:val="clear" w:color="auto" w:fill="C1E4F5"/>
            <w:tcMar>
              <w:top w:w="120" w:type="dxa"/>
              <w:left w:w="180" w:type="dxa"/>
              <w:bottom w:w="120" w:type="dxa"/>
              <w:right w:w="180" w:type="dxa"/>
            </w:tcMar>
            <w:hideMark/>
          </w:tcPr>
          <w:p w14:paraId="40F215CF" w14:textId="77777777" w:rsidR="00BB2193" w:rsidRPr="00931C08" w:rsidRDefault="00764180" w:rsidP="00BB2193">
            <w:pPr>
              <w:spacing w:before="30" w:after="30"/>
              <w:ind w:left="30" w:right="30"/>
              <w:rPr>
                <w:rFonts w:ascii="Calibri" w:eastAsia="Times New Roman" w:hAnsi="Calibri" w:cs="Calibri"/>
                <w:sz w:val="16"/>
              </w:rPr>
            </w:pPr>
            <w:hyperlink r:id="rId69" w:tgtFrame="_blank" w:history="1">
              <w:r w:rsidRPr="00931C08">
                <w:rPr>
                  <w:rFonts w:ascii="Calibri" w:eastAsia="Times New Roman" w:hAnsi="Calibri" w:cs="Calibri"/>
                  <w:color w:val="0000FF"/>
                  <w:sz w:val="16"/>
                  <w:u w:val="single"/>
                </w:rPr>
                <w:t>Screen 12</w:t>
              </w:r>
            </w:hyperlink>
            <w:r w:rsidRPr="00931C08">
              <w:rPr>
                <w:rFonts w:ascii="Calibri" w:eastAsia="Times New Roman" w:hAnsi="Calibri" w:cs="Calibri"/>
                <w:sz w:val="16"/>
              </w:rPr>
              <w:t xml:space="preserve"> </w:t>
            </w:r>
          </w:p>
          <w:p w14:paraId="223B8D3A" w14:textId="77777777" w:rsidR="00BB2193" w:rsidRPr="00931C08" w:rsidRDefault="00764180" w:rsidP="00BB2193">
            <w:pPr>
              <w:ind w:left="30" w:right="30"/>
              <w:rPr>
                <w:rFonts w:ascii="Calibri" w:eastAsia="Times New Roman" w:hAnsi="Calibri" w:cs="Calibri"/>
                <w:sz w:val="16"/>
              </w:rPr>
            </w:pPr>
            <w:hyperlink r:id="rId70" w:tgtFrame="_blank" w:history="1">
              <w:r w:rsidRPr="00931C08">
                <w:rPr>
                  <w:rFonts w:ascii="Calibri" w:eastAsia="Times New Roman" w:hAnsi="Calibri" w:cs="Calibri"/>
                  <w:color w:val="0000FF"/>
                  <w:sz w:val="16"/>
                  <w:u w:val="single"/>
                </w:rPr>
                <w:t>30_C_13</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1A5BA8B" w14:textId="77777777" w:rsidR="00BB2193"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You must view all content before moving forward.</w:t>
            </w:r>
          </w:p>
          <w:p w14:paraId="2DF2437C" w14:textId="77777777" w:rsidR="00BB2193"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At Abbott, we are committed to doing business honestly and keeping our promises in all areas of our work.</w:t>
            </w:r>
          </w:p>
          <w:p w14:paraId="4213AF7C" w14:textId="77777777" w:rsidR="00BB2193"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lastRenderedPageBreak/>
              <w:t>We put Abbott’s interests ahead of our own when handling conflicts of interest. We protect Abbott’s assets and reputation, keep confidential information safe, and respect the privacy of everyone who shares personal information with us.</w:t>
            </w:r>
          </w:p>
          <w:p w14:paraId="083FEDCF" w14:textId="77777777" w:rsidR="00BB2193"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Fair Dealing</w:t>
            </w:r>
          </w:p>
          <w:p w14:paraId="1792D5CC" w14:textId="77777777" w:rsidR="00BB2193"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Avoiding Conflicts of Interest I</w:t>
            </w:r>
          </w:p>
          <w:p w14:paraId="7720C467" w14:textId="77777777" w:rsidR="00BB2193"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Avoiding Conflicts of Interest I</w:t>
            </w:r>
            <w:r w:rsidR="00380CFE" w:rsidRPr="00931C08">
              <w:rPr>
                <w:rFonts w:ascii="Calibri" w:eastAsia="Times New Roman" w:hAnsi="Calibri" w:cs="Calibri"/>
              </w:rPr>
              <w:t>I</w:t>
            </w:r>
          </w:p>
          <w:p w14:paraId="3F1BA6B1" w14:textId="77777777" w:rsidR="00BB2193"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Protection of Abbott Assets &amp; Reputation</w:t>
            </w:r>
          </w:p>
          <w:p w14:paraId="22D6B722" w14:textId="77777777" w:rsidR="00BB2193"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Confidential Information</w:t>
            </w:r>
          </w:p>
          <w:p w14:paraId="223C5D3C" w14:textId="77777777" w:rsidR="00BB2193"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Anti-bribery</w:t>
            </w:r>
          </w:p>
          <w:p w14:paraId="00D17E06" w14:textId="77777777" w:rsidR="00BB2193"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Gifts, Meals &amp; Entertainment</w:t>
            </w:r>
          </w:p>
          <w:p w14:paraId="7FDC5AA2" w14:textId="77777777" w:rsidR="00BB2193"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Accurate Books and Records</w:t>
            </w:r>
          </w:p>
          <w:p w14:paraId="438DEA5F" w14:textId="77777777" w:rsidR="00BB2193"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Compliance with Laws</w:t>
            </w:r>
          </w:p>
          <w:p w14:paraId="366504B8" w14:textId="77777777" w:rsidR="00BB2193"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Fair Competition</w:t>
            </w:r>
          </w:p>
          <w:p w14:paraId="5C72E840" w14:textId="77777777" w:rsidR="00BB2193"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Click each of the icons to learn more.</w:t>
            </w:r>
          </w:p>
        </w:tc>
        <w:tc>
          <w:tcPr>
            <w:tcW w:w="6000" w:type="dxa"/>
          </w:tcPr>
          <w:p w14:paraId="3F44BE2F" w14:textId="77777777" w:rsidR="00BB2193" w:rsidRPr="00CB5A5B" w:rsidRDefault="00764180" w:rsidP="00F25748">
            <w:pPr>
              <w:spacing w:before="100" w:beforeAutospacing="1" w:after="100" w:afterAutospacing="1"/>
              <w:ind w:left="30" w:right="30"/>
              <w:rPr>
                <w:rFonts w:ascii="Calibri" w:eastAsia="Times New Roman" w:hAnsi="Calibri" w:cs="Calibri"/>
                <w:lang w:val="it-IT"/>
                <w:rPrChange w:id="83"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Devi esaminare tutto il contenuto prima di procedere.</w:t>
            </w:r>
          </w:p>
          <w:p w14:paraId="4B40F03C" w14:textId="77777777" w:rsidR="00BB2193" w:rsidRPr="00CB5A5B" w:rsidRDefault="00764180" w:rsidP="00F25748">
            <w:pPr>
              <w:spacing w:before="100" w:beforeAutospacing="1" w:after="100" w:afterAutospacing="1"/>
              <w:ind w:left="30" w:right="30"/>
              <w:rPr>
                <w:rFonts w:ascii="Calibri" w:eastAsia="Times New Roman" w:hAnsi="Calibri" w:cs="Calibri"/>
                <w:lang w:val="it-IT"/>
                <w:rPrChange w:id="84"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In Abbott ci impegniamo a fare business in modo onesto e a mantenere le nostre promesse in tutte le aree di attività.</w:t>
            </w:r>
          </w:p>
          <w:p w14:paraId="154CFB80" w14:textId="77777777" w:rsidR="00BB2193" w:rsidRPr="00CB5A5B" w:rsidRDefault="00764180" w:rsidP="00F25748">
            <w:pPr>
              <w:spacing w:before="100" w:beforeAutospacing="1" w:after="100" w:afterAutospacing="1"/>
              <w:ind w:left="30" w:right="30"/>
              <w:rPr>
                <w:rFonts w:ascii="Calibri" w:eastAsia="Times New Roman" w:hAnsi="Calibri" w:cs="Calibri"/>
                <w:lang w:val="it-IT"/>
                <w:rPrChange w:id="85"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Mettiamo gli interessi di Abbott davanti ai nostri quando gestiamo conflitti di interesse. roteggiamo i beni e la reputazione dell’azienda, salvaguardiamo le informazioni riservate e rispettiamo la privacy di chi condivide con noi dati personali.</w:t>
            </w:r>
          </w:p>
          <w:p w14:paraId="45591ED6" w14:textId="77777777" w:rsidR="00BB2193"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Correttezza</w:t>
            </w:r>
          </w:p>
          <w:p w14:paraId="0700E092" w14:textId="77777777" w:rsidR="00BB2193"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Evitare i conflitti d’interesse I</w:t>
            </w:r>
          </w:p>
          <w:p w14:paraId="47B3F8EF" w14:textId="77777777" w:rsidR="00BB2193"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Evitare i conflitti d’interesse II</w:t>
            </w:r>
          </w:p>
          <w:p w14:paraId="5E61D5FE" w14:textId="77777777" w:rsidR="00BB2193"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Tutela della reputazione e delle risorse Abbott</w:t>
            </w:r>
          </w:p>
          <w:p w14:paraId="6A5B6410" w14:textId="77777777" w:rsidR="00BB2193"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Informazioni riservate</w:t>
            </w:r>
          </w:p>
          <w:p w14:paraId="4F1A9E24" w14:textId="77777777" w:rsidR="00BB2193"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Anti-concussione</w:t>
            </w:r>
          </w:p>
          <w:p w14:paraId="4B31AD3C" w14:textId="77777777" w:rsidR="00BB2193"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Regali, pasti e intrattenimento</w:t>
            </w:r>
          </w:p>
          <w:p w14:paraId="4BCFAEB0" w14:textId="77777777" w:rsidR="00BB2193"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Accuratezza di registri e libri</w:t>
            </w:r>
          </w:p>
          <w:p w14:paraId="796D723F" w14:textId="77777777" w:rsidR="00BB2193" w:rsidRPr="00CB5A5B" w:rsidRDefault="00764180" w:rsidP="00F25748">
            <w:pPr>
              <w:spacing w:before="100" w:beforeAutospacing="1" w:after="100" w:afterAutospacing="1"/>
              <w:ind w:left="30" w:right="30"/>
              <w:rPr>
                <w:rFonts w:ascii="Calibri" w:eastAsia="Times New Roman" w:hAnsi="Calibri" w:cs="Calibri"/>
                <w:lang w:val="it-IT"/>
                <w:rPrChange w:id="86"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Conformità alle leggi</w:t>
            </w:r>
          </w:p>
          <w:p w14:paraId="76C4D2B2" w14:textId="77777777" w:rsidR="00BB2193" w:rsidRPr="00CB5A5B" w:rsidRDefault="00764180" w:rsidP="00F25748">
            <w:pPr>
              <w:spacing w:before="100" w:beforeAutospacing="1" w:after="100" w:afterAutospacing="1"/>
              <w:ind w:left="30" w:right="30"/>
              <w:rPr>
                <w:rFonts w:ascii="Calibri" w:eastAsia="Times New Roman" w:hAnsi="Calibri" w:cs="Calibri"/>
                <w:lang w:val="it-IT"/>
                <w:rPrChange w:id="87"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Concorrenza leale</w:t>
            </w:r>
          </w:p>
          <w:p w14:paraId="77D3E195" w14:textId="77777777" w:rsidR="00BB2193" w:rsidRPr="00CB5A5B" w:rsidRDefault="00764180" w:rsidP="00F25748">
            <w:pPr>
              <w:spacing w:before="100" w:beforeAutospacing="1" w:after="100" w:afterAutospacing="1"/>
              <w:ind w:left="30" w:right="30"/>
              <w:rPr>
                <w:rFonts w:ascii="Calibri" w:eastAsia="Times New Roman" w:hAnsi="Calibri" w:cs="Calibri"/>
                <w:lang w:val="it-IT"/>
                <w:rPrChange w:id="88"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Per ulteriori informazioni, fai clic su ciascuna icona.</w:t>
            </w:r>
          </w:p>
        </w:tc>
      </w:tr>
      <w:tr w:rsidR="00025912" w:rsidRPr="00CB5A5B" w14:paraId="0A016033" w14:textId="77777777" w:rsidTr="00F25748">
        <w:tc>
          <w:tcPr>
            <w:tcW w:w="1353" w:type="dxa"/>
            <w:shd w:val="clear" w:color="auto" w:fill="C1E4F5"/>
            <w:tcMar>
              <w:top w:w="120" w:type="dxa"/>
              <w:left w:w="180" w:type="dxa"/>
              <w:bottom w:w="120" w:type="dxa"/>
              <w:right w:w="180" w:type="dxa"/>
            </w:tcMar>
            <w:hideMark/>
          </w:tcPr>
          <w:p w14:paraId="180AAE2E" w14:textId="77777777" w:rsidR="007A2786" w:rsidRPr="00931C08" w:rsidRDefault="00764180" w:rsidP="007A2786">
            <w:pPr>
              <w:spacing w:before="30" w:after="30"/>
              <w:ind w:left="30" w:right="30"/>
              <w:rPr>
                <w:rFonts w:ascii="Calibri" w:eastAsia="Times New Roman" w:hAnsi="Calibri" w:cs="Calibri"/>
                <w:sz w:val="16"/>
              </w:rPr>
            </w:pPr>
            <w:hyperlink r:id="rId71" w:tgtFrame="_blank" w:history="1">
              <w:r w:rsidRPr="00931C08">
                <w:rPr>
                  <w:rFonts w:ascii="Calibri" w:eastAsia="Times New Roman" w:hAnsi="Calibri" w:cs="Calibri"/>
                  <w:color w:val="0000FF"/>
                  <w:sz w:val="16"/>
                  <w:u w:val="single"/>
                </w:rPr>
                <w:t>Screen 12</w:t>
              </w:r>
            </w:hyperlink>
            <w:r w:rsidRPr="00931C08">
              <w:rPr>
                <w:rFonts w:ascii="Calibri" w:eastAsia="Times New Roman" w:hAnsi="Calibri" w:cs="Calibri"/>
                <w:sz w:val="16"/>
              </w:rPr>
              <w:t xml:space="preserve"> </w:t>
            </w:r>
          </w:p>
          <w:p w14:paraId="6CC8CE1C" w14:textId="77777777" w:rsidR="007A2786" w:rsidRPr="00931C08" w:rsidRDefault="00764180" w:rsidP="007A2786">
            <w:pPr>
              <w:ind w:left="30" w:right="30"/>
              <w:rPr>
                <w:rFonts w:ascii="Calibri" w:eastAsia="Times New Roman" w:hAnsi="Calibri" w:cs="Calibri"/>
                <w:sz w:val="16"/>
              </w:rPr>
            </w:pPr>
            <w:hyperlink r:id="rId72" w:tgtFrame="_blank" w:history="1">
              <w:r w:rsidRPr="00931C08">
                <w:rPr>
                  <w:rFonts w:ascii="Calibri" w:eastAsia="Times New Roman" w:hAnsi="Calibri" w:cs="Calibri"/>
                  <w:color w:val="0000FF"/>
                  <w:sz w:val="16"/>
                  <w:u w:val="single"/>
                </w:rPr>
                <w:t>31_C_13</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E97F93C" w14:textId="77777777" w:rsidR="007A278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FAIR DEALING</w:t>
            </w:r>
          </w:p>
          <w:p w14:paraId="574176BF" w14:textId="77777777" w:rsidR="007A278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lastRenderedPageBreak/>
              <w:t>We conduct business with integrity and follow through on our commitments in every aspect of our work.</w:t>
            </w:r>
          </w:p>
          <w:p w14:paraId="05755249" w14:textId="77777777" w:rsidR="007A2786"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are each responsible for our work and the decisions we make in our roles. In every professional interaction—whether with coworkers, customers, suppliers, healthcare professionals, competitors, or others—we must be fair and honest about how Abbott does business.</w:t>
            </w:r>
          </w:p>
        </w:tc>
        <w:tc>
          <w:tcPr>
            <w:tcW w:w="6000" w:type="dxa"/>
          </w:tcPr>
          <w:p w14:paraId="00E26648" w14:textId="77777777" w:rsidR="007A2786" w:rsidRPr="00CB5A5B" w:rsidRDefault="00764180" w:rsidP="00F25748">
            <w:pPr>
              <w:spacing w:before="100" w:beforeAutospacing="1" w:after="100" w:afterAutospacing="1"/>
              <w:ind w:left="30" w:right="30"/>
              <w:rPr>
                <w:rFonts w:ascii="Calibri" w:eastAsia="Times New Roman" w:hAnsi="Calibri" w:cs="Calibri"/>
                <w:lang w:val="it-IT"/>
                <w:rPrChange w:id="89"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CORRETTEZZA</w:t>
            </w:r>
          </w:p>
          <w:p w14:paraId="087A8EA2" w14:textId="77777777" w:rsidR="007A2786" w:rsidRPr="00CB5A5B" w:rsidRDefault="00764180" w:rsidP="00F25748">
            <w:pPr>
              <w:spacing w:before="100" w:beforeAutospacing="1" w:after="100" w:afterAutospacing="1"/>
              <w:ind w:left="30" w:right="30"/>
              <w:rPr>
                <w:rFonts w:ascii="Calibri" w:eastAsia="Times New Roman" w:hAnsi="Calibri" w:cs="Calibri"/>
                <w:lang w:val="it-IT"/>
                <w:rPrChange w:id="90"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Conduciamo il business con integrità e rispettiamo i nostri impegni in ogni aspetto del lavoro.</w:t>
            </w:r>
          </w:p>
          <w:p w14:paraId="60BE925A" w14:textId="795BDC5D" w:rsidR="007A2786"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Siamo tutti responsabili del nostro lavoro e delle decisioni che prendiamo nei nostri ruoli. In ogni interazione professionale: con colleghi, clienti, fornitori, operatori sanitari, concorrenti o altri dobbiamo essere corretti e</w:t>
            </w:r>
            <w:r w:rsidR="001811F7">
              <w:rPr>
                <w:rFonts w:ascii="Calibri" w:eastAsia="Calibri" w:hAnsi="Calibri" w:cs="Calibri"/>
                <w:lang w:val="it-IT"/>
              </w:rPr>
              <w:t> </w:t>
            </w:r>
            <w:r w:rsidRPr="00931C08">
              <w:rPr>
                <w:rFonts w:ascii="Calibri" w:eastAsia="Calibri" w:hAnsi="Calibri" w:cs="Calibri"/>
                <w:lang w:val="it-IT"/>
              </w:rPr>
              <w:t>onesti nel rappresentare come Abbott fa business.</w:t>
            </w:r>
          </w:p>
        </w:tc>
      </w:tr>
      <w:tr w:rsidR="00025912" w:rsidRPr="00CB5A5B" w14:paraId="4F707976" w14:textId="77777777" w:rsidTr="00F25748">
        <w:tc>
          <w:tcPr>
            <w:tcW w:w="1353" w:type="dxa"/>
            <w:shd w:val="clear" w:color="auto" w:fill="C1E4F5"/>
            <w:tcMar>
              <w:top w:w="120" w:type="dxa"/>
              <w:left w:w="180" w:type="dxa"/>
              <w:bottom w:w="120" w:type="dxa"/>
              <w:right w:w="180" w:type="dxa"/>
            </w:tcMar>
            <w:hideMark/>
          </w:tcPr>
          <w:p w14:paraId="71D44A0F" w14:textId="77777777" w:rsidR="00EA2282" w:rsidRPr="00931C08" w:rsidRDefault="00764180" w:rsidP="00EA2282">
            <w:pPr>
              <w:spacing w:before="30" w:after="30"/>
              <w:ind w:left="30" w:right="30"/>
              <w:rPr>
                <w:rFonts w:ascii="Calibri" w:eastAsia="Times New Roman" w:hAnsi="Calibri" w:cs="Calibri"/>
                <w:sz w:val="16"/>
              </w:rPr>
            </w:pPr>
            <w:hyperlink r:id="rId73" w:tgtFrame="_blank" w:history="1">
              <w:r w:rsidRPr="00931C08">
                <w:rPr>
                  <w:rFonts w:ascii="Calibri" w:eastAsia="Times New Roman" w:hAnsi="Calibri" w:cs="Calibri"/>
                  <w:color w:val="0000FF"/>
                  <w:sz w:val="16"/>
                  <w:u w:val="single"/>
                </w:rPr>
                <w:t>Screen 12</w:t>
              </w:r>
            </w:hyperlink>
            <w:r w:rsidRPr="00931C08">
              <w:rPr>
                <w:rFonts w:ascii="Calibri" w:eastAsia="Times New Roman" w:hAnsi="Calibri" w:cs="Calibri"/>
                <w:sz w:val="16"/>
              </w:rPr>
              <w:t xml:space="preserve"> </w:t>
            </w:r>
          </w:p>
          <w:p w14:paraId="782A10DD" w14:textId="77777777" w:rsidR="00EA2282" w:rsidRPr="00931C08" w:rsidRDefault="00764180" w:rsidP="00EA2282">
            <w:pPr>
              <w:ind w:left="30" w:right="30"/>
              <w:rPr>
                <w:rFonts w:ascii="Calibri" w:eastAsia="Times New Roman" w:hAnsi="Calibri" w:cs="Calibri"/>
                <w:sz w:val="16"/>
              </w:rPr>
            </w:pPr>
            <w:hyperlink r:id="rId74" w:tgtFrame="_blank" w:history="1">
              <w:r w:rsidRPr="00931C08">
                <w:rPr>
                  <w:rFonts w:ascii="Calibri" w:eastAsia="Times New Roman" w:hAnsi="Calibri" w:cs="Calibri"/>
                  <w:color w:val="0000FF"/>
                  <w:sz w:val="16"/>
                  <w:u w:val="single"/>
                </w:rPr>
                <w:t>32_C_13</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0D5F263" w14:textId="77777777" w:rsidR="00EA2282"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AVOIDING CONFLICTS OF INTEREST I</w:t>
            </w:r>
          </w:p>
          <w:p w14:paraId="2AC07C6F" w14:textId="77777777" w:rsidR="00EA2282"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identify and address conflicts of interest before moving forward.</w:t>
            </w:r>
          </w:p>
          <w:p w14:paraId="35727835" w14:textId="77777777" w:rsidR="00EA2282"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 conflict of interest happens when personal interests interfere—or appear to interfere—with what’s best for Abbott. Business decisions must be based on Abbott’s needs, not personal gain or the interests of family or friends. We are expected to use good judgment and avoid situations that could lead to a real or perceived conflict. If personal 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Pr>
          <w:p w14:paraId="037A4BFB" w14:textId="77777777" w:rsidR="00EA2282"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EVITARE I CONFLITTI DI INTERESSE I</w:t>
            </w:r>
          </w:p>
          <w:p w14:paraId="05C19954" w14:textId="77777777" w:rsidR="00EA2282"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Identifichiamo e affrontiamo i conflitti di interesse prima di procedere.</w:t>
            </w:r>
          </w:p>
          <w:p w14:paraId="6F23E761" w14:textId="27B7F92C" w:rsidR="00EA2282"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Un conflitto di interesse si verifica quando interessi personali interferiscono, o sembrano interferire, con ciò che è meglio per Abbott. Le decisioni aziendali devono basarsi sulle esigenze di Abbott, non su vantaggi personali o sugli interessi di familiari o amici. Da ciascuno di noi ci</w:t>
            </w:r>
            <w:r w:rsidR="001811F7">
              <w:rPr>
                <w:rFonts w:ascii="Calibri" w:eastAsia="Calibri" w:hAnsi="Calibri" w:cs="Calibri"/>
                <w:lang w:val="it-IT"/>
              </w:rPr>
              <w:t> </w:t>
            </w:r>
            <w:r w:rsidRPr="00931C08">
              <w:rPr>
                <w:rFonts w:ascii="Calibri" w:eastAsia="Calibri" w:hAnsi="Calibri" w:cs="Calibri"/>
                <w:lang w:val="it-IT"/>
              </w:rPr>
              <w:t>si</w:t>
            </w:r>
            <w:r w:rsidR="001811F7">
              <w:rPr>
                <w:rFonts w:ascii="Calibri" w:eastAsia="Calibri" w:hAnsi="Calibri" w:cs="Calibri"/>
                <w:lang w:val="it-IT"/>
              </w:rPr>
              <w:t> </w:t>
            </w:r>
            <w:r w:rsidRPr="00931C08">
              <w:rPr>
                <w:rFonts w:ascii="Calibri" w:eastAsia="Calibri" w:hAnsi="Calibri" w:cs="Calibri"/>
                <w:lang w:val="it-IT"/>
              </w:rPr>
              <w:t>aspetta buon giudizio per evitare situazioni che potrebbero creare un conflitto reale o percepito. Se</w:t>
            </w:r>
            <w:r w:rsidR="001811F7">
              <w:rPr>
                <w:rFonts w:ascii="Calibri" w:eastAsia="Calibri" w:hAnsi="Calibri" w:cs="Calibri"/>
                <w:lang w:val="it-IT"/>
              </w:rPr>
              <w:t> </w:t>
            </w:r>
            <w:r w:rsidRPr="00931C08">
              <w:rPr>
                <w:rFonts w:ascii="Calibri" w:eastAsia="Calibri" w:hAnsi="Calibri" w:cs="Calibri"/>
                <w:lang w:val="it-IT"/>
              </w:rPr>
              <w:t>relazioni personali, interessi o attività esterne influenzano la tua capacità di agire in modo equo ed efficace, o potrebbero generare un vantaggio per te o per un familiare, devi dichiarare il potenziale conflitto e tirarti fuori dalla situazione, seguendo le linee guida di Abbott.</w:t>
            </w:r>
          </w:p>
        </w:tc>
      </w:tr>
      <w:tr w:rsidR="00025912" w:rsidRPr="00CB5A5B" w14:paraId="4F05974D" w14:textId="77777777" w:rsidTr="00F25748">
        <w:tc>
          <w:tcPr>
            <w:tcW w:w="1353" w:type="dxa"/>
            <w:shd w:val="clear" w:color="auto" w:fill="C1E4F5"/>
            <w:tcMar>
              <w:top w:w="120" w:type="dxa"/>
              <w:left w:w="180" w:type="dxa"/>
              <w:bottom w:w="120" w:type="dxa"/>
              <w:right w:w="180" w:type="dxa"/>
            </w:tcMar>
            <w:hideMark/>
          </w:tcPr>
          <w:p w14:paraId="28F07C36" w14:textId="77777777" w:rsidR="00795145" w:rsidRPr="00931C08" w:rsidRDefault="00764180" w:rsidP="00795145">
            <w:pPr>
              <w:spacing w:before="30" w:after="30"/>
              <w:ind w:left="30" w:right="30"/>
              <w:rPr>
                <w:rFonts w:ascii="Calibri" w:eastAsia="Times New Roman" w:hAnsi="Calibri" w:cs="Calibri"/>
                <w:sz w:val="16"/>
              </w:rPr>
            </w:pPr>
            <w:hyperlink r:id="rId75" w:tgtFrame="_blank" w:history="1">
              <w:r w:rsidRPr="00931C08">
                <w:rPr>
                  <w:rFonts w:ascii="Calibri" w:eastAsia="Times New Roman" w:hAnsi="Calibri" w:cs="Calibri"/>
                  <w:color w:val="0000FF"/>
                  <w:sz w:val="16"/>
                  <w:u w:val="single"/>
                </w:rPr>
                <w:t>Screen 12</w:t>
              </w:r>
            </w:hyperlink>
            <w:r w:rsidRPr="00931C08">
              <w:rPr>
                <w:rFonts w:ascii="Calibri" w:eastAsia="Times New Roman" w:hAnsi="Calibri" w:cs="Calibri"/>
                <w:sz w:val="16"/>
              </w:rPr>
              <w:t xml:space="preserve"> </w:t>
            </w:r>
          </w:p>
          <w:p w14:paraId="2CD9DD04" w14:textId="77777777" w:rsidR="00795145" w:rsidRPr="00931C08" w:rsidRDefault="00764180" w:rsidP="00795145">
            <w:pPr>
              <w:ind w:left="30" w:right="30"/>
              <w:rPr>
                <w:rFonts w:ascii="Calibri" w:eastAsia="Times New Roman" w:hAnsi="Calibri" w:cs="Calibri"/>
                <w:sz w:val="16"/>
              </w:rPr>
            </w:pPr>
            <w:hyperlink r:id="rId76" w:tgtFrame="_blank" w:history="1">
              <w:r w:rsidRPr="00931C08">
                <w:rPr>
                  <w:rFonts w:ascii="Calibri" w:eastAsia="Times New Roman" w:hAnsi="Calibri" w:cs="Calibri"/>
                  <w:color w:val="0000FF"/>
                  <w:sz w:val="16"/>
                  <w:u w:val="single"/>
                </w:rPr>
                <w:t>33_C_13</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009B2D" w14:textId="77777777" w:rsidR="0079514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AVOIDING CONFLICTS OF INTEREST II</w:t>
            </w:r>
          </w:p>
          <w:p w14:paraId="5B4DD414" w14:textId="77777777" w:rsidR="0079514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lastRenderedPageBreak/>
              <w:t>We put Abbott’s interests first when making work-related decisions.</w:t>
            </w:r>
          </w:p>
          <w:p w14:paraId="53CDEF16" w14:textId="77777777" w:rsidR="0079514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That means prioritizing the company’s goals over those of a specific team, group, or individual. Any opportunities or resources we access through our roles at Abbott should be used to benefit the company—not for personal gain. We should not compete with Abbott or help others do so. When opportunities arise, our focus must be on advancing Abbott’s interests.</w:t>
            </w:r>
          </w:p>
        </w:tc>
        <w:tc>
          <w:tcPr>
            <w:tcW w:w="6000" w:type="dxa"/>
          </w:tcPr>
          <w:p w14:paraId="1E5A0772" w14:textId="77777777" w:rsidR="00795145"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lastRenderedPageBreak/>
              <w:t>EVITARE I CONFLITTI DI INTERESSE II</w:t>
            </w:r>
          </w:p>
          <w:p w14:paraId="7EDC5BD4" w14:textId="77777777" w:rsidR="00795145"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lastRenderedPageBreak/>
              <w:t>Mettiamo gli interessi di Abbott al primo posto quando prendiamo decisioni legate al lavoro.</w:t>
            </w:r>
          </w:p>
          <w:p w14:paraId="66BBD5CA" w14:textId="0B814234" w:rsidR="00795145"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Questo significa dare priorità agli obiettivi dell’azienda rispetto a quelli di un singolo team, gruppo o individuo. Qualsiasi opportunità o risorsa a cui accedi grazie al tuo</w:t>
            </w:r>
            <w:r w:rsidR="001811F7">
              <w:rPr>
                <w:rFonts w:ascii="Calibri" w:eastAsia="Calibri" w:hAnsi="Calibri" w:cs="Calibri"/>
                <w:lang w:val="it-IT"/>
              </w:rPr>
              <w:t> </w:t>
            </w:r>
            <w:r w:rsidRPr="00931C08">
              <w:rPr>
                <w:rFonts w:ascii="Calibri" w:eastAsia="Calibri" w:hAnsi="Calibri" w:cs="Calibri"/>
                <w:lang w:val="it-IT"/>
              </w:rPr>
              <w:t>ruolo in Abbott deve essere utilizzata a beneficio dell’azienda, non per guadagno personale. Non dovremmo competere con Abbott né aiutare altri a farlo. Quando emergono opportunità, il nostro obiettivo deve essere far</w:t>
            </w:r>
            <w:r w:rsidR="001811F7">
              <w:rPr>
                <w:rFonts w:ascii="Calibri" w:eastAsia="Calibri" w:hAnsi="Calibri" w:cs="Calibri"/>
                <w:lang w:val="it-IT"/>
              </w:rPr>
              <w:t> </w:t>
            </w:r>
            <w:r w:rsidRPr="00931C08">
              <w:rPr>
                <w:rFonts w:ascii="Calibri" w:eastAsia="Calibri" w:hAnsi="Calibri" w:cs="Calibri"/>
                <w:lang w:val="it-IT"/>
              </w:rPr>
              <w:t>progredire gli interessi di Abbott.</w:t>
            </w:r>
          </w:p>
        </w:tc>
      </w:tr>
      <w:tr w:rsidR="00025912" w:rsidRPr="00CB5A5B" w14:paraId="64EF07EF" w14:textId="77777777" w:rsidTr="00F25748">
        <w:tc>
          <w:tcPr>
            <w:tcW w:w="1353" w:type="dxa"/>
            <w:shd w:val="clear" w:color="auto" w:fill="C1E4F5"/>
            <w:tcMar>
              <w:top w:w="120" w:type="dxa"/>
              <w:left w:w="180" w:type="dxa"/>
              <w:bottom w:w="120" w:type="dxa"/>
              <w:right w:w="180" w:type="dxa"/>
            </w:tcMar>
            <w:hideMark/>
          </w:tcPr>
          <w:p w14:paraId="248A348C" w14:textId="77777777" w:rsidR="004150A0" w:rsidRPr="00931C08" w:rsidRDefault="00764180" w:rsidP="004150A0">
            <w:pPr>
              <w:spacing w:before="30" w:after="30"/>
              <w:ind w:left="30" w:right="30"/>
              <w:rPr>
                <w:rFonts w:ascii="Calibri" w:eastAsia="Times New Roman" w:hAnsi="Calibri" w:cs="Calibri"/>
                <w:sz w:val="16"/>
              </w:rPr>
            </w:pPr>
            <w:hyperlink r:id="rId77" w:tgtFrame="_blank" w:history="1">
              <w:r w:rsidRPr="00931C08">
                <w:rPr>
                  <w:rFonts w:ascii="Calibri" w:eastAsia="Times New Roman" w:hAnsi="Calibri" w:cs="Calibri"/>
                  <w:color w:val="0000FF"/>
                  <w:sz w:val="16"/>
                  <w:u w:val="single"/>
                </w:rPr>
                <w:t>Screen 12</w:t>
              </w:r>
            </w:hyperlink>
            <w:r w:rsidRPr="00931C08">
              <w:rPr>
                <w:rFonts w:ascii="Calibri" w:eastAsia="Times New Roman" w:hAnsi="Calibri" w:cs="Calibri"/>
                <w:sz w:val="16"/>
              </w:rPr>
              <w:t xml:space="preserve"> </w:t>
            </w:r>
          </w:p>
          <w:p w14:paraId="650EB4F3" w14:textId="77777777" w:rsidR="004150A0" w:rsidRPr="00931C08" w:rsidRDefault="00764180" w:rsidP="004150A0">
            <w:pPr>
              <w:ind w:left="30" w:right="30"/>
              <w:rPr>
                <w:rFonts w:ascii="Calibri" w:eastAsia="Times New Roman" w:hAnsi="Calibri" w:cs="Calibri"/>
                <w:sz w:val="16"/>
              </w:rPr>
            </w:pPr>
            <w:hyperlink r:id="rId78" w:tgtFrame="_blank" w:history="1">
              <w:r w:rsidRPr="00931C08">
                <w:rPr>
                  <w:rFonts w:ascii="Calibri" w:eastAsia="Times New Roman" w:hAnsi="Calibri" w:cs="Calibri"/>
                  <w:color w:val="0000FF"/>
                  <w:sz w:val="16"/>
                  <w:u w:val="single"/>
                </w:rPr>
                <w:t>34_C_13</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040C32B" w14:textId="77777777" w:rsidR="004150A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PROTECTION OF ABBOTT ASSETS &amp; REPUTATION</w:t>
            </w:r>
          </w:p>
          <w:p w14:paraId="4F8C09E2" w14:textId="77777777" w:rsidR="004150A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are caretakers of our company.</w:t>
            </w:r>
          </w:p>
          <w:p w14:paraId="4A6404F6" w14:textId="77777777" w:rsidR="004150A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7A1F1BC5" w14:textId="77777777" w:rsidR="004150A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should always use good judgment to make sure these resources are used properly, efficiently, and with care—avoiding loss, theft, misuse, or waste.</w:t>
            </w:r>
          </w:p>
          <w:p w14:paraId="16793C92" w14:textId="77777777" w:rsidR="004150A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Abbott’s reputation is one of our most valuable assets—and we all play a role in protecting it.</w:t>
            </w:r>
          </w:p>
          <w:p w14:paraId="44156503" w14:textId="77777777" w:rsidR="004150A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lastRenderedPageBreak/>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03D0F1DF" w14:textId="77777777" w:rsidR="004150A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Pr>
          <w:p w14:paraId="01DB99F5" w14:textId="77777777" w:rsidR="004150A0" w:rsidRPr="00CB5A5B" w:rsidRDefault="00764180" w:rsidP="00F25748">
            <w:pPr>
              <w:spacing w:before="100" w:beforeAutospacing="1" w:after="100" w:afterAutospacing="1"/>
              <w:ind w:left="30" w:right="30"/>
              <w:rPr>
                <w:rFonts w:ascii="Calibri" w:eastAsia="Times New Roman" w:hAnsi="Calibri" w:cs="Calibri"/>
                <w:lang w:val="it-IT"/>
                <w:rPrChange w:id="91"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TUTELA DELLA REPUTAZIONE E DELLE RISORSE ABBOTT</w:t>
            </w:r>
          </w:p>
          <w:p w14:paraId="60AE0A58" w14:textId="77777777" w:rsidR="004150A0" w:rsidRPr="00CB5A5B" w:rsidRDefault="00764180" w:rsidP="00F25748">
            <w:pPr>
              <w:spacing w:before="100" w:beforeAutospacing="1" w:after="100" w:afterAutospacing="1"/>
              <w:ind w:left="30" w:right="30"/>
              <w:rPr>
                <w:rFonts w:ascii="Calibri" w:eastAsia="Times New Roman" w:hAnsi="Calibri" w:cs="Calibri"/>
                <w:lang w:val="it-IT"/>
                <w:rPrChange w:id="92"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Siamo custodi della nostra azienda.</w:t>
            </w:r>
          </w:p>
          <w:p w14:paraId="0FCFB09C" w14:textId="51B6A798" w:rsidR="004150A0"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Condividiamo tutti la responsabilità di proteggere e</w:t>
            </w:r>
            <w:r w:rsidR="001811F7">
              <w:rPr>
                <w:rFonts w:ascii="Calibri" w:eastAsia="Calibri" w:hAnsi="Calibri" w:cs="Calibri"/>
                <w:lang w:val="it-IT"/>
              </w:rPr>
              <w:t> </w:t>
            </w:r>
            <w:r w:rsidRPr="00931C08">
              <w:rPr>
                <w:rFonts w:ascii="Calibri" w:eastAsia="Calibri" w:hAnsi="Calibri" w:cs="Calibri"/>
                <w:lang w:val="it-IT"/>
              </w:rPr>
              <w:t>utilizzare in modo corretto i beni di Abbott. Questo include</w:t>
            </w:r>
            <w:r w:rsidR="001811F7">
              <w:rPr>
                <w:rFonts w:ascii="Calibri" w:eastAsia="Calibri" w:hAnsi="Calibri" w:cs="Calibri"/>
                <w:lang w:val="it-IT"/>
              </w:rPr>
              <w:t> </w:t>
            </w:r>
            <w:r w:rsidRPr="00931C08">
              <w:rPr>
                <w:rFonts w:ascii="Calibri" w:eastAsia="Calibri" w:hAnsi="Calibri" w:cs="Calibri"/>
                <w:lang w:val="it-IT"/>
              </w:rPr>
              <w:t>sia i beni fisici, come veicoli e computer, sia informazioni di valore come proprietà intellettuale, segreti</w:t>
            </w:r>
            <w:r w:rsidR="001811F7">
              <w:rPr>
                <w:rFonts w:ascii="Calibri" w:eastAsia="Calibri" w:hAnsi="Calibri" w:cs="Calibri"/>
                <w:lang w:val="it-IT"/>
              </w:rPr>
              <w:t> </w:t>
            </w:r>
            <w:r w:rsidRPr="00931C08">
              <w:rPr>
                <w:rFonts w:ascii="Calibri" w:eastAsia="Calibri" w:hAnsi="Calibri" w:cs="Calibri"/>
                <w:lang w:val="it-IT"/>
              </w:rPr>
              <w:t>commerciali e know-how specializzato.</w:t>
            </w:r>
          </w:p>
          <w:p w14:paraId="2DB70499" w14:textId="77777777" w:rsidR="004150A0"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Dobbiamo usare sempre buon senso per garantire che queste risorse siano utilizzate in modo corretto, efficiente e con cura, evitando perdite, furti, usi impropri o sprechi.</w:t>
            </w:r>
          </w:p>
          <w:p w14:paraId="613836B3" w14:textId="77777777" w:rsidR="004150A0"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La reputazione di Abbott è uno dei nostri beni più preziosi e tutti abbiamo un ruolo nel proteggerla.</w:t>
            </w:r>
          </w:p>
          <w:p w14:paraId="4497580E" w14:textId="5C4CE51A" w:rsidR="004150A0"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lastRenderedPageBreak/>
              <w:t>Ognuno di noi è responsabile di come rappresenta Abbott, in particolare in contesti pubblici e online, dove tutto ciò che condividiamo, tra cui conversazioni, email o post sui social media, può riflettersi sull’azienda. È importante comunicare con attenzione, usare buon giudizio e</w:t>
            </w:r>
            <w:r w:rsidR="001811F7">
              <w:rPr>
                <w:rFonts w:ascii="Calibri" w:eastAsia="Calibri" w:hAnsi="Calibri" w:cs="Calibri"/>
                <w:lang w:val="it-IT"/>
              </w:rPr>
              <w:t> </w:t>
            </w:r>
            <w:r w:rsidRPr="00931C08">
              <w:rPr>
                <w:rFonts w:ascii="Calibri" w:eastAsia="Calibri" w:hAnsi="Calibri" w:cs="Calibri"/>
                <w:lang w:val="it-IT"/>
              </w:rPr>
              <w:t>proteggere le informazioni riservate di Abbott.</w:t>
            </w:r>
          </w:p>
          <w:p w14:paraId="7D19E18E" w14:textId="39D4485F" w:rsidR="004150A0"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Quando interagiamo all’esterno, dobbiamo chiederci se possiamo essere percepiti come rappresentanti di Abbott e come le nostre parole o azioni possano influenzarne la</w:t>
            </w:r>
            <w:r w:rsidR="001811F7">
              <w:rPr>
                <w:rFonts w:ascii="Calibri" w:eastAsia="Calibri" w:hAnsi="Calibri" w:cs="Calibri"/>
                <w:lang w:val="it-IT"/>
              </w:rPr>
              <w:t> </w:t>
            </w:r>
            <w:r w:rsidRPr="00931C08">
              <w:rPr>
                <w:rFonts w:ascii="Calibri" w:eastAsia="Calibri" w:hAnsi="Calibri" w:cs="Calibri"/>
                <w:lang w:val="it-IT"/>
              </w:rPr>
              <w:t>reputazione. Questo è particolarmente vero sui social media, dove i contenuti si diffondono rapidamente: un commento o un post imprudente può causare danni reali.</w:t>
            </w:r>
          </w:p>
        </w:tc>
      </w:tr>
      <w:tr w:rsidR="00025912" w:rsidRPr="00CB5A5B" w14:paraId="6BBD5FB5" w14:textId="77777777" w:rsidTr="00F25748">
        <w:tc>
          <w:tcPr>
            <w:tcW w:w="1353" w:type="dxa"/>
            <w:shd w:val="clear" w:color="auto" w:fill="C1E4F5"/>
            <w:tcMar>
              <w:top w:w="120" w:type="dxa"/>
              <w:left w:w="180" w:type="dxa"/>
              <w:bottom w:w="120" w:type="dxa"/>
              <w:right w:w="180" w:type="dxa"/>
            </w:tcMar>
            <w:hideMark/>
          </w:tcPr>
          <w:p w14:paraId="411045B3" w14:textId="77777777" w:rsidR="007C042D" w:rsidRPr="00931C08" w:rsidRDefault="00764180" w:rsidP="007C042D">
            <w:pPr>
              <w:spacing w:before="30" w:after="30"/>
              <w:ind w:left="30" w:right="30"/>
              <w:rPr>
                <w:rFonts w:ascii="Calibri" w:eastAsia="Times New Roman" w:hAnsi="Calibri" w:cs="Calibri"/>
                <w:sz w:val="16"/>
              </w:rPr>
            </w:pPr>
            <w:hyperlink r:id="rId79" w:tgtFrame="_blank" w:history="1">
              <w:r w:rsidRPr="00931C08">
                <w:rPr>
                  <w:rFonts w:ascii="Calibri" w:eastAsia="Times New Roman" w:hAnsi="Calibri" w:cs="Calibri"/>
                  <w:color w:val="0000FF"/>
                  <w:sz w:val="16"/>
                  <w:u w:val="single"/>
                </w:rPr>
                <w:t>Screen 12</w:t>
              </w:r>
            </w:hyperlink>
            <w:r w:rsidRPr="00931C08">
              <w:rPr>
                <w:rFonts w:ascii="Calibri" w:eastAsia="Times New Roman" w:hAnsi="Calibri" w:cs="Calibri"/>
                <w:sz w:val="16"/>
              </w:rPr>
              <w:t xml:space="preserve"> </w:t>
            </w:r>
          </w:p>
          <w:p w14:paraId="284EB0C1" w14:textId="77777777" w:rsidR="007C042D" w:rsidRPr="00931C08" w:rsidRDefault="00764180" w:rsidP="007C042D">
            <w:pPr>
              <w:ind w:left="30" w:right="30"/>
              <w:rPr>
                <w:rFonts w:ascii="Calibri" w:eastAsia="Times New Roman" w:hAnsi="Calibri" w:cs="Calibri"/>
                <w:sz w:val="16"/>
              </w:rPr>
            </w:pPr>
            <w:hyperlink r:id="rId80" w:tgtFrame="_blank" w:history="1">
              <w:r w:rsidRPr="00931C08">
                <w:rPr>
                  <w:rFonts w:ascii="Calibri" w:eastAsia="Times New Roman" w:hAnsi="Calibri" w:cs="Calibri"/>
                  <w:color w:val="0000FF"/>
                  <w:sz w:val="16"/>
                  <w:u w:val="single"/>
                </w:rPr>
                <w:t>35_C_13</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DDFB5F3" w14:textId="77777777" w:rsidR="007C042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CONFIDENTIAL INFORMATION</w:t>
            </w:r>
          </w:p>
          <w:p w14:paraId="3A542350" w14:textId="77777777" w:rsidR="007C042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are committed to respecting and protecting all confidential information, including personal data.</w:t>
            </w:r>
          </w:p>
          <w:p w14:paraId="48DB8D9A" w14:textId="77777777" w:rsidR="007C042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Confidential information is one of Abbott’s most valuable assets. It includes non-public details like research, trade secrets, business plans, pricing, contracts, financial results, and other data that could benefit competitors or harm Abbott if disclosed.</w:t>
            </w:r>
          </w:p>
          <w:p w14:paraId="29D4291C" w14:textId="77777777" w:rsidR="007C042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must protect confidential information and prevent unauthorized use or sharing—even after our time with Abbott ends.</w:t>
            </w:r>
          </w:p>
          <w:p w14:paraId="4B39DAAF" w14:textId="77777777" w:rsidR="007C042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lastRenderedPageBreak/>
              <w:t>At Abbott we also respect the intellectual property of others and avoid improper use of their confidential information. Misusing non-public information, such as for insider trading, is illegal and unethical.</w:t>
            </w:r>
          </w:p>
          <w:p w14:paraId="0587384E" w14:textId="77777777" w:rsidR="007C042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Pr>
          <w:p w14:paraId="2F87BBD0" w14:textId="77777777" w:rsidR="007C042D" w:rsidRPr="00CB5A5B" w:rsidRDefault="00764180" w:rsidP="00F25748">
            <w:pPr>
              <w:spacing w:before="100" w:beforeAutospacing="1" w:after="100" w:afterAutospacing="1"/>
              <w:ind w:left="30" w:right="30"/>
              <w:rPr>
                <w:rFonts w:ascii="Calibri" w:eastAsia="Times New Roman" w:hAnsi="Calibri" w:cs="Calibri"/>
                <w:lang w:val="it-IT"/>
                <w:rPrChange w:id="93"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INFORMAZIONI RISERVATE</w:t>
            </w:r>
          </w:p>
          <w:p w14:paraId="053CEC3D" w14:textId="77777777" w:rsidR="007C042D" w:rsidRPr="00CB5A5B" w:rsidRDefault="00764180" w:rsidP="00F25748">
            <w:pPr>
              <w:spacing w:before="100" w:beforeAutospacing="1" w:after="100" w:afterAutospacing="1"/>
              <w:ind w:left="30" w:right="30"/>
              <w:rPr>
                <w:rFonts w:ascii="Calibri" w:eastAsia="Times New Roman" w:hAnsi="Calibri" w:cs="Calibri"/>
                <w:lang w:val="it-IT"/>
                <w:rPrChange w:id="94"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Ci impegniamo a rispettare e proteggere tutte le informazioni riservate, inclusi i dati personali.</w:t>
            </w:r>
          </w:p>
          <w:p w14:paraId="0D3F9331" w14:textId="3E6E31D0" w:rsidR="007C042D"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Le informazioni riservate sono tra i beni più preziosi di</w:t>
            </w:r>
            <w:r w:rsidR="00737737">
              <w:rPr>
                <w:rFonts w:ascii="Calibri" w:eastAsia="Calibri" w:hAnsi="Calibri" w:cs="Calibri"/>
                <w:lang w:val="it-IT"/>
              </w:rPr>
              <w:t> </w:t>
            </w:r>
            <w:r w:rsidRPr="00931C08">
              <w:rPr>
                <w:rFonts w:ascii="Calibri" w:eastAsia="Calibri" w:hAnsi="Calibri" w:cs="Calibri"/>
                <w:lang w:val="it-IT"/>
              </w:rPr>
              <w:t>Abbott. Includono dati non pubblici come ricerche, segreti</w:t>
            </w:r>
            <w:r w:rsidR="001811F7">
              <w:rPr>
                <w:rFonts w:ascii="Calibri" w:eastAsia="Calibri" w:hAnsi="Calibri" w:cs="Calibri"/>
                <w:lang w:val="it-IT"/>
              </w:rPr>
              <w:t> </w:t>
            </w:r>
            <w:r w:rsidRPr="00931C08">
              <w:rPr>
                <w:rFonts w:ascii="Calibri" w:eastAsia="Calibri" w:hAnsi="Calibri" w:cs="Calibri"/>
                <w:lang w:val="it-IT"/>
              </w:rPr>
              <w:t>commerciali, piani di business, prezzi, contratti, risultati finanziari e altre informazioni che potrebbero avvantaggiare i concorrenti o danneggiare Abbott se</w:t>
            </w:r>
            <w:r w:rsidR="001811F7">
              <w:rPr>
                <w:rFonts w:ascii="Calibri" w:eastAsia="Calibri" w:hAnsi="Calibri" w:cs="Calibri"/>
                <w:lang w:val="it-IT"/>
              </w:rPr>
              <w:t> </w:t>
            </w:r>
            <w:r w:rsidRPr="00931C08">
              <w:rPr>
                <w:rFonts w:ascii="Calibri" w:eastAsia="Calibri" w:hAnsi="Calibri" w:cs="Calibri"/>
                <w:lang w:val="it-IT"/>
              </w:rPr>
              <w:t>divulgate.</w:t>
            </w:r>
          </w:p>
          <w:p w14:paraId="5AFE66A9" w14:textId="2209B69A" w:rsidR="007C042D" w:rsidRPr="00931C08" w:rsidRDefault="00764180" w:rsidP="00F25748">
            <w:pPr>
              <w:spacing w:before="100" w:beforeAutospacing="1" w:after="100" w:afterAutospacing="1"/>
              <w:ind w:left="30" w:right="30"/>
              <w:rPr>
                <w:rFonts w:ascii="Calibri" w:eastAsia="Times New Roman" w:hAnsi="Calibri" w:cs="Calibri"/>
                <w:lang w:val="es-ES"/>
              </w:rPr>
            </w:pPr>
            <w:r w:rsidRPr="00931C08">
              <w:rPr>
                <w:rFonts w:ascii="Calibri" w:eastAsia="Calibri" w:hAnsi="Calibri" w:cs="Calibri"/>
                <w:lang w:val="it-IT"/>
              </w:rPr>
              <w:t>Dobbiamo proteggere le informazioni riservate e</w:t>
            </w:r>
            <w:r w:rsidR="001811F7">
              <w:rPr>
                <w:rFonts w:ascii="Calibri" w:eastAsia="Calibri" w:hAnsi="Calibri" w:cs="Calibri"/>
                <w:lang w:val="it-IT"/>
              </w:rPr>
              <w:t> </w:t>
            </w:r>
            <w:r w:rsidRPr="00931C08">
              <w:rPr>
                <w:rFonts w:ascii="Calibri" w:eastAsia="Calibri" w:hAnsi="Calibri" w:cs="Calibri"/>
                <w:lang w:val="it-IT"/>
              </w:rPr>
              <w:t>impedirne l’uso o la condivisione non autorizzata, anche</w:t>
            </w:r>
            <w:r w:rsidR="001811F7">
              <w:rPr>
                <w:rFonts w:ascii="Calibri" w:eastAsia="Calibri" w:hAnsi="Calibri" w:cs="Calibri"/>
                <w:lang w:val="it-IT"/>
              </w:rPr>
              <w:t> </w:t>
            </w:r>
            <w:r w:rsidRPr="00931C08">
              <w:rPr>
                <w:rFonts w:ascii="Calibri" w:eastAsia="Calibri" w:hAnsi="Calibri" w:cs="Calibri"/>
                <w:lang w:val="it-IT"/>
              </w:rPr>
              <w:t>dopo la fine del nostro rapporto con Abbott.</w:t>
            </w:r>
          </w:p>
          <w:p w14:paraId="6CB55382" w14:textId="53E86FF7" w:rsidR="007C042D"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lastRenderedPageBreak/>
              <w:t>In Abbott rispettiamo anche la proprietà intellettuale altrui</w:t>
            </w:r>
            <w:r w:rsidR="001811F7">
              <w:rPr>
                <w:rFonts w:ascii="Calibri" w:eastAsia="Calibri" w:hAnsi="Calibri" w:cs="Calibri"/>
                <w:lang w:val="it-IT"/>
              </w:rPr>
              <w:t> </w:t>
            </w:r>
            <w:r w:rsidRPr="00931C08">
              <w:rPr>
                <w:rFonts w:ascii="Calibri" w:eastAsia="Calibri" w:hAnsi="Calibri" w:cs="Calibri"/>
                <w:lang w:val="it-IT"/>
              </w:rPr>
              <w:t>ed evitiamo l’uso improprio di informazioni confidenziali di terzi. L’uso illecito di informazioni non pubbliche, ad esempio per operazioni di insider trading, è</w:t>
            </w:r>
            <w:r w:rsidR="001811F7">
              <w:rPr>
                <w:rFonts w:ascii="Calibri" w:eastAsia="Calibri" w:hAnsi="Calibri" w:cs="Calibri"/>
                <w:lang w:val="it-IT"/>
              </w:rPr>
              <w:t> </w:t>
            </w:r>
            <w:r w:rsidRPr="00931C08">
              <w:rPr>
                <w:rFonts w:ascii="Calibri" w:eastAsia="Calibri" w:hAnsi="Calibri" w:cs="Calibri"/>
                <w:lang w:val="it-IT"/>
              </w:rPr>
              <w:t>illegale e non etico.</w:t>
            </w:r>
          </w:p>
          <w:p w14:paraId="03519492" w14:textId="474B492C" w:rsidR="007C042D"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Tuteliamos anche i dati personali affidati a noi da colleghi, operatori sanitari e clienti. Quando raccogliamo e</w:t>
            </w:r>
            <w:r w:rsidR="001811F7">
              <w:rPr>
                <w:rFonts w:ascii="Calibri" w:eastAsia="Calibri" w:hAnsi="Calibri" w:cs="Calibri"/>
                <w:lang w:val="it-IT"/>
              </w:rPr>
              <w:t> </w:t>
            </w:r>
            <w:r w:rsidRPr="00931C08">
              <w:rPr>
                <w:rFonts w:ascii="Calibri" w:eastAsia="Calibri" w:hAnsi="Calibri" w:cs="Calibri"/>
                <w:lang w:val="it-IT"/>
              </w:rPr>
              <w:t>utilizziamo informazioni personali, lo facciamo in modo</w:t>
            </w:r>
            <w:r w:rsidR="001811F7">
              <w:rPr>
                <w:rFonts w:ascii="Calibri" w:eastAsia="Calibri" w:hAnsi="Calibri" w:cs="Calibri"/>
                <w:lang w:val="it-IT"/>
              </w:rPr>
              <w:t> </w:t>
            </w:r>
            <w:r w:rsidRPr="00931C08">
              <w:rPr>
                <w:rFonts w:ascii="Calibri" w:eastAsia="Calibri" w:hAnsi="Calibri" w:cs="Calibri"/>
                <w:lang w:val="it-IT"/>
              </w:rPr>
              <w:t>responsabile, con il consenso appropriato, e non vendiamo né otteniamo tali dati da fonti non autorizzate. In molte giurisdizioni esistono leggi severe sulla privacy e</w:t>
            </w:r>
            <w:r w:rsidR="001811F7">
              <w:rPr>
                <w:rFonts w:ascii="Calibri" w:eastAsia="Calibri" w:hAnsi="Calibri" w:cs="Calibri"/>
                <w:lang w:val="it-IT"/>
              </w:rPr>
              <w:t> </w:t>
            </w:r>
            <w:r w:rsidRPr="00931C08">
              <w:rPr>
                <w:rFonts w:ascii="Calibri" w:eastAsia="Calibri" w:hAnsi="Calibri" w:cs="Calibri"/>
                <w:lang w:val="it-IT"/>
              </w:rPr>
              <w:t>siamo impegnati a comprenderle e rispettarle, soprattutto per le</w:t>
            </w:r>
            <w:r w:rsidR="001811F7">
              <w:rPr>
                <w:rFonts w:ascii="Calibri" w:eastAsia="Calibri" w:hAnsi="Calibri" w:cs="Calibri"/>
                <w:lang w:val="it-IT"/>
              </w:rPr>
              <w:t> </w:t>
            </w:r>
            <w:r w:rsidRPr="00931C08">
              <w:rPr>
                <w:rFonts w:ascii="Calibri" w:eastAsia="Calibri" w:hAnsi="Calibri" w:cs="Calibri"/>
                <w:lang w:val="it-IT"/>
              </w:rPr>
              <w:t>categorie di dati più sensibili.</w:t>
            </w:r>
          </w:p>
        </w:tc>
      </w:tr>
      <w:tr w:rsidR="00025912" w:rsidRPr="00CB5A5B" w14:paraId="025FE2B7" w14:textId="77777777" w:rsidTr="00F25748">
        <w:tc>
          <w:tcPr>
            <w:tcW w:w="1353" w:type="dxa"/>
            <w:shd w:val="clear" w:color="auto" w:fill="C1E4F5"/>
            <w:tcMar>
              <w:top w:w="120" w:type="dxa"/>
              <w:left w:w="180" w:type="dxa"/>
              <w:bottom w:w="120" w:type="dxa"/>
              <w:right w:w="180" w:type="dxa"/>
            </w:tcMar>
            <w:hideMark/>
          </w:tcPr>
          <w:p w14:paraId="5B0D8536" w14:textId="77777777" w:rsidR="007317E0" w:rsidRPr="00931C08" w:rsidRDefault="00764180" w:rsidP="007317E0">
            <w:pPr>
              <w:spacing w:before="30" w:after="30"/>
              <w:ind w:left="30" w:right="30"/>
              <w:rPr>
                <w:rFonts w:ascii="Calibri" w:eastAsia="Times New Roman" w:hAnsi="Calibri" w:cs="Calibri"/>
                <w:sz w:val="16"/>
              </w:rPr>
            </w:pPr>
            <w:hyperlink r:id="rId81" w:tgtFrame="_blank" w:history="1">
              <w:r w:rsidRPr="00931C08">
                <w:rPr>
                  <w:rFonts w:ascii="Calibri" w:eastAsia="Times New Roman" w:hAnsi="Calibri" w:cs="Calibri"/>
                  <w:color w:val="0000FF"/>
                  <w:sz w:val="16"/>
                  <w:u w:val="single"/>
                </w:rPr>
                <w:t>Screen 12</w:t>
              </w:r>
            </w:hyperlink>
            <w:r w:rsidRPr="00931C08">
              <w:rPr>
                <w:rFonts w:ascii="Calibri" w:eastAsia="Times New Roman" w:hAnsi="Calibri" w:cs="Calibri"/>
                <w:sz w:val="16"/>
              </w:rPr>
              <w:t xml:space="preserve"> </w:t>
            </w:r>
          </w:p>
          <w:p w14:paraId="30BC4D19" w14:textId="77777777" w:rsidR="007317E0" w:rsidRPr="00931C08" w:rsidRDefault="00764180" w:rsidP="007317E0">
            <w:pPr>
              <w:ind w:left="30" w:right="30"/>
              <w:rPr>
                <w:rFonts w:ascii="Calibri" w:eastAsia="Times New Roman" w:hAnsi="Calibri" w:cs="Calibri"/>
                <w:sz w:val="16"/>
              </w:rPr>
            </w:pPr>
            <w:hyperlink r:id="rId82" w:tgtFrame="_blank" w:history="1">
              <w:r w:rsidRPr="00931C08">
                <w:rPr>
                  <w:rFonts w:ascii="Calibri" w:eastAsia="Times New Roman" w:hAnsi="Calibri" w:cs="Calibri"/>
                  <w:color w:val="0000FF"/>
                  <w:sz w:val="16"/>
                  <w:u w:val="single"/>
                </w:rPr>
                <w:t>36_C_13</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E681D0" w14:textId="77777777" w:rsidR="007317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ANTI-BRIBERY</w:t>
            </w:r>
          </w:p>
          <w:p w14:paraId="200ED837" w14:textId="77777777" w:rsidR="007317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actively oppose fraud, bribery, and corruption. We get business the right way.</w:t>
            </w:r>
          </w:p>
          <w:p w14:paraId="74896CAD" w14:textId="77777777" w:rsidR="007317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As individuals, we expect healthcare professionals to make decisions based on what’s best for patients—not influenced by incentives from companies. Likewise, we expect government officials to act in the public’s interest, free from corporate pressure.</w:t>
            </w:r>
          </w:p>
          <w:p w14:paraId="571B199D" w14:textId="77777777" w:rsidR="007317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 xml:space="preserve">At Abbott, we educate healthcare professionals about our products but do not interfere with their independent judgment. It is never permissible to offer anything of value to healthcare providers (such as a physician, </w:t>
            </w:r>
            <w:r w:rsidRPr="00931C08">
              <w:rPr>
                <w:rFonts w:ascii="Calibri" w:eastAsia="Times New Roman" w:hAnsi="Calibri" w:cs="Calibri"/>
              </w:rPr>
              <w:lastRenderedPageBreak/>
              <w:t>pharmacist, nurse, researcher or laboratory staff), government officials, or others to gain business or reward past relationships.</w:t>
            </w:r>
          </w:p>
          <w:p w14:paraId="45B2841C" w14:textId="77777777" w:rsidR="007317E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6C830B79" w14:textId="77777777" w:rsidR="007317E0" w:rsidRPr="00CB5A5B" w:rsidRDefault="00764180" w:rsidP="00F25748">
            <w:pPr>
              <w:spacing w:before="100" w:beforeAutospacing="1" w:after="100" w:afterAutospacing="1"/>
              <w:ind w:left="30" w:right="30"/>
              <w:rPr>
                <w:rFonts w:ascii="Calibri" w:eastAsia="Times New Roman" w:hAnsi="Calibri" w:cs="Calibri"/>
                <w:lang w:val="it-IT"/>
                <w:rPrChange w:id="95"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ANTI CONCUSSIONE</w:t>
            </w:r>
          </w:p>
          <w:p w14:paraId="7A5C10F9" w14:textId="0C79C074" w:rsidR="007317E0" w:rsidRPr="001811F7"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Ci opponiamo attivamente a frodi, corruzione e</w:t>
            </w:r>
            <w:r w:rsidR="001811F7">
              <w:rPr>
                <w:rFonts w:ascii="Calibri" w:eastAsia="Calibri" w:hAnsi="Calibri" w:cs="Calibri"/>
                <w:lang w:val="it-IT"/>
              </w:rPr>
              <w:t> </w:t>
            </w:r>
            <w:r w:rsidRPr="00931C08">
              <w:rPr>
                <w:rFonts w:ascii="Calibri" w:eastAsia="Calibri" w:hAnsi="Calibri" w:cs="Calibri"/>
                <w:lang w:val="it-IT"/>
              </w:rPr>
              <w:t>concussione. Svolgiamo la nostra attività in maniera</w:t>
            </w:r>
            <w:r w:rsidR="001811F7">
              <w:rPr>
                <w:rFonts w:ascii="Calibri" w:eastAsia="Calibri" w:hAnsi="Calibri" w:cs="Calibri"/>
                <w:lang w:val="it-IT"/>
              </w:rPr>
              <w:t> </w:t>
            </w:r>
            <w:r w:rsidRPr="00931C08">
              <w:rPr>
                <w:rFonts w:ascii="Calibri" w:eastAsia="Calibri" w:hAnsi="Calibri" w:cs="Calibri"/>
                <w:lang w:val="it-IT"/>
              </w:rPr>
              <w:t>corretta.</w:t>
            </w:r>
          </w:p>
          <w:p w14:paraId="39040F94" w14:textId="6481F9B6" w:rsidR="007317E0"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Come individui, ci aspettiamo che gli operatori sanitari prendano decisioni in base a ciò che è meglio per i</w:t>
            </w:r>
            <w:r w:rsidR="001811F7">
              <w:rPr>
                <w:rFonts w:ascii="Calibri" w:eastAsia="Calibri" w:hAnsi="Calibri" w:cs="Calibri"/>
                <w:lang w:val="it-IT"/>
              </w:rPr>
              <w:t> </w:t>
            </w:r>
            <w:r w:rsidRPr="00931C08">
              <w:rPr>
                <w:rFonts w:ascii="Calibri" w:eastAsia="Calibri" w:hAnsi="Calibri" w:cs="Calibri"/>
                <w:lang w:val="it-IT"/>
              </w:rPr>
              <w:t>pazienti, non influenzati da incentivi da parte delle aziende. Allo stesso modo, ci aspettiamo che i funzionari pubblici agiscano nell’interesse della collettività, liberi da</w:t>
            </w:r>
            <w:r w:rsidR="001811F7">
              <w:rPr>
                <w:rFonts w:ascii="Calibri" w:eastAsia="Calibri" w:hAnsi="Calibri" w:cs="Calibri"/>
                <w:lang w:val="it-IT"/>
              </w:rPr>
              <w:t> </w:t>
            </w:r>
            <w:r w:rsidRPr="00931C08">
              <w:rPr>
                <w:rFonts w:ascii="Calibri" w:eastAsia="Calibri" w:hAnsi="Calibri" w:cs="Calibri"/>
                <w:lang w:val="it-IT"/>
              </w:rPr>
              <w:t>pressioni aziendali.</w:t>
            </w:r>
          </w:p>
          <w:p w14:paraId="6BD662A0" w14:textId="7528367B" w:rsidR="007317E0" w:rsidRPr="00837EE2"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 xml:space="preserve">In Abbott formiamo gli operatori sanitari sui nostri prodotti, ma non interferiamo con il loro giudizio </w:t>
            </w:r>
            <w:r w:rsidRPr="00931C08">
              <w:rPr>
                <w:rFonts w:ascii="Calibri" w:eastAsia="Calibri" w:hAnsi="Calibri" w:cs="Calibri"/>
                <w:lang w:val="it-IT"/>
              </w:rPr>
              <w:lastRenderedPageBreak/>
              <w:t>indipendente. Non è mai consentito offrire qualcosa di valore a professionisti sanitari (come medici, farmacisti, infermieri, ricercatori o personale di laboratorio), funzionari pubblici o altri per ottenere business o</w:t>
            </w:r>
            <w:r w:rsidR="00837EE2">
              <w:rPr>
                <w:rFonts w:ascii="Calibri" w:eastAsia="Calibri" w:hAnsi="Calibri" w:cs="Calibri"/>
                <w:lang w:val="it-IT"/>
              </w:rPr>
              <w:t> </w:t>
            </w:r>
            <w:r w:rsidRPr="00931C08">
              <w:rPr>
                <w:rFonts w:ascii="Calibri" w:eastAsia="Calibri" w:hAnsi="Calibri" w:cs="Calibri"/>
                <w:lang w:val="it-IT"/>
              </w:rPr>
              <w:t>ricompensare rapporti passati.</w:t>
            </w:r>
          </w:p>
          <w:p w14:paraId="1A92875E" w14:textId="77777777" w:rsidR="007317E0"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Rispettiamo le leggi anti-tangente, anti-corruzione e anti-tangenti a livello globale, compreso il Foreign Corrupt Practices Act statunitense. Ognuno in Abbott deve gestire con attenzione i rapporti con fornitori di servizi, come distributori, consulenti e relatori, effettuando le dovute verifiche, pagando compensi in linea con il valore di mercato e documentando correttamente i pagamenti per garantire il rispetto delle leggi e degli standard aziendali.</w:t>
            </w:r>
          </w:p>
        </w:tc>
      </w:tr>
      <w:tr w:rsidR="00025912" w:rsidRPr="00CF0DEC" w14:paraId="51234244" w14:textId="77777777" w:rsidTr="00F25748">
        <w:tc>
          <w:tcPr>
            <w:tcW w:w="1353" w:type="dxa"/>
            <w:shd w:val="clear" w:color="auto" w:fill="C1E4F5"/>
            <w:tcMar>
              <w:top w:w="120" w:type="dxa"/>
              <w:left w:w="180" w:type="dxa"/>
              <w:bottom w:w="120" w:type="dxa"/>
              <w:right w:w="180" w:type="dxa"/>
            </w:tcMar>
            <w:hideMark/>
          </w:tcPr>
          <w:p w14:paraId="3389377C" w14:textId="77777777" w:rsidR="00870B35" w:rsidRPr="00931C08" w:rsidRDefault="00764180" w:rsidP="00870B35">
            <w:pPr>
              <w:spacing w:before="30" w:after="30"/>
              <w:ind w:left="30" w:right="30"/>
              <w:rPr>
                <w:rFonts w:ascii="Calibri" w:eastAsia="Times New Roman" w:hAnsi="Calibri" w:cs="Calibri"/>
                <w:sz w:val="16"/>
              </w:rPr>
            </w:pPr>
            <w:hyperlink r:id="rId83" w:tgtFrame="_blank" w:history="1">
              <w:r w:rsidRPr="00931C08">
                <w:rPr>
                  <w:rFonts w:ascii="Calibri" w:eastAsia="Times New Roman" w:hAnsi="Calibri" w:cs="Calibri"/>
                  <w:color w:val="0000FF"/>
                  <w:sz w:val="16"/>
                  <w:u w:val="single"/>
                </w:rPr>
                <w:t>Screen 12</w:t>
              </w:r>
            </w:hyperlink>
            <w:r w:rsidRPr="00931C08">
              <w:rPr>
                <w:rFonts w:ascii="Calibri" w:eastAsia="Times New Roman" w:hAnsi="Calibri" w:cs="Calibri"/>
                <w:sz w:val="16"/>
              </w:rPr>
              <w:t xml:space="preserve"> </w:t>
            </w:r>
          </w:p>
          <w:p w14:paraId="322261F2" w14:textId="77777777" w:rsidR="00870B35" w:rsidRPr="00931C08" w:rsidRDefault="00764180" w:rsidP="00870B35">
            <w:pPr>
              <w:ind w:left="30" w:right="30"/>
              <w:rPr>
                <w:rFonts w:ascii="Calibri" w:eastAsia="Times New Roman" w:hAnsi="Calibri" w:cs="Calibri"/>
                <w:sz w:val="16"/>
              </w:rPr>
            </w:pPr>
            <w:hyperlink r:id="rId84" w:tgtFrame="_blank" w:history="1">
              <w:r w:rsidRPr="00931C08">
                <w:rPr>
                  <w:rFonts w:ascii="Calibri" w:eastAsia="Times New Roman" w:hAnsi="Calibri" w:cs="Calibri"/>
                  <w:color w:val="0000FF"/>
                  <w:sz w:val="16"/>
                  <w:u w:val="single"/>
                </w:rPr>
                <w:t>37_C_13</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C145FD9" w14:textId="77777777" w:rsidR="00870B3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GIFTS, MEALS &amp; ENTERTAINMENT</w:t>
            </w:r>
          </w:p>
          <w:p w14:paraId="64ADE6FD" w14:textId="77777777" w:rsidR="00870B3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do not offer or provide anything of value to gain a business advantage, directly or indirectly, in line with anti-bribery principles.</w:t>
            </w:r>
          </w:p>
          <w:p w14:paraId="7E836C1F" w14:textId="77777777" w:rsidR="00870B3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tcPr>
          <w:p w14:paraId="12D7D6E7" w14:textId="77777777" w:rsidR="00870B35" w:rsidRPr="00CB5A5B" w:rsidRDefault="00764180" w:rsidP="00F25748">
            <w:pPr>
              <w:spacing w:before="100" w:beforeAutospacing="1" w:after="100" w:afterAutospacing="1"/>
              <w:ind w:left="30" w:right="30"/>
              <w:rPr>
                <w:rFonts w:ascii="Calibri" w:eastAsia="Times New Roman" w:hAnsi="Calibri" w:cs="Calibri"/>
                <w:lang w:val="it-IT"/>
                <w:rPrChange w:id="96"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REGALI, PASTI E INTRATTENIMENTO</w:t>
            </w:r>
          </w:p>
          <w:p w14:paraId="7D5C1649" w14:textId="1F6B4D64" w:rsidR="00870B35" w:rsidRPr="00CB5A5B" w:rsidRDefault="00764180" w:rsidP="00F25748">
            <w:pPr>
              <w:spacing w:before="100" w:beforeAutospacing="1" w:after="100" w:afterAutospacing="1"/>
              <w:ind w:left="30" w:right="30"/>
              <w:rPr>
                <w:rFonts w:ascii="Calibri" w:eastAsia="Times New Roman" w:hAnsi="Calibri" w:cs="Calibri"/>
                <w:lang w:val="it-IT"/>
                <w:rPrChange w:id="97"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Non offriamo né forniamo nulla di valore per ottenere un</w:t>
            </w:r>
            <w:r w:rsidR="00AB119E">
              <w:rPr>
                <w:rFonts w:ascii="Calibri" w:eastAsia="Calibri" w:hAnsi="Calibri" w:cs="Calibri"/>
                <w:lang w:val="it-IT"/>
              </w:rPr>
              <w:t> </w:t>
            </w:r>
            <w:r w:rsidRPr="00931C08">
              <w:rPr>
                <w:rFonts w:ascii="Calibri" w:eastAsia="Calibri" w:hAnsi="Calibri" w:cs="Calibri"/>
                <w:lang w:val="it-IT"/>
              </w:rPr>
              <w:t>vantaggio commerciale, diretto o indiretto, in linea con</w:t>
            </w:r>
            <w:r w:rsidR="00AB119E">
              <w:rPr>
                <w:rFonts w:ascii="Calibri" w:eastAsia="Calibri" w:hAnsi="Calibri" w:cs="Calibri"/>
                <w:lang w:val="it-IT"/>
              </w:rPr>
              <w:t> </w:t>
            </w:r>
            <w:r w:rsidRPr="00931C08">
              <w:rPr>
                <w:rFonts w:ascii="Calibri" w:eastAsia="Calibri" w:hAnsi="Calibri" w:cs="Calibri"/>
                <w:lang w:val="it-IT"/>
              </w:rPr>
              <w:t>i principi anti-corruzione.</w:t>
            </w:r>
          </w:p>
          <w:p w14:paraId="50CFDB77" w14:textId="6121D071" w:rsidR="00870B35" w:rsidRPr="00CB5A5B" w:rsidRDefault="00764180" w:rsidP="00F25748">
            <w:pPr>
              <w:spacing w:before="100" w:beforeAutospacing="1" w:after="100" w:afterAutospacing="1"/>
              <w:ind w:left="30" w:right="30"/>
              <w:rPr>
                <w:rFonts w:ascii="Calibri" w:eastAsia="Times New Roman" w:hAnsi="Calibri" w:cs="Calibri"/>
                <w:lang w:val="it-IT"/>
                <w:rPrChange w:id="98"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Per prevenire influenze improprie sulle decisioni di business, definiamo limiti chiari in materia di regali, pasti</w:t>
            </w:r>
            <w:r w:rsidR="00AB119E">
              <w:rPr>
                <w:rFonts w:ascii="Calibri" w:eastAsia="Calibri" w:hAnsi="Calibri" w:cs="Calibri"/>
                <w:lang w:val="it-IT"/>
              </w:rPr>
              <w:t> </w:t>
            </w:r>
            <w:r w:rsidRPr="00931C08">
              <w:rPr>
                <w:rFonts w:ascii="Calibri" w:eastAsia="Calibri" w:hAnsi="Calibri" w:cs="Calibri"/>
                <w:lang w:val="it-IT"/>
              </w:rPr>
              <w:t>e</w:t>
            </w:r>
            <w:r w:rsidR="00AB119E">
              <w:rPr>
                <w:rFonts w:ascii="Calibri" w:eastAsia="Calibri" w:hAnsi="Calibri" w:cs="Calibri"/>
                <w:lang w:val="it-IT"/>
              </w:rPr>
              <w:t> </w:t>
            </w:r>
            <w:r w:rsidRPr="00931C08">
              <w:rPr>
                <w:rFonts w:ascii="Calibri" w:eastAsia="Calibri" w:hAnsi="Calibri" w:cs="Calibri"/>
                <w:lang w:val="it-IT"/>
              </w:rPr>
              <w:t>intrattenimento. Le politiche di Abbott aiutano a</w:t>
            </w:r>
            <w:r w:rsidR="00AB119E">
              <w:rPr>
                <w:rFonts w:ascii="Calibri" w:eastAsia="Calibri" w:hAnsi="Calibri" w:cs="Calibri"/>
                <w:lang w:val="it-IT"/>
              </w:rPr>
              <w:t> </w:t>
            </w:r>
            <w:r w:rsidRPr="00931C08">
              <w:rPr>
                <w:rFonts w:ascii="Calibri" w:eastAsia="Calibri" w:hAnsi="Calibri" w:cs="Calibri"/>
                <w:lang w:val="it-IT"/>
              </w:rPr>
              <w:t xml:space="preserve">garantire che </w:t>
            </w:r>
            <w:ins w:id="99" w:author="Borrello, Barbara" w:date="2025-12-22T17:13:00Z" w16du:dateUtc="2025-12-22T16:13:00Z">
              <w:r w:rsidR="00CF0DEC">
                <w:rPr>
                  <w:rFonts w:ascii="Calibri" w:eastAsia="Calibri" w:hAnsi="Calibri" w:cs="Calibri"/>
                  <w:lang w:val="it-IT"/>
                </w:rPr>
                <w:t>brand reminders,</w:t>
              </w:r>
            </w:ins>
            <w:del w:id="100" w:author="Borrello, Barbara" w:date="2025-12-22T17:13:00Z" w16du:dateUtc="2025-12-22T16:13:00Z">
              <w:r w:rsidRPr="00931C08" w:rsidDel="00CF0DEC">
                <w:rPr>
                  <w:rFonts w:ascii="Calibri" w:eastAsia="Calibri" w:hAnsi="Calibri" w:cs="Calibri"/>
                  <w:lang w:val="it-IT"/>
                </w:rPr>
                <w:delText>oggetti promozionali</w:delText>
              </w:r>
              <w:r w:rsidRPr="00931C08" w:rsidDel="005D77CA">
                <w:rPr>
                  <w:rFonts w:ascii="Calibri" w:eastAsia="Calibri" w:hAnsi="Calibri" w:cs="Calibri"/>
                  <w:lang w:val="it-IT"/>
                </w:rPr>
                <w:delText>,</w:delText>
              </w:r>
            </w:del>
            <w:r w:rsidRPr="00931C08">
              <w:rPr>
                <w:rFonts w:ascii="Calibri" w:eastAsia="Calibri" w:hAnsi="Calibri" w:cs="Calibri"/>
                <w:lang w:val="it-IT"/>
              </w:rPr>
              <w:t xml:space="preserve"> </w:t>
            </w:r>
            <w:ins w:id="101" w:author="Borrello, Barbara" w:date="2025-12-22T17:13:00Z" w16du:dateUtc="2025-12-22T16:13:00Z">
              <w:r w:rsidR="005D77CA">
                <w:rPr>
                  <w:rFonts w:ascii="Calibri" w:eastAsia="Calibri" w:hAnsi="Calibri" w:cs="Calibri"/>
                  <w:lang w:val="it-IT"/>
                </w:rPr>
                <w:t xml:space="preserve"> atti di </w:t>
              </w:r>
            </w:ins>
            <w:r w:rsidRPr="00931C08">
              <w:rPr>
                <w:rFonts w:ascii="Calibri" w:eastAsia="Calibri" w:hAnsi="Calibri" w:cs="Calibri"/>
                <w:lang w:val="it-IT"/>
              </w:rPr>
              <w:t>cortesi</w:t>
            </w:r>
            <w:del w:id="102" w:author="Borrello, Barbara" w:date="2025-12-22T17:14:00Z" w16du:dateUtc="2025-12-22T16:14:00Z">
              <w:r w:rsidRPr="00931C08" w:rsidDel="005D77CA">
                <w:rPr>
                  <w:rFonts w:ascii="Calibri" w:eastAsia="Calibri" w:hAnsi="Calibri" w:cs="Calibri"/>
                  <w:lang w:val="it-IT"/>
                </w:rPr>
                <w:delText>e</w:delText>
              </w:r>
            </w:del>
            <w:ins w:id="103" w:author="Borrello, Barbara" w:date="2025-12-22T17:14:00Z" w16du:dateUtc="2025-12-22T16:14:00Z">
              <w:r w:rsidR="005D77CA">
                <w:rPr>
                  <w:rFonts w:ascii="Calibri" w:eastAsia="Calibri" w:hAnsi="Calibri" w:cs="Calibri"/>
                  <w:lang w:val="it-IT"/>
                </w:rPr>
                <w:t>a</w:t>
              </w:r>
            </w:ins>
            <w:r w:rsidRPr="00931C08">
              <w:rPr>
                <w:rFonts w:ascii="Calibri" w:eastAsia="Calibri" w:hAnsi="Calibri" w:cs="Calibri"/>
                <w:lang w:val="it-IT"/>
              </w:rPr>
              <w:t xml:space="preserve"> cultural</w:t>
            </w:r>
            <w:ins w:id="104" w:author="Borrello, Barbara" w:date="2025-12-22T17:14:00Z" w16du:dateUtc="2025-12-22T16:14:00Z">
              <w:r w:rsidR="005D77CA">
                <w:rPr>
                  <w:rFonts w:ascii="Calibri" w:eastAsia="Calibri" w:hAnsi="Calibri" w:cs="Calibri"/>
                  <w:lang w:val="it-IT"/>
                </w:rPr>
                <w:t>e</w:t>
              </w:r>
            </w:ins>
            <w:del w:id="105" w:author="Borrello, Barbara" w:date="2025-12-22T17:14:00Z" w16du:dateUtc="2025-12-22T16:14:00Z">
              <w:r w:rsidRPr="00931C08" w:rsidDel="005D77CA">
                <w:rPr>
                  <w:rFonts w:ascii="Calibri" w:eastAsia="Calibri" w:hAnsi="Calibri" w:cs="Calibri"/>
                  <w:lang w:val="it-IT"/>
                </w:rPr>
                <w:delText>i</w:delText>
              </w:r>
            </w:del>
            <w:r w:rsidRPr="00931C08">
              <w:rPr>
                <w:rFonts w:ascii="Calibri" w:eastAsia="Calibri" w:hAnsi="Calibri" w:cs="Calibri"/>
                <w:lang w:val="it-IT"/>
              </w:rPr>
              <w:t>, ospitalità e altri benefici non interferiscano mai con il giudizio professionale.</w:t>
            </w:r>
          </w:p>
        </w:tc>
      </w:tr>
      <w:tr w:rsidR="00025912" w:rsidRPr="00CB5A5B" w14:paraId="5FB628E6" w14:textId="77777777" w:rsidTr="00F25748">
        <w:tc>
          <w:tcPr>
            <w:tcW w:w="1353" w:type="dxa"/>
            <w:shd w:val="clear" w:color="auto" w:fill="C1E4F5"/>
            <w:tcMar>
              <w:top w:w="120" w:type="dxa"/>
              <w:left w:w="180" w:type="dxa"/>
              <w:bottom w:w="120" w:type="dxa"/>
              <w:right w:w="180" w:type="dxa"/>
            </w:tcMar>
            <w:hideMark/>
          </w:tcPr>
          <w:p w14:paraId="50B202F8" w14:textId="77777777" w:rsidR="00B44AA0" w:rsidRPr="00931C08" w:rsidRDefault="00764180" w:rsidP="00B44AA0">
            <w:pPr>
              <w:spacing w:before="30" w:after="30"/>
              <w:ind w:left="30" w:right="30"/>
              <w:rPr>
                <w:rFonts w:ascii="Calibri" w:eastAsia="Times New Roman" w:hAnsi="Calibri" w:cs="Calibri"/>
                <w:sz w:val="16"/>
              </w:rPr>
            </w:pPr>
            <w:hyperlink r:id="rId85" w:tgtFrame="_blank" w:history="1">
              <w:r w:rsidRPr="00931C08">
                <w:rPr>
                  <w:rFonts w:ascii="Calibri" w:eastAsia="Times New Roman" w:hAnsi="Calibri" w:cs="Calibri"/>
                  <w:color w:val="0000FF"/>
                  <w:sz w:val="16"/>
                  <w:u w:val="single"/>
                </w:rPr>
                <w:t>Screen 12</w:t>
              </w:r>
            </w:hyperlink>
            <w:r w:rsidRPr="00931C08">
              <w:rPr>
                <w:rFonts w:ascii="Calibri" w:eastAsia="Times New Roman" w:hAnsi="Calibri" w:cs="Calibri"/>
                <w:sz w:val="16"/>
              </w:rPr>
              <w:t xml:space="preserve"> </w:t>
            </w:r>
          </w:p>
          <w:p w14:paraId="5828BCE2" w14:textId="77777777" w:rsidR="00B44AA0" w:rsidRPr="00931C08" w:rsidRDefault="00764180" w:rsidP="00B44AA0">
            <w:pPr>
              <w:ind w:left="30" w:right="30"/>
              <w:rPr>
                <w:rFonts w:ascii="Calibri" w:eastAsia="Times New Roman" w:hAnsi="Calibri" w:cs="Calibri"/>
                <w:sz w:val="16"/>
              </w:rPr>
            </w:pPr>
            <w:hyperlink r:id="rId86" w:tgtFrame="_blank" w:history="1">
              <w:r w:rsidRPr="00931C08">
                <w:rPr>
                  <w:rFonts w:ascii="Calibri" w:eastAsia="Times New Roman" w:hAnsi="Calibri" w:cs="Calibri"/>
                  <w:color w:val="0000FF"/>
                  <w:sz w:val="16"/>
                  <w:u w:val="single"/>
                </w:rPr>
                <w:t>38_C_13</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E30D4F" w14:textId="77777777" w:rsidR="00B44AA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ACCURATE BOOKS &amp; RECORDS</w:t>
            </w:r>
          </w:p>
          <w:p w14:paraId="7A82560E" w14:textId="77777777" w:rsidR="00B44AA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lastRenderedPageBreak/>
              <w:t>We measure achievements accurately.</w:t>
            </w:r>
          </w:p>
          <w:p w14:paraId="752C466D" w14:textId="77777777" w:rsidR="00B44AA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3E96C0CE" w14:textId="77777777" w:rsidR="00B44AA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386F6665" w14:textId="77777777" w:rsidR="00B44AA0"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lastRenderedPageBreak/>
              <w:t>ACCURATEZZA DI REGISTRI E LIBRI</w:t>
            </w:r>
          </w:p>
          <w:p w14:paraId="24B7F614" w14:textId="77777777" w:rsidR="00B44AA0"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lastRenderedPageBreak/>
              <w:t>Misuriamo i risultati in maniera precisa.</w:t>
            </w:r>
          </w:p>
          <w:p w14:paraId="40681862" w14:textId="44F3932D" w:rsidR="00B44AA0"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t>I registri e le dichiarazioni pubbliche di Abbott devono riflettere fedelmente le nostre azioni, con contesto sufficiente a mostrare la reale natura del nostro operato. I</w:t>
            </w:r>
            <w:r w:rsidR="00AB119E">
              <w:rPr>
                <w:rFonts w:ascii="Calibri" w:eastAsia="Calibri" w:hAnsi="Calibri" w:cs="Calibri"/>
                <w:lang w:val="it-IT"/>
              </w:rPr>
              <w:t> </w:t>
            </w:r>
            <w:r w:rsidRPr="00931C08">
              <w:rPr>
                <w:rFonts w:ascii="Calibri" w:eastAsia="Calibri" w:hAnsi="Calibri" w:cs="Calibri"/>
                <w:lang w:val="it-IT"/>
              </w:rPr>
              <w:t>documenti finanziari devono seguire gli standard contabili, le leggi e le politiche interne di Abbott.</w:t>
            </w:r>
          </w:p>
          <w:p w14:paraId="747C4D80" w14:textId="40000359" w:rsidR="00B44AA0"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 xml:space="preserve">Quando riportiamo prezzi, pagamenti o </w:t>
            </w:r>
            <w:del w:id="106" w:author="Borrello, Barbara" w:date="2025-12-22T17:14:00Z" w16du:dateUtc="2025-12-22T16:14:00Z">
              <w:r w:rsidRPr="00931C08" w:rsidDel="00886E5B">
                <w:rPr>
                  <w:rFonts w:ascii="Calibri" w:eastAsia="Calibri" w:hAnsi="Calibri" w:cs="Calibri"/>
                  <w:lang w:val="it-IT"/>
                </w:rPr>
                <w:delText>elementi</w:delText>
              </w:r>
            </w:del>
            <w:ins w:id="107" w:author="Borrello, Barbara" w:date="2025-12-22T17:14:00Z" w16du:dateUtc="2025-12-22T16:14:00Z">
              <w:r w:rsidR="00886E5B">
                <w:rPr>
                  <w:rFonts w:ascii="Calibri" w:eastAsia="Calibri" w:hAnsi="Calibri" w:cs="Calibri"/>
                  <w:lang w:val="it-IT"/>
                </w:rPr>
                <w:t xml:space="preserve"> beni</w:t>
              </w:r>
            </w:ins>
            <w:r w:rsidRPr="00931C08">
              <w:rPr>
                <w:rFonts w:ascii="Calibri" w:eastAsia="Calibri" w:hAnsi="Calibri" w:cs="Calibri"/>
                <w:lang w:val="it-IT"/>
              </w:rPr>
              <w:t xml:space="preserve"> di valore, in particolare verso gli operatori sanitari, dobbiamo assicurarci che le informazioni siano complete e accurate. Molti governi richiedono questa trasparenza per proteggere le risorse pubbliche. Abbott è impegnata a</w:t>
            </w:r>
            <w:r w:rsidR="00AB119E">
              <w:rPr>
                <w:rFonts w:ascii="Calibri" w:eastAsia="Calibri" w:hAnsi="Calibri" w:cs="Calibri"/>
                <w:lang w:val="it-IT"/>
              </w:rPr>
              <w:t> </w:t>
            </w:r>
            <w:r w:rsidRPr="00931C08">
              <w:rPr>
                <w:rFonts w:ascii="Calibri" w:eastAsia="Calibri" w:hAnsi="Calibri" w:cs="Calibri"/>
                <w:lang w:val="it-IT"/>
              </w:rPr>
              <w:t>fornire dati affidabili in modo che governi, assicurazioni e</w:t>
            </w:r>
            <w:r w:rsidR="00AB119E">
              <w:rPr>
                <w:rFonts w:ascii="Calibri" w:eastAsia="Calibri" w:hAnsi="Calibri" w:cs="Calibri"/>
                <w:lang w:val="it-IT"/>
              </w:rPr>
              <w:t> </w:t>
            </w:r>
            <w:r w:rsidRPr="00931C08">
              <w:rPr>
                <w:rFonts w:ascii="Calibri" w:eastAsia="Calibri" w:hAnsi="Calibri" w:cs="Calibri"/>
                <w:lang w:val="it-IT"/>
              </w:rPr>
              <w:t>altri stakeholder possano prendere decisioni informate.</w:t>
            </w:r>
          </w:p>
        </w:tc>
      </w:tr>
      <w:tr w:rsidR="00025912" w:rsidRPr="00CB5A5B" w14:paraId="1476EEF2" w14:textId="77777777" w:rsidTr="00F25748">
        <w:tc>
          <w:tcPr>
            <w:tcW w:w="1353" w:type="dxa"/>
            <w:shd w:val="clear" w:color="auto" w:fill="C1E4F5"/>
            <w:tcMar>
              <w:top w:w="120" w:type="dxa"/>
              <w:left w:w="180" w:type="dxa"/>
              <w:bottom w:w="120" w:type="dxa"/>
              <w:right w:w="180" w:type="dxa"/>
            </w:tcMar>
            <w:hideMark/>
          </w:tcPr>
          <w:p w14:paraId="6A4BF411" w14:textId="77777777" w:rsidR="008A1495" w:rsidRPr="00931C08" w:rsidRDefault="00764180" w:rsidP="008A1495">
            <w:pPr>
              <w:spacing w:before="30" w:after="30"/>
              <w:ind w:left="30" w:right="30"/>
              <w:rPr>
                <w:rFonts w:ascii="Calibri" w:eastAsia="Times New Roman" w:hAnsi="Calibri" w:cs="Calibri"/>
                <w:sz w:val="16"/>
              </w:rPr>
            </w:pPr>
            <w:hyperlink r:id="rId87" w:tgtFrame="_blank" w:history="1">
              <w:r w:rsidRPr="00931C08">
                <w:rPr>
                  <w:rFonts w:ascii="Calibri" w:eastAsia="Times New Roman" w:hAnsi="Calibri" w:cs="Calibri"/>
                  <w:color w:val="0000FF"/>
                  <w:sz w:val="16"/>
                  <w:u w:val="single"/>
                </w:rPr>
                <w:t>Screen 12</w:t>
              </w:r>
            </w:hyperlink>
            <w:r w:rsidRPr="00931C08">
              <w:rPr>
                <w:rFonts w:ascii="Calibri" w:eastAsia="Times New Roman" w:hAnsi="Calibri" w:cs="Calibri"/>
                <w:sz w:val="16"/>
              </w:rPr>
              <w:t xml:space="preserve"> </w:t>
            </w:r>
          </w:p>
          <w:p w14:paraId="7EDF1B52" w14:textId="77777777" w:rsidR="008A1495" w:rsidRPr="00931C08" w:rsidRDefault="00764180" w:rsidP="008A1495">
            <w:pPr>
              <w:ind w:left="30" w:right="30"/>
              <w:rPr>
                <w:rFonts w:ascii="Calibri" w:eastAsia="Times New Roman" w:hAnsi="Calibri" w:cs="Calibri"/>
                <w:sz w:val="16"/>
              </w:rPr>
            </w:pPr>
            <w:hyperlink r:id="rId88" w:tgtFrame="_blank" w:history="1">
              <w:r w:rsidRPr="00931C08">
                <w:rPr>
                  <w:rFonts w:ascii="Calibri" w:eastAsia="Times New Roman" w:hAnsi="Calibri" w:cs="Calibri"/>
                  <w:color w:val="0000FF"/>
                  <w:sz w:val="16"/>
                  <w:u w:val="single"/>
                </w:rPr>
                <w:t>39_C_13</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280F40" w14:textId="77777777" w:rsidR="008A149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COMPLIANCE WITH LAWS</w:t>
            </w:r>
          </w:p>
          <w:p w14:paraId="2BDDEAD6" w14:textId="77777777" w:rsidR="008A149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follow all laws, regulations and Abbott requirements that apply to our work.</w:t>
            </w:r>
          </w:p>
          <w:p w14:paraId="7B86CC62" w14:textId="77777777" w:rsidR="008A149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Every Abbott employee is expected to follow all applicable laws, as well as Abbott’s policies, procedures, and the Code. This is a basic condition of employment. Abbott’s policies cover key areas like healthcare compliance, quality, finance, trade, security, and more, helping us meet legal requirements and prevent non-compliance.</w:t>
            </w:r>
          </w:p>
          <w:p w14:paraId="7D5BD817" w14:textId="77777777" w:rsidR="008A149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lastRenderedPageBreak/>
              <w:t>As a global company, we must also be aware that laws from one country may apply to work done in another. When in doubt, seek guidance from the Legal Division or the Office of Ethics and Compliance.</w:t>
            </w:r>
          </w:p>
        </w:tc>
        <w:tc>
          <w:tcPr>
            <w:tcW w:w="6000" w:type="dxa"/>
          </w:tcPr>
          <w:p w14:paraId="477DDA60" w14:textId="77777777" w:rsidR="008A1495" w:rsidRPr="00CB5A5B" w:rsidRDefault="00764180" w:rsidP="00F25748">
            <w:pPr>
              <w:spacing w:before="100" w:beforeAutospacing="1" w:after="100" w:afterAutospacing="1"/>
              <w:ind w:left="30" w:right="30"/>
              <w:rPr>
                <w:rFonts w:ascii="Calibri" w:eastAsia="Times New Roman" w:hAnsi="Calibri" w:cs="Calibri"/>
                <w:lang w:val="it-IT"/>
                <w:rPrChange w:id="108"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CONFORMITÀ ALLE LEGGI</w:t>
            </w:r>
          </w:p>
          <w:p w14:paraId="422F5DA1" w14:textId="77777777" w:rsidR="008A1495" w:rsidRPr="00CB5A5B" w:rsidRDefault="00764180" w:rsidP="00F25748">
            <w:pPr>
              <w:spacing w:before="100" w:beforeAutospacing="1" w:after="100" w:afterAutospacing="1"/>
              <w:ind w:left="30" w:right="30"/>
              <w:rPr>
                <w:rFonts w:ascii="Calibri" w:eastAsia="Times New Roman" w:hAnsi="Calibri" w:cs="Calibri"/>
                <w:lang w:val="it-IT"/>
                <w:rPrChange w:id="109"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Rispettiamo tutte le leggi, le normative e i requisiti Abbott applicabili al nostro lavoro.</w:t>
            </w:r>
          </w:p>
          <w:p w14:paraId="2E27D1A4" w14:textId="2C3BB4E1" w:rsidR="008A1495"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Da ogni dipendente di Abbott ci si aspetta il rispetto di</w:t>
            </w:r>
            <w:r w:rsidR="00AB119E">
              <w:rPr>
                <w:rFonts w:ascii="Calibri" w:eastAsia="Calibri" w:hAnsi="Calibri" w:cs="Calibri"/>
                <w:lang w:val="it-IT"/>
              </w:rPr>
              <w:t> </w:t>
            </w:r>
            <w:r w:rsidRPr="00931C08">
              <w:rPr>
                <w:rFonts w:ascii="Calibri" w:eastAsia="Calibri" w:hAnsi="Calibri" w:cs="Calibri"/>
                <w:lang w:val="it-IT"/>
              </w:rPr>
              <w:t>tutte le leggi applicabili, oltre che delle politiche, delle</w:t>
            </w:r>
            <w:r w:rsidR="00AB119E">
              <w:rPr>
                <w:rFonts w:ascii="Calibri" w:eastAsia="Calibri" w:hAnsi="Calibri" w:cs="Calibri"/>
                <w:lang w:val="it-IT"/>
              </w:rPr>
              <w:t> </w:t>
            </w:r>
            <w:r w:rsidRPr="00931C08">
              <w:rPr>
                <w:rFonts w:ascii="Calibri" w:eastAsia="Calibri" w:hAnsi="Calibri" w:cs="Calibri"/>
                <w:lang w:val="it-IT"/>
              </w:rPr>
              <w:t>procedure e del Codice. Questo è un requisito fondamentale per lavorare in Abbott. Le policy di Abbott coprono aree chiave come compliance sanitaria, qualità, finanza, commercio, sicurezza e altro, aiutandoci a</w:t>
            </w:r>
            <w:r w:rsidR="00AB119E">
              <w:rPr>
                <w:rFonts w:ascii="Calibri" w:eastAsia="Calibri" w:hAnsi="Calibri" w:cs="Calibri"/>
                <w:lang w:val="it-IT"/>
              </w:rPr>
              <w:t> </w:t>
            </w:r>
            <w:r w:rsidRPr="00931C08">
              <w:rPr>
                <w:rFonts w:ascii="Calibri" w:eastAsia="Calibri" w:hAnsi="Calibri" w:cs="Calibri"/>
                <w:lang w:val="it-IT"/>
              </w:rPr>
              <w:t>soddisfare i requisiti di legge e prevenire inadempienze.</w:t>
            </w:r>
          </w:p>
          <w:p w14:paraId="48A2467C" w14:textId="77777777" w:rsidR="008A1495" w:rsidRPr="00AB119E"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lastRenderedPageBreak/>
              <w:t>In quanto azienda globale, dobbiamo anche essere consapevoli che le leggi di un Paese possono applicarsi al lavoro svolto in un altro. In caso di dubbi, chiedi supporto all’Ufficio Legale o all’Ufficio Etica e Compliance.</w:t>
            </w:r>
          </w:p>
        </w:tc>
      </w:tr>
      <w:tr w:rsidR="00025912" w:rsidRPr="00CB5A5B" w14:paraId="4DAB369F" w14:textId="77777777" w:rsidTr="00F25748">
        <w:tc>
          <w:tcPr>
            <w:tcW w:w="1353" w:type="dxa"/>
            <w:shd w:val="clear" w:color="auto" w:fill="C1E4F5"/>
            <w:tcMar>
              <w:top w:w="120" w:type="dxa"/>
              <w:left w:w="180" w:type="dxa"/>
              <w:bottom w:w="120" w:type="dxa"/>
              <w:right w:w="180" w:type="dxa"/>
            </w:tcMar>
            <w:hideMark/>
          </w:tcPr>
          <w:p w14:paraId="31B982F8" w14:textId="77777777" w:rsidR="0044511A" w:rsidRPr="00931C08" w:rsidRDefault="00764180" w:rsidP="0044511A">
            <w:pPr>
              <w:spacing w:before="30" w:after="30"/>
              <w:ind w:left="30" w:right="30"/>
              <w:rPr>
                <w:rFonts w:ascii="Calibri" w:eastAsia="Times New Roman" w:hAnsi="Calibri" w:cs="Calibri"/>
                <w:sz w:val="16"/>
              </w:rPr>
            </w:pPr>
            <w:hyperlink r:id="rId89" w:tgtFrame="_blank" w:history="1">
              <w:r w:rsidRPr="00931C08">
                <w:rPr>
                  <w:rFonts w:ascii="Calibri" w:eastAsia="Times New Roman" w:hAnsi="Calibri" w:cs="Calibri"/>
                  <w:color w:val="0000FF"/>
                  <w:sz w:val="16"/>
                  <w:u w:val="single"/>
                </w:rPr>
                <w:t>Screen 12</w:t>
              </w:r>
            </w:hyperlink>
            <w:r w:rsidRPr="00931C08">
              <w:rPr>
                <w:rFonts w:ascii="Calibri" w:eastAsia="Times New Roman" w:hAnsi="Calibri" w:cs="Calibri"/>
                <w:sz w:val="16"/>
              </w:rPr>
              <w:t xml:space="preserve"> </w:t>
            </w:r>
          </w:p>
          <w:p w14:paraId="34E241C1" w14:textId="77777777" w:rsidR="0044511A" w:rsidRPr="00931C08" w:rsidRDefault="00764180" w:rsidP="0044511A">
            <w:pPr>
              <w:ind w:left="30" w:right="30"/>
              <w:rPr>
                <w:rFonts w:ascii="Calibri" w:eastAsia="Times New Roman" w:hAnsi="Calibri" w:cs="Calibri"/>
                <w:sz w:val="16"/>
              </w:rPr>
            </w:pPr>
            <w:hyperlink r:id="rId90" w:tgtFrame="_blank" w:history="1">
              <w:r w:rsidRPr="00931C08">
                <w:rPr>
                  <w:rFonts w:ascii="Calibri" w:eastAsia="Times New Roman" w:hAnsi="Calibri" w:cs="Calibri"/>
                  <w:color w:val="0000FF"/>
                  <w:sz w:val="16"/>
                  <w:u w:val="single"/>
                </w:rPr>
                <w:t>40_C_13</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70164E6" w14:textId="77777777" w:rsidR="0044511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FAIR COMPETITION</w:t>
            </w:r>
          </w:p>
          <w:p w14:paraId="3B88B8F3" w14:textId="77777777" w:rsidR="0044511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ensure that any interactions that we have with competitors are appropriate.</w:t>
            </w:r>
          </w:p>
          <w:p w14:paraId="072C239D" w14:textId="77777777" w:rsidR="0044511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435EEFA3" w14:textId="77777777" w:rsidR="0044511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behavior.</w:t>
            </w:r>
          </w:p>
        </w:tc>
        <w:tc>
          <w:tcPr>
            <w:tcW w:w="6000" w:type="dxa"/>
          </w:tcPr>
          <w:p w14:paraId="2C1C237F" w14:textId="77777777" w:rsidR="0044511A" w:rsidRPr="00CB5A5B" w:rsidRDefault="00764180" w:rsidP="00F25748">
            <w:pPr>
              <w:spacing w:before="100" w:beforeAutospacing="1" w:after="100" w:afterAutospacing="1"/>
              <w:ind w:left="30" w:right="30"/>
              <w:rPr>
                <w:rFonts w:ascii="Calibri" w:eastAsia="Times New Roman" w:hAnsi="Calibri" w:cs="Calibri"/>
                <w:lang w:val="it-IT"/>
                <w:rPrChange w:id="110"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CONCORRENZA LEALE</w:t>
            </w:r>
          </w:p>
          <w:p w14:paraId="4E8A8C76" w14:textId="4C726640" w:rsidR="0044511A" w:rsidRPr="00CB5A5B" w:rsidRDefault="00764180" w:rsidP="00F25748">
            <w:pPr>
              <w:spacing w:before="100" w:beforeAutospacing="1" w:after="100" w:afterAutospacing="1"/>
              <w:ind w:left="30" w:right="30"/>
              <w:rPr>
                <w:rFonts w:ascii="Calibri" w:eastAsia="Times New Roman" w:hAnsi="Calibri" w:cs="Calibri"/>
                <w:lang w:val="it-IT"/>
                <w:rPrChange w:id="111"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Garantiamo l’adeguatezza di tutte le nostre interazioni con</w:t>
            </w:r>
            <w:r w:rsidR="00AB119E">
              <w:rPr>
                <w:rFonts w:ascii="Calibri" w:eastAsia="Calibri" w:hAnsi="Calibri" w:cs="Calibri"/>
                <w:lang w:val="it-IT"/>
              </w:rPr>
              <w:t> </w:t>
            </w:r>
            <w:r w:rsidRPr="00931C08">
              <w:rPr>
                <w:rFonts w:ascii="Calibri" w:eastAsia="Calibri" w:hAnsi="Calibri" w:cs="Calibri"/>
                <w:lang w:val="it-IT"/>
              </w:rPr>
              <w:t>i concorrenti.</w:t>
            </w:r>
          </w:p>
          <w:p w14:paraId="343B7617" w14:textId="6D61B732" w:rsidR="0044511A"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In Abbott ci impegniamo a rispettare le leggi sulla concorrenza in tutti i Paesi in cui operiamo. Queste leggi</w:t>
            </w:r>
            <w:r w:rsidR="00AB119E">
              <w:rPr>
                <w:rFonts w:ascii="Calibri" w:eastAsia="Calibri" w:hAnsi="Calibri" w:cs="Calibri"/>
                <w:lang w:val="it-IT"/>
              </w:rPr>
              <w:t> </w:t>
            </w:r>
            <w:r w:rsidRPr="00931C08">
              <w:rPr>
                <w:rFonts w:ascii="Calibri" w:eastAsia="Calibri" w:hAnsi="Calibri" w:cs="Calibri"/>
                <w:lang w:val="it-IT"/>
              </w:rPr>
              <w:t>vietano accordi o azioni che ostacolano pratiche di</w:t>
            </w:r>
            <w:r w:rsidR="00AB119E">
              <w:rPr>
                <w:rFonts w:ascii="Calibri" w:eastAsia="Calibri" w:hAnsi="Calibri" w:cs="Calibri"/>
                <w:lang w:val="it-IT"/>
              </w:rPr>
              <w:t> </w:t>
            </w:r>
            <w:r w:rsidRPr="00931C08">
              <w:rPr>
                <w:rFonts w:ascii="Calibri" w:eastAsia="Calibri" w:hAnsi="Calibri" w:cs="Calibri"/>
                <w:lang w:val="it-IT"/>
              </w:rPr>
              <w:t>mercato corrette, in particolare in materia di prezzi, condizioni di vendita e rapporti con i concorrenti.</w:t>
            </w:r>
          </w:p>
          <w:p w14:paraId="682E276C" w14:textId="4BD50868" w:rsidR="0044511A"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Evita di discutere argomenti sensibili, come prezzi, costi o</w:t>
            </w:r>
            <w:r w:rsidR="00AB119E">
              <w:rPr>
                <w:rFonts w:ascii="Calibri" w:eastAsia="Calibri" w:hAnsi="Calibri" w:cs="Calibri"/>
                <w:lang w:val="it-IT"/>
              </w:rPr>
              <w:t> </w:t>
            </w:r>
            <w:r w:rsidRPr="00931C08">
              <w:rPr>
                <w:rFonts w:ascii="Calibri" w:eastAsia="Calibri" w:hAnsi="Calibri" w:cs="Calibri"/>
                <w:lang w:val="it-IT"/>
              </w:rPr>
              <w:t>piani di business, con i concorrenti e contatta l’Ufficio Legale o l’Ufficio Etica e Compliance se hai dubbi o incontri comportamenti inappropriati. Poiché le leggi sulla concorrenza sono complesse e le violazioni comportano sanzioni gravi, dobbiamo gestire con attenzione anche i</w:t>
            </w:r>
            <w:r w:rsidR="00AB119E">
              <w:rPr>
                <w:rFonts w:ascii="Calibri" w:eastAsia="Calibri" w:hAnsi="Calibri" w:cs="Calibri"/>
                <w:lang w:val="it-IT"/>
              </w:rPr>
              <w:t> </w:t>
            </w:r>
            <w:r w:rsidRPr="00931C08">
              <w:rPr>
                <w:rFonts w:ascii="Calibri" w:eastAsia="Calibri" w:hAnsi="Calibri" w:cs="Calibri"/>
                <w:lang w:val="it-IT"/>
              </w:rPr>
              <w:t>rapporti con terze parti per garantire la conformità ed</w:t>
            </w:r>
            <w:r w:rsidR="00AB119E">
              <w:rPr>
                <w:rFonts w:ascii="Calibri" w:eastAsia="Calibri" w:hAnsi="Calibri" w:cs="Calibri"/>
                <w:lang w:val="it-IT"/>
              </w:rPr>
              <w:t> </w:t>
            </w:r>
            <w:r w:rsidRPr="00931C08">
              <w:rPr>
                <w:rFonts w:ascii="Calibri" w:eastAsia="Calibri" w:hAnsi="Calibri" w:cs="Calibri"/>
                <w:lang w:val="it-IT"/>
              </w:rPr>
              <w:t>evitare persino l’apparenza di comportamenti anti-competitivi.</w:t>
            </w:r>
          </w:p>
        </w:tc>
      </w:tr>
      <w:tr w:rsidR="00025912" w:rsidRPr="00931C08" w14:paraId="0AE4321F" w14:textId="77777777" w:rsidTr="00F25748">
        <w:tc>
          <w:tcPr>
            <w:tcW w:w="1353" w:type="dxa"/>
            <w:shd w:val="clear" w:color="auto" w:fill="C1E4F5"/>
            <w:tcMar>
              <w:top w:w="120" w:type="dxa"/>
              <w:left w:w="180" w:type="dxa"/>
              <w:bottom w:w="120" w:type="dxa"/>
              <w:right w:w="180" w:type="dxa"/>
            </w:tcMar>
            <w:hideMark/>
          </w:tcPr>
          <w:p w14:paraId="3C5B4A2D" w14:textId="77777777" w:rsidR="000B1959" w:rsidRPr="00931C08" w:rsidRDefault="00764180" w:rsidP="000B1959">
            <w:pPr>
              <w:spacing w:before="30" w:after="30"/>
              <w:ind w:left="30" w:right="30"/>
              <w:rPr>
                <w:rFonts w:ascii="Calibri" w:eastAsia="Times New Roman" w:hAnsi="Calibri" w:cs="Calibri"/>
                <w:sz w:val="16"/>
              </w:rPr>
            </w:pPr>
            <w:hyperlink r:id="rId91" w:tgtFrame="_blank" w:history="1">
              <w:r w:rsidRPr="00931C08">
                <w:rPr>
                  <w:rFonts w:ascii="Calibri" w:eastAsia="Times New Roman" w:hAnsi="Calibri" w:cs="Calibri"/>
                  <w:color w:val="0000FF"/>
                  <w:sz w:val="16"/>
                  <w:u w:val="single"/>
                </w:rPr>
                <w:t>Screen 13</w:t>
              </w:r>
            </w:hyperlink>
            <w:r w:rsidRPr="00931C08">
              <w:rPr>
                <w:rFonts w:ascii="Calibri" w:eastAsia="Times New Roman" w:hAnsi="Calibri" w:cs="Calibri"/>
                <w:sz w:val="16"/>
              </w:rPr>
              <w:t xml:space="preserve"> </w:t>
            </w:r>
          </w:p>
          <w:p w14:paraId="15398714" w14:textId="77777777" w:rsidR="000B1959" w:rsidRPr="00931C08" w:rsidRDefault="00764180" w:rsidP="000B1959">
            <w:pPr>
              <w:ind w:left="30" w:right="30"/>
              <w:rPr>
                <w:rFonts w:ascii="Calibri" w:eastAsia="Times New Roman" w:hAnsi="Calibri" w:cs="Calibri"/>
                <w:sz w:val="16"/>
              </w:rPr>
            </w:pPr>
            <w:hyperlink r:id="rId92" w:tgtFrame="_blank" w:history="1">
              <w:r w:rsidRPr="00931C08">
                <w:rPr>
                  <w:rFonts w:ascii="Calibri" w:eastAsia="Times New Roman" w:hAnsi="Calibri" w:cs="Calibri"/>
                  <w:color w:val="0000FF"/>
                  <w:sz w:val="16"/>
                  <w:u w:val="single"/>
                </w:rPr>
                <w:t>41_C_14</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FFBEDD" w14:textId="77777777" w:rsidR="000B1959"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Before you leave this course, take a moment to confirm that you understand your responsibilities related to Abbott’s Code of Business Conduct.</w:t>
            </w:r>
          </w:p>
          <w:p w14:paraId="204A11C2" w14:textId="77777777" w:rsidR="000B1959"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lastRenderedPageBreak/>
              <w:t>I confirm that I understand my responsibilities regarding Abbott’s Code of Business Conduct and know where to locate and review applicable Policies and Procedures.</w:t>
            </w:r>
          </w:p>
          <w:p w14:paraId="5498016A" w14:textId="77777777" w:rsidR="000B1959"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Confirm</w:t>
            </w:r>
          </w:p>
        </w:tc>
        <w:tc>
          <w:tcPr>
            <w:tcW w:w="6000" w:type="dxa"/>
          </w:tcPr>
          <w:p w14:paraId="667B135A" w14:textId="2897139A" w:rsidR="000B1959" w:rsidRPr="00CB5A5B" w:rsidRDefault="00764180" w:rsidP="00F25748">
            <w:pPr>
              <w:spacing w:before="100" w:beforeAutospacing="1" w:after="100" w:afterAutospacing="1"/>
              <w:ind w:left="30" w:right="30"/>
              <w:rPr>
                <w:rFonts w:ascii="Calibri" w:eastAsia="Times New Roman" w:hAnsi="Calibri" w:cs="Calibri"/>
                <w:lang w:val="it-IT"/>
                <w:rPrChange w:id="112"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Prima di lasciare questo corso, prenditi un momento per</w:t>
            </w:r>
            <w:r w:rsidR="00AB119E">
              <w:rPr>
                <w:rFonts w:ascii="Calibri" w:eastAsia="Calibri" w:hAnsi="Calibri" w:cs="Calibri"/>
                <w:lang w:val="it-IT"/>
              </w:rPr>
              <w:t> </w:t>
            </w:r>
            <w:r w:rsidRPr="00931C08">
              <w:rPr>
                <w:rFonts w:ascii="Calibri" w:eastAsia="Calibri" w:hAnsi="Calibri" w:cs="Calibri"/>
                <w:lang w:val="it-IT"/>
              </w:rPr>
              <w:t>confermare di comprendere le tue responsabilità in</w:t>
            </w:r>
            <w:r w:rsidR="00AB119E">
              <w:rPr>
                <w:rFonts w:ascii="Calibri" w:eastAsia="Calibri" w:hAnsi="Calibri" w:cs="Calibri"/>
                <w:lang w:val="it-IT"/>
              </w:rPr>
              <w:t> </w:t>
            </w:r>
            <w:r w:rsidRPr="00931C08">
              <w:rPr>
                <w:rFonts w:ascii="Calibri" w:eastAsia="Calibri" w:hAnsi="Calibri" w:cs="Calibri"/>
                <w:lang w:val="it-IT"/>
              </w:rPr>
              <w:t xml:space="preserve">relazione al Codice di </w:t>
            </w:r>
            <w:ins w:id="113" w:author="Borrello, Barbara" w:date="2025-12-22T17:15:00Z" w16du:dateUtc="2025-12-22T16:15:00Z">
              <w:r w:rsidR="00E7733C">
                <w:rPr>
                  <w:rFonts w:ascii="Calibri" w:eastAsia="Calibri" w:hAnsi="Calibri" w:cs="Calibri"/>
                  <w:lang w:val="it-IT"/>
                </w:rPr>
                <w:t>C</w:t>
              </w:r>
            </w:ins>
            <w:del w:id="114" w:author="Borrello, Barbara" w:date="2025-12-22T17:15:00Z" w16du:dateUtc="2025-12-22T16:15:00Z">
              <w:r w:rsidRPr="00931C08" w:rsidDel="00E7733C">
                <w:rPr>
                  <w:rFonts w:ascii="Calibri" w:eastAsia="Calibri" w:hAnsi="Calibri" w:cs="Calibri"/>
                  <w:lang w:val="it-IT"/>
                </w:rPr>
                <w:delText>c</w:delText>
              </w:r>
            </w:del>
            <w:r w:rsidRPr="00931C08">
              <w:rPr>
                <w:rFonts w:ascii="Calibri" w:eastAsia="Calibri" w:hAnsi="Calibri" w:cs="Calibri"/>
                <w:lang w:val="it-IT"/>
              </w:rPr>
              <w:t xml:space="preserve">ondotta </w:t>
            </w:r>
            <w:del w:id="115" w:author="Borrello, Barbara" w:date="2025-12-22T17:15:00Z" w16du:dateUtc="2025-12-22T16:15:00Z">
              <w:r w:rsidRPr="00931C08" w:rsidDel="00E7733C">
                <w:rPr>
                  <w:rFonts w:ascii="Calibri" w:eastAsia="Calibri" w:hAnsi="Calibri" w:cs="Calibri"/>
                  <w:lang w:val="it-IT"/>
                </w:rPr>
                <w:delText>a</w:delText>
              </w:r>
            </w:del>
            <w:ins w:id="116" w:author="Borrello, Barbara" w:date="2025-12-22T17:15:00Z" w16du:dateUtc="2025-12-22T16:15:00Z">
              <w:r w:rsidR="00E7733C">
                <w:rPr>
                  <w:rFonts w:ascii="Calibri" w:eastAsia="Calibri" w:hAnsi="Calibri" w:cs="Calibri"/>
                  <w:lang w:val="it-IT"/>
                </w:rPr>
                <w:t>A</w:t>
              </w:r>
            </w:ins>
            <w:r w:rsidRPr="00931C08">
              <w:rPr>
                <w:rFonts w:ascii="Calibri" w:eastAsia="Calibri" w:hAnsi="Calibri" w:cs="Calibri"/>
                <w:lang w:val="it-IT"/>
              </w:rPr>
              <w:t>ziendale di Abbott.</w:t>
            </w:r>
          </w:p>
          <w:p w14:paraId="1AA2475A" w14:textId="177A9153" w:rsidR="000B1959" w:rsidRPr="00CB5A5B" w:rsidRDefault="00764180" w:rsidP="00F25748">
            <w:pPr>
              <w:spacing w:before="100" w:beforeAutospacing="1" w:after="100" w:afterAutospacing="1"/>
              <w:ind w:left="30" w:right="30"/>
              <w:rPr>
                <w:rFonts w:ascii="Calibri" w:eastAsia="Times New Roman" w:hAnsi="Calibri" w:cs="Calibri"/>
                <w:lang w:val="it-IT"/>
                <w:rPrChange w:id="117"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lastRenderedPageBreak/>
              <w:t>Confermo di comprendere le mie responsabilità relative al</w:t>
            </w:r>
            <w:r w:rsidR="00AB119E">
              <w:rPr>
                <w:rFonts w:ascii="Calibri" w:eastAsia="Calibri" w:hAnsi="Calibri" w:cs="Calibri"/>
                <w:lang w:val="it-IT"/>
              </w:rPr>
              <w:t> </w:t>
            </w:r>
            <w:r w:rsidRPr="00931C08">
              <w:rPr>
                <w:rFonts w:ascii="Calibri" w:eastAsia="Calibri" w:hAnsi="Calibri" w:cs="Calibri"/>
                <w:lang w:val="it-IT"/>
              </w:rPr>
              <w:t xml:space="preserve">Codice di </w:t>
            </w:r>
            <w:del w:id="118" w:author="Borrello, Barbara" w:date="2025-12-22T17:15:00Z" w16du:dateUtc="2025-12-22T16:15:00Z">
              <w:r w:rsidRPr="00931C08" w:rsidDel="00E7733C">
                <w:rPr>
                  <w:rFonts w:ascii="Calibri" w:eastAsia="Calibri" w:hAnsi="Calibri" w:cs="Calibri"/>
                  <w:lang w:val="it-IT"/>
                </w:rPr>
                <w:delText>c</w:delText>
              </w:r>
            </w:del>
            <w:ins w:id="119" w:author="Borrello, Barbara" w:date="2025-12-22T17:15:00Z" w16du:dateUtc="2025-12-22T16:15:00Z">
              <w:r w:rsidR="00E7733C">
                <w:rPr>
                  <w:rFonts w:ascii="Calibri" w:eastAsia="Calibri" w:hAnsi="Calibri" w:cs="Calibri"/>
                  <w:lang w:val="it-IT"/>
                </w:rPr>
                <w:t>C</w:t>
              </w:r>
            </w:ins>
            <w:r w:rsidRPr="00931C08">
              <w:rPr>
                <w:rFonts w:ascii="Calibri" w:eastAsia="Calibri" w:hAnsi="Calibri" w:cs="Calibri"/>
                <w:lang w:val="it-IT"/>
              </w:rPr>
              <w:t xml:space="preserve">ondotta </w:t>
            </w:r>
            <w:del w:id="120" w:author="Borrello, Barbara" w:date="2025-12-22T17:15:00Z" w16du:dateUtc="2025-12-22T16:15:00Z">
              <w:r w:rsidRPr="00931C08" w:rsidDel="00E7733C">
                <w:rPr>
                  <w:rFonts w:ascii="Calibri" w:eastAsia="Calibri" w:hAnsi="Calibri" w:cs="Calibri"/>
                  <w:lang w:val="it-IT"/>
                </w:rPr>
                <w:delText>a</w:delText>
              </w:r>
            </w:del>
            <w:ins w:id="121" w:author="Borrello, Barbara" w:date="2025-12-22T17:15:00Z" w16du:dateUtc="2025-12-22T16:15:00Z">
              <w:r w:rsidR="00E7733C">
                <w:rPr>
                  <w:rFonts w:ascii="Calibri" w:eastAsia="Calibri" w:hAnsi="Calibri" w:cs="Calibri"/>
                  <w:lang w:val="it-IT"/>
                </w:rPr>
                <w:t>A</w:t>
              </w:r>
            </w:ins>
            <w:r w:rsidRPr="00931C08">
              <w:rPr>
                <w:rFonts w:ascii="Calibri" w:eastAsia="Calibri" w:hAnsi="Calibri" w:cs="Calibri"/>
                <w:lang w:val="it-IT"/>
              </w:rPr>
              <w:t>ziendale di Abbott e di sapere dove localizzare e rivedere le politiche e procedure applicabili.</w:t>
            </w:r>
          </w:p>
          <w:p w14:paraId="5E981180" w14:textId="77777777" w:rsidR="000B1959"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Conferma</w:t>
            </w:r>
          </w:p>
        </w:tc>
      </w:tr>
      <w:tr w:rsidR="00025912" w:rsidRPr="00CB5A5B" w14:paraId="373E0997" w14:textId="77777777" w:rsidTr="00F25748">
        <w:tc>
          <w:tcPr>
            <w:tcW w:w="1353" w:type="dxa"/>
            <w:shd w:val="clear" w:color="auto" w:fill="C1E4F5"/>
            <w:tcMar>
              <w:top w:w="120" w:type="dxa"/>
              <w:left w:w="180" w:type="dxa"/>
              <w:bottom w:w="120" w:type="dxa"/>
              <w:right w:w="180" w:type="dxa"/>
            </w:tcMar>
            <w:hideMark/>
          </w:tcPr>
          <w:p w14:paraId="6F6381D6" w14:textId="77777777" w:rsidR="000B1959" w:rsidRPr="00931C08" w:rsidRDefault="00764180" w:rsidP="000B1959">
            <w:pPr>
              <w:spacing w:before="30" w:after="30"/>
              <w:ind w:left="30" w:right="30"/>
              <w:rPr>
                <w:rFonts w:ascii="Calibri" w:eastAsia="Times New Roman" w:hAnsi="Calibri" w:cs="Calibri"/>
                <w:sz w:val="16"/>
              </w:rPr>
            </w:pPr>
            <w:hyperlink r:id="rId93" w:tgtFrame="_blank" w:history="1">
              <w:r w:rsidRPr="00931C08">
                <w:rPr>
                  <w:rFonts w:ascii="Calibri" w:eastAsia="Times New Roman" w:hAnsi="Calibri" w:cs="Calibri"/>
                  <w:color w:val="0000FF"/>
                  <w:sz w:val="16"/>
                  <w:u w:val="single"/>
                </w:rPr>
                <w:t>Screen 14</w:t>
              </w:r>
            </w:hyperlink>
            <w:r w:rsidRPr="00931C08">
              <w:rPr>
                <w:rFonts w:ascii="Calibri" w:eastAsia="Times New Roman" w:hAnsi="Calibri" w:cs="Calibri"/>
                <w:sz w:val="16"/>
              </w:rPr>
              <w:t xml:space="preserve"> </w:t>
            </w:r>
          </w:p>
          <w:p w14:paraId="5778DFE2" w14:textId="77777777" w:rsidR="000B1959" w:rsidRPr="00931C08" w:rsidRDefault="00764180" w:rsidP="000B1959">
            <w:pPr>
              <w:ind w:left="30" w:right="30"/>
              <w:rPr>
                <w:rFonts w:ascii="Calibri" w:eastAsia="Times New Roman" w:hAnsi="Calibri" w:cs="Calibri"/>
                <w:sz w:val="16"/>
              </w:rPr>
            </w:pPr>
            <w:hyperlink r:id="rId94" w:tgtFrame="_blank" w:history="1">
              <w:r w:rsidRPr="00931C08">
                <w:rPr>
                  <w:rFonts w:ascii="Calibri" w:eastAsia="Times New Roman" w:hAnsi="Calibri" w:cs="Calibri"/>
                  <w:color w:val="0000FF"/>
                  <w:sz w:val="16"/>
                  <w:u w:val="single"/>
                </w:rPr>
                <w:t>42_C_15</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331C5BB" w14:textId="77777777" w:rsidR="000B1959"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The Knowledge Check that follows consists of 10 questions. You must score 80% or higher to successfully complete this course.</w:t>
            </w:r>
          </w:p>
          <w:p w14:paraId="377B6E9A" w14:textId="77777777" w:rsidR="00022AA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WHEN YOU ARE READY, CLICK THE KNOWLEDGE CHECK BUTTON.</w:t>
            </w:r>
          </w:p>
        </w:tc>
        <w:tc>
          <w:tcPr>
            <w:tcW w:w="6000" w:type="dxa"/>
          </w:tcPr>
          <w:p w14:paraId="154ED15B" w14:textId="77777777" w:rsidR="009E2420" w:rsidRPr="00CB5A5B" w:rsidRDefault="00764180" w:rsidP="00F25748">
            <w:pPr>
              <w:spacing w:before="100" w:beforeAutospacing="1" w:after="100" w:afterAutospacing="1"/>
              <w:ind w:left="30" w:right="30"/>
              <w:rPr>
                <w:rFonts w:ascii="Calibri" w:eastAsia="Times New Roman" w:hAnsi="Calibri" w:cs="Calibri"/>
                <w:lang w:val="it-IT"/>
                <w:rPrChange w:id="122"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La seguente Verifica delle conoscenze consiste in 10 domande. Per completare il corso devi totalizzare una percentuale pari o superiore all’80% di risposte corrette.</w:t>
            </w:r>
          </w:p>
          <w:p w14:paraId="0BC24782" w14:textId="77777777" w:rsidR="000B1959"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QUANDO SEI PRONTO/A, FAI CLIC SUL PULSANTE VERIFICA DELLE CONOSCENZE.</w:t>
            </w:r>
          </w:p>
        </w:tc>
      </w:tr>
      <w:tr w:rsidR="00025912" w:rsidRPr="00E7733C" w14:paraId="6623B8CF" w14:textId="77777777" w:rsidTr="00F25748">
        <w:tc>
          <w:tcPr>
            <w:tcW w:w="1353" w:type="dxa"/>
            <w:shd w:val="clear" w:color="auto" w:fill="C1E4F5"/>
            <w:tcMar>
              <w:top w:w="120" w:type="dxa"/>
              <w:left w:w="180" w:type="dxa"/>
              <w:bottom w:w="120" w:type="dxa"/>
              <w:right w:w="180" w:type="dxa"/>
            </w:tcMar>
            <w:hideMark/>
          </w:tcPr>
          <w:p w14:paraId="6202A4A5" w14:textId="77777777" w:rsidR="00FD6DAC" w:rsidRPr="00931C08" w:rsidRDefault="00764180" w:rsidP="00FD6DAC">
            <w:pPr>
              <w:spacing w:before="30" w:after="30"/>
              <w:ind w:left="30" w:right="30"/>
              <w:rPr>
                <w:rFonts w:ascii="Calibri" w:eastAsia="Times New Roman" w:hAnsi="Calibri" w:cs="Calibri"/>
                <w:sz w:val="16"/>
              </w:rPr>
            </w:pPr>
            <w:hyperlink r:id="rId95"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1A733006" w14:textId="77777777" w:rsidR="00FD6DAC" w:rsidRPr="00931C08" w:rsidRDefault="00764180" w:rsidP="00FD6DAC">
            <w:pPr>
              <w:ind w:left="30" w:right="30"/>
              <w:rPr>
                <w:rFonts w:ascii="Calibri" w:eastAsia="Times New Roman" w:hAnsi="Calibri" w:cs="Calibri"/>
                <w:sz w:val="16"/>
              </w:rPr>
            </w:pPr>
            <w:hyperlink r:id="rId96" w:tgtFrame="_blank" w:history="1">
              <w:r w:rsidRPr="00931C08">
                <w:rPr>
                  <w:rFonts w:ascii="Calibri" w:eastAsia="Times New Roman" w:hAnsi="Calibri" w:cs="Calibri"/>
                  <w:color w:val="0000FF"/>
                  <w:sz w:val="16"/>
                  <w:u w:val="single"/>
                </w:rPr>
                <w:t>43_C_16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06271A" w14:textId="77777777" w:rsidR="00FD6DAC"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[1] Why is the Code of Business Conduct important?</w:t>
            </w:r>
          </w:p>
        </w:tc>
        <w:tc>
          <w:tcPr>
            <w:tcW w:w="6000" w:type="dxa"/>
          </w:tcPr>
          <w:p w14:paraId="1716F0E1" w14:textId="50B1CE74" w:rsidR="00FD6DAC"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t xml:space="preserve">[1] Perché il Codice di </w:t>
            </w:r>
            <w:del w:id="123" w:author="Borrello, Barbara" w:date="2025-12-22T17:15:00Z" w16du:dateUtc="2025-12-22T16:15:00Z">
              <w:r w:rsidRPr="00931C08" w:rsidDel="00E7733C">
                <w:rPr>
                  <w:rFonts w:ascii="Calibri" w:eastAsia="Calibri" w:hAnsi="Calibri" w:cs="Calibri"/>
                  <w:lang w:val="it-IT"/>
                </w:rPr>
                <w:delText>c</w:delText>
              </w:r>
            </w:del>
            <w:ins w:id="124" w:author="Borrello, Barbara" w:date="2025-12-22T17:15:00Z" w16du:dateUtc="2025-12-22T16:15:00Z">
              <w:r w:rsidR="00E7733C">
                <w:rPr>
                  <w:rFonts w:ascii="Calibri" w:eastAsia="Calibri" w:hAnsi="Calibri" w:cs="Calibri"/>
                  <w:lang w:val="it-IT"/>
                </w:rPr>
                <w:t>C</w:t>
              </w:r>
            </w:ins>
            <w:r w:rsidRPr="00931C08">
              <w:rPr>
                <w:rFonts w:ascii="Calibri" w:eastAsia="Calibri" w:hAnsi="Calibri" w:cs="Calibri"/>
                <w:lang w:val="it-IT"/>
              </w:rPr>
              <w:t xml:space="preserve">ondotta </w:t>
            </w:r>
            <w:del w:id="125" w:author="Borrello, Barbara" w:date="2025-12-22T17:15:00Z" w16du:dateUtc="2025-12-22T16:15:00Z">
              <w:r w:rsidRPr="00931C08" w:rsidDel="00E7733C">
                <w:rPr>
                  <w:rFonts w:ascii="Calibri" w:eastAsia="Calibri" w:hAnsi="Calibri" w:cs="Calibri"/>
                  <w:lang w:val="it-IT"/>
                </w:rPr>
                <w:delText>a</w:delText>
              </w:r>
            </w:del>
            <w:ins w:id="126" w:author="Borrello, Barbara" w:date="2025-12-22T17:15:00Z" w16du:dateUtc="2025-12-22T16:15:00Z">
              <w:r w:rsidR="00E7733C">
                <w:rPr>
                  <w:rFonts w:ascii="Calibri" w:eastAsia="Calibri" w:hAnsi="Calibri" w:cs="Calibri"/>
                  <w:lang w:val="it-IT"/>
                </w:rPr>
                <w:t>A</w:t>
              </w:r>
            </w:ins>
            <w:r w:rsidRPr="00931C08">
              <w:rPr>
                <w:rFonts w:ascii="Calibri" w:eastAsia="Calibri" w:hAnsi="Calibri" w:cs="Calibri"/>
                <w:lang w:val="it-IT"/>
              </w:rPr>
              <w:t>ziendale è importante?</w:t>
            </w:r>
          </w:p>
        </w:tc>
      </w:tr>
      <w:tr w:rsidR="00025912" w:rsidRPr="00CB5A5B" w14:paraId="3E7A46F8" w14:textId="77777777" w:rsidTr="00F25748">
        <w:tc>
          <w:tcPr>
            <w:tcW w:w="1353" w:type="dxa"/>
            <w:shd w:val="clear" w:color="auto" w:fill="C1E4F5"/>
            <w:tcMar>
              <w:top w:w="120" w:type="dxa"/>
              <w:left w:w="180" w:type="dxa"/>
              <w:bottom w:w="120" w:type="dxa"/>
              <w:right w:w="180" w:type="dxa"/>
            </w:tcMar>
            <w:hideMark/>
          </w:tcPr>
          <w:p w14:paraId="0375CB93" w14:textId="77777777" w:rsidR="00FD6DAC" w:rsidRPr="00931C08" w:rsidRDefault="00764180" w:rsidP="00FD6DAC">
            <w:pPr>
              <w:spacing w:before="30" w:after="30"/>
              <w:ind w:left="30" w:right="30"/>
              <w:rPr>
                <w:rFonts w:ascii="Calibri" w:eastAsia="Times New Roman" w:hAnsi="Calibri" w:cs="Calibri"/>
                <w:sz w:val="16"/>
              </w:rPr>
            </w:pPr>
            <w:hyperlink r:id="rId97"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590F68DE" w14:textId="77777777" w:rsidR="00FD6DAC" w:rsidRPr="00931C08" w:rsidRDefault="00764180" w:rsidP="00FD6DAC">
            <w:pPr>
              <w:ind w:left="30" w:right="30"/>
              <w:rPr>
                <w:rFonts w:ascii="Calibri" w:eastAsia="Times New Roman" w:hAnsi="Calibri" w:cs="Calibri"/>
                <w:sz w:val="16"/>
              </w:rPr>
            </w:pPr>
            <w:hyperlink r:id="rId98" w:tgtFrame="_blank" w:history="1">
              <w:r w:rsidRPr="00931C08">
                <w:rPr>
                  <w:rFonts w:ascii="Calibri" w:eastAsia="Times New Roman" w:hAnsi="Calibri" w:cs="Calibri"/>
                  <w:color w:val="0000FF"/>
                  <w:sz w:val="16"/>
                  <w:u w:val="single"/>
                </w:rPr>
                <w:t>44_C_16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36FBC4" w14:textId="77777777" w:rsidR="00FD6DAC"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[1] It provides specific advice for every situation we may face in our work.</w:t>
            </w:r>
          </w:p>
        </w:tc>
        <w:tc>
          <w:tcPr>
            <w:tcW w:w="6000" w:type="dxa"/>
          </w:tcPr>
          <w:p w14:paraId="3B65765B" w14:textId="77777777" w:rsidR="00FD6DAC" w:rsidRPr="00CB5A5B" w:rsidRDefault="00764180" w:rsidP="00F25748">
            <w:pPr>
              <w:spacing w:before="100" w:beforeAutospacing="1" w:after="100" w:afterAutospacing="1"/>
              <w:ind w:left="30" w:right="30"/>
              <w:rPr>
                <w:rFonts w:ascii="Calibri" w:eastAsia="Times New Roman" w:hAnsi="Calibri" w:cs="Calibri"/>
                <w:lang w:val="it-IT"/>
                <w:rPrChange w:id="127"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[1] Fornisce indicazioni specifiche per ogni situazione che possiamo incontrare nel nostro lavoro.</w:t>
            </w:r>
          </w:p>
        </w:tc>
      </w:tr>
      <w:tr w:rsidR="00025912" w:rsidRPr="00931C08" w14:paraId="7EF08056" w14:textId="77777777" w:rsidTr="00F25748">
        <w:tc>
          <w:tcPr>
            <w:tcW w:w="1353" w:type="dxa"/>
            <w:shd w:val="clear" w:color="auto" w:fill="C1E4F5"/>
            <w:tcMar>
              <w:top w:w="120" w:type="dxa"/>
              <w:left w:w="180" w:type="dxa"/>
              <w:bottom w:w="120" w:type="dxa"/>
              <w:right w:w="180" w:type="dxa"/>
            </w:tcMar>
            <w:hideMark/>
          </w:tcPr>
          <w:p w14:paraId="74015DA0" w14:textId="77777777" w:rsidR="00FD6DAC" w:rsidRPr="00931C08" w:rsidRDefault="00764180" w:rsidP="00FD6DAC">
            <w:pPr>
              <w:spacing w:before="30" w:after="30"/>
              <w:ind w:left="30" w:right="30"/>
              <w:rPr>
                <w:rFonts w:ascii="Calibri" w:eastAsia="Times New Roman" w:hAnsi="Calibri" w:cs="Calibri"/>
                <w:sz w:val="16"/>
              </w:rPr>
            </w:pPr>
            <w:hyperlink r:id="rId99"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7371B28A" w14:textId="77777777" w:rsidR="00FD6DAC" w:rsidRPr="00931C08" w:rsidRDefault="00764180" w:rsidP="00FD6DAC">
            <w:pPr>
              <w:ind w:left="30" w:right="30"/>
              <w:rPr>
                <w:rFonts w:ascii="Calibri" w:eastAsia="Times New Roman" w:hAnsi="Calibri" w:cs="Calibri"/>
                <w:sz w:val="16"/>
              </w:rPr>
            </w:pPr>
            <w:hyperlink r:id="rId100" w:tgtFrame="_blank" w:history="1">
              <w:r w:rsidRPr="00931C08">
                <w:rPr>
                  <w:rFonts w:ascii="Calibri" w:eastAsia="Times New Roman" w:hAnsi="Calibri" w:cs="Calibri"/>
                  <w:color w:val="0000FF"/>
                  <w:sz w:val="16"/>
                  <w:u w:val="single"/>
                </w:rPr>
                <w:t>45_C_16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DB5C3B" w14:textId="77777777" w:rsidR="00FD6DAC"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[2] It provides a clear set of principles and values on which to base decisions when the best course of action is not immediately clear.</w:t>
            </w:r>
          </w:p>
          <w:p w14:paraId="596E2643" w14:textId="77777777" w:rsidR="00FD6DAC"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Next</w:t>
            </w:r>
          </w:p>
        </w:tc>
        <w:tc>
          <w:tcPr>
            <w:tcW w:w="6000" w:type="dxa"/>
          </w:tcPr>
          <w:p w14:paraId="71BEC8A8" w14:textId="1955EFBE" w:rsidR="00FD6DAC" w:rsidRPr="00931C08" w:rsidRDefault="00764180" w:rsidP="00F25748">
            <w:pPr>
              <w:spacing w:before="100" w:beforeAutospacing="1" w:after="100" w:afterAutospacing="1"/>
              <w:ind w:left="30" w:right="30"/>
              <w:rPr>
                <w:rFonts w:ascii="Calibri" w:eastAsia="Times New Roman" w:hAnsi="Calibri" w:cs="Calibri"/>
                <w:lang w:val="es-ES"/>
              </w:rPr>
            </w:pPr>
            <w:r w:rsidRPr="00931C08">
              <w:rPr>
                <w:rFonts w:ascii="Calibri" w:eastAsia="Calibri" w:hAnsi="Calibri" w:cs="Calibri"/>
                <w:lang w:val="it-IT"/>
              </w:rPr>
              <w:t>[2] Fornisce una chiara serie di principi e valori su cui basare decisioni quando la migliore linea di condotta non</w:t>
            </w:r>
            <w:r w:rsidR="00AB119E">
              <w:rPr>
                <w:rFonts w:ascii="Calibri" w:eastAsia="Calibri" w:hAnsi="Calibri" w:cs="Calibri"/>
                <w:lang w:val="it-IT"/>
              </w:rPr>
              <w:t> </w:t>
            </w:r>
            <w:r w:rsidRPr="00931C08">
              <w:rPr>
                <w:rFonts w:ascii="Calibri" w:eastAsia="Calibri" w:hAnsi="Calibri" w:cs="Calibri"/>
                <w:lang w:val="it-IT"/>
              </w:rPr>
              <w:t>è</w:t>
            </w:r>
            <w:r w:rsidR="00AB119E">
              <w:rPr>
                <w:rFonts w:ascii="Calibri" w:eastAsia="Calibri" w:hAnsi="Calibri" w:cs="Calibri"/>
                <w:lang w:val="it-IT"/>
              </w:rPr>
              <w:t> </w:t>
            </w:r>
            <w:r w:rsidRPr="00931C08">
              <w:rPr>
                <w:rFonts w:ascii="Calibri" w:eastAsia="Calibri" w:hAnsi="Calibri" w:cs="Calibri"/>
                <w:lang w:val="it-IT"/>
              </w:rPr>
              <w:t>immediatamente evidente.</w:t>
            </w:r>
          </w:p>
          <w:p w14:paraId="3F24B996" w14:textId="77777777" w:rsidR="00FD6DAC"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Avanti</w:t>
            </w:r>
          </w:p>
        </w:tc>
      </w:tr>
      <w:tr w:rsidR="00025912" w:rsidRPr="00E7733C" w14:paraId="74E26DF3" w14:textId="77777777" w:rsidTr="00F25748">
        <w:tc>
          <w:tcPr>
            <w:tcW w:w="1353" w:type="dxa"/>
            <w:shd w:val="clear" w:color="auto" w:fill="C1E4F5"/>
            <w:tcMar>
              <w:top w:w="120" w:type="dxa"/>
              <w:left w:w="180" w:type="dxa"/>
              <w:bottom w:w="120" w:type="dxa"/>
              <w:right w:w="180" w:type="dxa"/>
            </w:tcMar>
            <w:hideMark/>
          </w:tcPr>
          <w:p w14:paraId="6B786311" w14:textId="77777777" w:rsidR="002117DA" w:rsidRPr="00931C08" w:rsidRDefault="00764180" w:rsidP="002117DA">
            <w:pPr>
              <w:spacing w:before="30" w:after="30"/>
              <w:ind w:left="30" w:right="30"/>
              <w:rPr>
                <w:rFonts w:ascii="Calibri" w:eastAsia="Times New Roman" w:hAnsi="Calibri" w:cs="Calibri"/>
                <w:sz w:val="16"/>
              </w:rPr>
            </w:pPr>
            <w:r w:rsidRPr="00931C08">
              <w:rPr>
                <w:rFonts w:ascii="Calibri" w:eastAsia="Times New Roman" w:hAnsi="Calibri" w:cs="Calibri"/>
                <w:sz w:val="16"/>
              </w:rPr>
              <w:t>Screen 15</w:t>
            </w:r>
          </w:p>
          <w:p w14:paraId="047D7EE3" w14:textId="77777777" w:rsidR="002117DA" w:rsidRPr="00931C08" w:rsidRDefault="00764180" w:rsidP="002117DA">
            <w:pPr>
              <w:spacing w:before="100" w:beforeAutospacing="1" w:after="100" w:afterAutospacing="1"/>
              <w:ind w:left="30" w:right="30"/>
              <w:rPr>
                <w:rFonts w:ascii="Calibri" w:eastAsia="Times New Roman" w:hAnsi="Calibri" w:cs="Calibri"/>
                <w:sz w:val="16"/>
              </w:rPr>
            </w:pPr>
            <w:r w:rsidRPr="00931C08">
              <w:rPr>
                <w:rFonts w:ascii="Calibri" w:eastAsia="Times New Roman" w:hAnsi="Calibri" w:cs="Calibri"/>
                <w:sz w:val="16"/>
              </w:rPr>
              <w:t>Question 1: Feedback</w:t>
            </w:r>
          </w:p>
          <w:p w14:paraId="5D7979BE" w14:textId="77777777" w:rsidR="002117DA" w:rsidRPr="00931C08" w:rsidRDefault="00764180" w:rsidP="002117DA">
            <w:pPr>
              <w:ind w:left="30" w:right="30"/>
              <w:rPr>
                <w:rFonts w:ascii="Calibri" w:eastAsia="Times New Roman" w:hAnsi="Calibri" w:cs="Calibri"/>
                <w:sz w:val="16"/>
              </w:rPr>
            </w:pPr>
            <w:r w:rsidRPr="00931C08">
              <w:rPr>
                <w:rFonts w:ascii="Calibri" w:eastAsia="Times New Roman" w:hAnsi="Calibri" w:cs="Calibri"/>
                <w:sz w:val="16"/>
              </w:rPr>
              <w:t>46_C_16</w:t>
            </w:r>
          </w:p>
        </w:tc>
        <w:tc>
          <w:tcPr>
            <w:tcW w:w="6000" w:type="dxa"/>
            <w:tcMar>
              <w:top w:w="120" w:type="dxa"/>
              <w:left w:w="180" w:type="dxa"/>
              <w:bottom w:w="120" w:type="dxa"/>
              <w:right w:w="180" w:type="dxa"/>
            </w:tcMar>
            <w:hideMark/>
          </w:tcPr>
          <w:p w14:paraId="18405F78" w14:textId="77777777" w:rsidR="002117D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tcPr>
          <w:p w14:paraId="789B3237" w14:textId="50714928" w:rsidR="002117DA" w:rsidRPr="00CB5A5B" w:rsidRDefault="00764180" w:rsidP="00F25748">
            <w:pPr>
              <w:spacing w:before="100" w:beforeAutospacing="1" w:after="100" w:afterAutospacing="1"/>
              <w:ind w:left="30" w:right="30"/>
              <w:rPr>
                <w:rFonts w:ascii="Calibri" w:eastAsia="Times New Roman" w:hAnsi="Calibri" w:cs="Calibri"/>
                <w:lang w:val="it-IT"/>
                <w:rPrChange w:id="128"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 xml:space="preserve">Il Codice di </w:t>
            </w:r>
            <w:del w:id="129" w:author="Borrello, Barbara" w:date="2025-12-22T17:15:00Z" w16du:dateUtc="2025-12-22T16:15:00Z">
              <w:r w:rsidRPr="00931C08" w:rsidDel="00E7733C">
                <w:rPr>
                  <w:rFonts w:ascii="Calibri" w:eastAsia="Calibri" w:hAnsi="Calibri" w:cs="Calibri"/>
                  <w:lang w:val="it-IT"/>
                </w:rPr>
                <w:delText>c</w:delText>
              </w:r>
            </w:del>
            <w:ins w:id="130" w:author="Borrello, Barbara" w:date="2025-12-22T17:15:00Z" w16du:dateUtc="2025-12-22T16:15:00Z">
              <w:r w:rsidR="00E7733C">
                <w:rPr>
                  <w:rFonts w:ascii="Calibri" w:eastAsia="Calibri" w:hAnsi="Calibri" w:cs="Calibri"/>
                  <w:lang w:val="it-IT"/>
                </w:rPr>
                <w:t>C</w:t>
              </w:r>
            </w:ins>
            <w:r w:rsidRPr="00931C08">
              <w:rPr>
                <w:rFonts w:ascii="Calibri" w:eastAsia="Calibri" w:hAnsi="Calibri" w:cs="Calibri"/>
                <w:lang w:val="it-IT"/>
              </w:rPr>
              <w:t xml:space="preserve">ondotta </w:t>
            </w:r>
            <w:del w:id="131" w:author="Borrello, Barbara" w:date="2025-12-22T17:15:00Z" w16du:dateUtc="2025-12-22T16:15:00Z">
              <w:r w:rsidRPr="00931C08" w:rsidDel="00E7733C">
                <w:rPr>
                  <w:rFonts w:ascii="Calibri" w:eastAsia="Calibri" w:hAnsi="Calibri" w:cs="Calibri"/>
                  <w:lang w:val="it-IT"/>
                </w:rPr>
                <w:delText>a</w:delText>
              </w:r>
            </w:del>
            <w:ins w:id="132" w:author="Borrello, Barbara" w:date="2025-12-22T17:15:00Z" w16du:dateUtc="2025-12-22T16:15:00Z">
              <w:r w:rsidR="00E7733C">
                <w:rPr>
                  <w:rFonts w:ascii="Calibri" w:eastAsia="Calibri" w:hAnsi="Calibri" w:cs="Calibri"/>
                  <w:lang w:val="it-IT"/>
                </w:rPr>
                <w:t>A</w:t>
              </w:r>
            </w:ins>
            <w:r w:rsidRPr="00931C08">
              <w:rPr>
                <w:rFonts w:ascii="Calibri" w:eastAsia="Calibri" w:hAnsi="Calibri" w:cs="Calibri"/>
                <w:lang w:val="it-IT"/>
              </w:rPr>
              <w:t>ziendale ci offre un insieme chiaro di</w:t>
            </w:r>
            <w:r w:rsidR="00AB119E">
              <w:rPr>
                <w:rFonts w:ascii="Calibri" w:eastAsia="Calibri" w:hAnsi="Calibri" w:cs="Calibri"/>
                <w:lang w:val="it-IT"/>
              </w:rPr>
              <w:t> </w:t>
            </w:r>
            <w:r w:rsidRPr="00931C08">
              <w:rPr>
                <w:rFonts w:ascii="Calibri" w:eastAsia="Calibri" w:hAnsi="Calibri" w:cs="Calibri"/>
                <w:lang w:val="it-IT"/>
              </w:rPr>
              <w:t>principi e valori su cui basare le decisioni quando la scelta migliore non è immediatamente evidente.</w:t>
            </w:r>
          </w:p>
        </w:tc>
      </w:tr>
      <w:tr w:rsidR="00025912" w:rsidRPr="00CB5A5B" w14:paraId="60795C83" w14:textId="77777777" w:rsidTr="00F25748">
        <w:tc>
          <w:tcPr>
            <w:tcW w:w="1353" w:type="dxa"/>
            <w:shd w:val="clear" w:color="auto" w:fill="C1E4F5"/>
            <w:tcMar>
              <w:top w:w="120" w:type="dxa"/>
              <w:left w:w="180" w:type="dxa"/>
              <w:bottom w:w="120" w:type="dxa"/>
              <w:right w:w="180" w:type="dxa"/>
            </w:tcMar>
            <w:hideMark/>
          </w:tcPr>
          <w:p w14:paraId="2DA0FACA" w14:textId="77777777" w:rsidR="002117DA" w:rsidRPr="00931C08" w:rsidRDefault="00764180" w:rsidP="002117DA">
            <w:pPr>
              <w:spacing w:before="30" w:after="30"/>
              <w:ind w:left="30" w:right="30"/>
              <w:rPr>
                <w:rFonts w:ascii="Calibri" w:eastAsia="Times New Roman" w:hAnsi="Calibri" w:cs="Calibri"/>
                <w:sz w:val="16"/>
              </w:rPr>
            </w:pPr>
            <w:hyperlink r:id="rId101"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13C1E66F" w14:textId="77777777" w:rsidR="002117DA" w:rsidRPr="00931C08" w:rsidRDefault="00764180" w:rsidP="002117DA">
            <w:pPr>
              <w:ind w:left="30" w:right="30"/>
              <w:rPr>
                <w:rFonts w:ascii="Calibri" w:eastAsia="Times New Roman" w:hAnsi="Calibri" w:cs="Calibri"/>
                <w:sz w:val="16"/>
              </w:rPr>
            </w:pPr>
            <w:hyperlink r:id="rId102" w:tgtFrame="_blank" w:history="1">
              <w:r w:rsidRPr="00931C08">
                <w:rPr>
                  <w:rFonts w:ascii="Calibri" w:eastAsia="Times New Roman" w:hAnsi="Calibri" w:cs="Calibri"/>
                  <w:color w:val="0000FF"/>
                  <w:sz w:val="16"/>
                  <w:u w:val="single"/>
                </w:rPr>
                <w:t>47_C_16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B1FC01" w14:textId="77777777" w:rsidR="002117D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 xml:space="preserve">[2] Which of the following is </w:t>
            </w:r>
            <w:r w:rsidRPr="00931C08">
              <w:rPr>
                <w:rFonts w:ascii="Calibri" w:eastAsia="Times New Roman" w:hAnsi="Calibri" w:cs="Calibri"/>
                <w:u w:val="single"/>
              </w:rPr>
              <w:t>never</w:t>
            </w:r>
            <w:r w:rsidRPr="00931C08">
              <w:rPr>
                <w:rFonts w:ascii="Calibri" w:eastAsia="Times New Roman" w:hAnsi="Calibri" w:cs="Calibri"/>
              </w:rPr>
              <w:t xml:space="preserve"> an appropriate business transaction?</w:t>
            </w:r>
          </w:p>
        </w:tc>
        <w:tc>
          <w:tcPr>
            <w:tcW w:w="6000" w:type="dxa"/>
          </w:tcPr>
          <w:p w14:paraId="171D7760" w14:textId="77777777" w:rsidR="002117DA"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t xml:space="preserve">[2] Quale delle seguenti non è </w:t>
            </w:r>
            <w:r w:rsidRPr="00931C08">
              <w:rPr>
                <w:rFonts w:ascii="Calibri" w:eastAsia="Calibri" w:hAnsi="Calibri" w:cs="Calibri"/>
                <w:u w:val="single"/>
                <w:lang w:val="it-IT"/>
              </w:rPr>
              <w:t>mai</w:t>
            </w:r>
            <w:r w:rsidRPr="00931C08">
              <w:rPr>
                <w:rFonts w:ascii="Calibri" w:eastAsia="Calibri" w:hAnsi="Calibri" w:cs="Calibri"/>
                <w:lang w:val="it-IT"/>
              </w:rPr>
              <w:t xml:space="preserve"> una transazione commerciale appropriata?</w:t>
            </w:r>
          </w:p>
        </w:tc>
      </w:tr>
      <w:tr w:rsidR="00025912" w:rsidRPr="00CB5A5B" w14:paraId="0E1B4E63" w14:textId="77777777" w:rsidTr="00F25748">
        <w:tc>
          <w:tcPr>
            <w:tcW w:w="1353" w:type="dxa"/>
            <w:shd w:val="clear" w:color="auto" w:fill="C1E4F5"/>
            <w:tcMar>
              <w:top w:w="120" w:type="dxa"/>
              <w:left w:w="180" w:type="dxa"/>
              <w:bottom w:w="120" w:type="dxa"/>
              <w:right w:w="180" w:type="dxa"/>
            </w:tcMar>
            <w:hideMark/>
          </w:tcPr>
          <w:p w14:paraId="2ADF0819" w14:textId="77777777" w:rsidR="002117DA" w:rsidRPr="00931C08" w:rsidRDefault="00764180" w:rsidP="002117DA">
            <w:pPr>
              <w:spacing w:before="30" w:after="30"/>
              <w:ind w:left="30" w:right="30"/>
              <w:rPr>
                <w:rFonts w:ascii="Calibri" w:eastAsia="Times New Roman" w:hAnsi="Calibri" w:cs="Calibri"/>
                <w:sz w:val="16"/>
              </w:rPr>
            </w:pPr>
            <w:hyperlink r:id="rId103"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4946803F" w14:textId="77777777" w:rsidR="002117DA" w:rsidRPr="00931C08" w:rsidRDefault="00764180" w:rsidP="002117DA">
            <w:pPr>
              <w:ind w:left="30" w:right="30"/>
              <w:rPr>
                <w:rFonts w:ascii="Calibri" w:eastAsia="Times New Roman" w:hAnsi="Calibri" w:cs="Calibri"/>
                <w:sz w:val="16"/>
              </w:rPr>
            </w:pPr>
            <w:hyperlink r:id="rId104" w:tgtFrame="_blank" w:history="1">
              <w:r w:rsidRPr="00931C08">
                <w:rPr>
                  <w:rFonts w:ascii="Calibri" w:eastAsia="Times New Roman" w:hAnsi="Calibri" w:cs="Calibri"/>
                  <w:color w:val="0000FF"/>
                  <w:sz w:val="16"/>
                  <w:u w:val="single"/>
                </w:rPr>
                <w:t>48_C_16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0B2D092" w14:textId="77777777" w:rsidR="002117D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[1] Hiring an HCP to speak about a particular disease area due to their skills and expertise.</w:t>
            </w:r>
          </w:p>
        </w:tc>
        <w:tc>
          <w:tcPr>
            <w:tcW w:w="6000" w:type="dxa"/>
          </w:tcPr>
          <w:p w14:paraId="56F84927" w14:textId="1D2DD8E6" w:rsidR="002117DA" w:rsidRPr="00CB5A5B" w:rsidRDefault="00764180" w:rsidP="00F25748">
            <w:pPr>
              <w:spacing w:before="100" w:beforeAutospacing="1" w:after="100" w:afterAutospacing="1"/>
              <w:ind w:left="30" w:right="30"/>
              <w:rPr>
                <w:rFonts w:ascii="Calibri" w:eastAsia="Times New Roman" w:hAnsi="Calibri" w:cs="Calibri"/>
                <w:lang w:val="it-IT"/>
                <w:rPrChange w:id="133"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[1] Contrattare un OS perché parli di una particolare area</w:t>
            </w:r>
            <w:r w:rsidR="00AB119E">
              <w:rPr>
                <w:rFonts w:ascii="Calibri" w:eastAsia="Calibri" w:hAnsi="Calibri" w:cs="Calibri"/>
                <w:lang w:val="it-IT"/>
              </w:rPr>
              <w:t> </w:t>
            </w:r>
            <w:r w:rsidRPr="00931C08">
              <w:rPr>
                <w:rFonts w:ascii="Calibri" w:eastAsia="Calibri" w:hAnsi="Calibri" w:cs="Calibri"/>
                <w:lang w:val="it-IT"/>
              </w:rPr>
              <w:t>di patologie sulla base delle sue competenze ed</w:t>
            </w:r>
            <w:r w:rsidR="00AB119E">
              <w:rPr>
                <w:rFonts w:ascii="Calibri" w:eastAsia="Calibri" w:hAnsi="Calibri" w:cs="Calibri"/>
                <w:lang w:val="it-IT"/>
              </w:rPr>
              <w:t> </w:t>
            </w:r>
            <w:r w:rsidRPr="00931C08">
              <w:rPr>
                <w:rFonts w:ascii="Calibri" w:eastAsia="Calibri" w:hAnsi="Calibri" w:cs="Calibri"/>
                <w:lang w:val="it-IT"/>
              </w:rPr>
              <w:t>esperienze.</w:t>
            </w:r>
          </w:p>
        </w:tc>
      </w:tr>
      <w:tr w:rsidR="00025912" w:rsidRPr="00CB5A5B" w14:paraId="0AF0E4AB" w14:textId="77777777" w:rsidTr="00F25748">
        <w:tc>
          <w:tcPr>
            <w:tcW w:w="1353" w:type="dxa"/>
            <w:shd w:val="clear" w:color="auto" w:fill="C1E4F5"/>
            <w:tcMar>
              <w:top w:w="120" w:type="dxa"/>
              <w:left w:w="180" w:type="dxa"/>
              <w:bottom w:w="120" w:type="dxa"/>
              <w:right w:w="180" w:type="dxa"/>
            </w:tcMar>
            <w:hideMark/>
          </w:tcPr>
          <w:p w14:paraId="489AF10C" w14:textId="77777777" w:rsidR="002117DA" w:rsidRPr="00931C08" w:rsidRDefault="00764180" w:rsidP="002117DA">
            <w:pPr>
              <w:spacing w:before="30" w:after="30"/>
              <w:ind w:left="30" w:right="30"/>
              <w:rPr>
                <w:rFonts w:ascii="Calibri" w:eastAsia="Times New Roman" w:hAnsi="Calibri" w:cs="Calibri"/>
                <w:sz w:val="16"/>
              </w:rPr>
            </w:pPr>
            <w:hyperlink r:id="rId105"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7B1E4554" w14:textId="77777777" w:rsidR="002117DA" w:rsidRPr="00931C08" w:rsidRDefault="00764180" w:rsidP="002117DA">
            <w:pPr>
              <w:ind w:left="30" w:right="30"/>
              <w:rPr>
                <w:rFonts w:ascii="Calibri" w:eastAsia="Times New Roman" w:hAnsi="Calibri" w:cs="Calibri"/>
                <w:sz w:val="16"/>
              </w:rPr>
            </w:pPr>
            <w:hyperlink r:id="rId106" w:tgtFrame="_blank" w:history="1">
              <w:r w:rsidRPr="00931C08">
                <w:rPr>
                  <w:rFonts w:ascii="Calibri" w:eastAsia="Times New Roman" w:hAnsi="Calibri" w:cs="Calibri"/>
                  <w:color w:val="0000FF"/>
                  <w:sz w:val="16"/>
                  <w:u w:val="single"/>
                </w:rPr>
                <w:t>49_C_16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3569DE7" w14:textId="77777777" w:rsidR="002117D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[2] Providing a reasonable meal to attendees of an Abbott-sponsored educational program.</w:t>
            </w:r>
          </w:p>
        </w:tc>
        <w:tc>
          <w:tcPr>
            <w:tcW w:w="6000" w:type="dxa"/>
          </w:tcPr>
          <w:p w14:paraId="3CF48075" w14:textId="77777777" w:rsidR="002117DA" w:rsidRPr="00CB5A5B" w:rsidRDefault="00764180" w:rsidP="00F25748">
            <w:pPr>
              <w:spacing w:before="100" w:beforeAutospacing="1" w:after="100" w:afterAutospacing="1"/>
              <w:ind w:left="30" w:right="30"/>
              <w:rPr>
                <w:rFonts w:ascii="Calibri" w:eastAsia="Times New Roman" w:hAnsi="Calibri" w:cs="Calibri"/>
                <w:lang w:val="it-IT"/>
                <w:rPrChange w:id="134"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[2] Offrire un pasto ragionevole ai partecipanti a un programma educativo sponsorizzato da Abbott.</w:t>
            </w:r>
          </w:p>
        </w:tc>
      </w:tr>
      <w:tr w:rsidR="00025912" w:rsidRPr="00CB5A5B" w14:paraId="58C83A92" w14:textId="77777777" w:rsidTr="00F25748">
        <w:tc>
          <w:tcPr>
            <w:tcW w:w="1353" w:type="dxa"/>
            <w:shd w:val="clear" w:color="auto" w:fill="C1E4F5"/>
            <w:tcMar>
              <w:top w:w="120" w:type="dxa"/>
              <w:left w:w="180" w:type="dxa"/>
              <w:bottom w:w="120" w:type="dxa"/>
              <w:right w:w="180" w:type="dxa"/>
            </w:tcMar>
            <w:hideMark/>
          </w:tcPr>
          <w:p w14:paraId="568137A1" w14:textId="77777777" w:rsidR="002117DA" w:rsidRPr="00931C08" w:rsidRDefault="00764180" w:rsidP="002117DA">
            <w:pPr>
              <w:spacing w:before="30" w:after="30"/>
              <w:ind w:left="30" w:right="30"/>
              <w:rPr>
                <w:rFonts w:ascii="Calibri" w:eastAsia="Times New Roman" w:hAnsi="Calibri" w:cs="Calibri"/>
                <w:sz w:val="16"/>
              </w:rPr>
            </w:pPr>
            <w:hyperlink r:id="rId107"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36400E94" w14:textId="77777777" w:rsidR="002117DA" w:rsidRPr="00931C08" w:rsidRDefault="00764180" w:rsidP="002117DA">
            <w:pPr>
              <w:ind w:left="30" w:right="30"/>
              <w:rPr>
                <w:rFonts w:ascii="Calibri" w:eastAsia="Times New Roman" w:hAnsi="Calibri" w:cs="Calibri"/>
                <w:sz w:val="16"/>
              </w:rPr>
            </w:pPr>
            <w:hyperlink r:id="rId108" w:tgtFrame="_blank" w:history="1">
              <w:r w:rsidRPr="00931C08">
                <w:rPr>
                  <w:rFonts w:ascii="Calibri" w:eastAsia="Times New Roman" w:hAnsi="Calibri" w:cs="Calibri"/>
                  <w:color w:val="0000FF"/>
                  <w:sz w:val="16"/>
                  <w:u w:val="single"/>
                </w:rPr>
                <w:t>50_C_16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27C1D9B" w14:textId="77777777" w:rsidR="002117D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[3] Arranging a charitable contribution for a local organization.</w:t>
            </w:r>
          </w:p>
        </w:tc>
        <w:tc>
          <w:tcPr>
            <w:tcW w:w="6000" w:type="dxa"/>
          </w:tcPr>
          <w:p w14:paraId="7E8894FA" w14:textId="77777777" w:rsidR="002117DA" w:rsidRPr="00931C08" w:rsidRDefault="00764180" w:rsidP="00F25748">
            <w:pPr>
              <w:spacing w:before="100" w:beforeAutospacing="1" w:after="100" w:afterAutospacing="1"/>
              <w:ind w:left="30" w:right="30"/>
              <w:rPr>
                <w:rFonts w:ascii="Calibri" w:eastAsia="Times New Roman" w:hAnsi="Calibri" w:cs="Calibri"/>
                <w:lang w:val="es-ES"/>
              </w:rPr>
            </w:pPr>
            <w:r w:rsidRPr="00931C08">
              <w:rPr>
                <w:rFonts w:ascii="Calibri" w:eastAsia="Calibri" w:hAnsi="Calibri" w:cs="Calibri"/>
                <w:lang w:val="it-IT"/>
              </w:rPr>
              <w:t>[3] Predisporre una donazione di beneficenza per un’organizzazione locale.</w:t>
            </w:r>
          </w:p>
        </w:tc>
      </w:tr>
      <w:tr w:rsidR="00025912" w:rsidRPr="00931C08" w14:paraId="219CA176" w14:textId="77777777" w:rsidTr="00F25748">
        <w:tc>
          <w:tcPr>
            <w:tcW w:w="1353" w:type="dxa"/>
            <w:shd w:val="clear" w:color="auto" w:fill="C1E4F5"/>
            <w:tcMar>
              <w:top w:w="120" w:type="dxa"/>
              <w:left w:w="180" w:type="dxa"/>
              <w:bottom w:w="120" w:type="dxa"/>
              <w:right w:w="180" w:type="dxa"/>
            </w:tcMar>
            <w:hideMark/>
          </w:tcPr>
          <w:p w14:paraId="147BE7B5" w14:textId="77777777" w:rsidR="002117DA" w:rsidRPr="00931C08" w:rsidRDefault="00764180" w:rsidP="002117DA">
            <w:pPr>
              <w:spacing w:before="30" w:after="30"/>
              <w:ind w:left="30" w:right="30"/>
              <w:rPr>
                <w:rFonts w:ascii="Calibri" w:eastAsia="Times New Roman" w:hAnsi="Calibri" w:cs="Calibri"/>
                <w:sz w:val="16"/>
              </w:rPr>
            </w:pPr>
            <w:hyperlink r:id="rId109"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7074B71C" w14:textId="77777777" w:rsidR="002117DA" w:rsidRPr="00931C08" w:rsidRDefault="00764180" w:rsidP="002117DA">
            <w:pPr>
              <w:ind w:left="30" w:right="30"/>
              <w:rPr>
                <w:rFonts w:ascii="Calibri" w:eastAsia="Times New Roman" w:hAnsi="Calibri" w:cs="Calibri"/>
                <w:sz w:val="16"/>
              </w:rPr>
            </w:pPr>
            <w:hyperlink r:id="rId110" w:tgtFrame="_blank" w:history="1">
              <w:r w:rsidRPr="00931C08">
                <w:rPr>
                  <w:rFonts w:ascii="Calibri" w:eastAsia="Times New Roman" w:hAnsi="Calibri" w:cs="Calibri"/>
                  <w:color w:val="0000FF"/>
                  <w:sz w:val="16"/>
                  <w:u w:val="single"/>
                </w:rPr>
                <w:t>51_C_16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8A19B64" w14:textId="77777777" w:rsidR="002117D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[4] Hiring an HCP to conduct an educational program to thank them for using Abbott products.</w:t>
            </w:r>
          </w:p>
          <w:p w14:paraId="7AD32CA8" w14:textId="77777777" w:rsidR="002117D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Next</w:t>
            </w:r>
          </w:p>
        </w:tc>
        <w:tc>
          <w:tcPr>
            <w:tcW w:w="6000" w:type="dxa"/>
          </w:tcPr>
          <w:p w14:paraId="1265275D" w14:textId="6193433B" w:rsidR="002117DA" w:rsidRPr="00CB5A5B" w:rsidRDefault="00764180" w:rsidP="00F25748">
            <w:pPr>
              <w:spacing w:before="100" w:beforeAutospacing="1" w:after="100" w:afterAutospacing="1"/>
              <w:ind w:left="30" w:right="30"/>
              <w:rPr>
                <w:rFonts w:ascii="Calibri" w:eastAsia="Times New Roman" w:hAnsi="Calibri" w:cs="Calibri"/>
                <w:lang w:val="it-IT"/>
                <w:rPrChange w:id="135"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 xml:space="preserve">[4] </w:t>
            </w:r>
            <w:ins w:id="136" w:author="Borrello, Barbara" w:date="2025-12-22T17:16:00Z" w16du:dateUtc="2025-12-22T16:16:00Z">
              <w:r w:rsidR="00253DD4">
                <w:rPr>
                  <w:rFonts w:ascii="Calibri" w:eastAsia="Calibri" w:hAnsi="Calibri" w:cs="Calibri"/>
                  <w:lang w:val="it-IT"/>
                </w:rPr>
                <w:t>Ingaggiare</w:t>
              </w:r>
            </w:ins>
            <w:del w:id="137" w:author="Borrello, Barbara" w:date="2025-12-22T17:16:00Z" w16du:dateUtc="2025-12-22T16:16:00Z">
              <w:r w:rsidRPr="00931C08" w:rsidDel="00253DD4">
                <w:rPr>
                  <w:rFonts w:ascii="Calibri" w:eastAsia="Calibri" w:hAnsi="Calibri" w:cs="Calibri"/>
                  <w:lang w:val="it-IT"/>
                </w:rPr>
                <w:delText>Contrattare</w:delText>
              </w:r>
            </w:del>
            <w:r w:rsidRPr="00931C08">
              <w:rPr>
                <w:rFonts w:ascii="Calibri" w:eastAsia="Calibri" w:hAnsi="Calibri" w:cs="Calibri"/>
                <w:lang w:val="it-IT"/>
              </w:rPr>
              <w:t xml:space="preserve"> un OS perché conduca un programma educativo come ringraziamento per l’uso di prodotti Abbott.</w:t>
            </w:r>
          </w:p>
          <w:p w14:paraId="4DA3D7DA" w14:textId="77777777" w:rsidR="002117D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Avanti</w:t>
            </w:r>
          </w:p>
        </w:tc>
      </w:tr>
      <w:tr w:rsidR="00025912" w:rsidRPr="00253DD4" w14:paraId="2962FBE1" w14:textId="77777777" w:rsidTr="00F25748">
        <w:tc>
          <w:tcPr>
            <w:tcW w:w="1353" w:type="dxa"/>
            <w:shd w:val="clear" w:color="auto" w:fill="C1E4F5"/>
            <w:tcMar>
              <w:top w:w="120" w:type="dxa"/>
              <w:left w:w="180" w:type="dxa"/>
              <w:bottom w:w="120" w:type="dxa"/>
              <w:right w:w="180" w:type="dxa"/>
            </w:tcMar>
            <w:hideMark/>
          </w:tcPr>
          <w:p w14:paraId="10EAE87D" w14:textId="77777777" w:rsidR="00603700" w:rsidRPr="00931C08" w:rsidRDefault="00764180" w:rsidP="00603700">
            <w:pPr>
              <w:spacing w:before="30" w:after="30"/>
              <w:ind w:left="30" w:right="30"/>
              <w:rPr>
                <w:rFonts w:ascii="Calibri" w:eastAsia="Times New Roman" w:hAnsi="Calibri" w:cs="Calibri"/>
                <w:sz w:val="16"/>
              </w:rPr>
            </w:pPr>
            <w:r w:rsidRPr="00931C08">
              <w:rPr>
                <w:rFonts w:ascii="Calibri" w:eastAsia="Times New Roman" w:hAnsi="Calibri" w:cs="Calibri"/>
                <w:sz w:val="16"/>
              </w:rPr>
              <w:t>Screen 15</w:t>
            </w:r>
          </w:p>
          <w:p w14:paraId="1EE5B4DD" w14:textId="77777777" w:rsidR="00603700" w:rsidRPr="00931C08" w:rsidRDefault="00764180" w:rsidP="00603700">
            <w:pPr>
              <w:spacing w:before="100" w:beforeAutospacing="1" w:after="100" w:afterAutospacing="1"/>
              <w:ind w:left="30" w:right="30"/>
              <w:rPr>
                <w:rFonts w:ascii="Calibri" w:eastAsia="Times New Roman" w:hAnsi="Calibri" w:cs="Calibri"/>
                <w:sz w:val="16"/>
              </w:rPr>
            </w:pPr>
            <w:r w:rsidRPr="00931C08">
              <w:rPr>
                <w:rFonts w:ascii="Calibri" w:eastAsia="Times New Roman" w:hAnsi="Calibri" w:cs="Calibri"/>
                <w:sz w:val="16"/>
              </w:rPr>
              <w:t>Question 2: Feedback</w:t>
            </w:r>
          </w:p>
          <w:p w14:paraId="6D5857A0" w14:textId="77777777" w:rsidR="00603700" w:rsidRPr="00931C08" w:rsidRDefault="00764180" w:rsidP="00603700">
            <w:pPr>
              <w:ind w:left="30" w:right="30"/>
              <w:rPr>
                <w:rFonts w:ascii="Calibri" w:eastAsia="Times New Roman" w:hAnsi="Calibri" w:cs="Calibri"/>
                <w:sz w:val="16"/>
              </w:rPr>
            </w:pPr>
            <w:r w:rsidRPr="00931C08">
              <w:rPr>
                <w:rFonts w:ascii="Calibri" w:eastAsia="Times New Roman" w:hAnsi="Calibri" w:cs="Calibri"/>
                <w:sz w:val="16"/>
              </w:rPr>
              <w:t>52_C_16</w:t>
            </w:r>
          </w:p>
        </w:tc>
        <w:tc>
          <w:tcPr>
            <w:tcW w:w="6000" w:type="dxa"/>
            <w:tcMar>
              <w:top w:w="120" w:type="dxa"/>
              <w:left w:w="180" w:type="dxa"/>
              <w:bottom w:w="120" w:type="dxa"/>
              <w:right w:w="180" w:type="dxa"/>
            </w:tcMar>
            <w:hideMark/>
          </w:tcPr>
          <w:p w14:paraId="7126910E" w14:textId="77777777" w:rsidR="0060370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6F97B0B5" w14:textId="4881477C" w:rsidR="00603700" w:rsidRPr="00CB5A5B" w:rsidRDefault="00764180" w:rsidP="00F25748">
            <w:pPr>
              <w:spacing w:before="100" w:beforeAutospacing="1" w:after="100" w:afterAutospacing="1"/>
              <w:ind w:left="30" w:right="30"/>
              <w:rPr>
                <w:rFonts w:ascii="Calibri" w:eastAsia="Times New Roman" w:hAnsi="Calibri" w:cs="Calibri"/>
                <w:lang w:val="it-IT"/>
                <w:rPrChange w:id="138" w:author="Borrello, Barbara" w:date="2025-12-22T15:14:00Z" w16du:dateUtc="2025-12-22T14:14:00Z">
                  <w:rPr>
                    <w:rFonts w:ascii="Calibri" w:eastAsia="Times New Roman" w:hAnsi="Calibri" w:cs="Calibri"/>
                  </w:rPr>
                </w:rPrChange>
              </w:rPr>
            </w:pPr>
            <w:del w:id="139" w:author="Borrello, Barbara" w:date="2025-12-22T17:16:00Z" w16du:dateUtc="2025-12-22T16:16:00Z">
              <w:r w:rsidRPr="00931C08" w:rsidDel="00253DD4">
                <w:rPr>
                  <w:rFonts w:ascii="Calibri" w:eastAsia="Calibri" w:hAnsi="Calibri" w:cs="Calibri"/>
                  <w:lang w:val="it-IT"/>
                </w:rPr>
                <w:delText xml:space="preserve">Contrattare </w:delText>
              </w:r>
            </w:del>
            <w:ins w:id="140" w:author="Borrello, Barbara" w:date="2025-12-22T17:16:00Z" w16du:dateUtc="2025-12-22T16:16:00Z">
              <w:r w:rsidR="00253DD4">
                <w:rPr>
                  <w:rFonts w:ascii="Calibri" w:eastAsia="Calibri" w:hAnsi="Calibri" w:cs="Calibri"/>
                  <w:lang w:val="it-IT"/>
                </w:rPr>
                <w:t xml:space="preserve">Ingaggiare </w:t>
              </w:r>
            </w:ins>
            <w:r w:rsidRPr="00931C08">
              <w:rPr>
                <w:rFonts w:ascii="Calibri" w:eastAsia="Calibri" w:hAnsi="Calibri" w:cs="Calibri"/>
                <w:lang w:val="it-IT"/>
              </w:rPr>
              <w:t>un OS perché conduca un programma educativo in base alle sue competenze ed esperienze è</w:t>
            </w:r>
            <w:r w:rsidR="00AB119E">
              <w:rPr>
                <w:rFonts w:ascii="Calibri" w:eastAsia="Calibri" w:hAnsi="Calibri" w:cs="Calibri"/>
                <w:lang w:val="it-IT"/>
              </w:rPr>
              <w:t> </w:t>
            </w:r>
            <w:r w:rsidRPr="00931C08">
              <w:rPr>
                <w:rFonts w:ascii="Calibri" w:eastAsia="Calibri" w:hAnsi="Calibri" w:cs="Calibri"/>
                <w:lang w:val="it-IT"/>
              </w:rPr>
              <w:t xml:space="preserve">permesso; tuttavia, </w:t>
            </w:r>
            <w:del w:id="141" w:author="Borrello, Barbara" w:date="2025-12-22T17:16:00Z" w16du:dateUtc="2025-12-22T16:16:00Z">
              <w:r w:rsidRPr="00931C08" w:rsidDel="00253DD4">
                <w:rPr>
                  <w:rFonts w:ascii="Calibri" w:eastAsia="Calibri" w:hAnsi="Calibri" w:cs="Calibri"/>
                  <w:lang w:val="it-IT"/>
                </w:rPr>
                <w:delText>contrattare</w:delText>
              </w:r>
            </w:del>
            <w:ins w:id="142" w:author="Borrello, Barbara" w:date="2025-12-22T17:16:00Z" w16du:dateUtc="2025-12-22T16:16:00Z">
              <w:r w:rsidR="00253DD4">
                <w:rPr>
                  <w:rFonts w:ascii="Calibri" w:eastAsia="Calibri" w:hAnsi="Calibri" w:cs="Calibri"/>
                  <w:lang w:val="it-IT"/>
                </w:rPr>
                <w:t>ingaggiare</w:t>
              </w:r>
            </w:ins>
            <w:r w:rsidRPr="00931C08">
              <w:rPr>
                <w:rFonts w:ascii="Calibri" w:eastAsia="Calibri" w:hAnsi="Calibri" w:cs="Calibri"/>
                <w:lang w:val="it-IT"/>
              </w:rPr>
              <w:t xml:space="preserve"> un OS per ringraziarlo perché usa prodotti Abbott è illecito in quanto potrebbe essere percepito come un atto di corruzione.</w:t>
            </w:r>
          </w:p>
        </w:tc>
      </w:tr>
      <w:tr w:rsidR="00025912" w:rsidRPr="00CB5A5B" w14:paraId="36E27344" w14:textId="77777777" w:rsidTr="00F25748">
        <w:tc>
          <w:tcPr>
            <w:tcW w:w="1353" w:type="dxa"/>
            <w:shd w:val="clear" w:color="auto" w:fill="C1E4F5"/>
            <w:tcMar>
              <w:top w:w="120" w:type="dxa"/>
              <w:left w:w="180" w:type="dxa"/>
              <w:bottom w:w="120" w:type="dxa"/>
              <w:right w:w="180" w:type="dxa"/>
            </w:tcMar>
            <w:hideMark/>
          </w:tcPr>
          <w:p w14:paraId="55659E69" w14:textId="77777777" w:rsidR="00603700" w:rsidRPr="00931C08" w:rsidRDefault="00764180" w:rsidP="00603700">
            <w:pPr>
              <w:spacing w:before="30" w:after="30"/>
              <w:ind w:left="30" w:right="30"/>
              <w:rPr>
                <w:rFonts w:ascii="Calibri" w:eastAsia="Times New Roman" w:hAnsi="Calibri" w:cs="Calibri"/>
                <w:sz w:val="16"/>
              </w:rPr>
            </w:pPr>
            <w:hyperlink r:id="rId111"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367AFA69" w14:textId="77777777" w:rsidR="00603700" w:rsidRPr="00931C08" w:rsidRDefault="00764180" w:rsidP="00603700">
            <w:pPr>
              <w:ind w:left="30" w:right="30"/>
              <w:rPr>
                <w:rFonts w:ascii="Calibri" w:eastAsia="Times New Roman" w:hAnsi="Calibri" w:cs="Calibri"/>
                <w:sz w:val="16"/>
              </w:rPr>
            </w:pPr>
            <w:hyperlink r:id="rId112" w:tgtFrame="_blank" w:history="1">
              <w:r w:rsidRPr="00931C08">
                <w:rPr>
                  <w:rFonts w:ascii="Calibri" w:eastAsia="Times New Roman" w:hAnsi="Calibri" w:cs="Calibri"/>
                  <w:color w:val="0000FF"/>
                  <w:sz w:val="16"/>
                  <w:u w:val="single"/>
                </w:rPr>
                <w:t>53_C_16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6E566F0" w14:textId="77777777" w:rsidR="0060370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[3] The consequences for individuals involved in bribery and corruption can include:</w:t>
            </w:r>
          </w:p>
        </w:tc>
        <w:tc>
          <w:tcPr>
            <w:tcW w:w="6000" w:type="dxa"/>
          </w:tcPr>
          <w:p w14:paraId="49AAC207" w14:textId="77777777" w:rsidR="00603700" w:rsidRPr="00CB5A5B" w:rsidRDefault="00764180" w:rsidP="00F25748">
            <w:pPr>
              <w:spacing w:before="100" w:beforeAutospacing="1" w:after="100" w:afterAutospacing="1"/>
              <w:ind w:left="30" w:right="30"/>
              <w:rPr>
                <w:rFonts w:ascii="Calibri" w:eastAsia="Times New Roman" w:hAnsi="Calibri" w:cs="Calibri"/>
                <w:lang w:val="it-IT"/>
                <w:rPrChange w:id="143"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[3] Le conseguenze per le singole persone coinvolte in atti di concussione e corruzione possono comprendere:</w:t>
            </w:r>
          </w:p>
        </w:tc>
      </w:tr>
      <w:tr w:rsidR="00025912" w:rsidRPr="00931C08" w14:paraId="14FD0428" w14:textId="77777777" w:rsidTr="00F25748">
        <w:tc>
          <w:tcPr>
            <w:tcW w:w="1353" w:type="dxa"/>
            <w:shd w:val="clear" w:color="auto" w:fill="C1E4F5"/>
            <w:tcMar>
              <w:top w:w="120" w:type="dxa"/>
              <w:left w:w="180" w:type="dxa"/>
              <w:bottom w:w="120" w:type="dxa"/>
              <w:right w:w="180" w:type="dxa"/>
            </w:tcMar>
            <w:hideMark/>
          </w:tcPr>
          <w:p w14:paraId="286CC0AF" w14:textId="77777777" w:rsidR="00603700" w:rsidRPr="00931C08" w:rsidRDefault="00764180" w:rsidP="00603700">
            <w:pPr>
              <w:spacing w:before="30" w:after="30"/>
              <w:ind w:left="30" w:right="30"/>
              <w:rPr>
                <w:rFonts w:ascii="Calibri" w:eastAsia="Times New Roman" w:hAnsi="Calibri" w:cs="Calibri"/>
                <w:sz w:val="16"/>
              </w:rPr>
            </w:pPr>
            <w:hyperlink r:id="rId113"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6F28D044" w14:textId="77777777" w:rsidR="00603700" w:rsidRPr="00931C08" w:rsidRDefault="00764180" w:rsidP="00603700">
            <w:pPr>
              <w:ind w:left="30" w:right="30"/>
              <w:rPr>
                <w:rFonts w:ascii="Calibri" w:eastAsia="Times New Roman" w:hAnsi="Calibri" w:cs="Calibri"/>
                <w:sz w:val="16"/>
              </w:rPr>
            </w:pPr>
            <w:hyperlink r:id="rId114" w:tgtFrame="_blank" w:history="1">
              <w:r w:rsidRPr="00931C08">
                <w:rPr>
                  <w:rFonts w:ascii="Calibri" w:eastAsia="Times New Roman" w:hAnsi="Calibri" w:cs="Calibri"/>
                  <w:color w:val="0000FF"/>
                  <w:sz w:val="16"/>
                  <w:u w:val="single"/>
                </w:rPr>
                <w:t>54_C_16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BCAA09D" w14:textId="77777777" w:rsidR="0060370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[1] Reputational damage.</w:t>
            </w:r>
          </w:p>
        </w:tc>
        <w:tc>
          <w:tcPr>
            <w:tcW w:w="6000" w:type="dxa"/>
          </w:tcPr>
          <w:p w14:paraId="77806DB1" w14:textId="77777777" w:rsidR="0060370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[1] Danno alla reputazione.</w:t>
            </w:r>
          </w:p>
        </w:tc>
      </w:tr>
      <w:tr w:rsidR="00025912" w:rsidRPr="00931C08" w14:paraId="2CFA0531" w14:textId="77777777" w:rsidTr="00F25748">
        <w:tc>
          <w:tcPr>
            <w:tcW w:w="1353" w:type="dxa"/>
            <w:shd w:val="clear" w:color="auto" w:fill="C1E4F5"/>
            <w:tcMar>
              <w:top w:w="120" w:type="dxa"/>
              <w:left w:w="180" w:type="dxa"/>
              <w:bottom w:w="120" w:type="dxa"/>
              <w:right w:w="180" w:type="dxa"/>
            </w:tcMar>
            <w:hideMark/>
          </w:tcPr>
          <w:p w14:paraId="499538E3" w14:textId="77777777" w:rsidR="00603700" w:rsidRPr="00931C08" w:rsidRDefault="00764180" w:rsidP="00603700">
            <w:pPr>
              <w:spacing w:before="30" w:after="30"/>
              <w:ind w:left="30" w:right="30"/>
              <w:rPr>
                <w:rFonts w:ascii="Calibri" w:eastAsia="Times New Roman" w:hAnsi="Calibri" w:cs="Calibri"/>
                <w:sz w:val="16"/>
              </w:rPr>
            </w:pPr>
            <w:hyperlink r:id="rId115"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7CB44BCE" w14:textId="77777777" w:rsidR="00603700" w:rsidRPr="00931C08" w:rsidRDefault="00764180" w:rsidP="00603700">
            <w:pPr>
              <w:ind w:left="30" w:right="30"/>
              <w:rPr>
                <w:rFonts w:ascii="Calibri" w:eastAsia="Times New Roman" w:hAnsi="Calibri" w:cs="Calibri"/>
                <w:sz w:val="16"/>
              </w:rPr>
            </w:pPr>
            <w:hyperlink r:id="rId116" w:tgtFrame="_blank" w:history="1">
              <w:r w:rsidRPr="00931C08">
                <w:rPr>
                  <w:rFonts w:ascii="Calibri" w:eastAsia="Times New Roman" w:hAnsi="Calibri" w:cs="Calibri"/>
                  <w:color w:val="0000FF"/>
                  <w:sz w:val="16"/>
                  <w:u w:val="single"/>
                </w:rPr>
                <w:t>55_C_16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CD1AE5" w14:textId="77777777" w:rsidR="0060370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[2] Fines and penalties.</w:t>
            </w:r>
          </w:p>
        </w:tc>
        <w:tc>
          <w:tcPr>
            <w:tcW w:w="6000" w:type="dxa"/>
          </w:tcPr>
          <w:p w14:paraId="768D7CCF" w14:textId="77777777" w:rsidR="0060370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[2] Sanzioni e condanne.</w:t>
            </w:r>
          </w:p>
        </w:tc>
      </w:tr>
      <w:tr w:rsidR="00025912" w:rsidRPr="00CB5A5B" w14:paraId="078B1B9D" w14:textId="77777777" w:rsidTr="00F25748">
        <w:tc>
          <w:tcPr>
            <w:tcW w:w="1353" w:type="dxa"/>
            <w:shd w:val="clear" w:color="auto" w:fill="C1E4F5"/>
            <w:tcMar>
              <w:top w:w="120" w:type="dxa"/>
              <w:left w:w="180" w:type="dxa"/>
              <w:bottom w:w="120" w:type="dxa"/>
              <w:right w:w="180" w:type="dxa"/>
            </w:tcMar>
            <w:hideMark/>
          </w:tcPr>
          <w:p w14:paraId="0EA5E32C" w14:textId="77777777" w:rsidR="00603700" w:rsidRPr="00931C08" w:rsidRDefault="00764180" w:rsidP="00603700">
            <w:pPr>
              <w:spacing w:before="30" w:after="30"/>
              <w:ind w:left="30" w:right="30"/>
              <w:rPr>
                <w:rFonts w:ascii="Calibri" w:eastAsia="Times New Roman" w:hAnsi="Calibri" w:cs="Calibri"/>
                <w:sz w:val="16"/>
              </w:rPr>
            </w:pPr>
            <w:hyperlink r:id="rId117"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0D08D592" w14:textId="77777777" w:rsidR="00603700" w:rsidRPr="00931C08" w:rsidRDefault="00764180" w:rsidP="00603700">
            <w:pPr>
              <w:ind w:left="30" w:right="30"/>
              <w:rPr>
                <w:rFonts w:ascii="Calibri" w:eastAsia="Times New Roman" w:hAnsi="Calibri" w:cs="Calibri"/>
                <w:sz w:val="16"/>
              </w:rPr>
            </w:pPr>
            <w:hyperlink r:id="rId118" w:tgtFrame="_blank" w:history="1">
              <w:r w:rsidRPr="00931C08">
                <w:rPr>
                  <w:rFonts w:ascii="Calibri" w:eastAsia="Times New Roman" w:hAnsi="Calibri" w:cs="Calibri"/>
                  <w:color w:val="0000FF"/>
                  <w:sz w:val="16"/>
                  <w:u w:val="single"/>
                </w:rPr>
                <w:t>56_C_16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6F5F990" w14:textId="77777777" w:rsidR="0060370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[3] Termination of employment.</w:t>
            </w:r>
          </w:p>
        </w:tc>
        <w:tc>
          <w:tcPr>
            <w:tcW w:w="6000" w:type="dxa"/>
          </w:tcPr>
          <w:p w14:paraId="4573D3A4" w14:textId="77777777" w:rsidR="00603700" w:rsidRPr="00931C08" w:rsidRDefault="00764180" w:rsidP="00F25748">
            <w:pPr>
              <w:spacing w:before="100" w:beforeAutospacing="1" w:after="100" w:afterAutospacing="1"/>
              <w:ind w:left="30" w:right="30"/>
              <w:rPr>
                <w:rFonts w:ascii="Calibri" w:eastAsia="Times New Roman" w:hAnsi="Calibri" w:cs="Calibri"/>
                <w:lang w:val="es-ES"/>
              </w:rPr>
            </w:pPr>
            <w:r w:rsidRPr="00931C08">
              <w:rPr>
                <w:rFonts w:ascii="Calibri" w:eastAsia="Calibri" w:hAnsi="Calibri" w:cs="Calibri"/>
                <w:lang w:val="it-IT"/>
              </w:rPr>
              <w:t>[3] Risoluzione del rapporto di lavoro.</w:t>
            </w:r>
          </w:p>
        </w:tc>
      </w:tr>
      <w:tr w:rsidR="00025912" w:rsidRPr="00931C08" w14:paraId="1C75F0FA" w14:textId="77777777" w:rsidTr="00F25748">
        <w:tc>
          <w:tcPr>
            <w:tcW w:w="1353" w:type="dxa"/>
            <w:shd w:val="clear" w:color="auto" w:fill="C1E4F5"/>
            <w:tcMar>
              <w:top w:w="120" w:type="dxa"/>
              <w:left w:w="180" w:type="dxa"/>
              <w:bottom w:w="120" w:type="dxa"/>
              <w:right w:w="180" w:type="dxa"/>
            </w:tcMar>
            <w:hideMark/>
          </w:tcPr>
          <w:p w14:paraId="7EAF1220" w14:textId="77777777" w:rsidR="00603700" w:rsidRPr="00931C08" w:rsidRDefault="00764180" w:rsidP="00603700">
            <w:pPr>
              <w:spacing w:before="30" w:after="30"/>
              <w:ind w:left="30" w:right="30"/>
              <w:rPr>
                <w:rFonts w:ascii="Calibri" w:eastAsia="Times New Roman" w:hAnsi="Calibri" w:cs="Calibri"/>
                <w:sz w:val="16"/>
              </w:rPr>
            </w:pPr>
            <w:hyperlink r:id="rId119"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1D574964" w14:textId="77777777" w:rsidR="00603700" w:rsidRPr="00931C08" w:rsidRDefault="00764180" w:rsidP="00603700">
            <w:pPr>
              <w:ind w:left="30" w:right="30"/>
              <w:rPr>
                <w:rFonts w:ascii="Calibri" w:eastAsia="Times New Roman" w:hAnsi="Calibri" w:cs="Calibri"/>
                <w:sz w:val="16"/>
              </w:rPr>
            </w:pPr>
            <w:hyperlink r:id="rId120" w:tgtFrame="_blank" w:history="1">
              <w:r w:rsidRPr="00931C08">
                <w:rPr>
                  <w:rFonts w:ascii="Calibri" w:eastAsia="Times New Roman" w:hAnsi="Calibri" w:cs="Calibri"/>
                  <w:color w:val="0000FF"/>
                  <w:sz w:val="16"/>
                  <w:u w:val="single"/>
                </w:rPr>
                <w:t>57_C_16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8A74D3B" w14:textId="77777777" w:rsidR="0060370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[4] Prison time.</w:t>
            </w:r>
          </w:p>
        </w:tc>
        <w:tc>
          <w:tcPr>
            <w:tcW w:w="6000" w:type="dxa"/>
          </w:tcPr>
          <w:p w14:paraId="054AAA5A" w14:textId="77777777" w:rsidR="0060370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[4] Reclusione.</w:t>
            </w:r>
          </w:p>
        </w:tc>
      </w:tr>
      <w:tr w:rsidR="00025912" w:rsidRPr="00931C08" w14:paraId="0CFEA79F" w14:textId="77777777" w:rsidTr="00F25748">
        <w:tc>
          <w:tcPr>
            <w:tcW w:w="1353" w:type="dxa"/>
            <w:shd w:val="clear" w:color="auto" w:fill="C1E4F5"/>
            <w:tcMar>
              <w:top w:w="120" w:type="dxa"/>
              <w:left w:w="180" w:type="dxa"/>
              <w:bottom w:w="120" w:type="dxa"/>
              <w:right w:w="180" w:type="dxa"/>
            </w:tcMar>
            <w:hideMark/>
          </w:tcPr>
          <w:p w14:paraId="73AA55B9" w14:textId="77777777" w:rsidR="00603700" w:rsidRPr="00931C08" w:rsidRDefault="00764180" w:rsidP="00603700">
            <w:pPr>
              <w:spacing w:before="30" w:after="30"/>
              <w:ind w:left="30" w:right="30"/>
              <w:rPr>
                <w:rFonts w:ascii="Calibri" w:eastAsia="Times New Roman" w:hAnsi="Calibri" w:cs="Calibri"/>
                <w:sz w:val="16"/>
              </w:rPr>
            </w:pPr>
            <w:hyperlink r:id="rId121"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68A78F2B" w14:textId="77777777" w:rsidR="00603700" w:rsidRPr="00931C08" w:rsidRDefault="00764180" w:rsidP="00603700">
            <w:pPr>
              <w:ind w:left="30" w:right="30"/>
              <w:rPr>
                <w:rFonts w:ascii="Calibri" w:eastAsia="Times New Roman" w:hAnsi="Calibri" w:cs="Calibri"/>
                <w:sz w:val="16"/>
              </w:rPr>
            </w:pPr>
            <w:hyperlink r:id="rId122" w:tgtFrame="_blank" w:history="1">
              <w:r w:rsidRPr="00931C08">
                <w:rPr>
                  <w:rFonts w:ascii="Calibri" w:eastAsia="Times New Roman" w:hAnsi="Calibri" w:cs="Calibri"/>
                  <w:color w:val="0000FF"/>
                  <w:sz w:val="16"/>
                  <w:u w:val="single"/>
                </w:rPr>
                <w:t>58_C_16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F2C5349" w14:textId="77777777" w:rsidR="0060370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[5] All of the above.</w:t>
            </w:r>
          </w:p>
          <w:p w14:paraId="62842296" w14:textId="77777777" w:rsidR="0060370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Next</w:t>
            </w:r>
          </w:p>
        </w:tc>
        <w:tc>
          <w:tcPr>
            <w:tcW w:w="6000" w:type="dxa"/>
          </w:tcPr>
          <w:p w14:paraId="022FB321" w14:textId="77777777" w:rsidR="0060370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[5] Tutti i precedenti.</w:t>
            </w:r>
          </w:p>
          <w:p w14:paraId="7AF7BC45" w14:textId="77777777" w:rsidR="0060370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Avanti</w:t>
            </w:r>
          </w:p>
        </w:tc>
      </w:tr>
      <w:tr w:rsidR="00025912" w:rsidRPr="00CB5A5B" w14:paraId="5987CF38" w14:textId="77777777" w:rsidTr="00F25748">
        <w:tc>
          <w:tcPr>
            <w:tcW w:w="1353" w:type="dxa"/>
            <w:shd w:val="clear" w:color="auto" w:fill="C1E4F5"/>
            <w:tcMar>
              <w:top w:w="120" w:type="dxa"/>
              <w:left w:w="180" w:type="dxa"/>
              <w:bottom w:w="120" w:type="dxa"/>
              <w:right w:w="180" w:type="dxa"/>
            </w:tcMar>
            <w:hideMark/>
          </w:tcPr>
          <w:p w14:paraId="20712F3E" w14:textId="77777777" w:rsidR="0094318D" w:rsidRPr="00931C08" w:rsidRDefault="00764180" w:rsidP="0094318D">
            <w:pPr>
              <w:spacing w:before="30" w:after="30"/>
              <w:ind w:left="30" w:right="30"/>
              <w:rPr>
                <w:rFonts w:ascii="Calibri" w:eastAsia="Times New Roman" w:hAnsi="Calibri" w:cs="Calibri"/>
                <w:sz w:val="16"/>
              </w:rPr>
            </w:pPr>
            <w:r w:rsidRPr="00931C08">
              <w:rPr>
                <w:rFonts w:ascii="Calibri" w:eastAsia="Times New Roman" w:hAnsi="Calibri" w:cs="Calibri"/>
                <w:sz w:val="16"/>
              </w:rPr>
              <w:t>Screen 15</w:t>
            </w:r>
          </w:p>
          <w:p w14:paraId="312E2502" w14:textId="77777777" w:rsidR="0094318D" w:rsidRPr="00931C08" w:rsidRDefault="00764180" w:rsidP="0094318D">
            <w:pPr>
              <w:spacing w:before="100" w:beforeAutospacing="1" w:after="100" w:afterAutospacing="1"/>
              <w:ind w:left="30" w:right="30"/>
              <w:rPr>
                <w:rFonts w:ascii="Calibri" w:eastAsia="Times New Roman" w:hAnsi="Calibri" w:cs="Calibri"/>
                <w:sz w:val="16"/>
              </w:rPr>
            </w:pPr>
            <w:r w:rsidRPr="00931C08">
              <w:rPr>
                <w:rFonts w:ascii="Calibri" w:eastAsia="Times New Roman" w:hAnsi="Calibri" w:cs="Calibri"/>
                <w:sz w:val="16"/>
              </w:rPr>
              <w:t>Question 3: Feedback</w:t>
            </w:r>
          </w:p>
          <w:p w14:paraId="524E7C24" w14:textId="77777777" w:rsidR="0094318D" w:rsidRPr="00931C08" w:rsidRDefault="00764180" w:rsidP="0094318D">
            <w:pPr>
              <w:ind w:left="30" w:right="30"/>
              <w:rPr>
                <w:rFonts w:ascii="Calibri" w:eastAsia="Times New Roman" w:hAnsi="Calibri" w:cs="Calibri"/>
                <w:sz w:val="16"/>
              </w:rPr>
            </w:pPr>
            <w:r w:rsidRPr="00931C08">
              <w:rPr>
                <w:rFonts w:ascii="Calibri" w:eastAsia="Times New Roman" w:hAnsi="Calibri" w:cs="Calibri"/>
                <w:sz w:val="16"/>
              </w:rPr>
              <w:t>59_C_16</w:t>
            </w:r>
          </w:p>
        </w:tc>
        <w:tc>
          <w:tcPr>
            <w:tcW w:w="6000" w:type="dxa"/>
            <w:tcMar>
              <w:top w:w="120" w:type="dxa"/>
              <w:left w:w="180" w:type="dxa"/>
              <w:bottom w:w="120" w:type="dxa"/>
              <w:right w:w="180" w:type="dxa"/>
            </w:tcMar>
            <w:hideMark/>
          </w:tcPr>
          <w:p w14:paraId="27FD56AF" w14:textId="77777777" w:rsidR="0094318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3CF336BD" w14:textId="77777777" w:rsidR="0094318D" w:rsidRPr="00CB5A5B" w:rsidRDefault="00764180" w:rsidP="00F25748">
            <w:pPr>
              <w:spacing w:before="100" w:beforeAutospacing="1" w:after="100" w:afterAutospacing="1"/>
              <w:ind w:left="30" w:right="30"/>
              <w:rPr>
                <w:rFonts w:ascii="Calibri" w:eastAsia="Times New Roman" w:hAnsi="Calibri" w:cs="Calibri"/>
                <w:lang w:val="it-IT"/>
                <w:rPrChange w:id="144"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Le conseguenze per le singole persone coinvolte in atti di corruzione e concussione possono comprendere danno alla reputazione, sanzioni e condanne, risoluzione del rapporto di lavoro e persino la reclusione.</w:t>
            </w:r>
          </w:p>
        </w:tc>
      </w:tr>
      <w:tr w:rsidR="00025912" w:rsidRPr="00CE0473" w14:paraId="6CF2E49C" w14:textId="77777777" w:rsidTr="00F25748">
        <w:tc>
          <w:tcPr>
            <w:tcW w:w="1353" w:type="dxa"/>
            <w:shd w:val="clear" w:color="auto" w:fill="C1E4F5"/>
            <w:tcMar>
              <w:top w:w="120" w:type="dxa"/>
              <w:left w:w="180" w:type="dxa"/>
              <w:bottom w:w="120" w:type="dxa"/>
              <w:right w:w="180" w:type="dxa"/>
            </w:tcMar>
            <w:hideMark/>
          </w:tcPr>
          <w:p w14:paraId="4A257A06" w14:textId="77777777" w:rsidR="0094318D" w:rsidRPr="00931C08" w:rsidRDefault="00764180" w:rsidP="0094318D">
            <w:pPr>
              <w:spacing w:before="30" w:after="30"/>
              <w:ind w:left="30" w:right="30"/>
              <w:rPr>
                <w:rFonts w:ascii="Calibri" w:eastAsia="Times New Roman" w:hAnsi="Calibri" w:cs="Calibri"/>
                <w:sz w:val="16"/>
              </w:rPr>
            </w:pPr>
            <w:hyperlink r:id="rId123"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1AC71A7D" w14:textId="77777777" w:rsidR="0094318D" w:rsidRPr="00931C08" w:rsidRDefault="00764180" w:rsidP="0094318D">
            <w:pPr>
              <w:ind w:left="30" w:right="30"/>
              <w:rPr>
                <w:rFonts w:ascii="Calibri" w:eastAsia="Times New Roman" w:hAnsi="Calibri" w:cs="Calibri"/>
                <w:sz w:val="16"/>
              </w:rPr>
            </w:pPr>
            <w:hyperlink r:id="rId124" w:tgtFrame="_blank" w:history="1">
              <w:r w:rsidRPr="00931C08">
                <w:rPr>
                  <w:rFonts w:ascii="Calibri" w:eastAsia="Times New Roman" w:hAnsi="Calibri" w:cs="Calibri"/>
                  <w:color w:val="0000FF"/>
                  <w:sz w:val="16"/>
                  <w:u w:val="single"/>
                </w:rPr>
                <w:t>60_C_16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4FECDF" w14:textId="77777777" w:rsidR="0094318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[4] A sales representative also owns a small jewelry shop. She decides it would be nice to provide small gifts from her shop to HCPs who have not prescribed Abbott product lately. Is this okay?</w:t>
            </w:r>
          </w:p>
        </w:tc>
        <w:tc>
          <w:tcPr>
            <w:tcW w:w="6000" w:type="dxa"/>
          </w:tcPr>
          <w:p w14:paraId="0C3F2173" w14:textId="457A1AB1" w:rsidR="0094318D" w:rsidRPr="00CE0473"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[4] Una rappresentante commerciale è anche proprietaria di una piccola gioielleria. Decide che sarebbe carino offrire</w:t>
            </w:r>
            <w:r w:rsidR="00CE0473">
              <w:rPr>
                <w:rFonts w:ascii="Calibri" w:eastAsia="Calibri" w:hAnsi="Calibri" w:cs="Calibri"/>
                <w:lang w:val="it-IT"/>
              </w:rPr>
              <w:t> </w:t>
            </w:r>
            <w:r w:rsidRPr="00931C08">
              <w:rPr>
                <w:rFonts w:ascii="Calibri" w:eastAsia="Calibri" w:hAnsi="Calibri" w:cs="Calibri"/>
                <w:lang w:val="it-IT"/>
              </w:rPr>
              <w:t>regali di poco valore del suo negozio agli OS che ultimamente non stanno prescrivendo prodotti Abbott. Fai</w:t>
            </w:r>
            <w:r w:rsidR="00CE0473">
              <w:rPr>
                <w:rFonts w:ascii="Calibri" w:eastAsia="Calibri" w:hAnsi="Calibri" w:cs="Calibri"/>
                <w:lang w:val="it-IT"/>
              </w:rPr>
              <w:t> </w:t>
            </w:r>
            <w:r w:rsidRPr="00931C08">
              <w:rPr>
                <w:rFonts w:ascii="Calibri" w:eastAsia="Calibri" w:hAnsi="Calibri" w:cs="Calibri"/>
                <w:lang w:val="it-IT"/>
              </w:rPr>
              <w:t>bene?</w:t>
            </w:r>
          </w:p>
        </w:tc>
      </w:tr>
      <w:tr w:rsidR="00025912" w:rsidRPr="00931C08" w14:paraId="5C2FC0B9" w14:textId="77777777" w:rsidTr="00F25748">
        <w:tc>
          <w:tcPr>
            <w:tcW w:w="1353" w:type="dxa"/>
            <w:shd w:val="clear" w:color="auto" w:fill="C1E4F5"/>
            <w:tcMar>
              <w:top w:w="120" w:type="dxa"/>
              <w:left w:w="180" w:type="dxa"/>
              <w:bottom w:w="120" w:type="dxa"/>
              <w:right w:w="180" w:type="dxa"/>
            </w:tcMar>
            <w:hideMark/>
          </w:tcPr>
          <w:p w14:paraId="3D39187A" w14:textId="77777777" w:rsidR="0094318D" w:rsidRPr="00931C08" w:rsidRDefault="00764180" w:rsidP="0094318D">
            <w:pPr>
              <w:spacing w:before="30" w:after="30"/>
              <w:ind w:left="30" w:right="30"/>
              <w:rPr>
                <w:rFonts w:ascii="Calibri" w:eastAsia="Times New Roman" w:hAnsi="Calibri" w:cs="Calibri"/>
                <w:sz w:val="16"/>
              </w:rPr>
            </w:pPr>
            <w:hyperlink r:id="rId125"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526CD80F" w14:textId="77777777" w:rsidR="0094318D" w:rsidRPr="00931C08" w:rsidRDefault="00764180" w:rsidP="0094318D">
            <w:pPr>
              <w:ind w:left="30" w:right="30"/>
              <w:rPr>
                <w:rFonts w:ascii="Calibri" w:eastAsia="Times New Roman" w:hAnsi="Calibri" w:cs="Calibri"/>
                <w:sz w:val="16"/>
              </w:rPr>
            </w:pPr>
            <w:hyperlink r:id="rId126" w:tgtFrame="_blank" w:history="1">
              <w:r w:rsidRPr="00931C08">
                <w:rPr>
                  <w:rFonts w:ascii="Calibri" w:eastAsia="Times New Roman" w:hAnsi="Calibri" w:cs="Calibri"/>
                  <w:color w:val="0000FF"/>
                  <w:sz w:val="16"/>
                  <w:u w:val="single"/>
                </w:rPr>
                <w:t>61_C_16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4A9AC30" w14:textId="77777777" w:rsidR="0094318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[1] Yes</w:t>
            </w:r>
          </w:p>
        </w:tc>
        <w:tc>
          <w:tcPr>
            <w:tcW w:w="6000" w:type="dxa"/>
          </w:tcPr>
          <w:p w14:paraId="6C3F8720" w14:textId="77777777" w:rsidR="0094318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[1] Sì</w:t>
            </w:r>
          </w:p>
        </w:tc>
      </w:tr>
      <w:tr w:rsidR="00025912" w:rsidRPr="00931C08" w14:paraId="0C17F47C" w14:textId="77777777" w:rsidTr="00F25748">
        <w:tc>
          <w:tcPr>
            <w:tcW w:w="1353" w:type="dxa"/>
            <w:shd w:val="clear" w:color="auto" w:fill="C1E4F5"/>
            <w:tcMar>
              <w:top w:w="120" w:type="dxa"/>
              <w:left w:w="180" w:type="dxa"/>
              <w:bottom w:w="120" w:type="dxa"/>
              <w:right w:w="180" w:type="dxa"/>
            </w:tcMar>
            <w:hideMark/>
          </w:tcPr>
          <w:p w14:paraId="2F015AD7" w14:textId="77777777" w:rsidR="0094318D" w:rsidRPr="00931C08" w:rsidRDefault="00764180" w:rsidP="0094318D">
            <w:pPr>
              <w:spacing w:before="30" w:after="30"/>
              <w:ind w:left="30" w:right="30"/>
              <w:rPr>
                <w:rFonts w:ascii="Calibri" w:eastAsia="Times New Roman" w:hAnsi="Calibri" w:cs="Calibri"/>
                <w:sz w:val="16"/>
              </w:rPr>
            </w:pPr>
            <w:hyperlink r:id="rId127"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6206B794" w14:textId="77777777" w:rsidR="0094318D" w:rsidRPr="00931C08" w:rsidRDefault="00764180" w:rsidP="0094318D">
            <w:pPr>
              <w:ind w:left="30" w:right="30"/>
              <w:rPr>
                <w:rFonts w:ascii="Calibri" w:eastAsia="Times New Roman" w:hAnsi="Calibri" w:cs="Calibri"/>
                <w:sz w:val="16"/>
              </w:rPr>
            </w:pPr>
            <w:hyperlink r:id="rId128" w:tgtFrame="_blank" w:history="1">
              <w:r w:rsidRPr="00931C08">
                <w:rPr>
                  <w:rFonts w:ascii="Calibri" w:eastAsia="Times New Roman" w:hAnsi="Calibri" w:cs="Calibri"/>
                  <w:color w:val="0000FF"/>
                  <w:sz w:val="16"/>
                  <w:u w:val="single"/>
                </w:rPr>
                <w:t>62_C_16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BDA1ED" w14:textId="77777777" w:rsidR="0094318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[2] No</w:t>
            </w:r>
          </w:p>
          <w:p w14:paraId="23F9CFED" w14:textId="77777777" w:rsidR="0094318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Next</w:t>
            </w:r>
          </w:p>
        </w:tc>
        <w:tc>
          <w:tcPr>
            <w:tcW w:w="6000" w:type="dxa"/>
          </w:tcPr>
          <w:p w14:paraId="41AA6DDF" w14:textId="77777777" w:rsidR="0094318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[2] No</w:t>
            </w:r>
          </w:p>
          <w:p w14:paraId="4245D562" w14:textId="77777777" w:rsidR="0094318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Avanti</w:t>
            </w:r>
          </w:p>
        </w:tc>
      </w:tr>
      <w:tr w:rsidR="00025912" w:rsidRPr="00CB5A5B" w14:paraId="0E3668FC" w14:textId="77777777" w:rsidTr="00F25748">
        <w:tc>
          <w:tcPr>
            <w:tcW w:w="1353" w:type="dxa"/>
            <w:shd w:val="clear" w:color="auto" w:fill="C1E4F5"/>
            <w:tcMar>
              <w:top w:w="120" w:type="dxa"/>
              <w:left w:w="180" w:type="dxa"/>
              <w:bottom w:w="120" w:type="dxa"/>
              <w:right w:w="180" w:type="dxa"/>
            </w:tcMar>
            <w:hideMark/>
          </w:tcPr>
          <w:p w14:paraId="0E0AF165" w14:textId="77777777" w:rsidR="0094318D" w:rsidRPr="00931C08" w:rsidRDefault="00764180" w:rsidP="0094318D">
            <w:pPr>
              <w:spacing w:before="30" w:after="30"/>
              <w:ind w:left="30" w:right="30"/>
              <w:rPr>
                <w:rFonts w:ascii="Calibri" w:eastAsia="Times New Roman" w:hAnsi="Calibri" w:cs="Calibri"/>
                <w:sz w:val="16"/>
              </w:rPr>
            </w:pPr>
            <w:r w:rsidRPr="00931C08">
              <w:rPr>
                <w:rFonts w:ascii="Calibri" w:eastAsia="Times New Roman" w:hAnsi="Calibri" w:cs="Calibri"/>
                <w:sz w:val="16"/>
              </w:rPr>
              <w:lastRenderedPageBreak/>
              <w:t>Screen 15</w:t>
            </w:r>
          </w:p>
          <w:p w14:paraId="54DB79F2" w14:textId="77777777" w:rsidR="0094318D" w:rsidRPr="00931C08" w:rsidRDefault="00764180" w:rsidP="0094318D">
            <w:pPr>
              <w:spacing w:before="100" w:beforeAutospacing="1" w:after="100" w:afterAutospacing="1"/>
              <w:ind w:left="30" w:right="30"/>
              <w:rPr>
                <w:rFonts w:ascii="Calibri" w:eastAsia="Times New Roman" w:hAnsi="Calibri" w:cs="Calibri"/>
                <w:sz w:val="16"/>
              </w:rPr>
            </w:pPr>
            <w:r w:rsidRPr="00931C08">
              <w:rPr>
                <w:rFonts w:ascii="Calibri" w:eastAsia="Times New Roman" w:hAnsi="Calibri" w:cs="Calibri"/>
                <w:sz w:val="16"/>
              </w:rPr>
              <w:t>Question 4: Feedback</w:t>
            </w:r>
          </w:p>
          <w:p w14:paraId="02E212FB" w14:textId="77777777" w:rsidR="0094318D" w:rsidRPr="00931C08" w:rsidRDefault="00764180" w:rsidP="0094318D">
            <w:pPr>
              <w:ind w:left="30" w:right="30"/>
              <w:rPr>
                <w:rFonts w:ascii="Calibri" w:eastAsia="Times New Roman" w:hAnsi="Calibri" w:cs="Calibri"/>
                <w:sz w:val="16"/>
              </w:rPr>
            </w:pPr>
            <w:r w:rsidRPr="00931C08">
              <w:rPr>
                <w:rFonts w:ascii="Calibri" w:eastAsia="Times New Roman" w:hAnsi="Calibri" w:cs="Calibri"/>
                <w:sz w:val="16"/>
              </w:rPr>
              <w:t>63_C_16</w:t>
            </w:r>
          </w:p>
        </w:tc>
        <w:tc>
          <w:tcPr>
            <w:tcW w:w="6000" w:type="dxa"/>
            <w:tcMar>
              <w:top w:w="120" w:type="dxa"/>
              <w:left w:w="180" w:type="dxa"/>
              <w:bottom w:w="120" w:type="dxa"/>
              <w:right w:w="180" w:type="dxa"/>
            </w:tcMar>
            <w:hideMark/>
          </w:tcPr>
          <w:p w14:paraId="35FEE766" w14:textId="77777777" w:rsidR="0094318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Pr>
          <w:p w14:paraId="0F000116" w14:textId="649EFBD6" w:rsidR="0094318D" w:rsidRPr="0035151F"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 xml:space="preserve">La politica di Abbott vieta i regali agli </w:t>
            </w:r>
            <w:del w:id="145" w:author="Borrello, Barbara" w:date="2025-12-22T17:17:00Z" w16du:dateUtc="2025-12-22T16:17:00Z">
              <w:r w:rsidRPr="00931C08" w:rsidDel="005D2770">
                <w:rPr>
                  <w:rFonts w:ascii="Calibri" w:eastAsia="Calibri" w:hAnsi="Calibri" w:cs="Calibri"/>
                  <w:lang w:val="it-IT"/>
                </w:rPr>
                <w:delText>HCP</w:delText>
              </w:r>
            </w:del>
            <w:ins w:id="146" w:author="Borrello, Barbara" w:date="2025-12-22T17:17:00Z" w16du:dateUtc="2025-12-22T16:17:00Z">
              <w:r w:rsidR="005D2770">
                <w:rPr>
                  <w:rFonts w:ascii="Calibri" w:eastAsia="Calibri" w:hAnsi="Calibri" w:cs="Calibri"/>
                  <w:lang w:val="it-IT"/>
                </w:rPr>
                <w:t>OS</w:t>
              </w:r>
            </w:ins>
            <w:r w:rsidRPr="00931C08">
              <w:rPr>
                <w:rFonts w:ascii="Calibri" w:eastAsia="Calibri" w:hAnsi="Calibri" w:cs="Calibri"/>
                <w:lang w:val="it-IT"/>
              </w:rPr>
              <w:t xml:space="preserve"> perché il rappresentante commerciale agisce in qualità di rappresentante di Abbott. I regali sono vietati anche se pagati personalmente. La loro offerta potrebbe inoltre essere percepita come una tangente per ottenere business</w:t>
            </w:r>
            <w:r w:rsidR="0035151F">
              <w:rPr>
                <w:rFonts w:ascii="Calibri" w:eastAsia="Calibri" w:hAnsi="Calibri" w:cs="Calibri"/>
                <w:lang w:val="it-IT"/>
              </w:rPr>
              <w:t> </w:t>
            </w:r>
            <w:r w:rsidRPr="00931C08">
              <w:rPr>
                <w:rFonts w:ascii="Calibri" w:eastAsia="Calibri" w:hAnsi="Calibri" w:cs="Calibri"/>
                <w:lang w:val="it-IT"/>
              </w:rPr>
              <w:t>futuro. Inoltre, offrire regali potrebbe essere percepito come una tangente per ottenere future opportunità commerciali.</w:t>
            </w:r>
          </w:p>
        </w:tc>
      </w:tr>
      <w:tr w:rsidR="00025912" w:rsidRPr="0035151F" w14:paraId="7DDD5578" w14:textId="77777777" w:rsidTr="00F25748">
        <w:tc>
          <w:tcPr>
            <w:tcW w:w="1353" w:type="dxa"/>
            <w:shd w:val="clear" w:color="auto" w:fill="C1E4F5"/>
            <w:tcMar>
              <w:top w:w="120" w:type="dxa"/>
              <w:left w:w="180" w:type="dxa"/>
              <w:bottom w:w="120" w:type="dxa"/>
              <w:right w:w="180" w:type="dxa"/>
            </w:tcMar>
            <w:hideMark/>
          </w:tcPr>
          <w:p w14:paraId="586643AB" w14:textId="77777777" w:rsidR="0094318D" w:rsidRPr="00931C08" w:rsidRDefault="00764180" w:rsidP="0094318D">
            <w:pPr>
              <w:spacing w:before="30" w:after="30"/>
              <w:ind w:left="30" w:right="30"/>
              <w:rPr>
                <w:rFonts w:ascii="Calibri" w:eastAsia="Times New Roman" w:hAnsi="Calibri" w:cs="Calibri"/>
                <w:sz w:val="16"/>
              </w:rPr>
            </w:pPr>
            <w:hyperlink r:id="rId129"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663ED2D5" w14:textId="77777777" w:rsidR="0094318D" w:rsidRPr="00931C08" w:rsidRDefault="00764180" w:rsidP="0094318D">
            <w:pPr>
              <w:ind w:left="30" w:right="30"/>
              <w:rPr>
                <w:rFonts w:ascii="Calibri" w:eastAsia="Times New Roman" w:hAnsi="Calibri" w:cs="Calibri"/>
                <w:sz w:val="16"/>
              </w:rPr>
            </w:pPr>
            <w:hyperlink r:id="rId130" w:tgtFrame="_blank" w:history="1">
              <w:r w:rsidRPr="00931C08">
                <w:rPr>
                  <w:rFonts w:ascii="Calibri" w:eastAsia="Times New Roman" w:hAnsi="Calibri" w:cs="Calibri"/>
                  <w:color w:val="0000FF"/>
                  <w:sz w:val="16"/>
                  <w:u w:val="single"/>
                </w:rPr>
                <w:t>64_C_16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32B1BCF" w14:textId="77777777" w:rsidR="0094318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77D69349" w14:textId="01A9B624" w:rsidR="0094318D" w:rsidRPr="0035151F" w:rsidRDefault="00764180" w:rsidP="0035151F">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[5] Un responsabile vendite riceve una telefonata da un contatto presso un’azienda concorrente. Il concorrente riferisce che un team di vendita di terze parti, incaricato da</w:t>
            </w:r>
            <w:r w:rsidR="0035151F">
              <w:rPr>
                <w:rFonts w:ascii="Calibri" w:eastAsia="Calibri" w:hAnsi="Calibri" w:cs="Calibri"/>
                <w:lang w:val="it-IT"/>
              </w:rPr>
              <w:t> </w:t>
            </w:r>
            <w:r w:rsidRPr="00931C08">
              <w:rPr>
                <w:rFonts w:ascii="Calibri" w:eastAsia="Calibri" w:hAnsi="Calibri" w:cs="Calibri"/>
                <w:lang w:val="it-IT"/>
              </w:rPr>
              <w:t>Abbott in un nuovo mercato, starebbe offrendo pasti sontuosi ai clienti che scelgono i prodotti Abbott rispetto a</w:t>
            </w:r>
            <w:r w:rsidR="0035151F">
              <w:rPr>
                <w:rFonts w:ascii="Calibri" w:eastAsia="Calibri" w:hAnsi="Calibri" w:cs="Calibri"/>
                <w:lang w:val="it-IT"/>
              </w:rPr>
              <w:t> </w:t>
            </w:r>
            <w:r w:rsidRPr="00931C08">
              <w:rPr>
                <w:rFonts w:ascii="Calibri" w:eastAsia="Calibri" w:hAnsi="Calibri" w:cs="Calibri"/>
                <w:lang w:val="it-IT"/>
              </w:rPr>
              <w:t>quelli della concorrenza. Qual è l’azione più appropriata?</w:t>
            </w:r>
          </w:p>
        </w:tc>
      </w:tr>
      <w:tr w:rsidR="00025912" w:rsidRPr="00CB5A5B" w14:paraId="166157A8" w14:textId="77777777" w:rsidTr="00F25748">
        <w:tc>
          <w:tcPr>
            <w:tcW w:w="1353" w:type="dxa"/>
            <w:shd w:val="clear" w:color="auto" w:fill="C1E4F5"/>
            <w:tcMar>
              <w:top w:w="120" w:type="dxa"/>
              <w:left w:w="180" w:type="dxa"/>
              <w:bottom w:w="120" w:type="dxa"/>
              <w:right w:w="180" w:type="dxa"/>
            </w:tcMar>
            <w:hideMark/>
          </w:tcPr>
          <w:p w14:paraId="2F24E9D6" w14:textId="77777777" w:rsidR="0094318D" w:rsidRPr="00931C08" w:rsidRDefault="00764180" w:rsidP="0094318D">
            <w:pPr>
              <w:spacing w:before="30" w:after="30"/>
              <w:ind w:left="30" w:right="30"/>
              <w:rPr>
                <w:rFonts w:ascii="Calibri" w:eastAsia="Times New Roman" w:hAnsi="Calibri" w:cs="Calibri"/>
                <w:sz w:val="16"/>
              </w:rPr>
            </w:pPr>
            <w:hyperlink r:id="rId131"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362B795B" w14:textId="77777777" w:rsidR="0094318D" w:rsidRPr="00931C08" w:rsidRDefault="00764180" w:rsidP="0094318D">
            <w:pPr>
              <w:ind w:left="30" w:right="30"/>
              <w:rPr>
                <w:rFonts w:ascii="Calibri" w:eastAsia="Times New Roman" w:hAnsi="Calibri" w:cs="Calibri"/>
                <w:sz w:val="16"/>
              </w:rPr>
            </w:pPr>
            <w:hyperlink r:id="rId132" w:tgtFrame="_blank" w:history="1">
              <w:r w:rsidRPr="00931C08">
                <w:rPr>
                  <w:rFonts w:ascii="Calibri" w:eastAsia="Times New Roman" w:hAnsi="Calibri" w:cs="Calibri"/>
                  <w:color w:val="0000FF"/>
                  <w:sz w:val="16"/>
                  <w:u w:val="single"/>
                </w:rPr>
                <w:t>65_C_16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CDB5DE4" w14:textId="77777777" w:rsidR="0094318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[1] Do nothing, since the information came from a competitor.</w:t>
            </w:r>
          </w:p>
        </w:tc>
        <w:tc>
          <w:tcPr>
            <w:tcW w:w="6000" w:type="dxa"/>
          </w:tcPr>
          <w:p w14:paraId="46ADD8C2" w14:textId="77777777" w:rsidR="0094318D" w:rsidRPr="00CB5A5B" w:rsidRDefault="00764180" w:rsidP="00F25748">
            <w:pPr>
              <w:spacing w:before="100" w:beforeAutospacing="1" w:after="100" w:afterAutospacing="1"/>
              <w:ind w:left="30" w:right="30"/>
              <w:rPr>
                <w:rFonts w:ascii="Calibri" w:eastAsia="Times New Roman" w:hAnsi="Calibri" w:cs="Calibri"/>
                <w:lang w:val="it-IT"/>
                <w:rPrChange w:id="147"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[1] Non fare nulla, poiché l’informazione proviene da un concorrente.</w:t>
            </w:r>
          </w:p>
        </w:tc>
      </w:tr>
      <w:tr w:rsidR="00025912" w:rsidRPr="00CB5A5B" w14:paraId="0FC004AE" w14:textId="77777777" w:rsidTr="00F25748">
        <w:tc>
          <w:tcPr>
            <w:tcW w:w="1353" w:type="dxa"/>
            <w:shd w:val="clear" w:color="auto" w:fill="C1E4F5"/>
            <w:tcMar>
              <w:top w:w="120" w:type="dxa"/>
              <w:left w:w="180" w:type="dxa"/>
              <w:bottom w:w="120" w:type="dxa"/>
              <w:right w:w="180" w:type="dxa"/>
            </w:tcMar>
            <w:hideMark/>
          </w:tcPr>
          <w:p w14:paraId="2F6C7EF4" w14:textId="77777777" w:rsidR="0094318D" w:rsidRPr="00931C08" w:rsidRDefault="00764180" w:rsidP="0094318D">
            <w:pPr>
              <w:spacing w:before="30" w:after="30"/>
              <w:ind w:left="30" w:right="30"/>
              <w:rPr>
                <w:rFonts w:ascii="Calibri" w:eastAsia="Times New Roman" w:hAnsi="Calibri" w:cs="Calibri"/>
                <w:sz w:val="16"/>
              </w:rPr>
            </w:pPr>
            <w:hyperlink r:id="rId133"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704F35F2" w14:textId="77777777" w:rsidR="0094318D" w:rsidRPr="00931C08" w:rsidRDefault="00764180" w:rsidP="0094318D">
            <w:pPr>
              <w:ind w:left="30" w:right="30"/>
              <w:rPr>
                <w:rFonts w:ascii="Calibri" w:eastAsia="Times New Roman" w:hAnsi="Calibri" w:cs="Calibri"/>
                <w:sz w:val="16"/>
              </w:rPr>
            </w:pPr>
            <w:hyperlink r:id="rId134" w:tgtFrame="_blank" w:history="1">
              <w:r w:rsidRPr="00931C08">
                <w:rPr>
                  <w:rFonts w:ascii="Calibri" w:eastAsia="Times New Roman" w:hAnsi="Calibri" w:cs="Calibri"/>
                  <w:color w:val="0000FF"/>
                  <w:sz w:val="16"/>
                  <w:u w:val="single"/>
                </w:rPr>
                <w:t>66_C_16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D586EB" w14:textId="77777777" w:rsidR="0094318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[2] Do nothing, because lavish meals are common in that market.</w:t>
            </w:r>
          </w:p>
        </w:tc>
        <w:tc>
          <w:tcPr>
            <w:tcW w:w="6000" w:type="dxa"/>
          </w:tcPr>
          <w:p w14:paraId="7FA59E8A" w14:textId="77777777" w:rsidR="0094318D" w:rsidRPr="00CB5A5B" w:rsidRDefault="00764180" w:rsidP="00F25748">
            <w:pPr>
              <w:spacing w:before="100" w:beforeAutospacing="1" w:after="100" w:afterAutospacing="1"/>
              <w:ind w:left="30" w:right="30"/>
              <w:rPr>
                <w:rFonts w:ascii="Calibri" w:eastAsia="Times New Roman" w:hAnsi="Calibri" w:cs="Calibri"/>
                <w:lang w:val="it-IT"/>
                <w:rPrChange w:id="148"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[2] Non fare nulla, perché in quel mercato i pasti sontuosi sono una pratica comune.</w:t>
            </w:r>
          </w:p>
        </w:tc>
      </w:tr>
      <w:tr w:rsidR="00025912" w:rsidRPr="00CB5A5B" w14:paraId="1B56FFEB" w14:textId="77777777" w:rsidTr="00F25748">
        <w:tc>
          <w:tcPr>
            <w:tcW w:w="1353" w:type="dxa"/>
            <w:shd w:val="clear" w:color="auto" w:fill="C1E4F5"/>
            <w:tcMar>
              <w:top w:w="120" w:type="dxa"/>
              <w:left w:w="180" w:type="dxa"/>
              <w:bottom w:w="120" w:type="dxa"/>
              <w:right w:w="180" w:type="dxa"/>
            </w:tcMar>
            <w:hideMark/>
          </w:tcPr>
          <w:p w14:paraId="54803418" w14:textId="77777777" w:rsidR="0094318D" w:rsidRPr="00931C08" w:rsidRDefault="00764180" w:rsidP="0094318D">
            <w:pPr>
              <w:spacing w:before="30" w:after="30"/>
              <w:ind w:left="30" w:right="30"/>
              <w:rPr>
                <w:rFonts w:ascii="Calibri" w:eastAsia="Times New Roman" w:hAnsi="Calibri" w:cs="Calibri"/>
                <w:sz w:val="16"/>
              </w:rPr>
            </w:pPr>
            <w:hyperlink r:id="rId135"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555B4EFD" w14:textId="77777777" w:rsidR="0094318D" w:rsidRPr="00931C08" w:rsidRDefault="00764180" w:rsidP="0094318D">
            <w:pPr>
              <w:ind w:left="30" w:right="30"/>
              <w:rPr>
                <w:rFonts w:ascii="Calibri" w:eastAsia="Times New Roman" w:hAnsi="Calibri" w:cs="Calibri"/>
                <w:sz w:val="16"/>
              </w:rPr>
            </w:pPr>
            <w:hyperlink r:id="rId136" w:tgtFrame="_blank" w:history="1">
              <w:r w:rsidRPr="00931C08">
                <w:rPr>
                  <w:rFonts w:ascii="Calibri" w:eastAsia="Times New Roman" w:hAnsi="Calibri" w:cs="Calibri"/>
                  <w:color w:val="0000FF"/>
                  <w:sz w:val="16"/>
                  <w:u w:val="single"/>
                </w:rPr>
                <w:t>67_C_16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AF22AAF" w14:textId="77777777" w:rsidR="0094318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[3] Report the matter immediately to the Office of Ethics and Compliance (OEC).</w:t>
            </w:r>
          </w:p>
        </w:tc>
        <w:tc>
          <w:tcPr>
            <w:tcW w:w="6000" w:type="dxa"/>
          </w:tcPr>
          <w:p w14:paraId="275C4F32" w14:textId="77777777" w:rsidR="0094318D" w:rsidRPr="00CB5A5B" w:rsidRDefault="00764180" w:rsidP="00F25748">
            <w:pPr>
              <w:spacing w:before="100" w:beforeAutospacing="1" w:after="100" w:afterAutospacing="1"/>
              <w:ind w:left="30" w:right="30"/>
              <w:rPr>
                <w:rFonts w:ascii="Calibri" w:eastAsia="Times New Roman" w:hAnsi="Calibri" w:cs="Calibri"/>
                <w:lang w:val="it-IT"/>
                <w:rPrChange w:id="149"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[3] Segnalare immediatamente la questione all’Ufficio Etica e Compliance (OEC).</w:t>
            </w:r>
          </w:p>
        </w:tc>
      </w:tr>
      <w:tr w:rsidR="00025912" w:rsidRPr="00931C08" w14:paraId="3F8A423D" w14:textId="77777777" w:rsidTr="00F25748">
        <w:tc>
          <w:tcPr>
            <w:tcW w:w="1353" w:type="dxa"/>
            <w:shd w:val="clear" w:color="auto" w:fill="C1E4F5"/>
            <w:tcMar>
              <w:top w:w="120" w:type="dxa"/>
              <w:left w:w="180" w:type="dxa"/>
              <w:bottom w:w="120" w:type="dxa"/>
              <w:right w:w="180" w:type="dxa"/>
            </w:tcMar>
            <w:hideMark/>
          </w:tcPr>
          <w:p w14:paraId="73A48A2C" w14:textId="77777777" w:rsidR="0094318D" w:rsidRPr="00931C08" w:rsidRDefault="00764180" w:rsidP="0094318D">
            <w:pPr>
              <w:spacing w:before="30" w:after="30"/>
              <w:ind w:left="30" w:right="30"/>
              <w:rPr>
                <w:rFonts w:ascii="Calibri" w:eastAsia="Times New Roman" w:hAnsi="Calibri" w:cs="Calibri"/>
                <w:sz w:val="16"/>
              </w:rPr>
            </w:pPr>
            <w:hyperlink r:id="rId137"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0A55B5D8" w14:textId="77777777" w:rsidR="0094318D" w:rsidRPr="00931C08" w:rsidRDefault="00764180" w:rsidP="0094318D">
            <w:pPr>
              <w:ind w:left="30" w:right="30"/>
              <w:rPr>
                <w:rFonts w:ascii="Calibri" w:eastAsia="Times New Roman" w:hAnsi="Calibri" w:cs="Calibri"/>
                <w:sz w:val="16"/>
              </w:rPr>
            </w:pPr>
            <w:hyperlink r:id="rId138" w:tgtFrame="_blank" w:history="1">
              <w:r w:rsidRPr="00931C08">
                <w:rPr>
                  <w:rFonts w:ascii="Calibri" w:eastAsia="Times New Roman" w:hAnsi="Calibri" w:cs="Calibri"/>
                  <w:color w:val="0000FF"/>
                  <w:sz w:val="16"/>
                  <w:u w:val="single"/>
                </w:rPr>
                <w:t>68_C_16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52DDCB0" w14:textId="77777777" w:rsidR="0094318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[4] Research alternative distributors in case the claim is true.</w:t>
            </w:r>
          </w:p>
          <w:p w14:paraId="1B780EC7" w14:textId="77777777" w:rsidR="0094318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Next</w:t>
            </w:r>
          </w:p>
        </w:tc>
        <w:tc>
          <w:tcPr>
            <w:tcW w:w="6000" w:type="dxa"/>
          </w:tcPr>
          <w:p w14:paraId="67DB9CAA" w14:textId="77777777" w:rsidR="0094318D"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[4] Ricercare distributori alternativi nel caso l’accusa fosse vera.</w:t>
            </w:r>
          </w:p>
          <w:p w14:paraId="6F1624AF" w14:textId="77777777" w:rsidR="0094318D"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Avanti</w:t>
            </w:r>
          </w:p>
        </w:tc>
      </w:tr>
      <w:tr w:rsidR="00025912" w:rsidRPr="00CB5A5B" w14:paraId="79D412CD" w14:textId="77777777" w:rsidTr="00F25748">
        <w:tc>
          <w:tcPr>
            <w:tcW w:w="1353" w:type="dxa"/>
            <w:shd w:val="clear" w:color="auto" w:fill="C1E4F5"/>
            <w:tcMar>
              <w:top w:w="120" w:type="dxa"/>
              <w:left w:w="180" w:type="dxa"/>
              <w:bottom w:w="120" w:type="dxa"/>
              <w:right w:w="180" w:type="dxa"/>
            </w:tcMar>
            <w:hideMark/>
          </w:tcPr>
          <w:p w14:paraId="361BF0F5" w14:textId="77777777" w:rsidR="00807D7F" w:rsidRPr="00931C08" w:rsidRDefault="00764180" w:rsidP="00807D7F">
            <w:pPr>
              <w:spacing w:before="30" w:after="30"/>
              <w:ind w:left="30" w:right="30"/>
              <w:rPr>
                <w:rFonts w:ascii="Calibri" w:eastAsia="Times New Roman" w:hAnsi="Calibri" w:cs="Calibri"/>
                <w:sz w:val="16"/>
              </w:rPr>
            </w:pPr>
            <w:r w:rsidRPr="00931C08">
              <w:rPr>
                <w:rFonts w:ascii="Calibri" w:eastAsia="Times New Roman" w:hAnsi="Calibri" w:cs="Calibri"/>
                <w:sz w:val="16"/>
              </w:rPr>
              <w:lastRenderedPageBreak/>
              <w:t>Screen 15</w:t>
            </w:r>
          </w:p>
          <w:p w14:paraId="68F7B5D4" w14:textId="77777777" w:rsidR="00807D7F" w:rsidRPr="00931C08" w:rsidRDefault="00764180" w:rsidP="00807D7F">
            <w:pPr>
              <w:spacing w:before="100" w:beforeAutospacing="1" w:after="100" w:afterAutospacing="1"/>
              <w:ind w:left="30" w:right="30"/>
              <w:rPr>
                <w:rFonts w:ascii="Calibri" w:eastAsia="Times New Roman" w:hAnsi="Calibri" w:cs="Calibri"/>
                <w:sz w:val="16"/>
              </w:rPr>
            </w:pPr>
            <w:r w:rsidRPr="00931C08">
              <w:rPr>
                <w:rFonts w:ascii="Calibri" w:eastAsia="Times New Roman" w:hAnsi="Calibri" w:cs="Calibri"/>
                <w:sz w:val="16"/>
              </w:rPr>
              <w:t>Question 5: Feedback</w:t>
            </w:r>
          </w:p>
          <w:p w14:paraId="02076328" w14:textId="77777777" w:rsidR="00807D7F" w:rsidRPr="00931C08" w:rsidRDefault="00764180" w:rsidP="00807D7F">
            <w:pPr>
              <w:ind w:left="30" w:right="30"/>
              <w:rPr>
                <w:rFonts w:ascii="Calibri" w:eastAsia="Times New Roman" w:hAnsi="Calibri" w:cs="Calibri"/>
                <w:sz w:val="16"/>
              </w:rPr>
            </w:pPr>
            <w:r w:rsidRPr="00931C08">
              <w:rPr>
                <w:rFonts w:ascii="Calibri" w:eastAsia="Times New Roman" w:hAnsi="Calibri" w:cs="Calibri"/>
                <w:sz w:val="16"/>
              </w:rPr>
              <w:t>69_C_16</w:t>
            </w:r>
          </w:p>
        </w:tc>
        <w:tc>
          <w:tcPr>
            <w:tcW w:w="6000" w:type="dxa"/>
            <w:tcMar>
              <w:top w:w="120" w:type="dxa"/>
              <w:left w:w="180" w:type="dxa"/>
              <w:bottom w:w="120" w:type="dxa"/>
              <w:right w:w="180" w:type="dxa"/>
            </w:tcMar>
            <w:hideMark/>
          </w:tcPr>
          <w:p w14:paraId="7073A08A" w14:textId="77777777" w:rsidR="00807D7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1EE2B204" w14:textId="77777777" w:rsidR="00807D7F" w:rsidRPr="00CB5A5B" w:rsidRDefault="00764180" w:rsidP="00F25748">
            <w:pPr>
              <w:spacing w:before="100" w:beforeAutospacing="1" w:after="100" w:afterAutospacing="1"/>
              <w:ind w:left="30" w:right="30"/>
              <w:rPr>
                <w:rFonts w:ascii="Calibri" w:eastAsia="Times New Roman" w:hAnsi="Calibri" w:cs="Calibri"/>
                <w:lang w:val="it-IT"/>
                <w:rPrChange w:id="150"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Devi segnalare immediatamente la presunta violazione all’Ufficio Etica e Compliance (OEC) affinché possa essere indagata correttamente, anche se l’informazione proviene da un concorrente.</w:t>
            </w:r>
          </w:p>
        </w:tc>
      </w:tr>
      <w:tr w:rsidR="00025912" w:rsidRPr="00CB5A5B" w14:paraId="7A1AC523" w14:textId="77777777" w:rsidTr="00F25748">
        <w:tc>
          <w:tcPr>
            <w:tcW w:w="1353" w:type="dxa"/>
            <w:shd w:val="clear" w:color="auto" w:fill="C1E4F5"/>
            <w:tcMar>
              <w:top w:w="120" w:type="dxa"/>
              <w:left w:w="180" w:type="dxa"/>
              <w:bottom w:w="120" w:type="dxa"/>
              <w:right w:w="180" w:type="dxa"/>
            </w:tcMar>
            <w:hideMark/>
          </w:tcPr>
          <w:p w14:paraId="57E22A06" w14:textId="77777777" w:rsidR="00807D7F" w:rsidRPr="00931C08" w:rsidRDefault="00764180" w:rsidP="00807D7F">
            <w:pPr>
              <w:spacing w:before="30" w:after="30"/>
              <w:ind w:left="30" w:right="30"/>
              <w:rPr>
                <w:rFonts w:ascii="Calibri" w:eastAsia="Times New Roman" w:hAnsi="Calibri" w:cs="Calibri"/>
                <w:sz w:val="16"/>
              </w:rPr>
            </w:pPr>
            <w:hyperlink r:id="rId139"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1A730338" w14:textId="77777777" w:rsidR="00807D7F" w:rsidRPr="00931C08" w:rsidRDefault="00764180" w:rsidP="00807D7F">
            <w:pPr>
              <w:ind w:left="30" w:right="30"/>
              <w:rPr>
                <w:rFonts w:ascii="Calibri" w:eastAsia="Times New Roman" w:hAnsi="Calibri" w:cs="Calibri"/>
                <w:sz w:val="16"/>
              </w:rPr>
            </w:pPr>
            <w:hyperlink r:id="rId140" w:tgtFrame="_blank" w:history="1">
              <w:r w:rsidRPr="00931C08">
                <w:rPr>
                  <w:rFonts w:ascii="Calibri" w:eastAsia="Times New Roman" w:hAnsi="Calibri" w:cs="Calibri"/>
                  <w:color w:val="0000FF"/>
                  <w:sz w:val="16"/>
                  <w:u w:val="single"/>
                </w:rPr>
                <w:t>70_C_16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94F496B" w14:textId="77777777" w:rsidR="00807D7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01C0720E" w14:textId="77777777" w:rsidR="00807D7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What is the appropriate action?</w:t>
            </w:r>
          </w:p>
        </w:tc>
        <w:tc>
          <w:tcPr>
            <w:tcW w:w="6000" w:type="dxa"/>
          </w:tcPr>
          <w:p w14:paraId="4EE430F1" w14:textId="7D121017" w:rsidR="00807D7F"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[6] Un’agenzia di viaggi sta organizzando gli spostamenti per gli operatori sanitari (</w:t>
            </w:r>
            <w:del w:id="151" w:author="Borrello, Barbara" w:date="2025-12-22T17:18:00Z" w16du:dateUtc="2025-12-22T16:18:00Z">
              <w:r w:rsidRPr="00931C08" w:rsidDel="006A6FDF">
                <w:rPr>
                  <w:rFonts w:ascii="Calibri" w:eastAsia="Calibri" w:hAnsi="Calibri" w:cs="Calibri"/>
                  <w:lang w:val="it-IT"/>
                </w:rPr>
                <w:delText>HCP</w:delText>
              </w:r>
            </w:del>
            <w:ins w:id="152" w:author="Borrello, Barbara" w:date="2025-12-22T17:18:00Z" w16du:dateUtc="2025-12-22T16:18:00Z">
              <w:r w:rsidR="006A6FDF">
                <w:rPr>
                  <w:rFonts w:ascii="Calibri" w:eastAsia="Calibri" w:hAnsi="Calibri" w:cs="Calibri"/>
                  <w:lang w:val="it-IT"/>
                </w:rPr>
                <w:t>OS</w:t>
              </w:r>
            </w:ins>
            <w:r w:rsidRPr="00931C08">
              <w:rPr>
                <w:rFonts w:ascii="Calibri" w:eastAsia="Calibri" w:hAnsi="Calibri" w:cs="Calibri"/>
                <w:lang w:val="it-IT"/>
              </w:rPr>
              <w:t>) che forniscono servizi di proctoring per Abbott. Durante la verifica delle ricevute inviate, emergono delle incongruenze: il totale non corrisponde alla richiesta di rimborso e alcune ricevute non riportano informazioni essenziali come le date di viaggio.</w:t>
            </w:r>
          </w:p>
          <w:p w14:paraId="23366DB0" w14:textId="77777777" w:rsidR="00807D7F" w:rsidRPr="00CB5A5B" w:rsidRDefault="00764180" w:rsidP="00F25748">
            <w:pPr>
              <w:spacing w:before="100" w:beforeAutospacing="1" w:after="100" w:afterAutospacing="1"/>
              <w:ind w:left="30" w:right="30"/>
              <w:rPr>
                <w:rFonts w:ascii="Calibri" w:eastAsia="Times New Roman" w:hAnsi="Calibri" w:cs="Calibri"/>
                <w:lang w:val="it-IT"/>
                <w:rPrChange w:id="153"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Qual è l’azione più appropriata?</w:t>
            </w:r>
          </w:p>
        </w:tc>
      </w:tr>
      <w:tr w:rsidR="00025912" w:rsidRPr="00CB5A5B" w14:paraId="5AD01427" w14:textId="77777777" w:rsidTr="00F25748">
        <w:tc>
          <w:tcPr>
            <w:tcW w:w="1353" w:type="dxa"/>
            <w:shd w:val="clear" w:color="auto" w:fill="C1E4F5"/>
            <w:tcMar>
              <w:top w:w="120" w:type="dxa"/>
              <w:left w:w="180" w:type="dxa"/>
              <w:bottom w:w="120" w:type="dxa"/>
              <w:right w:w="180" w:type="dxa"/>
            </w:tcMar>
            <w:hideMark/>
          </w:tcPr>
          <w:p w14:paraId="7009C580" w14:textId="77777777" w:rsidR="00807D7F" w:rsidRPr="00931C08" w:rsidRDefault="00764180" w:rsidP="00807D7F">
            <w:pPr>
              <w:spacing w:before="30" w:after="30"/>
              <w:ind w:left="30" w:right="30"/>
              <w:rPr>
                <w:rFonts w:ascii="Calibri" w:eastAsia="Times New Roman" w:hAnsi="Calibri" w:cs="Calibri"/>
                <w:sz w:val="16"/>
              </w:rPr>
            </w:pPr>
            <w:hyperlink r:id="rId141"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41EAAE05" w14:textId="77777777" w:rsidR="00807D7F" w:rsidRPr="00931C08" w:rsidRDefault="00764180" w:rsidP="00807D7F">
            <w:pPr>
              <w:ind w:left="30" w:right="30"/>
              <w:rPr>
                <w:rFonts w:ascii="Calibri" w:eastAsia="Times New Roman" w:hAnsi="Calibri" w:cs="Calibri"/>
                <w:sz w:val="16"/>
              </w:rPr>
            </w:pPr>
            <w:hyperlink r:id="rId142" w:tgtFrame="_blank" w:history="1">
              <w:r w:rsidRPr="00931C08">
                <w:rPr>
                  <w:rFonts w:ascii="Calibri" w:eastAsia="Times New Roman" w:hAnsi="Calibri" w:cs="Calibri"/>
                  <w:color w:val="0000FF"/>
                  <w:sz w:val="16"/>
                  <w:u w:val="single"/>
                </w:rPr>
                <w:t>71_C_16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22CCA8" w14:textId="77777777" w:rsidR="00807D7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[1] Inform the travel agency that Abbott cannot process payment without complete and accurate documentation.</w:t>
            </w:r>
          </w:p>
        </w:tc>
        <w:tc>
          <w:tcPr>
            <w:tcW w:w="6000" w:type="dxa"/>
          </w:tcPr>
          <w:p w14:paraId="491236E0" w14:textId="77777777" w:rsidR="00807D7F" w:rsidRPr="00CB5A5B" w:rsidRDefault="00764180" w:rsidP="00F25748">
            <w:pPr>
              <w:spacing w:before="100" w:beforeAutospacing="1" w:after="100" w:afterAutospacing="1"/>
              <w:ind w:left="30" w:right="30"/>
              <w:rPr>
                <w:rFonts w:ascii="Calibri" w:eastAsia="Times New Roman" w:hAnsi="Calibri" w:cs="Calibri"/>
                <w:lang w:val="it-IT"/>
                <w:rPrChange w:id="154"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[1] Informare l’agenzia di viaggi che Abbott non può procedere al pagamento senza una documentazione completa e accurata.</w:t>
            </w:r>
          </w:p>
        </w:tc>
      </w:tr>
      <w:tr w:rsidR="00025912" w:rsidRPr="00CB5A5B" w14:paraId="29B37328" w14:textId="77777777" w:rsidTr="00F25748">
        <w:tc>
          <w:tcPr>
            <w:tcW w:w="1353" w:type="dxa"/>
            <w:shd w:val="clear" w:color="auto" w:fill="C1E4F5"/>
            <w:tcMar>
              <w:top w:w="120" w:type="dxa"/>
              <w:left w:w="180" w:type="dxa"/>
              <w:bottom w:w="120" w:type="dxa"/>
              <w:right w:w="180" w:type="dxa"/>
            </w:tcMar>
            <w:hideMark/>
          </w:tcPr>
          <w:p w14:paraId="7BA201C4" w14:textId="77777777" w:rsidR="00807D7F" w:rsidRPr="00931C08" w:rsidRDefault="00764180" w:rsidP="00807D7F">
            <w:pPr>
              <w:spacing w:before="30" w:after="30"/>
              <w:ind w:left="30" w:right="30"/>
              <w:rPr>
                <w:rFonts w:ascii="Calibri" w:eastAsia="Times New Roman" w:hAnsi="Calibri" w:cs="Calibri"/>
                <w:sz w:val="16"/>
              </w:rPr>
            </w:pPr>
            <w:hyperlink r:id="rId143"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112AC819" w14:textId="77777777" w:rsidR="00807D7F" w:rsidRPr="00931C08" w:rsidRDefault="00764180" w:rsidP="00807D7F">
            <w:pPr>
              <w:ind w:left="30" w:right="30"/>
              <w:rPr>
                <w:rFonts w:ascii="Calibri" w:eastAsia="Times New Roman" w:hAnsi="Calibri" w:cs="Calibri"/>
                <w:sz w:val="16"/>
              </w:rPr>
            </w:pPr>
            <w:hyperlink r:id="rId144" w:tgtFrame="_blank" w:history="1">
              <w:r w:rsidRPr="00931C08">
                <w:rPr>
                  <w:rFonts w:ascii="Calibri" w:eastAsia="Times New Roman" w:hAnsi="Calibri" w:cs="Calibri"/>
                  <w:color w:val="0000FF"/>
                  <w:sz w:val="16"/>
                  <w:u w:val="single"/>
                </w:rPr>
                <w:t>72_C_16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14B1F5B" w14:textId="77777777" w:rsidR="00807D7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[2] Process the receipts since only some information is missing.</w:t>
            </w:r>
          </w:p>
        </w:tc>
        <w:tc>
          <w:tcPr>
            <w:tcW w:w="6000" w:type="dxa"/>
          </w:tcPr>
          <w:p w14:paraId="29FEA959" w14:textId="5194374A" w:rsidR="00807D7F" w:rsidRPr="00CB5A5B" w:rsidRDefault="00764180" w:rsidP="00F25748">
            <w:pPr>
              <w:spacing w:before="100" w:beforeAutospacing="1" w:after="100" w:afterAutospacing="1"/>
              <w:ind w:left="30" w:right="30"/>
              <w:rPr>
                <w:rFonts w:ascii="Calibri" w:eastAsia="Times New Roman" w:hAnsi="Calibri" w:cs="Calibri"/>
                <w:lang w:val="it-IT"/>
                <w:rPrChange w:id="155"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[2] Processare comunque le ricevute, poiché mancano solo</w:t>
            </w:r>
            <w:r w:rsidR="000214BC">
              <w:rPr>
                <w:rFonts w:ascii="Calibri" w:eastAsia="Calibri" w:hAnsi="Calibri" w:cs="Calibri"/>
                <w:lang w:val="it-IT"/>
              </w:rPr>
              <w:t> </w:t>
            </w:r>
            <w:r w:rsidRPr="00931C08">
              <w:rPr>
                <w:rFonts w:ascii="Calibri" w:eastAsia="Calibri" w:hAnsi="Calibri" w:cs="Calibri"/>
                <w:lang w:val="it-IT"/>
              </w:rPr>
              <w:t>alcune informazioni.</w:t>
            </w:r>
          </w:p>
        </w:tc>
      </w:tr>
      <w:tr w:rsidR="00025912" w:rsidRPr="00CB5A5B" w14:paraId="04B6B738" w14:textId="77777777" w:rsidTr="00F25748">
        <w:tc>
          <w:tcPr>
            <w:tcW w:w="1353" w:type="dxa"/>
            <w:shd w:val="clear" w:color="auto" w:fill="C1E4F5"/>
            <w:tcMar>
              <w:top w:w="120" w:type="dxa"/>
              <w:left w:w="180" w:type="dxa"/>
              <w:bottom w:w="120" w:type="dxa"/>
              <w:right w:w="180" w:type="dxa"/>
            </w:tcMar>
            <w:hideMark/>
          </w:tcPr>
          <w:p w14:paraId="6455855E" w14:textId="77777777" w:rsidR="00807D7F" w:rsidRPr="00931C08" w:rsidRDefault="00764180" w:rsidP="00807D7F">
            <w:pPr>
              <w:spacing w:before="30" w:after="30"/>
              <w:ind w:left="30" w:right="30"/>
              <w:rPr>
                <w:rFonts w:ascii="Calibri" w:eastAsia="Times New Roman" w:hAnsi="Calibri" w:cs="Calibri"/>
                <w:sz w:val="16"/>
              </w:rPr>
            </w:pPr>
            <w:hyperlink r:id="rId145"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3FEA5E0F" w14:textId="77777777" w:rsidR="00807D7F" w:rsidRPr="00931C08" w:rsidRDefault="00764180" w:rsidP="00807D7F">
            <w:pPr>
              <w:ind w:left="30" w:right="30"/>
              <w:rPr>
                <w:rFonts w:ascii="Calibri" w:eastAsia="Times New Roman" w:hAnsi="Calibri" w:cs="Calibri"/>
                <w:sz w:val="16"/>
              </w:rPr>
            </w:pPr>
            <w:hyperlink r:id="rId146" w:tgtFrame="_blank" w:history="1">
              <w:r w:rsidRPr="00931C08">
                <w:rPr>
                  <w:rFonts w:ascii="Calibri" w:eastAsia="Times New Roman" w:hAnsi="Calibri" w:cs="Calibri"/>
                  <w:color w:val="0000FF"/>
                  <w:sz w:val="16"/>
                  <w:u w:val="single"/>
                </w:rPr>
                <w:t>73_C_16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D274968" w14:textId="77777777" w:rsidR="00807D7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[3] Advise the agency to be more accurate next time.</w:t>
            </w:r>
          </w:p>
        </w:tc>
        <w:tc>
          <w:tcPr>
            <w:tcW w:w="6000" w:type="dxa"/>
          </w:tcPr>
          <w:p w14:paraId="0737DA19" w14:textId="77777777" w:rsidR="00807D7F"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[3] Consigliare all’agenzia di essere più accurata la prossima volta.</w:t>
            </w:r>
          </w:p>
        </w:tc>
      </w:tr>
      <w:tr w:rsidR="00025912" w:rsidRPr="00931C08" w14:paraId="57B4AEBA" w14:textId="77777777" w:rsidTr="00F25748">
        <w:tc>
          <w:tcPr>
            <w:tcW w:w="1353" w:type="dxa"/>
            <w:shd w:val="clear" w:color="auto" w:fill="C1E4F5"/>
            <w:tcMar>
              <w:top w:w="120" w:type="dxa"/>
              <w:left w:w="180" w:type="dxa"/>
              <w:bottom w:w="120" w:type="dxa"/>
              <w:right w:w="180" w:type="dxa"/>
            </w:tcMar>
            <w:hideMark/>
          </w:tcPr>
          <w:p w14:paraId="709F936B" w14:textId="77777777" w:rsidR="00807D7F" w:rsidRPr="00931C08" w:rsidRDefault="00764180" w:rsidP="00807D7F">
            <w:pPr>
              <w:spacing w:before="30" w:after="30"/>
              <w:ind w:left="30" w:right="30"/>
              <w:rPr>
                <w:rFonts w:ascii="Calibri" w:eastAsia="Times New Roman" w:hAnsi="Calibri" w:cs="Calibri"/>
                <w:sz w:val="16"/>
              </w:rPr>
            </w:pPr>
            <w:hyperlink r:id="rId147"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34E752ED" w14:textId="77777777" w:rsidR="00807D7F" w:rsidRPr="00931C08" w:rsidRDefault="00764180" w:rsidP="00807D7F">
            <w:pPr>
              <w:ind w:left="30" w:right="30"/>
              <w:rPr>
                <w:rFonts w:ascii="Calibri" w:eastAsia="Times New Roman" w:hAnsi="Calibri" w:cs="Calibri"/>
                <w:sz w:val="16"/>
              </w:rPr>
            </w:pPr>
            <w:hyperlink r:id="rId148" w:tgtFrame="_blank" w:history="1">
              <w:r w:rsidRPr="00931C08">
                <w:rPr>
                  <w:rFonts w:ascii="Calibri" w:eastAsia="Times New Roman" w:hAnsi="Calibri" w:cs="Calibri"/>
                  <w:color w:val="0000FF"/>
                  <w:sz w:val="16"/>
                  <w:u w:val="single"/>
                </w:rPr>
                <w:t>74_C_16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652D09" w14:textId="77777777" w:rsidR="00807D7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[4] Do nothing, since the agency is new.</w:t>
            </w:r>
          </w:p>
          <w:p w14:paraId="297D6B11" w14:textId="77777777" w:rsidR="00807D7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Next</w:t>
            </w:r>
          </w:p>
        </w:tc>
        <w:tc>
          <w:tcPr>
            <w:tcW w:w="6000" w:type="dxa"/>
          </w:tcPr>
          <w:p w14:paraId="4B8138E0" w14:textId="77777777" w:rsidR="00807D7F"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t>[4] Non fare nulla, poiché l’agenzia è nuova.</w:t>
            </w:r>
          </w:p>
          <w:p w14:paraId="376FD114" w14:textId="77777777" w:rsidR="00807D7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Avanti</w:t>
            </w:r>
          </w:p>
        </w:tc>
      </w:tr>
      <w:tr w:rsidR="00025912" w:rsidRPr="00CB5A5B" w14:paraId="0C2D20B2" w14:textId="77777777" w:rsidTr="00F25748">
        <w:tc>
          <w:tcPr>
            <w:tcW w:w="1353" w:type="dxa"/>
            <w:shd w:val="clear" w:color="auto" w:fill="C1E4F5"/>
            <w:tcMar>
              <w:top w:w="120" w:type="dxa"/>
              <w:left w:w="180" w:type="dxa"/>
              <w:bottom w:w="120" w:type="dxa"/>
              <w:right w:w="180" w:type="dxa"/>
            </w:tcMar>
            <w:hideMark/>
          </w:tcPr>
          <w:p w14:paraId="499FF3D4" w14:textId="77777777" w:rsidR="00E90AF1" w:rsidRPr="00931C08" w:rsidRDefault="00764180" w:rsidP="00E90AF1">
            <w:pPr>
              <w:spacing w:before="30" w:after="30"/>
              <w:ind w:left="30" w:right="30"/>
              <w:rPr>
                <w:rFonts w:ascii="Calibri" w:eastAsia="Times New Roman" w:hAnsi="Calibri" w:cs="Calibri"/>
                <w:sz w:val="16"/>
              </w:rPr>
            </w:pPr>
            <w:r w:rsidRPr="00931C08">
              <w:rPr>
                <w:rFonts w:ascii="Calibri" w:eastAsia="Times New Roman" w:hAnsi="Calibri" w:cs="Calibri"/>
                <w:sz w:val="16"/>
              </w:rPr>
              <w:lastRenderedPageBreak/>
              <w:t>Screen 15</w:t>
            </w:r>
          </w:p>
          <w:p w14:paraId="1859F930" w14:textId="77777777" w:rsidR="00E90AF1" w:rsidRPr="00931C08" w:rsidRDefault="00764180" w:rsidP="00E90AF1">
            <w:pPr>
              <w:spacing w:before="100" w:beforeAutospacing="1" w:after="100" w:afterAutospacing="1"/>
              <w:ind w:left="30" w:right="30"/>
              <w:rPr>
                <w:rFonts w:ascii="Calibri" w:eastAsia="Times New Roman" w:hAnsi="Calibri" w:cs="Calibri"/>
                <w:sz w:val="16"/>
              </w:rPr>
            </w:pPr>
            <w:r w:rsidRPr="00931C08">
              <w:rPr>
                <w:rFonts w:ascii="Calibri" w:eastAsia="Times New Roman" w:hAnsi="Calibri" w:cs="Calibri"/>
                <w:sz w:val="16"/>
              </w:rPr>
              <w:t>Question 6: Feedback</w:t>
            </w:r>
          </w:p>
          <w:p w14:paraId="4EB972DD" w14:textId="77777777" w:rsidR="00E90AF1" w:rsidRPr="00931C08" w:rsidRDefault="00764180" w:rsidP="00E90AF1">
            <w:pPr>
              <w:ind w:left="30" w:right="30"/>
              <w:rPr>
                <w:rFonts w:ascii="Calibri" w:eastAsia="Times New Roman" w:hAnsi="Calibri" w:cs="Calibri"/>
                <w:sz w:val="16"/>
              </w:rPr>
            </w:pPr>
            <w:r w:rsidRPr="00931C08">
              <w:rPr>
                <w:rFonts w:ascii="Calibri" w:eastAsia="Times New Roman" w:hAnsi="Calibri" w:cs="Calibri"/>
                <w:sz w:val="16"/>
              </w:rPr>
              <w:t>75_C_16</w:t>
            </w:r>
          </w:p>
        </w:tc>
        <w:tc>
          <w:tcPr>
            <w:tcW w:w="6000" w:type="dxa"/>
            <w:tcMar>
              <w:top w:w="120" w:type="dxa"/>
              <w:left w:w="180" w:type="dxa"/>
              <w:bottom w:w="120" w:type="dxa"/>
              <w:right w:w="180" w:type="dxa"/>
            </w:tcMar>
            <w:hideMark/>
          </w:tcPr>
          <w:p w14:paraId="3B786C9D" w14:textId="77777777" w:rsidR="00E90AF1"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transactions.</w:t>
            </w:r>
          </w:p>
        </w:tc>
        <w:tc>
          <w:tcPr>
            <w:tcW w:w="6000" w:type="dxa"/>
          </w:tcPr>
          <w:p w14:paraId="15EBA532" w14:textId="77777777" w:rsidR="00E90AF1" w:rsidRPr="00CB5A5B" w:rsidRDefault="00764180" w:rsidP="00F25748">
            <w:pPr>
              <w:spacing w:before="100" w:beforeAutospacing="1" w:after="100" w:afterAutospacing="1"/>
              <w:ind w:left="30" w:right="30"/>
              <w:rPr>
                <w:rFonts w:ascii="Calibri" w:eastAsia="Times New Roman" w:hAnsi="Calibri" w:cs="Calibri"/>
                <w:lang w:val="it-IT"/>
                <w:rPrChange w:id="156" w:author="Borrello, Barbara" w:date="2025-12-22T15:14:00Z" w16du:dateUtc="2025-12-22T14:14:00Z">
                  <w:rPr>
                    <w:rFonts w:ascii="Calibri" w:eastAsia="Times New Roman" w:hAnsi="Calibri" w:cs="Calibri"/>
                  </w:rPr>
                </w:rPrChange>
              </w:rPr>
            </w:pPr>
            <w:r w:rsidRPr="00931C08">
              <w:rPr>
                <w:rFonts w:ascii="Calibri" w:eastAsia="Calibri" w:hAnsi="Calibri" w:cs="Calibri"/>
                <w:lang w:val="it-IT"/>
              </w:rPr>
              <w:t>I libri e i registri di Abbott devono riportare in modo accurato tutte le transazioni effettuate. Pertanto, è di fondamentale importanza che i terzi che erogano servizi per conto di Abbott forniscano una documentazione completa che rifletta lo scopo reale e i dettagli delle operazioni.</w:t>
            </w:r>
          </w:p>
        </w:tc>
      </w:tr>
      <w:tr w:rsidR="00025912" w:rsidRPr="000214BC" w14:paraId="1DAAAB45" w14:textId="77777777" w:rsidTr="00F25748">
        <w:tc>
          <w:tcPr>
            <w:tcW w:w="1353" w:type="dxa"/>
            <w:shd w:val="clear" w:color="auto" w:fill="C1E4F5"/>
            <w:tcMar>
              <w:top w:w="120" w:type="dxa"/>
              <w:left w:w="180" w:type="dxa"/>
              <w:bottom w:w="120" w:type="dxa"/>
              <w:right w:w="180" w:type="dxa"/>
            </w:tcMar>
            <w:hideMark/>
          </w:tcPr>
          <w:p w14:paraId="3A4C029D" w14:textId="77777777" w:rsidR="00E90AF1" w:rsidRPr="00931C08" w:rsidRDefault="00764180" w:rsidP="00E90AF1">
            <w:pPr>
              <w:spacing w:before="30" w:after="30"/>
              <w:ind w:left="30" w:right="30"/>
              <w:rPr>
                <w:rFonts w:ascii="Calibri" w:eastAsia="Times New Roman" w:hAnsi="Calibri" w:cs="Calibri"/>
                <w:sz w:val="16"/>
              </w:rPr>
            </w:pPr>
            <w:hyperlink r:id="rId149"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110D127C" w14:textId="77777777" w:rsidR="00E90AF1" w:rsidRPr="00931C08" w:rsidRDefault="00764180" w:rsidP="00E90AF1">
            <w:pPr>
              <w:ind w:left="30" w:right="30"/>
              <w:rPr>
                <w:rFonts w:ascii="Calibri" w:eastAsia="Times New Roman" w:hAnsi="Calibri" w:cs="Calibri"/>
                <w:sz w:val="16"/>
              </w:rPr>
            </w:pPr>
            <w:hyperlink r:id="rId150" w:tgtFrame="_blank" w:history="1">
              <w:r w:rsidRPr="00931C08">
                <w:rPr>
                  <w:rFonts w:ascii="Calibri" w:eastAsia="Times New Roman" w:hAnsi="Calibri" w:cs="Calibri"/>
                  <w:color w:val="0000FF"/>
                  <w:sz w:val="16"/>
                  <w:u w:val="single"/>
                </w:rPr>
                <w:t>76_C_16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8AE388" w14:textId="77777777" w:rsidR="00E90AF1"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1447B2FF" w14:textId="1E676F9F" w:rsidR="00E90AF1" w:rsidRPr="000214BC"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[7] Lavori presso un’affiliata in cui è permesso sponsorizzare la partecipazione di OS a conferenze formative. Stai selezionando operatori sanitari come partecipanti a una conferenza internazionale. I criteri che</w:t>
            </w:r>
            <w:r w:rsidR="000214BC">
              <w:rPr>
                <w:rFonts w:ascii="Calibri" w:eastAsia="Calibri" w:hAnsi="Calibri" w:cs="Calibri"/>
                <w:lang w:val="it-IT"/>
              </w:rPr>
              <w:t> </w:t>
            </w:r>
            <w:r w:rsidRPr="00931C08">
              <w:rPr>
                <w:rFonts w:ascii="Calibri" w:eastAsia="Calibri" w:hAnsi="Calibri" w:cs="Calibri"/>
                <w:lang w:val="it-IT"/>
              </w:rPr>
              <w:t>usi per la selezione comprendono: (1) se l’argomento della conferenza rientra nel settore di competenza dell’OS; (2) se Abbott ha sponsorizzato in precedenza l’OS nel corso dell’anno passato; e (3) se è probabile che l’OS raccomandi prodotti di Abbott o utilizzi dispositivi di Abbott dopo aver partecipato all’evento. Questi criteri sono appropriati?</w:t>
            </w:r>
          </w:p>
        </w:tc>
      </w:tr>
      <w:tr w:rsidR="00025912" w:rsidRPr="00CB5A5B" w14:paraId="053121F2" w14:textId="77777777" w:rsidTr="00F25748">
        <w:tc>
          <w:tcPr>
            <w:tcW w:w="1353" w:type="dxa"/>
            <w:shd w:val="clear" w:color="auto" w:fill="C1E4F5"/>
            <w:tcMar>
              <w:top w:w="120" w:type="dxa"/>
              <w:left w:w="180" w:type="dxa"/>
              <w:bottom w:w="120" w:type="dxa"/>
              <w:right w:w="180" w:type="dxa"/>
            </w:tcMar>
            <w:hideMark/>
          </w:tcPr>
          <w:p w14:paraId="3779263F" w14:textId="77777777" w:rsidR="00E90AF1" w:rsidRPr="00931C08" w:rsidRDefault="00764180" w:rsidP="00E90AF1">
            <w:pPr>
              <w:spacing w:before="30" w:after="30"/>
              <w:ind w:left="30" w:right="30"/>
              <w:rPr>
                <w:rFonts w:ascii="Calibri" w:eastAsia="Times New Roman" w:hAnsi="Calibri" w:cs="Calibri"/>
                <w:sz w:val="16"/>
              </w:rPr>
            </w:pPr>
            <w:hyperlink r:id="rId151"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3DBD10DC" w14:textId="77777777" w:rsidR="00E90AF1" w:rsidRPr="00931C08" w:rsidRDefault="00764180" w:rsidP="00E90AF1">
            <w:pPr>
              <w:ind w:left="30" w:right="30"/>
              <w:rPr>
                <w:rFonts w:ascii="Calibri" w:eastAsia="Times New Roman" w:hAnsi="Calibri" w:cs="Calibri"/>
                <w:sz w:val="16"/>
              </w:rPr>
            </w:pPr>
            <w:hyperlink r:id="rId152" w:tgtFrame="_blank" w:history="1">
              <w:r w:rsidRPr="00931C08">
                <w:rPr>
                  <w:rFonts w:ascii="Calibri" w:eastAsia="Times New Roman" w:hAnsi="Calibri" w:cs="Calibri"/>
                  <w:color w:val="0000FF"/>
                  <w:sz w:val="16"/>
                  <w:u w:val="single"/>
                </w:rPr>
                <w:t>77_C_16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93C96D3" w14:textId="77777777" w:rsidR="00E90AF1"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[1] Yes. The two key criteria that must always be met when sponsoring individuals are that the sponsorship: a) is relevant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4472DA65" w14:textId="71C779BC" w:rsidR="00E90AF1"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[1] Sì. I due criteri chiave che devono sempre essere soddisfatti nella sponsorizzazione di individui sono che la</w:t>
            </w:r>
            <w:r w:rsidR="000214BC">
              <w:rPr>
                <w:rFonts w:ascii="Calibri" w:eastAsia="Calibri" w:hAnsi="Calibri" w:cs="Calibri"/>
                <w:lang w:val="it-IT"/>
              </w:rPr>
              <w:t> </w:t>
            </w:r>
            <w:r w:rsidRPr="00931C08">
              <w:rPr>
                <w:rFonts w:ascii="Calibri" w:eastAsia="Calibri" w:hAnsi="Calibri" w:cs="Calibri"/>
                <w:lang w:val="it-IT"/>
              </w:rPr>
              <w:t>sponsorizzazione: a) sia rilevante per il settore di competenza dell’operatore sanitario e b) non venga usata come premio o incentivo per gli affari. Il fatto che tu controlli e ti assicuri che Abbott non abbia sponsorizzato l’OS nel corso dello scorso anno aiuta a garantire quest’ultimo.</w:t>
            </w:r>
          </w:p>
        </w:tc>
      </w:tr>
      <w:tr w:rsidR="00025912" w:rsidRPr="00CB5A5B" w14:paraId="6F6400B4" w14:textId="77777777" w:rsidTr="00F25748">
        <w:tc>
          <w:tcPr>
            <w:tcW w:w="1353" w:type="dxa"/>
            <w:shd w:val="clear" w:color="auto" w:fill="C1E4F5"/>
            <w:tcMar>
              <w:top w:w="120" w:type="dxa"/>
              <w:left w:w="180" w:type="dxa"/>
              <w:bottom w:w="120" w:type="dxa"/>
              <w:right w:w="180" w:type="dxa"/>
            </w:tcMar>
            <w:hideMark/>
          </w:tcPr>
          <w:p w14:paraId="48EFFECE" w14:textId="77777777" w:rsidR="00E90AF1" w:rsidRPr="00931C08" w:rsidRDefault="00764180" w:rsidP="00E90AF1">
            <w:pPr>
              <w:spacing w:before="30" w:after="30"/>
              <w:ind w:left="30" w:right="30"/>
              <w:rPr>
                <w:rFonts w:ascii="Calibri" w:eastAsia="Times New Roman" w:hAnsi="Calibri" w:cs="Calibri"/>
                <w:sz w:val="16"/>
              </w:rPr>
            </w:pPr>
            <w:hyperlink r:id="rId153"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3A0F0006" w14:textId="77777777" w:rsidR="00E90AF1" w:rsidRPr="00931C08" w:rsidRDefault="00764180" w:rsidP="00E90AF1">
            <w:pPr>
              <w:ind w:left="30" w:right="30"/>
              <w:rPr>
                <w:rFonts w:ascii="Calibri" w:eastAsia="Times New Roman" w:hAnsi="Calibri" w:cs="Calibri"/>
                <w:sz w:val="16"/>
              </w:rPr>
            </w:pPr>
            <w:hyperlink r:id="rId154" w:tgtFrame="_blank" w:history="1">
              <w:r w:rsidRPr="00931C08">
                <w:rPr>
                  <w:rFonts w:ascii="Calibri" w:eastAsia="Times New Roman" w:hAnsi="Calibri" w:cs="Calibri"/>
                  <w:color w:val="0000FF"/>
                  <w:sz w:val="16"/>
                  <w:u w:val="single"/>
                </w:rPr>
                <w:t>78_C_16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C80C230" w14:textId="77777777" w:rsidR="00E90AF1"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 xml:space="preserve">[2] Yes. As long as the reason for sponsoring the HCP is not to influence or reward the individual, you are able to </w:t>
            </w:r>
            <w:r w:rsidRPr="00931C08">
              <w:rPr>
                <w:rFonts w:ascii="Calibri" w:eastAsia="Times New Roman" w:hAnsi="Calibri" w:cs="Calibri"/>
              </w:rPr>
              <w:lastRenderedPageBreak/>
              <w:t>consider the return on your investment – whether or not the individual will continue to prescribe Abbott products.</w:t>
            </w:r>
          </w:p>
        </w:tc>
        <w:tc>
          <w:tcPr>
            <w:tcW w:w="6000" w:type="dxa"/>
          </w:tcPr>
          <w:p w14:paraId="22A6ADBD" w14:textId="0A67CA47" w:rsidR="00E90AF1" w:rsidRPr="000214BC"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lastRenderedPageBreak/>
              <w:t xml:space="preserve">[2] Sì. Fintanto che il motivo per sponsorizzare l’OS non è influenzarlo o premiarlo, puoi prendere in considerazione </w:t>
            </w:r>
            <w:r w:rsidRPr="00931C08">
              <w:rPr>
                <w:rFonts w:ascii="Calibri" w:eastAsia="Calibri" w:hAnsi="Calibri" w:cs="Calibri"/>
                <w:lang w:val="it-IT"/>
              </w:rPr>
              <w:lastRenderedPageBreak/>
              <w:t>l’utile sull’investimento, ovvero se il soggetto continuerà o</w:t>
            </w:r>
            <w:r w:rsidR="000214BC">
              <w:rPr>
                <w:rFonts w:ascii="Calibri" w:eastAsia="Calibri" w:hAnsi="Calibri" w:cs="Calibri"/>
                <w:lang w:val="it-IT"/>
              </w:rPr>
              <w:t> </w:t>
            </w:r>
            <w:r w:rsidRPr="00931C08">
              <w:rPr>
                <w:rFonts w:ascii="Calibri" w:eastAsia="Calibri" w:hAnsi="Calibri" w:cs="Calibri"/>
                <w:lang w:val="it-IT"/>
              </w:rPr>
              <w:t>meno a prescrivere i prodotti di Abbott.</w:t>
            </w:r>
          </w:p>
        </w:tc>
      </w:tr>
      <w:tr w:rsidR="00025912" w:rsidRPr="00CB5A5B" w14:paraId="1B06F2E7" w14:textId="77777777" w:rsidTr="00F25748">
        <w:tc>
          <w:tcPr>
            <w:tcW w:w="1353" w:type="dxa"/>
            <w:shd w:val="clear" w:color="auto" w:fill="C1E4F5"/>
            <w:tcMar>
              <w:top w:w="120" w:type="dxa"/>
              <w:left w:w="180" w:type="dxa"/>
              <w:bottom w:w="120" w:type="dxa"/>
              <w:right w:w="180" w:type="dxa"/>
            </w:tcMar>
            <w:hideMark/>
          </w:tcPr>
          <w:p w14:paraId="6A7BD972" w14:textId="77777777" w:rsidR="00E90AF1" w:rsidRPr="00931C08" w:rsidRDefault="00764180" w:rsidP="00E90AF1">
            <w:pPr>
              <w:spacing w:before="30" w:after="30"/>
              <w:ind w:left="30" w:right="30"/>
              <w:rPr>
                <w:rFonts w:ascii="Calibri" w:eastAsia="Times New Roman" w:hAnsi="Calibri" w:cs="Calibri"/>
                <w:sz w:val="16"/>
              </w:rPr>
            </w:pPr>
            <w:hyperlink r:id="rId155"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2C51E586" w14:textId="77777777" w:rsidR="00E90AF1" w:rsidRPr="00931C08" w:rsidRDefault="00764180" w:rsidP="00E90AF1">
            <w:pPr>
              <w:ind w:left="30" w:right="30"/>
              <w:rPr>
                <w:rFonts w:ascii="Calibri" w:eastAsia="Times New Roman" w:hAnsi="Calibri" w:cs="Calibri"/>
                <w:sz w:val="16"/>
              </w:rPr>
            </w:pPr>
            <w:hyperlink r:id="rId156" w:tgtFrame="_blank" w:history="1">
              <w:r w:rsidRPr="00931C08">
                <w:rPr>
                  <w:rFonts w:ascii="Calibri" w:eastAsia="Times New Roman" w:hAnsi="Calibri" w:cs="Calibri"/>
                  <w:color w:val="0000FF"/>
                  <w:sz w:val="16"/>
                  <w:u w:val="single"/>
                </w:rPr>
                <w:t>79_C_16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CDF09DD" w14:textId="77777777" w:rsidR="00E90AF1"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738A485C" w14:textId="6C9C8C68" w:rsidR="00E90AF1" w:rsidRPr="000214BC"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[3] No. Le decisioni sulle sponsorizzazioni non possono basarsi sul fatto che l’OS possa raccomandare prodotti di</w:t>
            </w:r>
            <w:r w:rsidR="000214BC">
              <w:rPr>
                <w:rFonts w:ascii="Calibri" w:eastAsia="Calibri" w:hAnsi="Calibri" w:cs="Calibri"/>
                <w:lang w:val="it-IT"/>
              </w:rPr>
              <w:t> </w:t>
            </w:r>
            <w:r w:rsidRPr="00931C08">
              <w:rPr>
                <w:rFonts w:ascii="Calibri" w:eastAsia="Calibri" w:hAnsi="Calibri" w:cs="Calibri"/>
                <w:lang w:val="it-IT"/>
              </w:rPr>
              <w:t>Abbott o utilizzare dispositivi di Abbott dopo aver partecipato a un evento sponsorizzato.</w:t>
            </w:r>
          </w:p>
        </w:tc>
      </w:tr>
      <w:tr w:rsidR="00025912" w:rsidRPr="00931C08" w14:paraId="2F6169D6" w14:textId="77777777" w:rsidTr="00F25748">
        <w:tc>
          <w:tcPr>
            <w:tcW w:w="1353" w:type="dxa"/>
            <w:shd w:val="clear" w:color="auto" w:fill="C1E4F5"/>
            <w:tcMar>
              <w:top w:w="120" w:type="dxa"/>
              <w:left w:w="180" w:type="dxa"/>
              <w:bottom w:w="120" w:type="dxa"/>
              <w:right w:w="180" w:type="dxa"/>
            </w:tcMar>
            <w:hideMark/>
          </w:tcPr>
          <w:p w14:paraId="74A13698" w14:textId="77777777" w:rsidR="00E90AF1" w:rsidRPr="00931C08" w:rsidRDefault="00764180" w:rsidP="00E90AF1">
            <w:pPr>
              <w:spacing w:before="30" w:after="30"/>
              <w:ind w:left="30" w:right="30"/>
              <w:rPr>
                <w:rFonts w:ascii="Calibri" w:eastAsia="Times New Roman" w:hAnsi="Calibri" w:cs="Calibri"/>
                <w:sz w:val="16"/>
              </w:rPr>
            </w:pPr>
            <w:hyperlink r:id="rId157"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67B86BA3" w14:textId="77777777" w:rsidR="00E90AF1" w:rsidRPr="00931C08" w:rsidRDefault="00764180" w:rsidP="00E90AF1">
            <w:pPr>
              <w:ind w:left="30" w:right="30"/>
              <w:rPr>
                <w:rFonts w:ascii="Calibri" w:eastAsia="Times New Roman" w:hAnsi="Calibri" w:cs="Calibri"/>
                <w:sz w:val="16"/>
              </w:rPr>
            </w:pPr>
            <w:hyperlink r:id="rId158" w:tgtFrame="_blank" w:history="1">
              <w:r w:rsidRPr="00931C08">
                <w:rPr>
                  <w:rFonts w:ascii="Calibri" w:eastAsia="Times New Roman" w:hAnsi="Calibri" w:cs="Calibri"/>
                  <w:color w:val="0000FF"/>
                  <w:sz w:val="16"/>
                  <w:u w:val="single"/>
                </w:rPr>
                <w:t>80_C_16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064753" w14:textId="77777777" w:rsidR="00E90AF1"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[4] Yes. As long as at least one of the criteria is appropriate, the presence of additional inappropriate criteria is not relevant.</w:t>
            </w:r>
          </w:p>
          <w:p w14:paraId="70EAFF56" w14:textId="77777777" w:rsidR="00E90AF1"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Next</w:t>
            </w:r>
          </w:p>
        </w:tc>
        <w:tc>
          <w:tcPr>
            <w:tcW w:w="6000" w:type="dxa"/>
          </w:tcPr>
          <w:p w14:paraId="02526B53" w14:textId="0A049564" w:rsidR="00E90AF1" w:rsidRPr="00931C08" w:rsidRDefault="00764180" w:rsidP="00F25748">
            <w:pPr>
              <w:spacing w:before="100" w:beforeAutospacing="1" w:after="100" w:afterAutospacing="1"/>
              <w:ind w:left="30" w:right="30"/>
              <w:rPr>
                <w:rFonts w:ascii="Calibri" w:eastAsia="Times New Roman" w:hAnsi="Calibri" w:cs="Calibri"/>
                <w:lang w:val="es-ES"/>
              </w:rPr>
            </w:pPr>
            <w:r w:rsidRPr="00931C08">
              <w:rPr>
                <w:rFonts w:ascii="Calibri" w:eastAsia="Calibri" w:hAnsi="Calibri" w:cs="Calibri"/>
                <w:lang w:val="it-IT"/>
              </w:rPr>
              <w:t>[4] Sì. Nella misura in cui almeno uno dei criteri è</w:t>
            </w:r>
            <w:r w:rsidR="000214BC">
              <w:rPr>
                <w:rFonts w:ascii="Calibri" w:eastAsia="Calibri" w:hAnsi="Calibri" w:cs="Calibri"/>
                <w:lang w:val="it-IT"/>
              </w:rPr>
              <w:t> </w:t>
            </w:r>
            <w:r w:rsidRPr="00931C08">
              <w:rPr>
                <w:rFonts w:ascii="Calibri" w:eastAsia="Calibri" w:hAnsi="Calibri" w:cs="Calibri"/>
                <w:lang w:val="it-IT"/>
              </w:rPr>
              <w:t>legittimo, la presenza di altri criteri illegittimi non ha</w:t>
            </w:r>
            <w:r w:rsidR="000214BC">
              <w:rPr>
                <w:rFonts w:ascii="Calibri" w:eastAsia="Calibri" w:hAnsi="Calibri" w:cs="Calibri"/>
                <w:lang w:val="it-IT"/>
              </w:rPr>
              <w:t> </w:t>
            </w:r>
            <w:r w:rsidRPr="00931C08">
              <w:rPr>
                <w:rFonts w:ascii="Calibri" w:eastAsia="Calibri" w:hAnsi="Calibri" w:cs="Calibri"/>
                <w:lang w:val="it-IT"/>
              </w:rPr>
              <w:t>importanza.</w:t>
            </w:r>
          </w:p>
          <w:p w14:paraId="2EEC03FA" w14:textId="77777777" w:rsidR="00E90AF1"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Avanti</w:t>
            </w:r>
          </w:p>
        </w:tc>
      </w:tr>
      <w:tr w:rsidR="00025912" w:rsidRPr="00CB5A5B" w14:paraId="3B587882" w14:textId="77777777" w:rsidTr="00F25748">
        <w:tc>
          <w:tcPr>
            <w:tcW w:w="1353" w:type="dxa"/>
            <w:shd w:val="clear" w:color="auto" w:fill="C1E4F5"/>
            <w:tcMar>
              <w:top w:w="120" w:type="dxa"/>
              <w:left w:w="180" w:type="dxa"/>
              <w:bottom w:w="120" w:type="dxa"/>
              <w:right w:w="180" w:type="dxa"/>
            </w:tcMar>
            <w:hideMark/>
          </w:tcPr>
          <w:p w14:paraId="47260352" w14:textId="77777777" w:rsidR="00BD044A" w:rsidRPr="00931C08" w:rsidRDefault="00764180" w:rsidP="00BD044A">
            <w:pPr>
              <w:spacing w:before="30" w:after="30"/>
              <w:ind w:left="30" w:right="30"/>
              <w:rPr>
                <w:rFonts w:ascii="Calibri" w:eastAsia="Times New Roman" w:hAnsi="Calibri" w:cs="Calibri"/>
                <w:sz w:val="16"/>
              </w:rPr>
            </w:pPr>
            <w:r w:rsidRPr="00931C08">
              <w:rPr>
                <w:rFonts w:ascii="Calibri" w:eastAsia="Times New Roman" w:hAnsi="Calibri" w:cs="Calibri"/>
                <w:sz w:val="16"/>
              </w:rPr>
              <w:t>Screen 15</w:t>
            </w:r>
          </w:p>
          <w:p w14:paraId="185A2CB2" w14:textId="77777777" w:rsidR="00BD044A" w:rsidRPr="00931C08" w:rsidRDefault="00764180" w:rsidP="00BD044A">
            <w:pPr>
              <w:spacing w:before="100" w:beforeAutospacing="1" w:after="100" w:afterAutospacing="1"/>
              <w:ind w:left="30" w:right="30"/>
              <w:rPr>
                <w:rFonts w:ascii="Calibri" w:eastAsia="Times New Roman" w:hAnsi="Calibri" w:cs="Calibri"/>
                <w:sz w:val="16"/>
              </w:rPr>
            </w:pPr>
            <w:r w:rsidRPr="00931C08">
              <w:rPr>
                <w:rFonts w:ascii="Calibri" w:eastAsia="Times New Roman" w:hAnsi="Calibri" w:cs="Calibri"/>
                <w:sz w:val="16"/>
              </w:rPr>
              <w:t>Question 7: Feedback</w:t>
            </w:r>
          </w:p>
          <w:p w14:paraId="56715C37" w14:textId="77777777" w:rsidR="00BD044A" w:rsidRPr="00931C08" w:rsidRDefault="00764180" w:rsidP="00BD044A">
            <w:pPr>
              <w:ind w:left="30" w:right="30"/>
              <w:rPr>
                <w:rFonts w:ascii="Calibri" w:eastAsia="Times New Roman" w:hAnsi="Calibri" w:cs="Calibri"/>
                <w:sz w:val="16"/>
              </w:rPr>
            </w:pPr>
            <w:r w:rsidRPr="00931C08">
              <w:rPr>
                <w:rFonts w:ascii="Calibri" w:eastAsia="Times New Roman" w:hAnsi="Calibri" w:cs="Calibri"/>
                <w:sz w:val="16"/>
              </w:rPr>
              <w:t>81_C_16</w:t>
            </w:r>
          </w:p>
        </w:tc>
        <w:tc>
          <w:tcPr>
            <w:tcW w:w="6000" w:type="dxa"/>
            <w:tcMar>
              <w:top w:w="120" w:type="dxa"/>
              <w:left w:w="180" w:type="dxa"/>
              <w:bottom w:w="120" w:type="dxa"/>
              <w:right w:w="180" w:type="dxa"/>
            </w:tcMar>
            <w:hideMark/>
          </w:tcPr>
          <w:p w14:paraId="55EB829F" w14:textId="77777777" w:rsidR="00BD044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providing a sponsorship.</w:t>
            </w:r>
          </w:p>
        </w:tc>
        <w:tc>
          <w:tcPr>
            <w:tcW w:w="6000" w:type="dxa"/>
          </w:tcPr>
          <w:p w14:paraId="46FEE308" w14:textId="11919A0A" w:rsidR="00BD044A"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Le decisioni di sponsorizzazione non devono mai essere prese come premio per aver utilizzato i nostri prodotti in</w:t>
            </w:r>
            <w:r w:rsidR="000214BC">
              <w:rPr>
                <w:rFonts w:ascii="Calibri" w:eastAsia="Calibri" w:hAnsi="Calibri" w:cs="Calibri"/>
                <w:lang w:val="it-IT"/>
              </w:rPr>
              <w:t> </w:t>
            </w:r>
            <w:r w:rsidRPr="00931C08">
              <w:rPr>
                <w:rFonts w:ascii="Calibri" w:eastAsia="Calibri" w:hAnsi="Calibri" w:cs="Calibri"/>
                <w:lang w:val="it-IT"/>
              </w:rPr>
              <w:t>passato o come incentivo per un maggiore utilizzo dei nostri prodotti o dispositivi in futuro. Tieni presente che in</w:t>
            </w:r>
            <w:r w:rsidR="000214BC">
              <w:rPr>
                <w:rFonts w:ascii="Calibri" w:eastAsia="Calibri" w:hAnsi="Calibri" w:cs="Calibri"/>
                <w:lang w:val="it-IT"/>
              </w:rPr>
              <w:t> </w:t>
            </w:r>
            <w:r w:rsidRPr="00931C08">
              <w:rPr>
                <w:rFonts w:ascii="Calibri" w:eastAsia="Calibri" w:hAnsi="Calibri" w:cs="Calibri"/>
                <w:lang w:val="it-IT"/>
              </w:rPr>
              <w:t>molte giurisdizioni le sponsorizzazioni sono vietate. Verifica sempre le procedure dell’affiliata locale prima di</w:t>
            </w:r>
            <w:r w:rsidR="000214BC">
              <w:rPr>
                <w:rFonts w:ascii="Calibri" w:eastAsia="Calibri" w:hAnsi="Calibri" w:cs="Calibri"/>
                <w:lang w:val="it-IT"/>
              </w:rPr>
              <w:t> </w:t>
            </w:r>
            <w:r w:rsidRPr="00931C08">
              <w:rPr>
                <w:rFonts w:ascii="Calibri" w:eastAsia="Calibri" w:hAnsi="Calibri" w:cs="Calibri"/>
                <w:lang w:val="it-IT"/>
              </w:rPr>
              <w:t>accordare una sponsorizzazione.</w:t>
            </w:r>
          </w:p>
        </w:tc>
      </w:tr>
      <w:tr w:rsidR="00025912" w:rsidRPr="00CB5A5B" w14:paraId="042B9AB0" w14:textId="77777777" w:rsidTr="00F25748">
        <w:tc>
          <w:tcPr>
            <w:tcW w:w="1353" w:type="dxa"/>
            <w:shd w:val="clear" w:color="auto" w:fill="C1E4F5"/>
            <w:tcMar>
              <w:top w:w="120" w:type="dxa"/>
              <w:left w:w="180" w:type="dxa"/>
              <w:bottom w:w="120" w:type="dxa"/>
              <w:right w:w="180" w:type="dxa"/>
            </w:tcMar>
            <w:hideMark/>
          </w:tcPr>
          <w:p w14:paraId="4C13DB75" w14:textId="77777777" w:rsidR="00BD044A" w:rsidRPr="00931C08" w:rsidRDefault="00764180" w:rsidP="00BD044A">
            <w:pPr>
              <w:spacing w:before="30" w:after="30"/>
              <w:ind w:left="30" w:right="30"/>
              <w:rPr>
                <w:rFonts w:ascii="Calibri" w:eastAsia="Times New Roman" w:hAnsi="Calibri" w:cs="Calibri"/>
                <w:sz w:val="16"/>
              </w:rPr>
            </w:pPr>
            <w:hyperlink r:id="rId159"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30D6F53E" w14:textId="77777777" w:rsidR="00BD044A" w:rsidRPr="00931C08" w:rsidRDefault="00764180" w:rsidP="00BD044A">
            <w:pPr>
              <w:ind w:left="30" w:right="30"/>
              <w:rPr>
                <w:rFonts w:ascii="Calibri" w:eastAsia="Times New Roman" w:hAnsi="Calibri" w:cs="Calibri"/>
                <w:sz w:val="16"/>
              </w:rPr>
            </w:pPr>
            <w:hyperlink r:id="rId160" w:tgtFrame="_blank" w:history="1">
              <w:r w:rsidRPr="00931C08">
                <w:rPr>
                  <w:rFonts w:ascii="Calibri" w:eastAsia="Times New Roman" w:hAnsi="Calibri" w:cs="Calibri"/>
                  <w:color w:val="0000FF"/>
                  <w:sz w:val="16"/>
                  <w:u w:val="single"/>
                </w:rPr>
                <w:t>82_C_16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18B07EA" w14:textId="77777777" w:rsidR="00BD044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[8] An Abbott sales representative educates a healthcare professional (HCP) on a product. After the discussion, the HCP shares that a competitor offered a new iPad in exchange for helping increase their sales.</w:t>
            </w:r>
          </w:p>
          <w:p w14:paraId="0DBB8549" w14:textId="77777777" w:rsidR="00BD044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What is the appropriate action?</w:t>
            </w:r>
          </w:p>
        </w:tc>
        <w:tc>
          <w:tcPr>
            <w:tcW w:w="6000" w:type="dxa"/>
          </w:tcPr>
          <w:p w14:paraId="6DF4FCDC" w14:textId="1D177FB3" w:rsidR="00BD044A" w:rsidRPr="00931C08" w:rsidRDefault="00764180" w:rsidP="00F25748">
            <w:pPr>
              <w:spacing w:before="100" w:beforeAutospacing="1" w:after="100" w:afterAutospacing="1"/>
              <w:ind w:left="30" w:right="30"/>
              <w:rPr>
                <w:rFonts w:ascii="Calibri" w:eastAsia="Times New Roman" w:hAnsi="Calibri" w:cs="Calibri"/>
                <w:lang w:val="es-ES"/>
              </w:rPr>
            </w:pPr>
            <w:r w:rsidRPr="00931C08">
              <w:rPr>
                <w:rFonts w:ascii="Calibri" w:eastAsia="Calibri" w:hAnsi="Calibri" w:cs="Calibri"/>
                <w:lang w:val="it-IT"/>
              </w:rPr>
              <w:t>[8] Un rappresentante commerciale Abbott illustra un prodotto a un operatore sanitario (</w:t>
            </w:r>
            <w:del w:id="157" w:author="Borrello, Barbara" w:date="2025-12-22T17:19:00Z" w16du:dateUtc="2025-12-22T16:19:00Z">
              <w:r w:rsidRPr="00931C08" w:rsidDel="0040060A">
                <w:rPr>
                  <w:rFonts w:ascii="Calibri" w:eastAsia="Calibri" w:hAnsi="Calibri" w:cs="Calibri"/>
                  <w:lang w:val="it-IT"/>
                </w:rPr>
                <w:delText>HCP</w:delText>
              </w:r>
            </w:del>
            <w:ins w:id="158" w:author="Borrello, Barbara" w:date="2025-12-22T17:19:00Z" w16du:dateUtc="2025-12-22T16:19:00Z">
              <w:r w:rsidR="0040060A">
                <w:rPr>
                  <w:rFonts w:ascii="Calibri" w:eastAsia="Calibri" w:hAnsi="Calibri" w:cs="Calibri"/>
                  <w:lang w:val="it-IT"/>
                </w:rPr>
                <w:t>OS</w:t>
              </w:r>
            </w:ins>
            <w:r w:rsidRPr="00931C08">
              <w:rPr>
                <w:rFonts w:ascii="Calibri" w:eastAsia="Calibri" w:hAnsi="Calibri" w:cs="Calibri"/>
                <w:lang w:val="it-IT"/>
              </w:rPr>
              <w:t>). Al termine della conversazione, l’</w:t>
            </w:r>
            <w:del w:id="159" w:author="Borrello, Barbara" w:date="2025-12-22T17:19:00Z" w16du:dateUtc="2025-12-22T16:19:00Z">
              <w:r w:rsidRPr="00931C08" w:rsidDel="0040060A">
                <w:rPr>
                  <w:rFonts w:ascii="Calibri" w:eastAsia="Calibri" w:hAnsi="Calibri" w:cs="Calibri"/>
                  <w:lang w:val="it-IT"/>
                </w:rPr>
                <w:delText>HCP</w:delText>
              </w:r>
            </w:del>
            <w:ins w:id="160" w:author="Borrello, Barbara" w:date="2025-12-22T17:19:00Z" w16du:dateUtc="2025-12-22T16:19:00Z">
              <w:r w:rsidR="0040060A">
                <w:rPr>
                  <w:rFonts w:ascii="Calibri" w:eastAsia="Calibri" w:hAnsi="Calibri" w:cs="Calibri"/>
                  <w:lang w:val="it-IT"/>
                </w:rPr>
                <w:t>OS</w:t>
              </w:r>
            </w:ins>
            <w:r w:rsidRPr="00931C08">
              <w:rPr>
                <w:rFonts w:ascii="Calibri" w:eastAsia="Calibri" w:hAnsi="Calibri" w:cs="Calibri"/>
                <w:lang w:val="it-IT"/>
              </w:rPr>
              <w:t xml:space="preserve"> riferisce che un concorrente gli ha offerto un nuovo iPad in cambio del suo supporto per incrementare le vendite.</w:t>
            </w:r>
          </w:p>
          <w:p w14:paraId="6A957EBA" w14:textId="77777777" w:rsidR="00BD044A" w:rsidRPr="00CB5A5B" w:rsidRDefault="00764180" w:rsidP="00F25748">
            <w:pPr>
              <w:spacing w:before="100" w:beforeAutospacing="1" w:after="100" w:afterAutospacing="1"/>
              <w:ind w:left="30" w:right="30"/>
              <w:rPr>
                <w:rFonts w:ascii="Calibri" w:eastAsia="Times New Roman" w:hAnsi="Calibri" w:cs="Calibri"/>
                <w:lang w:val="it-IT"/>
                <w:rPrChange w:id="161" w:author="Borrello, Barbara" w:date="2025-12-22T15:15:00Z" w16du:dateUtc="2025-12-22T14:15:00Z">
                  <w:rPr>
                    <w:rFonts w:ascii="Calibri" w:eastAsia="Times New Roman" w:hAnsi="Calibri" w:cs="Calibri"/>
                  </w:rPr>
                </w:rPrChange>
              </w:rPr>
            </w:pPr>
            <w:r w:rsidRPr="00931C08">
              <w:rPr>
                <w:rFonts w:ascii="Calibri" w:eastAsia="Calibri" w:hAnsi="Calibri" w:cs="Calibri"/>
                <w:lang w:val="it-IT"/>
              </w:rPr>
              <w:t>Qual è l’azione più appropriata?</w:t>
            </w:r>
          </w:p>
        </w:tc>
      </w:tr>
      <w:tr w:rsidR="00025912" w:rsidRPr="00CB5A5B" w14:paraId="5EF72728" w14:textId="77777777" w:rsidTr="00F25748">
        <w:tc>
          <w:tcPr>
            <w:tcW w:w="1353" w:type="dxa"/>
            <w:shd w:val="clear" w:color="auto" w:fill="C1E4F5"/>
            <w:tcMar>
              <w:top w:w="120" w:type="dxa"/>
              <w:left w:w="180" w:type="dxa"/>
              <w:bottom w:w="120" w:type="dxa"/>
              <w:right w:w="180" w:type="dxa"/>
            </w:tcMar>
            <w:hideMark/>
          </w:tcPr>
          <w:p w14:paraId="17DA01BF" w14:textId="77777777" w:rsidR="00BD044A" w:rsidRPr="00931C08" w:rsidRDefault="00764180" w:rsidP="00BD044A">
            <w:pPr>
              <w:spacing w:before="30" w:after="30"/>
              <w:ind w:left="30" w:right="30"/>
              <w:rPr>
                <w:rFonts w:ascii="Calibri" w:eastAsia="Times New Roman" w:hAnsi="Calibri" w:cs="Calibri"/>
                <w:sz w:val="16"/>
              </w:rPr>
            </w:pPr>
            <w:hyperlink r:id="rId161"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2181AB85" w14:textId="77777777" w:rsidR="00BD044A" w:rsidRPr="00931C08" w:rsidRDefault="00764180" w:rsidP="00BD044A">
            <w:pPr>
              <w:ind w:left="30" w:right="30"/>
              <w:rPr>
                <w:rFonts w:ascii="Calibri" w:eastAsia="Times New Roman" w:hAnsi="Calibri" w:cs="Calibri"/>
                <w:sz w:val="16"/>
              </w:rPr>
            </w:pPr>
            <w:hyperlink r:id="rId162" w:tgtFrame="_blank" w:history="1">
              <w:r w:rsidRPr="00931C08">
                <w:rPr>
                  <w:rFonts w:ascii="Calibri" w:eastAsia="Times New Roman" w:hAnsi="Calibri" w:cs="Calibri"/>
                  <w:color w:val="0000FF"/>
                  <w:sz w:val="16"/>
                  <w:u w:val="single"/>
                </w:rPr>
                <w:t>83_C_16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69DCA76" w14:textId="77777777" w:rsidR="00BD044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[1] Offer the same incentive to remain competitive.</w:t>
            </w:r>
          </w:p>
        </w:tc>
        <w:tc>
          <w:tcPr>
            <w:tcW w:w="6000" w:type="dxa"/>
          </w:tcPr>
          <w:p w14:paraId="6E6CCCBB" w14:textId="77777777" w:rsidR="00BD044A" w:rsidRPr="00CB5A5B" w:rsidRDefault="00764180" w:rsidP="00F25748">
            <w:pPr>
              <w:spacing w:before="100" w:beforeAutospacing="1" w:after="100" w:afterAutospacing="1"/>
              <w:ind w:left="30" w:right="30"/>
              <w:rPr>
                <w:rFonts w:ascii="Calibri" w:eastAsia="Times New Roman" w:hAnsi="Calibri" w:cs="Calibri"/>
                <w:lang w:val="it-IT"/>
                <w:rPrChange w:id="162" w:author="Borrello, Barbara" w:date="2025-12-22T15:15:00Z" w16du:dateUtc="2025-12-22T14:15:00Z">
                  <w:rPr>
                    <w:rFonts w:ascii="Calibri" w:eastAsia="Times New Roman" w:hAnsi="Calibri" w:cs="Calibri"/>
                  </w:rPr>
                </w:rPrChange>
              </w:rPr>
            </w:pPr>
            <w:r w:rsidRPr="00931C08">
              <w:rPr>
                <w:rFonts w:ascii="Calibri" w:eastAsia="Calibri" w:hAnsi="Calibri" w:cs="Calibri"/>
                <w:lang w:val="it-IT"/>
              </w:rPr>
              <w:t>[1] Offrire lo stesso incentivo per rimanere competitivi.</w:t>
            </w:r>
          </w:p>
        </w:tc>
      </w:tr>
      <w:tr w:rsidR="00025912" w:rsidRPr="00CB5A5B" w14:paraId="5C0774E0" w14:textId="77777777" w:rsidTr="00F25748">
        <w:tc>
          <w:tcPr>
            <w:tcW w:w="1353" w:type="dxa"/>
            <w:shd w:val="clear" w:color="auto" w:fill="C1E4F5"/>
            <w:tcMar>
              <w:top w:w="120" w:type="dxa"/>
              <w:left w:w="180" w:type="dxa"/>
              <w:bottom w:w="120" w:type="dxa"/>
              <w:right w:w="180" w:type="dxa"/>
            </w:tcMar>
            <w:hideMark/>
          </w:tcPr>
          <w:p w14:paraId="4AA601DF" w14:textId="77777777" w:rsidR="00BD044A" w:rsidRPr="00931C08" w:rsidRDefault="00764180" w:rsidP="00BD044A">
            <w:pPr>
              <w:spacing w:before="30" w:after="30"/>
              <w:ind w:left="30" w:right="30"/>
              <w:rPr>
                <w:rFonts w:ascii="Calibri" w:eastAsia="Times New Roman" w:hAnsi="Calibri" w:cs="Calibri"/>
                <w:sz w:val="16"/>
              </w:rPr>
            </w:pPr>
            <w:hyperlink r:id="rId163"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5DA2A7C5" w14:textId="77777777" w:rsidR="00BD044A" w:rsidRPr="00931C08" w:rsidRDefault="00764180" w:rsidP="00BD044A">
            <w:pPr>
              <w:ind w:left="30" w:right="30"/>
              <w:rPr>
                <w:rFonts w:ascii="Calibri" w:eastAsia="Times New Roman" w:hAnsi="Calibri" w:cs="Calibri"/>
                <w:sz w:val="16"/>
              </w:rPr>
            </w:pPr>
            <w:hyperlink r:id="rId164" w:tgtFrame="_blank" w:history="1">
              <w:r w:rsidRPr="00931C08">
                <w:rPr>
                  <w:rFonts w:ascii="Calibri" w:eastAsia="Times New Roman" w:hAnsi="Calibri" w:cs="Calibri"/>
                  <w:color w:val="0000FF"/>
                  <w:sz w:val="16"/>
                  <w:u w:val="single"/>
                </w:rPr>
                <w:t>84_C_16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40B0FA7" w14:textId="77777777" w:rsidR="00BD044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[2] Decline the iPad offer but suggest an expensive dinner to continue the conversation.</w:t>
            </w:r>
          </w:p>
        </w:tc>
        <w:tc>
          <w:tcPr>
            <w:tcW w:w="6000" w:type="dxa"/>
          </w:tcPr>
          <w:p w14:paraId="77644066" w14:textId="77777777" w:rsidR="00BD044A" w:rsidRPr="00931C08" w:rsidRDefault="00764180" w:rsidP="00F25748">
            <w:pPr>
              <w:spacing w:before="100" w:beforeAutospacing="1" w:after="100" w:afterAutospacing="1"/>
              <w:ind w:left="30" w:right="30"/>
              <w:rPr>
                <w:rFonts w:ascii="Calibri" w:eastAsia="Times New Roman" w:hAnsi="Calibri" w:cs="Calibri"/>
                <w:lang w:val="es-ES"/>
              </w:rPr>
            </w:pPr>
            <w:r w:rsidRPr="00931C08">
              <w:rPr>
                <w:rFonts w:ascii="Calibri" w:eastAsia="Calibri" w:hAnsi="Calibri" w:cs="Calibri"/>
                <w:lang w:val="it-IT"/>
              </w:rPr>
              <w:t>[2] Rifiutare l’offerta dell’iPad ma proporre una cena costosa per proseguire la conversazione.</w:t>
            </w:r>
          </w:p>
        </w:tc>
      </w:tr>
      <w:tr w:rsidR="00025912" w:rsidRPr="00CB5A5B" w14:paraId="3FF83FEC" w14:textId="77777777" w:rsidTr="00F25748">
        <w:tc>
          <w:tcPr>
            <w:tcW w:w="1353" w:type="dxa"/>
            <w:shd w:val="clear" w:color="auto" w:fill="C1E4F5"/>
            <w:tcMar>
              <w:top w:w="120" w:type="dxa"/>
              <w:left w:w="180" w:type="dxa"/>
              <w:bottom w:w="120" w:type="dxa"/>
              <w:right w:w="180" w:type="dxa"/>
            </w:tcMar>
            <w:hideMark/>
          </w:tcPr>
          <w:p w14:paraId="251B9DE7" w14:textId="77777777" w:rsidR="00BD044A" w:rsidRPr="00931C08" w:rsidRDefault="00764180" w:rsidP="00BD044A">
            <w:pPr>
              <w:spacing w:before="30" w:after="30"/>
              <w:ind w:left="30" w:right="30"/>
              <w:rPr>
                <w:rFonts w:ascii="Calibri" w:eastAsia="Times New Roman" w:hAnsi="Calibri" w:cs="Calibri"/>
                <w:sz w:val="16"/>
              </w:rPr>
            </w:pPr>
            <w:hyperlink r:id="rId165"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2F85694E" w14:textId="77777777" w:rsidR="00BD044A" w:rsidRPr="00931C08" w:rsidRDefault="00764180" w:rsidP="00BD044A">
            <w:pPr>
              <w:ind w:left="30" w:right="30"/>
              <w:rPr>
                <w:rFonts w:ascii="Calibri" w:eastAsia="Times New Roman" w:hAnsi="Calibri" w:cs="Calibri"/>
                <w:sz w:val="16"/>
              </w:rPr>
            </w:pPr>
            <w:hyperlink r:id="rId166" w:tgtFrame="_blank" w:history="1">
              <w:r w:rsidRPr="00931C08">
                <w:rPr>
                  <w:rFonts w:ascii="Calibri" w:eastAsia="Times New Roman" w:hAnsi="Calibri" w:cs="Calibri"/>
                  <w:color w:val="0000FF"/>
                  <w:sz w:val="16"/>
                  <w:u w:val="single"/>
                </w:rPr>
                <w:t>85_C_16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25ACA1" w14:textId="77777777" w:rsidR="00BD044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3C5C676B" w14:textId="3E366DA9" w:rsidR="00BD044A" w:rsidRPr="00CB5A5B" w:rsidRDefault="00764180" w:rsidP="00F25748">
            <w:pPr>
              <w:spacing w:before="100" w:beforeAutospacing="1" w:after="100" w:afterAutospacing="1"/>
              <w:ind w:left="30" w:right="30"/>
              <w:rPr>
                <w:rFonts w:ascii="Calibri" w:eastAsia="Times New Roman" w:hAnsi="Calibri" w:cs="Calibri"/>
                <w:lang w:val="it-IT"/>
                <w:rPrChange w:id="163" w:author="Borrello, Barbara" w:date="2025-12-22T15:15:00Z" w16du:dateUtc="2025-12-22T14:15:00Z">
                  <w:rPr>
                    <w:rFonts w:ascii="Calibri" w:eastAsia="Times New Roman" w:hAnsi="Calibri" w:cs="Calibri"/>
                  </w:rPr>
                </w:rPrChange>
              </w:rPr>
            </w:pPr>
            <w:r w:rsidRPr="00931C08">
              <w:rPr>
                <w:rFonts w:ascii="Calibri" w:eastAsia="Calibri" w:hAnsi="Calibri" w:cs="Calibri"/>
                <w:lang w:val="it-IT"/>
              </w:rPr>
              <w:t>[3] Spiegare che Abbott fa business nel modo corretto e</w:t>
            </w:r>
            <w:r w:rsidR="000214BC">
              <w:rPr>
                <w:rFonts w:ascii="Calibri" w:eastAsia="Calibri" w:hAnsi="Calibri" w:cs="Calibri"/>
                <w:lang w:val="it-IT"/>
              </w:rPr>
              <w:t> </w:t>
            </w:r>
            <w:r w:rsidRPr="00931C08">
              <w:rPr>
                <w:rFonts w:ascii="Calibri" w:eastAsia="Calibri" w:hAnsi="Calibri" w:cs="Calibri"/>
                <w:lang w:val="it-IT"/>
              </w:rPr>
              <w:t>non può offrire nulla di valore che possa influenzare impropriamente il processo decisionale. Quindi, segnalare immediatamente la situazione all’Ufficio Etica e Compliance (OEC).</w:t>
            </w:r>
          </w:p>
        </w:tc>
      </w:tr>
      <w:tr w:rsidR="00025912" w:rsidRPr="00E737C0" w14:paraId="47056D8F" w14:textId="77777777" w:rsidTr="00F25748">
        <w:tc>
          <w:tcPr>
            <w:tcW w:w="1353" w:type="dxa"/>
            <w:shd w:val="clear" w:color="auto" w:fill="C1E4F5"/>
            <w:tcMar>
              <w:top w:w="120" w:type="dxa"/>
              <w:left w:w="180" w:type="dxa"/>
              <w:bottom w:w="120" w:type="dxa"/>
              <w:right w:w="180" w:type="dxa"/>
            </w:tcMar>
            <w:hideMark/>
          </w:tcPr>
          <w:p w14:paraId="31B92896" w14:textId="77777777" w:rsidR="00BD044A" w:rsidRPr="00931C08" w:rsidRDefault="00764180" w:rsidP="00BD044A">
            <w:pPr>
              <w:spacing w:before="30" w:after="30"/>
              <w:ind w:left="30" w:right="30"/>
              <w:rPr>
                <w:rFonts w:ascii="Calibri" w:eastAsia="Times New Roman" w:hAnsi="Calibri" w:cs="Calibri"/>
                <w:sz w:val="16"/>
              </w:rPr>
            </w:pPr>
            <w:hyperlink r:id="rId167"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2756D2E4" w14:textId="77777777" w:rsidR="00BD044A" w:rsidRPr="00931C08" w:rsidRDefault="00764180" w:rsidP="00BD044A">
            <w:pPr>
              <w:ind w:left="30" w:right="30"/>
              <w:rPr>
                <w:rFonts w:ascii="Calibri" w:eastAsia="Times New Roman" w:hAnsi="Calibri" w:cs="Calibri"/>
                <w:sz w:val="16"/>
              </w:rPr>
            </w:pPr>
            <w:hyperlink r:id="rId168" w:tgtFrame="_blank" w:history="1">
              <w:r w:rsidRPr="00931C08">
                <w:rPr>
                  <w:rFonts w:ascii="Calibri" w:eastAsia="Times New Roman" w:hAnsi="Calibri" w:cs="Calibri"/>
                  <w:color w:val="0000FF"/>
                  <w:sz w:val="16"/>
                  <w:u w:val="single"/>
                </w:rPr>
                <w:t>86_C_16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8E54AD8" w14:textId="77777777" w:rsidR="00BD044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[4] Thank the HCP for the information and promise you will think about it.</w:t>
            </w:r>
          </w:p>
          <w:p w14:paraId="1F752E64" w14:textId="77777777" w:rsidR="00BD044A"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Next</w:t>
            </w:r>
          </w:p>
        </w:tc>
        <w:tc>
          <w:tcPr>
            <w:tcW w:w="6000" w:type="dxa"/>
          </w:tcPr>
          <w:p w14:paraId="6D8177B6" w14:textId="64ACE8C7" w:rsidR="00BD044A"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t>[4] Ringraziare l’</w:t>
            </w:r>
            <w:del w:id="164" w:author="Borrello, Barbara" w:date="2025-12-22T17:19:00Z" w16du:dateUtc="2025-12-22T16:19:00Z">
              <w:r w:rsidRPr="00931C08" w:rsidDel="00B40A67">
                <w:rPr>
                  <w:rFonts w:ascii="Calibri" w:eastAsia="Calibri" w:hAnsi="Calibri" w:cs="Calibri"/>
                  <w:lang w:val="it-IT"/>
                </w:rPr>
                <w:delText>HCP</w:delText>
              </w:r>
            </w:del>
            <w:ins w:id="165" w:author="Borrello, Barbara" w:date="2025-12-22T17:19:00Z" w16du:dateUtc="2025-12-22T16:19:00Z">
              <w:r w:rsidR="00B40A67">
                <w:rPr>
                  <w:rFonts w:ascii="Calibri" w:eastAsia="Calibri" w:hAnsi="Calibri" w:cs="Calibri"/>
                  <w:lang w:val="it-IT"/>
                </w:rPr>
                <w:t>OS</w:t>
              </w:r>
            </w:ins>
            <w:r w:rsidRPr="00931C08">
              <w:rPr>
                <w:rFonts w:ascii="Calibri" w:eastAsia="Calibri" w:hAnsi="Calibri" w:cs="Calibri"/>
                <w:lang w:val="it-IT"/>
              </w:rPr>
              <w:t xml:space="preserve"> per l’informazione e promettere che</w:t>
            </w:r>
            <w:r w:rsidR="000214BC">
              <w:rPr>
                <w:rFonts w:ascii="Calibri" w:eastAsia="Calibri" w:hAnsi="Calibri" w:cs="Calibri"/>
                <w:lang w:val="it-IT"/>
              </w:rPr>
              <w:t> </w:t>
            </w:r>
            <w:r w:rsidRPr="00931C08">
              <w:rPr>
                <w:rFonts w:ascii="Calibri" w:eastAsia="Calibri" w:hAnsi="Calibri" w:cs="Calibri"/>
                <w:lang w:val="it-IT"/>
              </w:rPr>
              <w:t>ci penserai.</w:t>
            </w:r>
          </w:p>
          <w:p w14:paraId="1ADA629A" w14:textId="77777777" w:rsidR="00BD044A"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t>Avanti</w:t>
            </w:r>
          </w:p>
        </w:tc>
      </w:tr>
      <w:tr w:rsidR="00025912" w:rsidRPr="00CB5A5B" w14:paraId="0ABEE4D1" w14:textId="77777777" w:rsidTr="00F25748">
        <w:tc>
          <w:tcPr>
            <w:tcW w:w="1353" w:type="dxa"/>
            <w:shd w:val="clear" w:color="auto" w:fill="C1E4F5"/>
            <w:tcMar>
              <w:top w:w="120" w:type="dxa"/>
              <w:left w:w="180" w:type="dxa"/>
              <w:bottom w:w="120" w:type="dxa"/>
              <w:right w:w="180" w:type="dxa"/>
            </w:tcMar>
            <w:hideMark/>
          </w:tcPr>
          <w:p w14:paraId="3648E8F5" w14:textId="77777777" w:rsidR="00E5633E" w:rsidRPr="00931C08" w:rsidRDefault="00764180" w:rsidP="00E5633E">
            <w:pPr>
              <w:spacing w:before="30" w:after="30"/>
              <w:ind w:left="30" w:right="30"/>
              <w:rPr>
                <w:rFonts w:ascii="Calibri" w:eastAsia="Times New Roman" w:hAnsi="Calibri" w:cs="Calibri"/>
                <w:sz w:val="16"/>
              </w:rPr>
            </w:pPr>
            <w:r w:rsidRPr="00931C08">
              <w:rPr>
                <w:rFonts w:ascii="Calibri" w:eastAsia="Times New Roman" w:hAnsi="Calibri" w:cs="Calibri"/>
                <w:sz w:val="16"/>
              </w:rPr>
              <w:t>Screen 15</w:t>
            </w:r>
          </w:p>
          <w:p w14:paraId="261DC8F6" w14:textId="77777777" w:rsidR="00E5633E" w:rsidRPr="00931C08" w:rsidRDefault="00764180" w:rsidP="00E5633E">
            <w:pPr>
              <w:spacing w:before="100" w:beforeAutospacing="1" w:after="100" w:afterAutospacing="1"/>
              <w:ind w:left="30" w:right="30"/>
              <w:rPr>
                <w:rFonts w:ascii="Calibri" w:eastAsia="Times New Roman" w:hAnsi="Calibri" w:cs="Calibri"/>
                <w:sz w:val="16"/>
              </w:rPr>
            </w:pPr>
            <w:r w:rsidRPr="00931C08">
              <w:rPr>
                <w:rFonts w:ascii="Calibri" w:eastAsia="Times New Roman" w:hAnsi="Calibri" w:cs="Calibri"/>
                <w:sz w:val="16"/>
              </w:rPr>
              <w:t>Question 8: Feedback</w:t>
            </w:r>
          </w:p>
          <w:p w14:paraId="5FB3438E" w14:textId="77777777" w:rsidR="00E5633E" w:rsidRPr="00931C08" w:rsidRDefault="00764180" w:rsidP="00E5633E">
            <w:pPr>
              <w:ind w:left="30" w:right="30"/>
              <w:rPr>
                <w:rFonts w:ascii="Calibri" w:eastAsia="Times New Roman" w:hAnsi="Calibri" w:cs="Calibri"/>
                <w:sz w:val="16"/>
              </w:rPr>
            </w:pPr>
            <w:r w:rsidRPr="00931C08">
              <w:rPr>
                <w:rFonts w:ascii="Calibri" w:eastAsia="Times New Roman" w:hAnsi="Calibri" w:cs="Calibri"/>
                <w:sz w:val="16"/>
              </w:rPr>
              <w:t>87_C_16</w:t>
            </w:r>
          </w:p>
        </w:tc>
        <w:tc>
          <w:tcPr>
            <w:tcW w:w="6000" w:type="dxa"/>
            <w:tcMar>
              <w:top w:w="120" w:type="dxa"/>
              <w:left w:w="180" w:type="dxa"/>
              <w:bottom w:w="120" w:type="dxa"/>
              <w:right w:w="180" w:type="dxa"/>
            </w:tcMar>
            <w:hideMark/>
          </w:tcPr>
          <w:p w14:paraId="7B3395A5" w14:textId="77777777" w:rsidR="00E5633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Pr>
          <w:p w14:paraId="0500CCD6" w14:textId="227C5C30" w:rsidR="00E5633E" w:rsidRPr="000214BC"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Non devi mai offrire, promettere, dare o ricevere oggetti di valore al fine di ottenere un vantaggio commerciale improprio o concludere o mantenere affari. A prescindere da ciò che fanno i concorrenti, devi rispettare le leggi e</w:t>
            </w:r>
            <w:r w:rsidR="000214BC">
              <w:rPr>
                <w:rFonts w:ascii="Calibri" w:eastAsia="Calibri" w:hAnsi="Calibri" w:cs="Calibri"/>
                <w:lang w:val="it-IT"/>
              </w:rPr>
              <w:t> </w:t>
            </w:r>
            <w:r w:rsidRPr="00931C08">
              <w:rPr>
                <w:rFonts w:ascii="Calibri" w:eastAsia="Calibri" w:hAnsi="Calibri" w:cs="Calibri"/>
                <w:lang w:val="it-IT"/>
              </w:rPr>
              <w:t>le</w:t>
            </w:r>
            <w:r w:rsidR="000214BC">
              <w:rPr>
                <w:rFonts w:ascii="Calibri" w:eastAsia="Calibri" w:hAnsi="Calibri" w:cs="Calibri"/>
                <w:lang w:val="it-IT"/>
              </w:rPr>
              <w:t> </w:t>
            </w:r>
            <w:r w:rsidRPr="00931C08">
              <w:rPr>
                <w:rFonts w:ascii="Calibri" w:eastAsia="Calibri" w:hAnsi="Calibri" w:cs="Calibri"/>
                <w:lang w:val="it-IT"/>
              </w:rPr>
              <w:t>politiche di Abbott vigenti, compresi i requisiti della Politica globale anti-corruzione (GLB-ANTI-CORRUPTION) di Abbott. In caso di dubbi, rivolgiti sempre all’ufficio Legale o all’OEC.</w:t>
            </w:r>
          </w:p>
        </w:tc>
      </w:tr>
      <w:tr w:rsidR="00025912" w:rsidRPr="00CB5A5B" w14:paraId="5CB4215B" w14:textId="77777777" w:rsidTr="00F25748">
        <w:tc>
          <w:tcPr>
            <w:tcW w:w="1353" w:type="dxa"/>
            <w:shd w:val="clear" w:color="auto" w:fill="C1E4F5"/>
            <w:tcMar>
              <w:top w:w="120" w:type="dxa"/>
              <w:left w:w="180" w:type="dxa"/>
              <w:bottom w:w="120" w:type="dxa"/>
              <w:right w:w="180" w:type="dxa"/>
            </w:tcMar>
            <w:hideMark/>
          </w:tcPr>
          <w:p w14:paraId="585CECCF" w14:textId="77777777" w:rsidR="00E5633E" w:rsidRPr="00931C08" w:rsidRDefault="00764180" w:rsidP="00E5633E">
            <w:pPr>
              <w:spacing w:before="30" w:after="30"/>
              <w:ind w:left="30" w:right="30"/>
              <w:rPr>
                <w:rFonts w:ascii="Calibri" w:eastAsia="Times New Roman" w:hAnsi="Calibri" w:cs="Calibri"/>
                <w:sz w:val="16"/>
              </w:rPr>
            </w:pPr>
            <w:hyperlink r:id="rId169"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7FF59497" w14:textId="77777777" w:rsidR="00E5633E" w:rsidRPr="00931C08" w:rsidRDefault="00764180" w:rsidP="00E5633E">
            <w:pPr>
              <w:ind w:left="30" w:right="30"/>
              <w:rPr>
                <w:rFonts w:ascii="Calibri" w:eastAsia="Times New Roman" w:hAnsi="Calibri" w:cs="Calibri"/>
                <w:sz w:val="16"/>
              </w:rPr>
            </w:pPr>
            <w:hyperlink r:id="rId170" w:tgtFrame="_blank" w:history="1">
              <w:r w:rsidRPr="00931C08">
                <w:rPr>
                  <w:rFonts w:ascii="Calibri" w:eastAsia="Times New Roman" w:hAnsi="Calibri" w:cs="Calibri"/>
                  <w:color w:val="0000FF"/>
                  <w:sz w:val="16"/>
                  <w:u w:val="single"/>
                </w:rPr>
                <w:t>88_C_16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B526B6E" w14:textId="77777777" w:rsidR="00E5633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[9] Which of the following are examples of items of value that must not be given to win business?</w:t>
            </w:r>
          </w:p>
        </w:tc>
        <w:tc>
          <w:tcPr>
            <w:tcW w:w="6000" w:type="dxa"/>
          </w:tcPr>
          <w:p w14:paraId="73F01720" w14:textId="6DE8C622" w:rsidR="00E5633E" w:rsidRPr="00CB5A5B" w:rsidRDefault="00764180" w:rsidP="00F25748">
            <w:pPr>
              <w:spacing w:before="100" w:beforeAutospacing="1" w:after="100" w:afterAutospacing="1"/>
              <w:ind w:left="30" w:right="30"/>
              <w:rPr>
                <w:rFonts w:ascii="Calibri" w:eastAsia="Times New Roman" w:hAnsi="Calibri" w:cs="Calibri"/>
                <w:lang w:val="it-IT"/>
                <w:rPrChange w:id="166"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t>[9] Quali tra i seguenti sono esempi di articoli di valore che</w:t>
            </w:r>
            <w:r w:rsidR="000214BC">
              <w:rPr>
                <w:rFonts w:ascii="Calibri" w:eastAsia="Calibri" w:hAnsi="Calibri" w:cs="Calibri"/>
                <w:lang w:val="it-IT"/>
              </w:rPr>
              <w:t> </w:t>
            </w:r>
            <w:r w:rsidRPr="00931C08">
              <w:rPr>
                <w:rFonts w:ascii="Calibri" w:eastAsia="Calibri" w:hAnsi="Calibri" w:cs="Calibri"/>
                <w:lang w:val="it-IT"/>
              </w:rPr>
              <w:t>non devono essere forniti per ottenere opportunità commerciali?</w:t>
            </w:r>
          </w:p>
        </w:tc>
      </w:tr>
      <w:tr w:rsidR="00025912" w:rsidRPr="00CB5A5B" w14:paraId="1CD831D7" w14:textId="77777777" w:rsidTr="00F25748">
        <w:tc>
          <w:tcPr>
            <w:tcW w:w="1353" w:type="dxa"/>
            <w:shd w:val="clear" w:color="auto" w:fill="C1E4F5"/>
            <w:tcMar>
              <w:top w:w="120" w:type="dxa"/>
              <w:left w:w="180" w:type="dxa"/>
              <w:bottom w:w="120" w:type="dxa"/>
              <w:right w:w="180" w:type="dxa"/>
            </w:tcMar>
            <w:hideMark/>
          </w:tcPr>
          <w:p w14:paraId="05708E48" w14:textId="77777777" w:rsidR="00E5633E" w:rsidRPr="00931C08" w:rsidRDefault="00764180" w:rsidP="00E5633E">
            <w:pPr>
              <w:spacing w:before="30" w:after="30"/>
              <w:ind w:left="30" w:right="30"/>
              <w:rPr>
                <w:rFonts w:ascii="Calibri" w:eastAsia="Times New Roman" w:hAnsi="Calibri" w:cs="Calibri"/>
                <w:sz w:val="16"/>
              </w:rPr>
            </w:pPr>
            <w:hyperlink r:id="rId171"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4A0F1B0D" w14:textId="77777777" w:rsidR="00E5633E" w:rsidRPr="00931C08" w:rsidRDefault="00764180" w:rsidP="00E5633E">
            <w:pPr>
              <w:ind w:left="30" w:right="30"/>
              <w:rPr>
                <w:rFonts w:ascii="Calibri" w:eastAsia="Times New Roman" w:hAnsi="Calibri" w:cs="Calibri"/>
                <w:sz w:val="16"/>
              </w:rPr>
            </w:pPr>
            <w:hyperlink r:id="rId172" w:tgtFrame="_blank" w:history="1">
              <w:r w:rsidRPr="00931C08">
                <w:rPr>
                  <w:rFonts w:ascii="Calibri" w:eastAsia="Times New Roman" w:hAnsi="Calibri" w:cs="Calibri"/>
                  <w:color w:val="0000FF"/>
                  <w:sz w:val="16"/>
                  <w:u w:val="single"/>
                </w:rPr>
                <w:t>89_C_16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8D92B8" w14:textId="77777777" w:rsidR="00E5633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[1] Trips to HCPs and their families to visit spas, casinos or other venues known for entertainment.</w:t>
            </w:r>
          </w:p>
        </w:tc>
        <w:tc>
          <w:tcPr>
            <w:tcW w:w="6000" w:type="dxa"/>
          </w:tcPr>
          <w:p w14:paraId="1242843F" w14:textId="77777777" w:rsidR="00E5633E"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[1] Viaggi a spa, casinò o altri luoghi noti per l’intrattenimento per gli OS e le loro famiglie.</w:t>
            </w:r>
          </w:p>
        </w:tc>
      </w:tr>
      <w:tr w:rsidR="00025912" w:rsidRPr="00B40A67" w14:paraId="1755AB4C" w14:textId="77777777" w:rsidTr="00F25748">
        <w:tc>
          <w:tcPr>
            <w:tcW w:w="1353" w:type="dxa"/>
            <w:shd w:val="clear" w:color="auto" w:fill="C1E4F5"/>
            <w:tcMar>
              <w:top w:w="120" w:type="dxa"/>
              <w:left w:w="180" w:type="dxa"/>
              <w:bottom w:w="120" w:type="dxa"/>
              <w:right w:w="180" w:type="dxa"/>
            </w:tcMar>
            <w:hideMark/>
          </w:tcPr>
          <w:p w14:paraId="2CFCCD7D" w14:textId="77777777" w:rsidR="00E5633E" w:rsidRPr="00931C08" w:rsidRDefault="00764180" w:rsidP="00E5633E">
            <w:pPr>
              <w:spacing w:before="30" w:after="30"/>
              <w:ind w:left="30" w:right="30"/>
              <w:rPr>
                <w:rFonts w:ascii="Calibri" w:eastAsia="Times New Roman" w:hAnsi="Calibri" w:cs="Calibri"/>
                <w:sz w:val="16"/>
              </w:rPr>
            </w:pPr>
            <w:hyperlink r:id="rId173"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7963F9B7" w14:textId="77777777" w:rsidR="00E5633E" w:rsidRPr="00931C08" w:rsidRDefault="00764180" w:rsidP="00E5633E">
            <w:pPr>
              <w:ind w:left="30" w:right="30"/>
              <w:rPr>
                <w:rFonts w:ascii="Calibri" w:eastAsia="Times New Roman" w:hAnsi="Calibri" w:cs="Calibri"/>
                <w:sz w:val="16"/>
              </w:rPr>
            </w:pPr>
            <w:hyperlink r:id="rId174" w:tgtFrame="_blank" w:history="1">
              <w:r w:rsidRPr="00931C08">
                <w:rPr>
                  <w:rFonts w:ascii="Calibri" w:eastAsia="Times New Roman" w:hAnsi="Calibri" w:cs="Calibri"/>
                  <w:color w:val="0000FF"/>
                  <w:sz w:val="16"/>
                  <w:u w:val="single"/>
                </w:rPr>
                <w:t>90_C_16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B6FE25C" w14:textId="77777777" w:rsidR="00E5633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[2] Grants for future research or educational projects.</w:t>
            </w:r>
          </w:p>
        </w:tc>
        <w:tc>
          <w:tcPr>
            <w:tcW w:w="6000" w:type="dxa"/>
          </w:tcPr>
          <w:p w14:paraId="5E4BA715" w14:textId="1AF49F1B" w:rsidR="00E5633E" w:rsidRPr="00CB5A5B" w:rsidRDefault="00764180" w:rsidP="00F25748">
            <w:pPr>
              <w:spacing w:before="100" w:beforeAutospacing="1" w:after="100" w:afterAutospacing="1"/>
              <w:ind w:left="30" w:right="30"/>
              <w:rPr>
                <w:rFonts w:ascii="Calibri" w:eastAsia="Times New Roman" w:hAnsi="Calibri" w:cs="Calibri"/>
                <w:lang w:val="it-IT"/>
                <w:rPrChange w:id="167"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t xml:space="preserve">[2] </w:t>
            </w:r>
            <w:del w:id="168" w:author="Borrello, Barbara" w:date="2025-12-22T17:19:00Z" w16du:dateUtc="2025-12-22T16:19:00Z">
              <w:r w:rsidRPr="00931C08" w:rsidDel="00B40A67">
                <w:rPr>
                  <w:rFonts w:ascii="Calibri" w:eastAsia="Calibri" w:hAnsi="Calibri" w:cs="Calibri"/>
                  <w:lang w:val="it-IT"/>
                </w:rPr>
                <w:delText>Sovvenzioni</w:delText>
              </w:r>
            </w:del>
            <w:ins w:id="169" w:author="Borrello, Barbara" w:date="2025-12-22T17:19:00Z" w16du:dateUtc="2025-12-22T16:19:00Z">
              <w:r w:rsidR="00B40A67">
                <w:rPr>
                  <w:rFonts w:ascii="Calibri" w:eastAsia="Calibri" w:hAnsi="Calibri" w:cs="Calibri"/>
                  <w:lang w:val="it-IT"/>
                </w:rPr>
                <w:t>Contributi</w:t>
              </w:r>
            </w:ins>
            <w:r w:rsidRPr="00931C08">
              <w:rPr>
                <w:rFonts w:ascii="Calibri" w:eastAsia="Calibri" w:hAnsi="Calibri" w:cs="Calibri"/>
                <w:lang w:val="it-IT"/>
              </w:rPr>
              <w:t xml:space="preserve"> per ricerca o progetti formativi futuri.</w:t>
            </w:r>
          </w:p>
        </w:tc>
      </w:tr>
      <w:tr w:rsidR="00025912" w:rsidRPr="00CB5A5B" w14:paraId="52CFC638" w14:textId="77777777" w:rsidTr="00F25748">
        <w:tc>
          <w:tcPr>
            <w:tcW w:w="1353" w:type="dxa"/>
            <w:shd w:val="clear" w:color="auto" w:fill="C1E4F5"/>
            <w:tcMar>
              <w:top w:w="120" w:type="dxa"/>
              <w:left w:w="180" w:type="dxa"/>
              <w:bottom w:w="120" w:type="dxa"/>
              <w:right w:w="180" w:type="dxa"/>
            </w:tcMar>
            <w:hideMark/>
          </w:tcPr>
          <w:p w14:paraId="4C992DD8" w14:textId="77777777" w:rsidR="00E5633E" w:rsidRPr="00931C08" w:rsidRDefault="00764180" w:rsidP="00E5633E">
            <w:pPr>
              <w:spacing w:before="30" w:after="30"/>
              <w:ind w:left="30" w:right="30"/>
              <w:rPr>
                <w:rFonts w:ascii="Calibri" w:eastAsia="Times New Roman" w:hAnsi="Calibri" w:cs="Calibri"/>
                <w:sz w:val="16"/>
              </w:rPr>
            </w:pPr>
            <w:hyperlink r:id="rId175"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2B8089E4" w14:textId="77777777" w:rsidR="00E5633E" w:rsidRPr="00931C08" w:rsidRDefault="00764180" w:rsidP="00E5633E">
            <w:pPr>
              <w:ind w:left="30" w:right="30"/>
              <w:rPr>
                <w:rFonts w:ascii="Calibri" w:eastAsia="Times New Roman" w:hAnsi="Calibri" w:cs="Calibri"/>
                <w:sz w:val="16"/>
              </w:rPr>
            </w:pPr>
            <w:hyperlink r:id="rId176" w:tgtFrame="_blank" w:history="1">
              <w:r w:rsidRPr="00931C08">
                <w:rPr>
                  <w:rFonts w:ascii="Calibri" w:eastAsia="Times New Roman" w:hAnsi="Calibri" w:cs="Calibri"/>
                  <w:color w:val="0000FF"/>
                  <w:sz w:val="16"/>
                  <w:u w:val="single"/>
                </w:rPr>
                <w:t>91_C_16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D36C22C" w14:textId="77777777" w:rsidR="00E5633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[3] Donations to government officials’ favorite charities.</w:t>
            </w:r>
          </w:p>
        </w:tc>
        <w:tc>
          <w:tcPr>
            <w:tcW w:w="6000" w:type="dxa"/>
          </w:tcPr>
          <w:p w14:paraId="38C403BA" w14:textId="77777777" w:rsidR="00E5633E"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[3] Donazioni a enti caritatevoli preferiti da funzionari pubblici.</w:t>
            </w:r>
          </w:p>
        </w:tc>
      </w:tr>
      <w:tr w:rsidR="00025912" w:rsidRPr="00CB5A5B" w14:paraId="6B7E8F4A" w14:textId="77777777" w:rsidTr="00F25748">
        <w:tc>
          <w:tcPr>
            <w:tcW w:w="1353" w:type="dxa"/>
            <w:shd w:val="clear" w:color="auto" w:fill="C1E4F5"/>
            <w:tcMar>
              <w:top w:w="120" w:type="dxa"/>
              <w:left w:w="180" w:type="dxa"/>
              <w:bottom w:w="120" w:type="dxa"/>
              <w:right w:w="180" w:type="dxa"/>
            </w:tcMar>
            <w:hideMark/>
          </w:tcPr>
          <w:p w14:paraId="07F42F69" w14:textId="77777777" w:rsidR="00E5633E" w:rsidRPr="00931C08" w:rsidRDefault="00764180" w:rsidP="00E5633E">
            <w:pPr>
              <w:spacing w:before="30" w:after="30"/>
              <w:ind w:left="30" w:right="30"/>
              <w:rPr>
                <w:rFonts w:ascii="Calibri" w:eastAsia="Times New Roman" w:hAnsi="Calibri" w:cs="Calibri"/>
                <w:sz w:val="16"/>
              </w:rPr>
            </w:pPr>
            <w:hyperlink r:id="rId177"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3DCB732F" w14:textId="77777777" w:rsidR="00E5633E" w:rsidRPr="00931C08" w:rsidRDefault="00764180" w:rsidP="00E5633E">
            <w:pPr>
              <w:ind w:left="30" w:right="30"/>
              <w:rPr>
                <w:rFonts w:ascii="Calibri" w:eastAsia="Times New Roman" w:hAnsi="Calibri" w:cs="Calibri"/>
                <w:sz w:val="16"/>
              </w:rPr>
            </w:pPr>
            <w:hyperlink r:id="rId178" w:tgtFrame="_blank" w:history="1">
              <w:r w:rsidRPr="00931C08">
                <w:rPr>
                  <w:rFonts w:ascii="Calibri" w:eastAsia="Times New Roman" w:hAnsi="Calibri" w:cs="Calibri"/>
                  <w:color w:val="0000FF"/>
                  <w:sz w:val="16"/>
                  <w:u w:val="single"/>
                </w:rPr>
                <w:t>92_C_16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10EBA13" w14:textId="77777777" w:rsidR="00E5633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[4] All of the above.</w:t>
            </w:r>
          </w:p>
          <w:p w14:paraId="6D05493C" w14:textId="77777777" w:rsidR="00E5633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Next</w:t>
            </w:r>
          </w:p>
        </w:tc>
        <w:tc>
          <w:tcPr>
            <w:tcW w:w="6000" w:type="dxa"/>
          </w:tcPr>
          <w:p w14:paraId="7ED776EF" w14:textId="77777777" w:rsidR="00E5633E"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t>[4] Tutte le opzioni precedenti.</w:t>
            </w:r>
          </w:p>
          <w:p w14:paraId="2AFA9DA5" w14:textId="77777777" w:rsidR="00E5633E"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t>Avanti</w:t>
            </w:r>
          </w:p>
        </w:tc>
      </w:tr>
      <w:tr w:rsidR="00025912" w:rsidRPr="00CB5A5B" w14:paraId="6471BAEA" w14:textId="77777777" w:rsidTr="00F25748">
        <w:tc>
          <w:tcPr>
            <w:tcW w:w="1353" w:type="dxa"/>
            <w:shd w:val="clear" w:color="auto" w:fill="C1E4F5"/>
            <w:tcMar>
              <w:top w:w="120" w:type="dxa"/>
              <w:left w:w="180" w:type="dxa"/>
              <w:bottom w:w="120" w:type="dxa"/>
              <w:right w:w="180" w:type="dxa"/>
            </w:tcMar>
            <w:hideMark/>
          </w:tcPr>
          <w:p w14:paraId="714C0D9B" w14:textId="77777777" w:rsidR="001C3170" w:rsidRPr="00931C08" w:rsidRDefault="00764180" w:rsidP="001C3170">
            <w:pPr>
              <w:spacing w:before="30" w:after="30"/>
              <w:ind w:left="30" w:right="30"/>
              <w:rPr>
                <w:rFonts w:ascii="Calibri" w:eastAsia="Times New Roman" w:hAnsi="Calibri" w:cs="Calibri"/>
                <w:sz w:val="16"/>
              </w:rPr>
            </w:pPr>
            <w:r w:rsidRPr="00931C08">
              <w:rPr>
                <w:rFonts w:ascii="Calibri" w:eastAsia="Times New Roman" w:hAnsi="Calibri" w:cs="Calibri"/>
                <w:sz w:val="16"/>
              </w:rPr>
              <w:t>Screen 15</w:t>
            </w:r>
          </w:p>
          <w:p w14:paraId="0DB2D9BD" w14:textId="77777777" w:rsidR="001C3170" w:rsidRPr="00931C08" w:rsidRDefault="00764180" w:rsidP="001C3170">
            <w:pPr>
              <w:spacing w:before="100" w:beforeAutospacing="1" w:after="100" w:afterAutospacing="1"/>
              <w:ind w:left="30" w:right="30"/>
              <w:rPr>
                <w:rFonts w:ascii="Calibri" w:eastAsia="Times New Roman" w:hAnsi="Calibri" w:cs="Calibri"/>
                <w:sz w:val="16"/>
              </w:rPr>
            </w:pPr>
            <w:r w:rsidRPr="00931C08">
              <w:rPr>
                <w:rFonts w:ascii="Calibri" w:eastAsia="Times New Roman" w:hAnsi="Calibri" w:cs="Calibri"/>
                <w:sz w:val="16"/>
              </w:rPr>
              <w:t>Question 9: Feedback</w:t>
            </w:r>
          </w:p>
          <w:p w14:paraId="2157E6D4" w14:textId="77777777" w:rsidR="001C3170" w:rsidRPr="00931C08" w:rsidRDefault="00764180" w:rsidP="001C3170">
            <w:pPr>
              <w:ind w:left="30" w:right="30"/>
              <w:rPr>
                <w:rFonts w:ascii="Calibri" w:eastAsia="Times New Roman" w:hAnsi="Calibri" w:cs="Calibri"/>
                <w:sz w:val="16"/>
              </w:rPr>
            </w:pPr>
            <w:r w:rsidRPr="00931C08">
              <w:rPr>
                <w:rFonts w:ascii="Calibri" w:eastAsia="Times New Roman" w:hAnsi="Calibri" w:cs="Calibri"/>
                <w:sz w:val="16"/>
              </w:rPr>
              <w:t>93_C_16</w:t>
            </w:r>
          </w:p>
        </w:tc>
        <w:tc>
          <w:tcPr>
            <w:tcW w:w="6000" w:type="dxa"/>
            <w:tcMar>
              <w:top w:w="120" w:type="dxa"/>
              <w:left w:w="180" w:type="dxa"/>
              <w:bottom w:w="120" w:type="dxa"/>
              <w:right w:w="180" w:type="dxa"/>
            </w:tcMar>
            <w:hideMark/>
          </w:tcPr>
          <w:p w14:paraId="443F0B36" w14:textId="77777777" w:rsidR="001C317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419DF94C" w14:textId="0C1FE37F" w:rsidR="001C3170"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t>Gli standard su corruzione e concussione di Abbott, disponibili nella Politica globale anti-corruzione (GLB-ANTI-CORRUPTION), rispettano il nostro impegno a condurre gli</w:t>
            </w:r>
            <w:r w:rsidR="000214BC">
              <w:rPr>
                <w:rFonts w:ascii="Calibri" w:eastAsia="Calibri" w:hAnsi="Calibri" w:cs="Calibri"/>
                <w:lang w:val="it-IT"/>
              </w:rPr>
              <w:t> </w:t>
            </w:r>
            <w:r w:rsidRPr="00931C08">
              <w:rPr>
                <w:rFonts w:ascii="Calibri" w:eastAsia="Calibri" w:hAnsi="Calibri" w:cs="Calibri"/>
                <w:lang w:val="it-IT"/>
              </w:rPr>
              <w:t>affari con onestà, equità e integrità. Ciò significa che non è</w:t>
            </w:r>
            <w:r w:rsidR="000214BC">
              <w:rPr>
                <w:rFonts w:ascii="Calibri" w:eastAsia="Calibri" w:hAnsi="Calibri" w:cs="Calibri"/>
                <w:lang w:val="it-IT"/>
              </w:rPr>
              <w:t> </w:t>
            </w:r>
            <w:r w:rsidRPr="00931C08">
              <w:rPr>
                <w:rFonts w:ascii="Calibri" w:eastAsia="Calibri" w:hAnsi="Calibri" w:cs="Calibri"/>
                <w:lang w:val="it-IT"/>
              </w:rPr>
              <w:t>mai consentito offrire o regalare oggetti di valore per concludere un affare.</w:t>
            </w:r>
          </w:p>
        </w:tc>
      </w:tr>
      <w:tr w:rsidR="00025912" w:rsidRPr="00931C08" w14:paraId="2884F9AE" w14:textId="77777777" w:rsidTr="00F25748">
        <w:tc>
          <w:tcPr>
            <w:tcW w:w="1353" w:type="dxa"/>
            <w:shd w:val="clear" w:color="auto" w:fill="C1E4F5"/>
            <w:tcMar>
              <w:top w:w="120" w:type="dxa"/>
              <w:left w:w="180" w:type="dxa"/>
              <w:bottom w:w="120" w:type="dxa"/>
              <w:right w:w="180" w:type="dxa"/>
            </w:tcMar>
            <w:hideMark/>
          </w:tcPr>
          <w:p w14:paraId="7A1C88D5" w14:textId="77777777" w:rsidR="001C3170" w:rsidRPr="00931C08" w:rsidRDefault="00764180" w:rsidP="001C3170">
            <w:pPr>
              <w:spacing w:before="30" w:after="30"/>
              <w:ind w:left="30" w:right="30"/>
              <w:rPr>
                <w:rFonts w:ascii="Calibri" w:eastAsia="Times New Roman" w:hAnsi="Calibri" w:cs="Calibri"/>
                <w:sz w:val="16"/>
              </w:rPr>
            </w:pPr>
            <w:hyperlink r:id="rId179"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33BA4DD0" w14:textId="77777777" w:rsidR="001C3170" w:rsidRPr="00931C08" w:rsidRDefault="00764180" w:rsidP="001C3170">
            <w:pPr>
              <w:ind w:left="30" w:right="30"/>
              <w:rPr>
                <w:rFonts w:ascii="Calibri" w:eastAsia="Times New Roman" w:hAnsi="Calibri" w:cs="Calibri"/>
                <w:sz w:val="16"/>
              </w:rPr>
            </w:pPr>
            <w:hyperlink r:id="rId180" w:tgtFrame="_blank" w:history="1">
              <w:r w:rsidRPr="00931C08">
                <w:rPr>
                  <w:rFonts w:ascii="Calibri" w:eastAsia="Times New Roman" w:hAnsi="Calibri" w:cs="Calibri"/>
                  <w:color w:val="0000FF"/>
                  <w:sz w:val="16"/>
                  <w:u w:val="single"/>
                </w:rPr>
                <w:t>94_C_16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D47F6EA" w14:textId="77777777" w:rsidR="001C317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tcPr>
          <w:p w14:paraId="1CD81406" w14:textId="77777777" w:rsidR="001C317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[10] Un OS key opinion leader ti chiede se puoi fornire supporto per un programma educativo che gli piacerebbe frequentare in cambio di maggiori opportunità commerciali a favore di Abbott. Quale opzione è la più appropriata?</w:t>
            </w:r>
          </w:p>
        </w:tc>
      </w:tr>
      <w:tr w:rsidR="00025912" w:rsidRPr="00CB5A5B" w14:paraId="08BA5403" w14:textId="77777777" w:rsidTr="00F25748">
        <w:tc>
          <w:tcPr>
            <w:tcW w:w="1353" w:type="dxa"/>
            <w:shd w:val="clear" w:color="auto" w:fill="C1E4F5"/>
            <w:tcMar>
              <w:top w:w="120" w:type="dxa"/>
              <w:left w:w="180" w:type="dxa"/>
              <w:bottom w:w="120" w:type="dxa"/>
              <w:right w:w="180" w:type="dxa"/>
            </w:tcMar>
            <w:hideMark/>
          </w:tcPr>
          <w:p w14:paraId="106B5757" w14:textId="77777777" w:rsidR="001C3170" w:rsidRPr="00931C08" w:rsidRDefault="00764180" w:rsidP="001C3170">
            <w:pPr>
              <w:spacing w:before="30" w:after="30"/>
              <w:ind w:left="30" w:right="30"/>
              <w:rPr>
                <w:rFonts w:ascii="Calibri" w:eastAsia="Times New Roman" w:hAnsi="Calibri" w:cs="Calibri"/>
                <w:sz w:val="16"/>
              </w:rPr>
            </w:pPr>
            <w:hyperlink r:id="rId181"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010250E4" w14:textId="77777777" w:rsidR="001C3170" w:rsidRPr="00931C08" w:rsidRDefault="00764180" w:rsidP="001C3170">
            <w:pPr>
              <w:ind w:left="30" w:right="30"/>
              <w:rPr>
                <w:rFonts w:ascii="Calibri" w:eastAsia="Times New Roman" w:hAnsi="Calibri" w:cs="Calibri"/>
                <w:sz w:val="16"/>
              </w:rPr>
            </w:pPr>
            <w:hyperlink r:id="rId182" w:tgtFrame="_blank" w:history="1">
              <w:r w:rsidRPr="00931C08">
                <w:rPr>
                  <w:rFonts w:ascii="Calibri" w:eastAsia="Times New Roman" w:hAnsi="Calibri" w:cs="Calibri"/>
                  <w:color w:val="0000FF"/>
                  <w:sz w:val="16"/>
                  <w:u w:val="single"/>
                </w:rPr>
                <w:t>95_C_16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E5FBB7" w14:textId="77777777" w:rsidR="001C317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[1] Firmly reject the request on the basis that it violates Abbott’s Anti-corruption Policy.</w:t>
            </w:r>
          </w:p>
        </w:tc>
        <w:tc>
          <w:tcPr>
            <w:tcW w:w="6000" w:type="dxa"/>
          </w:tcPr>
          <w:p w14:paraId="21F680DD" w14:textId="05B19EDB" w:rsidR="001C3170" w:rsidRPr="00CB5A5B" w:rsidRDefault="00764180" w:rsidP="00F25748">
            <w:pPr>
              <w:spacing w:before="100" w:beforeAutospacing="1" w:after="100" w:afterAutospacing="1"/>
              <w:ind w:left="30" w:right="30"/>
              <w:rPr>
                <w:rFonts w:ascii="Calibri" w:eastAsia="Times New Roman" w:hAnsi="Calibri" w:cs="Calibri"/>
                <w:lang w:val="it-IT"/>
                <w:rPrChange w:id="170"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t>[1] Rifiutare fermamente la richiesta poiché viola la</w:t>
            </w:r>
            <w:r w:rsidR="00FE4056">
              <w:rPr>
                <w:rFonts w:ascii="Calibri" w:eastAsia="Calibri" w:hAnsi="Calibri" w:cs="Calibri"/>
                <w:lang w:val="it-IT"/>
              </w:rPr>
              <w:t> </w:t>
            </w:r>
            <w:r w:rsidRPr="00931C08">
              <w:rPr>
                <w:rFonts w:ascii="Calibri" w:eastAsia="Calibri" w:hAnsi="Calibri" w:cs="Calibri"/>
                <w:lang w:val="it-IT"/>
              </w:rPr>
              <w:t>Politica anticorruzione di Abbott.</w:t>
            </w:r>
          </w:p>
        </w:tc>
      </w:tr>
      <w:tr w:rsidR="00025912" w:rsidRPr="00CB5A5B" w14:paraId="45B3FB90" w14:textId="77777777" w:rsidTr="00F25748">
        <w:tc>
          <w:tcPr>
            <w:tcW w:w="1353" w:type="dxa"/>
            <w:shd w:val="clear" w:color="auto" w:fill="C1E4F5"/>
            <w:tcMar>
              <w:top w:w="120" w:type="dxa"/>
              <w:left w:w="180" w:type="dxa"/>
              <w:bottom w:w="120" w:type="dxa"/>
              <w:right w:w="180" w:type="dxa"/>
            </w:tcMar>
            <w:hideMark/>
          </w:tcPr>
          <w:p w14:paraId="6F35B3A1" w14:textId="77777777" w:rsidR="001C3170" w:rsidRPr="00931C08" w:rsidRDefault="00764180" w:rsidP="001C3170">
            <w:pPr>
              <w:spacing w:before="30" w:after="30"/>
              <w:ind w:left="30" w:right="30"/>
              <w:rPr>
                <w:rFonts w:ascii="Calibri" w:eastAsia="Times New Roman" w:hAnsi="Calibri" w:cs="Calibri"/>
                <w:sz w:val="16"/>
              </w:rPr>
            </w:pPr>
            <w:hyperlink r:id="rId183"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7A391EB2" w14:textId="77777777" w:rsidR="001C3170" w:rsidRPr="00931C08" w:rsidRDefault="00764180" w:rsidP="001C3170">
            <w:pPr>
              <w:ind w:left="30" w:right="30"/>
              <w:rPr>
                <w:rFonts w:ascii="Calibri" w:eastAsia="Times New Roman" w:hAnsi="Calibri" w:cs="Calibri"/>
                <w:sz w:val="16"/>
              </w:rPr>
            </w:pPr>
            <w:hyperlink r:id="rId184" w:tgtFrame="_blank" w:history="1">
              <w:r w:rsidRPr="00931C08">
                <w:rPr>
                  <w:rFonts w:ascii="Calibri" w:eastAsia="Times New Roman" w:hAnsi="Calibri" w:cs="Calibri"/>
                  <w:color w:val="0000FF"/>
                  <w:sz w:val="16"/>
                  <w:u w:val="single"/>
                </w:rPr>
                <w:t>96_C_16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C5B9290" w14:textId="77777777" w:rsidR="001C317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[2] Tell the HCP that you will ask your manager.</w:t>
            </w:r>
          </w:p>
        </w:tc>
        <w:tc>
          <w:tcPr>
            <w:tcW w:w="6000" w:type="dxa"/>
          </w:tcPr>
          <w:p w14:paraId="6012A0E9" w14:textId="77777777" w:rsidR="001C3170"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t>[2] Dire all’OS che chiederai al tuo responsabile.</w:t>
            </w:r>
          </w:p>
        </w:tc>
      </w:tr>
      <w:tr w:rsidR="00025912" w:rsidRPr="00CB5A5B" w14:paraId="64020AFC" w14:textId="77777777" w:rsidTr="00F25748">
        <w:tc>
          <w:tcPr>
            <w:tcW w:w="1353" w:type="dxa"/>
            <w:shd w:val="clear" w:color="auto" w:fill="C1E4F5"/>
            <w:tcMar>
              <w:top w:w="120" w:type="dxa"/>
              <w:left w:w="180" w:type="dxa"/>
              <w:bottom w:w="120" w:type="dxa"/>
              <w:right w:w="180" w:type="dxa"/>
            </w:tcMar>
            <w:hideMark/>
          </w:tcPr>
          <w:p w14:paraId="24C692E3" w14:textId="77777777" w:rsidR="001C3170" w:rsidRPr="00931C08" w:rsidRDefault="00764180" w:rsidP="001C3170">
            <w:pPr>
              <w:spacing w:before="30" w:after="30"/>
              <w:ind w:left="30" w:right="30"/>
              <w:rPr>
                <w:rFonts w:ascii="Calibri" w:eastAsia="Times New Roman" w:hAnsi="Calibri" w:cs="Calibri"/>
                <w:sz w:val="16"/>
              </w:rPr>
            </w:pPr>
            <w:hyperlink r:id="rId185"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70FDE48E" w14:textId="77777777" w:rsidR="001C3170" w:rsidRPr="00931C08" w:rsidRDefault="00764180" w:rsidP="001C3170">
            <w:pPr>
              <w:ind w:left="30" w:right="30"/>
              <w:rPr>
                <w:rFonts w:ascii="Calibri" w:eastAsia="Times New Roman" w:hAnsi="Calibri" w:cs="Calibri"/>
                <w:sz w:val="16"/>
              </w:rPr>
            </w:pPr>
            <w:hyperlink r:id="rId186" w:tgtFrame="_blank" w:history="1">
              <w:r w:rsidRPr="00931C08">
                <w:rPr>
                  <w:rFonts w:ascii="Calibri" w:eastAsia="Times New Roman" w:hAnsi="Calibri" w:cs="Calibri"/>
                  <w:color w:val="0000FF"/>
                  <w:sz w:val="16"/>
                  <w:u w:val="single"/>
                </w:rPr>
                <w:t>97_C_16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361079" w14:textId="77777777" w:rsidR="001C317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[3] Agree to the request, as the HCP is a key opinion leader with a lot of influence.</w:t>
            </w:r>
          </w:p>
        </w:tc>
        <w:tc>
          <w:tcPr>
            <w:tcW w:w="6000" w:type="dxa"/>
          </w:tcPr>
          <w:p w14:paraId="5022D995" w14:textId="77777777" w:rsidR="001C3170" w:rsidRPr="00CB5A5B" w:rsidRDefault="00764180" w:rsidP="00F25748">
            <w:pPr>
              <w:spacing w:before="100" w:beforeAutospacing="1" w:after="100" w:afterAutospacing="1"/>
              <w:ind w:left="30" w:right="30"/>
              <w:rPr>
                <w:rFonts w:ascii="Calibri" w:eastAsia="Times New Roman" w:hAnsi="Calibri" w:cs="Calibri"/>
                <w:lang w:val="it-IT"/>
                <w:rPrChange w:id="171"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t>[3] Accettare la richiesta poiché l’OS è un key opinion leader con molta influenza.</w:t>
            </w:r>
          </w:p>
        </w:tc>
      </w:tr>
      <w:tr w:rsidR="00025912" w:rsidRPr="00931C08" w14:paraId="43E44A77" w14:textId="77777777" w:rsidTr="00F25748">
        <w:tc>
          <w:tcPr>
            <w:tcW w:w="1353" w:type="dxa"/>
            <w:shd w:val="clear" w:color="auto" w:fill="C1E4F5"/>
            <w:tcMar>
              <w:top w:w="120" w:type="dxa"/>
              <w:left w:w="180" w:type="dxa"/>
              <w:bottom w:w="120" w:type="dxa"/>
              <w:right w:w="180" w:type="dxa"/>
            </w:tcMar>
            <w:hideMark/>
          </w:tcPr>
          <w:p w14:paraId="3D6C47EE" w14:textId="77777777" w:rsidR="001C3170" w:rsidRPr="00931C08" w:rsidRDefault="00764180" w:rsidP="001C3170">
            <w:pPr>
              <w:spacing w:before="30" w:after="30"/>
              <w:ind w:left="30" w:right="30"/>
              <w:rPr>
                <w:rFonts w:ascii="Calibri" w:eastAsia="Times New Roman" w:hAnsi="Calibri" w:cs="Calibri"/>
                <w:sz w:val="16"/>
              </w:rPr>
            </w:pPr>
            <w:hyperlink r:id="rId187" w:tgtFrame="_blank" w:history="1">
              <w:r w:rsidRPr="00931C08">
                <w:rPr>
                  <w:rFonts w:ascii="Calibri" w:eastAsia="Times New Roman" w:hAnsi="Calibri" w:cs="Calibri"/>
                  <w:color w:val="0000FF"/>
                  <w:sz w:val="16"/>
                  <w:u w:val="single"/>
                </w:rPr>
                <w:t>Screen 15</w:t>
              </w:r>
            </w:hyperlink>
            <w:r w:rsidRPr="00931C08">
              <w:rPr>
                <w:rFonts w:ascii="Calibri" w:eastAsia="Times New Roman" w:hAnsi="Calibri" w:cs="Calibri"/>
                <w:sz w:val="16"/>
              </w:rPr>
              <w:t xml:space="preserve"> </w:t>
            </w:r>
          </w:p>
          <w:p w14:paraId="7E103BE4" w14:textId="77777777" w:rsidR="001C3170" w:rsidRPr="00931C08" w:rsidRDefault="00764180" w:rsidP="001C3170">
            <w:pPr>
              <w:ind w:left="30" w:right="30"/>
              <w:rPr>
                <w:rFonts w:ascii="Calibri" w:eastAsia="Times New Roman" w:hAnsi="Calibri" w:cs="Calibri"/>
                <w:sz w:val="16"/>
              </w:rPr>
            </w:pPr>
            <w:hyperlink r:id="rId188" w:tgtFrame="_blank" w:history="1">
              <w:r w:rsidRPr="00931C08">
                <w:rPr>
                  <w:rFonts w:ascii="Calibri" w:eastAsia="Times New Roman" w:hAnsi="Calibri" w:cs="Calibri"/>
                  <w:color w:val="0000FF"/>
                  <w:sz w:val="16"/>
                  <w:u w:val="single"/>
                </w:rPr>
                <w:t>98_C_16</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FD69024" w14:textId="77777777" w:rsidR="001C317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[4] None of the above.</w:t>
            </w:r>
          </w:p>
          <w:p w14:paraId="756487B9" w14:textId="77777777" w:rsidR="001C317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Submit</w:t>
            </w:r>
          </w:p>
        </w:tc>
        <w:tc>
          <w:tcPr>
            <w:tcW w:w="6000" w:type="dxa"/>
          </w:tcPr>
          <w:p w14:paraId="2CB7AB76" w14:textId="77777777" w:rsidR="001C317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[4] Nessuna delle precedenti.</w:t>
            </w:r>
          </w:p>
          <w:p w14:paraId="1D398D09" w14:textId="77777777" w:rsidR="001C317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Invia</w:t>
            </w:r>
          </w:p>
        </w:tc>
      </w:tr>
      <w:tr w:rsidR="00025912" w:rsidRPr="00CB5A5B" w14:paraId="001F51A2" w14:textId="77777777" w:rsidTr="00F25748">
        <w:tc>
          <w:tcPr>
            <w:tcW w:w="1353" w:type="dxa"/>
            <w:shd w:val="clear" w:color="auto" w:fill="C1E4F5"/>
            <w:tcMar>
              <w:top w:w="120" w:type="dxa"/>
              <w:left w:w="180" w:type="dxa"/>
              <w:bottom w:w="120" w:type="dxa"/>
              <w:right w:w="180" w:type="dxa"/>
            </w:tcMar>
            <w:hideMark/>
          </w:tcPr>
          <w:p w14:paraId="280999EA" w14:textId="77777777" w:rsidR="00A551B5" w:rsidRPr="00931C08" w:rsidRDefault="00764180" w:rsidP="00A551B5">
            <w:pPr>
              <w:spacing w:before="30" w:after="30"/>
              <w:ind w:left="30" w:right="30"/>
              <w:rPr>
                <w:rFonts w:ascii="Calibri" w:eastAsia="Times New Roman" w:hAnsi="Calibri" w:cs="Calibri"/>
                <w:sz w:val="16"/>
              </w:rPr>
            </w:pPr>
            <w:r w:rsidRPr="00931C08">
              <w:rPr>
                <w:rFonts w:ascii="Calibri" w:eastAsia="Times New Roman" w:hAnsi="Calibri" w:cs="Calibri"/>
                <w:sz w:val="16"/>
              </w:rPr>
              <w:t>Screen 15</w:t>
            </w:r>
          </w:p>
          <w:p w14:paraId="136261F4" w14:textId="77777777" w:rsidR="00A551B5" w:rsidRPr="00931C08" w:rsidRDefault="00764180" w:rsidP="00A551B5">
            <w:pPr>
              <w:spacing w:before="100" w:beforeAutospacing="1" w:after="100" w:afterAutospacing="1"/>
              <w:ind w:left="30" w:right="30"/>
              <w:rPr>
                <w:rFonts w:ascii="Calibri" w:eastAsia="Times New Roman" w:hAnsi="Calibri" w:cs="Calibri"/>
                <w:sz w:val="16"/>
              </w:rPr>
            </w:pPr>
            <w:r w:rsidRPr="00931C08">
              <w:rPr>
                <w:rFonts w:ascii="Calibri" w:eastAsia="Times New Roman" w:hAnsi="Calibri" w:cs="Calibri"/>
                <w:sz w:val="16"/>
              </w:rPr>
              <w:t>Question 10: Feedback</w:t>
            </w:r>
          </w:p>
          <w:p w14:paraId="40548D1B" w14:textId="77777777" w:rsidR="00A551B5" w:rsidRPr="00931C08" w:rsidRDefault="00764180" w:rsidP="00A551B5">
            <w:pPr>
              <w:ind w:left="30" w:right="30"/>
              <w:rPr>
                <w:rFonts w:ascii="Calibri" w:eastAsia="Times New Roman" w:hAnsi="Calibri" w:cs="Calibri"/>
                <w:sz w:val="16"/>
              </w:rPr>
            </w:pPr>
            <w:r w:rsidRPr="00931C08">
              <w:rPr>
                <w:rFonts w:ascii="Calibri" w:eastAsia="Times New Roman" w:hAnsi="Calibri" w:cs="Calibri"/>
                <w:sz w:val="16"/>
              </w:rPr>
              <w:t>99_C_16</w:t>
            </w:r>
          </w:p>
        </w:tc>
        <w:tc>
          <w:tcPr>
            <w:tcW w:w="6000" w:type="dxa"/>
            <w:tcMar>
              <w:top w:w="120" w:type="dxa"/>
              <w:left w:w="180" w:type="dxa"/>
              <w:bottom w:w="120" w:type="dxa"/>
              <w:right w:w="180" w:type="dxa"/>
            </w:tcMar>
            <w:hideMark/>
          </w:tcPr>
          <w:p w14:paraId="06B618E2" w14:textId="77777777" w:rsidR="00A551B5"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 do not offer or provide anything of value to gain a business advantage, directly or indirectly, in line with anti-bribery principles.</w:t>
            </w:r>
          </w:p>
        </w:tc>
        <w:tc>
          <w:tcPr>
            <w:tcW w:w="6000" w:type="dxa"/>
          </w:tcPr>
          <w:p w14:paraId="12E541F0" w14:textId="3D6F613A" w:rsidR="00A551B5" w:rsidRPr="00CB5A5B" w:rsidRDefault="00764180" w:rsidP="00F25748">
            <w:pPr>
              <w:spacing w:before="100" w:beforeAutospacing="1" w:after="100" w:afterAutospacing="1"/>
              <w:ind w:left="30" w:right="30"/>
              <w:rPr>
                <w:rFonts w:ascii="Calibri" w:eastAsia="Times New Roman" w:hAnsi="Calibri" w:cs="Calibri"/>
                <w:lang w:val="it-IT"/>
                <w:rPrChange w:id="172"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t>Non offriamo né forniamo nulla di valore per ottenere un</w:t>
            </w:r>
            <w:r w:rsidR="00FE4056">
              <w:rPr>
                <w:rFonts w:ascii="Calibri" w:eastAsia="Calibri" w:hAnsi="Calibri" w:cs="Calibri"/>
                <w:lang w:val="it-IT"/>
              </w:rPr>
              <w:t> </w:t>
            </w:r>
            <w:r w:rsidRPr="00931C08">
              <w:rPr>
                <w:rFonts w:ascii="Calibri" w:eastAsia="Calibri" w:hAnsi="Calibri" w:cs="Calibri"/>
                <w:lang w:val="it-IT"/>
              </w:rPr>
              <w:t>vantaggio commerciale, diretto o indiretto, in linea con</w:t>
            </w:r>
            <w:r w:rsidR="00FE4056">
              <w:rPr>
                <w:rFonts w:ascii="Calibri" w:eastAsia="Calibri" w:hAnsi="Calibri" w:cs="Calibri"/>
                <w:lang w:val="it-IT"/>
              </w:rPr>
              <w:t> </w:t>
            </w:r>
            <w:r w:rsidRPr="00931C08">
              <w:rPr>
                <w:rFonts w:ascii="Calibri" w:eastAsia="Calibri" w:hAnsi="Calibri" w:cs="Calibri"/>
                <w:lang w:val="it-IT"/>
              </w:rPr>
              <w:t>i principi anti-corruzione.</w:t>
            </w:r>
          </w:p>
        </w:tc>
      </w:tr>
      <w:tr w:rsidR="00025912" w:rsidRPr="00CB5A5B" w14:paraId="0EF5B7B7" w14:textId="77777777" w:rsidTr="00F25748">
        <w:tc>
          <w:tcPr>
            <w:tcW w:w="1353" w:type="dxa"/>
            <w:shd w:val="clear" w:color="auto" w:fill="C1E4F5"/>
            <w:tcMar>
              <w:top w:w="120" w:type="dxa"/>
              <w:left w:w="180" w:type="dxa"/>
              <w:bottom w:w="120" w:type="dxa"/>
              <w:right w:w="180" w:type="dxa"/>
            </w:tcMar>
            <w:hideMark/>
          </w:tcPr>
          <w:p w14:paraId="4C8B653B" w14:textId="77777777" w:rsidR="003C2A50" w:rsidRPr="00931C08" w:rsidRDefault="00764180" w:rsidP="003C2A50">
            <w:pPr>
              <w:spacing w:before="30" w:after="30"/>
              <w:ind w:left="30" w:right="30"/>
              <w:rPr>
                <w:rFonts w:ascii="Calibri" w:eastAsia="Times New Roman" w:hAnsi="Calibri" w:cs="Calibri"/>
                <w:sz w:val="16"/>
              </w:rPr>
            </w:pPr>
            <w:hyperlink r:id="rId189" w:tgtFrame="_blank" w:history="1">
              <w:r w:rsidRPr="00931C08">
                <w:rPr>
                  <w:rFonts w:ascii="Calibri" w:eastAsia="Times New Roman" w:hAnsi="Calibri" w:cs="Calibri"/>
                  <w:color w:val="0000FF"/>
                  <w:sz w:val="16"/>
                  <w:u w:val="single"/>
                </w:rPr>
                <w:t>Screen 16</w:t>
              </w:r>
            </w:hyperlink>
            <w:r w:rsidRPr="00931C08">
              <w:rPr>
                <w:rFonts w:ascii="Calibri" w:eastAsia="Times New Roman" w:hAnsi="Calibri" w:cs="Calibri"/>
                <w:sz w:val="16"/>
              </w:rPr>
              <w:t xml:space="preserve"> </w:t>
            </w:r>
          </w:p>
          <w:p w14:paraId="1AB756D0" w14:textId="77777777" w:rsidR="003C2A50" w:rsidRPr="00931C08" w:rsidRDefault="00764180" w:rsidP="003C2A50">
            <w:pPr>
              <w:ind w:left="30" w:right="30"/>
              <w:rPr>
                <w:rFonts w:ascii="Calibri" w:eastAsia="Times New Roman" w:hAnsi="Calibri" w:cs="Calibri"/>
                <w:sz w:val="16"/>
              </w:rPr>
            </w:pPr>
            <w:hyperlink r:id="rId190" w:tgtFrame="_blank" w:history="1">
              <w:r w:rsidRPr="00931C08">
                <w:rPr>
                  <w:rFonts w:ascii="Calibri" w:eastAsia="Times New Roman" w:hAnsi="Calibri" w:cs="Calibri"/>
                  <w:color w:val="0000FF"/>
                  <w:sz w:val="16"/>
                  <w:u w:val="single"/>
                </w:rPr>
                <w:t>100_C_17</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68A2B47" w14:textId="77777777" w:rsidR="003C2A5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No results are available, as you have not completed the Knowledge Check.</w:t>
            </w:r>
          </w:p>
          <w:p w14:paraId="7DAB01BB" w14:textId="77777777" w:rsidR="003C2A5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Congratulations! You have successfully passed the Knowledge Check.</w:t>
            </w:r>
          </w:p>
          <w:p w14:paraId="246E52F4" w14:textId="77777777" w:rsidR="003C2A5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Please review your results below by clicking on each question.</w:t>
            </w:r>
          </w:p>
          <w:p w14:paraId="37712366" w14:textId="77777777" w:rsidR="003C2A5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Once you’re done, click the forward arrow to take a short survey.</w:t>
            </w:r>
          </w:p>
          <w:p w14:paraId="0A67C1D8" w14:textId="77777777" w:rsidR="003C2A5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Sorry, you did not pass the Knowledge Check. Take a few minutes to review your results below by clicking on each question.</w:t>
            </w:r>
          </w:p>
          <w:p w14:paraId="49844160" w14:textId="77777777" w:rsidR="003C2A5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When you are done, click the Retake button.</w:t>
            </w:r>
          </w:p>
        </w:tc>
        <w:tc>
          <w:tcPr>
            <w:tcW w:w="6000" w:type="dxa"/>
          </w:tcPr>
          <w:p w14:paraId="71CCEBC5" w14:textId="77777777" w:rsidR="003C2A50"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t>Non è disponibile nessun risultato, poiché non hai completato la Verifica delle conoscenze.</w:t>
            </w:r>
          </w:p>
          <w:p w14:paraId="5D7DD3FC" w14:textId="77777777" w:rsidR="003C2A50"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t>Congratulazioni! Hai superato la verifica delle conoscenze.</w:t>
            </w:r>
          </w:p>
          <w:p w14:paraId="3F3A4848" w14:textId="04871FE9" w:rsidR="003C2A50"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t>Prendi visione dei tuoi risultati riportati di seguito, facendo</w:t>
            </w:r>
            <w:r w:rsidR="00FE4056">
              <w:rPr>
                <w:rFonts w:ascii="Calibri" w:eastAsia="Calibri" w:hAnsi="Calibri" w:cs="Calibri"/>
                <w:lang w:val="it-IT"/>
              </w:rPr>
              <w:t> </w:t>
            </w:r>
            <w:r w:rsidRPr="00931C08">
              <w:rPr>
                <w:rFonts w:ascii="Calibri" w:eastAsia="Calibri" w:hAnsi="Calibri" w:cs="Calibri"/>
                <w:lang w:val="it-IT"/>
              </w:rPr>
              <w:t>clic su ciascuna domanda.</w:t>
            </w:r>
          </w:p>
          <w:p w14:paraId="39F3D4EA" w14:textId="77777777" w:rsidR="003C2A50"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t>Una volta terminato, fai clic sulla freccia avanti per partecipare a un breve sondaggio.</w:t>
            </w:r>
          </w:p>
          <w:p w14:paraId="5A3BD7EB" w14:textId="00643610" w:rsidR="003C2A50"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Peccato, non hai superato la verifica delle conoscenze. Prenditi qualche minuto per verificare i risultati riportati di</w:t>
            </w:r>
            <w:r w:rsidR="00FE4056">
              <w:rPr>
                <w:rFonts w:ascii="Calibri" w:eastAsia="Calibri" w:hAnsi="Calibri" w:cs="Calibri"/>
                <w:lang w:val="it-IT"/>
              </w:rPr>
              <w:t> </w:t>
            </w:r>
            <w:r w:rsidRPr="00931C08">
              <w:rPr>
                <w:rFonts w:ascii="Calibri" w:eastAsia="Calibri" w:hAnsi="Calibri" w:cs="Calibri"/>
                <w:lang w:val="it-IT"/>
              </w:rPr>
              <w:t>seguito, facendo clic su ciascuna domanda.</w:t>
            </w:r>
          </w:p>
          <w:p w14:paraId="44D73414" w14:textId="77777777" w:rsidR="003C2A50"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Al termine fai clic sul pulsante Riprova.</w:t>
            </w:r>
          </w:p>
        </w:tc>
      </w:tr>
      <w:tr w:rsidR="00025912" w:rsidRPr="00931C08" w14:paraId="7CC8F75A" w14:textId="77777777" w:rsidTr="00F25748">
        <w:tc>
          <w:tcPr>
            <w:tcW w:w="1353" w:type="dxa"/>
            <w:shd w:val="clear" w:color="auto" w:fill="C1E4F5"/>
            <w:tcMar>
              <w:top w:w="120" w:type="dxa"/>
              <w:left w:w="180" w:type="dxa"/>
              <w:bottom w:w="120" w:type="dxa"/>
              <w:right w:w="180" w:type="dxa"/>
            </w:tcMar>
            <w:hideMark/>
          </w:tcPr>
          <w:p w14:paraId="03958FCC" w14:textId="77777777" w:rsidR="003C2A50" w:rsidRPr="00931C08" w:rsidRDefault="00764180" w:rsidP="002102E5">
            <w:pPr>
              <w:spacing w:before="30" w:after="30"/>
              <w:ind w:left="30" w:right="30"/>
              <w:rPr>
                <w:rFonts w:ascii="Calibri" w:eastAsia="Times New Roman" w:hAnsi="Calibri" w:cs="Calibri"/>
                <w:sz w:val="16"/>
              </w:rPr>
            </w:pPr>
            <w:hyperlink r:id="rId191" w:tgtFrame="_blank" w:history="1">
              <w:r w:rsidRPr="00931C08">
                <w:rPr>
                  <w:rFonts w:ascii="Calibri" w:eastAsia="Times New Roman" w:hAnsi="Calibri" w:cs="Calibri"/>
                  <w:color w:val="0000FF"/>
                  <w:sz w:val="16"/>
                  <w:u w:val="single"/>
                </w:rPr>
                <w:t>Screen 17</w:t>
              </w:r>
            </w:hyperlink>
            <w:r w:rsidRPr="00931C08">
              <w:rPr>
                <w:rFonts w:ascii="Calibri" w:eastAsia="Times New Roman" w:hAnsi="Calibri" w:cs="Calibri"/>
                <w:sz w:val="16"/>
              </w:rPr>
              <w:t xml:space="preserve"> </w:t>
            </w:r>
          </w:p>
          <w:p w14:paraId="1BBA2DF3" w14:textId="77777777" w:rsidR="003C2A50" w:rsidRPr="00931C08" w:rsidRDefault="00764180" w:rsidP="002102E5">
            <w:pPr>
              <w:ind w:left="30" w:right="30"/>
              <w:rPr>
                <w:rFonts w:ascii="Calibri" w:eastAsia="Times New Roman" w:hAnsi="Calibri" w:cs="Calibri"/>
                <w:sz w:val="16"/>
              </w:rPr>
            </w:pPr>
            <w:hyperlink r:id="rId192" w:tgtFrame="_blank" w:history="1">
              <w:r w:rsidRPr="00931C08">
                <w:rPr>
                  <w:rFonts w:ascii="Calibri" w:eastAsia="Times New Roman" w:hAnsi="Calibri" w:cs="Calibri"/>
                  <w:color w:val="0000FF"/>
                  <w:sz w:val="16"/>
                  <w:u w:val="single"/>
                </w:rPr>
                <w:t>104_C_199</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817687" w14:textId="77777777" w:rsidR="003C2A5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[3] As a result of this session, I have a better understanding of Abbott's Code of Business Conduct.</w:t>
            </w:r>
          </w:p>
          <w:p w14:paraId="11ACFC2D" w14:textId="77777777" w:rsidR="003C2A5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Strongly Disagree</w:t>
            </w:r>
          </w:p>
          <w:p w14:paraId="345309BD" w14:textId="77777777" w:rsidR="003C2A5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Disagree</w:t>
            </w:r>
          </w:p>
          <w:p w14:paraId="70A964C2" w14:textId="77777777" w:rsidR="003C2A5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Neutral</w:t>
            </w:r>
          </w:p>
          <w:p w14:paraId="2D8B6329" w14:textId="77777777" w:rsidR="003C2A5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Agree</w:t>
            </w:r>
          </w:p>
          <w:p w14:paraId="5767D8F6" w14:textId="77777777" w:rsidR="003C2A5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Strongly Agree</w:t>
            </w:r>
          </w:p>
        </w:tc>
        <w:tc>
          <w:tcPr>
            <w:tcW w:w="6000" w:type="dxa"/>
          </w:tcPr>
          <w:p w14:paraId="45FB30A1" w14:textId="0F423905" w:rsidR="006F1CE1" w:rsidRPr="00931C08" w:rsidRDefault="00764180" w:rsidP="00F25748">
            <w:pPr>
              <w:spacing w:before="100" w:beforeAutospacing="1" w:after="100" w:afterAutospacing="1"/>
              <w:ind w:left="30" w:right="30"/>
              <w:rPr>
                <w:rFonts w:ascii="Calibri" w:eastAsia="Times New Roman" w:hAnsi="Calibri" w:cs="Calibri"/>
                <w:lang w:val="es-ES"/>
              </w:rPr>
            </w:pPr>
            <w:r w:rsidRPr="00931C08">
              <w:rPr>
                <w:rFonts w:ascii="Calibri" w:eastAsia="Calibri" w:hAnsi="Calibri" w:cs="Calibri"/>
                <w:lang w:val="it-IT"/>
              </w:rPr>
              <w:t xml:space="preserve">[3] Grazie a questa sessione, ho una migliore comprensione del Codice di </w:t>
            </w:r>
            <w:del w:id="173" w:author="Borrello, Barbara" w:date="2025-12-22T17:20:00Z" w16du:dateUtc="2025-12-22T16:20:00Z">
              <w:r w:rsidRPr="00931C08" w:rsidDel="0035121E">
                <w:rPr>
                  <w:rFonts w:ascii="Calibri" w:eastAsia="Calibri" w:hAnsi="Calibri" w:cs="Calibri"/>
                  <w:lang w:val="it-IT"/>
                </w:rPr>
                <w:delText>c</w:delText>
              </w:r>
            </w:del>
            <w:ins w:id="174" w:author="Borrello, Barbara" w:date="2025-12-22T17:20:00Z" w16du:dateUtc="2025-12-22T16:20:00Z">
              <w:r w:rsidR="0035121E">
                <w:rPr>
                  <w:rFonts w:ascii="Calibri" w:eastAsia="Calibri" w:hAnsi="Calibri" w:cs="Calibri"/>
                  <w:lang w:val="it-IT"/>
                </w:rPr>
                <w:t>C</w:t>
              </w:r>
            </w:ins>
            <w:r w:rsidRPr="00931C08">
              <w:rPr>
                <w:rFonts w:ascii="Calibri" w:eastAsia="Calibri" w:hAnsi="Calibri" w:cs="Calibri"/>
                <w:lang w:val="it-IT"/>
              </w:rPr>
              <w:t xml:space="preserve">ondotta </w:t>
            </w:r>
            <w:del w:id="175" w:author="Borrello, Barbara" w:date="2025-12-22T17:20:00Z" w16du:dateUtc="2025-12-22T16:20:00Z">
              <w:r w:rsidRPr="00931C08" w:rsidDel="0035121E">
                <w:rPr>
                  <w:rFonts w:ascii="Calibri" w:eastAsia="Calibri" w:hAnsi="Calibri" w:cs="Calibri"/>
                  <w:lang w:val="it-IT"/>
                </w:rPr>
                <w:delText>a</w:delText>
              </w:r>
            </w:del>
            <w:ins w:id="176" w:author="Borrello, Barbara" w:date="2025-12-22T17:20:00Z" w16du:dateUtc="2025-12-22T16:20:00Z">
              <w:r w:rsidR="0035121E">
                <w:rPr>
                  <w:rFonts w:ascii="Calibri" w:eastAsia="Calibri" w:hAnsi="Calibri" w:cs="Calibri"/>
                  <w:lang w:val="it-IT"/>
                </w:rPr>
                <w:t>A</w:t>
              </w:r>
            </w:ins>
            <w:r w:rsidRPr="00931C08">
              <w:rPr>
                <w:rFonts w:ascii="Calibri" w:eastAsia="Calibri" w:hAnsi="Calibri" w:cs="Calibri"/>
                <w:lang w:val="it-IT"/>
              </w:rPr>
              <w:t>ziendale di Abbott.</w:t>
            </w:r>
          </w:p>
          <w:p w14:paraId="50857378" w14:textId="77777777" w:rsidR="006F1CE1"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Assolutamente in disaccordo</w:t>
            </w:r>
          </w:p>
          <w:p w14:paraId="2AAB9A69" w14:textId="77777777" w:rsidR="006F1CE1"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Non d’accordo</w:t>
            </w:r>
          </w:p>
          <w:p w14:paraId="144F837E" w14:textId="77777777" w:rsidR="006F1CE1"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Neutro</w:t>
            </w:r>
          </w:p>
          <w:p w14:paraId="497427FA" w14:textId="77777777" w:rsidR="006F1CE1"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D’accordo</w:t>
            </w:r>
          </w:p>
          <w:p w14:paraId="082E8C4C" w14:textId="77777777" w:rsidR="003C2A50"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Assolutamente d’accordo</w:t>
            </w:r>
          </w:p>
        </w:tc>
      </w:tr>
      <w:tr w:rsidR="00025912" w:rsidRPr="00931C08" w14:paraId="66EE5E3D" w14:textId="77777777" w:rsidTr="00F25748">
        <w:tc>
          <w:tcPr>
            <w:tcW w:w="1353" w:type="dxa"/>
            <w:shd w:val="clear" w:color="auto" w:fill="C1E4F5"/>
            <w:tcMar>
              <w:top w:w="120" w:type="dxa"/>
              <w:left w:w="180" w:type="dxa"/>
              <w:bottom w:w="120" w:type="dxa"/>
              <w:right w:w="180" w:type="dxa"/>
            </w:tcMar>
            <w:hideMark/>
          </w:tcPr>
          <w:p w14:paraId="44C63D4B" w14:textId="77777777" w:rsidR="00764DBF" w:rsidRPr="00931C08" w:rsidRDefault="00764180" w:rsidP="002102E5">
            <w:pPr>
              <w:spacing w:before="30" w:after="30"/>
              <w:ind w:left="30" w:right="30"/>
              <w:rPr>
                <w:rFonts w:ascii="Calibri" w:eastAsia="Times New Roman" w:hAnsi="Calibri" w:cs="Calibri"/>
                <w:sz w:val="16"/>
              </w:rPr>
            </w:pPr>
            <w:hyperlink r:id="rId193" w:tgtFrame="_blank" w:history="1">
              <w:r w:rsidRPr="00931C08">
                <w:rPr>
                  <w:rFonts w:ascii="Calibri" w:eastAsia="Times New Roman" w:hAnsi="Calibri" w:cs="Calibri"/>
                  <w:color w:val="0000FF"/>
                  <w:sz w:val="16"/>
                  <w:u w:val="single"/>
                </w:rPr>
                <w:t>Screen 18</w:t>
              </w:r>
            </w:hyperlink>
            <w:r w:rsidRPr="00931C08">
              <w:rPr>
                <w:rFonts w:ascii="Calibri" w:eastAsia="Times New Roman" w:hAnsi="Calibri" w:cs="Calibri"/>
                <w:sz w:val="16"/>
              </w:rPr>
              <w:t xml:space="preserve"> </w:t>
            </w:r>
          </w:p>
          <w:p w14:paraId="042A3AFE" w14:textId="77777777" w:rsidR="00764DBF" w:rsidRPr="00931C08" w:rsidRDefault="00764180" w:rsidP="002102E5">
            <w:pPr>
              <w:ind w:left="30" w:right="30"/>
              <w:rPr>
                <w:rFonts w:ascii="Calibri" w:eastAsia="Times New Roman" w:hAnsi="Calibri" w:cs="Calibri"/>
                <w:sz w:val="16"/>
              </w:rPr>
            </w:pPr>
            <w:hyperlink r:id="rId194" w:tgtFrame="_blank" w:history="1">
              <w:r w:rsidRPr="00931C08">
                <w:rPr>
                  <w:rFonts w:ascii="Calibri" w:eastAsia="Times New Roman" w:hAnsi="Calibri" w:cs="Calibri"/>
                  <w:color w:val="0000FF"/>
                  <w:sz w:val="16"/>
                  <w:u w:val="single"/>
                </w:rPr>
                <w:t>107_C_200</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25E675"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Where to go for Support</w:t>
            </w:r>
          </w:p>
        </w:tc>
        <w:tc>
          <w:tcPr>
            <w:tcW w:w="6000" w:type="dxa"/>
          </w:tcPr>
          <w:p w14:paraId="4006FB95"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Dove chiedere assistenza</w:t>
            </w:r>
          </w:p>
        </w:tc>
      </w:tr>
      <w:tr w:rsidR="00025912" w:rsidRPr="00CB5A5B" w14:paraId="0A38D172" w14:textId="77777777" w:rsidTr="00F25748">
        <w:tc>
          <w:tcPr>
            <w:tcW w:w="1353" w:type="dxa"/>
            <w:shd w:val="clear" w:color="auto" w:fill="C1E4F5"/>
            <w:tcMar>
              <w:top w:w="120" w:type="dxa"/>
              <w:left w:w="180" w:type="dxa"/>
              <w:bottom w:w="120" w:type="dxa"/>
              <w:right w:w="180" w:type="dxa"/>
            </w:tcMar>
            <w:hideMark/>
          </w:tcPr>
          <w:p w14:paraId="61A24591" w14:textId="77777777" w:rsidR="00764DBF" w:rsidRPr="00931C08" w:rsidRDefault="00764180" w:rsidP="002102E5">
            <w:pPr>
              <w:spacing w:before="30" w:after="30"/>
              <w:ind w:left="30" w:right="30"/>
              <w:rPr>
                <w:rFonts w:ascii="Calibri" w:eastAsia="Times New Roman" w:hAnsi="Calibri" w:cs="Calibri"/>
                <w:sz w:val="16"/>
              </w:rPr>
            </w:pPr>
            <w:hyperlink r:id="rId195" w:tgtFrame="_blank" w:history="1">
              <w:r w:rsidRPr="00931C08">
                <w:rPr>
                  <w:rFonts w:ascii="Calibri" w:eastAsia="Times New Roman" w:hAnsi="Calibri" w:cs="Calibri"/>
                  <w:color w:val="0000FF"/>
                  <w:sz w:val="16"/>
                  <w:u w:val="single"/>
                </w:rPr>
                <w:t>Screen 18</w:t>
              </w:r>
            </w:hyperlink>
            <w:r w:rsidRPr="00931C08">
              <w:rPr>
                <w:rFonts w:ascii="Calibri" w:eastAsia="Times New Roman" w:hAnsi="Calibri" w:cs="Calibri"/>
                <w:sz w:val="16"/>
              </w:rPr>
              <w:t xml:space="preserve"> </w:t>
            </w:r>
          </w:p>
          <w:p w14:paraId="2953ABBC" w14:textId="77777777" w:rsidR="00764DBF" w:rsidRPr="00931C08" w:rsidRDefault="00764180" w:rsidP="002102E5">
            <w:pPr>
              <w:ind w:left="30" w:right="30"/>
              <w:rPr>
                <w:rFonts w:ascii="Calibri" w:eastAsia="Times New Roman" w:hAnsi="Calibri" w:cs="Calibri"/>
                <w:sz w:val="16"/>
              </w:rPr>
            </w:pPr>
            <w:hyperlink r:id="rId196" w:tgtFrame="_blank" w:history="1">
              <w:r w:rsidRPr="00931C08">
                <w:rPr>
                  <w:rFonts w:ascii="Calibri" w:eastAsia="Times New Roman" w:hAnsi="Calibri" w:cs="Calibri"/>
                  <w:color w:val="0000FF"/>
                  <w:sz w:val="16"/>
                  <w:u w:val="single"/>
                </w:rPr>
                <w:t>108_C_200</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F01FE5"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Manager</w:t>
            </w:r>
          </w:p>
          <w:p w14:paraId="5C044A70"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If you have questions about your interactions with those outside of Abbott, the best place to start is with your manager</w:t>
            </w:r>
          </w:p>
        </w:tc>
        <w:tc>
          <w:tcPr>
            <w:tcW w:w="6000" w:type="dxa"/>
          </w:tcPr>
          <w:p w14:paraId="2BA89802" w14:textId="77777777" w:rsidR="00764DBF"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t>Responsabile</w:t>
            </w:r>
          </w:p>
          <w:p w14:paraId="7DDC5F16" w14:textId="77777777" w:rsidR="00764DBF" w:rsidRPr="00931C08" w:rsidRDefault="00764180" w:rsidP="00F25748">
            <w:pPr>
              <w:spacing w:before="100" w:beforeAutospacing="1" w:after="100" w:afterAutospacing="1"/>
              <w:ind w:left="30" w:right="30"/>
              <w:rPr>
                <w:rFonts w:ascii="Calibri" w:eastAsia="Times New Roman" w:hAnsi="Calibri" w:cs="Calibri"/>
                <w:lang w:val="fr-FR"/>
              </w:rPr>
            </w:pPr>
            <w:r w:rsidRPr="00931C08">
              <w:rPr>
                <w:rFonts w:ascii="Calibri" w:eastAsia="Calibri" w:hAnsi="Calibri" w:cs="Calibri"/>
                <w:lang w:val="it-IT"/>
              </w:rPr>
              <w:t>Se hai delle domande sulle interazioni con persone non appartenenti ad Abbott, il modo migliore per iniziare a trovare una risposta è contattare il tuo responsabile</w:t>
            </w:r>
          </w:p>
        </w:tc>
      </w:tr>
      <w:tr w:rsidR="00025912" w:rsidRPr="00CB5A5B" w14:paraId="21A60C27" w14:textId="77777777" w:rsidTr="00F25748">
        <w:tc>
          <w:tcPr>
            <w:tcW w:w="1353" w:type="dxa"/>
            <w:shd w:val="clear" w:color="auto" w:fill="C1E4F5"/>
            <w:tcMar>
              <w:top w:w="120" w:type="dxa"/>
              <w:left w:w="180" w:type="dxa"/>
              <w:bottom w:w="120" w:type="dxa"/>
              <w:right w:w="180" w:type="dxa"/>
            </w:tcMar>
            <w:hideMark/>
          </w:tcPr>
          <w:p w14:paraId="40C7BF08" w14:textId="77777777" w:rsidR="00764DBF" w:rsidRPr="00931C08" w:rsidRDefault="00764180" w:rsidP="002102E5">
            <w:pPr>
              <w:spacing w:before="30" w:after="30"/>
              <w:ind w:left="30" w:right="30"/>
              <w:rPr>
                <w:rFonts w:ascii="Calibri" w:eastAsia="Times New Roman" w:hAnsi="Calibri" w:cs="Calibri"/>
                <w:sz w:val="16"/>
              </w:rPr>
            </w:pPr>
            <w:hyperlink r:id="rId197" w:tgtFrame="_blank" w:history="1">
              <w:r w:rsidRPr="00931C08">
                <w:rPr>
                  <w:rFonts w:ascii="Calibri" w:eastAsia="Times New Roman" w:hAnsi="Calibri" w:cs="Calibri"/>
                  <w:color w:val="0000FF"/>
                  <w:sz w:val="16"/>
                  <w:u w:val="single"/>
                </w:rPr>
                <w:t>Screen 18</w:t>
              </w:r>
            </w:hyperlink>
            <w:r w:rsidRPr="00931C08">
              <w:rPr>
                <w:rFonts w:ascii="Calibri" w:eastAsia="Times New Roman" w:hAnsi="Calibri" w:cs="Calibri"/>
                <w:sz w:val="16"/>
              </w:rPr>
              <w:t xml:space="preserve"> </w:t>
            </w:r>
          </w:p>
          <w:p w14:paraId="49F86DB9" w14:textId="77777777" w:rsidR="00764DBF" w:rsidRPr="00931C08" w:rsidRDefault="00764180" w:rsidP="002102E5">
            <w:pPr>
              <w:ind w:left="30" w:right="30"/>
              <w:rPr>
                <w:rFonts w:ascii="Calibri" w:eastAsia="Times New Roman" w:hAnsi="Calibri" w:cs="Calibri"/>
                <w:sz w:val="16"/>
              </w:rPr>
            </w:pPr>
            <w:hyperlink r:id="rId198" w:tgtFrame="_blank" w:history="1">
              <w:r w:rsidRPr="00931C08">
                <w:rPr>
                  <w:rFonts w:ascii="Calibri" w:eastAsia="Times New Roman" w:hAnsi="Calibri" w:cs="Calibri"/>
                  <w:color w:val="0000FF"/>
                  <w:sz w:val="16"/>
                  <w:u w:val="single"/>
                </w:rPr>
                <w:t>109_C_200</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96278D"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Written Standards</w:t>
            </w:r>
          </w:p>
          <w:p w14:paraId="4D7821CA" w14:textId="77777777" w:rsidR="00764DBF" w:rsidRPr="00931C08" w:rsidRDefault="00764180" w:rsidP="00F25748">
            <w:pPr>
              <w:numPr>
                <w:ilvl w:val="0"/>
                <w:numId w:val="4"/>
              </w:numPr>
              <w:spacing w:before="100" w:beforeAutospacing="1" w:after="100" w:afterAutospacing="1"/>
              <w:ind w:left="750" w:right="30"/>
              <w:rPr>
                <w:rFonts w:ascii="Calibri" w:eastAsia="Times New Roman" w:hAnsi="Calibri" w:cs="Calibri"/>
              </w:rPr>
            </w:pPr>
            <w:r w:rsidRPr="00931C08">
              <w:rPr>
                <w:rFonts w:ascii="Calibri" w:eastAsia="Times New Roman" w:hAnsi="Calibri" w:cs="Calibri"/>
              </w:rPr>
              <w:t xml:space="preserve">For our company’s fundamental set of expectations about interactions with others, consult our </w:t>
            </w:r>
            <w:hyperlink r:id="rId199" w:tgtFrame="_blank" w:history="1">
              <w:r w:rsidRPr="00931C08">
                <w:rPr>
                  <w:rFonts w:ascii="Calibri" w:eastAsia="Times New Roman" w:hAnsi="Calibri" w:cs="Calibri"/>
                  <w:color w:val="0000FF"/>
                  <w:u w:val="single"/>
                </w:rPr>
                <w:t>Code of Business Conduct</w:t>
              </w:r>
            </w:hyperlink>
            <w:r w:rsidRPr="00931C08">
              <w:rPr>
                <w:rFonts w:ascii="Calibri" w:eastAsia="Times New Roman" w:hAnsi="Calibri" w:cs="Calibri"/>
              </w:rPr>
              <w:t>.</w:t>
            </w:r>
          </w:p>
          <w:p w14:paraId="14B52CDC" w14:textId="77777777" w:rsidR="00764DBF" w:rsidRPr="00931C08" w:rsidRDefault="00764180" w:rsidP="00F25748">
            <w:pPr>
              <w:numPr>
                <w:ilvl w:val="0"/>
                <w:numId w:val="4"/>
              </w:numPr>
              <w:spacing w:before="100" w:beforeAutospacing="1" w:after="100" w:afterAutospacing="1"/>
              <w:ind w:left="750" w:right="30"/>
              <w:rPr>
                <w:rFonts w:ascii="Calibri" w:eastAsia="Times New Roman" w:hAnsi="Calibri" w:cs="Calibri"/>
              </w:rPr>
            </w:pPr>
            <w:r w:rsidRPr="00931C08">
              <w:rPr>
                <w:rFonts w:ascii="Calibri" w:eastAsia="Times New Roman" w:hAnsi="Calibri" w:cs="Calibri"/>
              </w:rPr>
              <w:lastRenderedPageBreak/>
              <w:t xml:space="preserve">For our corporate policies and procedures applicable companywide, visit the </w:t>
            </w:r>
            <w:hyperlink r:id="rId200" w:tgtFrame="_blank" w:history="1">
              <w:r w:rsidRPr="00931C08">
                <w:rPr>
                  <w:rFonts w:ascii="Calibri" w:eastAsia="Times New Roman" w:hAnsi="Calibri" w:cs="Calibri"/>
                  <w:color w:val="0000FF"/>
                  <w:u w:val="single"/>
                </w:rPr>
                <w:t>Global Policy Portal.</w:t>
              </w:r>
            </w:hyperlink>
          </w:p>
        </w:tc>
        <w:tc>
          <w:tcPr>
            <w:tcW w:w="6000" w:type="dxa"/>
          </w:tcPr>
          <w:p w14:paraId="0586ABAC"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lastRenderedPageBreak/>
              <w:t>Standard scritti</w:t>
            </w:r>
          </w:p>
          <w:p w14:paraId="1A749E5C" w14:textId="487665D8" w:rsidR="00AF4AEE" w:rsidRPr="00CB5A5B" w:rsidRDefault="00764180" w:rsidP="00F25748">
            <w:pPr>
              <w:numPr>
                <w:ilvl w:val="0"/>
                <w:numId w:val="4"/>
              </w:numPr>
              <w:spacing w:before="100" w:beforeAutospacing="1" w:after="100" w:afterAutospacing="1"/>
              <w:ind w:left="750" w:right="30"/>
              <w:rPr>
                <w:rFonts w:ascii="Calibri" w:eastAsia="Times New Roman" w:hAnsi="Calibri" w:cs="Calibri"/>
                <w:lang w:val="it-IT"/>
                <w:rPrChange w:id="177"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t>Per conoscere le aspettative fondamentali di Abbott sulle interazioni con gli altri, consulta il</w:t>
            </w:r>
            <w:r w:rsidR="00FE4056">
              <w:rPr>
                <w:rFonts w:ascii="Calibri" w:eastAsia="Calibri" w:hAnsi="Calibri" w:cs="Calibri"/>
                <w:lang w:val="it-IT"/>
              </w:rPr>
              <w:t> </w:t>
            </w:r>
            <w:r w:rsidRPr="00931C08">
              <w:rPr>
                <w:rFonts w:ascii="Calibri" w:eastAsia="Calibri" w:hAnsi="Calibri" w:cs="Calibri"/>
                <w:lang w:val="it-IT"/>
              </w:rPr>
              <w:t xml:space="preserve">nostro </w:t>
            </w:r>
            <w:r>
              <w:fldChar w:fldCharType="begin"/>
            </w:r>
            <w:r w:rsidRPr="00CB5A5B">
              <w:rPr>
                <w:lang w:val="it-IT"/>
                <w:rPrChange w:id="178" w:author="Borrello, Barbara" w:date="2025-12-22T15:16:00Z" w16du:dateUtc="2025-12-22T14:16:00Z">
                  <w:rPr/>
                </w:rPrChange>
              </w:rPr>
              <w:instrText>HYPERLINK "http://www.abbott.com/investors/governance/code-of-business-conduct.html" \t "_blank"</w:instrText>
            </w:r>
            <w:r>
              <w:fldChar w:fldCharType="separate"/>
            </w:r>
            <w:r w:rsidRPr="00931C08">
              <w:rPr>
                <w:rFonts w:ascii="Calibri" w:eastAsia="Calibri" w:hAnsi="Calibri" w:cs="Calibri"/>
                <w:color w:val="0000FF"/>
                <w:u w:val="single"/>
                <w:lang w:val="it-IT"/>
              </w:rPr>
              <w:t xml:space="preserve">Codice di </w:t>
            </w:r>
            <w:del w:id="179" w:author="Borrello, Barbara" w:date="2025-12-22T17:20:00Z" w16du:dateUtc="2025-12-22T16:20:00Z">
              <w:r w:rsidRPr="00931C08" w:rsidDel="0035121E">
                <w:rPr>
                  <w:rFonts w:ascii="Calibri" w:eastAsia="Calibri" w:hAnsi="Calibri" w:cs="Calibri"/>
                  <w:color w:val="0000FF"/>
                  <w:u w:val="single"/>
                  <w:lang w:val="it-IT"/>
                </w:rPr>
                <w:delText>c</w:delText>
              </w:r>
            </w:del>
            <w:ins w:id="180" w:author="Borrello, Barbara" w:date="2025-12-22T17:20:00Z" w16du:dateUtc="2025-12-22T16:20:00Z">
              <w:r w:rsidR="0035121E">
                <w:rPr>
                  <w:rFonts w:ascii="Calibri" w:eastAsia="Calibri" w:hAnsi="Calibri" w:cs="Calibri"/>
                  <w:color w:val="0000FF"/>
                  <w:u w:val="single"/>
                  <w:lang w:val="it-IT"/>
                </w:rPr>
                <w:t>C</w:t>
              </w:r>
            </w:ins>
            <w:r w:rsidRPr="00931C08">
              <w:rPr>
                <w:rFonts w:ascii="Calibri" w:eastAsia="Calibri" w:hAnsi="Calibri" w:cs="Calibri"/>
                <w:color w:val="0000FF"/>
                <w:u w:val="single"/>
                <w:lang w:val="it-IT"/>
              </w:rPr>
              <w:t xml:space="preserve">ondotta </w:t>
            </w:r>
            <w:del w:id="181" w:author="Borrello, Barbara" w:date="2025-12-22T17:20:00Z" w16du:dateUtc="2025-12-22T16:20:00Z">
              <w:r w:rsidRPr="00931C08" w:rsidDel="0035121E">
                <w:rPr>
                  <w:rFonts w:ascii="Calibri" w:eastAsia="Calibri" w:hAnsi="Calibri" w:cs="Calibri"/>
                  <w:color w:val="0000FF"/>
                  <w:u w:val="single"/>
                  <w:lang w:val="it-IT"/>
                </w:rPr>
                <w:delText>a</w:delText>
              </w:r>
            </w:del>
            <w:ins w:id="182" w:author="Borrello, Barbara" w:date="2025-12-22T17:20:00Z" w16du:dateUtc="2025-12-22T16:20:00Z">
              <w:r w:rsidR="0035121E">
                <w:rPr>
                  <w:rFonts w:ascii="Calibri" w:eastAsia="Calibri" w:hAnsi="Calibri" w:cs="Calibri"/>
                  <w:color w:val="0000FF"/>
                  <w:u w:val="single"/>
                  <w:lang w:val="it-IT"/>
                </w:rPr>
                <w:t>A</w:t>
              </w:r>
            </w:ins>
            <w:r w:rsidRPr="00931C08">
              <w:rPr>
                <w:rFonts w:ascii="Calibri" w:eastAsia="Calibri" w:hAnsi="Calibri" w:cs="Calibri"/>
                <w:color w:val="0000FF"/>
                <w:u w:val="single"/>
                <w:lang w:val="it-IT"/>
              </w:rPr>
              <w:t>ziendale</w:t>
            </w:r>
            <w:r>
              <w:fldChar w:fldCharType="end"/>
            </w:r>
            <w:r w:rsidRPr="00931C08">
              <w:rPr>
                <w:rFonts w:ascii="Calibri" w:eastAsia="Calibri" w:hAnsi="Calibri" w:cs="Calibri"/>
                <w:lang w:val="it-IT"/>
              </w:rPr>
              <w:t>.</w:t>
            </w:r>
          </w:p>
          <w:p w14:paraId="06EBDDBB" w14:textId="77777777" w:rsidR="00764DBF" w:rsidRPr="00931C08" w:rsidRDefault="00764180" w:rsidP="00F25748">
            <w:pPr>
              <w:numPr>
                <w:ilvl w:val="0"/>
                <w:numId w:val="4"/>
              </w:numPr>
              <w:spacing w:before="100" w:beforeAutospacing="1" w:after="100" w:afterAutospacing="1"/>
              <w:ind w:left="750" w:right="30"/>
              <w:rPr>
                <w:rFonts w:ascii="Calibri" w:eastAsia="Times New Roman" w:hAnsi="Calibri" w:cs="Calibri"/>
                <w:lang w:val="fr-FR"/>
              </w:rPr>
            </w:pPr>
            <w:r w:rsidRPr="00931C08">
              <w:rPr>
                <w:rFonts w:ascii="Calibri" w:eastAsia="Calibri" w:hAnsi="Calibri" w:cs="Calibri"/>
                <w:lang w:val="it-IT"/>
              </w:rPr>
              <w:lastRenderedPageBreak/>
              <w:t xml:space="preserve">Per le politiche e le procedure applicabili a livello aziendale generale, visita il </w:t>
            </w:r>
            <w:r w:rsidR="00571D29">
              <w:fldChar w:fldCharType="begin"/>
            </w:r>
            <w:r w:rsidR="00571D29" w:rsidRPr="00AC63D6">
              <w:rPr>
                <w:lang w:val="fr-FR"/>
                <w:rPrChange w:id="183" w:author="Sourabh Darange" w:date="2025-12-09T16:44:00Z">
                  <w:rPr/>
                </w:rPrChange>
              </w:rPr>
              <w:instrText xml:space="preserve"> HYPERLINK "https://icomply.abbott.com/Apps/DocumentLibrary/" \t "_blank" </w:instrText>
            </w:r>
            <w:r w:rsidR="00571D29">
              <w:fldChar w:fldCharType="separate"/>
            </w:r>
            <w:r w:rsidRPr="00931C08">
              <w:rPr>
                <w:rFonts w:ascii="Calibri" w:eastAsia="Calibri" w:hAnsi="Calibri" w:cs="Calibri"/>
                <w:color w:val="0000FF"/>
                <w:u w:val="single"/>
                <w:lang w:val="it-IT"/>
              </w:rPr>
              <w:t>Portale globale sulle politiche</w:t>
            </w:r>
            <w:r w:rsidR="00571D29">
              <w:rPr>
                <w:rFonts w:ascii="Calibri" w:eastAsia="Calibri" w:hAnsi="Calibri" w:cs="Calibri"/>
                <w:color w:val="0000FF"/>
                <w:u w:val="single"/>
                <w:lang w:val="it-IT"/>
              </w:rPr>
              <w:fldChar w:fldCharType="end"/>
            </w:r>
            <w:r w:rsidRPr="00931C08">
              <w:rPr>
                <w:rFonts w:ascii="Calibri" w:eastAsia="Calibri" w:hAnsi="Calibri" w:cs="Calibri"/>
                <w:lang w:val="it-IT"/>
              </w:rPr>
              <w:t>.</w:t>
            </w:r>
          </w:p>
        </w:tc>
      </w:tr>
      <w:tr w:rsidR="00025912" w:rsidRPr="00CB5A5B" w14:paraId="15DD95B5" w14:textId="77777777" w:rsidTr="00F25748">
        <w:tc>
          <w:tcPr>
            <w:tcW w:w="1353" w:type="dxa"/>
            <w:shd w:val="clear" w:color="auto" w:fill="C1E4F5"/>
            <w:tcMar>
              <w:top w:w="120" w:type="dxa"/>
              <w:left w:w="180" w:type="dxa"/>
              <w:bottom w:w="120" w:type="dxa"/>
              <w:right w:w="180" w:type="dxa"/>
            </w:tcMar>
            <w:hideMark/>
          </w:tcPr>
          <w:p w14:paraId="7A2CF700" w14:textId="77777777" w:rsidR="00764DBF" w:rsidRPr="00931C08" w:rsidRDefault="00764180" w:rsidP="00764DBF">
            <w:pPr>
              <w:spacing w:before="30" w:after="30"/>
              <w:ind w:left="30" w:right="30"/>
              <w:rPr>
                <w:rFonts w:ascii="Calibri" w:eastAsia="Times New Roman" w:hAnsi="Calibri" w:cs="Calibri"/>
                <w:sz w:val="16"/>
              </w:rPr>
            </w:pPr>
            <w:hyperlink r:id="rId201" w:tgtFrame="_blank" w:history="1">
              <w:r w:rsidRPr="00931C08">
                <w:rPr>
                  <w:rFonts w:ascii="Calibri" w:eastAsia="Times New Roman" w:hAnsi="Calibri" w:cs="Calibri"/>
                  <w:color w:val="0000FF"/>
                  <w:sz w:val="16"/>
                  <w:u w:val="single"/>
                </w:rPr>
                <w:t>Screen 18</w:t>
              </w:r>
            </w:hyperlink>
            <w:r w:rsidRPr="00931C08">
              <w:rPr>
                <w:rFonts w:ascii="Calibri" w:eastAsia="Times New Roman" w:hAnsi="Calibri" w:cs="Calibri"/>
                <w:sz w:val="16"/>
              </w:rPr>
              <w:t xml:space="preserve"> </w:t>
            </w:r>
          </w:p>
          <w:p w14:paraId="2A0CBC1A" w14:textId="77777777" w:rsidR="00764DBF" w:rsidRPr="00931C08" w:rsidRDefault="00764180" w:rsidP="00764DBF">
            <w:pPr>
              <w:ind w:left="30" w:right="30"/>
              <w:rPr>
                <w:rFonts w:ascii="Calibri" w:eastAsia="Times New Roman" w:hAnsi="Calibri" w:cs="Calibri"/>
                <w:sz w:val="16"/>
              </w:rPr>
            </w:pPr>
            <w:hyperlink r:id="rId202" w:tgtFrame="_blank" w:history="1">
              <w:r w:rsidRPr="00931C08">
                <w:rPr>
                  <w:rFonts w:ascii="Calibri" w:eastAsia="Times New Roman" w:hAnsi="Calibri" w:cs="Calibri"/>
                  <w:color w:val="0000FF"/>
                  <w:sz w:val="16"/>
                  <w:u w:val="single"/>
                </w:rPr>
                <w:t>110_C_200</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5990A16"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Office of Ethics and Compliance (OEC)</w:t>
            </w:r>
          </w:p>
          <w:p w14:paraId="1B24C343"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The OEC is a global resource available to address your questions or concerns about our company’s values and standards of conduct.</w:t>
            </w:r>
          </w:p>
          <w:p w14:paraId="6C63AFF0" w14:textId="77777777" w:rsidR="00764DBF" w:rsidRPr="00931C08" w:rsidRDefault="00764180" w:rsidP="00F25748">
            <w:pPr>
              <w:numPr>
                <w:ilvl w:val="0"/>
                <w:numId w:val="5"/>
              </w:numPr>
              <w:spacing w:before="100" w:beforeAutospacing="1" w:after="100" w:afterAutospacing="1"/>
              <w:ind w:left="750" w:right="30"/>
              <w:rPr>
                <w:rFonts w:ascii="Calibri" w:eastAsia="Times New Roman" w:hAnsi="Calibri" w:cs="Calibri"/>
              </w:rPr>
            </w:pPr>
            <w:r w:rsidRPr="00931C08">
              <w:rPr>
                <w:rFonts w:ascii="Calibri" w:eastAsia="Times New Roman" w:hAnsi="Calibri" w:cs="Calibri"/>
              </w:rPr>
              <w:t xml:space="preserve">Visit the </w:t>
            </w:r>
            <w:hyperlink r:id="rId203" w:tgtFrame="_blank" w:history="1">
              <w:r w:rsidRPr="00931C08">
                <w:rPr>
                  <w:rFonts w:ascii="Calibri" w:eastAsia="Times New Roman" w:hAnsi="Calibri" w:cs="Calibri"/>
                  <w:color w:val="0000FF"/>
                  <w:u w:val="single"/>
                </w:rPr>
                <w:t>OEC webpage</w:t>
              </w:r>
            </w:hyperlink>
            <w:r w:rsidRPr="00931C08">
              <w:rPr>
                <w:rFonts w:ascii="Calibri" w:eastAsia="Times New Roman" w:hAnsi="Calibri" w:cs="Calibri"/>
              </w:rPr>
              <w:t xml:space="preserve"> on Abbott World.</w:t>
            </w:r>
          </w:p>
          <w:p w14:paraId="476178C8" w14:textId="77777777" w:rsidR="00764DBF" w:rsidRPr="00931C08" w:rsidRDefault="00764180" w:rsidP="00F25748">
            <w:pPr>
              <w:numPr>
                <w:ilvl w:val="0"/>
                <w:numId w:val="5"/>
              </w:numPr>
              <w:spacing w:before="100" w:beforeAutospacing="1" w:after="100" w:afterAutospacing="1"/>
              <w:ind w:left="750" w:right="30"/>
              <w:rPr>
                <w:rFonts w:ascii="Calibri" w:eastAsia="Times New Roman" w:hAnsi="Calibri" w:cs="Calibri"/>
              </w:rPr>
            </w:pPr>
            <w:r w:rsidRPr="00931C08">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4" w:tgtFrame="_blank" w:history="1">
              <w:r w:rsidRPr="00931C08">
                <w:rPr>
                  <w:rFonts w:ascii="Calibri" w:eastAsia="Times New Roman" w:hAnsi="Calibri" w:cs="Calibri"/>
                  <w:color w:val="0000FF"/>
                  <w:u w:val="single"/>
                </w:rPr>
                <w:t>investigations@abbott.com</w:t>
              </w:r>
            </w:hyperlink>
            <w:r w:rsidRPr="00931C08">
              <w:rPr>
                <w:rFonts w:ascii="Calibri" w:eastAsia="Times New Roman" w:hAnsi="Calibri" w:cs="Calibri"/>
              </w:rPr>
              <w:t xml:space="preserve">) or Legal, or call our multilingual </w:t>
            </w:r>
            <w:hyperlink r:id="rId205" w:tgtFrame="_blank" w:history="1">
              <w:r w:rsidRPr="00931C08">
                <w:rPr>
                  <w:rFonts w:ascii="Calibri" w:eastAsia="Times New Roman" w:hAnsi="Calibri" w:cs="Calibri"/>
                  <w:color w:val="0000FF"/>
                  <w:u w:val="single"/>
                </w:rPr>
                <w:t>SpeakUp</w:t>
              </w:r>
            </w:hyperlink>
            <w:r w:rsidRPr="00931C08">
              <w:rPr>
                <w:rFonts w:ascii="Calibri" w:eastAsia="Times New Roman" w:hAnsi="Calibri" w:cs="Calibri"/>
              </w:rPr>
              <w:t xml:space="preserve"> available globally 24/7.</w:t>
            </w:r>
          </w:p>
          <w:p w14:paraId="01636E65" w14:textId="77777777" w:rsidR="00764DBF" w:rsidRPr="00931C08" w:rsidRDefault="00764180" w:rsidP="00F25748">
            <w:pPr>
              <w:numPr>
                <w:ilvl w:val="0"/>
                <w:numId w:val="5"/>
              </w:numPr>
              <w:spacing w:before="100" w:beforeAutospacing="1" w:after="100" w:afterAutospacing="1"/>
              <w:ind w:left="750" w:right="30"/>
              <w:rPr>
                <w:rFonts w:ascii="Calibri" w:eastAsia="Times New Roman" w:hAnsi="Calibri" w:cs="Calibri"/>
              </w:rPr>
            </w:pPr>
            <w:r w:rsidRPr="00931C08">
              <w:rPr>
                <w:rFonts w:ascii="Calibri" w:eastAsia="Times New Roman" w:hAnsi="Calibri" w:cs="Calibri"/>
              </w:rPr>
              <w:t xml:space="preserve">iComply – Visit </w:t>
            </w:r>
            <w:hyperlink r:id="rId206" w:tgtFrame="_blank" w:history="1">
              <w:r w:rsidRPr="00931C08">
                <w:rPr>
                  <w:rFonts w:ascii="Calibri" w:eastAsia="Times New Roman" w:hAnsi="Calibri" w:cs="Calibri"/>
                  <w:color w:val="0000FF"/>
                  <w:u w:val="single"/>
                </w:rPr>
                <w:t>iComply</w:t>
              </w:r>
            </w:hyperlink>
            <w:r w:rsidRPr="00931C08">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5E8ED515" w14:textId="77777777" w:rsidR="00764DBF" w:rsidRPr="00CB5A5B" w:rsidRDefault="00764180" w:rsidP="00F25748">
            <w:pPr>
              <w:spacing w:before="100" w:beforeAutospacing="1" w:after="100" w:afterAutospacing="1"/>
              <w:ind w:left="30" w:right="30"/>
              <w:rPr>
                <w:rFonts w:ascii="Calibri" w:eastAsia="Times New Roman" w:hAnsi="Calibri" w:cs="Calibri"/>
                <w:lang w:val="it-IT"/>
                <w:rPrChange w:id="184"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t>Ufficio Etica e Compliance (OEC)</w:t>
            </w:r>
          </w:p>
          <w:p w14:paraId="28916FE8" w14:textId="77777777" w:rsidR="00764DBF" w:rsidRPr="00CB5A5B" w:rsidRDefault="00764180" w:rsidP="00F25748">
            <w:pPr>
              <w:spacing w:before="100" w:beforeAutospacing="1" w:after="100" w:afterAutospacing="1"/>
              <w:ind w:left="30" w:right="30"/>
              <w:rPr>
                <w:rFonts w:ascii="Calibri" w:eastAsia="Times New Roman" w:hAnsi="Calibri" w:cs="Calibri"/>
                <w:lang w:val="it-IT"/>
                <w:rPrChange w:id="185"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t>L’ufficio OEC è una risorsa globale alla quale è possibile rivolgersi per domande o dubbi sui valori e sugli standard di comportamento aziendali.</w:t>
            </w:r>
          </w:p>
          <w:p w14:paraId="6E7EDE16" w14:textId="77777777" w:rsidR="00764DBF" w:rsidRPr="00CB5A5B" w:rsidRDefault="00764180" w:rsidP="00F25748">
            <w:pPr>
              <w:numPr>
                <w:ilvl w:val="0"/>
                <w:numId w:val="5"/>
              </w:numPr>
              <w:spacing w:before="100" w:beforeAutospacing="1" w:after="100" w:afterAutospacing="1"/>
              <w:ind w:left="750" w:right="30"/>
              <w:rPr>
                <w:rFonts w:ascii="Calibri" w:eastAsia="Times New Roman" w:hAnsi="Calibri" w:cs="Calibri"/>
                <w:lang w:val="it-IT"/>
                <w:rPrChange w:id="186"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t xml:space="preserve">Visita la </w:t>
            </w:r>
            <w:r>
              <w:fldChar w:fldCharType="begin"/>
            </w:r>
            <w:r w:rsidRPr="00CB5A5B">
              <w:rPr>
                <w:lang w:val="it-IT"/>
                <w:rPrChange w:id="187" w:author="Borrello, Barbara" w:date="2025-12-22T15:16:00Z" w16du:dateUtc="2025-12-22T14:16:00Z">
                  <w:rPr/>
                </w:rPrChange>
              </w:rPr>
              <w:instrText>HYPERLINK "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 "_blank"</w:instrText>
            </w:r>
            <w:r>
              <w:fldChar w:fldCharType="separate"/>
            </w:r>
            <w:r w:rsidRPr="00931C08">
              <w:rPr>
                <w:rFonts w:ascii="Calibri" w:eastAsia="Calibri" w:hAnsi="Calibri" w:cs="Calibri"/>
                <w:color w:val="0000FF"/>
                <w:u w:val="single"/>
                <w:lang w:val="it-IT"/>
              </w:rPr>
              <w:t>pagina Web OEC</w:t>
            </w:r>
            <w:r>
              <w:fldChar w:fldCharType="end"/>
            </w:r>
            <w:r w:rsidRPr="00931C08">
              <w:rPr>
                <w:rFonts w:ascii="Calibri" w:eastAsia="Calibri" w:hAnsi="Calibri" w:cs="Calibri"/>
                <w:lang w:val="it-IT"/>
              </w:rPr>
              <w:t xml:space="preserve"> in Abbott World.</w:t>
            </w:r>
          </w:p>
          <w:p w14:paraId="141AE4C9" w14:textId="77777777" w:rsidR="006E5FE6" w:rsidRPr="00CB5A5B" w:rsidRDefault="00764180" w:rsidP="00F25748">
            <w:pPr>
              <w:numPr>
                <w:ilvl w:val="0"/>
                <w:numId w:val="5"/>
              </w:numPr>
              <w:spacing w:before="100" w:beforeAutospacing="1" w:after="100" w:afterAutospacing="1"/>
              <w:ind w:left="750" w:right="30"/>
              <w:rPr>
                <w:rFonts w:ascii="Calibri" w:eastAsia="Times New Roman" w:hAnsi="Calibri" w:cs="Calibri"/>
                <w:lang w:val="it-IT"/>
                <w:rPrChange w:id="188"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t>Se nutri dei dubbi su delle attività aziendali corrotte all’interno dell’azienda o nelle trattative con i clienti o terzi, puoi segnalarli all’ufficio OEC (</w:t>
            </w:r>
            <w:r w:rsidRPr="00931C08">
              <w:fldChar w:fldCharType="begin"/>
            </w:r>
            <w:r w:rsidRPr="00CB5A5B">
              <w:rPr>
                <w:lang w:val="it-IT"/>
                <w:rPrChange w:id="189" w:author="Borrello, Barbara" w:date="2025-12-22T15:16:00Z" w16du:dateUtc="2025-12-22T14:16:00Z">
                  <w:rPr/>
                </w:rPrChange>
              </w:rPr>
              <w:instrText xml:space="preserve"> HYPERLINK "mailto:investigations@abbott.com" \t "_blank" </w:instrText>
            </w:r>
            <w:r w:rsidRPr="00931C08">
              <w:fldChar w:fldCharType="separate"/>
            </w:r>
            <w:r w:rsidRPr="00931C08">
              <w:rPr>
                <w:rFonts w:ascii="Calibri" w:eastAsia="Calibri" w:hAnsi="Calibri" w:cs="Calibri"/>
                <w:color w:val="0000FF"/>
                <w:u w:val="single"/>
                <w:lang w:val="it-IT"/>
              </w:rPr>
              <w:t>investigations@abbott.com</w:t>
            </w:r>
            <w:r w:rsidRPr="00931C08">
              <w:rPr>
                <w:rFonts w:ascii="Calibri" w:eastAsia="Calibri" w:hAnsi="Calibri" w:cs="Calibri"/>
                <w:color w:val="0000FF"/>
                <w:u w:val="single"/>
                <w:lang w:val="it-IT"/>
              </w:rPr>
              <w:fldChar w:fldCharType="end"/>
            </w:r>
            <w:r w:rsidRPr="00931C08">
              <w:rPr>
                <w:rFonts w:ascii="Calibri" w:eastAsia="Calibri" w:hAnsi="Calibri" w:cs="Calibri"/>
                <w:lang w:val="it-IT"/>
              </w:rPr>
              <w:t xml:space="preserve">) o a quello Legale, oppure telefonare alla nostra </w:t>
            </w:r>
            <w:r>
              <w:fldChar w:fldCharType="begin"/>
            </w:r>
            <w:r w:rsidRPr="00CB5A5B">
              <w:rPr>
                <w:lang w:val="it-IT"/>
                <w:rPrChange w:id="190" w:author="Borrello, Barbara" w:date="2025-12-22T15:16:00Z" w16du:dateUtc="2025-12-22T14:16:00Z">
                  <w:rPr/>
                </w:rPrChange>
              </w:rPr>
              <w:instrText>HYPERLINK "https://secure.ethicspoint.com/domain/media/en/gui/40393/index.html" \t "_blank"</w:instrText>
            </w:r>
            <w:r>
              <w:fldChar w:fldCharType="separate"/>
            </w:r>
            <w:r w:rsidRPr="00931C08">
              <w:rPr>
                <w:rFonts w:ascii="Calibri" w:eastAsia="Calibri" w:hAnsi="Calibri" w:cs="Calibri"/>
                <w:color w:val="0000FF"/>
                <w:u w:val="single"/>
                <w:lang w:val="it-IT"/>
              </w:rPr>
              <w:t>SpeakUp</w:t>
            </w:r>
            <w:r>
              <w:fldChar w:fldCharType="end"/>
            </w:r>
            <w:r w:rsidRPr="00931C08">
              <w:rPr>
                <w:rFonts w:ascii="Calibri" w:eastAsia="Calibri" w:hAnsi="Calibri" w:cs="Calibri"/>
                <w:lang w:val="it-IT"/>
              </w:rPr>
              <w:t xml:space="preserve"> multilingue, disponibile in tutto il mondo 24 ore su 24, 7 giorni su 7.</w:t>
            </w:r>
          </w:p>
          <w:p w14:paraId="66C7B0FC" w14:textId="77777777" w:rsidR="00764DBF" w:rsidRPr="00CB5A5B" w:rsidRDefault="00764180" w:rsidP="00F25748">
            <w:pPr>
              <w:numPr>
                <w:ilvl w:val="0"/>
                <w:numId w:val="5"/>
              </w:numPr>
              <w:spacing w:before="100" w:beforeAutospacing="1" w:after="100" w:afterAutospacing="1"/>
              <w:ind w:left="750" w:right="30"/>
              <w:rPr>
                <w:rFonts w:ascii="Calibri" w:eastAsia="Times New Roman" w:hAnsi="Calibri" w:cs="Calibri"/>
                <w:lang w:val="it-IT"/>
                <w:rPrChange w:id="191"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t xml:space="preserve">iComply: visita </w:t>
            </w:r>
            <w:r>
              <w:fldChar w:fldCharType="begin"/>
            </w:r>
            <w:r w:rsidRPr="00CB5A5B">
              <w:rPr>
                <w:lang w:val="it-IT"/>
                <w:rPrChange w:id="192" w:author="Borrello, Barbara" w:date="2025-12-22T15:16:00Z" w16du:dateUtc="2025-12-22T14:16:00Z">
                  <w:rPr/>
                </w:rPrChange>
              </w:rPr>
              <w:instrText>HYPERLINK "https://icomply.abbott.com/Default.aspx" \t "_blank"</w:instrText>
            </w:r>
            <w:r>
              <w:fldChar w:fldCharType="separate"/>
            </w:r>
            <w:r w:rsidRPr="00931C08">
              <w:rPr>
                <w:rFonts w:ascii="Calibri" w:eastAsia="Calibri" w:hAnsi="Calibri" w:cs="Calibri"/>
                <w:color w:val="0000FF"/>
                <w:u w:val="single"/>
                <w:lang w:val="it-IT"/>
              </w:rPr>
              <w:t>iComply</w:t>
            </w:r>
            <w:r>
              <w:fldChar w:fldCharType="end"/>
            </w:r>
            <w:r w:rsidRPr="00931C08">
              <w:rPr>
                <w:rFonts w:ascii="Calibri" w:eastAsia="Calibri" w:hAnsi="Calibri" w:cs="Calibri"/>
                <w:lang w:val="it-IT"/>
              </w:rPr>
              <w:t xml:space="preserve"> per accedere alle applicazioni e alle risorse in materia di conformità finalizzate alle interazioni con gli operatori sanitari, le organizzazioni sanitarie e i soggetti terzi.</w:t>
            </w:r>
          </w:p>
        </w:tc>
      </w:tr>
      <w:tr w:rsidR="00025912" w:rsidRPr="00CB5A5B" w14:paraId="789721EB" w14:textId="77777777" w:rsidTr="00F25748">
        <w:tc>
          <w:tcPr>
            <w:tcW w:w="1353" w:type="dxa"/>
            <w:shd w:val="clear" w:color="auto" w:fill="C1E4F5"/>
            <w:tcMar>
              <w:top w:w="120" w:type="dxa"/>
              <w:left w:w="180" w:type="dxa"/>
              <w:bottom w:w="120" w:type="dxa"/>
              <w:right w:w="180" w:type="dxa"/>
            </w:tcMar>
            <w:hideMark/>
          </w:tcPr>
          <w:p w14:paraId="70C4F247" w14:textId="77777777" w:rsidR="00764DBF" w:rsidRPr="00931C08" w:rsidRDefault="00764180" w:rsidP="00764DBF">
            <w:pPr>
              <w:spacing w:before="30" w:after="30"/>
              <w:ind w:left="30" w:right="30"/>
              <w:rPr>
                <w:rFonts w:ascii="Calibri" w:eastAsia="Times New Roman" w:hAnsi="Calibri" w:cs="Calibri"/>
                <w:sz w:val="16"/>
              </w:rPr>
            </w:pPr>
            <w:hyperlink r:id="rId207" w:tgtFrame="_blank" w:history="1">
              <w:r w:rsidRPr="00931C08">
                <w:rPr>
                  <w:rFonts w:ascii="Calibri" w:eastAsia="Times New Roman" w:hAnsi="Calibri" w:cs="Calibri"/>
                  <w:color w:val="0000FF"/>
                  <w:sz w:val="16"/>
                  <w:u w:val="single"/>
                </w:rPr>
                <w:t>Screen 18</w:t>
              </w:r>
            </w:hyperlink>
            <w:r w:rsidRPr="00931C08">
              <w:rPr>
                <w:rFonts w:ascii="Calibri" w:eastAsia="Times New Roman" w:hAnsi="Calibri" w:cs="Calibri"/>
                <w:sz w:val="16"/>
              </w:rPr>
              <w:t xml:space="preserve"> </w:t>
            </w:r>
          </w:p>
          <w:p w14:paraId="4E8F9078" w14:textId="77777777" w:rsidR="00764DBF" w:rsidRPr="00931C08" w:rsidRDefault="00764180" w:rsidP="00764DBF">
            <w:pPr>
              <w:ind w:left="30" w:right="30"/>
              <w:rPr>
                <w:rFonts w:ascii="Calibri" w:eastAsia="Times New Roman" w:hAnsi="Calibri" w:cs="Calibri"/>
                <w:sz w:val="16"/>
              </w:rPr>
            </w:pPr>
            <w:hyperlink r:id="rId208" w:tgtFrame="_blank" w:history="1">
              <w:r w:rsidRPr="00931C08">
                <w:rPr>
                  <w:rFonts w:ascii="Calibri" w:eastAsia="Times New Roman" w:hAnsi="Calibri" w:cs="Calibri"/>
                  <w:color w:val="0000FF"/>
                  <w:sz w:val="16"/>
                  <w:u w:val="single"/>
                </w:rPr>
                <w:t>111_C_200</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4A61D0A"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Human Resources</w:t>
            </w:r>
          </w:p>
          <w:p w14:paraId="23B4F37C"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 xml:space="preserve">For employee-related issues, such as concerns involving management and/or other employees, contact your local </w:t>
            </w:r>
            <w:hyperlink r:id="rId209" w:tgtFrame="_blank" w:history="1">
              <w:r w:rsidRPr="00931C08">
                <w:rPr>
                  <w:rFonts w:ascii="Calibri" w:eastAsia="Times New Roman" w:hAnsi="Calibri" w:cs="Calibri"/>
                  <w:color w:val="0000FF"/>
                  <w:u w:val="single"/>
                </w:rPr>
                <w:t>Human Resources representative</w:t>
              </w:r>
            </w:hyperlink>
            <w:r w:rsidRPr="00931C08">
              <w:rPr>
                <w:rFonts w:ascii="Calibri" w:eastAsia="Times New Roman" w:hAnsi="Calibri" w:cs="Calibri"/>
              </w:rPr>
              <w:t>.</w:t>
            </w:r>
          </w:p>
        </w:tc>
        <w:tc>
          <w:tcPr>
            <w:tcW w:w="6000" w:type="dxa"/>
          </w:tcPr>
          <w:p w14:paraId="6FED906B" w14:textId="77777777" w:rsidR="00764DBF" w:rsidRPr="00CB5A5B" w:rsidRDefault="00764180" w:rsidP="00F25748">
            <w:pPr>
              <w:spacing w:before="100" w:beforeAutospacing="1" w:after="100" w:afterAutospacing="1"/>
              <w:ind w:left="30" w:right="30"/>
              <w:rPr>
                <w:rFonts w:ascii="Calibri" w:eastAsia="Times New Roman" w:hAnsi="Calibri" w:cs="Calibri"/>
                <w:lang w:val="it-IT"/>
                <w:rPrChange w:id="193"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t>Risorse umane</w:t>
            </w:r>
          </w:p>
          <w:p w14:paraId="07CA57CE" w14:textId="04726944" w:rsidR="00764DBF" w:rsidRPr="00CB5A5B" w:rsidRDefault="00764180" w:rsidP="00F25748">
            <w:pPr>
              <w:spacing w:before="100" w:beforeAutospacing="1" w:after="100" w:afterAutospacing="1"/>
              <w:ind w:left="30" w:right="30"/>
              <w:rPr>
                <w:rFonts w:ascii="Calibri" w:eastAsia="Times New Roman" w:hAnsi="Calibri" w:cs="Calibri"/>
                <w:lang w:val="it-IT"/>
                <w:rPrChange w:id="194"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t>Per questioni relative al personale, ad esempio dubbi concernenti la direzione e/o altri dipendenti, contatta il</w:t>
            </w:r>
            <w:r w:rsidR="00FE4056">
              <w:rPr>
                <w:rFonts w:ascii="Calibri" w:eastAsia="Calibri" w:hAnsi="Calibri" w:cs="Calibri"/>
                <w:lang w:val="it-IT"/>
              </w:rPr>
              <w:t> </w:t>
            </w:r>
            <w:r w:rsidRPr="00931C08">
              <w:rPr>
                <w:rFonts w:ascii="Calibri" w:eastAsia="Calibri" w:hAnsi="Calibri" w:cs="Calibri"/>
                <w:lang w:val="it-IT"/>
              </w:rPr>
              <w:t xml:space="preserve">rappresentante locale delle </w:t>
            </w:r>
            <w:r>
              <w:fldChar w:fldCharType="begin"/>
            </w:r>
            <w:r w:rsidRPr="00CB5A5B">
              <w:rPr>
                <w:lang w:val="it-IT"/>
                <w:rPrChange w:id="195" w:author="Borrello, Barbara" w:date="2025-12-22T15:16:00Z" w16du:dateUtc="2025-12-22T14:16:00Z">
                  <w:rPr/>
                </w:rPrChange>
              </w:rPr>
              <w:instrText>HYPERLINK "https://abbott.sharepoint.com/sites/myhr" \t "_blank"</w:instrText>
            </w:r>
            <w:r>
              <w:fldChar w:fldCharType="separate"/>
            </w:r>
            <w:r w:rsidRPr="00931C08">
              <w:rPr>
                <w:rFonts w:ascii="Calibri" w:eastAsia="Calibri" w:hAnsi="Calibri" w:cs="Calibri"/>
                <w:color w:val="0000FF"/>
                <w:u w:val="single"/>
                <w:lang w:val="it-IT"/>
              </w:rPr>
              <w:t>Risorse umane</w:t>
            </w:r>
            <w:r>
              <w:fldChar w:fldCharType="end"/>
            </w:r>
            <w:r w:rsidRPr="00931C08">
              <w:rPr>
                <w:rFonts w:ascii="Calibri" w:eastAsia="Calibri" w:hAnsi="Calibri" w:cs="Calibri"/>
                <w:lang w:val="it-IT"/>
              </w:rPr>
              <w:t>.</w:t>
            </w:r>
          </w:p>
        </w:tc>
      </w:tr>
      <w:tr w:rsidR="00025912" w:rsidRPr="00CB5A5B" w14:paraId="6385BDB0" w14:textId="77777777" w:rsidTr="00F25748">
        <w:tc>
          <w:tcPr>
            <w:tcW w:w="1353" w:type="dxa"/>
            <w:shd w:val="clear" w:color="auto" w:fill="C1E4F5"/>
            <w:tcMar>
              <w:top w:w="120" w:type="dxa"/>
              <w:left w:w="180" w:type="dxa"/>
              <w:bottom w:w="120" w:type="dxa"/>
              <w:right w:w="180" w:type="dxa"/>
            </w:tcMar>
            <w:hideMark/>
          </w:tcPr>
          <w:p w14:paraId="58FD3B64" w14:textId="77777777" w:rsidR="00764DBF" w:rsidRPr="00931C08" w:rsidRDefault="00764180" w:rsidP="00764DBF">
            <w:pPr>
              <w:spacing w:before="30" w:after="30"/>
              <w:ind w:left="30" w:right="30"/>
              <w:rPr>
                <w:rFonts w:ascii="Calibri" w:eastAsia="Times New Roman" w:hAnsi="Calibri" w:cs="Calibri"/>
                <w:sz w:val="16"/>
              </w:rPr>
            </w:pPr>
            <w:hyperlink r:id="rId210" w:tgtFrame="_blank" w:history="1">
              <w:r w:rsidRPr="00931C08">
                <w:rPr>
                  <w:rFonts w:ascii="Calibri" w:eastAsia="Times New Roman" w:hAnsi="Calibri" w:cs="Calibri"/>
                  <w:color w:val="0000FF"/>
                  <w:sz w:val="16"/>
                  <w:u w:val="single"/>
                </w:rPr>
                <w:t>Screen 18</w:t>
              </w:r>
            </w:hyperlink>
            <w:r w:rsidRPr="00931C08">
              <w:rPr>
                <w:rFonts w:ascii="Calibri" w:eastAsia="Times New Roman" w:hAnsi="Calibri" w:cs="Calibri"/>
                <w:sz w:val="16"/>
              </w:rPr>
              <w:t xml:space="preserve"> </w:t>
            </w:r>
          </w:p>
          <w:p w14:paraId="05DC5176" w14:textId="77777777" w:rsidR="00764DBF" w:rsidRPr="00931C08" w:rsidRDefault="00764180" w:rsidP="00764DBF">
            <w:pPr>
              <w:ind w:left="30" w:right="30"/>
              <w:rPr>
                <w:rFonts w:ascii="Calibri" w:eastAsia="Times New Roman" w:hAnsi="Calibri" w:cs="Calibri"/>
                <w:sz w:val="16"/>
              </w:rPr>
            </w:pPr>
            <w:hyperlink r:id="rId211" w:tgtFrame="_blank" w:history="1">
              <w:r w:rsidRPr="00931C08">
                <w:rPr>
                  <w:rFonts w:ascii="Calibri" w:eastAsia="Times New Roman" w:hAnsi="Calibri" w:cs="Calibri"/>
                  <w:color w:val="0000FF"/>
                  <w:sz w:val="16"/>
                  <w:u w:val="single"/>
                </w:rPr>
                <w:t>112_C_200</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2DBF15"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Legal Division</w:t>
            </w:r>
          </w:p>
          <w:p w14:paraId="260870B5"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Contact the Legal Division with questions or concerns about legal implications of bribery and corruption.</w:t>
            </w:r>
          </w:p>
          <w:p w14:paraId="2CD88EC5" w14:textId="77777777" w:rsidR="00764DBF" w:rsidRPr="00931C08" w:rsidRDefault="00764180" w:rsidP="00F25748">
            <w:pPr>
              <w:numPr>
                <w:ilvl w:val="0"/>
                <w:numId w:val="6"/>
              </w:numPr>
              <w:spacing w:before="100" w:beforeAutospacing="1" w:after="100" w:afterAutospacing="1"/>
              <w:ind w:left="750" w:right="30"/>
              <w:rPr>
                <w:rFonts w:ascii="Calibri" w:eastAsia="Times New Roman" w:hAnsi="Calibri" w:cs="Calibri"/>
              </w:rPr>
            </w:pPr>
            <w:r w:rsidRPr="00931C08">
              <w:rPr>
                <w:rFonts w:ascii="Calibri" w:eastAsia="Times New Roman" w:hAnsi="Calibri" w:cs="Calibri"/>
              </w:rPr>
              <w:t>Click here to access the Legal home page on Abbott World.</w:t>
            </w:r>
          </w:p>
        </w:tc>
        <w:tc>
          <w:tcPr>
            <w:tcW w:w="6000" w:type="dxa"/>
          </w:tcPr>
          <w:p w14:paraId="0AE9EC31" w14:textId="1C730A03" w:rsidR="00764DBF" w:rsidRPr="00CB5A5B" w:rsidRDefault="00764180" w:rsidP="00F25748">
            <w:pPr>
              <w:spacing w:before="100" w:beforeAutospacing="1" w:after="100" w:afterAutospacing="1"/>
              <w:ind w:left="30" w:right="30"/>
              <w:rPr>
                <w:rFonts w:ascii="Calibri" w:eastAsia="Times New Roman" w:hAnsi="Calibri" w:cs="Calibri"/>
                <w:lang w:val="it-IT"/>
                <w:rPrChange w:id="196"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t xml:space="preserve">Ufficio </w:t>
            </w:r>
            <w:del w:id="197" w:author="Borrello, Barbara" w:date="2025-12-22T17:21:00Z" w16du:dateUtc="2025-12-22T16:21:00Z">
              <w:r w:rsidRPr="00931C08" w:rsidDel="00813BAF">
                <w:rPr>
                  <w:rFonts w:ascii="Calibri" w:eastAsia="Calibri" w:hAnsi="Calibri" w:cs="Calibri"/>
                  <w:lang w:val="it-IT"/>
                </w:rPr>
                <w:delText>l</w:delText>
              </w:r>
            </w:del>
            <w:ins w:id="198" w:author="Borrello, Barbara" w:date="2025-12-22T17:21:00Z" w16du:dateUtc="2025-12-22T16:21:00Z">
              <w:r w:rsidR="00813BAF">
                <w:rPr>
                  <w:rFonts w:ascii="Calibri" w:eastAsia="Calibri" w:hAnsi="Calibri" w:cs="Calibri"/>
                  <w:lang w:val="it-IT"/>
                </w:rPr>
                <w:t>L</w:t>
              </w:r>
            </w:ins>
            <w:r w:rsidRPr="00931C08">
              <w:rPr>
                <w:rFonts w:ascii="Calibri" w:eastAsia="Calibri" w:hAnsi="Calibri" w:cs="Calibri"/>
                <w:lang w:val="it-IT"/>
              </w:rPr>
              <w:t>egale</w:t>
            </w:r>
          </w:p>
          <w:p w14:paraId="4B16D85C" w14:textId="0D1E0DB5" w:rsidR="00764DBF" w:rsidRPr="00CB5A5B" w:rsidRDefault="00764180" w:rsidP="00F25748">
            <w:pPr>
              <w:spacing w:before="100" w:beforeAutospacing="1" w:after="100" w:afterAutospacing="1"/>
              <w:ind w:left="30" w:right="30"/>
              <w:rPr>
                <w:rFonts w:ascii="Calibri" w:eastAsia="Times New Roman" w:hAnsi="Calibri" w:cs="Calibri"/>
                <w:lang w:val="it-IT"/>
                <w:rPrChange w:id="199"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t xml:space="preserve">Contatta l’Ufficio </w:t>
            </w:r>
            <w:del w:id="200" w:author="Borrello, Barbara" w:date="2025-12-22T17:21:00Z" w16du:dateUtc="2025-12-22T16:21:00Z">
              <w:r w:rsidRPr="00931C08" w:rsidDel="00813BAF">
                <w:rPr>
                  <w:rFonts w:ascii="Calibri" w:eastAsia="Calibri" w:hAnsi="Calibri" w:cs="Calibri"/>
                  <w:lang w:val="it-IT"/>
                </w:rPr>
                <w:delText>l</w:delText>
              </w:r>
            </w:del>
            <w:ins w:id="201" w:author="Borrello, Barbara" w:date="2025-12-22T17:21:00Z" w16du:dateUtc="2025-12-22T16:21:00Z">
              <w:r w:rsidR="00813BAF">
                <w:rPr>
                  <w:rFonts w:ascii="Calibri" w:eastAsia="Calibri" w:hAnsi="Calibri" w:cs="Calibri"/>
                  <w:lang w:val="it-IT"/>
                </w:rPr>
                <w:t>L</w:t>
              </w:r>
            </w:ins>
            <w:r w:rsidRPr="00931C08">
              <w:rPr>
                <w:rFonts w:ascii="Calibri" w:eastAsia="Calibri" w:hAnsi="Calibri" w:cs="Calibri"/>
                <w:lang w:val="it-IT"/>
              </w:rPr>
              <w:t>egale per domande o dubbi sulle implicazioni legali della concussione e corruzione.</w:t>
            </w:r>
          </w:p>
          <w:p w14:paraId="467722FA" w14:textId="77777777" w:rsidR="00764DBF" w:rsidRPr="00CB5A5B" w:rsidRDefault="00764180" w:rsidP="00F25748">
            <w:pPr>
              <w:numPr>
                <w:ilvl w:val="0"/>
                <w:numId w:val="6"/>
              </w:numPr>
              <w:spacing w:before="100" w:beforeAutospacing="1" w:after="100" w:afterAutospacing="1"/>
              <w:ind w:left="750" w:right="30"/>
              <w:rPr>
                <w:rFonts w:ascii="Calibri" w:eastAsia="Times New Roman" w:hAnsi="Calibri" w:cs="Calibri"/>
                <w:lang w:val="it-IT"/>
                <w:rPrChange w:id="202"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t>Fai clic qui per accedere alla home page dell’Ufficio Legale in Abbott World.</w:t>
            </w:r>
          </w:p>
        </w:tc>
      </w:tr>
      <w:tr w:rsidR="00025912" w:rsidRPr="00CB5A5B" w14:paraId="759B8C20" w14:textId="77777777" w:rsidTr="00F25748">
        <w:tc>
          <w:tcPr>
            <w:tcW w:w="1353" w:type="dxa"/>
            <w:shd w:val="clear" w:color="auto" w:fill="C1E4F5"/>
            <w:tcMar>
              <w:top w:w="120" w:type="dxa"/>
              <w:left w:w="180" w:type="dxa"/>
              <w:bottom w:w="120" w:type="dxa"/>
              <w:right w:w="180" w:type="dxa"/>
            </w:tcMar>
            <w:hideMark/>
          </w:tcPr>
          <w:p w14:paraId="1CCB0638" w14:textId="77777777" w:rsidR="00764DBF" w:rsidRPr="00931C08" w:rsidRDefault="00764180" w:rsidP="00764DBF">
            <w:pPr>
              <w:spacing w:before="30" w:after="30"/>
              <w:ind w:left="30" w:right="30"/>
              <w:rPr>
                <w:rFonts w:ascii="Calibri" w:eastAsia="Times New Roman" w:hAnsi="Calibri" w:cs="Calibri"/>
                <w:sz w:val="16"/>
              </w:rPr>
            </w:pPr>
            <w:hyperlink r:id="rId212" w:tgtFrame="_blank" w:history="1">
              <w:r w:rsidRPr="00931C08">
                <w:rPr>
                  <w:rFonts w:ascii="Calibri" w:eastAsia="Times New Roman" w:hAnsi="Calibri" w:cs="Calibri"/>
                  <w:color w:val="0000FF"/>
                  <w:sz w:val="16"/>
                  <w:u w:val="single"/>
                </w:rPr>
                <w:t>Screen 18</w:t>
              </w:r>
            </w:hyperlink>
            <w:r w:rsidRPr="00931C08">
              <w:rPr>
                <w:rFonts w:ascii="Calibri" w:eastAsia="Times New Roman" w:hAnsi="Calibri" w:cs="Calibri"/>
                <w:sz w:val="16"/>
              </w:rPr>
              <w:t xml:space="preserve"> </w:t>
            </w:r>
          </w:p>
          <w:p w14:paraId="33BA60CB" w14:textId="77777777" w:rsidR="00764DBF" w:rsidRPr="00931C08" w:rsidRDefault="00764180" w:rsidP="00764DBF">
            <w:pPr>
              <w:ind w:left="30" w:right="30"/>
              <w:rPr>
                <w:rFonts w:ascii="Calibri" w:eastAsia="Times New Roman" w:hAnsi="Calibri" w:cs="Calibri"/>
                <w:sz w:val="16"/>
              </w:rPr>
            </w:pPr>
            <w:hyperlink r:id="rId213" w:tgtFrame="_blank" w:history="1">
              <w:r w:rsidRPr="00931C08">
                <w:rPr>
                  <w:rFonts w:ascii="Calibri" w:eastAsia="Times New Roman" w:hAnsi="Calibri" w:cs="Calibri"/>
                  <w:color w:val="0000FF"/>
                  <w:sz w:val="16"/>
                  <w:u w:val="single"/>
                </w:rPr>
                <w:t>113_C_200</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202C68"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OTHER RESOURCES</w:t>
            </w:r>
          </w:p>
          <w:p w14:paraId="3D545165"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There are many other resources available to you:</w:t>
            </w:r>
          </w:p>
          <w:p w14:paraId="66C371B2"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Finance – If your question is about accounting or finance, contact your local Finance department.</w:t>
            </w:r>
          </w:p>
          <w:p w14:paraId="72EDA9FB"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Corporate Audit – If you have specific concerns regarding accounting, internal accounting controls, or auditing matters, promptly report them to Corporate Audit or the OEC.</w:t>
            </w:r>
          </w:p>
          <w:p w14:paraId="229EE6BD"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Abbott Quality and Regulatory – If you have questions about the quality and safety of our products, contact your local Quality or Regulatory department.</w:t>
            </w:r>
          </w:p>
          <w:p w14:paraId="4506B182"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Global Environment, Health, and Safety – Contact a Global Environment, Health, and Safety representative if you have questions about a physical site and potential dangers.</w:t>
            </w:r>
          </w:p>
          <w:p w14:paraId="2CD4A1B1"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lastRenderedPageBreak/>
              <w:t>Global Procurement – If you have questions about supplier relations, contact Global Procurement.</w:t>
            </w:r>
          </w:p>
        </w:tc>
        <w:tc>
          <w:tcPr>
            <w:tcW w:w="6000" w:type="dxa"/>
          </w:tcPr>
          <w:p w14:paraId="744BD87E" w14:textId="77777777" w:rsidR="00764DBF" w:rsidRPr="00CB5A5B" w:rsidRDefault="00764180" w:rsidP="00F25748">
            <w:pPr>
              <w:spacing w:before="100" w:beforeAutospacing="1" w:after="100" w:afterAutospacing="1"/>
              <w:ind w:left="30" w:right="30"/>
              <w:rPr>
                <w:rFonts w:ascii="Calibri" w:eastAsia="Times New Roman" w:hAnsi="Calibri" w:cs="Calibri"/>
                <w:lang w:val="it-IT"/>
                <w:rPrChange w:id="203"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lastRenderedPageBreak/>
              <w:t>ALTRE RISORSE</w:t>
            </w:r>
          </w:p>
          <w:p w14:paraId="1CBD47C5" w14:textId="77777777" w:rsidR="00764DBF" w:rsidRPr="00CB5A5B" w:rsidRDefault="00764180" w:rsidP="00F25748">
            <w:pPr>
              <w:spacing w:before="100" w:beforeAutospacing="1" w:after="100" w:afterAutospacing="1"/>
              <w:ind w:left="30" w:right="30"/>
              <w:rPr>
                <w:rFonts w:ascii="Calibri" w:eastAsia="Times New Roman" w:hAnsi="Calibri" w:cs="Calibri"/>
                <w:lang w:val="it-IT"/>
                <w:rPrChange w:id="204"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t>Sono disponibili molte altre risorse:</w:t>
            </w:r>
          </w:p>
          <w:p w14:paraId="24771CEC" w14:textId="23A7661E" w:rsidR="00764DBF" w:rsidRPr="00CB5A5B" w:rsidRDefault="00764180" w:rsidP="00F25748">
            <w:pPr>
              <w:spacing w:before="100" w:beforeAutospacing="1" w:after="100" w:afterAutospacing="1"/>
              <w:ind w:left="30" w:right="30"/>
              <w:rPr>
                <w:rFonts w:ascii="Calibri" w:eastAsia="Times New Roman" w:hAnsi="Calibri" w:cs="Calibri"/>
                <w:lang w:val="it-IT"/>
                <w:rPrChange w:id="205"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t>Finanza: in caso di domande in materia di contabilità o</w:t>
            </w:r>
            <w:r w:rsidR="00FE4056">
              <w:rPr>
                <w:rFonts w:ascii="Calibri" w:eastAsia="Calibri" w:hAnsi="Calibri" w:cs="Calibri"/>
                <w:lang w:val="it-IT"/>
              </w:rPr>
              <w:t> </w:t>
            </w:r>
            <w:r w:rsidRPr="00931C08">
              <w:rPr>
                <w:rFonts w:ascii="Calibri" w:eastAsia="Calibri" w:hAnsi="Calibri" w:cs="Calibri"/>
                <w:lang w:val="it-IT"/>
              </w:rPr>
              <w:t>finanza, contattare il reparto Finanza locale.</w:t>
            </w:r>
          </w:p>
          <w:p w14:paraId="089D40BC" w14:textId="77777777" w:rsidR="00764DBF"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Corporate Audit: in caso di dubbi specifici concernenti contabilità, controlli contabili interni o questioni di auditing, segnalarli tempestivamente al reparto Corporate Audit o all’ufficio OEC.</w:t>
            </w:r>
          </w:p>
          <w:p w14:paraId="13C92C37" w14:textId="31B658AC" w:rsidR="00764DBF"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Qualità e regolamentazione Abbott – In caso di domande sulla qualità e sulla sicurezza dei nostri prodotti, contattare il proprio dipartimento locale di qualità o</w:t>
            </w:r>
            <w:r w:rsidR="00FE4056">
              <w:rPr>
                <w:rFonts w:ascii="Calibri" w:eastAsia="Calibri" w:hAnsi="Calibri" w:cs="Calibri"/>
                <w:lang w:val="it-IT"/>
              </w:rPr>
              <w:t> </w:t>
            </w:r>
            <w:r w:rsidRPr="00931C08">
              <w:rPr>
                <w:rFonts w:ascii="Calibri" w:eastAsia="Calibri" w:hAnsi="Calibri" w:cs="Calibri"/>
                <w:lang w:val="it-IT"/>
              </w:rPr>
              <w:t>regolamentazione.</w:t>
            </w:r>
          </w:p>
          <w:p w14:paraId="27B1EB23" w14:textId="77777777" w:rsidR="00764DBF" w:rsidRPr="00CB5A5B" w:rsidRDefault="00764180" w:rsidP="00F25748">
            <w:pPr>
              <w:spacing w:before="100" w:beforeAutospacing="1" w:after="100" w:afterAutospacing="1"/>
              <w:ind w:left="30" w:right="30"/>
              <w:rPr>
                <w:rFonts w:ascii="Calibri" w:eastAsia="Times New Roman" w:hAnsi="Calibri" w:cs="Calibri"/>
                <w:lang w:val="it-IT"/>
                <w:rPrChange w:id="206"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t xml:space="preserve">Global Environment, Health, and Safety: in caso di domande su una località specifica e sui rischi potenziali, </w:t>
            </w:r>
            <w:r w:rsidRPr="00931C08">
              <w:rPr>
                <w:rFonts w:ascii="Calibri" w:eastAsia="Calibri" w:hAnsi="Calibri" w:cs="Calibri"/>
                <w:lang w:val="it-IT"/>
              </w:rPr>
              <w:lastRenderedPageBreak/>
              <w:t>contattare un rappresentante del reparto Global Environment, Health, and Safety.</w:t>
            </w:r>
          </w:p>
          <w:p w14:paraId="6F96572F" w14:textId="77777777" w:rsidR="00764DBF" w:rsidRPr="00CB5A5B" w:rsidRDefault="00764180" w:rsidP="00F25748">
            <w:pPr>
              <w:spacing w:before="100" w:beforeAutospacing="1" w:after="100" w:afterAutospacing="1"/>
              <w:ind w:left="30" w:right="30"/>
              <w:rPr>
                <w:rFonts w:ascii="Calibri" w:eastAsia="Times New Roman" w:hAnsi="Calibri" w:cs="Calibri"/>
                <w:lang w:val="it-IT"/>
                <w:rPrChange w:id="207" w:author="Borrello, Barbara" w:date="2025-12-22T15:16:00Z" w16du:dateUtc="2025-12-22T14:16:00Z">
                  <w:rPr>
                    <w:rFonts w:ascii="Calibri" w:eastAsia="Times New Roman" w:hAnsi="Calibri" w:cs="Calibri"/>
                  </w:rPr>
                </w:rPrChange>
              </w:rPr>
            </w:pPr>
            <w:r w:rsidRPr="00931C08">
              <w:rPr>
                <w:rFonts w:ascii="Calibri" w:eastAsia="Calibri" w:hAnsi="Calibri" w:cs="Calibri"/>
                <w:lang w:val="it-IT"/>
              </w:rPr>
              <w:t>Approvvigionamento globale: se hai domande sulle relazioni con i fornitori, contatta l’ufficio Approvvigionamento globale.</w:t>
            </w:r>
          </w:p>
        </w:tc>
      </w:tr>
      <w:tr w:rsidR="00025912" w:rsidRPr="00CB5A5B" w14:paraId="509FD2D6" w14:textId="77777777" w:rsidTr="00F25748">
        <w:tc>
          <w:tcPr>
            <w:tcW w:w="1353" w:type="dxa"/>
            <w:shd w:val="clear" w:color="auto" w:fill="C1E4F5"/>
            <w:tcMar>
              <w:top w:w="120" w:type="dxa"/>
              <w:left w:w="180" w:type="dxa"/>
              <w:bottom w:w="120" w:type="dxa"/>
              <w:right w:w="180" w:type="dxa"/>
            </w:tcMar>
            <w:hideMark/>
          </w:tcPr>
          <w:p w14:paraId="6B5B90BF" w14:textId="77777777" w:rsidR="00764DBF" w:rsidRPr="00931C08" w:rsidRDefault="00764180" w:rsidP="00764DBF">
            <w:pPr>
              <w:spacing w:before="30" w:after="30"/>
              <w:ind w:left="30" w:right="30"/>
              <w:rPr>
                <w:rFonts w:ascii="Calibri" w:eastAsia="Times New Roman" w:hAnsi="Calibri" w:cs="Calibri"/>
                <w:sz w:val="16"/>
              </w:rPr>
            </w:pPr>
            <w:hyperlink r:id="rId214" w:tgtFrame="_blank" w:history="1">
              <w:r w:rsidRPr="00931C08">
                <w:rPr>
                  <w:rFonts w:ascii="Calibri" w:eastAsia="Times New Roman" w:hAnsi="Calibri" w:cs="Calibri"/>
                  <w:color w:val="0000FF"/>
                  <w:sz w:val="16"/>
                  <w:u w:val="single"/>
                </w:rPr>
                <w:t>Screen 18</w:t>
              </w:r>
            </w:hyperlink>
            <w:r w:rsidRPr="00931C08">
              <w:rPr>
                <w:rFonts w:ascii="Calibri" w:eastAsia="Times New Roman" w:hAnsi="Calibri" w:cs="Calibri"/>
                <w:sz w:val="16"/>
              </w:rPr>
              <w:t xml:space="preserve"> </w:t>
            </w:r>
          </w:p>
          <w:p w14:paraId="32CCE999" w14:textId="77777777" w:rsidR="00764DBF" w:rsidRPr="00931C08" w:rsidRDefault="00764180" w:rsidP="00764DBF">
            <w:pPr>
              <w:ind w:left="30" w:right="30"/>
              <w:rPr>
                <w:rFonts w:ascii="Calibri" w:eastAsia="Times New Roman" w:hAnsi="Calibri" w:cs="Calibri"/>
                <w:sz w:val="16"/>
              </w:rPr>
            </w:pPr>
            <w:hyperlink r:id="rId215" w:tgtFrame="_blank" w:history="1">
              <w:r w:rsidRPr="00931C08">
                <w:rPr>
                  <w:rFonts w:ascii="Calibri" w:eastAsia="Times New Roman" w:hAnsi="Calibri" w:cs="Calibri"/>
                  <w:color w:val="0000FF"/>
                  <w:sz w:val="16"/>
                  <w:u w:val="single"/>
                </w:rPr>
                <w:t>114_C_200</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2A4FF2"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Course Resources</w:t>
            </w:r>
          </w:p>
          <w:p w14:paraId="4449EE0D" w14:textId="77777777"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Transcript</w:t>
            </w:r>
          </w:p>
          <w:p w14:paraId="633E3B5E" w14:textId="176433B1" w:rsidR="00764DBF"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 xml:space="preserve">Click </w:t>
            </w:r>
            <w:hyperlink r:id="rId216" w:tgtFrame="_blank" w:history="1">
              <w:r w:rsidRPr="00931C08">
                <w:rPr>
                  <w:rFonts w:ascii="Calibri" w:eastAsia="Times New Roman" w:hAnsi="Calibri" w:cs="Calibri"/>
                  <w:color w:val="0000FF"/>
                  <w:u w:val="single"/>
                </w:rPr>
                <w:t>here</w:t>
              </w:r>
            </w:hyperlink>
            <w:r w:rsidRPr="00931C08">
              <w:rPr>
                <w:rFonts w:ascii="Calibri" w:eastAsia="Times New Roman" w:hAnsi="Calibri" w:cs="Calibri"/>
              </w:rPr>
              <w:t xml:space="preserve"> for a full transcript of the course</w:t>
            </w:r>
          </w:p>
        </w:tc>
        <w:tc>
          <w:tcPr>
            <w:tcW w:w="6000" w:type="dxa"/>
          </w:tcPr>
          <w:p w14:paraId="65786C66" w14:textId="77777777" w:rsidR="00764DBF" w:rsidRPr="00931C08" w:rsidRDefault="00764180" w:rsidP="00F25748">
            <w:pPr>
              <w:spacing w:before="100" w:beforeAutospacing="1" w:after="100" w:afterAutospacing="1"/>
              <w:ind w:left="30" w:right="30"/>
              <w:rPr>
                <w:rFonts w:ascii="Calibri" w:eastAsia="Times New Roman" w:hAnsi="Calibri" w:cs="Calibri"/>
                <w:lang w:val="es-ES"/>
              </w:rPr>
            </w:pPr>
            <w:r w:rsidRPr="00931C08">
              <w:rPr>
                <w:rFonts w:ascii="Calibri" w:eastAsia="Calibri" w:hAnsi="Calibri" w:cs="Calibri"/>
                <w:lang w:val="it-IT"/>
              </w:rPr>
              <w:t>Risorse del corso</w:t>
            </w:r>
          </w:p>
          <w:p w14:paraId="57E36A6E" w14:textId="77777777" w:rsidR="00764DBF" w:rsidRPr="00931C08" w:rsidRDefault="00764180" w:rsidP="00F25748">
            <w:pPr>
              <w:spacing w:before="100" w:beforeAutospacing="1" w:after="100" w:afterAutospacing="1"/>
              <w:ind w:left="30" w:right="30"/>
              <w:rPr>
                <w:rFonts w:ascii="Calibri" w:eastAsia="Times New Roman" w:hAnsi="Calibri" w:cs="Calibri"/>
                <w:lang w:val="es-ES"/>
              </w:rPr>
            </w:pPr>
            <w:r w:rsidRPr="00931C08">
              <w:rPr>
                <w:rFonts w:ascii="Calibri" w:eastAsia="Calibri" w:hAnsi="Calibri" w:cs="Calibri"/>
                <w:lang w:val="it-IT"/>
              </w:rPr>
              <w:t>Trascrizione</w:t>
            </w:r>
          </w:p>
          <w:p w14:paraId="4A76F4F2" w14:textId="3B53A5B5" w:rsidR="00764DBF" w:rsidRPr="00931C08" w:rsidRDefault="00764180" w:rsidP="00F25748">
            <w:pPr>
              <w:spacing w:before="100" w:beforeAutospacing="1" w:after="100" w:afterAutospacing="1"/>
              <w:ind w:left="30" w:right="30"/>
              <w:rPr>
                <w:rFonts w:ascii="Calibri" w:eastAsia="Times New Roman" w:hAnsi="Calibri" w:cs="Calibri"/>
                <w:lang w:val="es-ES"/>
              </w:rPr>
            </w:pPr>
            <w:r w:rsidRPr="00931C08">
              <w:rPr>
                <w:rFonts w:ascii="Calibri" w:eastAsia="Calibri" w:hAnsi="Calibri" w:cs="Calibri"/>
                <w:lang w:val="it-IT"/>
              </w:rPr>
              <w:t xml:space="preserve">Fai clic </w:t>
            </w:r>
            <w:r w:rsidR="008270F1">
              <w:fldChar w:fldCharType="begin"/>
            </w:r>
            <w:r w:rsidR="008270F1" w:rsidRPr="00E737C0">
              <w:rPr>
                <w:lang w:val="es-ES"/>
                <w:rPrChange w:id="208" w:author="Sourabh Darange" w:date="2025-12-09T18:52:00Z">
                  <w:rPr/>
                </w:rPrChange>
              </w:rPr>
              <w:instrText xml:space="preserve"> HYPERLINK "https://rusnakassociates.com/content/AbbottCOBCCourse/courses/EN-US/course/reference/Transcript.pdf" \t "_blank" </w:instrText>
            </w:r>
            <w:r w:rsidR="008270F1">
              <w:fldChar w:fldCharType="separate"/>
            </w:r>
            <w:r w:rsidRPr="00931C08">
              <w:rPr>
                <w:rFonts w:ascii="Calibri" w:eastAsia="Calibri" w:hAnsi="Calibri" w:cs="Calibri"/>
                <w:color w:val="0000FF"/>
                <w:u w:val="single"/>
                <w:lang w:val="it-IT"/>
              </w:rPr>
              <w:t>qui</w:t>
            </w:r>
            <w:r w:rsidR="008270F1">
              <w:rPr>
                <w:rFonts w:ascii="Calibri" w:eastAsia="Calibri" w:hAnsi="Calibri" w:cs="Calibri"/>
                <w:color w:val="0000FF"/>
                <w:u w:val="single"/>
                <w:lang w:val="it-IT"/>
              </w:rPr>
              <w:fldChar w:fldCharType="end"/>
            </w:r>
            <w:r w:rsidRPr="00931C08">
              <w:rPr>
                <w:rFonts w:ascii="Calibri" w:eastAsia="Calibri" w:hAnsi="Calibri" w:cs="Calibri"/>
                <w:lang w:val="it-IT"/>
              </w:rPr>
              <w:t xml:space="preserve"> per ricevere una trascrizione completa del corso</w:t>
            </w:r>
          </w:p>
        </w:tc>
      </w:tr>
      <w:tr w:rsidR="00025912" w:rsidRPr="00931C08" w14:paraId="5195F465" w14:textId="77777777" w:rsidTr="00F25748">
        <w:tc>
          <w:tcPr>
            <w:tcW w:w="1353" w:type="dxa"/>
            <w:shd w:val="clear" w:color="auto" w:fill="C1E4F5"/>
            <w:tcMar>
              <w:top w:w="120" w:type="dxa"/>
              <w:left w:w="180" w:type="dxa"/>
              <w:bottom w:w="120" w:type="dxa"/>
              <w:right w:w="180" w:type="dxa"/>
            </w:tcMar>
            <w:hideMark/>
          </w:tcPr>
          <w:p w14:paraId="1E683D4D"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115_toc_1</w:t>
            </w:r>
          </w:p>
        </w:tc>
        <w:tc>
          <w:tcPr>
            <w:tcW w:w="6000" w:type="dxa"/>
            <w:tcMar>
              <w:top w:w="120" w:type="dxa"/>
              <w:left w:w="180" w:type="dxa"/>
              <w:bottom w:w="120" w:type="dxa"/>
              <w:right w:w="180" w:type="dxa"/>
            </w:tcMar>
            <w:hideMark/>
          </w:tcPr>
          <w:p w14:paraId="2004797C"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Welcome</w:t>
            </w:r>
          </w:p>
        </w:tc>
        <w:tc>
          <w:tcPr>
            <w:tcW w:w="6000" w:type="dxa"/>
          </w:tcPr>
          <w:p w14:paraId="66B53A99"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Benvenuto</w:t>
            </w:r>
          </w:p>
        </w:tc>
      </w:tr>
      <w:tr w:rsidR="00025912" w:rsidRPr="00931C08" w14:paraId="5BD42C3F" w14:textId="77777777" w:rsidTr="00F25748">
        <w:tc>
          <w:tcPr>
            <w:tcW w:w="1353" w:type="dxa"/>
            <w:shd w:val="clear" w:color="auto" w:fill="C1E4F5"/>
            <w:tcMar>
              <w:top w:w="120" w:type="dxa"/>
              <w:left w:w="180" w:type="dxa"/>
              <w:bottom w:w="120" w:type="dxa"/>
              <w:right w:w="180" w:type="dxa"/>
            </w:tcMar>
            <w:hideMark/>
          </w:tcPr>
          <w:p w14:paraId="00CDA75A"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116_toc_2</w:t>
            </w:r>
          </w:p>
        </w:tc>
        <w:tc>
          <w:tcPr>
            <w:tcW w:w="6000" w:type="dxa"/>
            <w:tcMar>
              <w:top w:w="120" w:type="dxa"/>
              <w:left w:w="180" w:type="dxa"/>
              <w:bottom w:w="120" w:type="dxa"/>
              <w:right w:w="180" w:type="dxa"/>
            </w:tcMar>
            <w:hideMark/>
          </w:tcPr>
          <w:p w14:paraId="6C99E74F"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Code of Business Conduct</w:t>
            </w:r>
          </w:p>
        </w:tc>
        <w:tc>
          <w:tcPr>
            <w:tcW w:w="6000" w:type="dxa"/>
          </w:tcPr>
          <w:p w14:paraId="674BA3B4" w14:textId="059F510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 xml:space="preserve">Codice di </w:t>
            </w:r>
            <w:del w:id="209" w:author="Borrello, Barbara" w:date="2025-12-22T17:21:00Z" w16du:dateUtc="2025-12-22T16:21:00Z">
              <w:r w:rsidRPr="00931C08" w:rsidDel="005D2658">
                <w:rPr>
                  <w:rFonts w:ascii="Calibri" w:eastAsia="Calibri" w:hAnsi="Calibri" w:cs="Calibri"/>
                  <w:lang w:val="it-IT"/>
                </w:rPr>
                <w:delText>c</w:delText>
              </w:r>
            </w:del>
            <w:ins w:id="210" w:author="Borrello, Barbara" w:date="2025-12-22T17:21:00Z" w16du:dateUtc="2025-12-22T16:21:00Z">
              <w:r w:rsidR="005D2658">
                <w:rPr>
                  <w:rFonts w:ascii="Calibri" w:eastAsia="Calibri" w:hAnsi="Calibri" w:cs="Calibri"/>
                  <w:lang w:val="it-IT"/>
                </w:rPr>
                <w:t>C</w:t>
              </w:r>
            </w:ins>
            <w:r w:rsidRPr="00931C08">
              <w:rPr>
                <w:rFonts w:ascii="Calibri" w:eastAsia="Calibri" w:hAnsi="Calibri" w:cs="Calibri"/>
                <w:lang w:val="it-IT"/>
              </w:rPr>
              <w:t xml:space="preserve">ondotta </w:t>
            </w:r>
            <w:ins w:id="211" w:author="Borrello, Barbara" w:date="2025-12-22T17:21:00Z" w16du:dateUtc="2025-12-22T16:21:00Z">
              <w:r w:rsidR="005D2658">
                <w:rPr>
                  <w:rFonts w:ascii="Calibri" w:eastAsia="Calibri" w:hAnsi="Calibri" w:cs="Calibri"/>
                  <w:lang w:val="it-IT"/>
                </w:rPr>
                <w:t>A</w:t>
              </w:r>
            </w:ins>
            <w:del w:id="212" w:author="Borrello, Barbara" w:date="2025-12-22T17:21:00Z" w16du:dateUtc="2025-12-22T16:21:00Z">
              <w:r w:rsidRPr="00931C08" w:rsidDel="005D2658">
                <w:rPr>
                  <w:rFonts w:ascii="Calibri" w:eastAsia="Calibri" w:hAnsi="Calibri" w:cs="Calibri"/>
                  <w:lang w:val="it-IT"/>
                </w:rPr>
                <w:delText>a</w:delText>
              </w:r>
            </w:del>
            <w:r w:rsidRPr="00931C08">
              <w:rPr>
                <w:rFonts w:ascii="Calibri" w:eastAsia="Calibri" w:hAnsi="Calibri" w:cs="Calibri"/>
                <w:lang w:val="it-IT"/>
              </w:rPr>
              <w:t>ziendale</w:t>
            </w:r>
          </w:p>
        </w:tc>
      </w:tr>
      <w:tr w:rsidR="00025912" w:rsidRPr="00931C08" w14:paraId="16AF3743" w14:textId="77777777" w:rsidTr="00F25748">
        <w:tc>
          <w:tcPr>
            <w:tcW w:w="1353" w:type="dxa"/>
            <w:shd w:val="clear" w:color="auto" w:fill="C1E4F5"/>
            <w:tcMar>
              <w:top w:w="120" w:type="dxa"/>
              <w:left w:w="180" w:type="dxa"/>
              <w:bottom w:w="120" w:type="dxa"/>
              <w:right w:w="180" w:type="dxa"/>
            </w:tcMar>
            <w:hideMark/>
          </w:tcPr>
          <w:p w14:paraId="75B25063"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117_toc_3</w:t>
            </w:r>
          </w:p>
        </w:tc>
        <w:tc>
          <w:tcPr>
            <w:tcW w:w="6000" w:type="dxa"/>
            <w:tcMar>
              <w:top w:w="120" w:type="dxa"/>
              <w:left w:w="180" w:type="dxa"/>
              <w:bottom w:w="120" w:type="dxa"/>
              <w:right w:w="180" w:type="dxa"/>
            </w:tcMar>
            <w:hideMark/>
          </w:tcPr>
          <w:p w14:paraId="54C2EE8F"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Our Philosophy</w:t>
            </w:r>
          </w:p>
        </w:tc>
        <w:tc>
          <w:tcPr>
            <w:tcW w:w="6000" w:type="dxa"/>
          </w:tcPr>
          <w:p w14:paraId="5546C2E2"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La nostra filosofia</w:t>
            </w:r>
          </w:p>
        </w:tc>
      </w:tr>
      <w:tr w:rsidR="00025912" w:rsidRPr="00931C08" w14:paraId="47AFC6A6" w14:textId="77777777" w:rsidTr="00F25748">
        <w:tc>
          <w:tcPr>
            <w:tcW w:w="1353" w:type="dxa"/>
            <w:shd w:val="clear" w:color="auto" w:fill="C1E4F5"/>
            <w:tcMar>
              <w:top w:w="120" w:type="dxa"/>
              <w:left w:w="180" w:type="dxa"/>
              <w:bottom w:w="120" w:type="dxa"/>
              <w:right w:w="180" w:type="dxa"/>
            </w:tcMar>
            <w:hideMark/>
          </w:tcPr>
          <w:p w14:paraId="5AE7D30A"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118_toc_4</w:t>
            </w:r>
          </w:p>
        </w:tc>
        <w:tc>
          <w:tcPr>
            <w:tcW w:w="6000" w:type="dxa"/>
            <w:tcMar>
              <w:top w:w="120" w:type="dxa"/>
              <w:left w:w="180" w:type="dxa"/>
              <w:bottom w:w="120" w:type="dxa"/>
              <w:right w:w="180" w:type="dxa"/>
            </w:tcMar>
            <w:hideMark/>
          </w:tcPr>
          <w:p w14:paraId="0A980E56"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Objectives</w:t>
            </w:r>
          </w:p>
        </w:tc>
        <w:tc>
          <w:tcPr>
            <w:tcW w:w="6000" w:type="dxa"/>
          </w:tcPr>
          <w:p w14:paraId="066ABBB5"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Obiettivi</w:t>
            </w:r>
          </w:p>
        </w:tc>
      </w:tr>
      <w:tr w:rsidR="00025912" w:rsidRPr="00931C08" w14:paraId="51E940A3" w14:textId="77777777" w:rsidTr="00F25748">
        <w:tc>
          <w:tcPr>
            <w:tcW w:w="1353" w:type="dxa"/>
            <w:shd w:val="clear" w:color="auto" w:fill="C1E4F5"/>
            <w:tcMar>
              <w:top w:w="120" w:type="dxa"/>
              <w:left w:w="180" w:type="dxa"/>
              <w:bottom w:w="120" w:type="dxa"/>
              <w:right w:w="180" w:type="dxa"/>
            </w:tcMar>
            <w:hideMark/>
          </w:tcPr>
          <w:p w14:paraId="3D64BB7A"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119_toc_5</w:t>
            </w:r>
          </w:p>
        </w:tc>
        <w:tc>
          <w:tcPr>
            <w:tcW w:w="6000" w:type="dxa"/>
            <w:tcMar>
              <w:top w:w="120" w:type="dxa"/>
              <w:left w:w="180" w:type="dxa"/>
              <w:bottom w:w="120" w:type="dxa"/>
              <w:right w:w="180" w:type="dxa"/>
            </w:tcMar>
            <w:hideMark/>
          </w:tcPr>
          <w:p w14:paraId="5C7903BF"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Table of Contents</w:t>
            </w:r>
          </w:p>
        </w:tc>
        <w:tc>
          <w:tcPr>
            <w:tcW w:w="6000" w:type="dxa"/>
          </w:tcPr>
          <w:p w14:paraId="29919AB8"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Indice</w:t>
            </w:r>
          </w:p>
        </w:tc>
      </w:tr>
      <w:tr w:rsidR="00025912" w:rsidRPr="005D2658" w14:paraId="1861A99B" w14:textId="77777777" w:rsidTr="00F25748">
        <w:tc>
          <w:tcPr>
            <w:tcW w:w="1353" w:type="dxa"/>
            <w:shd w:val="clear" w:color="auto" w:fill="C1E4F5"/>
            <w:tcMar>
              <w:top w:w="120" w:type="dxa"/>
              <w:left w:w="180" w:type="dxa"/>
              <w:bottom w:w="120" w:type="dxa"/>
              <w:right w:w="180" w:type="dxa"/>
            </w:tcMar>
            <w:hideMark/>
          </w:tcPr>
          <w:p w14:paraId="7C61851A"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120_toc_6</w:t>
            </w:r>
          </w:p>
        </w:tc>
        <w:tc>
          <w:tcPr>
            <w:tcW w:w="6000" w:type="dxa"/>
            <w:tcMar>
              <w:top w:w="120" w:type="dxa"/>
              <w:left w:w="180" w:type="dxa"/>
              <w:bottom w:w="120" w:type="dxa"/>
              <w:right w:w="180" w:type="dxa"/>
            </w:tcMar>
            <w:hideMark/>
          </w:tcPr>
          <w:p w14:paraId="443C391F"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 xml:space="preserve">The Importance of Abbott’s Code of Business Conduct </w:t>
            </w:r>
          </w:p>
        </w:tc>
        <w:tc>
          <w:tcPr>
            <w:tcW w:w="6000" w:type="dxa"/>
          </w:tcPr>
          <w:p w14:paraId="55682BB5" w14:textId="0C99A84B" w:rsidR="00315D6E" w:rsidRPr="00931C08" w:rsidRDefault="00764180" w:rsidP="00F25748">
            <w:pPr>
              <w:spacing w:before="100" w:beforeAutospacing="1" w:after="100" w:afterAutospacing="1"/>
              <w:ind w:left="30" w:right="30"/>
              <w:rPr>
                <w:rFonts w:ascii="Calibri" w:eastAsia="Times New Roman" w:hAnsi="Calibri" w:cs="Calibri"/>
                <w:lang w:val="es-ES"/>
              </w:rPr>
            </w:pPr>
            <w:r w:rsidRPr="00931C08">
              <w:rPr>
                <w:rFonts w:ascii="Calibri" w:eastAsia="Calibri" w:hAnsi="Calibri" w:cs="Calibri"/>
                <w:lang w:val="it-IT"/>
              </w:rPr>
              <w:t xml:space="preserve">L’importanza del Codice di </w:t>
            </w:r>
            <w:ins w:id="213" w:author="Borrello, Barbara" w:date="2025-12-22T17:21:00Z" w16du:dateUtc="2025-12-22T16:21:00Z">
              <w:r w:rsidR="005D2658">
                <w:rPr>
                  <w:rFonts w:ascii="Calibri" w:eastAsia="Calibri" w:hAnsi="Calibri" w:cs="Calibri"/>
                  <w:lang w:val="it-IT"/>
                </w:rPr>
                <w:t>C</w:t>
              </w:r>
            </w:ins>
            <w:del w:id="214" w:author="Borrello, Barbara" w:date="2025-12-22T17:22:00Z" w16du:dateUtc="2025-12-22T16:22:00Z">
              <w:r w:rsidRPr="00931C08" w:rsidDel="005D2658">
                <w:rPr>
                  <w:rFonts w:ascii="Calibri" w:eastAsia="Calibri" w:hAnsi="Calibri" w:cs="Calibri"/>
                  <w:lang w:val="it-IT"/>
                </w:rPr>
                <w:delText>c</w:delText>
              </w:r>
            </w:del>
            <w:r w:rsidRPr="00931C08">
              <w:rPr>
                <w:rFonts w:ascii="Calibri" w:eastAsia="Calibri" w:hAnsi="Calibri" w:cs="Calibri"/>
                <w:lang w:val="it-IT"/>
              </w:rPr>
              <w:t xml:space="preserve">ondotta </w:t>
            </w:r>
            <w:ins w:id="215" w:author="Borrello, Barbara" w:date="2025-12-22T17:22:00Z" w16du:dateUtc="2025-12-22T16:22:00Z">
              <w:r w:rsidR="005D2658">
                <w:rPr>
                  <w:rFonts w:ascii="Calibri" w:eastAsia="Calibri" w:hAnsi="Calibri" w:cs="Calibri"/>
                  <w:lang w:val="it-IT"/>
                </w:rPr>
                <w:t>A</w:t>
              </w:r>
            </w:ins>
            <w:del w:id="216" w:author="Borrello, Barbara" w:date="2025-12-22T17:22:00Z" w16du:dateUtc="2025-12-22T16:22:00Z">
              <w:r w:rsidRPr="00931C08" w:rsidDel="005D2658">
                <w:rPr>
                  <w:rFonts w:ascii="Calibri" w:eastAsia="Calibri" w:hAnsi="Calibri" w:cs="Calibri"/>
                  <w:lang w:val="it-IT"/>
                </w:rPr>
                <w:delText>a</w:delText>
              </w:r>
            </w:del>
            <w:r w:rsidRPr="00931C08">
              <w:rPr>
                <w:rFonts w:ascii="Calibri" w:eastAsia="Calibri" w:hAnsi="Calibri" w:cs="Calibri"/>
                <w:lang w:val="it-IT"/>
              </w:rPr>
              <w:t xml:space="preserve">ziendale </w:t>
            </w:r>
          </w:p>
        </w:tc>
      </w:tr>
      <w:tr w:rsidR="00025912" w:rsidRPr="00931C08" w14:paraId="4C06038E" w14:textId="77777777" w:rsidTr="00F25748">
        <w:tc>
          <w:tcPr>
            <w:tcW w:w="1353" w:type="dxa"/>
            <w:shd w:val="clear" w:color="auto" w:fill="C1E4F5"/>
            <w:tcMar>
              <w:top w:w="120" w:type="dxa"/>
              <w:left w:w="180" w:type="dxa"/>
              <w:bottom w:w="120" w:type="dxa"/>
              <w:right w:w="180" w:type="dxa"/>
            </w:tcMar>
            <w:hideMark/>
          </w:tcPr>
          <w:p w14:paraId="75B45388"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121_toc_7</w:t>
            </w:r>
          </w:p>
        </w:tc>
        <w:tc>
          <w:tcPr>
            <w:tcW w:w="6000" w:type="dxa"/>
            <w:tcMar>
              <w:top w:w="120" w:type="dxa"/>
              <w:left w:w="180" w:type="dxa"/>
              <w:bottom w:w="120" w:type="dxa"/>
              <w:right w:w="180" w:type="dxa"/>
            </w:tcMar>
            <w:hideMark/>
          </w:tcPr>
          <w:p w14:paraId="21F57966"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Our Everyday Commitments</w:t>
            </w:r>
          </w:p>
        </w:tc>
        <w:tc>
          <w:tcPr>
            <w:tcW w:w="6000" w:type="dxa"/>
          </w:tcPr>
          <w:p w14:paraId="613F1498"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I nostri impegni quotidiani</w:t>
            </w:r>
          </w:p>
        </w:tc>
      </w:tr>
      <w:tr w:rsidR="00025912" w:rsidRPr="00CB5A5B" w14:paraId="2B63C020" w14:textId="77777777" w:rsidTr="00F25748">
        <w:tc>
          <w:tcPr>
            <w:tcW w:w="1353" w:type="dxa"/>
            <w:shd w:val="clear" w:color="auto" w:fill="C1E4F5"/>
            <w:tcMar>
              <w:top w:w="120" w:type="dxa"/>
              <w:left w:w="180" w:type="dxa"/>
              <w:bottom w:w="120" w:type="dxa"/>
              <w:right w:w="180" w:type="dxa"/>
            </w:tcMar>
            <w:hideMark/>
          </w:tcPr>
          <w:p w14:paraId="1DC32D7D"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122_toc_8</w:t>
            </w:r>
          </w:p>
        </w:tc>
        <w:tc>
          <w:tcPr>
            <w:tcW w:w="6000" w:type="dxa"/>
            <w:tcMar>
              <w:top w:w="120" w:type="dxa"/>
              <w:left w:w="180" w:type="dxa"/>
              <w:bottom w:w="120" w:type="dxa"/>
              <w:right w:w="180" w:type="dxa"/>
            </w:tcMar>
            <w:hideMark/>
          </w:tcPr>
          <w:p w14:paraId="63B4D226"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The Importance of the Code to Our Business</w:t>
            </w:r>
          </w:p>
        </w:tc>
        <w:tc>
          <w:tcPr>
            <w:tcW w:w="6000" w:type="dxa"/>
          </w:tcPr>
          <w:p w14:paraId="2AEEEF6C" w14:textId="77777777" w:rsidR="00315D6E" w:rsidRPr="00931C08" w:rsidRDefault="00764180" w:rsidP="00F25748">
            <w:pPr>
              <w:spacing w:before="100" w:beforeAutospacing="1" w:after="100" w:afterAutospacing="1"/>
              <w:ind w:left="30" w:right="30"/>
              <w:rPr>
                <w:rFonts w:ascii="Calibri" w:eastAsia="Times New Roman" w:hAnsi="Calibri" w:cs="Calibri"/>
                <w:lang w:val="es-ES"/>
              </w:rPr>
            </w:pPr>
            <w:r w:rsidRPr="00931C08">
              <w:rPr>
                <w:rFonts w:ascii="Calibri" w:eastAsia="Calibri" w:hAnsi="Calibri" w:cs="Calibri"/>
                <w:lang w:val="it-IT"/>
              </w:rPr>
              <w:t>L’importanza del Codice per il nostro business</w:t>
            </w:r>
          </w:p>
        </w:tc>
      </w:tr>
      <w:tr w:rsidR="00025912" w:rsidRPr="00931C08" w14:paraId="65ECD292" w14:textId="77777777" w:rsidTr="00F25748">
        <w:tc>
          <w:tcPr>
            <w:tcW w:w="1353" w:type="dxa"/>
            <w:shd w:val="clear" w:color="auto" w:fill="C1E4F5"/>
            <w:tcMar>
              <w:top w:w="120" w:type="dxa"/>
              <w:left w:w="180" w:type="dxa"/>
              <w:bottom w:w="120" w:type="dxa"/>
              <w:right w:w="180" w:type="dxa"/>
            </w:tcMar>
            <w:hideMark/>
          </w:tcPr>
          <w:p w14:paraId="2CCE66D0"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123_toc_9</w:t>
            </w:r>
          </w:p>
        </w:tc>
        <w:tc>
          <w:tcPr>
            <w:tcW w:w="6000" w:type="dxa"/>
            <w:tcMar>
              <w:top w:w="120" w:type="dxa"/>
              <w:left w:w="180" w:type="dxa"/>
              <w:bottom w:w="120" w:type="dxa"/>
              <w:right w:w="180" w:type="dxa"/>
            </w:tcMar>
            <w:hideMark/>
          </w:tcPr>
          <w:p w14:paraId="054B1594"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Our Code</w:t>
            </w:r>
          </w:p>
        </w:tc>
        <w:tc>
          <w:tcPr>
            <w:tcW w:w="6000" w:type="dxa"/>
          </w:tcPr>
          <w:p w14:paraId="2C878457"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Il nostro Codice</w:t>
            </w:r>
          </w:p>
        </w:tc>
      </w:tr>
      <w:tr w:rsidR="00025912" w:rsidRPr="00931C08" w14:paraId="49C861C8" w14:textId="77777777" w:rsidTr="00F25748">
        <w:tc>
          <w:tcPr>
            <w:tcW w:w="1353" w:type="dxa"/>
            <w:shd w:val="clear" w:color="auto" w:fill="C1E4F5"/>
            <w:tcMar>
              <w:top w:w="120" w:type="dxa"/>
              <w:left w:w="180" w:type="dxa"/>
              <w:bottom w:w="120" w:type="dxa"/>
              <w:right w:w="180" w:type="dxa"/>
            </w:tcMar>
            <w:hideMark/>
          </w:tcPr>
          <w:p w14:paraId="49572A7E"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lastRenderedPageBreak/>
              <w:t>124_toc_10</w:t>
            </w:r>
          </w:p>
        </w:tc>
        <w:tc>
          <w:tcPr>
            <w:tcW w:w="6000" w:type="dxa"/>
            <w:tcMar>
              <w:top w:w="120" w:type="dxa"/>
              <w:left w:w="180" w:type="dxa"/>
              <w:bottom w:w="120" w:type="dxa"/>
              <w:right w:w="180" w:type="dxa"/>
            </w:tcMar>
            <w:hideMark/>
          </w:tcPr>
          <w:p w14:paraId="3005FC7D"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Overview</w:t>
            </w:r>
          </w:p>
        </w:tc>
        <w:tc>
          <w:tcPr>
            <w:tcW w:w="6000" w:type="dxa"/>
          </w:tcPr>
          <w:p w14:paraId="70B423A5"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Panoramica</w:t>
            </w:r>
          </w:p>
        </w:tc>
      </w:tr>
      <w:tr w:rsidR="00025912" w:rsidRPr="00931C08" w14:paraId="696ABAAA" w14:textId="77777777" w:rsidTr="00F25748">
        <w:tc>
          <w:tcPr>
            <w:tcW w:w="1353" w:type="dxa"/>
            <w:shd w:val="clear" w:color="auto" w:fill="C1E4F5"/>
            <w:tcMar>
              <w:top w:w="120" w:type="dxa"/>
              <w:left w:w="180" w:type="dxa"/>
              <w:bottom w:w="120" w:type="dxa"/>
              <w:right w:w="180" w:type="dxa"/>
            </w:tcMar>
            <w:hideMark/>
          </w:tcPr>
          <w:p w14:paraId="275C24C7"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125_toc_11</w:t>
            </w:r>
          </w:p>
        </w:tc>
        <w:tc>
          <w:tcPr>
            <w:tcW w:w="6000" w:type="dxa"/>
            <w:tcMar>
              <w:top w:w="120" w:type="dxa"/>
              <w:left w:w="180" w:type="dxa"/>
              <w:bottom w:w="120" w:type="dxa"/>
              <w:right w:w="180" w:type="dxa"/>
            </w:tcMar>
            <w:hideMark/>
          </w:tcPr>
          <w:p w14:paraId="14FBA815"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Our Customers</w:t>
            </w:r>
          </w:p>
        </w:tc>
        <w:tc>
          <w:tcPr>
            <w:tcW w:w="6000" w:type="dxa"/>
          </w:tcPr>
          <w:p w14:paraId="156BF38A"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I nostri clienti</w:t>
            </w:r>
          </w:p>
        </w:tc>
      </w:tr>
      <w:tr w:rsidR="00025912" w:rsidRPr="00931C08" w14:paraId="592979FC" w14:textId="77777777" w:rsidTr="00F25748">
        <w:tc>
          <w:tcPr>
            <w:tcW w:w="1353" w:type="dxa"/>
            <w:shd w:val="clear" w:color="auto" w:fill="C1E4F5"/>
            <w:tcMar>
              <w:top w:w="120" w:type="dxa"/>
              <w:left w:w="180" w:type="dxa"/>
              <w:bottom w:w="120" w:type="dxa"/>
              <w:right w:w="180" w:type="dxa"/>
            </w:tcMar>
            <w:hideMark/>
          </w:tcPr>
          <w:p w14:paraId="3E87FB2D"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126_toc_12</w:t>
            </w:r>
          </w:p>
        </w:tc>
        <w:tc>
          <w:tcPr>
            <w:tcW w:w="6000" w:type="dxa"/>
            <w:tcMar>
              <w:top w:w="120" w:type="dxa"/>
              <w:left w:w="180" w:type="dxa"/>
              <w:bottom w:w="120" w:type="dxa"/>
              <w:right w:w="180" w:type="dxa"/>
            </w:tcMar>
            <w:hideMark/>
          </w:tcPr>
          <w:p w14:paraId="01BBCB03"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Our Products</w:t>
            </w:r>
          </w:p>
        </w:tc>
        <w:tc>
          <w:tcPr>
            <w:tcW w:w="6000" w:type="dxa"/>
          </w:tcPr>
          <w:p w14:paraId="1C67E784"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I nostri prodotti</w:t>
            </w:r>
          </w:p>
        </w:tc>
      </w:tr>
      <w:tr w:rsidR="00025912" w:rsidRPr="00931C08" w14:paraId="1E96F210" w14:textId="77777777" w:rsidTr="00F25748">
        <w:tc>
          <w:tcPr>
            <w:tcW w:w="1353" w:type="dxa"/>
            <w:shd w:val="clear" w:color="auto" w:fill="C1E4F5"/>
            <w:tcMar>
              <w:top w:w="120" w:type="dxa"/>
              <w:left w:w="180" w:type="dxa"/>
              <w:bottom w:w="120" w:type="dxa"/>
              <w:right w:w="180" w:type="dxa"/>
            </w:tcMar>
            <w:hideMark/>
          </w:tcPr>
          <w:p w14:paraId="2739B0E2"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127_toc_13</w:t>
            </w:r>
          </w:p>
        </w:tc>
        <w:tc>
          <w:tcPr>
            <w:tcW w:w="6000" w:type="dxa"/>
            <w:tcMar>
              <w:top w:w="120" w:type="dxa"/>
              <w:left w:w="180" w:type="dxa"/>
              <w:bottom w:w="120" w:type="dxa"/>
              <w:right w:w="180" w:type="dxa"/>
            </w:tcMar>
            <w:hideMark/>
          </w:tcPr>
          <w:p w14:paraId="6B439D00"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Advancing Science</w:t>
            </w:r>
          </w:p>
        </w:tc>
        <w:tc>
          <w:tcPr>
            <w:tcW w:w="6000" w:type="dxa"/>
          </w:tcPr>
          <w:p w14:paraId="1BEAED1B"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Progressi in campo scientifico</w:t>
            </w:r>
          </w:p>
        </w:tc>
      </w:tr>
      <w:tr w:rsidR="00025912" w:rsidRPr="00931C08" w14:paraId="3841A83B" w14:textId="77777777" w:rsidTr="00F25748">
        <w:tc>
          <w:tcPr>
            <w:tcW w:w="1353" w:type="dxa"/>
            <w:shd w:val="clear" w:color="auto" w:fill="C1E4F5"/>
            <w:tcMar>
              <w:top w:w="120" w:type="dxa"/>
              <w:left w:w="180" w:type="dxa"/>
              <w:bottom w:w="120" w:type="dxa"/>
              <w:right w:w="180" w:type="dxa"/>
            </w:tcMar>
            <w:hideMark/>
          </w:tcPr>
          <w:p w14:paraId="1FD10DB5"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128_toc_14</w:t>
            </w:r>
          </w:p>
        </w:tc>
        <w:tc>
          <w:tcPr>
            <w:tcW w:w="6000" w:type="dxa"/>
            <w:tcMar>
              <w:top w:w="120" w:type="dxa"/>
              <w:left w:w="180" w:type="dxa"/>
              <w:bottom w:w="120" w:type="dxa"/>
              <w:right w:w="180" w:type="dxa"/>
            </w:tcMar>
            <w:hideMark/>
          </w:tcPr>
          <w:p w14:paraId="32078D94"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Our People</w:t>
            </w:r>
          </w:p>
        </w:tc>
        <w:tc>
          <w:tcPr>
            <w:tcW w:w="6000" w:type="dxa"/>
          </w:tcPr>
          <w:p w14:paraId="66CF42C7"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Il nostro personale</w:t>
            </w:r>
          </w:p>
        </w:tc>
      </w:tr>
      <w:tr w:rsidR="00025912" w:rsidRPr="00931C08" w14:paraId="369C2CCA" w14:textId="77777777" w:rsidTr="00F25748">
        <w:tc>
          <w:tcPr>
            <w:tcW w:w="1353" w:type="dxa"/>
            <w:shd w:val="clear" w:color="auto" w:fill="C1E4F5"/>
            <w:tcMar>
              <w:top w:w="120" w:type="dxa"/>
              <w:left w:w="180" w:type="dxa"/>
              <w:bottom w:w="120" w:type="dxa"/>
              <w:right w:w="180" w:type="dxa"/>
            </w:tcMar>
            <w:hideMark/>
          </w:tcPr>
          <w:p w14:paraId="49DFB467"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129_toc_15</w:t>
            </w:r>
          </w:p>
        </w:tc>
        <w:tc>
          <w:tcPr>
            <w:tcW w:w="6000" w:type="dxa"/>
            <w:tcMar>
              <w:top w:w="120" w:type="dxa"/>
              <w:left w:w="180" w:type="dxa"/>
              <w:bottom w:w="120" w:type="dxa"/>
              <w:right w:w="180" w:type="dxa"/>
            </w:tcMar>
            <w:hideMark/>
          </w:tcPr>
          <w:p w14:paraId="2618AC82"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Our Communities</w:t>
            </w:r>
          </w:p>
        </w:tc>
        <w:tc>
          <w:tcPr>
            <w:tcW w:w="6000" w:type="dxa"/>
          </w:tcPr>
          <w:p w14:paraId="1B9ECFF2"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Le nostre comunità</w:t>
            </w:r>
          </w:p>
        </w:tc>
      </w:tr>
      <w:tr w:rsidR="00025912" w:rsidRPr="00CB5A5B" w14:paraId="3D7C1226" w14:textId="77777777" w:rsidTr="00F25748">
        <w:tc>
          <w:tcPr>
            <w:tcW w:w="1353" w:type="dxa"/>
            <w:shd w:val="clear" w:color="auto" w:fill="C1E4F5"/>
            <w:tcMar>
              <w:top w:w="120" w:type="dxa"/>
              <w:left w:w="180" w:type="dxa"/>
              <w:bottom w:w="120" w:type="dxa"/>
              <w:right w:w="180" w:type="dxa"/>
            </w:tcMar>
            <w:hideMark/>
          </w:tcPr>
          <w:p w14:paraId="206F0BDD"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130_toc_16</w:t>
            </w:r>
          </w:p>
        </w:tc>
        <w:tc>
          <w:tcPr>
            <w:tcW w:w="6000" w:type="dxa"/>
            <w:tcMar>
              <w:top w:w="120" w:type="dxa"/>
              <w:left w:w="180" w:type="dxa"/>
              <w:bottom w:w="120" w:type="dxa"/>
              <w:right w:w="180" w:type="dxa"/>
            </w:tcMar>
            <w:hideMark/>
          </w:tcPr>
          <w:p w14:paraId="5F26E5E4"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How we Operate</w:t>
            </w:r>
          </w:p>
        </w:tc>
        <w:tc>
          <w:tcPr>
            <w:tcW w:w="6000" w:type="dxa"/>
          </w:tcPr>
          <w:p w14:paraId="724E360A" w14:textId="77777777" w:rsidR="00315D6E" w:rsidRPr="00CB5A5B" w:rsidRDefault="00764180" w:rsidP="00F25748">
            <w:pPr>
              <w:spacing w:before="100" w:beforeAutospacing="1" w:after="100" w:afterAutospacing="1"/>
              <w:ind w:left="30" w:right="30"/>
              <w:rPr>
                <w:rFonts w:ascii="Calibri" w:eastAsia="Times New Roman" w:hAnsi="Calibri" w:cs="Calibri"/>
                <w:lang w:val="it-IT"/>
                <w:rPrChange w:id="217" w:author="Borrello, Barbara" w:date="2025-12-22T15:17:00Z" w16du:dateUtc="2025-12-22T14:17:00Z">
                  <w:rPr>
                    <w:rFonts w:ascii="Calibri" w:eastAsia="Times New Roman" w:hAnsi="Calibri" w:cs="Calibri"/>
                  </w:rPr>
                </w:rPrChange>
              </w:rPr>
            </w:pPr>
            <w:r w:rsidRPr="00931C08">
              <w:rPr>
                <w:rFonts w:ascii="Calibri" w:eastAsia="Calibri" w:hAnsi="Calibri" w:cs="Calibri"/>
                <w:lang w:val="it-IT"/>
              </w:rPr>
              <w:t>Il nostro modo di operare</w:t>
            </w:r>
          </w:p>
        </w:tc>
      </w:tr>
      <w:tr w:rsidR="00025912" w:rsidRPr="00931C08" w14:paraId="71B2D71F" w14:textId="77777777" w:rsidTr="00F25748">
        <w:tc>
          <w:tcPr>
            <w:tcW w:w="1353" w:type="dxa"/>
            <w:shd w:val="clear" w:color="auto" w:fill="C1E4F5"/>
            <w:tcMar>
              <w:top w:w="120" w:type="dxa"/>
              <w:left w:w="180" w:type="dxa"/>
              <w:bottom w:w="120" w:type="dxa"/>
              <w:right w:w="180" w:type="dxa"/>
            </w:tcMar>
            <w:hideMark/>
          </w:tcPr>
          <w:p w14:paraId="5BD100AA"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131_toc_17</w:t>
            </w:r>
          </w:p>
        </w:tc>
        <w:tc>
          <w:tcPr>
            <w:tcW w:w="6000" w:type="dxa"/>
            <w:tcMar>
              <w:top w:w="120" w:type="dxa"/>
              <w:left w:w="180" w:type="dxa"/>
              <w:bottom w:w="120" w:type="dxa"/>
              <w:right w:w="180" w:type="dxa"/>
            </w:tcMar>
            <w:hideMark/>
          </w:tcPr>
          <w:p w14:paraId="7C1350D2"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 xml:space="preserve">Your Commitment </w:t>
            </w:r>
          </w:p>
        </w:tc>
        <w:tc>
          <w:tcPr>
            <w:tcW w:w="6000" w:type="dxa"/>
          </w:tcPr>
          <w:p w14:paraId="0C108B0B"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 xml:space="preserve">Il tuo impegno </w:t>
            </w:r>
          </w:p>
        </w:tc>
      </w:tr>
      <w:tr w:rsidR="00025912" w:rsidRPr="00931C08" w14:paraId="14C373B7" w14:textId="77777777" w:rsidTr="00F25748">
        <w:tc>
          <w:tcPr>
            <w:tcW w:w="1353" w:type="dxa"/>
            <w:shd w:val="clear" w:color="auto" w:fill="C1E4F5"/>
            <w:tcMar>
              <w:top w:w="120" w:type="dxa"/>
              <w:left w:w="180" w:type="dxa"/>
              <w:bottom w:w="120" w:type="dxa"/>
              <w:right w:w="180" w:type="dxa"/>
            </w:tcMar>
            <w:hideMark/>
          </w:tcPr>
          <w:p w14:paraId="74F3ADF4"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132_toc_18</w:t>
            </w:r>
          </w:p>
        </w:tc>
        <w:tc>
          <w:tcPr>
            <w:tcW w:w="6000" w:type="dxa"/>
            <w:tcMar>
              <w:top w:w="120" w:type="dxa"/>
              <w:left w:w="180" w:type="dxa"/>
              <w:bottom w:w="120" w:type="dxa"/>
              <w:right w:w="180" w:type="dxa"/>
            </w:tcMar>
            <w:hideMark/>
          </w:tcPr>
          <w:p w14:paraId="436566D9"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Your Commitment</w:t>
            </w:r>
          </w:p>
        </w:tc>
        <w:tc>
          <w:tcPr>
            <w:tcW w:w="6000" w:type="dxa"/>
          </w:tcPr>
          <w:p w14:paraId="24275A64"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Il tuo impegno</w:t>
            </w:r>
          </w:p>
        </w:tc>
      </w:tr>
      <w:tr w:rsidR="00025912" w:rsidRPr="00931C08" w14:paraId="511A1B11" w14:textId="77777777" w:rsidTr="00F25748">
        <w:tc>
          <w:tcPr>
            <w:tcW w:w="1353" w:type="dxa"/>
            <w:shd w:val="clear" w:color="auto" w:fill="C1E4F5"/>
            <w:tcMar>
              <w:top w:w="120" w:type="dxa"/>
              <w:left w:w="180" w:type="dxa"/>
              <w:bottom w:w="120" w:type="dxa"/>
              <w:right w:w="180" w:type="dxa"/>
            </w:tcMar>
            <w:hideMark/>
          </w:tcPr>
          <w:p w14:paraId="293AEE9A"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133_toc_19</w:t>
            </w:r>
          </w:p>
        </w:tc>
        <w:tc>
          <w:tcPr>
            <w:tcW w:w="6000" w:type="dxa"/>
            <w:tcMar>
              <w:top w:w="120" w:type="dxa"/>
              <w:left w:w="180" w:type="dxa"/>
              <w:bottom w:w="120" w:type="dxa"/>
              <w:right w:w="180" w:type="dxa"/>
            </w:tcMar>
            <w:hideMark/>
          </w:tcPr>
          <w:p w14:paraId="54E0497C"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Knowledge Check</w:t>
            </w:r>
          </w:p>
        </w:tc>
        <w:tc>
          <w:tcPr>
            <w:tcW w:w="6000" w:type="dxa"/>
          </w:tcPr>
          <w:p w14:paraId="3B6FF516"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Verifica delle conoscenze</w:t>
            </w:r>
          </w:p>
        </w:tc>
      </w:tr>
      <w:tr w:rsidR="00025912" w:rsidRPr="00931C08" w14:paraId="08C9A0AA" w14:textId="77777777" w:rsidTr="00F25748">
        <w:tc>
          <w:tcPr>
            <w:tcW w:w="1353" w:type="dxa"/>
            <w:shd w:val="clear" w:color="auto" w:fill="C1E4F5"/>
            <w:tcMar>
              <w:top w:w="120" w:type="dxa"/>
              <w:left w:w="180" w:type="dxa"/>
              <w:bottom w:w="120" w:type="dxa"/>
              <w:right w:w="180" w:type="dxa"/>
            </w:tcMar>
            <w:hideMark/>
          </w:tcPr>
          <w:p w14:paraId="718D3F5A"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134_toc_20</w:t>
            </w:r>
          </w:p>
        </w:tc>
        <w:tc>
          <w:tcPr>
            <w:tcW w:w="6000" w:type="dxa"/>
            <w:tcMar>
              <w:top w:w="120" w:type="dxa"/>
              <w:left w:w="180" w:type="dxa"/>
              <w:bottom w:w="120" w:type="dxa"/>
              <w:right w:w="180" w:type="dxa"/>
            </w:tcMar>
            <w:hideMark/>
          </w:tcPr>
          <w:p w14:paraId="52C45A47"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Introduction</w:t>
            </w:r>
          </w:p>
        </w:tc>
        <w:tc>
          <w:tcPr>
            <w:tcW w:w="6000" w:type="dxa"/>
          </w:tcPr>
          <w:p w14:paraId="51C835ED"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Introduzione</w:t>
            </w:r>
          </w:p>
        </w:tc>
      </w:tr>
      <w:tr w:rsidR="00025912" w:rsidRPr="00931C08" w14:paraId="5A54FA1F" w14:textId="77777777" w:rsidTr="00F25748">
        <w:tc>
          <w:tcPr>
            <w:tcW w:w="1353" w:type="dxa"/>
            <w:shd w:val="clear" w:color="auto" w:fill="C1E4F5"/>
            <w:tcMar>
              <w:top w:w="120" w:type="dxa"/>
              <w:left w:w="180" w:type="dxa"/>
              <w:bottom w:w="120" w:type="dxa"/>
              <w:right w:w="180" w:type="dxa"/>
            </w:tcMar>
            <w:hideMark/>
          </w:tcPr>
          <w:p w14:paraId="3A254BE3"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135_toc_21</w:t>
            </w:r>
          </w:p>
        </w:tc>
        <w:tc>
          <w:tcPr>
            <w:tcW w:w="6000" w:type="dxa"/>
            <w:tcMar>
              <w:top w:w="120" w:type="dxa"/>
              <w:left w:w="180" w:type="dxa"/>
              <w:bottom w:w="120" w:type="dxa"/>
              <w:right w:w="180" w:type="dxa"/>
            </w:tcMar>
            <w:hideMark/>
          </w:tcPr>
          <w:p w14:paraId="43DD0ACC"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Assessment</w:t>
            </w:r>
          </w:p>
        </w:tc>
        <w:tc>
          <w:tcPr>
            <w:tcW w:w="6000" w:type="dxa"/>
          </w:tcPr>
          <w:p w14:paraId="11F40AF4"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Valutazione</w:t>
            </w:r>
          </w:p>
        </w:tc>
      </w:tr>
      <w:tr w:rsidR="00025912" w:rsidRPr="00931C08" w14:paraId="14BADEB7" w14:textId="77777777" w:rsidTr="00F25748">
        <w:tc>
          <w:tcPr>
            <w:tcW w:w="1353" w:type="dxa"/>
            <w:shd w:val="clear" w:color="auto" w:fill="C1E4F5"/>
            <w:tcMar>
              <w:top w:w="120" w:type="dxa"/>
              <w:left w:w="180" w:type="dxa"/>
              <w:bottom w:w="120" w:type="dxa"/>
              <w:right w:w="180" w:type="dxa"/>
            </w:tcMar>
            <w:hideMark/>
          </w:tcPr>
          <w:p w14:paraId="090C5C0B"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136_toc_22</w:t>
            </w:r>
          </w:p>
        </w:tc>
        <w:tc>
          <w:tcPr>
            <w:tcW w:w="6000" w:type="dxa"/>
            <w:tcMar>
              <w:top w:w="120" w:type="dxa"/>
              <w:left w:w="180" w:type="dxa"/>
              <w:bottom w:w="120" w:type="dxa"/>
              <w:right w:w="180" w:type="dxa"/>
            </w:tcMar>
            <w:hideMark/>
          </w:tcPr>
          <w:p w14:paraId="3A33D13C"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Feedback</w:t>
            </w:r>
          </w:p>
        </w:tc>
        <w:tc>
          <w:tcPr>
            <w:tcW w:w="6000" w:type="dxa"/>
          </w:tcPr>
          <w:p w14:paraId="70EED052"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Feedback</w:t>
            </w:r>
          </w:p>
        </w:tc>
      </w:tr>
      <w:tr w:rsidR="00025912" w:rsidRPr="00931C08" w14:paraId="718319B7" w14:textId="77777777" w:rsidTr="00F25748">
        <w:tc>
          <w:tcPr>
            <w:tcW w:w="1353" w:type="dxa"/>
            <w:shd w:val="clear" w:color="auto" w:fill="C1E4F5"/>
            <w:tcMar>
              <w:top w:w="120" w:type="dxa"/>
              <w:left w:w="180" w:type="dxa"/>
              <w:bottom w:w="120" w:type="dxa"/>
              <w:right w:w="180" w:type="dxa"/>
            </w:tcMar>
            <w:hideMark/>
          </w:tcPr>
          <w:p w14:paraId="5FFECEF2"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137_toc_23</w:t>
            </w:r>
          </w:p>
        </w:tc>
        <w:tc>
          <w:tcPr>
            <w:tcW w:w="6000" w:type="dxa"/>
            <w:tcMar>
              <w:top w:w="120" w:type="dxa"/>
              <w:left w:w="180" w:type="dxa"/>
              <w:bottom w:w="120" w:type="dxa"/>
              <w:right w:w="180" w:type="dxa"/>
            </w:tcMar>
            <w:hideMark/>
          </w:tcPr>
          <w:p w14:paraId="4D560A28"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Survey</w:t>
            </w:r>
          </w:p>
        </w:tc>
        <w:tc>
          <w:tcPr>
            <w:tcW w:w="6000" w:type="dxa"/>
          </w:tcPr>
          <w:p w14:paraId="78D07E1D"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Sondaggio</w:t>
            </w:r>
          </w:p>
        </w:tc>
      </w:tr>
      <w:tr w:rsidR="00025912" w:rsidRPr="00CB5A5B" w14:paraId="2E0C7E2B" w14:textId="77777777" w:rsidTr="00F25748">
        <w:tc>
          <w:tcPr>
            <w:tcW w:w="1353" w:type="dxa"/>
            <w:shd w:val="clear" w:color="auto" w:fill="C1E4F5"/>
            <w:tcMar>
              <w:top w:w="120" w:type="dxa"/>
              <w:left w:w="180" w:type="dxa"/>
              <w:bottom w:w="120" w:type="dxa"/>
              <w:right w:w="180" w:type="dxa"/>
            </w:tcMar>
            <w:hideMark/>
          </w:tcPr>
          <w:p w14:paraId="4D7E72FF"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070E81AC"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52915F93" w14:textId="77777777" w:rsidR="00315D6E" w:rsidRPr="00931C08"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 xml:space="preserve">Il corso non riesce a contattare l’LMS. Fai clic su “OK” per continuare e rivedere il corso. La Certificazione del corso </w:t>
            </w:r>
            <w:r w:rsidRPr="00931C08">
              <w:rPr>
                <w:rFonts w:ascii="Calibri" w:eastAsia="Calibri" w:hAnsi="Calibri" w:cs="Calibri"/>
                <w:lang w:val="it-IT"/>
              </w:rPr>
              <w:lastRenderedPageBreak/>
              <w:t xml:space="preserve">potrebbe non essere disponibile. Fai clic su “Annulla” per uscire </w:t>
            </w:r>
          </w:p>
        </w:tc>
      </w:tr>
      <w:tr w:rsidR="00025912" w:rsidRPr="00CB5A5B" w14:paraId="20EA2CFD" w14:textId="77777777" w:rsidTr="00F25748">
        <w:tc>
          <w:tcPr>
            <w:tcW w:w="1353" w:type="dxa"/>
            <w:shd w:val="clear" w:color="auto" w:fill="C1E4F5"/>
            <w:tcMar>
              <w:top w:w="120" w:type="dxa"/>
              <w:left w:w="180" w:type="dxa"/>
              <w:bottom w:w="120" w:type="dxa"/>
              <w:right w:w="180" w:type="dxa"/>
            </w:tcMar>
            <w:hideMark/>
          </w:tcPr>
          <w:p w14:paraId="30510373"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lastRenderedPageBreak/>
              <w:t>139_string_2</w:t>
            </w:r>
          </w:p>
        </w:tc>
        <w:tc>
          <w:tcPr>
            <w:tcW w:w="6000" w:type="dxa"/>
            <w:tcMar>
              <w:top w:w="120" w:type="dxa"/>
              <w:left w:w="180" w:type="dxa"/>
              <w:bottom w:w="120" w:type="dxa"/>
              <w:right w:w="180" w:type="dxa"/>
            </w:tcMar>
            <w:hideMark/>
          </w:tcPr>
          <w:p w14:paraId="2EFE25B9"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All questions remain unanswered</w:t>
            </w:r>
          </w:p>
        </w:tc>
        <w:tc>
          <w:tcPr>
            <w:tcW w:w="6000" w:type="dxa"/>
          </w:tcPr>
          <w:p w14:paraId="66FA06F7" w14:textId="77777777" w:rsidR="00315D6E" w:rsidRPr="00931C08" w:rsidRDefault="00764180" w:rsidP="00F25748">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Nessuna domanda ha ricevuto risposta</w:t>
            </w:r>
          </w:p>
        </w:tc>
      </w:tr>
      <w:tr w:rsidR="00025912" w:rsidRPr="00931C08" w14:paraId="2186B578" w14:textId="77777777" w:rsidTr="00F25748">
        <w:tc>
          <w:tcPr>
            <w:tcW w:w="1353" w:type="dxa"/>
            <w:shd w:val="clear" w:color="auto" w:fill="C1E4F5"/>
            <w:tcMar>
              <w:top w:w="120" w:type="dxa"/>
              <w:left w:w="180" w:type="dxa"/>
              <w:bottom w:w="120" w:type="dxa"/>
              <w:right w:w="180" w:type="dxa"/>
            </w:tcMar>
            <w:hideMark/>
          </w:tcPr>
          <w:p w14:paraId="52CCB808"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140_string_3</w:t>
            </w:r>
          </w:p>
        </w:tc>
        <w:tc>
          <w:tcPr>
            <w:tcW w:w="6000" w:type="dxa"/>
            <w:tcMar>
              <w:top w:w="120" w:type="dxa"/>
              <w:left w:w="180" w:type="dxa"/>
              <w:bottom w:w="120" w:type="dxa"/>
              <w:right w:w="180" w:type="dxa"/>
            </w:tcMar>
            <w:hideMark/>
          </w:tcPr>
          <w:p w14:paraId="12BCE7BF"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Questions</w:t>
            </w:r>
          </w:p>
        </w:tc>
        <w:tc>
          <w:tcPr>
            <w:tcW w:w="6000" w:type="dxa"/>
          </w:tcPr>
          <w:p w14:paraId="74133FE2"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Domande</w:t>
            </w:r>
          </w:p>
        </w:tc>
      </w:tr>
      <w:tr w:rsidR="00025912" w:rsidRPr="00931C08" w14:paraId="43E5E547" w14:textId="77777777" w:rsidTr="00F25748">
        <w:tc>
          <w:tcPr>
            <w:tcW w:w="1353" w:type="dxa"/>
            <w:shd w:val="clear" w:color="auto" w:fill="C1E4F5"/>
            <w:tcMar>
              <w:top w:w="120" w:type="dxa"/>
              <w:left w:w="180" w:type="dxa"/>
              <w:bottom w:w="120" w:type="dxa"/>
              <w:right w:w="180" w:type="dxa"/>
            </w:tcMar>
            <w:hideMark/>
          </w:tcPr>
          <w:p w14:paraId="47EC7384"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141_string_4</w:t>
            </w:r>
          </w:p>
        </w:tc>
        <w:tc>
          <w:tcPr>
            <w:tcW w:w="6000" w:type="dxa"/>
            <w:tcMar>
              <w:top w:w="120" w:type="dxa"/>
              <w:left w:w="180" w:type="dxa"/>
              <w:bottom w:w="120" w:type="dxa"/>
              <w:right w:w="180" w:type="dxa"/>
            </w:tcMar>
            <w:hideMark/>
          </w:tcPr>
          <w:p w14:paraId="55186E43"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Question</w:t>
            </w:r>
          </w:p>
        </w:tc>
        <w:tc>
          <w:tcPr>
            <w:tcW w:w="6000" w:type="dxa"/>
          </w:tcPr>
          <w:p w14:paraId="254ADBFB"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Domanda</w:t>
            </w:r>
          </w:p>
        </w:tc>
      </w:tr>
      <w:tr w:rsidR="00025912" w:rsidRPr="00931C08" w14:paraId="1EBBFF59" w14:textId="77777777" w:rsidTr="00F25748">
        <w:tc>
          <w:tcPr>
            <w:tcW w:w="1353" w:type="dxa"/>
            <w:shd w:val="clear" w:color="auto" w:fill="C1E4F5"/>
            <w:tcMar>
              <w:top w:w="120" w:type="dxa"/>
              <w:left w:w="180" w:type="dxa"/>
              <w:bottom w:w="120" w:type="dxa"/>
              <w:right w:w="180" w:type="dxa"/>
            </w:tcMar>
            <w:hideMark/>
          </w:tcPr>
          <w:p w14:paraId="6599BE5D"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142_string_5</w:t>
            </w:r>
          </w:p>
        </w:tc>
        <w:tc>
          <w:tcPr>
            <w:tcW w:w="6000" w:type="dxa"/>
            <w:tcMar>
              <w:top w:w="120" w:type="dxa"/>
              <w:left w:w="180" w:type="dxa"/>
              <w:bottom w:w="120" w:type="dxa"/>
              <w:right w:w="180" w:type="dxa"/>
            </w:tcMar>
            <w:hideMark/>
          </w:tcPr>
          <w:p w14:paraId="5628F35D"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not answered</w:t>
            </w:r>
          </w:p>
        </w:tc>
        <w:tc>
          <w:tcPr>
            <w:tcW w:w="6000" w:type="dxa"/>
          </w:tcPr>
          <w:p w14:paraId="7C0D211B"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senza risposta</w:t>
            </w:r>
          </w:p>
        </w:tc>
      </w:tr>
      <w:tr w:rsidR="00025912" w:rsidRPr="00931C08" w14:paraId="78E3F8F3" w14:textId="77777777" w:rsidTr="00F25748">
        <w:tc>
          <w:tcPr>
            <w:tcW w:w="1353" w:type="dxa"/>
            <w:shd w:val="clear" w:color="auto" w:fill="C1E4F5"/>
            <w:tcMar>
              <w:top w:w="120" w:type="dxa"/>
              <w:left w:w="180" w:type="dxa"/>
              <w:bottom w:w="120" w:type="dxa"/>
              <w:right w:w="180" w:type="dxa"/>
            </w:tcMar>
            <w:hideMark/>
          </w:tcPr>
          <w:p w14:paraId="2D3FBA99"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143_string_6</w:t>
            </w:r>
          </w:p>
        </w:tc>
        <w:tc>
          <w:tcPr>
            <w:tcW w:w="6000" w:type="dxa"/>
            <w:tcMar>
              <w:top w:w="120" w:type="dxa"/>
              <w:left w:w="180" w:type="dxa"/>
              <w:bottom w:w="120" w:type="dxa"/>
              <w:right w:w="180" w:type="dxa"/>
            </w:tcMar>
            <w:hideMark/>
          </w:tcPr>
          <w:p w14:paraId="00E63B14"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That's correct!</w:t>
            </w:r>
          </w:p>
        </w:tc>
        <w:tc>
          <w:tcPr>
            <w:tcW w:w="6000" w:type="dxa"/>
          </w:tcPr>
          <w:p w14:paraId="1B752A49"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Esatto!</w:t>
            </w:r>
          </w:p>
        </w:tc>
      </w:tr>
      <w:tr w:rsidR="00025912" w:rsidRPr="00931C08" w14:paraId="17ED3B33" w14:textId="77777777" w:rsidTr="00F25748">
        <w:tc>
          <w:tcPr>
            <w:tcW w:w="1353" w:type="dxa"/>
            <w:shd w:val="clear" w:color="auto" w:fill="C1E4F5"/>
            <w:tcMar>
              <w:top w:w="120" w:type="dxa"/>
              <w:left w:w="180" w:type="dxa"/>
              <w:bottom w:w="120" w:type="dxa"/>
              <w:right w:w="180" w:type="dxa"/>
            </w:tcMar>
            <w:hideMark/>
          </w:tcPr>
          <w:p w14:paraId="5CD28417"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144_string_7</w:t>
            </w:r>
          </w:p>
        </w:tc>
        <w:tc>
          <w:tcPr>
            <w:tcW w:w="6000" w:type="dxa"/>
            <w:tcMar>
              <w:top w:w="120" w:type="dxa"/>
              <w:left w:w="180" w:type="dxa"/>
              <w:bottom w:w="120" w:type="dxa"/>
              <w:right w:w="180" w:type="dxa"/>
            </w:tcMar>
            <w:hideMark/>
          </w:tcPr>
          <w:p w14:paraId="132247B1"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That's not correct!</w:t>
            </w:r>
          </w:p>
        </w:tc>
        <w:tc>
          <w:tcPr>
            <w:tcW w:w="6000" w:type="dxa"/>
          </w:tcPr>
          <w:p w14:paraId="252502E8"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Sbagliato!</w:t>
            </w:r>
          </w:p>
        </w:tc>
      </w:tr>
      <w:tr w:rsidR="00025912" w:rsidRPr="00931C08" w14:paraId="246913A7" w14:textId="77777777" w:rsidTr="00F25748">
        <w:tc>
          <w:tcPr>
            <w:tcW w:w="1353" w:type="dxa"/>
            <w:shd w:val="clear" w:color="auto" w:fill="C1E4F5"/>
            <w:tcMar>
              <w:top w:w="120" w:type="dxa"/>
              <w:left w:w="180" w:type="dxa"/>
              <w:bottom w:w="120" w:type="dxa"/>
              <w:right w:w="180" w:type="dxa"/>
            </w:tcMar>
            <w:hideMark/>
          </w:tcPr>
          <w:p w14:paraId="0304E0DB"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145_string_8</w:t>
            </w:r>
          </w:p>
        </w:tc>
        <w:tc>
          <w:tcPr>
            <w:tcW w:w="6000" w:type="dxa"/>
            <w:tcMar>
              <w:top w:w="120" w:type="dxa"/>
              <w:left w:w="180" w:type="dxa"/>
              <w:bottom w:w="120" w:type="dxa"/>
              <w:right w:w="180" w:type="dxa"/>
            </w:tcMar>
            <w:hideMark/>
          </w:tcPr>
          <w:p w14:paraId="6D32F66A"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 xml:space="preserve">Feedback: </w:t>
            </w:r>
          </w:p>
        </w:tc>
        <w:tc>
          <w:tcPr>
            <w:tcW w:w="6000" w:type="dxa"/>
          </w:tcPr>
          <w:p w14:paraId="57243DF0"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 xml:space="preserve">Feedback: </w:t>
            </w:r>
          </w:p>
        </w:tc>
      </w:tr>
      <w:tr w:rsidR="00025912" w:rsidRPr="00931C08" w14:paraId="5DE3D78E" w14:textId="77777777" w:rsidTr="00F25748">
        <w:tc>
          <w:tcPr>
            <w:tcW w:w="1353" w:type="dxa"/>
            <w:shd w:val="clear" w:color="auto" w:fill="C1E4F5"/>
            <w:tcMar>
              <w:top w:w="120" w:type="dxa"/>
              <w:left w:w="180" w:type="dxa"/>
              <w:bottom w:w="120" w:type="dxa"/>
              <w:right w:w="180" w:type="dxa"/>
            </w:tcMar>
            <w:hideMark/>
          </w:tcPr>
          <w:p w14:paraId="6E23C3FC"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146_string_9</w:t>
            </w:r>
          </w:p>
        </w:tc>
        <w:tc>
          <w:tcPr>
            <w:tcW w:w="6000" w:type="dxa"/>
            <w:tcMar>
              <w:top w:w="120" w:type="dxa"/>
              <w:left w:w="180" w:type="dxa"/>
              <w:bottom w:w="120" w:type="dxa"/>
              <w:right w:w="180" w:type="dxa"/>
            </w:tcMar>
            <w:hideMark/>
          </w:tcPr>
          <w:p w14:paraId="6D227DF9"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Code of Business Conduct</w:t>
            </w:r>
          </w:p>
        </w:tc>
        <w:tc>
          <w:tcPr>
            <w:tcW w:w="6000" w:type="dxa"/>
          </w:tcPr>
          <w:p w14:paraId="5F47BB28" w14:textId="1AEFE330"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 xml:space="preserve">Codice di </w:t>
            </w:r>
            <w:ins w:id="218" w:author="Borrello, Barbara" w:date="2025-12-22T17:22:00Z" w16du:dateUtc="2025-12-22T16:22:00Z">
              <w:r w:rsidR="00907673">
                <w:rPr>
                  <w:rFonts w:ascii="Calibri" w:eastAsia="Calibri" w:hAnsi="Calibri" w:cs="Calibri"/>
                  <w:lang w:val="it-IT"/>
                </w:rPr>
                <w:t>C</w:t>
              </w:r>
            </w:ins>
            <w:del w:id="219" w:author="Borrello, Barbara" w:date="2025-12-22T17:22:00Z" w16du:dateUtc="2025-12-22T16:22:00Z">
              <w:r w:rsidRPr="00931C08" w:rsidDel="00907673">
                <w:rPr>
                  <w:rFonts w:ascii="Calibri" w:eastAsia="Calibri" w:hAnsi="Calibri" w:cs="Calibri"/>
                  <w:lang w:val="it-IT"/>
                </w:rPr>
                <w:delText>c</w:delText>
              </w:r>
            </w:del>
            <w:r w:rsidRPr="00931C08">
              <w:rPr>
                <w:rFonts w:ascii="Calibri" w:eastAsia="Calibri" w:hAnsi="Calibri" w:cs="Calibri"/>
                <w:lang w:val="it-IT"/>
              </w:rPr>
              <w:t xml:space="preserve">ondotta </w:t>
            </w:r>
            <w:del w:id="220" w:author="Borrello, Barbara" w:date="2025-12-22T17:22:00Z" w16du:dateUtc="2025-12-22T16:22:00Z">
              <w:r w:rsidRPr="00931C08" w:rsidDel="00907673">
                <w:rPr>
                  <w:rFonts w:ascii="Calibri" w:eastAsia="Calibri" w:hAnsi="Calibri" w:cs="Calibri"/>
                  <w:lang w:val="it-IT"/>
                </w:rPr>
                <w:delText>a</w:delText>
              </w:r>
            </w:del>
            <w:ins w:id="221" w:author="Borrello, Barbara" w:date="2025-12-22T17:22:00Z" w16du:dateUtc="2025-12-22T16:22:00Z">
              <w:r w:rsidR="00907673">
                <w:rPr>
                  <w:rFonts w:ascii="Calibri" w:eastAsia="Calibri" w:hAnsi="Calibri" w:cs="Calibri"/>
                  <w:lang w:val="it-IT"/>
                </w:rPr>
                <w:t>A</w:t>
              </w:r>
            </w:ins>
            <w:r w:rsidRPr="00931C08">
              <w:rPr>
                <w:rFonts w:ascii="Calibri" w:eastAsia="Calibri" w:hAnsi="Calibri" w:cs="Calibri"/>
                <w:lang w:val="it-IT"/>
              </w:rPr>
              <w:t>ziendale</w:t>
            </w:r>
          </w:p>
        </w:tc>
      </w:tr>
      <w:tr w:rsidR="00025912" w:rsidRPr="00931C08" w14:paraId="079703F7" w14:textId="77777777" w:rsidTr="00F25748">
        <w:tc>
          <w:tcPr>
            <w:tcW w:w="1353" w:type="dxa"/>
            <w:shd w:val="clear" w:color="auto" w:fill="C1E4F5"/>
            <w:tcMar>
              <w:top w:w="120" w:type="dxa"/>
              <w:left w:w="180" w:type="dxa"/>
              <w:bottom w:w="120" w:type="dxa"/>
              <w:right w:w="180" w:type="dxa"/>
            </w:tcMar>
            <w:hideMark/>
          </w:tcPr>
          <w:p w14:paraId="08D13D41"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147_string_10</w:t>
            </w:r>
          </w:p>
        </w:tc>
        <w:tc>
          <w:tcPr>
            <w:tcW w:w="6000" w:type="dxa"/>
            <w:tcMar>
              <w:top w:w="120" w:type="dxa"/>
              <w:left w:w="180" w:type="dxa"/>
              <w:bottom w:w="120" w:type="dxa"/>
              <w:right w:w="180" w:type="dxa"/>
            </w:tcMar>
            <w:hideMark/>
          </w:tcPr>
          <w:p w14:paraId="5E2791D8"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Knowledge Check</w:t>
            </w:r>
          </w:p>
        </w:tc>
        <w:tc>
          <w:tcPr>
            <w:tcW w:w="6000" w:type="dxa"/>
          </w:tcPr>
          <w:p w14:paraId="2F130441"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Verifica delle conoscenze</w:t>
            </w:r>
          </w:p>
        </w:tc>
      </w:tr>
      <w:tr w:rsidR="00025912" w:rsidRPr="00931C08" w14:paraId="09EC3381" w14:textId="77777777" w:rsidTr="00F25748">
        <w:tc>
          <w:tcPr>
            <w:tcW w:w="1353" w:type="dxa"/>
            <w:shd w:val="clear" w:color="auto" w:fill="C1E4F5"/>
            <w:tcMar>
              <w:top w:w="120" w:type="dxa"/>
              <w:left w:w="180" w:type="dxa"/>
              <w:bottom w:w="120" w:type="dxa"/>
              <w:right w:w="180" w:type="dxa"/>
            </w:tcMar>
            <w:hideMark/>
          </w:tcPr>
          <w:p w14:paraId="477FBFBF"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148_string_11</w:t>
            </w:r>
          </w:p>
        </w:tc>
        <w:tc>
          <w:tcPr>
            <w:tcW w:w="6000" w:type="dxa"/>
            <w:tcMar>
              <w:top w:w="120" w:type="dxa"/>
              <w:left w:w="180" w:type="dxa"/>
              <w:bottom w:w="120" w:type="dxa"/>
              <w:right w:w="180" w:type="dxa"/>
            </w:tcMar>
            <w:hideMark/>
          </w:tcPr>
          <w:p w14:paraId="0AEBD1E4"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Submit</w:t>
            </w:r>
          </w:p>
        </w:tc>
        <w:tc>
          <w:tcPr>
            <w:tcW w:w="6000" w:type="dxa"/>
          </w:tcPr>
          <w:p w14:paraId="13DFC098"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Invia</w:t>
            </w:r>
          </w:p>
        </w:tc>
      </w:tr>
      <w:tr w:rsidR="00025912" w:rsidRPr="00931C08" w14:paraId="28BD1499" w14:textId="77777777" w:rsidTr="00F25748">
        <w:tc>
          <w:tcPr>
            <w:tcW w:w="1353" w:type="dxa"/>
            <w:shd w:val="clear" w:color="auto" w:fill="C1E4F5"/>
            <w:tcMar>
              <w:top w:w="120" w:type="dxa"/>
              <w:left w:w="180" w:type="dxa"/>
              <w:bottom w:w="120" w:type="dxa"/>
              <w:right w:w="180" w:type="dxa"/>
            </w:tcMar>
            <w:hideMark/>
          </w:tcPr>
          <w:p w14:paraId="45809CC0" w14:textId="77777777" w:rsidR="00315D6E" w:rsidRPr="00931C08" w:rsidRDefault="00764180" w:rsidP="00315D6E">
            <w:pPr>
              <w:spacing w:before="30" w:after="30"/>
              <w:ind w:left="30" w:right="30"/>
              <w:rPr>
                <w:rFonts w:ascii="Calibri" w:eastAsia="Times New Roman" w:hAnsi="Calibri" w:cs="Calibri"/>
                <w:sz w:val="16"/>
              </w:rPr>
            </w:pPr>
            <w:r w:rsidRPr="00931C08">
              <w:rPr>
                <w:rFonts w:ascii="Calibri" w:eastAsia="Times New Roman" w:hAnsi="Calibri" w:cs="Calibri"/>
                <w:sz w:val="16"/>
              </w:rPr>
              <w:t>149_string_12</w:t>
            </w:r>
          </w:p>
        </w:tc>
        <w:tc>
          <w:tcPr>
            <w:tcW w:w="6000" w:type="dxa"/>
            <w:tcMar>
              <w:top w:w="120" w:type="dxa"/>
              <w:left w:w="180" w:type="dxa"/>
              <w:bottom w:w="120" w:type="dxa"/>
              <w:right w:w="180" w:type="dxa"/>
            </w:tcMar>
            <w:hideMark/>
          </w:tcPr>
          <w:p w14:paraId="720A5720"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Retake</w:t>
            </w:r>
          </w:p>
        </w:tc>
        <w:tc>
          <w:tcPr>
            <w:tcW w:w="6000" w:type="dxa"/>
          </w:tcPr>
          <w:p w14:paraId="11BD5D9D" w14:textId="77777777" w:rsidR="00315D6E"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Riprova</w:t>
            </w:r>
          </w:p>
        </w:tc>
      </w:tr>
      <w:tr w:rsidR="00025912" w:rsidRPr="00FE4056" w14:paraId="503091A6" w14:textId="77777777" w:rsidTr="00F25748">
        <w:tc>
          <w:tcPr>
            <w:tcW w:w="1353" w:type="dxa"/>
            <w:shd w:val="clear" w:color="auto" w:fill="C1E4F5"/>
            <w:tcMar>
              <w:top w:w="120" w:type="dxa"/>
              <w:left w:w="180" w:type="dxa"/>
              <w:bottom w:w="120" w:type="dxa"/>
              <w:right w:w="180" w:type="dxa"/>
            </w:tcMar>
            <w:hideMark/>
          </w:tcPr>
          <w:p w14:paraId="78CBECC6" w14:textId="77777777" w:rsidR="005B5C04" w:rsidRPr="00931C08" w:rsidRDefault="00764180" w:rsidP="005B5C04">
            <w:pPr>
              <w:spacing w:before="30" w:after="30"/>
              <w:ind w:left="30" w:right="30"/>
              <w:rPr>
                <w:rFonts w:ascii="Calibri" w:eastAsia="Times New Roman" w:hAnsi="Calibri" w:cs="Calibri"/>
                <w:sz w:val="16"/>
              </w:rPr>
            </w:pPr>
            <w:r w:rsidRPr="00931C08">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424754CD" w14:textId="77777777" w:rsidR="005B5C0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 xml:space="preserve">Course Description: Our Code of Business Conduct is a critically important document that describes our company’s expectations of every employee as we represent Abbott in our daily work. It provides a foundation for our responsibilities and behaviors that will help us make the best choices for Abbott, for </w:t>
            </w:r>
            <w:r w:rsidRPr="00931C08">
              <w:rPr>
                <w:rFonts w:ascii="Calibri" w:eastAsia="Times New Roman" w:hAnsi="Calibri" w:cs="Calibri"/>
              </w:rPr>
              <w:lastRenderedPageBreak/>
              <w:t>ourselves, and for the many people we serve. This course provides a high level overview of the Code, outlines our company's expectations and your obligations, and provides practical advice on what to do when the best path forward is hard to determine. The course will take 35-45 minutes to complete.</w:t>
            </w:r>
          </w:p>
        </w:tc>
        <w:tc>
          <w:tcPr>
            <w:tcW w:w="6000" w:type="dxa"/>
          </w:tcPr>
          <w:p w14:paraId="458D1377" w14:textId="30CC1578" w:rsidR="005B5C04" w:rsidRPr="00FE4056" w:rsidRDefault="00764180" w:rsidP="00F25748">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lastRenderedPageBreak/>
              <w:t xml:space="preserve">Descrizione del corso: Il nostro Codice di </w:t>
            </w:r>
            <w:del w:id="222" w:author="Borrello, Barbara" w:date="2025-12-22T17:22:00Z" w16du:dateUtc="2025-12-22T16:22:00Z">
              <w:r w:rsidRPr="00931C08" w:rsidDel="00907673">
                <w:rPr>
                  <w:rFonts w:ascii="Calibri" w:eastAsia="Calibri" w:hAnsi="Calibri" w:cs="Calibri"/>
                  <w:lang w:val="it-IT"/>
                </w:rPr>
                <w:delText>c</w:delText>
              </w:r>
            </w:del>
            <w:ins w:id="223" w:author="Borrello, Barbara" w:date="2025-12-22T17:22:00Z" w16du:dateUtc="2025-12-22T16:22:00Z">
              <w:r w:rsidR="00907673">
                <w:rPr>
                  <w:rFonts w:ascii="Calibri" w:eastAsia="Calibri" w:hAnsi="Calibri" w:cs="Calibri"/>
                  <w:lang w:val="it-IT"/>
                </w:rPr>
                <w:t>C</w:t>
              </w:r>
            </w:ins>
            <w:r w:rsidRPr="00931C08">
              <w:rPr>
                <w:rFonts w:ascii="Calibri" w:eastAsia="Calibri" w:hAnsi="Calibri" w:cs="Calibri"/>
                <w:lang w:val="it-IT"/>
              </w:rPr>
              <w:t xml:space="preserve">ondotta </w:t>
            </w:r>
            <w:ins w:id="224" w:author="Borrello, Barbara" w:date="2025-12-22T17:22:00Z" w16du:dateUtc="2025-12-22T16:22:00Z">
              <w:r w:rsidR="00907673">
                <w:rPr>
                  <w:rFonts w:ascii="Calibri" w:eastAsia="Calibri" w:hAnsi="Calibri" w:cs="Calibri"/>
                  <w:lang w:val="it-IT"/>
                </w:rPr>
                <w:t>A</w:t>
              </w:r>
            </w:ins>
            <w:del w:id="225" w:author="Borrello, Barbara" w:date="2025-12-22T17:22:00Z" w16du:dateUtc="2025-12-22T16:22:00Z">
              <w:r w:rsidRPr="00931C08" w:rsidDel="00907673">
                <w:rPr>
                  <w:rFonts w:ascii="Calibri" w:eastAsia="Calibri" w:hAnsi="Calibri" w:cs="Calibri"/>
                  <w:lang w:val="it-IT"/>
                </w:rPr>
                <w:delText>a</w:delText>
              </w:r>
            </w:del>
            <w:r w:rsidRPr="00931C08">
              <w:rPr>
                <w:rFonts w:ascii="Calibri" w:eastAsia="Calibri" w:hAnsi="Calibri" w:cs="Calibri"/>
                <w:lang w:val="it-IT"/>
              </w:rPr>
              <w:t xml:space="preserve">ziendale è un documento di importanza fondamentale che descrive le aspettative che l’azienda nutre verso ciascun dipendente, poiché attraverso il nostro lavoro quotidiano noi rappresentiamo Abbott. Su di esso si fondano i nostri comportamenti e le nostre responsabilità </w:t>
            </w:r>
            <w:r w:rsidRPr="00931C08">
              <w:rPr>
                <w:rFonts w:ascii="Calibri" w:eastAsia="Calibri" w:hAnsi="Calibri" w:cs="Calibri"/>
                <w:lang w:val="it-IT"/>
              </w:rPr>
              <w:lastRenderedPageBreak/>
              <w:t>e ci aiuterà a operare le scelte migliori per Abbott, per noi stessi e per le numerose persone che si affidano a noi. Questo corso offre una panoramica di alto livello del Codice, definisce le aspettative dell’azienda e i tuoi obblighi, e fornisce indicazioni pratiche su cosa fare quando il percorso migliore da seguire non è</w:t>
            </w:r>
            <w:r w:rsidR="00FE4056">
              <w:rPr>
                <w:rFonts w:ascii="Calibri" w:eastAsia="Calibri" w:hAnsi="Calibri" w:cs="Calibri"/>
                <w:lang w:val="it-IT"/>
              </w:rPr>
              <w:t> </w:t>
            </w:r>
            <w:r w:rsidRPr="00931C08">
              <w:rPr>
                <w:rFonts w:ascii="Calibri" w:eastAsia="Calibri" w:hAnsi="Calibri" w:cs="Calibri"/>
                <w:lang w:val="it-IT"/>
              </w:rPr>
              <w:t>immediatamente chiaro. Il completamento del</w:t>
            </w:r>
            <w:r w:rsidR="00FE4056">
              <w:rPr>
                <w:rFonts w:ascii="Calibri" w:eastAsia="Calibri" w:hAnsi="Calibri" w:cs="Calibri"/>
                <w:lang w:val="it-IT"/>
              </w:rPr>
              <w:t> </w:t>
            </w:r>
            <w:r w:rsidRPr="00931C08">
              <w:rPr>
                <w:rFonts w:ascii="Calibri" w:eastAsia="Calibri" w:hAnsi="Calibri" w:cs="Calibri"/>
                <w:lang w:val="it-IT"/>
              </w:rPr>
              <w:t>corso</w:t>
            </w:r>
            <w:r w:rsidR="00FE4056">
              <w:rPr>
                <w:rFonts w:ascii="Calibri" w:eastAsia="Calibri" w:hAnsi="Calibri" w:cs="Calibri"/>
                <w:lang w:val="it-IT"/>
              </w:rPr>
              <w:t> </w:t>
            </w:r>
            <w:r w:rsidRPr="00931C08">
              <w:rPr>
                <w:rFonts w:ascii="Calibri" w:eastAsia="Calibri" w:hAnsi="Calibri" w:cs="Calibri"/>
                <w:lang w:val="it-IT"/>
              </w:rPr>
              <w:t>richiede 35-45 minuti.</w:t>
            </w:r>
          </w:p>
        </w:tc>
      </w:tr>
      <w:tr w:rsidR="00025912" w:rsidRPr="00931C08" w14:paraId="18942E5E" w14:textId="77777777" w:rsidTr="00F25748">
        <w:tc>
          <w:tcPr>
            <w:tcW w:w="1353" w:type="dxa"/>
            <w:shd w:val="clear" w:color="auto" w:fill="C1E4F5"/>
            <w:tcMar>
              <w:top w:w="120" w:type="dxa"/>
              <w:left w:w="180" w:type="dxa"/>
              <w:bottom w:w="120" w:type="dxa"/>
              <w:right w:w="180" w:type="dxa"/>
            </w:tcMar>
            <w:hideMark/>
          </w:tcPr>
          <w:p w14:paraId="725069D7" w14:textId="77777777" w:rsidR="005B5C04" w:rsidRPr="00931C08" w:rsidRDefault="00764180" w:rsidP="005B5C04">
            <w:pPr>
              <w:spacing w:before="30" w:after="30"/>
              <w:ind w:left="30" w:right="30"/>
              <w:rPr>
                <w:rFonts w:ascii="Calibri" w:eastAsia="Times New Roman" w:hAnsi="Calibri" w:cs="Calibri"/>
                <w:sz w:val="16"/>
              </w:rPr>
            </w:pPr>
            <w:r w:rsidRPr="00931C08">
              <w:rPr>
                <w:rFonts w:ascii="Calibri" w:eastAsia="Times New Roman" w:hAnsi="Calibri" w:cs="Calibri"/>
                <w:sz w:val="16"/>
              </w:rPr>
              <w:lastRenderedPageBreak/>
              <w:t>151_string_14</w:t>
            </w:r>
          </w:p>
        </w:tc>
        <w:tc>
          <w:tcPr>
            <w:tcW w:w="6000" w:type="dxa"/>
            <w:tcMar>
              <w:top w:w="120" w:type="dxa"/>
              <w:left w:w="180" w:type="dxa"/>
              <w:bottom w:w="120" w:type="dxa"/>
              <w:right w:w="180" w:type="dxa"/>
            </w:tcMar>
            <w:hideMark/>
          </w:tcPr>
          <w:p w14:paraId="11F94376" w14:textId="77777777" w:rsidR="005B5C0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Menu</w:t>
            </w:r>
          </w:p>
        </w:tc>
        <w:tc>
          <w:tcPr>
            <w:tcW w:w="6000" w:type="dxa"/>
          </w:tcPr>
          <w:p w14:paraId="229DBE24" w14:textId="77777777" w:rsidR="005B5C0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Menu</w:t>
            </w:r>
          </w:p>
        </w:tc>
      </w:tr>
      <w:tr w:rsidR="00025912" w:rsidRPr="00931C08" w14:paraId="28DDE590" w14:textId="77777777" w:rsidTr="00F25748">
        <w:tc>
          <w:tcPr>
            <w:tcW w:w="1353" w:type="dxa"/>
            <w:shd w:val="clear" w:color="auto" w:fill="C1E4F5"/>
            <w:tcMar>
              <w:top w:w="120" w:type="dxa"/>
              <w:left w:w="180" w:type="dxa"/>
              <w:bottom w:w="120" w:type="dxa"/>
              <w:right w:w="180" w:type="dxa"/>
            </w:tcMar>
            <w:hideMark/>
          </w:tcPr>
          <w:p w14:paraId="07C383F9" w14:textId="77777777" w:rsidR="005B5C04" w:rsidRPr="00931C08" w:rsidRDefault="00764180" w:rsidP="005B5C04">
            <w:pPr>
              <w:spacing w:before="30" w:after="30"/>
              <w:ind w:left="30" w:right="30"/>
              <w:rPr>
                <w:rFonts w:ascii="Calibri" w:eastAsia="Times New Roman" w:hAnsi="Calibri" w:cs="Calibri"/>
                <w:sz w:val="16"/>
              </w:rPr>
            </w:pPr>
            <w:r w:rsidRPr="00931C08">
              <w:rPr>
                <w:rFonts w:ascii="Calibri" w:eastAsia="Times New Roman" w:hAnsi="Calibri" w:cs="Calibri"/>
                <w:sz w:val="16"/>
              </w:rPr>
              <w:t>152_string_15</w:t>
            </w:r>
          </w:p>
        </w:tc>
        <w:tc>
          <w:tcPr>
            <w:tcW w:w="6000" w:type="dxa"/>
            <w:tcMar>
              <w:top w:w="120" w:type="dxa"/>
              <w:left w:w="180" w:type="dxa"/>
              <w:bottom w:w="120" w:type="dxa"/>
              <w:right w:w="180" w:type="dxa"/>
            </w:tcMar>
            <w:hideMark/>
          </w:tcPr>
          <w:p w14:paraId="72AAA74B" w14:textId="77777777" w:rsidR="005B5C0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Resources</w:t>
            </w:r>
          </w:p>
        </w:tc>
        <w:tc>
          <w:tcPr>
            <w:tcW w:w="6000" w:type="dxa"/>
          </w:tcPr>
          <w:p w14:paraId="17E0DF29" w14:textId="77777777" w:rsidR="005B5C0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Risorse</w:t>
            </w:r>
          </w:p>
        </w:tc>
      </w:tr>
      <w:tr w:rsidR="00025912" w:rsidRPr="00931C08" w14:paraId="498A0A71" w14:textId="77777777" w:rsidTr="00F25748">
        <w:tc>
          <w:tcPr>
            <w:tcW w:w="1353" w:type="dxa"/>
            <w:shd w:val="clear" w:color="auto" w:fill="C1E4F5"/>
            <w:tcMar>
              <w:top w:w="120" w:type="dxa"/>
              <w:left w:w="180" w:type="dxa"/>
              <w:bottom w:w="120" w:type="dxa"/>
              <w:right w:w="180" w:type="dxa"/>
            </w:tcMar>
            <w:hideMark/>
          </w:tcPr>
          <w:p w14:paraId="63BC8B98" w14:textId="77777777" w:rsidR="005B5C04" w:rsidRPr="00931C08" w:rsidRDefault="00764180" w:rsidP="005B5C04">
            <w:pPr>
              <w:spacing w:before="30" w:after="30"/>
              <w:ind w:left="30" w:right="30"/>
              <w:rPr>
                <w:rFonts w:ascii="Calibri" w:eastAsia="Times New Roman" w:hAnsi="Calibri" w:cs="Calibri"/>
                <w:sz w:val="16"/>
              </w:rPr>
            </w:pPr>
            <w:r w:rsidRPr="00931C08">
              <w:rPr>
                <w:rFonts w:ascii="Calibri" w:eastAsia="Times New Roman" w:hAnsi="Calibri" w:cs="Calibri"/>
                <w:sz w:val="16"/>
              </w:rPr>
              <w:t>153_string_16</w:t>
            </w:r>
          </w:p>
        </w:tc>
        <w:tc>
          <w:tcPr>
            <w:tcW w:w="6000" w:type="dxa"/>
            <w:tcMar>
              <w:top w:w="120" w:type="dxa"/>
              <w:left w:w="180" w:type="dxa"/>
              <w:bottom w:w="120" w:type="dxa"/>
              <w:right w:w="180" w:type="dxa"/>
            </w:tcMar>
            <w:hideMark/>
          </w:tcPr>
          <w:p w14:paraId="53442E98" w14:textId="77777777" w:rsidR="005B5C0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Reference Material</w:t>
            </w:r>
          </w:p>
        </w:tc>
        <w:tc>
          <w:tcPr>
            <w:tcW w:w="6000" w:type="dxa"/>
          </w:tcPr>
          <w:p w14:paraId="79BC5807" w14:textId="77777777" w:rsidR="005B5C0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Materiale di riferimento</w:t>
            </w:r>
          </w:p>
        </w:tc>
      </w:tr>
      <w:tr w:rsidR="00025912" w:rsidRPr="00931C08" w14:paraId="0C5747F5" w14:textId="77777777" w:rsidTr="00F25748">
        <w:tc>
          <w:tcPr>
            <w:tcW w:w="1353" w:type="dxa"/>
            <w:shd w:val="clear" w:color="auto" w:fill="C1E4F5"/>
            <w:tcMar>
              <w:top w:w="120" w:type="dxa"/>
              <w:left w:w="180" w:type="dxa"/>
              <w:bottom w:w="120" w:type="dxa"/>
              <w:right w:w="180" w:type="dxa"/>
            </w:tcMar>
            <w:hideMark/>
          </w:tcPr>
          <w:p w14:paraId="4FBF5B4E" w14:textId="77777777" w:rsidR="005B5C04" w:rsidRPr="00931C08" w:rsidRDefault="00764180" w:rsidP="005B5C04">
            <w:pPr>
              <w:spacing w:before="30" w:after="30"/>
              <w:ind w:left="30" w:right="30"/>
              <w:rPr>
                <w:rFonts w:ascii="Calibri" w:eastAsia="Times New Roman" w:hAnsi="Calibri" w:cs="Calibri"/>
                <w:sz w:val="16"/>
              </w:rPr>
            </w:pPr>
            <w:r w:rsidRPr="00931C08">
              <w:rPr>
                <w:rFonts w:ascii="Calibri" w:eastAsia="Times New Roman" w:hAnsi="Calibri" w:cs="Calibri"/>
                <w:sz w:val="16"/>
              </w:rPr>
              <w:t>154_string_17</w:t>
            </w:r>
          </w:p>
        </w:tc>
        <w:tc>
          <w:tcPr>
            <w:tcW w:w="6000" w:type="dxa"/>
            <w:tcMar>
              <w:top w:w="120" w:type="dxa"/>
              <w:left w:w="180" w:type="dxa"/>
              <w:bottom w:w="120" w:type="dxa"/>
              <w:right w:w="180" w:type="dxa"/>
            </w:tcMar>
            <w:hideMark/>
          </w:tcPr>
          <w:p w14:paraId="7B1E9965" w14:textId="77777777" w:rsidR="005B5C0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Audio</w:t>
            </w:r>
          </w:p>
        </w:tc>
        <w:tc>
          <w:tcPr>
            <w:tcW w:w="6000" w:type="dxa"/>
          </w:tcPr>
          <w:p w14:paraId="5FEFC4A1" w14:textId="77777777" w:rsidR="005B5C0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Audio</w:t>
            </w:r>
          </w:p>
        </w:tc>
      </w:tr>
      <w:tr w:rsidR="00025912" w:rsidRPr="00931C08" w14:paraId="7684A578" w14:textId="77777777" w:rsidTr="00F25748">
        <w:tc>
          <w:tcPr>
            <w:tcW w:w="1353" w:type="dxa"/>
            <w:shd w:val="clear" w:color="auto" w:fill="C1E4F5"/>
            <w:tcMar>
              <w:top w:w="120" w:type="dxa"/>
              <w:left w:w="180" w:type="dxa"/>
              <w:bottom w:w="120" w:type="dxa"/>
              <w:right w:w="180" w:type="dxa"/>
            </w:tcMar>
            <w:hideMark/>
          </w:tcPr>
          <w:p w14:paraId="0B7031F6" w14:textId="77777777" w:rsidR="005B5C04" w:rsidRPr="00931C08" w:rsidRDefault="00764180" w:rsidP="005B5C04">
            <w:pPr>
              <w:spacing w:before="30" w:after="30"/>
              <w:ind w:left="30" w:right="30"/>
              <w:rPr>
                <w:rFonts w:ascii="Calibri" w:eastAsia="Times New Roman" w:hAnsi="Calibri" w:cs="Calibri"/>
                <w:sz w:val="16"/>
              </w:rPr>
            </w:pPr>
            <w:r w:rsidRPr="00931C08">
              <w:rPr>
                <w:rFonts w:ascii="Calibri" w:eastAsia="Times New Roman" w:hAnsi="Calibri" w:cs="Calibri"/>
                <w:sz w:val="16"/>
              </w:rPr>
              <w:t>155_string_18</w:t>
            </w:r>
          </w:p>
        </w:tc>
        <w:tc>
          <w:tcPr>
            <w:tcW w:w="6000" w:type="dxa"/>
            <w:tcMar>
              <w:top w:w="120" w:type="dxa"/>
              <w:left w:w="180" w:type="dxa"/>
              <w:bottom w:w="120" w:type="dxa"/>
              <w:right w:w="180" w:type="dxa"/>
            </w:tcMar>
            <w:hideMark/>
          </w:tcPr>
          <w:p w14:paraId="6A39676E" w14:textId="77777777" w:rsidR="005B5C0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Exit</w:t>
            </w:r>
          </w:p>
        </w:tc>
        <w:tc>
          <w:tcPr>
            <w:tcW w:w="6000" w:type="dxa"/>
          </w:tcPr>
          <w:p w14:paraId="3741E896" w14:textId="77777777" w:rsidR="005B5C0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Esci</w:t>
            </w:r>
          </w:p>
        </w:tc>
      </w:tr>
      <w:tr w:rsidR="00025912" w:rsidRPr="00931C08" w14:paraId="1344C61D" w14:textId="77777777" w:rsidTr="00F25748">
        <w:tc>
          <w:tcPr>
            <w:tcW w:w="1353" w:type="dxa"/>
            <w:shd w:val="clear" w:color="auto" w:fill="C1E4F5"/>
            <w:tcMar>
              <w:top w:w="120" w:type="dxa"/>
              <w:left w:w="180" w:type="dxa"/>
              <w:bottom w:w="120" w:type="dxa"/>
              <w:right w:w="180" w:type="dxa"/>
            </w:tcMar>
            <w:hideMark/>
          </w:tcPr>
          <w:p w14:paraId="59CCEAC6" w14:textId="77777777" w:rsidR="005B5C04" w:rsidRPr="00931C08" w:rsidRDefault="00764180" w:rsidP="005B5C04">
            <w:pPr>
              <w:spacing w:before="30" w:after="30"/>
              <w:ind w:left="30" w:right="30"/>
              <w:rPr>
                <w:rFonts w:ascii="Calibri" w:eastAsia="Times New Roman" w:hAnsi="Calibri" w:cs="Calibri"/>
                <w:sz w:val="16"/>
              </w:rPr>
            </w:pPr>
            <w:r w:rsidRPr="00931C08">
              <w:rPr>
                <w:rFonts w:ascii="Calibri" w:eastAsia="Times New Roman" w:hAnsi="Calibri" w:cs="Calibri"/>
                <w:sz w:val="16"/>
              </w:rPr>
              <w:t>156_string_19</w:t>
            </w:r>
          </w:p>
        </w:tc>
        <w:tc>
          <w:tcPr>
            <w:tcW w:w="6000" w:type="dxa"/>
            <w:tcMar>
              <w:top w:w="120" w:type="dxa"/>
              <w:left w:w="180" w:type="dxa"/>
              <w:bottom w:w="120" w:type="dxa"/>
              <w:right w:w="180" w:type="dxa"/>
            </w:tcMar>
            <w:hideMark/>
          </w:tcPr>
          <w:p w14:paraId="25578346" w14:textId="77777777" w:rsidR="005B5C0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Close</w:t>
            </w:r>
          </w:p>
        </w:tc>
        <w:tc>
          <w:tcPr>
            <w:tcW w:w="6000" w:type="dxa"/>
          </w:tcPr>
          <w:p w14:paraId="2953EA00" w14:textId="77777777" w:rsidR="005B5C0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Chiudi</w:t>
            </w:r>
          </w:p>
        </w:tc>
      </w:tr>
      <w:tr w:rsidR="00025912" w:rsidRPr="00931C08" w14:paraId="1C2B5138" w14:textId="77777777" w:rsidTr="00F25748">
        <w:tc>
          <w:tcPr>
            <w:tcW w:w="1353" w:type="dxa"/>
            <w:shd w:val="clear" w:color="auto" w:fill="C1E4F5"/>
            <w:tcMar>
              <w:top w:w="120" w:type="dxa"/>
              <w:left w:w="180" w:type="dxa"/>
              <w:bottom w:w="120" w:type="dxa"/>
              <w:right w:w="180" w:type="dxa"/>
            </w:tcMar>
            <w:hideMark/>
          </w:tcPr>
          <w:p w14:paraId="5070FE48" w14:textId="77777777" w:rsidR="005B5C04" w:rsidRPr="00931C08" w:rsidRDefault="00764180" w:rsidP="005B5C04">
            <w:pPr>
              <w:spacing w:before="30" w:after="30"/>
              <w:ind w:left="30" w:right="30"/>
              <w:rPr>
                <w:rFonts w:ascii="Calibri" w:eastAsia="Times New Roman" w:hAnsi="Calibri" w:cs="Calibri"/>
                <w:sz w:val="16"/>
              </w:rPr>
            </w:pPr>
            <w:r w:rsidRPr="00931C08">
              <w:rPr>
                <w:rFonts w:ascii="Calibri" w:eastAsia="Times New Roman" w:hAnsi="Calibri" w:cs="Calibri"/>
                <w:sz w:val="16"/>
              </w:rPr>
              <w:t>157_string_20</w:t>
            </w:r>
          </w:p>
        </w:tc>
        <w:tc>
          <w:tcPr>
            <w:tcW w:w="6000" w:type="dxa"/>
            <w:tcMar>
              <w:top w:w="120" w:type="dxa"/>
              <w:left w:w="180" w:type="dxa"/>
              <w:bottom w:w="120" w:type="dxa"/>
              <w:right w:w="180" w:type="dxa"/>
            </w:tcMar>
            <w:hideMark/>
          </w:tcPr>
          <w:p w14:paraId="19D7EF65" w14:textId="77777777" w:rsidR="005B5C0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Comment</w:t>
            </w:r>
            <w:r w:rsidR="00F5122E" w:rsidRPr="00931C08">
              <w:rPr>
                <w:rFonts w:ascii="Calibri" w:eastAsia="Times New Roman" w:hAnsi="Calibri" w:cs="Calibri"/>
              </w:rPr>
              <w:t>…</w:t>
            </w:r>
          </w:p>
        </w:tc>
        <w:tc>
          <w:tcPr>
            <w:tcW w:w="6000" w:type="dxa"/>
          </w:tcPr>
          <w:p w14:paraId="0C07A400" w14:textId="77777777" w:rsidR="005B5C0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Calibri" w:hAnsi="Calibri" w:cs="Calibri"/>
                <w:lang w:val="it-IT"/>
              </w:rPr>
              <w:t>Commento…</w:t>
            </w:r>
          </w:p>
        </w:tc>
      </w:tr>
      <w:tr w:rsidR="00025912" w:rsidRPr="00CB5A5B" w14:paraId="03591D46" w14:textId="77777777" w:rsidTr="00F25748">
        <w:tc>
          <w:tcPr>
            <w:tcW w:w="1353" w:type="dxa"/>
            <w:shd w:val="clear" w:color="auto" w:fill="C1E4F5"/>
            <w:tcMar>
              <w:top w:w="120" w:type="dxa"/>
              <w:left w:w="180" w:type="dxa"/>
              <w:bottom w:w="120" w:type="dxa"/>
              <w:right w:w="180" w:type="dxa"/>
            </w:tcMar>
          </w:tcPr>
          <w:p w14:paraId="44D7942E" w14:textId="77777777" w:rsidR="005B5C04" w:rsidRPr="00931C08" w:rsidRDefault="00764180" w:rsidP="005B5C04">
            <w:pPr>
              <w:spacing w:before="30" w:after="30"/>
              <w:ind w:left="30" w:right="30"/>
              <w:rPr>
                <w:rFonts w:ascii="Calibri" w:eastAsia="Times New Roman" w:hAnsi="Calibri" w:cs="Calibri"/>
                <w:sz w:val="16"/>
              </w:rPr>
            </w:pPr>
            <w:r w:rsidRPr="00931C08">
              <w:rPr>
                <w:rFonts w:ascii="Calibri" w:eastAsia="Times New Roman" w:hAnsi="Calibri" w:cs="Calibri"/>
                <w:sz w:val="16"/>
              </w:rPr>
              <w:t>FB_01</w:t>
            </w:r>
          </w:p>
        </w:tc>
        <w:tc>
          <w:tcPr>
            <w:tcW w:w="6000" w:type="dxa"/>
            <w:tcMar>
              <w:top w:w="120" w:type="dxa"/>
              <w:left w:w="180" w:type="dxa"/>
              <w:bottom w:w="120" w:type="dxa"/>
              <w:right w:w="180" w:type="dxa"/>
            </w:tcMar>
          </w:tcPr>
          <w:p w14:paraId="1D5C8374" w14:textId="77777777" w:rsidR="005B5C04" w:rsidRPr="00931C08" w:rsidRDefault="00764180" w:rsidP="00F25748">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You must view all content before moving forward.</w:t>
            </w:r>
          </w:p>
        </w:tc>
        <w:tc>
          <w:tcPr>
            <w:tcW w:w="6000" w:type="dxa"/>
          </w:tcPr>
          <w:p w14:paraId="012BAB59" w14:textId="77777777" w:rsidR="005B5C04" w:rsidRPr="00CB5A5B" w:rsidRDefault="00764180" w:rsidP="00F25748">
            <w:pPr>
              <w:spacing w:before="100" w:beforeAutospacing="1" w:after="100" w:afterAutospacing="1"/>
              <w:ind w:left="30" w:right="30"/>
              <w:rPr>
                <w:rFonts w:ascii="Calibri" w:eastAsia="Times New Roman" w:hAnsi="Calibri" w:cs="Calibri"/>
                <w:lang w:val="it-IT"/>
                <w:rPrChange w:id="226" w:author="Borrello, Barbara" w:date="2025-12-22T15:17:00Z" w16du:dateUtc="2025-12-22T14:17:00Z">
                  <w:rPr>
                    <w:rFonts w:ascii="Calibri" w:eastAsia="Times New Roman" w:hAnsi="Calibri" w:cs="Calibri"/>
                  </w:rPr>
                </w:rPrChange>
              </w:rPr>
            </w:pPr>
            <w:r w:rsidRPr="00931C08">
              <w:rPr>
                <w:rFonts w:ascii="Calibri" w:eastAsia="Calibri" w:hAnsi="Calibri" w:cs="Calibri"/>
                <w:lang w:val="it-IT"/>
              </w:rPr>
              <w:t>Devi esaminare tutto il contenuto prima di procedere.</w:t>
            </w:r>
          </w:p>
        </w:tc>
      </w:tr>
    </w:tbl>
    <w:p w14:paraId="0CC4B2CB" w14:textId="77777777" w:rsidR="00840375" w:rsidRPr="00CB5A5B" w:rsidRDefault="00840375">
      <w:pPr>
        <w:rPr>
          <w:lang w:val="it-IT"/>
          <w:rPrChange w:id="227" w:author="Borrello, Barbara" w:date="2025-12-22T15:17:00Z" w16du:dateUtc="2025-12-22T14:17:00Z">
            <w:rPr/>
          </w:rPrChange>
        </w:rPr>
      </w:pPr>
    </w:p>
    <w:p w14:paraId="710BC2BC" w14:textId="77777777" w:rsidR="002C1E64" w:rsidRPr="00CB5A5B" w:rsidRDefault="002C1E64">
      <w:pPr>
        <w:rPr>
          <w:rFonts w:eastAsia="Times New Roman"/>
          <w:lang w:val="it-IT"/>
          <w:rPrChange w:id="228" w:author="Borrello, Barbara" w:date="2025-12-22T15:17:00Z" w16du:dateUtc="2025-12-22T14:17:00Z">
            <w:rPr>
              <w:rFonts w:eastAsia="Times New Roman"/>
            </w:rPr>
          </w:rPrChange>
        </w:rPr>
      </w:pPr>
    </w:p>
    <w:p w14:paraId="6B3A8E93" w14:textId="77777777" w:rsidR="00F44929" w:rsidRPr="00CB5A5B" w:rsidRDefault="00F44929">
      <w:pPr>
        <w:rPr>
          <w:rFonts w:eastAsia="Times New Roman"/>
          <w:lang w:val="it-IT"/>
          <w:rPrChange w:id="229" w:author="Borrello, Barbara" w:date="2025-12-22T15:17:00Z" w16du:dateUtc="2025-12-22T14:17:00Z">
            <w:rPr>
              <w:rFonts w:eastAsia="Times New Roman"/>
            </w:rPr>
          </w:rPrChange>
        </w:rPr>
      </w:pPr>
    </w:p>
    <w:p w14:paraId="407C9F8E" w14:textId="77777777" w:rsidR="003E2E74" w:rsidRPr="00CB5A5B" w:rsidRDefault="00764180">
      <w:pPr>
        <w:rPr>
          <w:rFonts w:ascii="Calibri Light" w:hAnsi="Calibri Light" w:cs="Calibri Light"/>
          <w:smallCaps/>
          <w:color w:val="0F243E"/>
          <w:sz w:val="48"/>
          <w:szCs w:val="48"/>
          <w:lang w:val="it-IT"/>
          <w:rPrChange w:id="230" w:author="Borrello, Barbara" w:date="2025-12-22T15:17:00Z" w16du:dateUtc="2025-12-22T14:17:00Z">
            <w:rPr>
              <w:rFonts w:ascii="Calibri Light" w:hAnsi="Calibri Light" w:cs="Calibri Light"/>
              <w:smallCaps/>
              <w:color w:val="0F243E"/>
              <w:sz w:val="48"/>
              <w:szCs w:val="48"/>
            </w:rPr>
          </w:rPrChange>
        </w:rPr>
      </w:pPr>
      <w:r w:rsidRPr="00CB5A5B">
        <w:rPr>
          <w:rFonts w:ascii="Calibri Light" w:hAnsi="Calibri Light" w:cs="Calibri Light"/>
          <w:smallCaps/>
          <w:color w:val="0F243E"/>
          <w:sz w:val="48"/>
          <w:szCs w:val="48"/>
          <w:lang w:val="it-IT"/>
          <w:rPrChange w:id="231" w:author="Borrello, Barbara" w:date="2025-12-22T15:17:00Z" w16du:dateUtc="2025-12-22T14:17:00Z">
            <w:rPr>
              <w:rFonts w:ascii="Calibri Light" w:hAnsi="Calibri Light" w:cs="Calibri Light"/>
              <w:smallCaps/>
              <w:color w:val="0F243E"/>
              <w:sz w:val="48"/>
              <w:szCs w:val="48"/>
            </w:rPr>
          </w:rPrChange>
        </w:rPr>
        <w:br w:type="page"/>
      </w:r>
    </w:p>
    <w:p w14:paraId="0801D1B2" w14:textId="77777777" w:rsidR="00F44929" w:rsidRPr="00931C08" w:rsidRDefault="00764180" w:rsidP="00F44929">
      <w:pPr>
        <w:ind w:left="-1134"/>
        <w:rPr>
          <w:rFonts w:ascii="Calibri Light" w:hAnsi="Calibri Light" w:cs="Calibri Light"/>
          <w:smallCaps/>
          <w:color w:val="0F243E"/>
          <w:sz w:val="72"/>
          <w:szCs w:val="72"/>
        </w:rPr>
      </w:pPr>
      <w:r w:rsidRPr="00CB5A5B">
        <w:rPr>
          <w:rFonts w:ascii="Calibri Light" w:hAnsi="Calibri Light" w:cs="Calibri Light"/>
          <w:smallCaps/>
          <w:color w:val="0F243E"/>
          <w:sz w:val="48"/>
          <w:szCs w:val="48"/>
          <w:lang w:val="it-IT"/>
          <w:rPrChange w:id="232" w:author="Borrello, Barbara" w:date="2025-12-22T15:17:00Z" w16du:dateUtc="2025-12-22T14:17:00Z">
            <w:rPr>
              <w:rFonts w:ascii="Calibri Light" w:hAnsi="Calibri Light" w:cs="Calibri Light"/>
              <w:smallCaps/>
              <w:color w:val="0F243E"/>
              <w:sz w:val="48"/>
              <w:szCs w:val="48"/>
            </w:rPr>
          </w:rPrChange>
        </w:rPr>
        <w:lastRenderedPageBreak/>
        <w:t xml:space="preserve">         </w:t>
      </w:r>
      <w:r w:rsidRPr="00931C08">
        <w:rPr>
          <w:rFonts w:ascii="Calibri Light" w:hAnsi="Calibri Light" w:cs="Calibri Light"/>
          <w:smallCaps/>
          <w:color w:val="0F243E"/>
          <w:sz w:val="72"/>
          <w:szCs w:val="72"/>
        </w:rPr>
        <w:t xml:space="preserve">Interactions with Competitors </w:t>
      </w:r>
    </w:p>
    <w:p w14:paraId="48D65B9A" w14:textId="77777777" w:rsidR="00F44929" w:rsidRPr="00931C08" w:rsidRDefault="00F44929">
      <w:pPr>
        <w:rPr>
          <w:rFonts w:eastAsia="Times New Roman"/>
        </w:rPr>
      </w:pPr>
    </w:p>
    <w:p w14:paraId="6284F6CA" w14:textId="77777777" w:rsidR="00F44929" w:rsidRPr="00931C08" w:rsidRDefault="00F44929">
      <w:pPr>
        <w:rPr>
          <w:rFonts w:eastAsia="Times New Roman"/>
        </w:rPr>
      </w:pPr>
    </w:p>
    <w:p w14:paraId="21FC870A" w14:textId="77777777" w:rsidR="00F44929" w:rsidRPr="00931C08" w:rsidRDefault="00F44929">
      <w:pPr>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025912" w:rsidRPr="00931C08" w14:paraId="75C6AE92" w14:textId="77777777" w:rsidTr="00E737C0">
        <w:tc>
          <w:tcPr>
            <w:tcW w:w="1353" w:type="dxa"/>
            <w:shd w:val="clear" w:color="auto" w:fill="F1A983" w:themeFill="accent2" w:themeFillTint="99"/>
            <w:tcMar>
              <w:top w:w="120" w:type="dxa"/>
              <w:left w:w="180" w:type="dxa"/>
              <w:bottom w:w="120" w:type="dxa"/>
              <w:right w:w="180" w:type="dxa"/>
            </w:tcMar>
          </w:tcPr>
          <w:p w14:paraId="6FD5546F" w14:textId="77777777" w:rsidR="009E03B7" w:rsidRPr="00931C08" w:rsidRDefault="00764180" w:rsidP="000A2928">
            <w:pPr>
              <w:spacing w:before="30" w:after="30"/>
              <w:ind w:left="30" w:right="30"/>
              <w:rPr>
                <w:rFonts w:eastAsia="Times New Roman"/>
              </w:rPr>
            </w:pPr>
            <w:r w:rsidRPr="00931C08">
              <w:rPr>
                <w:rFonts w:eastAsia="Times New Roman"/>
              </w:rPr>
              <w:t>ID</w:t>
            </w:r>
          </w:p>
        </w:tc>
        <w:tc>
          <w:tcPr>
            <w:tcW w:w="6000" w:type="dxa"/>
            <w:shd w:val="clear" w:color="auto" w:fill="F1A983" w:themeFill="accent2" w:themeFillTint="99"/>
            <w:tcMar>
              <w:top w:w="120" w:type="dxa"/>
              <w:left w:w="180" w:type="dxa"/>
              <w:bottom w:w="120" w:type="dxa"/>
              <w:right w:w="180" w:type="dxa"/>
            </w:tcMar>
          </w:tcPr>
          <w:p w14:paraId="6615234D" w14:textId="77777777" w:rsidR="009E03B7" w:rsidRPr="00931C08" w:rsidRDefault="00764180" w:rsidP="008677D5">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Source</w:t>
            </w:r>
          </w:p>
        </w:tc>
        <w:tc>
          <w:tcPr>
            <w:tcW w:w="6000" w:type="dxa"/>
            <w:shd w:val="clear" w:color="auto" w:fill="F1A983" w:themeFill="accent2" w:themeFillTint="99"/>
          </w:tcPr>
          <w:p w14:paraId="53F84046" w14:textId="77777777" w:rsidR="009E03B7" w:rsidRPr="00931C08" w:rsidRDefault="00764180" w:rsidP="008677D5">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Target</w:t>
            </w:r>
          </w:p>
        </w:tc>
      </w:tr>
      <w:tr w:rsidR="00025912" w:rsidRPr="00CB5A5B" w14:paraId="0ABA43FE" w14:textId="77777777" w:rsidTr="00E737C0">
        <w:tc>
          <w:tcPr>
            <w:tcW w:w="1353" w:type="dxa"/>
            <w:shd w:val="clear" w:color="auto" w:fill="C1E4F5"/>
            <w:tcMar>
              <w:top w:w="120" w:type="dxa"/>
              <w:left w:w="180" w:type="dxa"/>
              <w:bottom w:w="120" w:type="dxa"/>
              <w:right w:w="180" w:type="dxa"/>
            </w:tcMar>
            <w:hideMark/>
          </w:tcPr>
          <w:p w14:paraId="6223FB84" w14:textId="77777777" w:rsidR="000B4F03" w:rsidRPr="00931C08" w:rsidRDefault="00764180" w:rsidP="000B4F03">
            <w:pPr>
              <w:spacing w:before="30" w:after="30"/>
              <w:ind w:left="30" w:right="30"/>
              <w:rPr>
                <w:rFonts w:ascii="Calibri" w:eastAsia="Times New Roman" w:hAnsi="Calibri" w:cs="Calibri"/>
                <w:sz w:val="16"/>
              </w:rPr>
            </w:pPr>
            <w:hyperlink r:id="rId217" w:tgtFrame="_blank" w:history="1">
              <w:r w:rsidRPr="00931C08">
                <w:rPr>
                  <w:rFonts w:ascii="Calibri" w:eastAsia="Times New Roman" w:hAnsi="Calibri" w:cs="Calibri"/>
                  <w:color w:val="0000FF"/>
                  <w:sz w:val="16"/>
                  <w:u w:val="single"/>
                </w:rPr>
                <w:t>Screen 1</w:t>
              </w:r>
            </w:hyperlink>
            <w:r w:rsidRPr="00931C08">
              <w:rPr>
                <w:rFonts w:ascii="Calibri" w:eastAsia="Times New Roman" w:hAnsi="Calibri" w:cs="Calibri"/>
                <w:sz w:val="16"/>
              </w:rPr>
              <w:t xml:space="preserve"> </w:t>
            </w:r>
          </w:p>
          <w:p w14:paraId="1974E720" w14:textId="77777777" w:rsidR="000B4F03" w:rsidRPr="00931C08" w:rsidRDefault="00764180" w:rsidP="000B4F03">
            <w:pPr>
              <w:ind w:left="30" w:right="30"/>
              <w:rPr>
                <w:rFonts w:ascii="Calibri" w:eastAsia="Times New Roman" w:hAnsi="Calibri" w:cs="Calibri"/>
                <w:sz w:val="16"/>
              </w:rPr>
            </w:pPr>
            <w:hyperlink r:id="rId218" w:tgtFrame="_blank" w:history="1">
              <w:r w:rsidRPr="00931C08">
                <w:rPr>
                  <w:rFonts w:ascii="Calibri" w:eastAsia="Times New Roman" w:hAnsi="Calibri" w:cs="Calibri"/>
                  <w:color w:val="0000FF"/>
                  <w:sz w:val="16"/>
                  <w:u w:val="single"/>
                </w:rPr>
                <w:t>2_C_2</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4D366E1" w14:textId="77777777" w:rsidR="000B4F03" w:rsidRPr="00931C08" w:rsidRDefault="00764180" w:rsidP="008677D5">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Fair competition benefits everyone, from businesses to consumers to the economy as a whole. Fair competition results in dynamic markets, leading to increased productivity and better value for consumers.</w:t>
            </w:r>
          </w:p>
        </w:tc>
        <w:tc>
          <w:tcPr>
            <w:tcW w:w="6000" w:type="dxa"/>
          </w:tcPr>
          <w:p w14:paraId="2D1E9EAE" w14:textId="38E8216E" w:rsidR="000B4F03" w:rsidRPr="00CB5A5B" w:rsidRDefault="00764180" w:rsidP="008677D5">
            <w:pPr>
              <w:spacing w:before="100" w:beforeAutospacing="1" w:after="100" w:afterAutospacing="1"/>
              <w:ind w:left="30" w:right="30"/>
              <w:rPr>
                <w:rFonts w:ascii="Calibri" w:eastAsia="Times New Roman" w:hAnsi="Calibri" w:cs="Calibri"/>
                <w:lang w:val="it-IT"/>
                <w:rPrChange w:id="233" w:author="Borrello, Barbara" w:date="2025-12-22T15:17:00Z" w16du:dateUtc="2025-12-22T14:17:00Z">
                  <w:rPr>
                    <w:rFonts w:ascii="Calibri" w:eastAsia="Times New Roman" w:hAnsi="Calibri" w:cs="Calibri"/>
                  </w:rPr>
                </w:rPrChange>
              </w:rPr>
            </w:pPr>
            <w:r w:rsidRPr="00931C08">
              <w:rPr>
                <w:rFonts w:ascii="Calibri" w:eastAsia="Calibri" w:hAnsi="Calibri" w:cs="Calibri"/>
                <w:lang w:val="it-IT"/>
              </w:rPr>
              <w:t>La concorrenza leale è vantaggiosa per tutti: dalle aziende ai</w:t>
            </w:r>
            <w:r w:rsidR="00FE4056">
              <w:rPr>
                <w:rFonts w:ascii="Calibri" w:eastAsia="Calibri" w:hAnsi="Calibri" w:cs="Calibri"/>
                <w:lang w:val="it-IT"/>
              </w:rPr>
              <w:t> </w:t>
            </w:r>
            <w:r w:rsidRPr="00931C08">
              <w:rPr>
                <w:rFonts w:ascii="Calibri" w:eastAsia="Calibri" w:hAnsi="Calibri" w:cs="Calibri"/>
                <w:lang w:val="it-IT"/>
              </w:rPr>
              <w:t>consumatori, all’economia nel suo complesso. La concorrenza leale crea mercati dinamici, una maggiore produttività e più valore per i clienti.</w:t>
            </w:r>
          </w:p>
        </w:tc>
      </w:tr>
      <w:tr w:rsidR="00025912" w:rsidRPr="00CB5A5B" w14:paraId="0866BBB8" w14:textId="77777777" w:rsidTr="00E737C0">
        <w:tc>
          <w:tcPr>
            <w:tcW w:w="1353" w:type="dxa"/>
            <w:shd w:val="clear" w:color="auto" w:fill="C1E4F5"/>
            <w:tcMar>
              <w:top w:w="120" w:type="dxa"/>
              <w:left w:w="180" w:type="dxa"/>
              <w:bottom w:w="120" w:type="dxa"/>
              <w:right w:w="180" w:type="dxa"/>
            </w:tcMar>
            <w:hideMark/>
          </w:tcPr>
          <w:p w14:paraId="26CF2564" w14:textId="77777777" w:rsidR="000B4F03" w:rsidRPr="00931C08" w:rsidRDefault="00764180" w:rsidP="000B4F03">
            <w:pPr>
              <w:spacing w:before="30" w:after="30"/>
              <w:ind w:left="30" w:right="30"/>
              <w:rPr>
                <w:rFonts w:ascii="Calibri" w:eastAsia="Times New Roman" w:hAnsi="Calibri" w:cs="Calibri"/>
                <w:sz w:val="16"/>
              </w:rPr>
            </w:pPr>
            <w:hyperlink r:id="rId219" w:tgtFrame="_blank" w:history="1">
              <w:r w:rsidRPr="00931C08">
                <w:rPr>
                  <w:rFonts w:ascii="Calibri" w:eastAsia="Times New Roman" w:hAnsi="Calibri" w:cs="Calibri"/>
                  <w:color w:val="0000FF"/>
                  <w:sz w:val="16"/>
                  <w:u w:val="single"/>
                </w:rPr>
                <w:t>Screen 10</w:t>
              </w:r>
            </w:hyperlink>
            <w:r w:rsidRPr="00931C08">
              <w:rPr>
                <w:rFonts w:ascii="Calibri" w:eastAsia="Times New Roman" w:hAnsi="Calibri" w:cs="Calibri"/>
                <w:sz w:val="16"/>
              </w:rPr>
              <w:t xml:space="preserve"> </w:t>
            </w:r>
          </w:p>
          <w:p w14:paraId="73DA370E" w14:textId="77777777" w:rsidR="000B4F03" w:rsidRPr="00931C08" w:rsidRDefault="00764180" w:rsidP="000B4F03">
            <w:pPr>
              <w:ind w:left="30" w:right="30"/>
              <w:rPr>
                <w:rFonts w:ascii="Calibri" w:eastAsia="Times New Roman" w:hAnsi="Calibri" w:cs="Calibri"/>
                <w:sz w:val="16"/>
              </w:rPr>
            </w:pPr>
            <w:hyperlink r:id="rId220" w:tgtFrame="_blank" w:history="1">
              <w:r w:rsidRPr="00931C08">
                <w:rPr>
                  <w:rFonts w:ascii="Calibri" w:eastAsia="Times New Roman" w:hAnsi="Calibri" w:cs="Calibri"/>
                  <w:color w:val="0000FF"/>
                  <w:sz w:val="16"/>
                  <w:u w:val="single"/>
                </w:rPr>
                <w:t>17_C_11</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57F0A1A" w14:textId="77777777" w:rsidR="000B4F03" w:rsidRPr="00931C08" w:rsidRDefault="00764180" w:rsidP="008677D5">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An Abbott distributor can be considered a competitor if we are submitting separate bids in connection with a tender.</w:t>
            </w:r>
          </w:p>
        </w:tc>
        <w:tc>
          <w:tcPr>
            <w:tcW w:w="6000" w:type="dxa"/>
          </w:tcPr>
          <w:p w14:paraId="45B33E38" w14:textId="4E93295A" w:rsidR="000B4F03" w:rsidRPr="00CB5A5B" w:rsidRDefault="00764180" w:rsidP="008677D5">
            <w:pPr>
              <w:spacing w:before="100" w:beforeAutospacing="1" w:after="100" w:afterAutospacing="1"/>
              <w:ind w:left="30" w:right="30"/>
              <w:rPr>
                <w:rFonts w:ascii="Calibri" w:eastAsia="Times New Roman" w:hAnsi="Calibri" w:cs="Calibri"/>
                <w:lang w:val="it-IT"/>
                <w:rPrChange w:id="234" w:author="Borrello, Barbara" w:date="2025-12-22T15:17:00Z" w16du:dateUtc="2025-12-22T14:17:00Z">
                  <w:rPr>
                    <w:rFonts w:ascii="Calibri" w:eastAsia="Times New Roman" w:hAnsi="Calibri" w:cs="Calibri"/>
                  </w:rPr>
                </w:rPrChange>
              </w:rPr>
            </w:pPr>
            <w:r w:rsidRPr="00931C08">
              <w:rPr>
                <w:rFonts w:ascii="Calibri" w:eastAsia="Calibri" w:hAnsi="Calibri" w:cs="Calibri"/>
                <w:lang w:val="it-IT"/>
              </w:rPr>
              <w:t>Un distributore Abbott può essere considerato un concorrente se stiamo presentando offerte separate in</w:t>
            </w:r>
            <w:r w:rsidR="00FE4056">
              <w:rPr>
                <w:rFonts w:ascii="Calibri" w:eastAsia="Calibri" w:hAnsi="Calibri" w:cs="Calibri"/>
                <w:lang w:val="it-IT"/>
              </w:rPr>
              <w:t> </w:t>
            </w:r>
            <w:r w:rsidRPr="00931C08">
              <w:rPr>
                <w:rFonts w:ascii="Calibri" w:eastAsia="Calibri" w:hAnsi="Calibri" w:cs="Calibri"/>
                <w:lang w:val="it-IT"/>
              </w:rPr>
              <w:t>relazione a una gara d’appalto.</w:t>
            </w:r>
          </w:p>
        </w:tc>
      </w:tr>
      <w:tr w:rsidR="00025912" w:rsidRPr="00CB5A5B" w14:paraId="6E609016" w14:textId="77777777" w:rsidTr="00E737C0">
        <w:tc>
          <w:tcPr>
            <w:tcW w:w="1353" w:type="dxa"/>
            <w:shd w:val="clear" w:color="auto" w:fill="C1E4F5"/>
            <w:tcMar>
              <w:top w:w="120" w:type="dxa"/>
              <w:left w:w="180" w:type="dxa"/>
              <w:bottom w:w="120" w:type="dxa"/>
              <w:right w:w="180" w:type="dxa"/>
            </w:tcMar>
            <w:hideMark/>
          </w:tcPr>
          <w:p w14:paraId="683C3F5C" w14:textId="77777777" w:rsidR="000B4F03" w:rsidRPr="00931C08" w:rsidRDefault="00764180" w:rsidP="000B4F03">
            <w:pPr>
              <w:spacing w:before="30" w:after="30"/>
              <w:ind w:left="30" w:right="30"/>
              <w:rPr>
                <w:rFonts w:ascii="Calibri" w:eastAsia="Times New Roman" w:hAnsi="Calibri" w:cs="Calibri"/>
                <w:sz w:val="16"/>
              </w:rPr>
            </w:pPr>
            <w:hyperlink r:id="rId221" w:tgtFrame="_blank" w:history="1">
              <w:r w:rsidRPr="00931C08">
                <w:rPr>
                  <w:rFonts w:ascii="Calibri" w:eastAsia="Times New Roman" w:hAnsi="Calibri" w:cs="Calibri"/>
                  <w:color w:val="0000FF"/>
                  <w:sz w:val="16"/>
                  <w:u w:val="single"/>
                </w:rPr>
                <w:t>Screen 10</w:t>
              </w:r>
            </w:hyperlink>
            <w:r w:rsidRPr="00931C08">
              <w:rPr>
                <w:rFonts w:ascii="Calibri" w:eastAsia="Times New Roman" w:hAnsi="Calibri" w:cs="Calibri"/>
                <w:sz w:val="16"/>
              </w:rPr>
              <w:t xml:space="preserve"> </w:t>
            </w:r>
          </w:p>
          <w:p w14:paraId="6A578B21" w14:textId="77777777" w:rsidR="000B4F03" w:rsidRPr="00931C08" w:rsidRDefault="00764180" w:rsidP="000B4F03">
            <w:pPr>
              <w:ind w:left="30" w:right="30"/>
              <w:rPr>
                <w:rFonts w:ascii="Calibri" w:eastAsia="Times New Roman" w:hAnsi="Calibri" w:cs="Calibri"/>
                <w:sz w:val="16"/>
              </w:rPr>
            </w:pPr>
            <w:hyperlink r:id="rId222" w:tgtFrame="_blank" w:history="1">
              <w:r w:rsidRPr="00931C08">
                <w:rPr>
                  <w:rFonts w:ascii="Calibri" w:eastAsia="Times New Roman" w:hAnsi="Calibri" w:cs="Calibri"/>
                  <w:color w:val="0000FF"/>
                  <w:sz w:val="16"/>
                  <w:u w:val="single"/>
                </w:rPr>
                <w:t>18_C_11</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81619B" w14:textId="77777777" w:rsidR="000B4F03" w:rsidRPr="00931C08" w:rsidRDefault="00764180" w:rsidP="008677D5">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If someone begins to discuss these matters, take immediate action. End your involvement in the meeting and ask that your objections be recorded in any meeting minutes. Leave and make a loud, dramatic gesture as you depart, so others remember your departure from the prohibited discussion.</w:t>
            </w:r>
          </w:p>
        </w:tc>
        <w:tc>
          <w:tcPr>
            <w:tcW w:w="6000" w:type="dxa"/>
          </w:tcPr>
          <w:p w14:paraId="6D8A515F" w14:textId="34916981" w:rsidR="000B4F03" w:rsidRPr="00931C08" w:rsidRDefault="00764180" w:rsidP="008677D5">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Se qualcuno inizia a discutere di questi argomenti, bisogna agire immediatamente. Interrompi la tua partecipazione alla</w:t>
            </w:r>
            <w:r w:rsidR="00FE4056">
              <w:rPr>
                <w:rFonts w:ascii="Calibri" w:eastAsia="Calibri" w:hAnsi="Calibri" w:cs="Calibri"/>
                <w:lang w:val="it-IT"/>
              </w:rPr>
              <w:t> </w:t>
            </w:r>
            <w:r w:rsidRPr="00931C08">
              <w:rPr>
                <w:rFonts w:ascii="Calibri" w:eastAsia="Calibri" w:hAnsi="Calibri" w:cs="Calibri"/>
                <w:lang w:val="it-IT"/>
              </w:rPr>
              <w:t>riunione e chiedi che le tue obiezioni vengano riportate nel verbale. Abbandona con un gesto forte e</w:t>
            </w:r>
            <w:r w:rsidR="00E737C0">
              <w:rPr>
                <w:rFonts w:ascii="Calibri" w:eastAsia="Calibri" w:hAnsi="Calibri" w:cs="Calibri"/>
                <w:lang w:val="it-IT"/>
              </w:rPr>
              <w:t> </w:t>
            </w:r>
            <w:r w:rsidRPr="00931C08">
              <w:rPr>
                <w:rFonts w:ascii="Calibri" w:eastAsia="Calibri" w:hAnsi="Calibri" w:cs="Calibri"/>
                <w:lang w:val="it-IT"/>
              </w:rPr>
              <w:t>perentorio, in</w:t>
            </w:r>
            <w:r w:rsidR="00FE4056">
              <w:rPr>
                <w:rFonts w:ascii="Calibri" w:eastAsia="Calibri" w:hAnsi="Calibri" w:cs="Calibri"/>
                <w:lang w:val="it-IT"/>
              </w:rPr>
              <w:t> </w:t>
            </w:r>
            <w:r w:rsidRPr="00931C08">
              <w:rPr>
                <w:rFonts w:ascii="Calibri" w:eastAsia="Calibri" w:hAnsi="Calibri" w:cs="Calibri"/>
                <w:lang w:val="it-IT"/>
              </w:rPr>
              <w:t>modo che gli altri abbiano ben presente che hai lasciato la</w:t>
            </w:r>
            <w:r w:rsidR="00FE4056">
              <w:rPr>
                <w:rFonts w:ascii="Calibri" w:eastAsia="Calibri" w:hAnsi="Calibri" w:cs="Calibri"/>
                <w:lang w:val="it-IT"/>
              </w:rPr>
              <w:t> </w:t>
            </w:r>
            <w:r w:rsidRPr="00931C08">
              <w:rPr>
                <w:rFonts w:ascii="Calibri" w:eastAsia="Calibri" w:hAnsi="Calibri" w:cs="Calibri"/>
                <w:lang w:val="it-IT"/>
              </w:rPr>
              <w:t>riunione perché era stata avviata una discussione vietata.</w:t>
            </w:r>
          </w:p>
        </w:tc>
      </w:tr>
      <w:tr w:rsidR="00025912" w:rsidRPr="00FE4056" w14:paraId="2C2D3D11" w14:textId="77777777" w:rsidTr="00E737C0">
        <w:tc>
          <w:tcPr>
            <w:tcW w:w="1353" w:type="dxa"/>
            <w:shd w:val="clear" w:color="auto" w:fill="C1E4F5"/>
            <w:tcMar>
              <w:top w:w="120" w:type="dxa"/>
              <w:left w:w="180" w:type="dxa"/>
              <w:bottom w:w="120" w:type="dxa"/>
              <w:right w:w="180" w:type="dxa"/>
            </w:tcMar>
            <w:hideMark/>
          </w:tcPr>
          <w:p w14:paraId="09848F76" w14:textId="77777777" w:rsidR="000B4F03" w:rsidRPr="00931C08" w:rsidRDefault="00764180" w:rsidP="000B4F03">
            <w:pPr>
              <w:spacing w:before="30" w:after="30"/>
              <w:ind w:left="30" w:right="30"/>
              <w:rPr>
                <w:rFonts w:ascii="Calibri" w:eastAsia="Times New Roman" w:hAnsi="Calibri" w:cs="Calibri"/>
                <w:sz w:val="16"/>
              </w:rPr>
            </w:pPr>
            <w:hyperlink r:id="rId223" w:tgtFrame="_blank" w:history="1">
              <w:r w:rsidRPr="00931C08">
                <w:rPr>
                  <w:rFonts w:ascii="Calibri" w:eastAsia="Times New Roman" w:hAnsi="Calibri" w:cs="Calibri"/>
                  <w:color w:val="0000FF"/>
                  <w:sz w:val="16"/>
                  <w:u w:val="single"/>
                </w:rPr>
                <w:t>Screen 11</w:t>
              </w:r>
            </w:hyperlink>
            <w:r w:rsidRPr="00931C08">
              <w:rPr>
                <w:rFonts w:ascii="Calibri" w:eastAsia="Times New Roman" w:hAnsi="Calibri" w:cs="Calibri"/>
                <w:sz w:val="16"/>
              </w:rPr>
              <w:t xml:space="preserve"> </w:t>
            </w:r>
          </w:p>
          <w:p w14:paraId="3D8051E6" w14:textId="77777777" w:rsidR="000B4F03" w:rsidRPr="00931C08" w:rsidRDefault="00764180" w:rsidP="000B4F03">
            <w:pPr>
              <w:ind w:left="30" w:right="30"/>
              <w:rPr>
                <w:rFonts w:ascii="Calibri" w:eastAsia="Times New Roman" w:hAnsi="Calibri" w:cs="Calibri"/>
                <w:sz w:val="16"/>
              </w:rPr>
            </w:pPr>
            <w:hyperlink r:id="rId224" w:tgtFrame="_blank" w:history="1">
              <w:r w:rsidRPr="00931C08">
                <w:rPr>
                  <w:rFonts w:ascii="Calibri" w:eastAsia="Times New Roman" w:hAnsi="Calibri" w:cs="Calibri"/>
                  <w:color w:val="0000FF"/>
                  <w:sz w:val="16"/>
                  <w:u w:val="single"/>
                </w:rPr>
                <w:t>22_C_12</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D2A896" w14:textId="77777777" w:rsidR="000B4F03" w:rsidRPr="00931C08" w:rsidRDefault="00764180" w:rsidP="008677D5">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 xml:space="preserve">You are a Regional Sales Manager responsible for Abbott Vascular in Turkey. You are considering submitting a bid to supply product to a large public hospital in your area. Before investing a lot of time into putting together the </w:t>
            </w:r>
            <w:r w:rsidRPr="00931C08">
              <w:rPr>
                <w:rFonts w:ascii="Calibri" w:eastAsia="Times New Roman" w:hAnsi="Calibri" w:cs="Calibri"/>
              </w:rPr>
              <w:lastRenderedPageBreak/>
              <w:t>bid, you reach out to a counterpart at Medtronic to find out whether they are bidding. Is this okay?</w:t>
            </w:r>
          </w:p>
        </w:tc>
        <w:tc>
          <w:tcPr>
            <w:tcW w:w="6000" w:type="dxa"/>
          </w:tcPr>
          <w:p w14:paraId="729A7FFF" w14:textId="3B85458A" w:rsidR="000B4F03" w:rsidRPr="00FE4056" w:rsidRDefault="00764180" w:rsidP="008677D5">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lastRenderedPageBreak/>
              <w:t xml:space="preserve">Sei un Regional Sales Manager responsabile di Abbott Vascular in Turchia. Stai valutando la possibilità di presentare un’offerta per la fornitura di un prodotto a un grande ospedale pubblico nella tua zona. Prima di investire molto tempo nella preparazione dell’offerta, ti rivolgi a un </w:t>
            </w:r>
            <w:r w:rsidRPr="00931C08">
              <w:rPr>
                <w:rFonts w:ascii="Calibri" w:eastAsia="Calibri" w:hAnsi="Calibri" w:cs="Calibri"/>
                <w:lang w:val="it-IT"/>
              </w:rPr>
              <w:lastRenderedPageBreak/>
              <w:t>omologo di Medtronic per scoprire se ha intenzione di</w:t>
            </w:r>
            <w:r w:rsidR="00FE4056">
              <w:rPr>
                <w:rFonts w:ascii="Calibri" w:eastAsia="Calibri" w:hAnsi="Calibri" w:cs="Calibri"/>
                <w:lang w:val="it-IT"/>
              </w:rPr>
              <w:t> </w:t>
            </w:r>
            <w:r w:rsidRPr="00931C08">
              <w:rPr>
                <w:rFonts w:ascii="Calibri" w:eastAsia="Calibri" w:hAnsi="Calibri" w:cs="Calibri"/>
                <w:lang w:val="it-IT"/>
              </w:rPr>
              <w:t>presentare un’offerta di gara. Fai bene?</w:t>
            </w:r>
          </w:p>
        </w:tc>
      </w:tr>
      <w:tr w:rsidR="00025912" w:rsidRPr="00FE4056" w14:paraId="25B08058" w14:textId="77777777" w:rsidTr="00E737C0">
        <w:tc>
          <w:tcPr>
            <w:tcW w:w="1353" w:type="dxa"/>
            <w:shd w:val="clear" w:color="auto" w:fill="C1E4F5"/>
            <w:tcMar>
              <w:top w:w="120" w:type="dxa"/>
              <w:left w:w="180" w:type="dxa"/>
              <w:bottom w:w="120" w:type="dxa"/>
              <w:right w:w="180" w:type="dxa"/>
            </w:tcMar>
            <w:hideMark/>
          </w:tcPr>
          <w:p w14:paraId="5E8C9083" w14:textId="77777777" w:rsidR="000B4F03" w:rsidRPr="00931C08" w:rsidRDefault="00764180" w:rsidP="000B4F03">
            <w:pPr>
              <w:spacing w:before="30" w:after="30"/>
              <w:ind w:left="30" w:right="30"/>
              <w:rPr>
                <w:rFonts w:ascii="Calibri" w:eastAsia="Times New Roman" w:hAnsi="Calibri" w:cs="Calibri"/>
                <w:sz w:val="16"/>
              </w:rPr>
            </w:pPr>
            <w:hyperlink r:id="rId225" w:tgtFrame="_blank" w:history="1">
              <w:r w:rsidRPr="00931C08">
                <w:rPr>
                  <w:rFonts w:ascii="Calibri" w:eastAsia="Times New Roman" w:hAnsi="Calibri" w:cs="Calibri"/>
                  <w:color w:val="0000FF"/>
                  <w:sz w:val="16"/>
                  <w:u w:val="single"/>
                </w:rPr>
                <w:t>Screen 12</w:t>
              </w:r>
            </w:hyperlink>
            <w:r w:rsidRPr="00931C08">
              <w:rPr>
                <w:rFonts w:ascii="Calibri" w:eastAsia="Times New Roman" w:hAnsi="Calibri" w:cs="Calibri"/>
                <w:sz w:val="16"/>
              </w:rPr>
              <w:t xml:space="preserve"> </w:t>
            </w:r>
          </w:p>
          <w:p w14:paraId="5190DB8A" w14:textId="77777777" w:rsidR="000B4F03" w:rsidRPr="00931C08" w:rsidRDefault="00764180" w:rsidP="000B4F03">
            <w:pPr>
              <w:ind w:left="30" w:right="30"/>
              <w:rPr>
                <w:rFonts w:ascii="Calibri" w:eastAsia="Times New Roman" w:hAnsi="Calibri" w:cs="Calibri"/>
                <w:sz w:val="16"/>
              </w:rPr>
            </w:pPr>
            <w:hyperlink r:id="rId226" w:tgtFrame="_blank" w:history="1">
              <w:r w:rsidRPr="00931C08">
                <w:rPr>
                  <w:rFonts w:ascii="Calibri" w:eastAsia="Times New Roman" w:hAnsi="Calibri" w:cs="Calibri"/>
                  <w:color w:val="0000FF"/>
                  <w:sz w:val="16"/>
                  <w:u w:val="single"/>
                </w:rPr>
                <w:t>25_C_13</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4310D4" w14:textId="77777777" w:rsidR="000B4F03" w:rsidRPr="00931C08" w:rsidRDefault="00764180" w:rsidP="008677D5">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You are an Area Sales Director for Abbott’s Rapid Diagnostics business in East Africa. At a meeting with a local distributor who distributes diagnostic testing equipment for Abbott and a leading competitor, you are provided with a list of customers who the distributor says you should target for rapid diagnostic marketing. It is explained that a similar length list with different customers has been given to your competitor, so that the two companies’ marketing efforts don’t overlap. Since the distributor is responsible for the final sale of the companies’ products, you agree to limit your marketing efforts to the customers on the list. Is this okay?</w:t>
            </w:r>
          </w:p>
        </w:tc>
        <w:tc>
          <w:tcPr>
            <w:tcW w:w="6000" w:type="dxa"/>
          </w:tcPr>
          <w:p w14:paraId="50E96ABC" w14:textId="29A0CDAE" w:rsidR="000B4F03" w:rsidRPr="00FE4056" w:rsidRDefault="00764180" w:rsidP="008677D5">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Sei un direttore vendite di zona per l’azienda Rapid Diagnostics di Abbott in Africa orientale. Durante una riunione con un distributore locale che distribuisce per Abbott apparecchiature per test diagnostici e con un importante concorrente, ti viene fornito un elenco di clienti che, secondo il distributore, dovresti targettizzare per un rapido marketing in campo diagnostico. Ti viene spiegato che al tuo concorrente è stato fornito un elenco di lunghezza simile con clienti diversi, in modo che gli sforzi di</w:t>
            </w:r>
            <w:r w:rsidR="00FE4056">
              <w:rPr>
                <w:rFonts w:ascii="Calibri" w:eastAsia="Calibri" w:hAnsi="Calibri" w:cs="Calibri"/>
                <w:lang w:val="it-IT"/>
              </w:rPr>
              <w:t> </w:t>
            </w:r>
            <w:r w:rsidRPr="00931C08">
              <w:rPr>
                <w:rFonts w:ascii="Calibri" w:eastAsia="Calibri" w:hAnsi="Calibri" w:cs="Calibri"/>
                <w:lang w:val="it-IT"/>
              </w:rPr>
              <w:t>marketing delle due aziende non si sovrappongano. Poiché il distributore è responsabile della vendita finale dei</w:t>
            </w:r>
            <w:r w:rsidR="00FE4056">
              <w:rPr>
                <w:rFonts w:ascii="Calibri" w:eastAsia="Calibri" w:hAnsi="Calibri" w:cs="Calibri"/>
                <w:lang w:val="it-IT"/>
              </w:rPr>
              <w:t> </w:t>
            </w:r>
            <w:r w:rsidRPr="00931C08">
              <w:rPr>
                <w:rFonts w:ascii="Calibri" w:eastAsia="Calibri" w:hAnsi="Calibri" w:cs="Calibri"/>
                <w:lang w:val="it-IT"/>
              </w:rPr>
              <w:t>prodotti delle aziende, accetti di limitare i tuoi sforzi di</w:t>
            </w:r>
            <w:r w:rsidR="00FE4056">
              <w:rPr>
                <w:rFonts w:ascii="Calibri" w:eastAsia="Calibri" w:hAnsi="Calibri" w:cs="Calibri"/>
                <w:lang w:val="it-IT"/>
              </w:rPr>
              <w:t> </w:t>
            </w:r>
            <w:r w:rsidRPr="00931C08">
              <w:rPr>
                <w:rFonts w:ascii="Calibri" w:eastAsia="Calibri" w:hAnsi="Calibri" w:cs="Calibri"/>
                <w:lang w:val="it-IT"/>
              </w:rPr>
              <w:t>marketing ai clienti presenti nell’elenco. Fai bene?</w:t>
            </w:r>
          </w:p>
        </w:tc>
      </w:tr>
      <w:tr w:rsidR="00025912" w:rsidRPr="00CB5A5B" w14:paraId="2030BCA5" w14:textId="77777777" w:rsidTr="00E737C0">
        <w:tc>
          <w:tcPr>
            <w:tcW w:w="1353" w:type="dxa"/>
            <w:shd w:val="clear" w:color="auto" w:fill="C1E4F5"/>
            <w:tcMar>
              <w:top w:w="120" w:type="dxa"/>
              <w:left w:w="180" w:type="dxa"/>
              <w:bottom w:w="120" w:type="dxa"/>
              <w:right w:w="180" w:type="dxa"/>
            </w:tcMar>
            <w:hideMark/>
          </w:tcPr>
          <w:p w14:paraId="7F3885D5" w14:textId="77777777" w:rsidR="000B4F03" w:rsidRPr="00931C08" w:rsidRDefault="00764180" w:rsidP="000B4F03">
            <w:pPr>
              <w:spacing w:before="30" w:after="30"/>
              <w:ind w:left="30" w:right="30"/>
              <w:rPr>
                <w:rFonts w:ascii="Calibri" w:eastAsia="Times New Roman" w:hAnsi="Calibri" w:cs="Calibri"/>
                <w:sz w:val="16"/>
              </w:rPr>
            </w:pPr>
            <w:hyperlink r:id="rId227" w:tgtFrame="_blank" w:history="1">
              <w:r w:rsidRPr="00931C08">
                <w:rPr>
                  <w:rFonts w:ascii="Calibri" w:eastAsia="Times New Roman" w:hAnsi="Calibri" w:cs="Calibri"/>
                  <w:color w:val="0000FF"/>
                  <w:sz w:val="16"/>
                  <w:u w:val="single"/>
                </w:rPr>
                <w:t>Screen 17</w:t>
              </w:r>
            </w:hyperlink>
            <w:r w:rsidRPr="00931C08">
              <w:rPr>
                <w:rFonts w:ascii="Calibri" w:eastAsia="Times New Roman" w:hAnsi="Calibri" w:cs="Calibri"/>
                <w:sz w:val="16"/>
              </w:rPr>
              <w:t xml:space="preserve"> </w:t>
            </w:r>
          </w:p>
          <w:p w14:paraId="367342BA" w14:textId="77777777" w:rsidR="000B4F03" w:rsidRPr="00931C08" w:rsidRDefault="00764180" w:rsidP="000B4F03">
            <w:pPr>
              <w:ind w:left="30" w:right="30"/>
              <w:rPr>
                <w:rFonts w:ascii="Calibri" w:eastAsia="Times New Roman" w:hAnsi="Calibri" w:cs="Calibri"/>
                <w:sz w:val="16"/>
              </w:rPr>
            </w:pPr>
            <w:hyperlink r:id="rId228" w:tgtFrame="_blank" w:history="1">
              <w:r w:rsidRPr="00931C08">
                <w:rPr>
                  <w:rFonts w:ascii="Calibri" w:eastAsia="Times New Roman" w:hAnsi="Calibri" w:cs="Calibri"/>
                  <w:color w:val="0000FF"/>
                  <w:sz w:val="16"/>
                  <w:u w:val="single"/>
                </w:rPr>
                <w:t>37_C_18</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D3A744" w14:textId="77777777" w:rsidR="000B4F03" w:rsidRPr="00931C08" w:rsidRDefault="00764180" w:rsidP="008677D5">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Because anti-competitive conduct usually results in higher prices or reduced selection for consumers, a company that commits such crimes risks seriously damaging its reputation in the eyes of its customers.</w:t>
            </w:r>
          </w:p>
          <w:p w14:paraId="18C4E9C5" w14:textId="77777777" w:rsidR="000B4F03" w:rsidRPr="00931C08" w:rsidRDefault="00764180" w:rsidP="008677D5">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In addition to civil/criminal penalties and reputational damage, one consequence is potentially being barred from future tenders or other bidding.</w:t>
            </w:r>
          </w:p>
        </w:tc>
        <w:tc>
          <w:tcPr>
            <w:tcW w:w="6000" w:type="dxa"/>
          </w:tcPr>
          <w:p w14:paraId="5548ED07" w14:textId="31F2EDDE" w:rsidR="000B4F03" w:rsidRPr="00CB5A5B" w:rsidRDefault="00764180" w:rsidP="008677D5">
            <w:pPr>
              <w:spacing w:before="100" w:beforeAutospacing="1" w:after="100" w:afterAutospacing="1"/>
              <w:ind w:left="30" w:right="30"/>
              <w:rPr>
                <w:rFonts w:ascii="Calibri" w:eastAsia="Times New Roman" w:hAnsi="Calibri" w:cs="Calibri"/>
                <w:lang w:val="it-IT"/>
                <w:rPrChange w:id="235" w:author="Borrello, Barbara" w:date="2025-12-22T15:17:00Z" w16du:dateUtc="2025-12-22T14:17:00Z">
                  <w:rPr>
                    <w:rFonts w:ascii="Calibri" w:eastAsia="Times New Roman" w:hAnsi="Calibri" w:cs="Calibri"/>
                  </w:rPr>
                </w:rPrChange>
              </w:rPr>
            </w:pPr>
            <w:r w:rsidRPr="00931C08">
              <w:rPr>
                <w:rFonts w:ascii="Calibri" w:eastAsia="Calibri" w:hAnsi="Calibri" w:cs="Calibri"/>
                <w:lang w:val="it-IT"/>
              </w:rPr>
              <w:t>Poiché una condotta anticoncorrenziale si traduce solitamente in prezzi più alti o in una minore selezione per</w:t>
            </w:r>
            <w:r w:rsidR="00E737C0">
              <w:rPr>
                <w:rFonts w:ascii="Calibri" w:eastAsia="Calibri" w:hAnsi="Calibri" w:cs="Calibri"/>
                <w:lang w:val="it-IT"/>
              </w:rPr>
              <w:t> </w:t>
            </w:r>
            <w:r w:rsidRPr="00931C08">
              <w:rPr>
                <w:rFonts w:ascii="Calibri" w:eastAsia="Calibri" w:hAnsi="Calibri" w:cs="Calibri"/>
                <w:lang w:val="it-IT"/>
              </w:rPr>
              <w:t>i</w:t>
            </w:r>
            <w:r w:rsidR="00FE4056">
              <w:rPr>
                <w:rFonts w:ascii="Calibri" w:eastAsia="Calibri" w:hAnsi="Calibri" w:cs="Calibri"/>
                <w:lang w:val="it-IT"/>
              </w:rPr>
              <w:t> </w:t>
            </w:r>
            <w:r w:rsidRPr="00931C08">
              <w:rPr>
                <w:rFonts w:ascii="Calibri" w:eastAsia="Calibri" w:hAnsi="Calibri" w:cs="Calibri"/>
                <w:lang w:val="it-IT"/>
              </w:rPr>
              <w:t>consumatori, un’azienda che commette tali crimini rischia di danneggiare gravemente la propria reputazione agli occhi</w:t>
            </w:r>
            <w:r w:rsidR="00FE4056">
              <w:rPr>
                <w:rFonts w:ascii="Calibri" w:eastAsia="Calibri" w:hAnsi="Calibri" w:cs="Calibri"/>
                <w:lang w:val="it-IT"/>
              </w:rPr>
              <w:t> </w:t>
            </w:r>
            <w:r w:rsidRPr="00931C08">
              <w:rPr>
                <w:rFonts w:ascii="Calibri" w:eastAsia="Calibri" w:hAnsi="Calibri" w:cs="Calibri"/>
                <w:lang w:val="it-IT"/>
              </w:rPr>
              <w:t>dei clienti.</w:t>
            </w:r>
          </w:p>
          <w:p w14:paraId="69BA03CD" w14:textId="550E3539" w:rsidR="000B4F03" w:rsidRPr="00931C08" w:rsidRDefault="00764180" w:rsidP="008677D5">
            <w:pPr>
              <w:spacing w:before="100" w:beforeAutospacing="1" w:after="100" w:afterAutospacing="1"/>
              <w:ind w:left="30" w:right="30"/>
              <w:rPr>
                <w:rFonts w:ascii="Calibri" w:eastAsia="Times New Roman" w:hAnsi="Calibri" w:cs="Calibri"/>
                <w:lang w:val="pt-BR"/>
              </w:rPr>
            </w:pPr>
            <w:r w:rsidRPr="00931C08">
              <w:rPr>
                <w:rFonts w:ascii="Calibri" w:eastAsia="Calibri" w:hAnsi="Calibri" w:cs="Calibri"/>
                <w:lang w:val="it-IT"/>
              </w:rPr>
              <w:t>Oltre a sanzioni civili e penali e ai danni reputazionali, una</w:t>
            </w:r>
            <w:r w:rsidR="00FE4056">
              <w:rPr>
                <w:rFonts w:ascii="Calibri" w:eastAsia="Calibri" w:hAnsi="Calibri" w:cs="Calibri"/>
                <w:lang w:val="it-IT"/>
              </w:rPr>
              <w:t> </w:t>
            </w:r>
            <w:r w:rsidRPr="00931C08">
              <w:rPr>
                <w:rFonts w:ascii="Calibri" w:eastAsia="Calibri" w:hAnsi="Calibri" w:cs="Calibri"/>
                <w:lang w:val="it-IT"/>
              </w:rPr>
              <w:t>possibile conseguenza è anche l’esclusione da future gare d’appalto o da altre procedure di offerta.</w:t>
            </w:r>
          </w:p>
        </w:tc>
      </w:tr>
      <w:tr w:rsidR="00025912" w:rsidRPr="00CB5A5B" w14:paraId="422EE1EE" w14:textId="77777777" w:rsidTr="00E737C0">
        <w:tc>
          <w:tcPr>
            <w:tcW w:w="1353" w:type="dxa"/>
            <w:shd w:val="clear" w:color="auto" w:fill="C1E4F5"/>
            <w:tcMar>
              <w:top w:w="120" w:type="dxa"/>
              <w:left w:w="180" w:type="dxa"/>
              <w:bottom w:w="120" w:type="dxa"/>
              <w:right w:w="180" w:type="dxa"/>
            </w:tcMar>
            <w:hideMark/>
          </w:tcPr>
          <w:p w14:paraId="08C1D25F" w14:textId="77777777" w:rsidR="000B4F03" w:rsidRPr="00931C08" w:rsidRDefault="00764180" w:rsidP="000B4F03">
            <w:pPr>
              <w:spacing w:before="30" w:after="30"/>
              <w:ind w:left="30" w:right="30"/>
              <w:rPr>
                <w:rFonts w:ascii="Calibri" w:eastAsia="Times New Roman" w:hAnsi="Calibri" w:cs="Calibri"/>
                <w:sz w:val="16"/>
              </w:rPr>
            </w:pPr>
            <w:hyperlink r:id="rId229" w:tgtFrame="_blank" w:history="1">
              <w:r w:rsidRPr="00931C08">
                <w:rPr>
                  <w:rFonts w:ascii="Calibri" w:eastAsia="Times New Roman" w:hAnsi="Calibri" w:cs="Calibri"/>
                  <w:color w:val="0000FF"/>
                  <w:sz w:val="16"/>
                  <w:u w:val="single"/>
                </w:rPr>
                <w:t>Screen 21</w:t>
              </w:r>
            </w:hyperlink>
            <w:r w:rsidRPr="00931C08">
              <w:rPr>
                <w:rFonts w:ascii="Calibri" w:eastAsia="Times New Roman" w:hAnsi="Calibri" w:cs="Calibri"/>
                <w:sz w:val="16"/>
              </w:rPr>
              <w:t xml:space="preserve"> </w:t>
            </w:r>
          </w:p>
          <w:p w14:paraId="0EB0447B" w14:textId="77777777" w:rsidR="000B4F03" w:rsidRPr="00931C08" w:rsidRDefault="00764180" w:rsidP="000B4F03">
            <w:pPr>
              <w:ind w:left="30" w:right="30"/>
              <w:rPr>
                <w:rFonts w:ascii="Calibri" w:eastAsia="Times New Roman" w:hAnsi="Calibri" w:cs="Calibri"/>
                <w:sz w:val="16"/>
              </w:rPr>
            </w:pPr>
            <w:hyperlink r:id="rId230" w:tgtFrame="_blank" w:history="1">
              <w:r w:rsidRPr="00931C08">
                <w:rPr>
                  <w:rFonts w:ascii="Calibri" w:eastAsia="Times New Roman" w:hAnsi="Calibri" w:cs="Calibri"/>
                  <w:color w:val="0000FF"/>
                  <w:sz w:val="16"/>
                  <w:u w:val="single"/>
                </w:rPr>
                <w:t>42_C_22</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3FDE7B" w14:textId="77777777" w:rsidR="000B4F03" w:rsidRPr="00931C08" w:rsidRDefault="00764180" w:rsidP="008677D5">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In many countries controlling the prices of distributors is a violation of competition law, please contact your local Legal team for guidance.</w:t>
            </w:r>
          </w:p>
        </w:tc>
        <w:tc>
          <w:tcPr>
            <w:tcW w:w="6000" w:type="dxa"/>
          </w:tcPr>
          <w:p w14:paraId="7C46C635" w14:textId="77777777" w:rsidR="000B4F03" w:rsidRPr="00CB5A5B" w:rsidRDefault="00764180" w:rsidP="008677D5">
            <w:pPr>
              <w:spacing w:before="100" w:beforeAutospacing="1" w:after="100" w:afterAutospacing="1"/>
              <w:ind w:left="30" w:right="30"/>
              <w:rPr>
                <w:rFonts w:ascii="Calibri" w:eastAsia="Times New Roman" w:hAnsi="Calibri" w:cs="Calibri"/>
                <w:lang w:val="it-IT"/>
                <w:rPrChange w:id="236" w:author="Borrello, Barbara" w:date="2025-12-22T15:17:00Z" w16du:dateUtc="2025-12-22T14:17:00Z">
                  <w:rPr>
                    <w:rFonts w:ascii="Calibri" w:eastAsia="Times New Roman" w:hAnsi="Calibri" w:cs="Calibri"/>
                  </w:rPr>
                </w:rPrChange>
              </w:rPr>
            </w:pPr>
            <w:r w:rsidRPr="00931C08">
              <w:rPr>
                <w:rFonts w:ascii="Calibri" w:eastAsia="Calibri" w:hAnsi="Calibri" w:cs="Calibri"/>
                <w:lang w:val="it-IT"/>
              </w:rPr>
              <w:t>In molti Paesi, controllare i prezzi applicati dai distributori costituisce una violazione delle leggi sulla concorrenza: contatta il tuo team Legale locale per ricevere indicazioni.</w:t>
            </w:r>
          </w:p>
        </w:tc>
      </w:tr>
      <w:tr w:rsidR="00025912" w:rsidRPr="00CB5A5B" w14:paraId="7A8F603B" w14:textId="77777777" w:rsidTr="00E737C0">
        <w:tc>
          <w:tcPr>
            <w:tcW w:w="1353" w:type="dxa"/>
            <w:shd w:val="clear" w:color="auto" w:fill="C1E4F5"/>
            <w:tcMar>
              <w:top w:w="120" w:type="dxa"/>
              <w:left w:w="180" w:type="dxa"/>
              <w:bottom w:w="120" w:type="dxa"/>
              <w:right w:w="180" w:type="dxa"/>
            </w:tcMar>
            <w:hideMark/>
          </w:tcPr>
          <w:p w14:paraId="1B9E38E9" w14:textId="77777777" w:rsidR="000B4F03" w:rsidRPr="00931C08" w:rsidRDefault="00764180" w:rsidP="000B4F03">
            <w:pPr>
              <w:spacing w:before="30" w:after="30"/>
              <w:ind w:left="30" w:right="30"/>
              <w:rPr>
                <w:rFonts w:ascii="Calibri" w:eastAsia="Times New Roman" w:hAnsi="Calibri" w:cs="Calibri"/>
                <w:sz w:val="16"/>
              </w:rPr>
            </w:pPr>
            <w:hyperlink r:id="rId231" w:tgtFrame="_blank" w:history="1">
              <w:r w:rsidRPr="00931C08">
                <w:rPr>
                  <w:rFonts w:ascii="Calibri" w:eastAsia="Times New Roman" w:hAnsi="Calibri" w:cs="Calibri"/>
                  <w:color w:val="0000FF"/>
                  <w:sz w:val="16"/>
                  <w:u w:val="single"/>
                </w:rPr>
                <w:t>Screen 21</w:t>
              </w:r>
            </w:hyperlink>
            <w:r w:rsidRPr="00931C08">
              <w:rPr>
                <w:rFonts w:ascii="Calibri" w:eastAsia="Times New Roman" w:hAnsi="Calibri" w:cs="Calibri"/>
                <w:sz w:val="16"/>
              </w:rPr>
              <w:t xml:space="preserve"> </w:t>
            </w:r>
          </w:p>
          <w:p w14:paraId="1FFA0722" w14:textId="77777777" w:rsidR="000B4F03" w:rsidRPr="00931C08" w:rsidRDefault="00764180" w:rsidP="000B4F03">
            <w:pPr>
              <w:ind w:left="30" w:right="30"/>
              <w:rPr>
                <w:rFonts w:ascii="Calibri" w:eastAsia="Times New Roman" w:hAnsi="Calibri" w:cs="Calibri"/>
                <w:sz w:val="16"/>
              </w:rPr>
            </w:pPr>
            <w:hyperlink r:id="rId232" w:tgtFrame="_blank" w:history="1">
              <w:r w:rsidRPr="00931C08">
                <w:rPr>
                  <w:rFonts w:ascii="Calibri" w:eastAsia="Times New Roman" w:hAnsi="Calibri" w:cs="Calibri"/>
                  <w:color w:val="0000FF"/>
                  <w:sz w:val="16"/>
                  <w:u w:val="single"/>
                </w:rPr>
                <w:t>44_C_22</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5F05793" w14:textId="77777777" w:rsidR="000B4F03" w:rsidRPr="00931C08" w:rsidRDefault="00764180" w:rsidP="008677D5">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Any discussion between competitors around market or dividing clients, products or resources – known as customer allocation – could be viewed as illegal collaboration and should be avoided. These conversations do not have to result in a formal agreement with a competitor to be considered anti-competitive.</w:t>
            </w:r>
          </w:p>
        </w:tc>
        <w:tc>
          <w:tcPr>
            <w:tcW w:w="6000" w:type="dxa"/>
          </w:tcPr>
          <w:p w14:paraId="005C9366" w14:textId="156C71C3" w:rsidR="000B4F03" w:rsidRPr="00CB5A5B" w:rsidRDefault="00764180" w:rsidP="00E737C0">
            <w:pPr>
              <w:spacing w:before="100" w:beforeAutospacing="1" w:after="100" w:afterAutospacing="1"/>
              <w:ind w:left="30" w:right="30"/>
              <w:rPr>
                <w:rFonts w:ascii="Calibri" w:eastAsia="Times New Roman" w:hAnsi="Calibri" w:cs="Calibri"/>
                <w:lang w:val="it-IT"/>
                <w:rPrChange w:id="237" w:author="Borrello, Barbara" w:date="2025-12-22T15:17:00Z" w16du:dateUtc="2025-12-22T14:17:00Z">
                  <w:rPr>
                    <w:rFonts w:ascii="Calibri" w:eastAsia="Times New Roman" w:hAnsi="Calibri" w:cs="Calibri"/>
                  </w:rPr>
                </w:rPrChange>
              </w:rPr>
            </w:pPr>
            <w:r w:rsidRPr="00931C08">
              <w:rPr>
                <w:rFonts w:ascii="Calibri" w:eastAsia="Calibri" w:hAnsi="Calibri" w:cs="Calibri"/>
                <w:lang w:val="it-IT"/>
              </w:rPr>
              <w:t>Qualsiasi discussione tra concorrenti relativa al mercato o</w:t>
            </w:r>
            <w:r w:rsidR="00720E7B">
              <w:rPr>
                <w:rFonts w:ascii="Calibri" w:eastAsia="Calibri" w:hAnsi="Calibri" w:cs="Calibri"/>
                <w:lang w:val="it-IT"/>
              </w:rPr>
              <w:t> </w:t>
            </w:r>
            <w:r w:rsidRPr="00931C08">
              <w:rPr>
                <w:rFonts w:ascii="Calibri" w:eastAsia="Calibri" w:hAnsi="Calibri" w:cs="Calibri"/>
                <w:lang w:val="it-IT"/>
              </w:rPr>
              <w:t>alla suddivisione di clienti, prodotti o risorse, nota come allocazione della clientela, può essere considerata una collaborazione illegale e deve essere evitata. Queste conversazioni non devono necessariamente sfociare in</w:t>
            </w:r>
            <w:r w:rsidR="00E737C0">
              <w:rPr>
                <w:rFonts w:ascii="Calibri" w:eastAsia="Calibri" w:hAnsi="Calibri" w:cs="Calibri"/>
                <w:lang w:val="it-IT"/>
              </w:rPr>
              <w:t> </w:t>
            </w:r>
            <w:r w:rsidRPr="00931C08">
              <w:rPr>
                <w:rFonts w:ascii="Calibri" w:eastAsia="Calibri" w:hAnsi="Calibri" w:cs="Calibri"/>
                <w:lang w:val="it-IT"/>
              </w:rPr>
              <w:t>un</w:t>
            </w:r>
            <w:r w:rsidR="00E737C0">
              <w:rPr>
                <w:rFonts w:ascii="Calibri" w:eastAsia="Calibri" w:hAnsi="Calibri" w:cs="Calibri"/>
                <w:lang w:val="it-IT"/>
              </w:rPr>
              <w:t> </w:t>
            </w:r>
            <w:r w:rsidRPr="00931C08">
              <w:rPr>
                <w:rFonts w:ascii="Calibri" w:eastAsia="Calibri" w:hAnsi="Calibri" w:cs="Calibri"/>
                <w:lang w:val="it-IT"/>
              </w:rPr>
              <w:t>accordo formale con un concorrente per essere considerate anticoncorrenziali.</w:t>
            </w:r>
          </w:p>
        </w:tc>
      </w:tr>
      <w:tr w:rsidR="00025912" w:rsidRPr="00CB5A5B" w14:paraId="574BA0F5" w14:textId="77777777" w:rsidTr="00E737C0">
        <w:tc>
          <w:tcPr>
            <w:tcW w:w="1353" w:type="dxa"/>
            <w:shd w:val="clear" w:color="auto" w:fill="C1E4F5"/>
            <w:tcMar>
              <w:top w:w="120" w:type="dxa"/>
              <w:left w:w="180" w:type="dxa"/>
              <w:bottom w:w="120" w:type="dxa"/>
              <w:right w:w="180" w:type="dxa"/>
            </w:tcMar>
            <w:hideMark/>
          </w:tcPr>
          <w:p w14:paraId="696BAFC5" w14:textId="77777777" w:rsidR="000B4F03" w:rsidRPr="00931C08" w:rsidRDefault="00764180" w:rsidP="000B4F03">
            <w:pPr>
              <w:spacing w:before="30" w:after="30"/>
              <w:ind w:left="30" w:right="30"/>
              <w:rPr>
                <w:rFonts w:ascii="Calibri" w:eastAsia="Times New Roman" w:hAnsi="Calibri" w:cs="Calibri"/>
                <w:sz w:val="16"/>
              </w:rPr>
            </w:pPr>
            <w:hyperlink r:id="rId233" w:tgtFrame="_blank" w:history="1">
              <w:r w:rsidRPr="00931C08">
                <w:rPr>
                  <w:rFonts w:ascii="Calibri" w:eastAsia="Times New Roman" w:hAnsi="Calibri" w:cs="Calibri"/>
                  <w:color w:val="0000FF"/>
                  <w:sz w:val="16"/>
                  <w:u w:val="single"/>
                </w:rPr>
                <w:t>Screen 21</w:t>
              </w:r>
            </w:hyperlink>
            <w:r w:rsidRPr="00931C08">
              <w:rPr>
                <w:rFonts w:ascii="Calibri" w:eastAsia="Times New Roman" w:hAnsi="Calibri" w:cs="Calibri"/>
                <w:sz w:val="16"/>
              </w:rPr>
              <w:t xml:space="preserve"> </w:t>
            </w:r>
          </w:p>
          <w:p w14:paraId="6342F5DA" w14:textId="77777777" w:rsidR="000B4F03" w:rsidRPr="00931C08" w:rsidRDefault="00764180" w:rsidP="000B4F03">
            <w:pPr>
              <w:ind w:left="30" w:right="30"/>
              <w:rPr>
                <w:rFonts w:ascii="Calibri" w:eastAsia="Times New Roman" w:hAnsi="Calibri" w:cs="Calibri"/>
                <w:sz w:val="16"/>
              </w:rPr>
            </w:pPr>
            <w:hyperlink r:id="rId234" w:tgtFrame="_blank" w:history="1">
              <w:r w:rsidRPr="00931C08">
                <w:rPr>
                  <w:rFonts w:ascii="Calibri" w:eastAsia="Times New Roman" w:hAnsi="Calibri" w:cs="Calibri"/>
                  <w:color w:val="0000FF"/>
                  <w:sz w:val="16"/>
                  <w:u w:val="single"/>
                </w:rPr>
                <w:t>45_C_22</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ADE8B82" w14:textId="77777777" w:rsidR="000B4F03" w:rsidRPr="00931C08" w:rsidRDefault="00764180" w:rsidP="008677D5">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Any discussion that takes place between companies with respect to boycotting third parties such as suppliers, distributors or retailers could be viewed as illegal collaboration and should be avoided. These conversations do not have to result in a formal agreement to be considered anti-competitive.</w:t>
            </w:r>
          </w:p>
        </w:tc>
        <w:tc>
          <w:tcPr>
            <w:tcW w:w="6000" w:type="dxa"/>
          </w:tcPr>
          <w:p w14:paraId="669AAF80" w14:textId="66DE5CB4" w:rsidR="000B4F03" w:rsidRPr="00CB5A5B" w:rsidRDefault="00764180" w:rsidP="008677D5">
            <w:pPr>
              <w:spacing w:before="100" w:beforeAutospacing="1" w:after="100" w:afterAutospacing="1"/>
              <w:ind w:left="30" w:right="30"/>
              <w:rPr>
                <w:rFonts w:ascii="Calibri" w:eastAsia="Times New Roman" w:hAnsi="Calibri" w:cs="Calibri"/>
                <w:lang w:val="it-IT"/>
                <w:rPrChange w:id="238" w:author="Borrello, Barbara" w:date="2025-12-22T15:17:00Z" w16du:dateUtc="2025-12-22T14:17:00Z">
                  <w:rPr>
                    <w:rFonts w:ascii="Calibri" w:eastAsia="Times New Roman" w:hAnsi="Calibri" w:cs="Calibri"/>
                  </w:rPr>
                </w:rPrChange>
              </w:rPr>
            </w:pPr>
            <w:r w:rsidRPr="00931C08">
              <w:rPr>
                <w:rFonts w:ascii="Calibri" w:eastAsia="Calibri" w:hAnsi="Calibri" w:cs="Calibri"/>
                <w:lang w:val="it-IT"/>
              </w:rPr>
              <w:t>Qualsiasi discussione tra aziende in merito al boicottaggio di</w:t>
            </w:r>
            <w:r w:rsidR="00720E7B">
              <w:rPr>
                <w:rFonts w:ascii="Calibri" w:eastAsia="Calibri" w:hAnsi="Calibri" w:cs="Calibri"/>
                <w:lang w:val="it-IT"/>
              </w:rPr>
              <w:t> </w:t>
            </w:r>
            <w:r w:rsidRPr="00931C08">
              <w:rPr>
                <w:rFonts w:ascii="Calibri" w:eastAsia="Calibri" w:hAnsi="Calibri" w:cs="Calibri"/>
                <w:lang w:val="it-IT"/>
              </w:rPr>
              <w:t>terze parti, quali fornitori, distributori o rivenditori, potrebbe essere considerata una collaborazione illegale e</w:t>
            </w:r>
            <w:r w:rsidR="00720E7B">
              <w:rPr>
                <w:rFonts w:ascii="Calibri" w:eastAsia="Calibri" w:hAnsi="Calibri" w:cs="Calibri"/>
                <w:lang w:val="it-IT"/>
              </w:rPr>
              <w:t> </w:t>
            </w:r>
            <w:r w:rsidRPr="00931C08">
              <w:rPr>
                <w:rFonts w:ascii="Calibri" w:eastAsia="Calibri" w:hAnsi="Calibri" w:cs="Calibri"/>
                <w:lang w:val="it-IT"/>
              </w:rPr>
              <w:t>deve essere evitata. Queste conversazioni non devono necessariamente sfociare in un accordo formale per essere</w:t>
            </w:r>
            <w:r w:rsidR="00E737C0">
              <w:rPr>
                <w:rFonts w:ascii="Calibri" w:eastAsia="Calibri" w:hAnsi="Calibri" w:cs="Calibri"/>
                <w:lang w:val="it-IT"/>
              </w:rPr>
              <w:t> </w:t>
            </w:r>
            <w:r w:rsidRPr="00931C08">
              <w:rPr>
                <w:rFonts w:ascii="Calibri" w:eastAsia="Calibri" w:hAnsi="Calibri" w:cs="Calibri"/>
                <w:lang w:val="it-IT"/>
              </w:rPr>
              <w:t>considerate anticoncorrenziali.</w:t>
            </w:r>
          </w:p>
        </w:tc>
      </w:tr>
      <w:tr w:rsidR="00025912" w:rsidRPr="00720E7B" w14:paraId="16864289" w14:textId="77777777" w:rsidTr="00E737C0">
        <w:tc>
          <w:tcPr>
            <w:tcW w:w="1353" w:type="dxa"/>
            <w:shd w:val="clear" w:color="auto" w:fill="C1E4F5"/>
            <w:tcMar>
              <w:top w:w="120" w:type="dxa"/>
              <w:left w:w="180" w:type="dxa"/>
              <w:bottom w:w="120" w:type="dxa"/>
              <w:right w:w="180" w:type="dxa"/>
            </w:tcMar>
            <w:hideMark/>
          </w:tcPr>
          <w:p w14:paraId="0B6AC095" w14:textId="77777777" w:rsidR="000B4F03" w:rsidRPr="00931C08" w:rsidRDefault="00764180" w:rsidP="000B4F03">
            <w:pPr>
              <w:spacing w:before="30" w:after="30"/>
              <w:ind w:left="30" w:right="30"/>
              <w:rPr>
                <w:rFonts w:ascii="Calibri" w:eastAsia="Times New Roman" w:hAnsi="Calibri" w:cs="Calibri"/>
                <w:sz w:val="16"/>
              </w:rPr>
            </w:pPr>
            <w:hyperlink r:id="rId235" w:tgtFrame="_blank" w:history="1">
              <w:r w:rsidRPr="00931C08">
                <w:rPr>
                  <w:rFonts w:ascii="Calibri" w:eastAsia="Times New Roman" w:hAnsi="Calibri" w:cs="Calibri"/>
                  <w:color w:val="0000FF"/>
                  <w:sz w:val="16"/>
                  <w:u w:val="single"/>
                </w:rPr>
                <w:t>Screen 26</w:t>
              </w:r>
            </w:hyperlink>
            <w:r w:rsidRPr="00931C08">
              <w:rPr>
                <w:rFonts w:ascii="Calibri" w:eastAsia="Times New Roman" w:hAnsi="Calibri" w:cs="Calibri"/>
                <w:sz w:val="16"/>
              </w:rPr>
              <w:t xml:space="preserve"> </w:t>
            </w:r>
          </w:p>
          <w:p w14:paraId="196AC4FC" w14:textId="77777777" w:rsidR="000B4F03" w:rsidRPr="00931C08" w:rsidRDefault="00764180" w:rsidP="000B4F03">
            <w:pPr>
              <w:ind w:left="30" w:right="30"/>
              <w:rPr>
                <w:rFonts w:ascii="Calibri" w:eastAsia="Times New Roman" w:hAnsi="Calibri" w:cs="Calibri"/>
                <w:sz w:val="16"/>
              </w:rPr>
            </w:pPr>
            <w:hyperlink r:id="rId236" w:tgtFrame="_blank" w:history="1">
              <w:r w:rsidRPr="00931C08">
                <w:rPr>
                  <w:rFonts w:ascii="Calibri" w:eastAsia="Times New Roman" w:hAnsi="Calibri" w:cs="Calibri"/>
                  <w:color w:val="0000FF"/>
                  <w:sz w:val="16"/>
                  <w:u w:val="single"/>
                </w:rPr>
                <w:t>55_C_27</w:t>
              </w:r>
            </w:hyperlink>
            <w:r w:rsidRPr="00931C08">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013BB82" w14:textId="77777777" w:rsidR="000B4F03" w:rsidRPr="00931C08" w:rsidRDefault="00764180" w:rsidP="008677D5">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[1] You are responsible for the manufacturing of reagents in the United States. During a conference, you and a few of your counterparts at other companies have an “off-the-record” discussion about one of your suppliers. Although no formal agreement is reached, a number of these counterparts indicate they will no longer be using a particular supplier because this supplier has near monopoly power and is using its dominant position to raise prices. Could your participation in the discussion be considered anti-competitive?</w:t>
            </w:r>
          </w:p>
        </w:tc>
        <w:tc>
          <w:tcPr>
            <w:tcW w:w="6000" w:type="dxa"/>
          </w:tcPr>
          <w:p w14:paraId="000D3A67" w14:textId="76053939" w:rsidR="000B4F03" w:rsidRPr="00720E7B" w:rsidRDefault="00764180" w:rsidP="008677D5">
            <w:pPr>
              <w:spacing w:before="100" w:beforeAutospacing="1" w:after="100" w:afterAutospacing="1"/>
              <w:ind w:left="30" w:right="30"/>
              <w:rPr>
                <w:rFonts w:ascii="Calibri" w:eastAsia="Times New Roman" w:hAnsi="Calibri" w:cs="Calibri"/>
                <w:lang w:val="it-IT"/>
              </w:rPr>
            </w:pPr>
            <w:r w:rsidRPr="00931C08">
              <w:rPr>
                <w:rFonts w:ascii="Calibri" w:eastAsia="Calibri" w:hAnsi="Calibri" w:cs="Calibri"/>
                <w:lang w:val="it-IT"/>
              </w:rPr>
              <w:t>[1] Sei responsabile della produzione di reagenti negli Stati</w:t>
            </w:r>
            <w:r w:rsidR="00E737C0">
              <w:rPr>
                <w:rFonts w:ascii="Calibri" w:eastAsia="Calibri" w:hAnsi="Calibri" w:cs="Calibri"/>
                <w:lang w:val="it-IT"/>
              </w:rPr>
              <w:t> </w:t>
            </w:r>
            <w:r w:rsidRPr="00931C08">
              <w:rPr>
                <w:rFonts w:ascii="Calibri" w:eastAsia="Calibri" w:hAnsi="Calibri" w:cs="Calibri"/>
                <w:lang w:val="it-IT"/>
              </w:rPr>
              <w:t>Uniti. Durante una conferenza, tu e alcuni dei tuoi omologhi di altre aziende intraprendono una discussione informale su</w:t>
            </w:r>
            <w:r w:rsidR="00720E7B">
              <w:rPr>
                <w:rFonts w:ascii="Calibri" w:eastAsia="Calibri" w:hAnsi="Calibri" w:cs="Calibri"/>
                <w:lang w:val="it-IT"/>
              </w:rPr>
              <w:t> </w:t>
            </w:r>
            <w:r w:rsidRPr="00931C08">
              <w:rPr>
                <w:rFonts w:ascii="Calibri" w:eastAsia="Calibri" w:hAnsi="Calibri" w:cs="Calibri"/>
                <w:lang w:val="it-IT"/>
              </w:rPr>
              <w:t>uno dei tuoi fornitori. Sebbene non sia stato raggiunto alcun accordo formale, alcune di queste controparti dichiarano che non si avvarranno più di un determinato fornitore poiché detiene un potere quasi monopolistico e</w:t>
            </w:r>
            <w:r w:rsidR="00720E7B">
              <w:rPr>
                <w:rFonts w:ascii="Calibri" w:eastAsia="Calibri" w:hAnsi="Calibri" w:cs="Calibri"/>
                <w:lang w:val="it-IT"/>
              </w:rPr>
              <w:t> </w:t>
            </w:r>
            <w:r w:rsidRPr="00931C08">
              <w:rPr>
                <w:rFonts w:ascii="Calibri" w:eastAsia="Calibri" w:hAnsi="Calibri" w:cs="Calibri"/>
                <w:lang w:val="it-IT"/>
              </w:rPr>
              <w:t>sta sfruttando la sua posizione dominante per aumentare i</w:t>
            </w:r>
            <w:r w:rsidR="00720E7B">
              <w:rPr>
                <w:rFonts w:ascii="Calibri" w:eastAsia="Calibri" w:hAnsi="Calibri" w:cs="Calibri"/>
                <w:lang w:val="it-IT"/>
              </w:rPr>
              <w:t> </w:t>
            </w:r>
            <w:r w:rsidRPr="00931C08">
              <w:rPr>
                <w:rFonts w:ascii="Calibri" w:eastAsia="Calibri" w:hAnsi="Calibri" w:cs="Calibri"/>
                <w:lang w:val="it-IT"/>
              </w:rPr>
              <w:t>prezzi. La tua partecipazione alla discussione potrebbe essere considerata anticoncorrenziale?</w:t>
            </w:r>
          </w:p>
        </w:tc>
      </w:tr>
      <w:tr w:rsidR="00025912" w:rsidRPr="00CB5A5B" w14:paraId="27168790" w14:textId="77777777" w:rsidTr="00E737C0">
        <w:tc>
          <w:tcPr>
            <w:tcW w:w="1353" w:type="dxa"/>
            <w:shd w:val="clear" w:color="auto" w:fill="C1E4F5"/>
            <w:tcMar>
              <w:top w:w="120" w:type="dxa"/>
              <w:left w:w="180" w:type="dxa"/>
              <w:bottom w:w="120" w:type="dxa"/>
              <w:right w:w="180" w:type="dxa"/>
            </w:tcMar>
            <w:hideMark/>
          </w:tcPr>
          <w:p w14:paraId="37B32F54" w14:textId="77777777" w:rsidR="000B4F03" w:rsidRPr="00931C08" w:rsidRDefault="00764180" w:rsidP="000B4F03">
            <w:pPr>
              <w:spacing w:before="30" w:after="30"/>
              <w:ind w:left="30" w:right="30"/>
              <w:rPr>
                <w:rFonts w:ascii="Calibri" w:eastAsia="Times New Roman" w:hAnsi="Calibri" w:cs="Calibri"/>
                <w:sz w:val="16"/>
              </w:rPr>
            </w:pPr>
            <w:r w:rsidRPr="00931C08">
              <w:rPr>
                <w:rFonts w:ascii="Calibri" w:eastAsia="Times New Roman" w:hAnsi="Calibri" w:cs="Calibri"/>
                <w:sz w:val="16"/>
              </w:rPr>
              <w:lastRenderedPageBreak/>
              <w:t>Screen 26</w:t>
            </w:r>
          </w:p>
          <w:p w14:paraId="702B7B6E" w14:textId="77777777" w:rsidR="000B4F03" w:rsidRPr="00931C08" w:rsidRDefault="00764180" w:rsidP="000B4F03">
            <w:pPr>
              <w:spacing w:before="100" w:beforeAutospacing="1" w:after="100" w:afterAutospacing="1"/>
              <w:ind w:left="30" w:right="30"/>
              <w:rPr>
                <w:rFonts w:ascii="Calibri" w:eastAsia="Times New Roman" w:hAnsi="Calibri" w:cs="Calibri"/>
                <w:sz w:val="16"/>
              </w:rPr>
            </w:pPr>
            <w:r w:rsidRPr="00931C08">
              <w:rPr>
                <w:rFonts w:ascii="Calibri" w:eastAsia="Times New Roman" w:hAnsi="Calibri" w:cs="Calibri"/>
                <w:sz w:val="16"/>
              </w:rPr>
              <w:t>Question 1: Feedback</w:t>
            </w:r>
          </w:p>
          <w:p w14:paraId="4F2B1163" w14:textId="77777777" w:rsidR="000B4F03" w:rsidRPr="00931C08" w:rsidRDefault="00764180" w:rsidP="000B4F03">
            <w:pPr>
              <w:ind w:left="30" w:right="30"/>
              <w:rPr>
                <w:rFonts w:ascii="Calibri" w:eastAsia="Times New Roman" w:hAnsi="Calibri" w:cs="Calibri"/>
                <w:sz w:val="16"/>
              </w:rPr>
            </w:pPr>
            <w:r w:rsidRPr="00931C08">
              <w:rPr>
                <w:rFonts w:ascii="Calibri" w:eastAsia="Times New Roman" w:hAnsi="Calibri" w:cs="Calibri"/>
                <w:sz w:val="16"/>
              </w:rPr>
              <w:t>60_C_27</w:t>
            </w:r>
          </w:p>
        </w:tc>
        <w:tc>
          <w:tcPr>
            <w:tcW w:w="6000" w:type="dxa"/>
            <w:tcMar>
              <w:top w:w="120" w:type="dxa"/>
              <w:left w:w="180" w:type="dxa"/>
              <w:bottom w:w="120" w:type="dxa"/>
              <w:right w:w="180" w:type="dxa"/>
            </w:tcMar>
            <w:hideMark/>
          </w:tcPr>
          <w:p w14:paraId="4246E87E" w14:textId="77777777" w:rsidR="000B4F03" w:rsidRPr="00931C08" w:rsidRDefault="00764180" w:rsidP="008677D5">
            <w:pPr>
              <w:spacing w:before="100" w:beforeAutospacing="1" w:after="100" w:afterAutospacing="1"/>
              <w:ind w:left="30" w:right="30"/>
              <w:rPr>
                <w:rFonts w:ascii="Calibri" w:eastAsia="Times New Roman" w:hAnsi="Calibri" w:cs="Calibri"/>
              </w:rPr>
            </w:pPr>
            <w:r w:rsidRPr="00931C08">
              <w:rPr>
                <w:rFonts w:ascii="Calibri" w:eastAsia="Times New Roman" w:hAnsi="Calibri" w:cs="Calibri"/>
              </w:rPr>
              <w:t>Any discussion that takes place between companies with respect to boycotting third parties such as suppliers, distributors, or retailers could be viewed as anti-competitive by government authorities.</w:t>
            </w:r>
          </w:p>
        </w:tc>
        <w:tc>
          <w:tcPr>
            <w:tcW w:w="6000" w:type="dxa"/>
          </w:tcPr>
          <w:p w14:paraId="35520855" w14:textId="6F3C08F4" w:rsidR="000B4F03" w:rsidRPr="00CB5A5B" w:rsidRDefault="00764180" w:rsidP="008677D5">
            <w:pPr>
              <w:spacing w:before="100" w:beforeAutospacing="1" w:after="100" w:afterAutospacing="1"/>
              <w:ind w:left="30" w:right="30"/>
              <w:rPr>
                <w:rFonts w:ascii="Calibri" w:eastAsia="Times New Roman" w:hAnsi="Calibri" w:cs="Calibri"/>
                <w:lang w:val="it-IT"/>
                <w:rPrChange w:id="239" w:author="Borrello, Barbara" w:date="2025-12-22T15:17:00Z" w16du:dateUtc="2025-12-22T14:17:00Z">
                  <w:rPr>
                    <w:rFonts w:ascii="Calibri" w:eastAsia="Times New Roman" w:hAnsi="Calibri" w:cs="Calibri"/>
                  </w:rPr>
                </w:rPrChange>
              </w:rPr>
            </w:pPr>
            <w:r w:rsidRPr="00931C08">
              <w:rPr>
                <w:rFonts w:ascii="Calibri" w:eastAsia="Calibri" w:hAnsi="Calibri" w:cs="Calibri"/>
                <w:lang w:val="it-IT"/>
              </w:rPr>
              <w:t>Qualsiasi discussione tra aziende in merito al boicottaggio di</w:t>
            </w:r>
            <w:r w:rsidR="00720E7B">
              <w:rPr>
                <w:rFonts w:ascii="Calibri" w:eastAsia="Calibri" w:hAnsi="Calibri" w:cs="Calibri"/>
                <w:lang w:val="it-IT"/>
              </w:rPr>
              <w:t> </w:t>
            </w:r>
            <w:r w:rsidRPr="00931C08">
              <w:rPr>
                <w:rFonts w:ascii="Calibri" w:eastAsia="Calibri" w:hAnsi="Calibri" w:cs="Calibri"/>
                <w:lang w:val="it-IT"/>
              </w:rPr>
              <w:t>terze parti, quali fornitori, distributori o rivenditori, potrebbe essere considerata anticoncorrenziale dalle pubbliche autorità.</w:t>
            </w:r>
          </w:p>
        </w:tc>
      </w:tr>
    </w:tbl>
    <w:p w14:paraId="265B5B42" w14:textId="77777777" w:rsidR="00F44929" w:rsidRPr="00CB5A5B" w:rsidRDefault="00F44929">
      <w:pPr>
        <w:rPr>
          <w:rFonts w:eastAsia="Times New Roman"/>
          <w:lang w:val="it-IT"/>
          <w:rPrChange w:id="240" w:author="Borrello, Barbara" w:date="2025-12-22T15:17:00Z" w16du:dateUtc="2025-12-22T14:17:00Z">
            <w:rPr>
              <w:rFonts w:eastAsia="Times New Roman"/>
            </w:rPr>
          </w:rPrChange>
        </w:rPr>
      </w:pPr>
    </w:p>
    <w:sectPr w:rsidR="00F44929" w:rsidRPr="00CB5A5B" w:rsidSect="002C1E64">
      <w:headerReference w:type="default" r:id="rId23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F93BE" w14:textId="77777777" w:rsidR="00C812CB" w:rsidRDefault="00C812CB">
      <w:r>
        <w:separator/>
      </w:r>
    </w:p>
  </w:endnote>
  <w:endnote w:type="continuationSeparator" w:id="0">
    <w:p w14:paraId="171B3EF0" w14:textId="77777777" w:rsidR="00C812CB" w:rsidRDefault="00C812CB">
      <w:r>
        <w:continuationSeparator/>
      </w:r>
    </w:p>
  </w:endnote>
  <w:endnote w:type="continuationNotice" w:id="1">
    <w:p w14:paraId="3A8FA088" w14:textId="77777777" w:rsidR="00C812CB" w:rsidRDefault="00C812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F0663" w14:textId="77777777" w:rsidR="00C812CB" w:rsidRDefault="00C812CB">
      <w:r>
        <w:separator/>
      </w:r>
    </w:p>
  </w:footnote>
  <w:footnote w:type="continuationSeparator" w:id="0">
    <w:p w14:paraId="46422A1B" w14:textId="77777777" w:rsidR="00C812CB" w:rsidRDefault="00C812CB">
      <w:r>
        <w:continuationSeparator/>
      </w:r>
    </w:p>
  </w:footnote>
  <w:footnote w:type="continuationNotice" w:id="1">
    <w:p w14:paraId="4C12034E" w14:textId="77777777" w:rsidR="00C812CB" w:rsidRDefault="00C812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4DEF" w14:textId="77777777" w:rsidR="002C1E64" w:rsidRDefault="00764180">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2DAC6E8C">
      <w:start w:val="1"/>
      <w:numFmt w:val="bullet"/>
      <w:lvlText w:val=""/>
      <w:lvlJc w:val="left"/>
      <w:pPr>
        <w:ind w:left="1440" w:hanging="360"/>
      </w:pPr>
      <w:rPr>
        <w:rFonts w:ascii="Symbol" w:hAnsi="Symbol" w:hint="default"/>
      </w:rPr>
    </w:lvl>
    <w:lvl w:ilvl="1" w:tplc="7108AB86" w:tentative="1">
      <w:start w:val="1"/>
      <w:numFmt w:val="bullet"/>
      <w:lvlText w:val="o"/>
      <w:lvlJc w:val="left"/>
      <w:pPr>
        <w:ind w:left="2160" w:hanging="360"/>
      </w:pPr>
      <w:rPr>
        <w:rFonts w:ascii="Courier New" w:hAnsi="Courier New" w:cs="Courier New" w:hint="default"/>
      </w:rPr>
    </w:lvl>
    <w:lvl w:ilvl="2" w:tplc="D576927E" w:tentative="1">
      <w:start w:val="1"/>
      <w:numFmt w:val="bullet"/>
      <w:lvlText w:val=""/>
      <w:lvlJc w:val="left"/>
      <w:pPr>
        <w:ind w:left="2880" w:hanging="360"/>
      </w:pPr>
      <w:rPr>
        <w:rFonts w:ascii="Wingdings" w:hAnsi="Wingdings" w:hint="default"/>
      </w:rPr>
    </w:lvl>
    <w:lvl w:ilvl="3" w:tplc="94C8680A" w:tentative="1">
      <w:start w:val="1"/>
      <w:numFmt w:val="bullet"/>
      <w:lvlText w:val=""/>
      <w:lvlJc w:val="left"/>
      <w:pPr>
        <w:ind w:left="3600" w:hanging="360"/>
      </w:pPr>
      <w:rPr>
        <w:rFonts w:ascii="Symbol" w:hAnsi="Symbol" w:hint="default"/>
      </w:rPr>
    </w:lvl>
    <w:lvl w:ilvl="4" w:tplc="B9FC7AA8" w:tentative="1">
      <w:start w:val="1"/>
      <w:numFmt w:val="bullet"/>
      <w:lvlText w:val="o"/>
      <w:lvlJc w:val="left"/>
      <w:pPr>
        <w:ind w:left="4320" w:hanging="360"/>
      </w:pPr>
      <w:rPr>
        <w:rFonts w:ascii="Courier New" w:hAnsi="Courier New" w:cs="Courier New" w:hint="default"/>
      </w:rPr>
    </w:lvl>
    <w:lvl w:ilvl="5" w:tplc="DD908FAE" w:tentative="1">
      <w:start w:val="1"/>
      <w:numFmt w:val="bullet"/>
      <w:lvlText w:val=""/>
      <w:lvlJc w:val="left"/>
      <w:pPr>
        <w:ind w:left="5040" w:hanging="360"/>
      </w:pPr>
      <w:rPr>
        <w:rFonts w:ascii="Wingdings" w:hAnsi="Wingdings" w:hint="default"/>
      </w:rPr>
    </w:lvl>
    <w:lvl w:ilvl="6" w:tplc="8C38C3D4" w:tentative="1">
      <w:start w:val="1"/>
      <w:numFmt w:val="bullet"/>
      <w:lvlText w:val=""/>
      <w:lvlJc w:val="left"/>
      <w:pPr>
        <w:ind w:left="5760" w:hanging="360"/>
      </w:pPr>
      <w:rPr>
        <w:rFonts w:ascii="Symbol" w:hAnsi="Symbol" w:hint="default"/>
      </w:rPr>
    </w:lvl>
    <w:lvl w:ilvl="7" w:tplc="3CE6BB06" w:tentative="1">
      <w:start w:val="1"/>
      <w:numFmt w:val="bullet"/>
      <w:lvlText w:val="o"/>
      <w:lvlJc w:val="left"/>
      <w:pPr>
        <w:ind w:left="6480" w:hanging="360"/>
      </w:pPr>
      <w:rPr>
        <w:rFonts w:ascii="Courier New" w:hAnsi="Courier New" w:cs="Courier New" w:hint="default"/>
      </w:rPr>
    </w:lvl>
    <w:lvl w:ilvl="8" w:tplc="571AFA00"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153430">
    <w:abstractNumId w:val="3"/>
  </w:num>
  <w:num w:numId="2" w16cid:durableId="716126189">
    <w:abstractNumId w:val="1"/>
  </w:num>
  <w:num w:numId="3" w16cid:durableId="553001994">
    <w:abstractNumId w:val="2"/>
  </w:num>
  <w:num w:numId="4" w16cid:durableId="1466772797">
    <w:abstractNumId w:val="0"/>
  </w:num>
  <w:num w:numId="5" w16cid:durableId="1159151385">
    <w:abstractNumId w:val="5"/>
  </w:num>
  <w:num w:numId="6" w16cid:durableId="1504011502">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rrello, Barbara">
    <w15:presenceInfo w15:providerId="AD" w15:userId="S::barbara.borrello@abbott.com::b9cf9f06-2728-44f7-9a5a-10484d4837c9"/>
  </w15:person>
  <w15:person w15:author="Sourabh Darange">
    <w15:presenceInfo w15:providerId="AD" w15:userId="S::sdarange@transperfect.com::b08beada-5ffc-4032-b845-3650fe4cf6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hyphenationZone w:val="283"/>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14BC"/>
    <w:rsid w:val="00022AA5"/>
    <w:rsid w:val="00025912"/>
    <w:rsid w:val="000349F2"/>
    <w:rsid w:val="000515B2"/>
    <w:rsid w:val="000701A9"/>
    <w:rsid w:val="0009367D"/>
    <w:rsid w:val="000A2928"/>
    <w:rsid w:val="000B1959"/>
    <w:rsid w:val="000B2E73"/>
    <w:rsid w:val="000B4F03"/>
    <w:rsid w:val="000E3269"/>
    <w:rsid w:val="00106FB1"/>
    <w:rsid w:val="001811F7"/>
    <w:rsid w:val="001A529A"/>
    <w:rsid w:val="001C3170"/>
    <w:rsid w:val="0020674E"/>
    <w:rsid w:val="002102E5"/>
    <w:rsid w:val="002117DA"/>
    <w:rsid w:val="00221C80"/>
    <w:rsid w:val="00222B72"/>
    <w:rsid w:val="002303E1"/>
    <w:rsid w:val="00244F41"/>
    <w:rsid w:val="00247243"/>
    <w:rsid w:val="00253DD4"/>
    <w:rsid w:val="00257449"/>
    <w:rsid w:val="00270D22"/>
    <w:rsid w:val="00277052"/>
    <w:rsid w:val="00287EE9"/>
    <w:rsid w:val="00294ABE"/>
    <w:rsid w:val="002975F2"/>
    <w:rsid w:val="002C1E64"/>
    <w:rsid w:val="002D5ACA"/>
    <w:rsid w:val="002F3A10"/>
    <w:rsid w:val="00310ED1"/>
    <w:rsid w:val="00314236"/>
    <w:rsid w:val="00315D6E"/>
    <w:rsid w:val="00337425"/>
    <w:rsid w:val="0035121E"/>
    <w:rsid w:val="0035151F"/>
    <w:rsid w:val="00367398"/>
    <w:rsid w:val="00370E9A"/>
    <w:rsid w:val="00375C32"/>
    <w:rsid w:val="00380CFE"/>
    <w:rsid w:val="0039511E"/>
    <w:rsid w:val="003B736E"/>
    <w:rsid w:val="003C2A50"/>
    <w:rsid w:val="003C4FB1"/>
    <w:rsid w:val="003E2E74"/>
    <w:rsid w:val="003E5A36"/>
    <w:rsid w:val="003F23F2"/>
    <w:rsid w:val="003F2466"/>
    <w:rsid w:val="0040060A"/>
    <w:rsid w:val="004150A0"/>
    <w:rsid w:val="00424E66"/>
    <w:rsid w:val="004422A3"/>
    <w:rsid w:val="0044511A"/>
    <w:rsid w:val="0044724D"/>
    <w:rsid w:val="00472365"/>
    <w:rsid w:val="00487775"/>
    <w:rsid w:val="004A6088"/>
    <w:rsid w:val="004D2971"/>
    <w:rsid w:val="004D60B2"/>
    <w:rsid w:val="004E0A13"/>
    <w:rsid w:val="005011CC"/>
    <w:rsid w:val="0051618B"/>
    <w:rsid w:val="00571D29"/>
    <w:rsid w:val="00585268"/>
    <w:rsid w:val="0059265E"/>
    <w:rsid w:val="00597F68"/>
    <w:rsid w:val="005B5C04"/>
    <w:rsid w:val="005C43A0"/>
    <w:rsid w:val="005C6739"/>
    <w:rsid w:val="005C7B27"/>
    <w:rsid w:val="005D1A4D"/>
    <w:rsid w:val="005D2658"/>
    <w:rsid w:val="005D2770"/>
    <w:rsid w:val="005D77CA"/>
    <w:rsid w:val="005F1E76"/>
    <w:rsid w:val="00603700"/>
    <w:rsid w:val="006205BB"/>
    <w:rsid w:val="0065371E"/>
    <w:rsid w:val="0065570F"/>
    <w:rsid w:val="00657165"/>
    <w:rsid w:val="00666511"/>
    <w:rsid w:val="00671917"/>
    <w:rsid w:val="006A6FDF"/>
    <w:rsid w:val="006C1B96"/>
    <w:rsid w:val="006E5FE6"/>
    <w:rsid w:val="006F1CE1"/>
    <w:rsid w:val="00704439"/>
    <w:rsid w:val="007137BE"/>
    <w:rsid w:val="00720E7B"/>
    <w:rsid w:val="00723EDD"/>
    <w:rsid w:val="0072497F"/>
    <w:rsid w:val="007317E0"/>
    <w:rsid w:val="00737737"/>
    <w:rsid w:val="007502B3"/>
    <w:rsid w:val="00764180"/>
    <w:rsid w:val="00764DBF"/>
    <w:rsid w:val="0077641B"/>
    <w:rsid w:val="00786C94"/>
    <w:rsid w:val="007920A2"/>
    <w:rsid w:val="00795145"/>
    <w:rsid w:val="007A2786"/>
    <w:rsid w:val="007C042D"/>
    <w:rsid w:val="007F3317"/>
    <w:rsid w:val="00801ADC"/>
    <w:rsid w:val="008079A2"/>
    <w:rsid w:val="00807D7F"/>
    <w:rsid w:val="00813BAF"/>
    <w:rsid w:val="00814E14"/>
    <w:rsid w:val="0082197E"/>
    <w:rsid w:val="008270F1"/>
    <w:rsid w:val="00830D57"/>
    <w:rsid w:val="008333B9"/>
    <w:rsid w:val="00835013"/>
    <w:rsid w:val="00835B5B"/>
    <w:rsid w:val="00836998"/>
    <w:rsid w:val="00837EE2"/>
    <w:rsid w:val="00840375"/>
    <w:rsid w:val="008550AC"/>
    <w:rsid w:val="00857794"/>
    <w:rsid w:val="008677D5"/>
    <w:rsid w:val="00870B35"/>
    <w:rsid w:val="00872853"/>
    <w:rsid w:val="00886E5B"/>
    <w:rsid w:val="00886E85"/>
    <w:rsid w:val="008970A2"/>
    <w:rsid w:val="008A1495"/>
    <w:rsid w:val="008A2D00"/>
    <w:rsid w:val="008A4899"/>
    <w:rsid w:val="008B2A22"/>
    <w:rsid w:val="008F46B5"/>
    <w:rsid w:val="008F4D10"/>
    <w:rsid w:val="00903579"/>
    <w:rsid w:val="009059BB"/>
    <w:rsid w:val="00907673"/>
    <w:rsid w:val="009217BB"/>
    <w:rsid w:val="00931C08"/>
    <w:rsid w:val="0093665F"/>
    <w:rsid w:val="0094318D"/>
    <w:rsid w:val="00961732"/>
    <w:rsid w:val="00963D30"/>
    <w:rsid w:val="009674C0"/>
    <w:rsid w:val="00981542"/>
    <w:rsid w:val="00996A4E"/>
    <w:rsid w:val="009A0BBE"/>
    <w:rsid w:val="009A46D3"/>
    <w:rsid w:val="009D7F9A"/>
    <w:rsid w:val="009E03B7"/>
    <w:rsid w:val="009E2420"/>
    <w:rsid w:val="009F7999"/>
    <w:rsid w:val="00A30FE8"/>
    <w:rsid w:val="00A551B5"/>
    <w:rsid w:val="00A944EC"/>
    <w:rsid w:val="00AB119E"/>
    <w:rsid w:val="00AC0538"/>
    <w:rsid w:val="00AC63D6"/>
    <w:rsid w:val="00AC73AA"/>
    <w:rsid w:val="00AF4AEE"/>
    <w:rsid w:val="00B04054"/>
    <w:rsid w:val="00B050E1"/>
    <w:rsid w:val="00B10059"/>
    <w:rsid w:val="00B139F7"/>
    <w:rsid w:val="00B26A56"/>
    <w:rsid w:val="00B32FB9"/>
    <w:rsid w:val="00B40A67"/>
    <w:rsid w:val="00B44AA0"/>
    <w:rsid w:val="00B4646D"/>
    <w:rsid w:val="00B5424A"/>
    <w:rsid w:val="00B6655E"/>
    <w:rsid w:val="00B71E05"/>
    <w:rsid w:val="00B93BBE"/>
    <w:rsid w:val="00BB2193"/>
    <w:rsid w:val="00BD044A"/>
    <w:rsid w:val="00BD4290"/>
    <w:rsid w:val="00BE08E6"/>
    <w:rsid w:val="00C1674D"/>
    <w:rsid w:val="00C3746E"/>
    <w:rsid w:val="00C42F21"/>
    <w:rsid w:val="00C70688"/>
    <w:rsid w:val="00C711EA"/>
    <w:rsid w:val="00C74B1F"/>
    <w:rsid w:val="00C812CB"/>
    <w:rsid w:val="00CB03A3"/>
    <w:rsid w:val="00CB5A5B"/>
    <w:rsid w:val="00CE0473"/>
    <w:rsid w:val="00CF0DEC"/>
    <w:rsid w:val="00CF5288"/>
    <w:rsid w:val="00D13615"/>
    <w:rsid w:val="00D21F04"/>
    <w:rsid w:val="00D24002"/>
    <w:rsid w:val="00D319D3"/>
    <w:rsid w:val="00D54E89"/>
    <w:rsid w:val="00DD7E91"/>
    <w:rsid w:val="00DE5484"/>
    <w:rsid w:val="00DF2A44"/>
    <w:rsid w:val="00E15172"/>
    <w:rsid w:val="00E2699E"/>
    <w:rsid w:val="00E36CE0"/>
    <w:rsid w:val="00E5633E"/>
    <w:rsid w:val="00E575CE"/>
    <w:rsid w:val="00E72CDE"/>
    <w:rsid w:val="00E737C0"/>
    <w:rsid w:val="00E7733C"/>
    <w:rsid w:val="00E81205"/>
    <w:rsid w:val="00E8257A"/>
    <w:rsid w:val="00E8613C"/>
    <w:rsid w:val="00E866EF"/>
    <w:rsid w:val="00E90AF1"/>
    <w:rsid w:val="00E979A6"/>
    <w:rsid w:val="00EA2282"/>
    <w:rsid w:val="00EA3E42"/>
    <w:rsid w:val="00EA6547"/>
    <w:rsid w:val="00EE2E1E"/>
    <w:rsid w:val="00EE66DE"/>
    <w:rsid w:val="00EF55B7"/>
    <w:rsid w:val="00F20B1E"/>
    <w:rsid w:val="00F25748"/>
    <w:rsid w:val="00F44929"/>
    <w:rsid w:val="00F47217"/>
    <w:rsid w:val="00F5122E"/>
    <w:rsid w:val="00F540EF"/>
    <w:rsid w:val="00F63DFF"/>
    <w:rsid w:val="00F66488"/>
    <w:rsid w:val="00F81109"/>
    <w:rsid w:val="00F9341F"/>
    <w:rsid w:val="00FA3DF9"/>
    <w:rsid w:val="00FD6DAC"/>
    <w:rsid w:val="00FE4056"/>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351064"/>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 w:type="paragraph" w:styleId="Revision">
    <w:name w:val="Revision"/>
    <w:hidden/>
    <w:uiPriority w:val="99"/>
    <w:semiHidden/>
    <w:rsid w:val="00CB5A5B"/>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6_C_16" TargetMode="External"/><Relationship Id="rId21" Type="http://schemas.openxmlformats.org/officeDocument/2006/relationships/hyperlink" Target="http:/rusnakassociates.com/content/AbbottCOBCCourse/courses/EN-US/course/index.html?showScreen=6_C_6" TargetMode="External"/><Relationship Id="rId42" Type="http://schemas.openxmlformats.org/officeDocument/2006/relationships/hyperlink" Target="http:/rusnakassociates.com/content/AbbottCOBCCourse/courses/EN-US/course/index.html?showScreen=16_C_10" TargetMode="External"/><Relationship Id="rId63" Type="http://schemas.openxmlformats.org/officeDocument/2006/relationships/hyperlink" Target="http:/rusnakassociates.com/content/AbbottCOBCCourse/courses/EN-US/course/index.html?showScreen=27_C_12" TargetMode="External"/><Relationship Id="rId84" Type="http://schemas.openxmlformats.org/officeDocument/2006/relationships/hyperlink" Target="http:/rusnakassociates.com/content/AbbottCOBCCourse/courses/EN-US/course/index.html?showScreen=37_C_13" TargetMode="External"/><Relationship Id="rId138" Type="http://schemas.openxmlformats.org/officeDocument/2006/relationships/hyperlink" Target="http:/rusnakassociates.com/content/AbbottCOBCCourse/courses/EN-US/course/index.html?showScreen=68_C_16" TargetMode="External"/><Relationship Id="rId159" Type="http://schemas.openxmlformats.org/officeDocument/2006/relationships/hyperlink" Target="http:/rusnakassociates.com/content/AbbottCOBCCourse/courses/EN-US/course/index.html?showScreen=82_C_16" TargetMode="External"/><Relationship Id="rId170" Type="http://schemas.openxmlformats.org/officeDocument/2006/relationships/hyperlink" Target="http:/rusnakassociates.com/content/AbbottCOBCCourse/courses/EN-US/course/index.html?showScreen=88_C_16" TargetMode="External"/><Relationship Id="rId191" Type="http://schemas.openxmlformats.org/officeDocument/2006/relationships/hyperlink" Target="http:/rusnakassociates.com/content/AbbottCOBCCourse/courses/EN-US/course/index.html?showScreen=104_C_199" TargetMode="External"/><Relationship Id="rId205" Type="http://schemas.openxmlformats.org/officeDocument/2006/relationships/hyperlink" Target="https://secure.ethicspoint.com/domain/media/en/gui/40393/index.html" TargetMode="External"/><Relationship Id="rId226" Type="http://schemas.openxmlformats.org/officeDocument/2006/relationships/hyperlink" Target="http:/rusnakassociates.com/content/AbbottCompete/courses/EN-US/course/index.html?showScreen=25_C_13" TargetMode="External"/><Relationship Id="rId107" Type="http://schemas.openxmlformats.org/officeDocument/2006/relationships/hyperlink" Target="http:/rusnakassociates.com/content/AbbottCOBCCourse/courses/EN-US/course/index.html?showScreen=50_C_16" TargetMode="External"/><Relationship Id="rId11" Type="http://schemas.openxmlformats.org/officeDocument/2006/relationships/hyperlink" Target="http:/rusnakassociates.com/content/AbbottCOBCCourse/courses/EN-US/course/index.html?showScreen=1_C_1" TargetMode="External"/><Relationship Id="rId32" Type="http://schemas.openxmlformats.org/officeDocument/2006/relationships/hyperlink" Target="http:/rusnakassociates.com/content/AbbottCOBCCourse/courses/EN-US/course/index.html?showScreen=11_C_9" TargetMode="External"/><Relationship Id="rId53" Type="http://schemas.openxmlformats.org/officeDocument/2006/relationships/hyperlink" Target="http:/rusnakassociates.com/content/AbbottCOBCCourse/courses/EN-US/course/index.html?showScreen=22_C_11" TargetMode="External"/><Relationship Id="rId74" Type="http://schemas.openxmlformats.org/officeDocument/2006/relationships/hyperlink" Target="http:/rusnakassociates.com/content/AbbottCOBCCourse/courses/EN-US/course/index.html?showScreen=32_C_13" TargetMode="External"/><Relationship Id="rId128" Type="http://schemas.openxmlformats.org/officeDocument/2006/relationships/hyperlink" Target="http:/rusnakassociates.com/content/AbbottCOBCCourse/courses/EN-US/course/index.html?showScreen=62_C_16" TargetMode="External"/><Relationship Id="rId149" Type="http://schemas.openxmlformats.org/officeDocument/2006/relationships/hyperlink" Target="http:/rusnakassociates.com/content/AbbottCOBCCourse/courses/EN-US/course/index.html?showScreen=76_C_16" TargetMode="External"/><Relationship Id="rId5" Type="http://schemas.openxmlformats.org/officeDocument/2006/relationships/numbering" Target="numbering.xml"/><Relationship Id="rId95" Type="http://schemas.openxmlformats.org/officeDocument/2006/relationships/hyperlink" Target="http:/rusnakassociates.com/content/AbbottCOBCCourse/courses/EN-US/course/index.html?showScreen=43_C_16" TargetMode="External"/><Relationship Id="rId160" Type="http://schemas.openxmlformats.org/officeDocument/2006/relationships/hyperlink" Target="http:/rusnakassociates.com/content/AbbottCOBCCourse/courses/EN-US/course/index.html?showScreen=82_C_16" TargetMode="External"/><Relationship Id="rId181" Type="http://schemas.openxmlformats.org/officeDocument/2006/relationships/hyperlink" Target="http:/rusnakassociates.com/content/AbbottCOBCCourse/courses/EN-US/course/index.html?showScreen=95_C_16" TargetMode="External"/><Relationship Id="rId216" Type="http://schemas.openxmlformats.org/officeDocument/2006/relationships/hyperlink" Target="https://rusnakassociates.com/content/AbbottCOBCCourse/courses/EN-US/course/reference/Transcript.pdf" TargetMode="External"/><Relationship Id="rId237" Type="http://schemas.openxmlformats.org/officeDocument/2006/relationships/header" Target="header1.xml"/><Relationship Id="rId22" Type="http://schemas.openxmlformats.org/officeDocument/2006/relationships/hyperlink" Target="http:/rusnakassociates.com/content/AbbottCOBCCourse/courses/EN-US/course/index.html?showScreen=6_C_6" TargetMode="External"/><Relationship Id="rId43" Type="http://schemas.openxmlformats.org/officeDocument/2006/relationships/hyperlink" Target="http:/rusnakassociates.com/content/AbbottCOBCCourse/courses/EN-US/course/index.html?showScreen=17_C_10" TargetMode="External"/><Relationship Id="rId64" Type="http://schemas.openxmlformats.org/officeDocument/2006/relationships/hyperlink" Target="http:/rusnakassociates.com/content/AbbottCOBCCourse/courses/EN-US/course/index.html?showScreen=27_C_12" TargetMode="External"/><Relationship Id="rId118" Type="http://schemas.openxmlformats.org/officeDocument/2006/relationships/hyperlink" Target="http:/rusnakassociates.com/content/AbbottCOBCCourse/courses/EN-US/course/index.html?showScreen=56_C_16" TargetMode="External"/><Relationship Id="rId139" Type="http://schemas.openxmlformats.org/officeDocument/2006/relationships/hyperlink" Target="http:/rusnakassociates.com/content/AbbottCOBCCourse/courses/EN-US/course/index.html?showScreen=70_C_16" TargetMode="External"/><Relationship Id="rId85" Type="http://schemas.openxmlformats.org/officeDocument/2006/relationships/hyperlink" Target="http:/rusnakassociates.com/content/AbbottCOBCCourse/courses/EN-US/course/index.html?showScreen=38_C_13" TargetMode="External"/><Relationship Id="rId150" Type="http://schemas.openxmlformats.org/officeDocument/2006/relationships/hyperlink" Target="http:/rusnakassociates.com/content/AbbottCOBCCourse/courses/EN-US/course/index.html?showScreen=76_C_16" TargetMode="External"/><Relationship Id="rId171" Type="http://schemas.openxmlformats.org/officeDocument/2006/relationships/hyperlink" Target="http:/rusnakassociates.com/content/AbbottCOBCCourse/courses/EN-US/course/index.html?showScreen=89_C_16" TargetMode="External"/><Relationship Id="rId192" Type="http://schemas.openxmlformats.org/officeDocument/2006/relationships/hyperlink" Target="http:/rusnakassociates.com/content/AbbottCOBCCourse/courses/EN-US/course/index.html?showScreen=104_C_199" TargetMode="External"/><Relationship Id="rId206" Type="http://schemas.openxmlformats.org/officeDocument/2006/relationships/hyperlink" Target="https://icomply.abbott.com/Default.aspx" TargetMode="External"/><Relationship Id="rId227" Type="http://schemas.openxmlformats.org/officeDocument/2006/relationships/hyperlink" Target="http:/rusnakassociates.com/content/AbbottCompete/courses/EN-US/course/index.html?showScreen=37_C_18" TargetMode="External"/><Relationship Id="rId12" Type="http://schemas.openxmlformats.org/officeDocument/2006/relationships/hyperlink" Target="http:/rusnakassociates.com/content/AbbottCOBCCourse/courses/EN-US/course/index.html?showScreen=1_C_1" TargetMode="External"/><Relationship Id="rId33" Type="http://schemas.openxmlformats.org/officeDocument/2006/relationships/hyperlink" Target="http:/rusnakassociates.com/content/AbbottCOBCCourse/courses/EN-US/course/index.html?showScreen=12_C_9" TargetMode="External"/><Relationship Id="rId108" Type="http://schemas.openxmlformats.org/officeDocument/2006/relationships/hyperlink" Target="http:/rusnakassociates.com/content/AbbottCOBCCourse/courses/EN-US/course/index.html?showScreen=50_C_16" TargetMode="External"/><Relationship Id="rId129" Type="http://schemas.openxmlformats.org/officeDocument/2006/relationships/hyperlink" Target="http:/rusnakassociates.com/content/AbbottCOBCCourse/courses/EN-US/course/index.html?showScreen=64_C_16" TargetMode="External"/><Relationship Id="rId54" Type="http://schemas.openxmlformats.org/officeDocument/2006/relationships/hyperlink" Target="http:/rusnakassociates.com/content/AbbottCOBCCourse/courses/EN-US/course/index.html?showScreen=22_C_11" TargetMode="External"/><Relationship Id="rId75" Type="http://schemas.openxmlformats.org/officeDocument/2006/relationships/hyperlink" Target="http:/rusnakassociates.com/content/AbbottCOBCCourse/courses/EN-US/course/index.html?showScreen=33_C_13" TargetMode="External"/><Relationship Id="rId96" Type="http://schemas.openxmlformats.org/officeDocument/2006/relationships/hyperlink" Target="http:/rusnakassociates.com/content/AbbottCOBCCourse/courses/EN-US/course/index.html?showScreen=43_C_16" TargetMode="External"/><Relationship Id="rId140" Type="http://schemas.openxmlformats.org/officeDocument/2006/relationships/hyperlink" Target="http:/rusnakassociates.com/content/AbbottCOBCCourse/courses/EN-US/course/index.html?showScreen=70_C_16" TargetMode="External"/><Relationship Id="rId161" Type="http://schemas.openxmlformats.org/officeDocument/2006/relationships/hyperlink" Target="http:/rusnakassociates.com/content/AbbottCOBCCourse/courses/EN-US/course/index.html?showScreen=83_C_16" TargetMode="External"/><Relationship Id="rId182" Type="http://schemas.openxmlformats.org/officeDocument/2006/relationships/hyperlink" Target="http:/rusnakassociates.com/content/AbbottCOBCCourse/courses/EN-US/course/index.html?showScreen=95_C_16" TargetMode="External"/><Relationship Id="rId217" Type="http://schemas.openxmlformats.org/officeDocument/2006/relationships/hyperlink" Target="http:/rusnakassociates.com/content/AbbottCompete/courses/EN-US/course/index.html?showScreen=2_C_2" TargetMode="External"/><Relationship Id="rId6" Type="http://schemas.openxmlformats.org/officeDocument/2006/relationships/styles" Target="styles.xml"/><Relationship Id="rId238" Type="http://schemas.openxmlformats.org/officeDocument/2006/relationships/fontTable" Target="fontTable.xml"/><Relationship Id="rId23" Type="http://schemas.openxmlformats.org/officeDocument/2006/relationships/hyperlink" Target="http:/rusnakassociates.com/content/AbbottCOBCCourse/courses/EN-US/course/index.html?showScreen=7_C_7" TargetMode="External"/><Relationship Id="rId119" Type="http://schemas.openxmlformats.org/officeDocument/2006/relationships/hyperlink" Target="http:/rusnakassociates.com/content/AbbottCOBCCourse/courses/EN-US/course/index.html?showScreen=57_C_16" TargetMode="External"/><Relationship Id="rId44" Type="http://schemas.openxmlformats.org/officeDocument/2006/relationships/hyperlink" Target="http:/rusnakassociates.com/content/AbbottCOBCCourse/courses/EN-US/course/index.html?showScreen=17_C_10" TargetMode="External"/><Relationship Id="rId65" Type="http://schemas.openxmlformats.org/officeDocument/2006/relationships/hyperlink" Target="http:/rusnakassociates.com/content/AbbottCOBCCourse/courses/EN-US/course/index.html?showScreen=28_C_12" TargetMode="External"/><Relationship Id="rId86" Type="http://schemas.openxmlformats.org/officeDocument/2006/relationships/hyperlink" Target="http:/rusnakassociates.com/content/AbbottCOBCCourse/courses/EN-US/course/index.html?showScreen=38_C_13" TargetMode="External"/><Relationship Id="rId130" Type="http://schemas.openxmlformats.org/officeDocument/2006/relationships/hyperlink" Target="http:/rusnakassociates.com/content/AbbottCOBCCourse/courses/EN-US/course/index.html?showScreen=64_C_16" TargetMode="External"/><Relationship Id="rId151" Type="http://schemas.openxmlformats.org/officeDocument/2006/relationships/hyperlink" Target="http:/rusnakassociates.com/content/AbbottCOBCCourse/courses/EN-US/course/index.html?showScreen=77_C_16" TargetMode="External"/><Relationship Id="rId172" Type="http://schemas.openxmlformats.org/officeDocument/2006/relationships/hyperlink" Target="http:/rusnakassociates.com/content/AbbottCOBCCourse/courses/EN-US/course/index.html?showScreen=89_C_16" TargetMode="External"/><Relationship Id="rId193" Type="http://schemas.openxmlformats.org/officeDocument/2006/relationships/hyperlink" Target="http:/rusnakassociates.com/content/AbbottCOBCCourse/courses/EN-US/course/index.html?showScreen=107_C_200" TargetMode="External"/><Relationship Id="rId207" Type="http://schemas.openxmlformats.org/officeDocument/2006/relationships/hyperlink" Target="http:/rusnakassociates.com/content/AbbottCOBCCourse/courses/EN-US/course/index.html?showScreen=111_C_200" TargetMode="External"/><Relationship Id="rId228" Type="http://schemas.openxmlformats.org/officeDocument/2006/relationships/hyperlink" Target="http:/rusnakassociates.com/content/AbbottCompete/courses/EN-US/course/index.html?showScreen=37_C_18" TargetMode="External"/><Relationship Id="rId13" Type="http://schemas.openxmlformats.org/officeDocument/2006/relationships/hyperlink" Target="http:/rusnakassociates.com/content/AbbottCOBCCourse/courses/EN-US/course/index.html?showScreen=2_C_2" TargetMode="External"/><Relationship Id="rId109" Type="http://schemas.openxmlformats.org/officeDocument/2006/relationships/hyperlink" Target="http:/rusnakassociates.com/content/AbbottCOBCCourse/courses/EN-US/course/index.html?showScreen=51_C_16" TargetMode="External"/><Relationship Id="rId34" Type="http://schemas.openxmlformats.org/officeDocument/2006/relationships/hyperlink" Target="http:/rusnakassociates.com/content/AbbottCOBCCourse/courses/EN-US/course/index.html?showScreen=12_C_9" TargetMode="External"/><Relationship Id="rId55" Type="http://schemas.openxmlformats.org/officeDocument/2006/relationships/hyperlink" Target="http:/rusnakassociates.com/content/AbbottCOBCCourse/courses/EN-US/course/index.html?showScreen=23_C_11" TargetMode="External"/><Relationship Id="rId76" Type="http://schemas.openxmlformats.org/officeDocument/2006/relationships/hyperlink" Target="http:/rusnakassociates.com/content/AbbottCOBCCourse/courses/EN-US/course/index.html?showScreen=33_C_13" TargetMode="External"/><Relationship Id="rId97" Type="http://schemas.openxmlformats.org/officeDocument/2006/relationships/hyperlink" Target="http:/rusnakassociates.com/content/AbbottCOBCCourse/courses/EN-US/course/index.html?showScreen=44_C_16" TargetMode="External"/><Relationship Id="rId120" Type="http://schemas.openxmlformats.org/officeDocument/2006/relationships/hyperlink" Target="http:/rusnakassociates.com/content/AbbottCOBCCourse/courses/EN-US/course/index.html?showScreen=57_C_16" TargetMode="External"/><Relationship Id="rId141" Type="http://schemas.openxmlformats.org/officeDocument/2006/relationships/hyperlink" Target="http:/rusnakassociates.com/content/AbbottCOBCCourse/courses/EN-US/course/index.html?showScreen=71_C_16" TargetMode="External"/><Relationship Id="rId7" Type="http://schemas.openxmlformats.org/officeDocument/2006/relationships/settings" Target="settings.xml"/><Relationship Id="rId162" Type="http://schemas.openxmlformats.org/officeDocument/2006/relationships/hyperlink" Target="http:/rusnakassociates.com/content/AbbottCOBCCourse/courses/EN-US/course/index.html?showScreen=83_C_16" TargetMode="External"/><Relationship Id="rId183" Type="http://schemas.openxmlformats.org/officeDocument/2006/relationships/hyperlink" Target="http:/rusnakassociates.com/content/AbbottCOBCCourse/courses/EN-US/course/index.html?showScreen=96_C_16" TargetMode="External"/><Relationship Id="rId218" Type="http://schemas.openxmlformats.org/officeDocument/2006/relationships/hyperlink" Target="http:/rusnakassociates.com/content/AbbottCompete/courses/EN-US/course/index.html?showScreen=2_C_2" TargetMode="External"/><Relationship Id="rId239" Type="http://schemas.microsoft.com/office/2011/relationships/people" Target="people.xml"/><Relationship Id="rId24" Type="http://schemas.openxmlformats.org/officeDocument/2006/relationships/hyperlink" Target="http:/rusnakassociates.com/content/AbbottCOBCCourse/courses/EN-US/course/index.html?showScreen=7_C_7" TargetMode="External"/><Relationship Id="rId45" Type="http://schemas.openxmlformats.org/officeDocument/2006/relationships/hyperlink" Target="http:/rusnakassociates.com/content/AbbottCOBCCourse/courses/EN-US/course/index.html?showScreen=18_C_10" TargetMode="External"/><Relationship Id="rId66" Type="http://schemas.openxmlformats.org/officeDocument/2006/relationships/hyperlink" Target="http:/rusnakassociates.com/content/AbbottCOBCCourse/courses/EN-US/course/index.html?showScreen=28_C_12" TargetMode="External"/><Relationship Id="rId87" Type="http://schemas.openxmlformats.org/officeDocument/2006/relationships/hyperlink" Target="http:/rusnakassociates.com/content/AbbottCOBCCourse/courses/EN-US/course/index.html?showScreen=39_C_13" TargetMode="External"/><Relationship Id="rId110" Type="http://schemas.openxmlformats.org/officeDocument/2006/relationships/hyperlink" Target="http:/rusnakassociates.com/content/AbbottCOBCCourse/courses/EN-US/course/index.html?showScreen=51_C_16" TargetMode="External"/><Relationship Id="rId131" Type="http://schemas.openxmlformats.org/officeDocument/2006/relationships/hyperlink" Target="http:/rusnakassociates.com/content/AbbottCOBCCourse/courses/EN-US/course/index.html?showScreen=65_C_16" TargetMode="External"/><Relationship Id="rId152" Type="http://schemas.openxmlformats.org/officeDocument/2006/relationships/hyperlink" Target="http:/rusnakassociates.com/content/AbbottCOBCCourse/courses/EN-US/course/index.html?showScreen=77_C_16" TargetMode="External"/><Relationship Id="rId173" Type="http://schemas.openxmlformats.org/officeDocument/2006/relationships/hyperlink" Target="http:/rusnakassociates.com/content/AbbottCOBCCourse/courses/EN-US/course/index.html?showScreen=90_C_16" TargetMode="External"/><Relationship Id="rId194" Type="http://schemas.openxmlformats.org/officeDocument/2006/relationships/hyperlink" Target="http:/rusnakassociates.com/content/AbbottCOBCCourse/courses/EN-US/course/index.html?showScreen=107_C_200" TargetMode="External"/><Relationship Id="rId208" Type="http://schemas.openxmlformats.org/officeDocument/2006/relationships/hyperlink" Target="http:/rusnakassociates.com/content/AbbottCOBCCourse/courses/EN-US/course/index.html?showScreen=111_C_200" TargetMode="External"/><Relationship Id="rId229" Type="http://schemas.openxmlformats.org/officeDocument/2006/relationships/hyperlink" Target="http:/rusnakassociates.com/content/AbbottCompete/courses/EN-US/course/index.html?showScreen=42_C_22" TargetMode="External"/><Relationship Id="rId240" Type="http://schemas.openxmlformats.org/officeDocument/2006/relationships/theme" Target="theme/theme1.xml"/><Relationship Id="rId14" Type="http://schemas.openxmlformats.org/officeDocument/2006/relationships/hyperlink" Target="http:/rusnakassociates.com/content/AbbottCOBCCourse/courses/EN-US/course/index.html?showScreen=2_C_2" TargetMode="External"/><Relationship Id="rId35" Type="http://schemas.openxmlformats.org/officeDocument/2006/relationships/hyperlink" Target="http:/rusnakassociates.com/content/AbbottCOBCCourse/courses/EN-US/course/index.html?showScreen=13_C_9" TargetMode="External"/><Relationship Id="rId56" Type="http://schemas.openxmlformats.org/officeDocument/2006/relationships/hyperlink" Target="http:/rusnakassociates.com/content/AbbottCOBCCourse/courses/EN-US/course/index.html?showScreen=23_C_11" TargetMode="External"/><Relationship Id="rId77" Type="http://schemas.openxmlformats.org/officeDocument/2006/relationships/hyperlink" Target="http:/rusnakassociates.com/content/AbbottCOBCCourse/courses/EN-US/course/index.html?showScreen=34_C_13" TargetMode="External"/><Relationship Id="rId100" Type="http://schemas.openxmlformats.org/officeDocument/2006/relationships/hyperlink" Target="http:/rusnakassociates.com/content/AbbottCOBCCourse/courses/EN-US/course/index.html?showScreen=45_C_16" TargetMode="External"/><Relationship Id="rId8" Type="http://schemas.openxmlformats.org/officeDocument/2006/relationships/webSettings" Target="webSettings.xml"/><Relationship Id="rId98" Type="http://schemas.openxmlformats.org/officeDocument/2006/relationships/hyperlink" Target="http:/rusnakassociates.com/content/AbbottCOBCCourse/courses/EN-US/course/index.html?showScreen=44_C_16" TargetMode="External"/><Relationship Id="rId121" Type="http://schemas.openxmlformats.org/officeDocument/2006/relationships/hyperlink" Target="http:/rusnakassociates.com/content/AbbottCOBCCourse/courses/EN-US/course/index.html?showScreen=58_C_16" TargetMode="External"/><Relationship Id="rId142" Type="http://schemas.openxmlformats.org/officeDocument/2006/relationships/hyperlink" Target="http:/rusnakassociates.com/content/AbbottCOBCCourse/courses/EN-US/course/index.html?showScreen=71_C_16" TargetMode="External"/><Relationship Id="rId163" Type="http://schemas.openxmlformats.org/officeDocument/2006/relationships/hyperlink" Target="http:/rusnakassociates.com/content/AbbottCOBCCourse/courses/EN-US/course/index.html?showScreen=84_C_16" TargetMode="External"/><Relationship Id="rId184" Type="http://schemas.openxmlformats.org/officeDocument/2006/relationships/hyperlink" Target="http:/rusnakassociates.com/content/AbbottCOBCCourse/courses/EN-US/course/index.html?showScreen=96_C_16" TargetMode="External"/><Relationship Id="rId219" Type="http://schemas.openxmlformats.org/officeDocument/2006/relationships/hyperlink" Target="http:/rusnakassociates.com/content/AbbottCompete/courses/EN-US/course/index.html?showScreen=17_C_11" TargetMode="External"/><Relationship Id="rId230" Type="http://schemas.openxmlformats.org/officeDocument/2006/relationships/hyperlink" Target="http:/rusnakassociates.com/content/AbbottCompete/courses/EN-US/course/index.html?showScreen=42_C_22" TargetMode="External"/><Relationship Id="rId25" Type="http://schemas.openxmlformats.org/officeDocument/2006/relationships/hyperlink" Target="http:/rusnakassociates.com/content/AbbottCOBCCourse/courses/EN-US/course/index.html?showScreen=8_C_8" TargetMode="External"/><Relationship Id="rId46" Type="http://schemas.openxmlformats.org/officeDocument/2006/relationships/hyperlink" Target="http:/rusnakassociates.com/content/AbbottCOBCCourse/courses/EN-US/course/index.html?showScreen=18_C_10" TargetMode="External"/><Relationship Id="rId67" Type="http://schemas.openxmlformats.org/officeDocument/2006/relationships/hyperlink" Target="http:/rusnakassociates.com/content/AbbottCOBCCourse/courses/EN-US/course/index.html?showScreen=29_C_12" TargetMode="External"/><Relationship Id="rId88" Type="http://schemas.openxmlformats.org/officeDocument/2006/relationships/hyperlink" Target="http:/rusnakassociates.com/content/AbbottCOBCCourse/courses/EN-US/course/index.html?showScreen=39_C_13" TargetMode="External"/><Relationship Id="rId111" Type="http://schemas.openxmlformats.org/officeDocument/2006/relationships/hyperlink" Target="http:/rusnakassociates.com/content/AbbottCOBCCourse/courses/EN-US/course/index.html?showScreen=53_C_16" TargetMode="External"/><Relationship Id="rId132" Type="http://schemas.openxmlformats.org/officeDocument/2006/relationships/hyperlink" Target="http:/rusnakassociates.com/content/AbbottCOBCCourse/courses/EN-US/course/index.html?showScreen=65_C_16" TargetMode="External"/><Relationship Id="rId153" Type="http://schemas.openxmlformats.org/officeDocument/2006/relationships/hyperlink" Target="http:/rusnakassociates.com/content/AbbottCOBCCourse/courses/EN-US/course/index.html?showScreen=78_C_16" TargetMode="External"/><Relationship Id="rId174" Type="http://schemas.openxmlformats.org/officeDocument/2006/relationships/hyperlink" Target="http:/rusnakassociates.com/content/AbbottCOBCCourse/courses/EN-US/course/index.html?showScreen=90_C_16" TargetMode="External"/><Relationship Id="rId195" Type="http://schemas.openxmlformats.org/officeDocument/2006/relationships/hyperlink" Target="http:/rusnakassociates.com/content/AbbottCOBCCourse/courses/EN-US/course/index.html?showScreen=108_C_200" TargetMode="External"/><Relationship Id="rId209" Type="http://schemas.openxmlformats.org/officeDocument/2006/relationships/hyperlink" Target="https://abbott.sharepoint.com/sites/myhr" TargetMode="External"/><Relationship Id="rId190" Type="http://schemas.openxmlformats.org/officeDocument/2006/relationships/hyperlink" Target="http:/rusnakassociates.com/content/AbbottCOBCCourse/courses/EN-US/course/index.html?showScreen=100_C_17" TargetMode="External"/><Relationship Id="rId204" Type="http://schemas.openxmlformats.org/officeDocument/2006/relationships/hyperlink" Target="mailto:investigations@abbott.com" TargetMode="External"/><Relationship Id="rId220" Type="http://schemas.openxmlformats.org/officeDocument/2006/relationships/hyperlink" Target="http:/rusnakassociates.com/content/AbbottCompete/courses/EN-US/course/index.html?showScreen=17_C_11" TargetMode="External"/><Relationship Id="rId225" Type="http://schemas.openxmlformats.org/officeDocument/2006/relationships/hyperlink" Target="http:/rusnakassociates.com/content/AbbottCompete/courses/EN-US/course/index.html?showScreen=25_C_13" TargetMode="External"/><Relationship Id="rId15" Type="http://schemas.openxmlformats.org/officeDocument/2006/relationships/hyperlink" Target="http:/rusnakassociates.com/content/AbbottCOBCCourse/courses/EN-US/course/index.html?showScreen=3_C_3" TargetMode="External"/><Relationship Id="rId36" Type="http://schemas.openxmlformats.org/officeDocument/2006/relationships/hyperlink" Target="http:/rusnakassociates.com/content/AbbottCOBCCourse/courses/EN-US/course/index.html?showScreen=13_C_9" TargetMode="External"/><Relationship Id="rId57" Type="http://schemas.openxmlformats.org/officeDocument/2006/relationships/hyperlink" Target="http:/rusnakassociates.com/content/AbbottCOBCCourse/courses/EN-US/course/index.html?showScreen=24_C_11" TargetMode="External"/><Relationship Id="rId106" Type="http://schemas.openxmlformats.org/officeDocument/2006/relationships/hyperlink" Target="http:/rusnakassociates.com/content/AbbottCOBCCourse/courses/EN-US/course/index.html?showScreen=49_C_16" TargetMode="External"/><Relationship Id="rId127" Type="http://schemas.openxmlformats.org/officeDocument/2006/relationships/hyperlink" Target="http:/rusnakassociates.com/content/AbbottCOBCCourse/courses/EN-US/course/index.html?showScreen=62_C_16" TargetMode="External"/><Relationship Id="rId10" Type="http://schemas.openxmlformats.org/officeDocument/2006/relationships/endnotes" Target="endnotes.xml"/><Relationship Id="rId31" Type="http://schemas.openxmlformats.org/officeDocument/2006/relationships/hyperlink" Target="http:/rusnakassociates.com/content/AbbottCOBCCourse/courses/EN-US/course/index.html?showScreen=11_C_9" TargetMode="External"/><Relationship Id="rId52" Type="http://schemas.openxmlformats.org/officeDocument/2006/relationships/hyperlink" Target="http:/rusnakassociates.com/content/AbbottCOBCCourse/courses/EN-US/course/index.html?showScreen=21_C_11" TargetMode="External"/><Relationship Id="rId73" Type="http://schemas.openxmlformats.org/officeDocument/2006/relationships/hyperlink" Target="http:/rusnakassociates.com/content/AbbottCOBCCourse/courses/EN-US/course/index.html?showScreen=32_C_13" TargetMode="External"/><Relationship Id="rId78" Type="http://schemas.openxmlformats.org/officeDocument/2006/relationships/hyperlink" Target="http:/rusnakassociates.com/content/AbbottCOBCCourse/courses/EN-US/course/index.html?showScreen=34_C_13" TargetMode="External"/><Relationship Id="rId94" Type="http://schemas.openxmlformats.org/officeDocument/2006/relationships/hyperlink" Target="http:/rusnakassociates.com/content/AbbottCOBCCourse/courses/EN-US/course/index.html?showScreen=42_C_15" TargetMode="External"/><Relationship Id="rId99" Type="http://schemas.openxmlformats.org/officeDocument/2006/relationships/hyperlink" Target="http:/rusnakassociates.com/content/AbbottCOBCCourse/courses/EN-US/course/index.html?showScreen=45_C_16" TargetMode="External"/><Relationship Id="rId101" Type="http://schemas.openxmlformats.org/officeDocument/2006/relationships/hyperlink" Target="http:/rusnakassociates.com/content/AbbottCOBCCourse/courses/EN-US/course/index.html?showScreen=47_C_16" TargetMode="External"/><Relationship Id="rId122" Type="http://schemas.openxmlformats.org/officeDocument/2006/relationships/hyperlink" Target="http:/rusnakassociates.com/content/AbbottCOBCCourse/courses/EN-US/course/index.html?showScreen=58_C_16" TargetMode="External"/><Relationship Id="rId143" Type="http://schemas.openxmlformats.org/officeDocument/2006/relationships/hyperlink" Target="http:/rusnakassociates.com/content/AbbottCOBCCourse/courses/EN-US/course/index.html?showScreen=72_C_16" TargetMode="External"/><Relationship Id="rId148" Type="http://schemas.openxmlformats.org/officeDocument/2006/relationships/hyperlink" Target="http:/rusnakassociates.com/content/AbbottCOBCCourse/courses/EN-US/course/index.html?showScreen=74_C_16" TargetMode="External"/><Relationship Id="rId164" Type="http://schemas.openxmlformats.org/officeDocument/2006/relationships/hyperlink" Target="http:/rusnakassociates.com/content/AbbottCOBCCourse/courses/EN-US/course/index.html?showScreen=84_C_16" TargetMode="External"/><Relationship Id="rId169" Type="http://schemas.openxmlformats.org/officeDocument/2006/relationships/hyperlink" Target="http:/rusnakassociates.com/content/AbbottCOBCCourse/courses/EN-US/course/index.html?showScreen=88_C_16" TargetMode="External"/><Relationship Id="rId185" Type="http://schemas.openxmlformats.org/officeDocument/2006/relationships/hyperlink" Target="http:/rusnakassociates.com/content/AbbottCOBCCourse/courses/EN-US/course/index.html?showScreen=97_C_16"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rusnakassociates.com/content/AbbottCOBCCourse/courses/EN-US/course/index.html?showScreen=94_C_16" TargetMode="External"/><Relationship Id="rId210" Type="http://schemas.openxmlformats.org/officeDocument/2006/relationships/hyperlink" Target="http:/rusnakassociates.com/content/AbbottCOBCCourse/courses/EN-US/course/index.html?showScreen=112_C_200" TargetMode="External"/><Relationship Id="rId215" Type="http://schemas.openxmlformats.org/officeDocument/2006/relationships/hyperlink" Target="http:/rusnakassociates.com/content/AbbottCOBCCourse/courses/EN-US/course/index.html?showScreen=114_C_200" TargetMode="External"/><Relationship Id="rId236" Type="http://schemas.openxmlformats.org/officeDocument/2006/relationships/hyperlink" Target="http:/rusnakassociates.com/content/AbbottCompete/courses/EN-US/course/index.html?showScreen=55_C_27" TargetMode="External"/><Relationship Id="rId26" Type="http://schemas.openxmlformats.org/officeDocument/2006/relationships/hyperlink" Target="http:/rusnakassociates.com/content/AbbottCOBCCourse/courses/EN-US/course/index.html?showScreen=8_C_8" TargetMode="External"/><Relationship Id="rId231" Type="http://schemas.openxmlformats.org/officeDocument/2006/relationships/hyperlink" Target="http:/rusnakassociates.com/content/AbbottCompete/courses/EN-US/course/index.html?showScreen=44_C_22" TargetMode="External"/><Relationship Id="rId47" Type="http://schemas.openxmlformats.org/officeDocument/2006/relationships/hyperlink" Target="http:/rusnakassociates.com/content/AbbottCOBCCourse/courses/EN-US/course/index.html?showScreen=19_C_11" TargetMode="External"/><Relationship Id="rId68" Type="http://schemas.openxmlformats.org/officeDocument/2006/relationships/hyperlink" Target="http:/rusnakassociates.com/content/AbbottCOBCCourse/courses/EN-US/course/index.html?showScreen=29_C_12" TargetMode="External"/><Relationship Id="rId89" Type="http://schemas.openxmlformats.org/officeDocument/2006/relationships/hyperlink" Target="http:/rusnakassociates.com/content/AbbottCOBCCourse/courses/EN-US/course/index.html?showScreen=40_C_13" TargetMode="External"/><Relationship Id="rId112" Type="http://schemas.openxmlformats.org/officeDocument/2006/relationships/hyperlink" Target="http:/rusnakassociates.com/content/AbbottCOBCCourse/courses/EN-US/course/index.html?showScreen=53_C_16" TargetMode="External"/><Relationship Id="rId133" Type="http://schemas.openxmlformats.org/officeDocument/2006/relationships/hyperlink" Target="http:/rusnakassociates.com/content/AbbottCOBCCourse/courses/EN-US/course/index.html?showScreen=66_C_16" TargetMode="External"/><Relationship Id="rId154" Type="http://schemas.openxmlformats.org/officeDocument/2006/relationships/hyperlink" Target="http:/rusnakassociates.com/content/AbbottCOBCCourse/courses/EN-US/course/index.html?showScreen=78_C_16" TargetMode="External"/><Relationship Id="rId175" Type="http://schemas.openxmlformats.org/officeDocument/2006/relationships/hyperlink" Target="http:/rusnakassociates.com/content/AbbottCOBCCourse/courses/EN-US/course/index.html?showScreen=91_C_16" TargetMode="External"/><Relationship Id="rId196" Type="http://schemas.openxmlformats.org/officeDocument/2006/relationships/hyperlink" Target="http:/rusnakassociates.com/content/AbbottCOBCCourse/courses/EN-US/course/index.html?showScreen=108_C_200" TargetMode="External"/><Relationship Id="rId200" Type="http://schemas.openxmlformats.org/officeDocument/2006/relationships/hyperlink" Target="https://icomply.abbott.com/Apps/DocumentLibrary/" TargetMode="External"/><Relationship Id="rId16" Type="http://schemas.openxmlformats.org/officeDocument/2006/relationships/hyperlink" Target="http:/rusnakassociates.com/content/AbbottCOBCCourse/courses/EN-US/course/index.html?showScreen=3_C_3" TargetMode="External"/><Relationship Id="rId221" Type="http://schemas.openxmlformats.org/officeDocument/2006/relationships/hyperlink" Target="http:/rusnakassociates.com/content/AbbottCompete/courses/EN-US/course/index.html?showScreen=18_C_11" TargetMode="External"/><Relationship Id="rId37" Type="http://schemas.openxmlformats.org/officeDocument/2006/relationships/hyperlink" Target="http:/rusnakassociates.com/content/AbbottCOBCCourse/courses/EN-US/course/index.html?showScreen=14_C_9" TargetMode="External"/><Relationship Id="rId58" Type="http://schemas.openxmlformats.org/officeDocument/2006/relationships/hyperlink" Target="http:/rusnakassociates.com/content/AbbottCOBCCourse/courses/EN-US/course/index.html?showScreen=24_C_11" TargetMode="External"/><Relationship Id="rId79" Type="http://schemas.openxmlformats.org/officeDocument/2006/relationships/hyperlink" Target="http:/rusnakassociates.com/content/AbbottCOBCCourse/courses/EN-US/course/index.html?showScreen=35_C_13" TargetMode="External"/><Relationship Id="rId102" Type="http://schemas.openxmlformats.org/officeDocument/2006/relationships/hyperlink" Target="http:/rusnakassociates.com/content/AbbottCOBCCourse/courses/EN-US/course/index.html?showScreen=47_C_16" TargetMode="External"/><Relationship Id="rId123" Type="http://schemas.openxmlformats.org/officeDocument/2006/relationships/hyperlink" Target="http:/rusnakassociates.com/content/AbbottCOBCCourse/courses/EN-US/course/index.html?showScreen=60_C_16" TargetMode="External"/><Relationship Id="rId144" Type="http://schemas.openxmlformats.org/officeDocument/2006/relationships/hyperlink" Target="http:/rusnakassociates.com/content/AbbottCOBCCourse/courses/EN-US/course/index.html?showScreen=72_C_16" TargetMode="External"/><Relationship Id="rId90" Type="http://schemas.openxmlformats.org/officeDocument/2006/relationships/hyperlink" Target="http:/rusnakassociates.com/content/AbbottCOBCCourse/courses/EN-US/course/index.html?showScreen=40_C_13" TargetMode="External"/><Relationship Id="rId165" Type="http://schemas.openxmlformats.org/officeDocument/2006/relationships/hyperlink" Target="http:/rusnakassociates.com/content/AbbottCOBCCourse/courses/EN-US/course/index.html?showScreen=85_C_16" TargetMode="External"/><Relationship Id="rId186" Type="http://schemas.openxmlformats.org/officeDocument/2006/relationships/hyperlink" Target="http:/rusnakassociates.com/content/AbbottCOBCCourse/courses/EN-US/course/index.html?showScreen=97_C_16" TargetMode="External"/><Relationship Id="rId211" Type="http://schemas.openxmlformats.org/officeDocument/2006/relationships/hyperlink" Target="http:/rusnakassociates.com/content/AbbottCOBCCourse/courses/EN-US/course/index.html?showScreen=112_C_200" TargetMode="External"/><Relationship Id="rId232" Type="http://schemas.openxmlformats.org/officeDocument/2006/relationships/hyperlink" Target="http:/rusnakassociates.com/content/AbbottCompete/courses/EN-US/course/index.html?showScreen=44_C_22" TargetMode="External"/><Relationship Id="rId27" Type="http://schemas.openxmlformats.org/officeDocument/2006/relationships/hyperlink" Target="http:/rusnakassociates.com/content/AbbottCOBCCourse/courses/EN-US/course/index.html?showScreen=9_C_8" TargetMode="External"/><Relationship Id="rId48" Type="http://schemas.openxmlformats.org/officeDocument/2006/relationships/hyperlink" Target="http:/rusnakassociates.com/content/AbbottCOBCCourse/courses/EN-US/course/index.html?showScreen=19_C_11" TargetMode="External"/><Relationship Id="rId69" Type="http://schemas.openxmlformats.org/officeDocument/2006/relationships/hyperlink" Target="http:/rusnakassociates.com/content/AbbottCOBCCourse/courses/EN-US/course/index.html?showScreen=30_C_13" TargetMode="External"/><Relationship Id="rId113" Type="http://schemas.openxmlformats.org/officeDocument/2006/relationships/hyperlink" Target="http:/rusnakassociates.com/content/AbbottCOBCCourse/courses/EN-US/course/index.html?showScreen=54_C_16" TargetMode="External"/><Relationship Id="rId134" Type="http://schemas.openxmlformats.org/officeDocument/2006/relationships/hyperlink" Target="http:/rusnakassociates.com/content/AbbottCOBCCourse/courses/EN-US/course/index.html?showScreen=66_C_16" TargetMode="External"/><Relationship Id="rId80" Type="http://schemas.openxmlformats.org/officeDocument/2006/relationships/hyperlink" Target="http:/rusnakassociates.com/content/AbbottCOBCCourse/courses/EN-US/course/index.html?showScreen=35_C_13" TargetMode="External"/><Relationship Id="rId155" Type="http://schemas.openxmlformats.org/officeDocument/2006/relationships/hyperlink" Target="http:/rusnakassociates.com/content/AbbottCOBCCourse/courses/EN-US/course/index.html?showScreen=79_C_16" TargetMode="External"/><Relationship Id="rId176" Type="http://schemas.openxmlformats.org/officeDocument/2006/relationships/hyperlink" Target="http:/rusnakassociates.com/content/AbbottCOBCCourse/courses/EN-US/course/index.html?showScreen=91_C_16" TargetMode="External"/><Relationship Id="rId197" Type="http://schemas.openxmlformats.org/officeDocument/2006/relationships/hyperlink" Target="http:/rusnakassociates.com/content/AbbottCOBCCourse/courses/EN-US/course/index.html?showScreen=109_C_200" TargetMode="External"/><Relationship Id="rId201" Type="http://schemas.openxmlformats.org/officeDocument/2006/relationships/hyperlink" Target="http:/rusnakassociates.com/content/AbbottCOBCCourse/courses/EN-US/course/index.html?showScreen=110_C_200" TargetMode="External"/><Relationship Id="rId222" Type="http://schemas.openxmlformats.org/officeDocument/2006/relationships/hyperlink" Target="http:/rusnakassociates.com/content/AbbottCompete/courses/EN-US/course/index.html?showScreen=18_C_11" TargetMode="External"/><Relationship Id="rId17" Type="http://schemas.openxmlformats.org/officeDocument/2006/relationships/hyperlink" Target="http:/rusnakassociates.com/content/AbbottCOBCCourse/courses/EN-US/course/index.html?showScreen=4_C_4" TargetMode="External"/><Relationship Id="rId38" Type="http://schemas.openxmlformats.org/officeDocument/2006/relationships/hyperlink" Target="http:/rusnakassociates.com/content/AbbottCOBCCourse/courses/EN-US/course/index.html?showScreen=14_C_9" TargetMode="External"/><Relationship Id="rId59" Type="http://schemas.openxmlformats.org/officeDocument/2006/relationships/hyperlink" Target="http:/rusnakassociates.com/content/AbbottCOBCCourse/courses/EN-US/course/index.html?showScreen=25_C_11" TargetMode="External"/><Relationship Id="rId103" Type="http://schemas.openxmlformats.org/officeDocument/2006/relationships/hyperlink" Target="http:/rusnakassociates.com/content/AbbottCOBCCourse/courses/EN-US/course/index.html?showScreen=48_C_16" TargetMode="External"/><Relationship Id="rId124" Type="http://schemas.openxmlformats.org/officeDocument/2006/relationships/hyperlink" Target="http:/rusnakassociates.com/content/AbbottCOBCCourse/courses/EN-US/course/index.html?showScreen=60_C_16" TargetMode="External"/><Relationship Id="rId70" Type="http://schemas.openxmlformats.org/officeDocument/2006/relationships/hyperlink" Target="http:/rusnakassociates.com/content/AbbottCOBCCourse/courses/EN-US/course/index.html?showScreen=30_C_13" TargetMode="External"/><Relationship Id="rId91" Type="http://schemas.openxmlformats.org/officeDocument/2006/relationships/hyperlink" Target="http:/rusnakassociates.com/content/AbbottCOBCCourse/courses/EN-US/course/index.html?showScreen=41_C_14" TargetMode="External"/><Relationship Id="rId145" Type="http://schemas.openxmlformats.org/officeDocument/2006/relationships/hyperlink" Target="http:/rusnakassociates.com/content/AbbottCOBCCourse/courses/EN-US/course/index.html?showScreen=73_C_16" TargetMode="External"/><Relationship Id="rId166" Type="http://schemas.openxmlformats.org/officeDocument/2006/relationships/hyperlink" Target="http:/rusnakassociates.com/content/AbbottCOBCCourse/courses/EN-US/course/index.html?showScreen=85_C_16" TargetMode="External"/><Relationship Id="rId187" Type="http://schemas.openxmlformats.org/officeDocument/2006/relationships/hyperlink" Target="http:/rusnakassociates.com/content/AbbottCOBCCourse/courses/EN-US/course/index.html?showScreen=98_C_16" TargetMode="External"/><Relationship Id="rId1" Type="http://schemas.openxmlformats.org/officeDocument/2006/relationships/customXml" Target="../customXml/item1.xml"/><Relationship Id="rId212" Type="http://schemas.openxmlformats.org/officeDocument/2006/relationships/hyperlink" Target="http:/rusnakassociates.com/content/AbbottCOBCCourse/courses/EN-US/course/index.html?showScreen=113_C_200" TargetMode="External"/><Relationship Id="rId233" Type="http://schemas.openxmlformats.org/officeDocument/2006/relationships/hyperlink" Target="http:/rusnakassociates.com/content/AbbottCompete/courses/EN-US/course/index.html?showScreen=45_C_22" TargetMode="External"/><Relationship Id="rId28" Type="http://schemas.openxmlformats.org/officeDocument/2006/relationships/hyperlink" Target="http:/rusnakassociates.com/content/AbbottCOBCCourse/courses/EN-US/course/index.html?showScreen=9_C_8" TargetMode="External"/><Relationship Id="rId49" Type="http://schemas.openxmlformats.org/officeDocument/2006/relationships/hyperlink" Target="http:/rusnakassociates.com/content/AbbottCOBCCourse/courses/EN-US/course/index.html?showScreen=20_C_11" TargetMode="External"/><Relationship Id="rId114" Type="http://schemas.openxmlformats.org/officeDocument/2006/relationships/hyperlink" Target="http:/rusnakassociates.com/content/AbbottCOBCCourse/courses/EN-US/course/index.html?showScreen=54_C_16" TargetMode="External"/><Relationship Id="rId60" Type="http://schemas.openxmlformats.org/officeDocument/2006/relationships/hyperlink" Target="http:/rusnakassociates.com/content/AbbottCOBCCourse/courses/EN-US/course/index.html?showScreen=25_C_11" TargetMode="External"/><Relationship Id="rId81" Type="http://schemas.openxmlformats.org/officeDocument/2006/relationships/hyperlink" Target="http:/rusnakassociates.com/content/AbbottCOBCCourse/courses/EN-US/course/index.html?showScreen=36_C_13" TargetMode="External"/><Relationship Id="rId135" Type="http://schemas.openxmlformats.org/officeDocument/2006/relationships/hyperlink" Target="http:/rusnakassociates.com/content/AbbottCOBCCourse/courses/EN-US/course/index.html?showScreen=67_C_16" TargetMode="External"/><Relationship Id="rId156" Type="http://schemas.openxmlformats.org/officeDocument/2006/relationships/hyperlink" Target="http:/rusnakassociates.com/content/AbbottCOBCCourse/courses/EN-US/course/index.html?showScreen=79_C_16" TargetMode="External"/><Relationship Id="rId177" Type="http://schemas.openxmlformats.org/officeDocument/2006/relationships/hyperlink" Target="http:/rusnakassociates.com/content/AbbottCOBCCourse/courses/EN-US/course/index.html?showScreen=92_C_16" TargetMode="External"/><Relationship Id="rId198" Type="http://schemas.openxmlformats.org/officeDocument/2006/relationships/hyperlink" Target="http:/rusnakassociates.com/content/AbbottCOBCCourse/courses/EN-US/course/index.html?showScreen=109_C_200" TargetMode="External"/><Relationship Id="rId202" Type="http://schemas.openxmlformats.org/officeDocument/2006/relationships/hyperlink" Target="http:/rusnakassociates.com/content/AbbottCOBCCourse/courses/EN-US/course/index.html?showScreen=110_C_200" TargetMode="External"/><Relationship Id="rId223" Type="http://schemas.openxmlformats.org/officeDocument/2006/relationships/hyperlink" Target="http:/rusnakassociates.com/content/AbbottCompete/courses/EN-US/course/index.html?showScreen=22_C_12" TargetMode="External"/><Relationship Id="rId18" Type="http://schemas.openxmlformats.org/officeDocument/2006/relationships/hyperlink" Target="http:/rusnakassociates.com/content/AbbottCOBCCourse/courses/EN-US/course/index.html?showScreen=4_C_4" TargetMode="External"/><Relationship Id="rId39" Type="http://schemas.openxmlformats.org/officeDocument/2006/relationships/hyperlink" Target="http:/rusnakassociates.com/content/AbbottCOBCCourse/courses/EN-US/course/index.html?showScreen=15_C_10" TargetMode="External"/><Relationship Id="rId50" Type="http://schemas.openxmlformats.org/officeDocument/2006/relationships/hyperlink" Target="http:/rusnakassociates.com/content/AbbottCOBCCourse/courses/EN-US/course/index.html?showScreen=20_C_11" TargetMode="External"/><Relationship Id="rId104" Type="http://schemas.openxmlformats.org/officeDocument/2006/relationships/hyperlink" Target="http:/rusnakassociates.com/content/AbbottCOBCCourse/courses/EN-US/course/index.html?showScreen=48_C_16" TargetMode="External"/><Relationship Id="rId125" Type="http://schemas.openxmlformats.org/officeDocument/2006/relationships/hyperlink" Target="http:/rusnakassociates.com/content/AbbottCOBCCourse/courses/EN-US/course/index.html?showScreen=61_C_16" TargetMode="External"/><Relationship Id="rId146" Type="http://schemas.openxmlformats.org/officeDocument/2006/relationships/hyperlink" Target="http:/rusnakassociates.com/content/AbbottCOBCCourse/courses/EN-US/course/index.html?showScreen=73_C_16" TargetMode="External"/><Relationship Id="rId167" Type="http://schemas.openxmlformats.org/officeDocument/2006/relationships/hyperlink" Target="http:/rusnakassociates.com/content/AbbottCOBCCourse/courses/EN-US/course/index.html?showScreen=86_C_16" TargetMode="External"/><Relationship Id="rId188" Type="http://schemas.openxmlformats.org/officeDocument/2006/relationships/hyperlink" Target="http:/rusnakassociates.com/content/AbbottCOBCCourse/courses/EN-US/course/index.html?showScreen=98_C_16" TargetMode="External"/><Relationship Id="rId71" Type="http://schemas.openxmlformats.org/officeDocument/2006/relationships/hyperlink" Target="http:/rusnakassociates.com/content/AbbottCOBCCourse/courses/EN-US/course/index.html?showScreen=31_C_13" TargetMode="External"/><Relationship Id="rId92" Type="http://schemas.openxmlformats.org/officeDocument/2006/relationships/hyperlink" Target="http:/rusnakassociates.com/content/AbbottCOBCCourse/courses/EN-US/course/index.html?showScreen=41_C_14" TargetMode="External"/><Relationship Id="rId213" Type="http://schemas.openxmlformats.org/officeDocument/2006/relationships/hyperlink" Target="http:/rusnakassociates.com/content/AbbottCOBCCourse/courses/EN-US/course/index.html?showScreen=113_C_200" TargetMode="External"/><Relationship Id="rId234" Type="http://schemas.openxmlformats.org/officeDocument/2006/relationships/hyperlink" Target="http:/rusnakassociates.com/content/AbbottCompete/courses/EN-US/course/index.html?showScreen=45_C_22" TargetMode="External"/><Relationship Id="rId2" Type="http://schemas.openxmlformats.org/officeDocument/2006/relationships/customXml" Target="../customXml/item2.xml"/><Relationship Id="rId29" Type="http://schemas.openxmlformats.org/officeDocument/2006/relationships/hyperlink" Target="http:/rusnakassociates.com/content/AbbottCOBCCourse/courses/EN-US/course/index.html?showScreen=10_C_8" TargetMode="External"/><Relationship Id="rId40" Type="http://schemas.openxmlformats.org/officeDocument/2006/relationships/hyperlink" Target="http:/rusnakassociates.com/content/AbbottCOBCCourse/courses/EN-US/course/index.html?showScreen=15_C_10" TargetMode="External"/><Relationship Id="rId115" Type="http://schemas.openxmlformats.org/officeDocument/2006/relationships/hyperlink" Target="http:/rusnakassociates.com/content/AbbottCOBCCourse/courses/EN-US/course/index.html?showScreen=55_C_16" TargetMode="External"/><Relationship Id="rId136" Type="http://schemas.openxmlformats.org/officeDocument/2006/relationships/hyperlink" Target="http:/rusnakassociates.com/content/AbbottCOBCCourse/courses/EN-US/course/index.html?showScreen=67_C_16" TargetMode="External"/><Relationship Id="rId157" Type="http://schemas.openxmlformats.org/officeDocument/2006/relationships/hyperlink" Target="http:/rusnakassociates.com/content/AbbottCOBCCourse/courses/EN-US/course/index.html?showScreen=80_C_16" TargetMode="External"/><Relationship Id="rId178" Type="http://schemas.openxmlformats.org/officeDocument/2006/relationships/hyperlink" Target="http:/rusnakassociates.com/content/AbbottCOBCCourse/courses/EN-US/course/index.html?showScreen=92_C_16" TargetMode="External"/><Relationship Id="rId61" Type="http://schemas.openxmlformats.org/officeDocument/2006/relationships/hyperlink" Target="http:/rusnakassociates.com/content/AbbottCOBCCourse/courses/EN-US/course/index.html?showScreen=26_C_12" TargetMode="External"/><Relationship Id="rId82" Type="http://schemas.openxmlformats.org/officeDocument/2006/relationships/hyperlink" Target="http:/rusnakassociates.com/content/AbbottCOBCCourse/courses/EN-US/course/index.html?showScreen=36_C_13" TargetMode="External"/><Relationship Id="rId199" Type="http://schemas.openxmlformats.org/officeDocument/2006/relationships/hyperlink" Target="http://www.abbott.com/investors/governance/code-of-business-conduct.html" TargetMode="External"/><Relationship Id="rId203"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19" Type="http://schemas.openxmlformats.org/officeDocument/2006/relationships/hyperlink" Target="http:/rusnakassociates.com/content/AbbottCOBCCourse/courses/EN-US/course/index.html?showScreen=5_C_5" TargetMode="External"/><Relationship Id="rId224" Type="http://schemas.openxmlformats.org/officeDocument/2006/relationships/hyperlink" Target="http:/rusnakassociates.com/content/AbbottCompete/courses/EN-US/course/index.html?showScreen=22_C_12" TargetMode="External"/><Relationship Id="rId30" Type="http://schemas.openxmlformats.org/officeDocument/2006/relationships/hyperlink" Target="http:/rusnakassociates.com/content/AbbottCOBCCourse/courses/EN-US/course/index.html?showScreen=10_C_8" TargetMode="External"/><Relationship Id="rId105" Type="http://schemas.openxmlformats.org/officeDocument/2006/relationships/hyperlink" Target="http:/rusnakassociates.com/content/AbbottCOBCCourse/courses/EN-US/course/index.html?showScreen=49_C_16" TargetMode="External"/><Relationship Id="rId126" Type="http://schemas.openxmlformats.org/officeDocument/2006/relationships/hyperlink" Target="http:/rusnakassociates.com/content/AbbottCOBCCourse/courses/EN-US/course/index.html?showScreen=61_C_16" TargetMode="External"/><Relationship Id="rId147" Type="http://schemas.openxmlformats.org/officeDocument/2006/relationships/hyperlink" Target="http:/rusnakassociates.com/content/AbbottCOBCCourse/courses/EN-US/course/index.html?showScreen=74_C_16" TargetMode="External"/><Relationship Id="rId168" Type="http://schemas.openxmlformats.org/officeDocument/2006/relationships/hyperlink" Target="http:/rusnakassociates.com/content/AbbottCOBCCourse/courses/EN-US/course/index.html?showScreen=86_C_16" TargetMode="External"/><Relationship Id="rId51" Type="http://schemas.openxmlformats.org/officeDocument/2006/relationships/hyperlink" Target="http:/rusnakassociates.com/content/AbbottCOBCCourse/courses/EN-US/course/index.html?showScreen=21_C_11" TargetMode="External"/><Relationship Id="rId72" Type="http://schemas.openxmlformats.org/officeDocument/2006/relationships/hyperlink" Target="http:/rusnakassociates.com/content/AbbottCOBCCourse/courses/EN-US/course/index.html?showScreen=31_C_13" TargetMode="External"/><Relationship Id="rId93" Type="http://schemas.openxmlformats.org/officeDocument/2006/relationships/hyperlink" Target="http:/rusnakassociates.com/content/AbbottCOBCCourse/courses/EN-US/course/index.html?showScreen=42_C_15" TargetMode="External"/><Relationship Id="rId189" Type="http://schemas.openxmlformats.org/officeDocument/2006/relationships/hyperlink" Target="http:/rusnakassociates.com/content/AbbottCOBCCourse/courses/EN-US/course/index.html?showScreen=100_C_17" TargetMode="External"/><Relationship Id="rId3" Type="http://schemas.openxmlformats.org/officeDocument/2006/relationships/customXml" Target="../customXml/item3.xml"/><Relationship Id="rId214" Type="http://schemas.openxmlformats.org/officeDocument/2006/relationships/hyperlink" Target="http:/rusnakassociates.com/content/AbbottCOBCCourse/courses/EN-US/course/index.html?showScreen=114_C_200" TargetMode="External"/><Relationship Id="rId235" Type="http://schemas.openxmlformats.org/officeDocument/2006/relationships/hyperlink" Target="http:/rusnakassociates.com/content/AbbottCompete/courses/EN-US/course/index.html?showScreen=55_C_27" TargetMode="External"/><Relationship Id="rId116" Type="http://schemas.openxmlformats.org/officeDocument/2006/relationships/hyperlink" Target="http:/rusnakassociates.com/content/AbbottCOBCCourse/courses/EN-US/course/index.html?showScreen=55_C_16" TargetMode="External"/><Relationship Id="rId137" Type="http://schemas.openxmlformats.org/officeDocument/2006/relationships/hyperlink" Target="http:/rusnakassociates.com/content/AbbottCOBCCourse/courses/EN-US/course/index.html?showScreen=68_C_16" TargetMode="External"/><Relationship Id="rId158" Type="http://schemas.openxmlformats.org/officeDocument/2006/relationships/hyperlink" Target="http:/rusnakassociates.com/content/AbbottCOBCCourse/courses/EN-US/course/index.html?showScreen=80_C_16" TargetMode="External"/><Relationship Id="rId20" Type="http://schemas.openxmlformats.org/officeDocument/2006/relationships/hyperlink" Target="http:/rusnakassociates.com/content/AbbottCOBCCourse/courses/EN-US/course/index.html?showScreen=5_C_5" TargetMode="External"/><Relationship Id="rId41" Type="http://schemas.openxmlformats.org/officeDocument/2006/relationships/hyperlink" Target="http:/rusnakassociates.com/content/AbbottCOBCCourse/courses/EN-US/course/index.html?showScreen=16_C_10" TargetMode="External"/><Relationship Id="rId62" Type="http://schemas.openxmlformats.org/officeDocument/2006/relationships/hyperlink" Target="http:/rusnakassociates.com/content/AbbottCOBCCourse/courses/EN-US/course/index.html?showScreen=26_C_12" TargetMode="External"/><Relationship Id="rId83" Type="http://schemas.openxmlformats.org/officeDocument/2006/relationships/hyperlink" Target="http:/rusnakassociates.com/content/AbbottCOBCCourse/courses/EN-US/course/index.html?showScreen=37_C_13" TargetMode="External"/><Relationship Id="rId179" Type="http://schemas.openxmlformats.org/officeDocument/2006/relationships/hyperlink" Target="http:/rusnakassociates.com/content/AbbottCOBCCourse/courses/EN-US/course/index.html?showScreen=94_C_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43EAF170-6D82-4297-BFBF-D69F74B56B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72ee8c-751a-48a4-a010-d4bf09b9b006"/>
    <ds:schemaRef ds:uri="4c96ffaa-e583-4fec-9066-c67f93f0c5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76403D-4417-47BD-A622-87ED7F99EC19}">
  <ds:schemaRefs>
    <ds:schemaRef ds:uri="http://schemas.openxmlformats.org/officeDocument/2006/bibliography"/>
  </ds:schemaRefs>
</ds:datastoreItem>
</file>

<file path=customXml/itemProps3.xml><?xml version="1.0" encoding="utf-8"?>
<ds:datastoreItem xmlns:ds="http://schemas.openxmlformats.org/officeDocument/2006/customXml" ds:itemID="{0F35FC51-0B3F-4E24-B715-C30DC2335613}">
  <ds:schemaRefs>
    <ds:schemaRef ds:uri="http://schemas.microsoft.com/sharepoint/v3/contenttype/forms"/>
  </ds:schemaRefs>
</ds:datastoreItem>
</file>

<file path=customXml/itemProps4.xml><?xml version="1.0" encoding="utf-8"?>
<ds:datastoreItem xmlns:ds="http://schemas.openxmlformats.org/officeDocument/2006/customXml" ds:itemID="{0996AC80-4576-4755-B461-2B056AA72B3B}">
  <ds:schemaRefs>
    <ds:schemaRef ds:uri="http://schemas.microsoft.com/office/2006/metadata/properties"/>
    <ds:schemaRef ds:uri="http://schemas.microsoft.com/office/infopath/2007/PartnerControls"/>
    <ds:schemaRef ds:uri="4c96ffaa-e583-4fec-9066-c67f93f0c50b"/>
    <ds:schemaRef ds:uri="5272ee8c-751a-48a4-a010-d4bf09b9b006"/>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48</Pages>
  <Words>17234</Words>
  <Characters>98235</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1. Code of Business Conduct    2. Interacting with Competitors</vt:lpstr>
    </vt:vector>
  </TitlesOfParts>
  <Company/>
  <LinksUpToDate>false</LinksUpToDate>
  <CharactersWithSpaces>115239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Sourabh Darange</dc:creator>
  <cp:lastModifiedBy>Borrello, Barbara</cp:lastModifiedBy>
  <cp:revision>208</cp:revision>
  <dcterms:created xsi:type="dcterms:W3CDTF">2025-11-28T11:31:00Z</dcterms:created>
  <dcterms:modified xsi:type="dcterms:W3CDTF">2025-12-22T16:22:00Z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