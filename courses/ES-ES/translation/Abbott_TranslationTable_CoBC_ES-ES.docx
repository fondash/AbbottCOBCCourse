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CC5168" w:rsidR="00840375" w:rsidP="00840375" w:rsidRDefault="009424BB" w14:paraId="0287CB0A" w14:textId="77777777">
      <w:pPr>
        <w:rPr>
          <w:rStyle w:val="tw4winExternal"/>
          <w:rFonts w:ascii="Calibri" w:hAnsi="Calibri" w:cs="Calibri"/>
          <w:color w:val="000000" w:themeColor="text1"/>
          <w:sz w:val="36"/>
          <w:szCs w:val="36"/>
          <w:lang w:val="en-US"/>
        </w:rPr>
      </w:pPr>
      <w:r w:rsidRPr="00CC5168">
        <w:rPr>
          <w:noProof/>
          <w:lang w:val="en-US"/>
        </w:rPr>
        <mc:AlternateContent>
          <mc:Choice Requires="wps">
            <w:drawing>
              <wp:anchor distT="0" distB="0" distL="114300" distR="114300" simplePos="0" relativeHeight="251658240" behindDoc="1" locked="0" layoutInCell="1" allowOverlap="1" wp14:anchorId="115F8FAC" wp14:editId="1A176B17">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C17D4F" w:rsidR="00840375" w:rsidP="005F1E76" w:rsidRDefault="00C17D4F" w14:paraId="10E0CDF7" w14:textId="617D54FD">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C17D4F">
                                  <w:rPr>
                                    <w:rFonts w:asciiTheme="majorHAnsi" w:hAnsiTheme="majorHAnsi" w:eastAsiaTheme="majorEastAsia" w:cstheme="majorBidi"/>
                                    <w:color w:val="595959" w:themeColor="text1" w:themeTint="A6"/>
                                    <w:sz w:val="72"/>
                                    <w:szCs w:val="72"/>
                                  </w:rPr>
                                  <w:t xml:space="preserve">1. Code of Business Conduct  </w:t>
                                </w:r>
                                <w:r>
                                  <w:rPr>
                                    <w:rFonts w:asciiTheme="majorHAnsi" w:hAnsiTheme="majorHAnsi" w:eastAsiaTheme="majorEastAsia" w:cstheme="majorBidi"/>
                                    <w:color w:val="595959" w:themeColor="text1" w:themeTint="A6"/>
                                    <w:sz w:val="72"/>
                                    <w:szCs w:val="72"/>
                                  </w:rPr>
                                  <w:t xml:space="preserve"> </w:t>
                                </w:r>
                                <w:r w:rsidRPr="00C17D4F">
                                  <w:rPr>
                                    <w:rFonts w:asciiTheme="majorHAnsi" w:hAnsiTheme="majorHAnsi" w:eastAsiaTheme="majorEastAsia"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C17D4F" w:rsidR="00840375" w:rsidP="00840375" w:rsidRDefault="00C17D4F" w14:paraId="1B4A38E7" w14:textId="5DDD99F9">
                                <w:pPr>
                                  <w:pStyle w:val="NoSpacing"/>
                                  <w:spacing w:before="240"/>
                                  <w:rPr>
                                    <w:caps/>
                                    <w:color w:val="0E2841" w:themeColor="text2"/>
                                    <w:sz w:val="36"/>
                                    <w:szCs w:val="36"/>
                                  </w:rPr>
                                </w:pPr>
                                <w:r w:rsidRPr="00C17D4F">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id="_x0000_t202" coordsize="21600,21600" o:spt="202" path="m,l,21600r21600,l21600,xe" w14:anchorId="115F8FAC">
                <v:stroke joinstyle="miter"/>
                <v:path gradientshapeok="t" o:connecttype="rect"/>
              </v:shapetype>
              <v:shape id="Text Box 12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v:textbox inset="36pt,36pt,36pt,36pt">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C17D4F" w:rsidR="00840375" w:rsidP="005F1E76" w:rsidRDefault="00C17D4F" w14:paraId="10E0CDF7" w14:textId="617D54FD">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C17D4F">
                            <w:rPr>
                              <w:rFonts w:asciiTheme="majorHAnsi" w:hAnsiTheme="majorHAnsi" w:eastAsiaTheme="majorEastAsia" w:cstheme="majorBidi"/>
                              <w:color w:val="595959" w:themeColor="text1" w:themeTint="A6"/>
                              <w:sz w:val="72"/>
                              <w:szCs w:val="72"/>
                            </w:rPr>
                            <w:t xml:space="preserve">1. Code of Business Conduct  </w:t>
                          </w:r>
                          <w:r>
                            <w:rPr>
                              <w:rFonts w:asciiTheme="majorHAnsi" w:hAnsiTheme="majorHAnsi" w:eastAsiaTheme="majorEastAsia" w:cstheme="majorBidi"/>
                              <w:color w:val="595959" w:themeColor="text1" w:themeTint="A6"/>
                              <w:sz w:val="72"/>
                              <w:szCs w:val="72"/>
                            </w:rPr>
                            <w:t xml:space="preserve"> </w:t>
                          </w:r>
                          <w:r w:rsidRPr="00C17D4F">
                            <w:rPr>
                              <w:rFonts w:asciiTheme="majorHAnsi" w:hAnsiTheme="majorHAnsi" w:eastAsiaTheme="majorEastAsia"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C17D4F" w:rsidR="00840375" w:rsidP="00840375" w:rsidRDefault="00C17D4F" w14:paraId="1B4A38E7" w14:textId="5DDD99F9">
                          <w:pPr>
                            <w:pStyle w:val="NoSpacing"/>
                            <w:spacing w:before="240"/>
                            <w:rPr>
                              <w:caps/>
                              <w:color w:val="0E2841" w:themeColor="text2"/>
                              <w:sz w:val="36"/>
                              <w:szCs w:val="36"/>
                            </w:rPr>
                          </w:pPr>
                          <w:r w:rsidRPr="00C17D4F">
                            <w:rPr>
                              <w:caps/>
                              <w:color w:val="0E2841" w:themeColor="text2"/>
                              <w:sz w:val="36"/>
                              <w:szCs w:val="36"/>
                            </w:rPr>
                            <w:t>Translation table 2025</w:t>
                          </w:r>
                        </w:p>
                      </w:sdtContent>
                    </w:sdt>
                  </w:txbxContent>
                </v:textbox>
              </v:shape>
            </w:pict>
          </mc:Fallback>
        </mc:AlternateContent>
      </w:r>
      <w:r w:rsidRPr="00CC5168">
        <w:br w:type="page"/>
      </w:r>
      <w:r w:rsidRPr="00CC5168">
        <w:rPr>
          <w:rStyle w:val="tw4winExternal"/>
          <w:rFonts w:ascii="Calibri" w:hAnsi="Calibri" w:cs="Calibri"/>
          <w:b/>
          <w:color w:val="000000" w:themeColor="text1"/>
          <w:sz w:val="36"/>
          <w:szCs w:val="36"/>
          <w:lang w:val="en-US"/>
        </w:rPr>
        <w:lastRenderedPageBreak/>
        <w:t>INSTRUCTIONS:</w:t>
      </w:r>
    </w:p>
    <w:p w:rsidRPr="00CC5168" w:rsidR="00840375" w:rsidP="00840375" w:rsidRDefault="00840375" w14:paraId="2E84FCF9" w14:textId="77777777">
      <w:pPr>
        <w:widowControl w:val="0"/>
        <w:autoSpaceDE w:val="0"/>
        <w:autoSpaceDN w:val="0"/>
        <w:adjustRightInd w:val="0"/>
        <w:textAlignment w:val="top"/>
        <w:rPr>
          <w:rStyle w:val="tw4winExternal"/>
          <w:rFonts w:ascii="Calibri" w:hAnsi="Calibri" w:cs="Calibri"/>
          <w:color w:val="000000" w:themeColor="text1"/>
          <w:lang w:val="en-US"/>
        </w:rPr>
      </w:pPr>
    </w:p>
    <w:p w:rsidRPr="00CC5168" w:rsidR="00840375" w:rsidP="00840375" w:rsidRDefault="009424BB" w14:paraId="3EE9BB18"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C5168">
        <w:rPr>
          <w:rStyle w:val="tw4winExternal"/>
          <w:rFonts w:ascii="Calibri" w:hAnsi="Calibri" w:cs="Calibri"/>
          <w:b/>
          <w:color w:val="000000" w:themeColor="text1"/>
          <w:lang w:val="en-US"/>
        </w:rPr>
        <w:t xml:space="preserve">1) </w:t>
      </w:r>
      <w:r w:rsidRPr="00CC5168">
        <w:rPr>
          <w:rStyle w:val="tw4winExternal"/>
          <w:rFonts w:ascii="Calibri" w:hAnsi="Calibri" w:cs="Calibri"/>
          <w:color w:val="000000" w:themeColor="text1"/>
          <w:lang w:val="en-US"/>
        </w:rPr>
        <w:t>Please edit the translation in the TARGET column directly.</w:t>
      </w:r>
    </w:p>
    <w:p w:rsidRPr="00CC5168" w:rsidR="00840375" w:rsidP="00840375" w:rsidRDefault="009424BB" w14:paraId="27BB6202"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C5168">
        <w:rPr>
          <w:rStyle w:val="tw4winExternal"/>
          <w:rFonts w:ascii="Calibri" w:hAnsi="Calibri" w:cs="Calibri"/>
          <w:b/>
          <w:color w:val="000000" w:themeColor="text1"/>
          <w:lang w:val="en-US"/>
        </w:rPr>
        <w:t xml:space="preserve">2) </w:t>
      </w:r>
      <w:r w:rsidRPr="00CC5168">
        <w:rPr>
          <w:rStyle w:val="tw4winExternal"/>
          <w:rFonts w:ascii="Calibri" w:hAnsi="Calibri" w:cs="Calibri"/>
          <w:color w:val="000000" w:themeColor="text1"/>
          <w:lang w:val="en-US"/>
        </w:rPr>
        <w:t>To comment on a segment, simply create a new MS-Word comment.</w:t>
      </w:r>
    </w:p>
    <w:p w:rsidRPr="00CC5168" w:rsidR="00840375" w:rsidP="00840375" w:rsidRDefault="009424BB" w14:paraId="5AABBBD8"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C5168">
        <w:rPr>
          <w:rStyle w:val="tw4winExternal"/>
          <w:rFonts w:ascii="Calibri" w:hAnsi="Calibri" w:cs="Calibri"/>
          <w:b/>
          <w:color w:val="000000" w:themeColor="text1"/>
          <w:lang w:val="en-US"/>
        </w:rPr>
        <w:t xml:space="preserve">3) </w:t>
      </w:r>
      <w:r w:rsidRPr="00CC5168">
        <w:rPr>
          <w:rStyle w:val="tw4winExternal"/>
          <w:rFonts w:ascii="Calibri" w:hAnsi="Calibri" w:cs="Calibri"/>
          <w:color w:val="000000" w:themeColor="text1"/>
          <w:lang w:val="en-US"/>
        </w:rPr>
        <w:t>It is best to edit this file in Normal or Draft view rather than page layout.</w:t>
      </w:r>
    </w:p>
    <w:p w:rsidRPr="00CC5168" w:rsidR="00840375" w:rsidP="00840375" w:rsidRDefault="009424BB" w14:paraId="09523480"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C5168">
        <w:rPr>
          <w:rStyle w:val="tw4winExternal"/>
          <w:rFonts w:ascii="Calibri" w:hAnsi="Calibri" w:cs="Calibri"/>
          <w:b/>
          <w:color w:val="000000" w:themeColor="text1"/>
          <w:lang w:val="en-US"/>
        </w:rPr>
        <w:t xml:space="preserve">4) </w:t>
      </w:r>
      <w:r w:rsidRPr="00CC5168">
        <w:rPr>
          <w:rStyle w:val="tw4winExternal"/>
          <w:rFonts w:ascii="Calibri" w:hAnsi="Calibri" w:cs="Calibri"/>
          <w:color w:val="000000" w:themeColor="text1"/>
          <w:lang w:val="en-US"/>
        </w:rPr>
        <w:t>DO NOT alter the ID or SOURCE column text.</w:t>
      </w:r>
    </w:p>
    <w:p w:rsidRPr="00CC5168" w:rsidR="00840375" w:rsidP="00840375" w:rsidRDefault="009424BB" w14:paraId="31B4BC9C"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C5168">
        <w:rPr>
          <w:rStyle w:val="tw4winExternal"/>
          <w:rFonts w:ascii="Calibri" w:hAnsi="Calibri" w:cs="Calibri"/>
          <w:b/>
          <w:bCs/>
          <w:color w:val="000000" w:themeColor="text1"/>
          <w:lang w:val="en-US"/>
        </w:rPr>
        <w:t>5</w:t>
      </w:r>
      <w:r w:rsidRPr="00CC5168">
        <w:rPr>
          <w:rStyle w:val="tw4winExternal"/>
          <w:rFonts w:ascii="Calibri" w:hAnsi="Calibri" w:cs="Calibri"/>
          <w:color w:val="000000" w:themeColor="text1"/>
          <w:lang w:val="en-US"/>
        </w:rPr>
        <w:t>) Blank rows should be ignored but not deleted.</w:t>
      </w:r>
    </w:p>
    <w:p w:rsidRPr="00CC5168" w:rsidR="00840375" w:rsidP="00840375" w:rsidRDefault="009424BB" w14:paraId="7DB489A8" w14:textId="77777777">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CC5168">
        <w:rPr>
          <w:rStyle w:val="tw4winExternal"/>
          <w:rFonts w:ascii="Calibri" w:hAnsi="Calibri" w:cs="Calibri"/>
          <w:b/>
          <w:bCs/>
          <w:color w:val="000000" w:themeColor="text1"/>
          <w:lang w:val="en-US"/>
        </w:rPr>
        <w:t>6</w:t>
      </w:r>
      <w:r w:rsidRPr="00CC5168">
        <w:rPr>
          <w:rStyle w:val="tw4winExternal"/>
          <w:rFonts w:ascii="Calibri" w:hAnsi="Calibri" w:cs="Calibri"/>
          <w:color w:val="000000" w:themeColor="text1"/>
          <w:lang w:val="en-US"/>
        </w:rPr>
        <w:t>)</w:t>
      </w:r>
      <w:r w:rsidRPr="00CC5168">
        <w:rPr>
          <w:rStyle w:val="tw4winExternal"/>
          <w:rFonts w:ascii="Calibri" w:hAnsi="Calibri" w:cs="Calibri"/>
          <w:b/>
          <w:bCs/>
          <w:color w:val="000000" w:themeColor="text1"/>
          <w:lang w:val="en-US"/>
        </w:rPr>
        <w:t xml:space="preserve"> The following formatting must be maintained throughout:</w:t>
      </w:r>
    </w:p>
    <w:p w:rsidRPr="00CC5168" w:rsidR="00840375" w:rsidP="004D60B2" w:rsidRDefault="009424BB" w14:paraId="1211DBD5"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CC5168">
        <w:rPr>
          <w:rStyle w:val="tw4winExternal"/>
          <w:rFonts w:hint="default" w:ascii="Calibri" w:hAnsi="Calibri" w:cs="Calibri" w:eastAsiaTheme="minorEastAsia"/>
          <w:b/>
          <w:bCs/>
          <w:color w:val="000000" w:themeColor="text1"/>
          <w:lang w:val="en-US" w:eastAsia="en-IE"/>
        </w:rPr>
        <w:t xml:space="preserve">Paragraph (the number of paragraphs per row must be maintained) </w:t>
      </w:r>
    </w:p>
    <w:p w:rsidRPr="00CC5168" w:rsidR="00840375" w:rsidP="004D60B2" w:rsidRDefault="009424BB" w14:paraId="522B4023"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CC5168">
        <w:rPr>
          <w:rStyle w:val="tw4winExternal"/>
          <w:rFonts w:hint="default" w:ascii="Calibri" w:hAnsi="Calibri" w:cs="Calibri" w:eastAsiaTheme="minorEastAsia"/>
          <w:b/>
          <w:bCs/>
          <w:color w:val="000000" w:themeColor="text1"/>
          <w:lang w:val="en-US" w:eastAsia="en-IE"/>
        </w:rPr>
        <w:t xml:space="preserve">bold </w:t>
      </w:r>
    </w:p>
    <w:p w:rsidRPr="00CC5168" w:rsidR="00840375" w:rsidP="004D60B2" w:rsidRDefault="009424BB" w14:paraId="60485CAC"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CC5168">
        <w:rPr>
          <w:rStyle w:val="tw4winExternal"/>
          <w:rFonts w:hint="default" w:ascii="Calibri" w:hAnsi="Calibri" w:cs="Calibri" w:eastAsiaTheme="minorEastAsia"/>
          <w:b/>
          <w:bCs/>
          <w:color w:val="000000" w:themeColor="text1"/>
          <w:lang w:val="en-US" w:eastAsia="en-IE"/>
        </w:rPr>
        <w:t>italic</w:t>
      </w:r>
    </w:p>
    <w:p w:rsidRPr="00CC5168" w:rsidR="00840375" w:rsidP="004D60B2" w:rsidRDefault="009424BB" w14:paraId="53182A25"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CC5168">
        <w:rPr>
          <w:rStyle w:val="tw4winExternal"/>
          <w:rFonts w:hint="default" w:ascii="Calibri" w:hAnsi="Calibri" w:cs="Calibri" w:eastAsiaTheme="minorEastAsia"/>
          <w:b/>
          <w:bCs/>
          <w:color w:val="000000" w:themeColor="text1"/>
          <w:lang w:val="en-US" w:eastAsia="en-IE"/>
        </w:rPr>
        <w:t>underline</w:t>
      </w:r>
    </w:p>
    <w:p w:rsidRPr="00CC5168" w:rsidR="00840375" w:rsidP="004D60B2" w:rsidRDefault="009424BB" w14:paraId="6115AA5A"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CC5168">
        <w:rPr>
          <w:rStyle w:val="tw4winExternal"/>
          <w:rFonts w:hint="default" w:ascii="Calibri" w:hAnsi="Calibri" w:cs="Calibri" w:eastAsiaTheme="minorEastAsia"/>
          <w:b/>
          <w:bCs/>
          <w:color w:val="000000" w:themeColor="text1"/>
          <w:lang w:val="en-US" w:eastAsia="en-IE"/>
        </w:rPr>
        <w:t>links</w:t>
      </w:r>
    </w:p>
    <w:p w:rsidRPr="00CC5168" w:rsidR="00840375" w:rsidP="004D60B2" w:rsidRDefault="009424BB" w14:paraId="17352187"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CC5168">
        <w:rPr>
          <w:rStyle w:val="tw4winExternal"/>
          <w:rFonts w:hint="default" w:ascii="Calibri" w:hAnsi="Calibri" w:cs="Calibri" w:eastAsiaTheme="minorEastAsia"/>
          <w:b/>
          <w:bCs/>
          <w:color w:val="000000" w:themeColor="text1"/>
          <w:lang w:val="en-US" w:eastAsia="en-IE"/>
        </w:rPr>
        <w:t>lists (bullets and number of items in a list must be maintained)</w:t>
      </w:r>
    </w:p>
    <w:p w:rsidRPr="00CC5168" w:rsidR="00840375" w:rsidP="00840375" w:rsidRDefault="009424BB" w14:paraId="6C5401EB"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C5168">
        <w:rPr>
          <w:rStyle w:val="tw4winExternal"/>
          <w:rFonts w:ascii="Calibri" w:hAnsi="Calibri" w:cs="Calibri"/>
          <w:b/>
          <w:bCs/>
          <w:color w:val="000000" w:themeColor="text1"/>
          <w:lang w:val="en-US"/>
        </w:rPr>
        <w:t>7</w:t>
      </w:r>
      <w:r w:rsidRPr="00CC5168">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rsidRPr="00CC5168" w:rsidR="00840375" w:rsidRDefault="009424BB" w14:paraId="6DDA9851" w14:textId="77777777">
      <w:pPr>
        <w:rPr>
          <w:rStyle w:val="tw4winExternal"/>
          <w:rFonts w:ascii="Calibri" w:hAnsi="Calibri" w:cs="Calibri"/>
          <w:color w:val="000000" w:themeColor="text1"/>
          <w:lang w:val="en-US"/>
        </w:rPr>
      </w:pPr>
      <w:r w:rsidRPr="00CC5168">
        <w:rPr>
          <w:rStyle w:val="tw4winExternal"/>
          <w:rFonts w:ascii="Calibri" w:hAnsi="Calibri" w:cs="Calibri"/>
          <w:color w:val="000000" w:themeColor="text1"/>
          <w:lang w:val="en-US"/>
        </w:rPr>
        <w:br w:type="page"/>
      </w:r>
    </w:p>
    <w:p w:rsidRPr="00CC5168" w:rsidR="00840375" w:rsidP="00840375" w:rsidRDefault="00840375" w14:paraId="761256AE"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rsidRPr="00CC5168" w:rsidR="004D60B2" w:rsidP="00840375" w:rsidRDefault="009424BB" w14:paraId="389449C5" w14:textId="77777777">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CC5168">
        <w:rPr>
          <w:rStyle w:val="tw4winExternal"/>
          <w:rFonts w:ascii="Calibri" w:hAnsi="Calibri" w:cs="Calibri"/>
          <w:color w:val="000000" w:themeColor="text1"/>
          <w:sz w:val="72"/>
          <w:szCs w:val="72"/>
          <w:lang w:val="en-US"/>
        </w:rPr>
        <w:t>Code of Business Conduct</w:t>
      </w:r>
    </w:p>
    <w:p w:rsidRPr="00CC5168" w:rsidR="00840375" w:rsidP="00840375" w:rsidRDefault="00840375" w14:paraId="2BDEEE73" w14:textId="77777777">
      <w:pPr>
        <w:rPr>
          <w:rStyle w:val="tw4winExternal"/>
          <w:rFonts w:ascii="Calibri" w:hAnsi="Calibri" w:cs="Calibri"/>
          <w:color w:val="000000" w:themeColor="text1"/>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Pr="00CC5168" w:rsidR="00DC51D9" w:rsidTr="4A27181E" w14:paraId="18635B0E" w14:textId="77777777">
        <w:tc>
          <w:tcPr>
            <w:tcW w:w="1353" w:type="dxa"/>
            <w:shd w:val="clear" w:color="auto" w:fill="F1A983" w:themeFill="accent2" w:themeFillTint="99"/>
            <w:tcMar>
              <w:top w:w="120" w:type="dxa"/>
              <w:left w:w="180" w:type="dxa"/>
              <w:bottom w:w="120" w:type="dxa"/>
              <w:right w:w="180" w:type="dxa"/>
            </w:tcMar>
          </w:tcPr>
          <w:p w:rsidRPr="00CC5168" w:rsidR="009D7F9A" w:rsidP="00F66488" w:rsidRDefault="009424BB" w14:paraId="226E6A20" w14:textId="77777777">
            <w:pPr>
              <w:spacing w:before="30" w:after="30"/>
              <w:ind w:left="30" w:right="30"/>
              <w:rPr>
                <w:rFonts w:eastAsia="Times New Roman"/>
              </w:rPr>
            </w:pPr>
            <w:r w:rsidRPr="00CC5168">
              <w:rPr>
                <w:rFonts w:eastAsia="Times New Roman"/>
              </w:rPr>
              <w:t>ID</w:t>
            </w:r>
          </w:p>
        </w:tc>
        <w:tc>
          <w:tcPr>
            <w:tcW w:w="6000" w:type="dxa"/>
            <w:shd w:val="clear" w:color="auto" w:fill="F1A983" w:themeFill="accent2" w:themeFillTint="99"/>
            <w:tcMar>
              <w:top w:w="120" w:type="dxa"/>
              <w:left w:w="180" w:type="dxa"/>
              <w:bottom w:w="120" w:type="dxa"/>
              <w:right w:w="180" w:type="dxa"/>
            </w:tcMar>
          </w:tcPr>
          <w:p w:rsidRPr="00CC5168" w:rsidR="009D7F9A" w:rsidP="0008296D" w:rsidRDefault="009424BB" w14:paraId="00EA17E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Source</w:t>
            </w:r>
          </w:p>
        </w:tc>
        <w:tc>
          <w:tcPr>
            <w:tcW w:w="6000" w:type="dxa"/>
            <w:shd w:val="clear" w:color="auto" w:fill="F1A983" w:themeFill="accent2" w:themeFillTint="99"/>
            <w:tcMar/>
          </w:tcPr>
          <w:p w:rsidRPr="00CC5168" w:rsidR="009D7F9A" w:rsidP="0008296D" w:rsidRDefault="009424BB" w14:paraId="2FA2ECC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Target</w:t>
            </w:r>
          </w:p>
        </w:tc>
      </w:tr>
      <w:tr w:rsidRPr="00C17D4F" w:rsidR="00DC51D9" w:rsidTr="4A27181E" w14:paraId="21A3FE71" w14:textId="77777777">
        <w:tc>
          <w:tcPr>
            <w:tcW w:w="1353" w:type="dxa"/>
            <w:shd w:val="clear" w:color="auto" w:fill="C1E4F5" w:themeFill="accent1" w:themeFillTint="33"/>
            <w:tcMar>
              <w:top w:w="120" w:type="dxa"/>
              <w:left w:w="180" w:type="dxa"/>
              <w:bottom w:w="120" w:type="dxa"/>
              <w:right w:w="180" w:type="dxa"/>
            </w:tcMar>
            <w:hideMark/>
          </w:tcPr>
          <w:p w:rsidRPr="00CC5168" w:rsidR="00F66488" w:rsidP="00F66488" w:rsidRDefault="00DD292B" w14:paraId="36A8DA40" w14:textId="77777777">
            <w:pPr>
              <w:spacing w:before="30" w:after="30"/>
              <w:ind w:left="30" w:right="30"/>
              <w:rPr>
                <w:rFonts w:ascii="Calibri" w:hAnsi="Calibri" w:eastAsia="Times New Roman" w:cs="Calibri"/>
                <w:sz w:val="16"/>
              </w:rPr>
            </w:pPr>
            <w:hyperlink w:tgtFrame="_blank" w:history="1" r:id="rId7">
              <w:r w:rsidRPr="00CC5168" w:rsidR="009424BB">
                <w:rPr>
                  <w:rFonts w:ascii="Calibri" w:hAnsi="Calibri" w:eastAsia="Times New Roman" w:cs="Calibri"/>
                  <w:color w:val="0000FF"/>
                  <w:sz w:val="16"/>
                  <w:u w:val="single"/>
                </w:rPr>
                <w:t>Screen 0</w:t>
              </w:r>
            </w:hyperlink>
            <w:r w:rsidRPr="00CC5168" w:rsidR="009424BB">
              <w:rPr>
                <w:rFonts w:ascii="Calibri" w:hAnsi="Calibri" w:eastAsia="Times New Roman" w:cs="Calibri"/>
                <w:sz w:val="16"/>
              </w:rPr>
              <w:t xml:space="preserve"> </w:t>
            </w:r>
          </w:p>
          <w:p w:rsidRPr="00CC5168" w:rsidR="00F66488" w:rsidP="00F66488" w:rsidRDefault="00DD292B" w14:paraId="06C9A740" w14:textId="77777777">
            <w:pPr>
              <w:ind w:left="30" w:right="30"/>
              <w:rPr>
                <w:rFonts w:ascii="Calibri" w:hAnsi="Calibri" w:eastAsia="Times New Roman" w:cs="Calibri"/>
                <w:sz w:val="16"/>
              </w:rPr>
            </w:pPr>
            <w:hyperlink w:tgtFrame="_blank" w:history="1" r:id="rId8">
              <w:r w:rsidRPr="00CC5168" w:rsidR="009424BB">
                <w:rPr>
                  <w:rFonts w:ascii="Calibri" w:hAnsi="Calibri" w:eastAsia="Times New Roman" w:cs="Calibri"/>
                  <w:color w:val="0000FF"/>
                  <w:sz w:val="16"/>
                  <w:u w:val="single"/>
                </w:rPr>
                <w:t>1_C_1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66488" w:rsidP="0008296D" w:rsidRDefault="009424BB" w14:paraId="012203E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Code of Business Conduct</w:t>
            </w:r>
          </w:p>
          <w:p w:rsidRPr="00CC5168" w:rsidR="00F66488" w:rsidP="0008296D" w:rsidRDefault="009424BB" w14:paraId="10FBF9C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Click the forward arrow.</w:t>
            </w:r>
          </w:p>
        </w:tc>
        <w:tc>
          <w:tcPr>
            <w:tcW w:w="6000" w:type="dxa"/>
            <w:tcMar/>
          </w:tcPr>
          <w:p w:rsidRPr="00CC5168" w:rsidR="005C43A0" w:rsidP="0008296D" w:rsidRDefault="009424BB" w14:paraId="2DAAFB4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Código de conducta empresarial</w:t>
            </w:r>
          </w:p>
          <w:p w:rsidRPr="00CC5168" w:rsidR="00F66488" w:rsidP="41A576E3" w:rsidRDefault="009424BB" w14:paraId="13759A0F" w14:textId="08F7FF4C">
            <w:pPr>
              <w:spacing w:before="100" w:beforeAutospacing="on" w:after="100" w:afterAutospacing="on"/>
              <w:ind w:left="30" w:right="30"/>
              <w:rPr>
                <w:rFonts w:ascii="Calibri" w:hAnsi="Calibri" w:eastAsia="Times New Roman" w:cs="Calibri"/>
                <w:lang w:val="es-ES"/>
              </w:rPr>
            </w:pPr>
            <w:r w:rsidRPr="41A576E3" w:rsidR="009424BB">
              <w:rPr>
                <w:rFonts w:ascii="Calibri" w:hAnsi="Calibri" w:eastAsia="Calibri" w:cs="Calibri"/>
                <w:lang w:val="es-ES"/>
              </w:rPr>
              <w:t xml:space="preserve">Haz clic en la flecha </w:t>
            </w:r>
            <w:ins w:author="fonseca Pereira, Maria Manuel" w:date="2026-01-09T09:32:11.404Z" w:id="30035448">
              <w:r w:rsidRPr="41A576E3" w:rsidR="6177C651">
                <w:rPr>
                  <w:rFonts w:ascii="Calibri" w:hAnsi="Calibri" w:eastAsia="Calibri" w:cs="Calibri"/>
                  <w:lang w:val="es-ES"/>
                </w:rPr>
                <w:t>para</w:t>
              </w:r>
            </w:ins>
            <w:del w:author="fonseca Pereira, Maria Manuel" w:date="2026-01-09T09:32:09.188Z" w:id="1435830868">
              <w:r w:rsidRPr="41A576E3" w:rsidDel="009424BB">
                <w:rPr>
                  <w:rFonts w:ascii="Calibri" w:hAnsi="Calibri" w:eastAsia="Calibri" w:cs="Calibri"/>
                  <w:lang w:val="es-ES"/>
                </w:rPr>
                <w:delText xml:space="preserve">de </w:delText>
              </w:r>
            </w:del>
            <w:r w:rsidRPr="41A576E3" w:rsidR="009424BB">
              <w:rPr>
                <w:rFonts w:ascii="Calibri" w:hAnsi="Calibri" w:eastAsia="Calibri" w:cs="Calibri"/>
                <w:lang w:val="es-ES"/>
              </w:rPr>
              <w:t>avan</w:t>
            </w:r>
            <w:ins w:author="fonseca Pereira, Maria Manuel" w:date="2026-01-09T09:32:16.214Z" w:id="806165477">
              <w:r w:rsidRPr="41A576E3" w:rsidR="0D5915D0">
                <w:rPr>
                  <w:rFonts w:ascii="Calibri" w:hAnsi="Calibri" w:eastAsia="Calibri" w:cs="Calibri"/>
                  <w:lang w:val="es-ES"/>
                </w:rPr>
                <w:t>zar</w:t>
              </w:r>
            </w:ins>
            <w:del w:author="fonseca Pereira, Maria Manuel" w:date="2026-01-09T09:32:15.421Z" w:id="837941558">
              <w:r w:rsidRPr="41A576E3" w:rsidDel="009424BB">
                <w:rPr>
                  <w:rFonts w:ascii="Calibri" w:hAnsi="Calibri" w:eastAsia="Calibri" w:cs="Calibri"/>
                  <w:lang w:val="es-ES"/>
                </w:rPr>
                <w:delText>ce</w:delText>
              </w:r>
            </w:del>
            <w:r w:rsidRPr="41A576E3" w:rsidR="009424BB">
              <w:rPr>
                <w:rFonts w:ascii="Calibri" w:hAnsi="Calibri" w:eastAsia="Calibri" w:cs="Calibri"/>
                <w:lang w:val="es-ES"/>
              </w:rPr>
              <w:t>.</w:t>
            </w:r>
          </w:p>
        </w:tc>
      </w:tr>
      <w:tr w:rsidRPr="00C17D4F" w:rsidR="00DC51D9" w:rsidTr="4A27181E" w14:paraId="7386C06A" w14:textId="77777777">
        <w:tc>
          <w:tcPr>
            <w:tcW w:w="1353" w:type="dxa"/>
            <w:shd w:val="clear" w:color="auto" w:fill="C1E4F5" w:themeFill="accent1" w:themeFillTint="33"/>
            <w:tcMar>
              <w:top w:w="120" w:type="dxa"/>
              <w:left w:w="180" w:type="dxa"/>
              <w:bottom w:w="120" w:type="dxa"/>
              <w:right w:w="180" w:type="dxa"/>
            </w:tcMar>
            <w:hideMark/>
          </w:tcPr>
          <w:p w:rsidRPr="00CC5168" w:rsidR="00F66488" w:rsidP="00F66488" w:rsidRDefault="00DD292B" w14:paraId="2B64EDBC" w14:textId="77777777">
            <w:pPr>
              <w:spacing w:before="30" w:after="30"/>
              <w:ind w:left="30" w:right="30"/>
              <w:rPr>
                <w:rFonts w:ascii="Calibri" w:hAnsi="Calibri" w:eastAsia="Times New Roman" w:cs="Calibri"/>
                <w:sz w:val="16"/>
              </w:rPr>
            </w:pPr>
            <w:hyperlink w:tgtFrame="_blank" w:history="1" r:id="rId9">
              <w:r w:rsidRPr="00CC5168" w:rsidR="009424BB">
                <w:rPr>
                  <w:rFonts w:ascii="Calibri" w:hAnsi="Calibri" w:eastAsia="Times New Roman" w:cs="Calibri"/>
                  <w:color w:val="0000FF"/>
                  <w:sz w:val="16"/>
                  <w:u w:val="single"/>
                </w:rPr>
                <w:t>Screen 1</w:t>
              </w:r>
            </w:hyperlink>
            <w:r w:rsidRPr="00CC5168" w:rsidR="009424BB">
              <w:rPr>
                <w:rFonts w:ascii="Calibri" w:hAnsi="Calibri" w:eastAsia="Times New Roman" w:cs="Calibri"/>
                <w:sz w:val="16"/>
              </w:rPr>
              <w:t xml:space="preserve"> </w:t>
            </w:r>
          </w:p>
          <w:p w:rsidRPr="00CC5168" w:rsidR="00F66488" w:rsidP="00F66488" w:rsidRDefault="00DD292B" w14:paraId="5A011BBA" w14:textId="77777777">
            <w:pPr>
              <w:ind w:left="30" w:right="30"/>
              <w:rPr>
                <w:rFonts w:ascii="Calibri" w:hAnsi="Calibri" w:eastAsia="Times New Roman" w:cs="Calibri"/>
                <w:sz w:val="16"/>
              </w:rPr>
            </w:pPr>
            <w:hyperlink w:tgtFrame="_blank" w:history="1" r:id="rId10">
              <w:r w:rsidRPr="00CC5168" w:rsidR="009424BB">
                <w:rPr>
                  <w:rFonts w:ascii="Calibri" w:hAnsi="Calibri" w:eastAsia="Times New Roman" w:cs="Calibri"/>
                  <w:color w:val="0000FF"/>
                  <w:sz w:val="16"/>
                  <w:u w:val="single"/>
                </w:rPr>
                <w:t>2_C_2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66488" w:rsidP="0008296D" w:rsidRDefault="009424BB" w14:paraId="7791894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As a global healthcare leader, what we do each day matters.</w:t>
            </w:r>
          </w:p>
          <w:p w:rsidRPr="00CC5168" w:rsidR="00F66488" w:rsidP="0008296D" w:rsidRDefault="009424BB" w14:paraId="254C045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Mar/>
          </w:tcPr>
          <w:p w:rsidRPr="00CC5168" w:rsidR="005C43A0" w:rsidP="0008296D" w:rsidRDefault="009424BB" w14:paraId="70505DF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Como líder mundial en asistencia sanitaria, lo que hacemos cada día importa.</w:t>
            </w:r>
          </w:p>
          <w:p w:rsidRPr="00CC5168" w:rsidR="00F66488" w:rsidP="0008296D" w:rsidRDefault="009424BB" w14:paraId="5632BCE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Nuestro Código de conducta empresarial es una potente brújula que nos empodera para actuar con integridad, liderar con determinación y tomar decisiones que reflejen lo mejor de lo que somos. Así es como generamos confianza, defendemos nuestros valores y seguimos marcando una diferencia significativa en el mundo.</w:t>
            </w:r>
          </w:p>
        </w:tc>
      </w:tr>
      <w:tr w:rsidRPr="00C17D4F" w:rsidR="00DC51D9" w:rsidTr="4A27181E" w14:paraId="44560736" w14:textId="77777777">
        <w:tc>
          <w:tcPr>
            <w:tcW w:w="1353" w:type="dxa"/>
            <w:shd w:val="clear" w:color="auto" w:fill="C1E4F5" w:themeFill="accent1" w:themeFillTint="33"/>
            <w:tcMar>
              <w:top w:w="120" w:type="dxa"/>
              <w:left w:w="180" w:type="dxa"/>
              <w:bottom w:w="120" w:type="dxa"/>
              <w:right w:w="180" w:type="dxa"/>
            </w:tcMar>
            <w:hideMark/>
          </w:tcPr>
          <w:p w:rsidRPr="00CC5168" w:rsidR="00F66488" w:rsidP="00F66488" w:rsidRDefault="00DD292B" w14:paraId="13908711" w14:textId="77777777">
            <w:pPr>
              <w:spacing w:before="30" w:after="30"/>
              <w:ind w:left="30" w:right="30"/>
              <w:rPr>
                <w:rFonts w:ascii="Calibri" w:hAnsi="Calibri" w:eastAsia="Times New Roman" w:cs="Calibri"/>
                <w:sz w:val="16"/>
              </w:rPr>
            </w:pPr>
            <w:hyperlink w:tgtFrame="_blank" w:history="1" r:id="rId11">
              <w:r w:rsidRPr="00CC5168" w:rsidR="009424BB">
                <w:rPr>
                  <w:rFonts w:ascii="Calibri" w:hAnsi="Calibri" w:eastAsia="Times New Roman" w:cs="Calibri"/>
                  <w:color w:val="0000FF"/>
                  <w:sz w:val="16"/>
                  <w:u w:val="single"/>
                </w:rPr>
                <w:t>Screen 2</w:t>
              </w:r>
            </w:hyperlink>
            <w:r w:rsidRPr="00CC5168" w:rsidR="009424BB">
              <w:rPr>
                <w:rFonts w:ascii="Calibri" w:hAnsi="Calibri" w:eastAsia="Times New Roman" w:cs="Calibri"/>
                <w:sz w:val="16"/>
              </w:rPr>
              <w:t xml:space="preserve"> </w:t>
            </w:r>
          </w:p>
          <w:p w:rsidRPr="00CC5168" w:rsidR="00F66488" w:rsidP="00F66488" w:rsidRDefault="00DD292B" w14:paraId="2A9A41A9" w14:textId="77777777">
            <w:pPr>
              <w:ind w:left="30" w:right="30"/>
              <w:rPr>
                <w:rFonts w:ascii="Calibri" w:hAnsi="Calibri" w:eastAsia="Times New Roman" w:cs="Calibri"/>
                <w:sz w:val="16"/>
              </w:rPr>
            </w:pPr>
            <w:hyperlink w:tgtFrame="_blank" w:history="1" r:id="rId12">
              <w:r w:rsidRPr="00CC5168" w:rsidR="009424BB">
                <w:rPr>
                  <w:rFonts w:ascii="Calibri" w:hAnsi="Calibri" w:eastAsia="Times New Roman" w:cs="Calibri"/>
                  <w:color w:val="0000FF"/>
                  <w:sz w:val="16"/>
                  <w:u w:val="single"/>
                </w:rPr>
                <w:t>3_C_3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66488" w:rsidP="0008296D" w:rsidRDefault="009424BB" w14:paraId="7AD5C9D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Upon completion of this course, you will:</w:t>
            </w:r>
          </w:p>
          <w:p w:rsidRPr="00CC5168" w:rsidR="00F66488" w:rsidP="0008296D" w:rsidRDefault="009424BB" w14:paraId="76ADD21D" w14:textId="77777777">
            <w:pPr>
              <w:numPr>
                <w:ilvl w:val="0"/>
                <w:numId w:val="2"/>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Understand the importance of Code of Business Conduct to our business.</w:t>
            </w:r>
          </w:p>
          <w:p w:rsidRPr="00CC5168" w:rsidR="00F66488" w:rsidP="0008296D" w:rsidRDefault="009424BB" w14:paraId="0562909C" w14:textId="77777777">
            <w:pPr>
              <w:numPr>
                <w:ilvl w:val="0"/>
                <w:numId w:val="2"/>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Be able to identify the key principles of the Code of Business Conduct and understand how they apply to our everyday work practices.</w:t>
            </w:r>
          </w:p>
          <w:p w:rsidRPr="00CC5168" w:rsidR="00F66488" w:rsidP="0008296D" w:rsidRDefault="009424BB" w14:paraId="31525DB4" w14:textId="77777777">
            <w:pPr>
              <w:numPr>
                <w:ilvl w:val="0"/>
                <w:numId w:val="2"/>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lastRenderedPageBreak/>
              <w:t>Understand Abbott’s expectations for conducting business globally in the right way.</w:t>
            </w:r>
          </w:p>
          <w:p w:rsidRPr="00CC5168" w:rsidR="00F66488" w:rsidP="0008296D" w:rsidRDefault="009424BB" w14:paraId="3FE1A299" w14:textId="77777777">
            <w:pPr>
              <w:numPr>
                <w:ilvl w:val="0"/>
                <w:numId w:val="2"/>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Know where to go for help and support.</w:t>
            </w:r>
          </w:p>
        </w:tc>
        <w:tc>
          <w:tcPr>
            <w:tcW w:w="6000" w:type="dxa"/>
            <w:tcMar/>
          </w:tcPr>
          <w:p w:rsidRPr="00CC5168" w:rsidR="00835B5B" w:rsidP="0008296D" w:rsidRDefault="009424BB" w14:paraId="4E27AA1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Tras completar este curso, podrás:</w:t>
            </w:r>
          </w:p>
          <w:p w:rsidRPr="00CC5168" w:rsidR="00835B5B" w:rsidP="41A576E3" w:rsidRDefault="009424BB" w14:paraId="62B5EEE7" w14:textId="0F5FDBD3">
            <w:pPr>
              <w:numPr>
                <w:ilvl w:val="0"/>
                <w:numId w:val="2"/>
              </w:numPr>
              <w:spacing w:before="100" w:beforeAutospacing="on" w:after="100" w:afterAutospacing="on"/>
              <w:ind w:left="750" w:right="30"/>
              <w:rPr>
                <w:rFonts w:ascii="Calibri" w:hAnsi="Calibri" w:eastAsia="Times New Roman" w:cs="Calibri"/>
                <w:lang w:val="es-ES"/>
              </w:rPr>
            </w:pPr>
            <w:r w:rsidRPr="41A576E3" w:rsidR="009424BB">
              <w:rPr>
                <w:rFonts w:ascii="Calibri" w:hAnsi="Calibri" w:eastAsia="Calibri" w:cs="Calibri"/>
                <w:lang w:val="es-ES"/>
              </w:rPr>
              <w:t>Comprender la importancia</w:t>
            </w:r>
            <w:ins w:author="fonseca Pereira, Maria Manuel" w:date="2026-01-09T09:32:57.62Z" w:id="410830819">
              <w:r w:rsidRPr="41A576E3" w:rsidR="407992D2">
                <w:rPr>
                  <w:rFonts w:ascii="Calibri" w:hAnsi="Calibri" w:eastAsia="Calibri" w:cs="Calibri"/>
                  <w:lang w:val="es-ES"/>
                </w:rPr>
                <w:t xml:space="preserve"> que tiene</w:t>
              </w:r>
            </w:ins>
            <w:del w:author="fonseca Pereira, Maria Manuel" w:date="2026-01-09T09:33:03.255Z" w:id="649309979">
              <w:r w:rsidRPr="41A576E3" w:rsidDel="009424BB">
                <w:rPr>
                  <w:rFonts w:ascii="Calibri" w:hAnsi="Calibri" w:eastAsia="Calibri" w:cs="Calibri"/>
                  <w:lang w:val="es-ES"/>
                </w:rPr>
                <w:delText xml:space="preserve"> </w:delText>
              </w:r>
            </w:del>
            <w:del w:author="fonseca Pereira, Maria Manuel" w:date="2026-01-09T09:32:59.723Z" w:id="377767291">
              <w:r w:rsidRPr="41A576E3" w:rsidDel="009424BB">
                <w:rPr>
                  <w:rFonts w:ascii="Calibri" w:hAnsi="Calibri" w:eastAsia="Calibri" w:cs="Calibri"/>
                  <w:lang w:val="es-ES"/>
                </w:rPr>
                <w:delText>d</w:delText>
              </w:r>
            </w:del>
            <w:r w:rsidRPr="41A576E3" w:rsidR="009424BB">
              <w:rPr>
                <w:rFonts w:ascii="Calibri" w:hAnsi="Calibri" w:eastAsia="Calibri" w:cs="Calibri"/>
                <w:lang w:val="es-ES"/>
              </w:rPr>
              <w:t>el Código de conducta empresarial para nuestro negocio.</w:t>
            </w:r>
          </w:p>
          <w:p w:rsidRPr="00CC5168" w:rsidR="00835B5B" w:rsidP="0008296D" w:rsidRDefault="009424BB" w14:paraId="789B01FC" w14:textId="77777777">
            <w:pPr>
              <w:numPr>
                <w:ilvl w:val="0"/>
                <w:numId w:val="2"/>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Identificar los principios clave del Código de conducta empresarial y entender cómo se aplican a nuestras prácticas laborales diarias;</w:t>
            </w:r>
          </w:p>
          <w:p w:rsidRPr="00CC5168" w:rsidR="00D21F04" w:rsidP="0008296D" w:rsidRDefault="009424BB" w14:paraId="6DA81A3A" w14:textId="77777777">
            <w:pPr>
              <w:numPr>
                <w:ilvl w:val="0"/>
                <w:numId w:val="2"/>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lastRenderedPageBreak/>
              <w:t>Comprender las expectativas de Abbott para realizar negocios a nivel mundial de la manera correcta.</w:t>
            </w:r>
          </w:p>
          <w:p w:rsidRPr="00CC5168" w:rsidR="00F66488" w:rsidP="0008296D" w:rsidRDefault="009424BB" w14:paraId="650322AC" w14:textId="77777777">
            <w:pPr>
              <w:numPr>
                <w:ilvl w:val="0"/>
                <w:numId w:val="2"/>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Saber dónde acudir para encontrar ayuda y asistencia.</w:t>
            </w:r>
          </w:p>
        </w:tc>
      </w:tr>
      <w:tr w:rsidRPr="00C17D4F" w:rsidR="00DC51D9" w:rsidTr="4A27181E" w14:paraId="32F2DC17" w14:textId="77777777">
        <w:tc>
          <w:tcPr>
            <w:tcW w:w="1353" w:type="dxa"/>
            <w:shd w:val="clear" w:color="auto" w:fill="C1E4F5" w:themeFill="accent1" w:themeFillTint="33"/>
            <w:tcMar>
              <w:top w:w="120" w:type="dxa"/>
              <w:left w:w="180" w:type="dxa"/>
              <w:bottom w:w="120" w:type="dxa"/>
              <w:right w:w="180" w:type="dxa"/>
            </w:tcMar>
            <w:hideMark/>
          </w:tcPr>
          <w:p w:rsidRPr="00CC5168" w:rsidR="00F66488" w:rsidP="00F66488" w:rsidRDefault="00DD292B" w14:paraId="335F7D95" w14:textId="77777777">
            <w:pPr>
              <w:spacing w:before="30" w:after="30"/>
              <w:ind w:left="30" w:right="30"/>
              <w:rPr>
                <w:rFonts w:ascii="Calibri" w:hAnsi="Calibri" w:eastAsia="Times New Roman" w:cs="Calibri"/>
                <w:sz w:val="16"/>
              </w:rPr>
            </w:pPr>
            <w:hyperlink w:tgtFrame="_blank" w:history="1" r:id="rId13">
              <w:r w:rsidRPr="00CC5168" w:rsidR="009424BB">
                <w:rPr>
                  <w:rFonts w:ascii="Calibri" w:hAnsi="Calibri" w:eastAsia="Times New Roman" w:cs="Calibri"/>
                  <w:color w:val="0000FF"/>
                  <w:sz w:val="16"/>
                  <w:u w:val="single"/>
                </w:rPr>
                <w:t>Screen 3</w:t>
              </w:r>
            </w:hyperlink>
            <w:r w:rsidRPr="00CC5168" w:rsidR="009424BB">
              <w:rPr>
                <w:rFonts w:ascii="Calibri" w:hAnsi="Calibri" w:eastAsia="Times New Roman" w:cs="Calibri"/>
                <w:sz w:val="16"/>
              </w:rPr>
              <w:t xml:space="preserve"> </w:t>
            </w:r>
          </w:p>
          <w:p w:rsidRPr="00CC5168" w:rsidR="00F66488" w:rsidP="00F66488" w:rsidRDefault="00DD292B" w14:paraId="7161843C" w14:textId="77777777">
            <w:pPr>
              <w:ind w:left="30" w:right="30"/>
              <w:rPr>
                <w:rFonts w:ascii="Calibri" w:hAnsi="Calibri" w:eastAsia="Times New Roman" w:cs="Calibri"/>
                <w:sz w:val="16"/>
              </w:rPr>
            </w:pPr>
            <w:hyperlink w:tgtFrame="_blank" w:history="1" r:id="rId14">
              <w:r w:rsidRPr="00CC5168" w:rsidR="009424BB">
                <w:rPr>
                  <w:rFonts w:ascii="Calibri" w:hAnsi="Calibri" w:eastAsia="Times New Roman" w:cs="Calibri"/>
                  <w:color w:val="0000FF"/>
                  <w:sz w:val="16"/>
                  <w:u w:val="single"/>
                </w:rPr>
                <w:t>4_C_4</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66488" w:rsidP="0008296D" w:rsidRDefault="009424BB" w14:paraId="451ADA1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Welcome</w:t>
            </w:r>
          </w:p>
          <w:p w:rsidRPr="00CC5168" w:rsidR="00F66488" w:rsidP="0008296D" w:rsidRDefault="009424BB" w14:paraId="322DC4E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minute</w:t>
            </w:r>
          </w:p>
          <w:p w:rsidRPr="00CC5168" w:rsidR="00F66488" w:rsidP="0008296D" w:rsidRDefault="009424BB" w14:paraId="20E89BC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The Importance of Abbott’s Code of Business Conduct</w:t>
            </w:r>
          </w:p>
          <w:p w:rsidRPr="00CC5168" w:rsidR="00F66488" w:rsidP="0008296D" w:rsidRDefault="009424BB" w14:paraId="16AC04E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minutes</w:t>
            </w:r>
          </w:p>
          <w:p w:rsidRPr="00CC5168" w:rsidR="00F66488" w:rsidP="0008296D" w:rsidRDefault="009424BB" w14:paraId="604581F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Our Code</w:t>
            </w:r>
          </w:p>
          <w:p w:rsidRPr="00CC5168" w:rsidR="00F66488" w:rsidP="0008296D" w:rsidRDefault="009424BB" w14:paraId="65989FD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18 minutes</w:t>
            </w:r>
          </w:p>
          <w:p w:rsidRPr="00CC5168" w:rsidR="00F66488" w:rsidP="0008296D" w:rsidRDefault="009424BB" w14:paraId="2B3938F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[4] Your Commitment</w:t>
            </w:r>
          </w:p>
          <w:p w:rsidRPr="00CC5168" w:rsidR="00F66488" w:rsidP="0008296D" w:rsidRDefault="009424BB" w14:paraId="4D4B8CE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minute</w:t>
            </w:r>
          </w:p>
          <w:p w:rsidRPr="00CC5168" w:rsidR="00F66488" w:rsidP="0008296D" w:rsidRDefault="009424BB" w14:paraId="666A9CE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[5] Knowledge Check</w:t>
            </w:r>
          </w:p>
          <w:p w:rsidRPr="00CC5168" w:rsidR="00F66488" w:rsidP="0008296D" w:rsidRDefault="009424BB" w14:paraId="2312B30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5 minutes</w:t>
            </w:r>
          </w:p>
          <w:p w:rsidRPr="00CC5168" w:rsidR="00F66488" w:rsidP="0008296D" w:rsidRDefault="009424BB" w14:paraId="1F6AA3E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Learning Progress</w:t>
            </w:r>
          </w:p>
          <w:p w:rsidRPr="00CC5168" w:rsidR="00F66488" w:rsidP="0008296D" w:rsidRDefault="009424BB" w14:paraId="591DB92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This Topic is now available.</w:t>
            </w:r>
          </w:p>
        </w:tc>
        <w:tc>
          <w:tcPr>
            <w:tcW w:w="6000" w:type="dxa"/>
            <w:tcMar/>
          </w:tcPr>
          <w:p w:rsidRPr="00CC5168" w:rsidR="000515B2" w:rsidP="0008296D" w:rsidRDefault="009424BB" w14:paraId="64548214"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rPr>
              <w:lastRenderedPageBreak/>
              <w:t xml:space="preserve">[1] </w:t>
            </w:r>
            <w:proofErr w:type="spellStart"/>
            <w:r w:rsidRPr="00CC5168">
              <w:rPr>
                <w:rFonts w:ascii="Calibri" w:hAnsi="Calibri" w:eastAsia="Calibri" w:cs="Calibri"/>
              </w:rPr>
              <w:t>Bienvenida</w:t>
            </w:r>
            <w:proofErr w:type="spellEnd"/>
          </w:p>
          <w:p w:rsidRPr="00CC5168" w:rsidR="000515B2" w:rsidP="0008296D" w:rsidRDefault="009424BB" w14:paraId="190F179A"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rPr>
              <w:t>1 </w:t>
            </w:r>
            <w:proofErr w:type="spellStart"/>
            <w:r w:rsidRPr="00CC5168">
              <w:rPr>
                <w:rFonts w:ascii="Calibri" w:hAnsi="Calibri" w:eastAsia="Calibri" w:cs="Calibri"/>
              </w:rPr>
              <w:t>minuto</w:t>
            </w:r>
            <w:proofErr w:type="spellEnd"/>
          </w:p>
          <w:p w:rsidRPr="00CC5168" w:rsidR="000515B2" w:rsidP="0008296D" w:rsidRDefault="009424BB" w14:paraId="73093CB8" w14:textId="2B2126FA">
            <w:pPr>
              <w:spacing w:before="100" w:beforeAutospacing="1" w:after="100" w:afterAutospacing="1"/>
              <w:ind w:left="30" w:right="30"/>
              <w:rPr>
                <w:rFonts w:ascii="Calibri" w:hAnsi="Calibri" w:eastAsia="Times New Roman" w:cs="Calibri"/>
              </w:rPr>
            </w:pPr>
            <w:r w:rsidRPr="00CC5168">
              <w:rPr>
                <w:rFonts w:ascii="Calibri" w:hAnsi="Calibri" w:eastAsia="Calibri" w:cs="Calibri"/>
              </w:rPr>
              <w:t xml:space="preserve">[2] La </w:t>
            </w:r>
            <w:proofErr w:type="spellStart"/>
            <w:r w:rsidRPr="00CC5168">
              <w:rPr>
                <w:rFonts w:ascii="Calibri" w:hAnsi="Calibri" w:eastAsia="Calibri" w:cs="Calibri"/>
              </w:rPr>
              <w:t>importancia</w:t>
            </w:r>
            <w:proofErr w:type="spellEnd"/>
            <w:r w:rsidRPr="00CC5168">
              <w:rPr>
                <w:rFonts w:ascii="Calibri" w:hAnsi="Calibri" w:eastAsia="Calibri" w:cs="Calibri"/>
              </w:rPr>
              <w:t xml:space="preserve"> del Código de </w:t>
            </w:r>
            <w:proofErr w:type="spellStart"/>
            <w:r w:rsidRPr="00CC5168">
              <w:rPr>
                <w:rFonts w:ascii="Calibri" w:hAnsi="Calibri" w:eastAsia="Calibri" w:cs="Calibri"/>
              </w:rPr>
              <w:t>conducta</w:t>
            </w:r>
            <w:proofErr w:type="spellEnd"/>
            <w:r w:rsidRPr="00CC5168">
              <w:rPr>
                <w:rFonts w:ascii="Calibri" w:hAnsi="Calibri" w:eastAsia="Calibri" w:cs="Calibri"/>
              </w:rPr>
              <w:t xml:space="preserve"> </w:t>
            </w:r>
            <w:proofErr w:type="spellStart"/>
            <w:r w:rsidRPr="00CC5168">
              <w:rPr>
                <w:rFonts w:ascii="Calibri" w:hAnsi="Calibri" w:eastAsia="Calibri" w:cs="Calibri"/>
              </w:rPr>
              <w:t>empresarial</w:t>
            </w:r>
            <w:proofErr w:type="spellEnd"/>
            <w:r w:rsidRPr="00CC5168">
              <w:rPr>
                <w:rFonts w:ascii="Calibri" w:hAnsi="Calibri" w:eastAsia="Calibri" w:cs="Calibri"/>
              </w:rPr>
              <w:t xml:space="preserve"> de</w:t>
            </w:r>
            <w:r w:rsidR="000F4759">
              <w:rPr>
                <w:rFonts w:ascii="Calibri" w:hAnsi="Calibri" w:eastAsia="Calibri" w:cs="Calibri"/>
              </w:rPr>
              <w:t> </w:t>
            </w:r>
            <w:r w:rsidRPr="00CC5168">
              <w:rPr>
                <w:rFonts w:ascii="Calibri" w:hAnsi="Calibri" w:eastAsia="Calibri" w:cs="Calibri"/>
              </w:rPr>
              <w:t>Abbott</w:t>
            </w:r>
          </w:p>
          <w:p w:rsidRPr="00CC5168" w:rsidR="000515B2" w:rsidP="0008296D" w:rsidRDefault="009424BB" w14:paraId="446B4D83"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rPr>
              <w:t>2 </w:t>
            </w:r>
            <w:proofErr w:type="spellStart"/>
            <w:r w:rsidRPr="00CC5168">
              <w:rPr>
                <w:rFonts w:ascii="Calibri" w:hAnsi="Calibri" w:eastAsia="Calibri" w:cs="Calibri"/>
              </w:rPr>
              <w:t>minutos</w:t>
            </w:r>
            <w:proofErr w:type="spellEnd"/>
          </w:p>
          <w:p w:rsidRPr="00CC5168" w:rsidR="000515B2" w:rsidP="0008296D" w:rsidRDefault="009424BB" w14:paraId="63897F5E"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rPr>
              <w:t xml:space="preserve">[3] </w:t>
            </w:r>
            <w:proofErr w:type="spellStart"/>
            <w:r w:rsidRPr="00CC5168">
              <w:rPr>
                <w:rFonts w:ascii="Calibri" w:hAnsi="Calibri" w:eastAsia="Calibri" w:cs="Calibri"/>
              </w:rPr>
              <w:t>Nuestro</w:t>
            </w:r>
            <w:proofErr w:type="spellEnd"/>
            <w:r w:rsidRPr="00CC5168">
              <w:rPr>
                <w:rFonts w:ascii="Calibri" w:hAnsi="Calibri" w:eastAsia="Calibri" w:cs="Calibri"/>
              </w:rPr>
              <w:t xml:space="preserve"> Código</w:t>
            </w:r>
          </w:p>
          <w:p w:rsidRPr="00CC5168" w:rsidR="000515B2" w:rsidP="0008296D" w:rsidRDefault="009424BB" w14:paraId="2CE81EC1"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rPr>
              <w:t>18 </w:t>
            </w:r>
            <w:proofErr w:type="spellStart"/>
            <w:r w:rsidRPr="00CC5168">
              <w:rPr>
                <w:rFonts w:ascii="Calibri" w:hAnsi="Calibri" w:eastAsia="Calibri" w:cs="Calibri"/>
              </w:rPr>
              <w:t>minutos</w:t>
            </w:r>
            <w:proofErr w:type="spellEnd"/>
          </w:p>
          <w:p w:rsidRPr="00CC5168" w:rsidR="000515B2" w:rsidP="0008296D" w:rsidRDefault="009424BB" w14:paraId="5FF09147"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rPr>
              <w:t xml:space="preserve">[4] Tu </w:t>
            </w:r>
            <w:proofErr w:type="spellStart"/>
            <w:r w:rsidRPr="00CC5168">
              <w:rPr>
                <w:rFonts w:ascii="Calibri" w:hAnsi="Calibri" w:eastAsia="Calibri" w:cs="Calibri"/>
              </w:rPr>
              <w:t>compromiso</w:t>
            </w:r>
            <w:proofErr w:type="spellEnd"/>
          </w:p>
          <w:p w:rsidRPr="00CC5168" w:rsidR="000515B2" w:rsidP="0008296D" w:rsidRDefault="009424BB" w14:paraId="2B022F5B"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rPr>
              <w:t>1 </w:t>
            </w:r>
            <w:proofErr w:type="spellStart"/>
            <w:r w:rsidRPr="00CC5168">
              <w:rPr>
                <w:rFonts w:ascii="Calibri" w:hAnsi="Calibri" w:eastAsia="Calibri" w:cs="Calibri"/>
              </w:rPr>
              <w:t>minuto</w:t>
            </w:r>
            <w:proofErr w:type="spellEnd"/>
          </w:p>
          <w:p w:rsidRPr="00CC5168" w:rsidR="000515B2" w:rsidP="0008296D" w:rsidRDefault="009424BB" w14:paraId="0DDF7261"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rPr>
              <w:t xml:space="preserve">[5] </w:t>
            </w:r>
            <w:proofErr w:type="spellStart"/>
            <w:r w:rsidRPr="00CC5168">
              <w:rPr>
                <w:rFonts w:ascii="Calibri" w:hAnsi="Calibri" w:eastAsia="Calibri" w:cs="Calibri"/>
              </w:rPr>
              <w:t>Prueba</w:t>
            </w:r>
            <w:proofErr w:type="spellEnd"/>
            <w:r w:rsidRPr="00CC5168">
              <w:rPr>
                <w:rFonts w:ascii="Calibri" w:hAnsi="Calibri" w:eastAsia="Calibri" w:cs="Calibri"/>
              </w:rPr>
              <w:t xml:space="preserve"> de </w:t>
            </w:r>
            <w:proofErr w:type="spellStart"/>
            <w:r w:rsidRPr="00CC5168">
              <w:rPr>
                <w:rFonts w:ascii="Calibri" w:hAnsi="Calibri" w:eastAsia="Calibri" w:cs="Calibri"/>
              </w:rPr>
              <w:t>conocimientos</w:t>
            </w:r>
            <w:proofErr w:type="spellEnd"/>
          </w:p>
          <w:p w:rsidRPr="00CC5168" w:rsidR="000515B2" w:rsidP="0008296D" w:rsidRDefault="009424BB" w14:paraId="5033AF2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5 minutos</w:t>
            </w:r>
          </w:p>
          <w:p w:rsidRPr="00CC5168" w:rsidR="000515B2" w:rsidP="0008296D" w:rsidRDefault="009424BB" w14:paraId="69D45D8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Progreso de aprendizaje</w:t>
            </w:r>
          </w:p>
          <w:p w:rsidRPr="00CC5168" w:rsidR="00F66488" w:rsidP="0008296D" w:rsidRDefault="009424BB" w14:paraId="13154B3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Este tema está disponible ahora.</w:t>
            </w:r>
          </w:p>
        </w:tc>
      </w:tr>
      <w:tr w:rsidRPr="00C17D4F" w:rsidR="00DC51D9" w:rsidTr="4A27181E" w14:paraId="6464AA96" w14:textId="77777777">
        <w:tc>
          <w:tcPr>
            <w:tcW w:w="1353" w:type="dxa"/>
            <w:shd w:val="clear" w:color="auto" w:fill="C1E4F5" w:themeFill="accent1" w:themeFillTint="33"/>
            <w:tcMar>
              <w:top w:w="120" w:type="dxa"/>
              <w:left w:w="180" w:type="dxa"/>
              <w:bottom w:w="120" w:type="dxa"/>
              <w:right w:w="180" w:type="dxa"/>
            </w:tcMar>
            <w:hideMark/>
          </w:tcPr>
          <w:p w:rsidRPr="00CC5168" w:rsidR="00000F84" w:rsidP="00000F84" w:rsidRDefault="00DD292B" w14:paraId="29F21BCC" w14:textId="77777777">
            <w:pPr>
              <w:spacing w:before="30" w:after="30"/>
              <w:ind w:left="30" w:right="30"/>
              <w:rPr>
                <w:rFonts w:ascii="Calibri" w:hAnsi="Calibri" w:eastAsia="Times New Roman" w:cs="Calibri"/>
                <w:sz w:val="16"/>
              </w:rPr>
            </w:pPr>
            <w:hyperlink w:tgtFrame="_blank" w:history="1" r:id="rId15">
              <w:r w:rsidRPr="00CC5168" w:rsidR="009424BB">
                <w:rPr>
                  <w:rFonts w:ascii="Calibri" w:hAnsi="Calibri" w:eastAsia="Times New Roman" w:cs="Calibri"/>
                  <w:color w:val="0000FF"/>
                  <w:sz w:val="16"/>
                  <w:u w:val="single"/>
                </w:rPr>
                <w:t>Screen 4</w:t>
              </w:r>
            </w:hyperlink>
            <w:r w:rsidRPr="00CC5168" w:rsidR="009424BB">
              <w:rPr>
                <w:rFonts w:ascii="Calibri" w:hAnsi="Calibri" w:eastAsia="Times New Roman" w:cs="Calibri"/>
                <w:sz w:val="16"/>
              </w:rPr>
              <w:t xml:space="preserve"> </w:t>
            </w:r>
          </w:p>
          <w:p w:rsidRPr="00CC5168" w:rsidR="00000F84" w:rsidP="00000F84" w:rsidRDefault="00DD292B" w14:paraId="482138DA" w14:textId="77777777">
            <w:pPr>
              <w:ind w:left="30" w:right="30"/>
              <w:rPr>
                <w:rFonts w:ascii="Calibri" w:hAnsi="Calibri" w:eastAsia="Times New Roman" w:cs="Calibri"/>
                <w:sz w:val="16"/>
              </w:rPr>
            </w:pPr>
            <w:hyperlink w:tgtFrame="_blank" w:history="1" r:id="rId16">
              <w:r w:rsidRPr="00CC5168" w:rsidR="009424BB">
                <w:rPr>
                  <w:rFonts w:ascii="Calibri" w:hAnsi="Calibri" w:eastAsia="Times New Roman" w:cs="Calibri"/>
                  <w:color w:val="0000FF"/>
                  <w:sz w:val="16"/>
                  <w:u w:val="single"/>
                </w:rPr>
                <w:t>5_C_5</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00F84" w:rsidP="0008296D" w:rsidRDefault="009424BB" w14:paraId="3D8ED19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lead with integrity, fairness, and honesty. Everyone. Every day.</w:t>
            </w:r>
          </w:p>
          <w:p w:rsidRPr="00CC5168" w:rsidR="00000F84" w:rsidP="0008296D" w:rsidRDefault="009424BB" w14:paraId="2B0AA7B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Mar/>
          </w:tcPr>
          <w:p w:rsidRPr="00CC5168" w:rsidR="00000F84" w:rsidP="11D0709D" w:rsidRDefault="009424BB" w14:paraId="52D174AB" w14:textId="50CB8225">
            <w:pPr>
              <w:spacing w:before="100" w:beforeAutospacing="on" w:after="100" w:afterAutospacing="on"/>
              <w:ind w:left="30" w:right="30"/>
              <w:rPr>
                <w:rFonts w:ascii="Calibri" w:hAnsi="Calibri" w:eastAsia="Times New Roman" w:cs="Calibri"/>
                <w:lang w:val="es-ES"/>
              </w:rPr>
            </w:pPr>
            <w:r w:rsidRPr="11D0709D" w:rsidR="009424BB">
              <w:rPr>
                <w:rFonts w:ascii="Calibri" w:hAnsi="Calibri" w:eastAsia="Calibri" w:cs="Calibri"/>
                <w:lang w:val="es-ES"/>
              </w:rPr>
              <w:t>Lideramos con integridad, justicia y honradez. Todo</w:t>
            </w:r>
            <w:ins w:author="fonseca Pereira, Maria Manuel" w:date="2026-01-09T09:34:30.361Z" w:id="689368306">
              <w:r w:rsidRPr="11D0709D" w:rsidR="5BB4E159">
                <w:rPr>
                  <w:rFonts w:ascii="Calibri" w:hAnsi="Calibri" w:eastAsia="Calibri" w:cs="Calibri"/>
                  <w:lang w:val="es-ES"/>
                </w:rPr>
                <w:t>s. Siempre.</w:t>
              </w:r>
            </w:ins>
            <w:del w:author="fonseca Pereira, Maria Manuel" w:date="2026-01-09T09:34:19.598Z" w:id="668664031">
              <w:r w:rsidRPr="11D0709D" w:rsidDel="009424BB">
                <w:rPr>
                  <w:rFonts w:ascii="Calibri" w:hAnsi="Calibri" w:eastAsia="Calibri" w:cs="Calibri"/>
                  <w:lang w:val="es-ES"/>
                </w:rPr>
                <w:delText xml:space="preserve"> el mundo. Todos los días.</w:delText>
              </w:r>
            </w:del>
          </w:p>
          <w:p w:rsidRPr="00CC5168" w:rsidR="00000F84" w:rsidP="11D0709D" w:rsidRDefault="009424BB" w14:paraId="4875A5C1" w14:textId="5FE5988D">
            <w:pPr>
              <w:spacing w:before="100" w:beforeAutospacing="on" w:after="100" w:afterAutospacing="on"/>
              <w:ind w:left="30" w:right="30"/>
              <w:rPr>
                <w:rFonts w:ascii="Calibri" w:hAnsi="Calibri" w:eastAsia="Times New Roman" w:cs="Calibri"/>
                <w:lang w:val="es-ES"/>
              </w:rPr>
            </w:pPr>
            <w:r w:rsidRPr="11D0709D" w:rsidR="009424BB">
              <w:rPr>
                <w:rFonts w:ascii="Calibri" w:hAnsi="Calibri" w:eastAsia="Calibri" w:cs="Calibri"/>
                <w:lang w:val="es-ES"/>
              </w:rPr>
              <w:t xml:space="preserve">Nuestro Código de conducta empresarial nos recuerda que la integridad, la justicia y la honradez no son </w:t>
            </w:r>
            <w:ins w:author="fonseca Pereira, Maria Manuel" w:date="2026-01-09T09:34:52.198Z" w:id="950004121">
              <w:r w:rsidRPr="11D0709D" w:rsidR="2BB1B779">
                <w:rPr>
                  <w:rFonts w:ascii="Calibri" w:hAnsi="Calibri" w:eastAsia="Calibri" w:cs="Calibri"/>
                  <w:lang w:val="es-ES"/>
                </w:rPr>
                <w:t>solo</w:t>
              </w:r>
            </w:ins>
            <w:del w:author="fonseca Pereira, Maria Manuel" w:date="2026-01-09T09:34:56.454Z" w:id="1478203971">
              <w:r w:rsidRPr="11D0709D" w:rsidDel="009424BB">
                <w:rPr>
                  <w:rFonts w:ascii="Calibri" w:hAnsi="Calibri" w:eastAsia="Calibri" w:cs="Calibri"/>
                  <w:lang w:val="es-ES"/>
                </w:rPr>
                <w:delText>únicamente</w:delText>
              </w:r>
            </w:del>
            <w:r w:rsidRPr="11D0709D" w:rsidR="009424BB">
              <w:rPr>
                <w:rFonts w:ascii="Calibri" w:hAnsi="Calibri" w:eastAsia="Calibri" w:cs="Calibri"/>
                <w:lang w:val="es-ES"/>
              </w:rPr>
              <w:t xml:space="preserve"> ideales, sino compromisos cotidianos. Si bien el Código no puede prever todos los desafíos a los que nos podemos enfrentar, ofrece una sólida base de valores para guiarnos.</w:t>
            </w:r>
          </w:p>
        </w:tc>
      </w:tr>
      <w:tr w:rsidRPr="00C17D4F" w:rsidR="00DC51D9" w:rsidTr="4A27181E" w14:paraId="578E071C" w14:textId="77777777">
        <w:tc>
          <w:tcPr>
            <w:tcW w:w="1353" w:type="dxa"/>
            <w:shd w:val="clear" w:color="auto" w:fill="C1E4F5" w:themeFill="accent1" w:themeFillTint="33"/>
            <w:tcMar>
              <w:top w:w="120" w:type="dxa"/>
              <w:left w:w="180" w:type="dxa"/>
              <w:bottom w:w="120" w:type="dxa"/>
              <w:right w:w="180" w:type="dxa"/>
            </w:tcMar>
            <w:hideMark/>
          </w:tcPr>
          <w:p w:rsidRPr="00CC5168" w:rsidR="00000F84" w:rsidP="00000F84" w:rsidRDefault="00DD292B" w14:paraId="04F135A8" w14:textId="77777777">
            <w:pPr>
              <w:spacing w:before="30" w:after="30"/>
              <w:ind w:left="30" w:right="30"/>
              <w:rPr>
                <w:rFonts w:ascii="Calibri" w:hAnsi="Calibri" w:eastAsia="Times New Roman" w:cs="Calibri"/>
                <w:sz w:val="16"/>
              </w:rPr>
            </w:pPr>
            <w:hyperlink w:tgtFrame="_blank" w:history="1" r:id="rId17">
              <w:r w:rsidRPr="00CC5168" w:rsidR="009424BB">
                <w:rPr>
                  <w:rFonts w:ascii="Calibri" w:hAnsi="Calibri" w:eastAsia="Times New Roman" w:cs="Calibri"/>
                  <w:color w:val="0000FF"/>
                  <w:sz w:val="16"/>
                  <w:u w:val="single"/>
                </w:rPr>
                <w:t>Screen 5</w:t>
              </w:r>
            </w:hyperlink>
            <w:r w:rsidRPr="00CC5168" w:rsidR="009424BB">
              <w:rPr>
                <w:rFonts w:ascii="Calibri" w:hAnsi="Calibri" w:eastAsia="Times New Roman" w:cs="Calibri"/>
                <w:sz w:val="16"/>
              </w:rPr>
              <w:t xml:space="preserve"> </w:t>
            </w:r>
          </w:p>
          <w:p w:rsidRPr="00CC5168" w:rsidR="00000F84" w:rsidP="00000F84" w:rsidRDefault="00DD292B" w14:paraId="34A4167E" w14:textId="77777777">
            <w:pPr>
              <w:ind w:left="30" w:right="30"/>
              <w:rPr>
                <w:rFonts w:ascii="Calibri" w:hAnsi="Calibri" w:eastAsia="Times New Roman" w:cs="Calibri"/>
                <w:sz w:val="16"/>
              </w:rPr>
            </w:pPr>
            <w:hyperlink w:tgtFrame="_blank" w:history="1" r:id="rId18">
              <w:r w:rsidRPr="00CC5168" w:rsidR="009424BB">
                <w:rPr>
                  <w:rFonts w:ascii="Calibri" w:hAnsi="Calibri" w:eastAsia="Times New Roman" w:cs="Calibri"/>
                  <w:color w:val="0000FF"/>
                  <w:sz w:val="16"/>
                  <w:u w:val="single"/>
                </w:rPr>
                <w:t>6_C_6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00F84" w:rsidP="0008296D" w:rsidRDefault="009424BB" w14:paraId="15FFBCE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are committed to the highest standards.</w:t>
            </w:r>
          </w:p>
          <w:p w:rsidRPr="00CC5168" w:rsidR="00000F84" w:rsidP="0008296D" w:rsidRDefault="009424BB" w14:paraId="0EFF080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Mar/>
          </w:tcPr>
          <w:p w:rsidRPr="000D1BE6" w:rsidR="005011CC" w:rsidP="0008296D" w:rsidRDefault="009424BB" w14:paraId="68E3655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Tenemos el compromiso con los estándares de más alto nivel.</w:t>
            </w:r>
          </w:p>
          <w:p w:rsidRPr="000D1BE6" w:rsidR="00000F84" w:rsidP="4A27181E" w:rsidRDefault="009424BB" w14:paraId="76B34C96" w14:textId="10123F48">
            <w:pPr>
              <w:spacing w:before="100" w:beforeAutospacing="on" w:after="100" w:afterAutospacing="on"/>
              <w:ind w:left="30" w:right="30"/>
              <w:rPr>
                <w:rFonts w:ascii="Calibri" w:hAnsi="Calibri" w:eastAsia="Times New Roman" w:cs="Calibri"/>
                <w:lang w:val="es-ES"/>
              </w:rPr>
            </w:pPr>
            <w:r w:rsidRPr="4A27181E" w:rsidR="009424BB">
              <w:rPr>
                <w:rFonts w:ascii="Calibri" w:hAnsi="Calibri" w:eastAsia="Calibri" w:cs="Calibri"/>
                <w:lang w:val="es-ES"/>
              </w:rPr>
              <w:t xml:space="preserve">El Código de conducta empresarial es vital para el éxito de Abbott porque establece el estándar de cómo trabajamos: con integridad, justicia y honradez. Nos ayuda a tomar decisiones éticas, en especial en situaciones complejas, y garantiza que nos mantengamos alineados con nuestros valores. </w:t>
            </w:r>
            <w:ins w:author="fonseca Pereira, Maria Manuel" w:date="2026-01-09T09:35:53.356Z" w:id="1757826390">
              <w:r w:rsidRPr="4A27181E" w:rsidR="50425127">
                <w:rPr>
                  <w:rFonts w:ascii="Calibri" w:hAnsi="Calibri" w:eastAsia="Calibri" w:cs="Calibri"/>
                  <w:lang w:val="es-ES"/>
                </w:rPr>
                <w:t>Obedecendo al</w:t>
              </w:r>
            </w:ins>
            <w:del w:author="fonseca Pereira, Maria Manuel" w:date="2026-01-09T09:35:57.122Z" w:id="760597400">
              <w:r w:rsidRPr="4A27181E" w:rsidDel="009424BB">
                <w:rPr>
                  <w:rFonts w:ascii="Calibri" w:hAnsi="Calibri" w:eastAsia="Calibri" w:cs="Calibri"/>
                  <w:lang w:val="es-ES"/>
                </w:rPr>
                <w:delText>Siguiendo el</w:delText>
              </w:r>
            </w:del>
            <w:r w:rsidRPr="4A27181E" w:rsidR="009424BB">
              <w:rPr>
                <w:rFonts w:ascii="Calibri" w:hAnsi="Calibri" w:eastAsia="Calibri" w:cs="Calibri"/>
                <w:lang w:val="es-ES"/>
              </w:rPr>
              <w:t xml:space="preserve"> Código protegemos nuestra reputación, generamos confianza en aquellos a quienes servimos y creamos una cultura de lugar de trabajo en la que hacer lo correcto es primordial.</w:t>
            </w:r>
          </w:p>
        </w:tc>
      </w:tr>
      <w:tr w:rsidRPr="00C17D4F" w:rsidR="00DC51D9" w:rsidTr="4A27181E" w14:paraId="590F5CCF" w14:textId="77777777">
        <w:tc>
          <w:tcPr>
            <w:tcW w:w="1353" w:type="dxa"/>
            <w:shd w:val="clear" w:color="auto" w:fill="C1E4F5" w:themeFill="accent1" w:themeFillTint="33"/>
            <w:tcMar>
              <w:top w:w="120" w:type="dxa"/>
              <w:left w:w="180" w:type="dxa"/>
              <w:bottom w:w="120" w:type="dxa"/>
              <w:right w:w="180" w:type="dxa"/>
            </w:tcMar>
            <w:hideMark/>
          </w:tcPr>
          <w:p w:rsidRPr="00CC5168" w:rsidR="00000F84" w:rsidP="00000F84" w:rsidRDefault="00DD292B" w14:paraId="7EB3974F" w14:textId="77777777">
            <w:pPr>
              <w:spacing w:before="30" w:after="30"/>
              <w:ind w:left="30" w:right="30"/>
              <w:rPr>
                <w:rFonts w:ascii="Calibri" w:hAnsi="Calibri" w:eastAsia="Times New Roman" w:cs="Calibri"/>
                <w:sz w:val="16"/>
              </w:rPr>
            </w:pPr>
            <w:hyperlink w:tgtFrame="_blank" w:history="1" r:id="rId19">
              <w:r w:rsidRPr="00CC5168" w:rsidR="009424BB">
                <w:rPr>
                  <w:rFonts w:ascii="Calibri" w:hAnsi="Calibri" w:eastAsia="Times New Roman" w:cs="Calibri"/>
                  <w:color w:val="0000FF"/>
                  <w:sz w:val="16"/>
                  <w:u w:val="single"/>
                </w:rPr>
                <w:t>Screen 6</w:t>
              </w:r>
            </w:hyperlink>
            <w:r w:rsidRPr="00CC5168" w:rsidR="009424BB">
              <w:rPr>
                <w:rFonts w:ascii="Calibri" w:hAnsi="Calibri" w:eastAsia="Times New Roman" w:cs="Calibri"/>
                <w:sz w:val="16"/>
              </w:rPr>
              <w:t xml:space="preserve"> </w:t>
            </w:r>
          </w:p>
          <w:p w:rsidRPr="00CC5168" w:rsidR="00000F84" w:rsidP="00000F84" w:rsidRDefault="00DD292B" w14:paraId="4AC09F3E" w14:textId="77777777">
            <w:pPr>
              <w:ind w:left="30" w:right="30"/>
              <w:rPr>
                <w:rFonts w:ascii="Calibri" w:hAnsi="Calibri" w:eastAsia="Times New Roman" w:cs="Calibri"/>
                <w:sz w:val="16"/>
              </w:rPr>
            </w:pPr>
            <w:hyperlink w:tgtFrame="_blank" w:history="1" r:id="rId20">
              <w:r w:rsidRPr="00CC5168" w:rsidR="009424BB">
                <w:rPr>
                  <w:rFonts w:ascii="Calibri" w:hAnsi="Calibri" w:eastAsia="Times New Roman" w:cs="Calibri"/>
                  <w:color w:val="0000FF"/>
                  <w:sz w:val="16"/>
                  <w:u w:val="single"/>
                </w:rPr>
                <w:t>7_C_7</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00F84" w:rsidP="0008296D" w:rsidRDefault="009424BB" w14:paraId="5AA9FCF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Understanding the Code is everyone’s responsibility.</w:t>
            </w:r>
          </w:p>
          <w:p w:rsidRPr="00CC5168" w:rsidR="00000F84" w:rsidP="0008296D" w:rsidRDefault="009424BB" w14:paraId="4659873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Each of us has a role in applying the Code of Business Conduct to our daily work and decision-making. It’s not </w:t>
            </w:r>
            <w:r w:rsidRPr="00CC5168">
              <w:rPr>
                <w:rFonts w:ascii="Calibri" w:hAnsi="Calibri" w:eastAsia="Times New Roman" w:cs="Calibri"/>
              </w:rPr>
              <w:lastRenderedPageBreak/>
              <w:t>just a document—it’s a guide that helps us navigate challenges with integrity and confidence.</w:t>
            </w:r>
          </w:p>
          <w:p w:rsidRPr="00CC5168" w:rsidR="00000F84" w:rsidP="0008296D" w:rsidRDefault="009424BB" w14:paraId="73A4FE6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In the sections ahead, we’ll explore the key principles of the Code and see how they come to life in our everyday actions and choices.</w:t>
            </w:r>
          </w:p>
        </w:tc>
        <w:tc>
          <w:tcPr>
            <w:tcW w:w="6000" w:type="dxa"/>
            <w:tcMar/>
          </w:tcPr>
          <w:p w:rsidRPr="000D1BE6" w:rsidR="00B6655E" w:rsidP="0008296D" w:rsidRDefault="009424BB" w14:paraId="1BC0A2D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Comprender el Código es responsabilidad de todos.</w:t>
            </w:r>
          </w:p>
          <w:p w:rsidRPr="000D1BE6" w:rsidR="00B6655E" w:rsidP="0008296D" w:rsidRDefault="009424BB" w14:paraId="4832E6E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Cada uno de nosotros tiene un papel en la aplicación del Código de conducta empresarial a nuestro trabajo diario y a nuestra toma de decisiones. No se trata de un simple </w:t>
            </w:r>
            <w:r w:rsidRPr="00CC5168">
              <w:rPr>
                <w:rFonts w:ascii="Calibri" w:hAnsi="Calibri" w:eastAsia="Calibri" w:cs="Calibri"/>
                <w:lang w:val="es-ES"/>
              </w:rPr>
              <w:lastRenderedPageBreak/>
              <w:t>documento: es una guía que nos ayuda para enfrentarnos a los desafíos con integridad y confianza.</w:t>
            </w:r>
          </w:p>
          <w:p w:rsidRPr="000D1BE6" w:rsidR="00000F84" w:rsidP="0008296D" w:rsidRDefault="009424BB" w14:paraId="63D0B72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las próximas secciones exploraremos los principios clave del Código y veremos cómo se hacen realidad en nuestras acciones y nuestras elecciones cotidianas.</w:t>
            </w:r>
          </w:p>
        </w:tc>
      </w:tr>
      <w:tr w:rsidRPr="00C17D4F" w:rsidR="00DC51D9" w:rsidTr="4A27181E" w14:paraId="1B615774" w14:textId="77777777">
        <w:tc>
          <w:tcPr>
            <w:tcW w:w="1353" w:type="dxa"/>
            <w:shd w:val="clear" w:color="auto" w:fill="C1E4F5" w:themeFill="accent1" w:themeFillTint="33"/>
            <w:tcMar>
              <w:top w:w="120" w:type="dxa"/>
              <w:left w:w="180" w:type="dxa"/>
              <w:bottom w:w="120" w:type="dxa"/>
              <w:right w:w="180" w:type="dxa"/>
            </w:tcMar>
            <w:hideMark/>
          </w:tcPr>
          <w:p w:rsidRPr="00CC5168" w:rsidR="00000F84" w:rsidP="00000F84" w:rsidRDefault="00DD292B" w14:paraId="3D6864E4" w14:textId="77777777">
            <w:pPr>
              <w:spacing w:before="30" w:after="30"/>
              <w:ind w:left="30" w:right="30"/>
              <w:rPr>
                <w:rFonts w:ascii="Calibri" w:hAnsi="Calibri" w:eastAsia="Times New Roman" w:cs="Calibri"/>
                <w:sz w:val="16"/>
              </w:rPr>
            </w:pPr>
            <w:hyperlink w:tgtFrame="_blank" w:history="1" r:id="rId21">
              <w:r w:rsidRPr="00CC5168" w:rsidR="009424BB">
                <w:rPr>
                  <w:rFonts w:ascii="Calibri" w:hAnsi="Calibri" w:eastAsia="Times New Roman" w:cs="Calibri"/>
                  <w:color w:val="0000FF"/>
                  <w:sz w:val="16"/>
                  <w:u w:val="single"/>
                </w:rPr>
                <w:t>Screen 7</w:t>
              </w:r>
            </w:hyperlink>
            <w:r w:rsidRPr="00CC5168" w:rsidR="009424BB">
              <w:rPr>
                <w:rFonts w:ascii="Calibri" w:hAnsi="Calibri" w:eastAsia="Times New Roman" w:cs="Calibri"/>
                <w:sz w:val="16"/>
              </w:rPr>
              <w:t xml:space="preserve"> </w:t>
            </w:r>
          </w:p>
          <w:p w:rsidRPr="00CC5168" w:rsidR="00000F84" w:rsidP="00000F84" w:rsidRDefault="00DD292B" w14:paraId="68F343AF" w14:textId="77777777">
            <w:pPr>
              <w:ind w:left="30" w:right="30"/>
              <w:rPr>
                <w:rFonts w:ascii="Calibri" w:hAnsi="Calibri" w:eastAsia="Times New Roman" w:cs="Calibri"/>
                <w:sz w:val="16"/>
              </w:rPr>
            </w:pPr>
            <w:hyperlink w:tgtFrame="_blank" w:history="1" r:id="rId22">
              <w:r w:rsidRPr="00CC5168" w:rsidR="009424BB">
                <w:rPr>
                  <w:rFonts w:ascii="Calibri" w:hAnsi="Calibri" w:eastAsia="Times New Roman" w:cs="Calibri"/>
                  <w:color w:val="0000FF"/>
                  <w:sz w:val="16"/>
                  <w:u w:val="single"/>
                </w:rPr>
                <w:t>8_C_8</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00F84" w:rsidP="0008296D" w:rsidRDefault="009424BB" w14:paraId="57788E0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must view all content before moving forward.</w:t>
            </w:r>
          </w:p>
          <w:p w:rsidRPr="00CC5168" w:rsidR="00000F84" w:rsidP="0008296D" w:rsidRDefault="009424BB" w14:paraId="46EC98C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 are committed to improving the health and well-being of the people who rely on our products.</w:t>
            </w:r>
          </w:p>
          <w:p w:rsidRPr="00CC5168" w:rsidR="00000F84" w:rsidP="0008296D" w:rsidRDefault="009424BB" w14:paraId="7DACD62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It’s a reminder that behind every decision, every innovation, and every action is a purpose—to make lives better.</w:t>
            </w:r>
          </w:p>
          <w:p w:rsidRPr="00CC5168" w:rsidR="00000F84" w:rsidP="0008296D" w:rsidRDefault="009424BB" w14:paraId="6AA0EFF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Patients and Consumers</w:t>
            </w:r>
          </w:p>
          <w:p w:rsidRPr="00CC5168" w:rsidR="00000F84" w:rsidP="0008296D" w:rsidRDefault="009424BB" w14:paraId="3B23719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Healthcare Professionals</w:t>
            </w:r>
          </w:p>
          <w:p w:rsidRPr="00CC5168" w:rsidR="00000F84" w:rsidP="0008296D" w:rsidRDefault="009424BB" w14:paraId="59C9559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Click each of the icons to learn more.</w:t>
            </w:r>
          </w:p>
        </w:tc>
        <w:tc>
          <w:tcPr>
            <w:tcW w:w="6000" w:type="dxa"/>
            <w:tcMar/>
          </w:tcPr>
          <w:p w:rsidRPr="000D1BE6" w:rsidR="008079A2" w:rsidP="0008296D" w:rsidRDefault="009424BB" w14:paraId="1BE47FD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Debes ver todo el contenido antes de avanzar.</w:t>
            </w:r>
          </w:p>
          <w:p w:rsidRPr="000D1BE6" w:rsidR="008079A2" w:rsidP="0008296D" w:rsidRDefault="009424BB" w14:paraId="2809C8C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Abbott nos comprometemos a mejorar la salud y el bienestar de las personas que confían en nuestros productos.</w:t>
            </w:r>
          </w:p>
          <w:p w:rsidRPr="000D1BE6" w:rsidR="008079A2" w:rsidP="0008296D" w:rsidRDefault="009424BB" w14:paraId="1A685A6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Es un recordatorio de que, detrás de cada decisión, de cada innovación y de cada acción hay un propósito: mejorar la vida de las personas.</w:t>
            </w:r>
          </w:p>
          <w:p w:rsidRPr="000D1BE6" w:rsidR="008079A2" w:rsidP="0008296D" w:rsidRDefault="009424BB" w14:paraId="3061E32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Pacientes y consumidores</w:t>
            </w:r>
          </w:p>
          <w:p w:rsidRPr="000D1BE6" w:rsidR="008079A2" w:rsidP="0008296D" w:rsidRDefault="009424BB" w14:paraId="3654746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Profesionales sanitarios</w:t>
            </w:r>
          </w:p>
          <w:p w:rsidRPr="000D1BE6" w:rsidR="00000F84" w:rsidP="0008296D" w:rsidRDefault="009424BB" w14:paraId="6101C14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Haz clic en cada uno de los iconos para obtener más información.</w:t>
            </w:r>
          </w:p>
        </w:tc>
      </w:tr>
      <w:tr w:rsidRPr="00C17D4F" w:rsidR="00DC51D9" w:rsidTr="4A27181E" w14:paraId="0724F797" w14:textId="77777777">
        <w:tc>
          <w:tcPr>
            <w:tcW w:w="1353" w:type="dxa"/>
            <w:shd w:val="clear" w:color="auto" w:fill="C1E4F5" w:themeFill="accent1" w:themeFillTint="33"/>
            <w:tcMar>
              <w:top w:w="120" w:type="dxa"/>
              <w:left w:w="180" w:type="dxa"/>
              <w:bottom w:w="120" w:type="dxa"/>
              <w:right w:w="180" w:type="dxa"/>
            </w:tcMar>
            <w:hideMark/>
          </w:tcPr>
          <w:p w:rsidRPr="00CC5168" w:rsidR="00000F84" w:rsidP="00000F84" w:rsidRDefault="00DD292B" w14:paraId="0064C4A0" w14:textId="77777777">
            <w:pPr>
              <w:spacing w:before="30" w:after="30"/>
              <w:ind w:left="30" w:right="30"/>
              <w:rPr>
                <w:rFonts w:ascii="Calibri" w:hAnsi="Calibri" w:eastAsia="Times New Roman" w:cs="Calibri"/>
                <w:sz w:val="16"/>
              </w:rPr>
            </w:pPr>
            <w:hyperlink w:tgtFrame="_blank" w:history="1" r:id="rId23">
              <w:r w:rsidRPr="00CC5168" w:rsidR="009424BB">
                <w:rPr>
                  <w:rFonts w:ascii="Calibri" w:hAnsi="Calibri" w:eastAsia="Times New Roman" w:cs="Calibri"/>
                  <w:color w:val="0000FF"/>
                  <w:sz w:val="16"/>
                  <w:u w:val="single"/>
                </w:rPr>
                <w:t>Screen 7</w:t>
              </w:r>
            </w:hyperlink>
            <w:r w:rsidRPr="00CC5168" w:rsidR="009424BB">
              <w:rPr>
                <w:rFonts w:ascii="Calibri" w:hAnsi="Calibri" w:eastAsia="Times New Roman" w:cs="Calibri"/>
                <w:sz w:val="16"/>
              </w:rPr>
              <w:t xml:space="preserve"> </w:t>
            </w:r>
          </w:p>
          <w:p w:rsidRPr="00CC5168" w:rsidR="00000F84" w:rsidP="00000F84" w:rsidRDefault="00DD292B" w14:paraId="34D7EC8B" w14:textId="77777777">
            <w:pPr>
              <w:ind w:left="30" w:right="30"/>
              <w:rPr>
                <w:rFonts w:ascii="Calibri" w:hAnsi="Calibri" w:eastAsia="Times New Roman" w:cs="Calibri"/>
                <w:sz w:val="16"/>
              </w:rPr>
            </w:pPr>
            <w:hyperlink w:tgtFrame="_blank" w:history="1" r:id="rId24">
              <w:r w:rsidRPr="00CC5168" w:rsidR="009424BB">
                <w:rPr>
                  <w:rFonts w:ascii="Calibri" w:hAnsi="Calibri" w:eastAsia="Times New Roman" w:cs="Calibri"/>
                  <w:color w:val="0000FF"/>
                  <w:sz w:val="16"/>
                  <w:u w:val="single"/>
                </w:rPr>
                <w:t>9_C_8</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00F84" w:rsidP="0008296D" w:rsidRDefault="009424BB" w14:paraId="5A9A4FB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PATIENTS AND CONSUMERS</w:t>
            </w:r>
          </w:p>
          <w:p w:rsidRPr="00CC5168" w:rsidR="00000F84" w:rsidP="0008296D" w:rsidRDefault="009424BB" w14:paraId="6CF1D33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Caring for people is at the heart of what we do. We put the health and well-being of patients and consumers first. Every day, we can make a meaningful difference—</w:t>
            </w:r>
            <w:r w:rsidRPr="00CC5168">
              <w:rPr>
                <w:rFonts w:ascii="Calibri" w:hAnsi="Calibri" w:eastAsia="Times New Roman" w:cs="Calibri"/>
              </w:rPr>
              <w:lastRenderedPageBreak/>
              <w:t>helping people live healthier lives and contributing to stronger, healthier communities.</w:t>
            </w:r>
          </w:p>
        </w:tc>
        <w:tc>
          <w:tcPr>
            <w:tcW w:w="6000" w:type="dxa"/>
            <w:tcMar/>
          </w:tcPr>
          <w:p w:rsidRPr="000D1BE6" w:rsidR="00E36CE0" w:rsidP="0008296D" w:rsidRDefault="009424BB" w14:paraId="1440986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PACIENTES Y CONSUMIDORES</w:t>
            </w:r>
          </w:p>
          <w:p w:rsidRPr="000D1BE6" w:rsidR="00000F84" w:rsidP="0008296D" w:rsidRDefault="009424BB" w14:paraId="0D22B27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Cuidar de las personas está en el centro de lo que hacemos. Damos prioridad a la salud y el bienestar de los pacientes y los consumidores. Cada día podemos marcar una diferencia significativa, ayudando a las personas a vivir </w:t>
            </w:r>
            <w:r w:rsidRPr="00CC5168">
              <w:rPr>
                <w:rFonts w:ascii="Calibri" w:hAnsi="Calibri" w:eastAsia="Calibri" w:cs="Calibri"/>
                <w:lang w:val="es-ES"/>
              </w:rPr>
              <w:lastRenderedPageBreak/>
              <w:t>vidas más sanas y contribuyendo a crear comunidades más fuertes y saludables.</w:t>
            </w:r>
          </w:p>
        </w:tc>
      </w:tr>
      <w:tr w:rsidRPr="00C17D4F" w:rsidR="00DC51D9" w:rsidTr="4A27181E" w14:paraId="3F7D5C1B" w14:textId="77777777">
        <w:tc>
          <w:tcPr>
            <w:tcW w:w="1353" w:type="dxa"/>
            <w:shd w:val="clear" w:color="auto" w:fill="C1E4F5" w:themeFill="accent1" w:themeFillTint="33"/>
            <w:tcMar>
              <w:top w:w="120" w:type="dxa"/>
              <w:left w:w="180" w:type="dxa"/>
              <w:bottom w:w="120" w:type="dxa"/>
              <w:right w:w="180" w:type="dxa"/>
            </w:tcMar>
            <w:hideMark/>
          </w:tcPr>
          <w:p w:rsidRPr="00CC5168" w:rsidR="00E36CE0" w:rsidP="00E36CE0" w:rsidRDefault="00DD292B" w14:paraId="303B2177" w14:textId="77777777">
            <w:pPr>
              <w:spacing w:before="30" w:after="30"/>
              <w:ind w:left="30" w:right="30"/>
              <w:rPr>
                <w:rFonts w:ascii="Calibri" w:hAnsi="Calibri" w:eastAsia="Times New Roman" w:cs="Calibri"/>
                <w:sz w:val="16"/>
              </w:rPr>
            </w:pPr>
            <w:hyperlink w:tgtFrame="_blank" w:history="1" r:id="rId25">
              <w:r w:rsidRPr="00CC5168" w:rsidR="009424BB">
                <w:rPr>
                  <w:rFonts w:ascii="Calibri" w:hAnsi="Calibri" w:eastAsia="Times New Roman" w:cs="Calibri"/>
                  <w:color w:val="0000FF"/>
                  <w:sz w:val="16"/>
                  <w:u w:val="single"/>
                </w:rPr>
                <w:t>Screen 7</w:t>
              </w:r>
            </w:hyperlink>
            <w:r w:rsidRPr="00CC5168" w:rsidR="009424BB">
              <w:rPr>
                <w:rFonts w:ascii="Calibri" w:hAnsi="Calibri" w:eastAsia="Times New Roman" w:cs="Calibri"/>
                <w:sz w:val="16"/>
              </w:rPr>
              <w:t xml:space="preserve"> </w:t>
            </w:r>
          </w:p>
          <w:p w:rsidRPr="00CC5168" w:rsidR="00E36CE0" w:rsidP="00E36CE0" w:rsidRDefault="00DD292B" w14:paraId="677FA240" w14:textId="77777777">
            <w:pPr>
              <w:ind w:left="30" w:right="30"/>
              <w:rPr>
                <w:rFonts w:ascii="Calibri" w:hAnsi="Calibri" w:eastAsia="Times New Roman" w:cs="Calibri"/>
                <w:sz w:val="16"/>
              </w:rPr>
            </w:pPr>
            <w:hyperlink w:tgtFrame="_blank" w:history="1" r:id="rId26">
              <w:r w:rsidRPr="00CC5168" w:rsidR="009424BB">
                <w:rPr>
                  <w:rFonts w:ascii="Calibri" w:hAnsi="Calibri" w:eastAsia="Times New Roman" w:cs="Calibri"/>
                  <w:color w:val="0000FF"/>
                  <w:sz w:val="16"/>
                  <w:u w:val="single"/>
                </w:rPr>
                <w:t>10_C_8</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36CE0" w:rsidP="0008296D" w:rsidRDefault="009424BB" w14:paraId="2680712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HEALTHCARE PROFESSIONALS</w:t>
            </w:r>
          </w:p>
          <w:p w:rsidRPr="00CC5168" w:rsidR="00E36CE0" w:rsidP="0008296D" w:rsidRDefault="009424BB" w14:paraId="2881C15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rsidRPr="00CC5168" w:rsidR="00E36CE0" w:rsidP="0008296D" w:rsidRDefault="009424BB" w14:paraId="14E29D6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Mar/>
          </w:tcPr>
          <w:p w:rsidRPr="000D1BE6" w:rsidR="00E36CE0" w:rsidP="0008296D" w:rsidRDefault="009424BB" w14:paraId="54BCD20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PROFESIONALES SANITARIOS</w:t>
            </w:r>
          </w:p>
          <w:p w:rsidRPr="000D1BE6" w:rsidR="00E36CE0" w:rsidP="0008296D" w:rsidRDefault="009424BB" w14:paraId="6AD33CE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Trabajamos con profesionales sanitarios para mejorar la salud. Respetamos los conocimientos y el criterio independiente de los profesionales sanitarios, ya sean médicos, personal de enfermería, farmacéuticos, investigadores o personal de laboratorio. Su papel a la hora de orientar a los pacientes hacia una salud mejor es esencial.</w:t>
            </w:r>
          </w:p>
          <w:p w:rsidRPr="000D1BE6" w:rsidR="00E36CE0" w:rsidP="0008296D" w:rsidRDefault="009424BB" w14:paraId="44D521C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Abbott nos comprometemos a apoyarles con información precisa y oportuna para que puedan tomar las mejores decisiones. Trabajando juntos podemos alcanzar nuestro objetivo compartido de mejorar la salud y el bienestar en todo el mundo.</w:t>
            </w:r>
          </w:p>
        </w:tc>
      </w:tr>
      <w:tr w:rsidRPr="00C17D4F" w:rsidR="00DC51D9" w:rsidTr="4A27181E" w14:paraId="4AB1EB02" w14:textId="77777777">
        <w:tc>
          <w:tcPr>
            <w:tcW w:w="1353" w:type="dxa"/>
            <w:shd w:val="clear" w:color="auto" w:fill="C1E4F5" w:themeFill="accent1" w:themeFillTint="33"/>
            <w:tcMar>
              <w:top w:w="120" w:type="dxa"/>
              <w:left w:w="180" w:type="dxa"/>
              <w:bottom w:w="120" w:type="dxa"/>
              <w:right w:w="180" w:type="dxa"/>
            </w:tcMar>
            <w:hideMark/>
          </w:tcPr>
          <w:p w:rsidRPr="00CC5168" w:rsidR="00E36CE0" w:rsidP="00E36CE0" w:rsidRDefault="00DD292B" w14:paraId="474353F8" w14:textId="77777777">
            <w:pPr>
              <w:spacing w:before="30" w:after="30"/>
              <w:ind w:left="30" w:right="30"/>
              <w:rPr>
                <w:rFonts w:ascii="Calibri" w:hAnsi="Calibri" w:eastAsia="Times New Roman" w:cs="Calibri"/>
                <w:sz w:val="16"/>
              </w:rPr>
            </w:pPr>
            <w:hyperlink w:tgtFrame="_blank" w:history="1" r:id="rId27">
              <w:r w:rsidRPr="00CC5168" w:rsidR="009424BB">
                <w:rPr>
                  <w:rFonts w:ascii="Calibri" w:hAnsi="Calibri" w:eastAsia="Times New Roman" w:cs="Calibri"/>
                  <w:color w:val="0000FF"/>
                  <w:sz w:val="16"/>
                  <w:u w:val="single"/>
                </w:rPr>
                <w:t>Screen 8</w:t>
              </w:r>
            </w:hyperlink>
            <w:r w:rsidRPr="00CC5168" w:rsidR="009424BB">
              <w:rPr>
                <w:rFonts w:ascii="Calibri" w:hAnsi="Calibri" w:eastAsia="Times New Roman" w:cs="Calibri"/>
                <w:sz w:val="16"/>
              </w:rPr>
              <w:t xml:space="preserve"> </w:t>
            </w:r>
          </w:p>
          <w:p w:rsidRPr="00CC5168" w:rsidR="00E36CE0" w:rsidP="00E36CE0" w:rsidRDefault="00DD292B" w14:paraId="7CF93AF7" w14:textId="77777777">
            <w:pPr>
              <w:ind w:left="30" w:right="30"/>
              <w:rPr>
                <w:rFonts w:ascii="Calibri" w:hAnsi="Calibri" w:eastAsia="Times New Roman" w:cs="Calibri"/>
                <w:sz w:val="16"/>
              </w:rPr>
            </w:pPr>
            <w:hyperlink w:tgtFrame="_blank" w:history="1" r:id="rId28">
              <w:r w:rsidRPr="00CC5168" w:rsidR="009424BB">
                <w:rPr>
                  <w:rFonts w:ascii="Calibri" w:hAnsi="Calibri" w:eastAsia="Times New Roman" w:cs="Calibri"/>
                  <w:color w:val="0000FF"/>
                  <w:sz w:val="16"/>
                  <w:u w:val="single"/>
                </w:rPr>
                <w:t>11_C_9</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36CE0" w:rsidP="0008296D" w:rsidRDefault="009424BB" w14:paraId="005808D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must view all content before moving forward.</w:t>
            </w:r>
          </w:p>
          <w:p w:rsidRPr="00CC5168" w:rsidR="00E36CE0" w:rsidP="0008296D" w:rsidRDefault="009424BB" w14:paraId="4C573A2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 are committed to ensuring every product we offer is safe, effective, and worthy of the trust people place in us.</w:t>
            </w:r>
          </w:p>
          <w:p w:rsidRPr="00CC5168" w:rsidR="00E36CE0" w:rsidP="0008296D" w:rsidRDefault="009424BB" w14:paraId="495DD5A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take steps to make sure our products are safe and effective —from choosing the right materials to how we market, sell, and deliver them. At every stage, we follow high standards for quality.</w:t>
            </w:r>
          </w:p>
          <w:p w:rsidRPr="00CC5168" w:rsidR="00E36CE0" w:rsidP="0008296D" w:rsidRDefault="009424BB" w14:paraId="2FDA9C2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We’re also committed to timely identifying, evaluating, and addressing product safety issues, as well as taking actions to prevent counterfeiting, illegal diversion, and theft of our products.</w:t>
            </w:r>
          </w:p>
          <w:p w:rsidRPr="00CC5168" w:rsidR="00E36CE0" w:rsidP="0008296D" w:rsidRDefault="009424BB" w14:paraId="70A60D6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Product Quality</w:t>
            </w:r>
          </w:p>
          <w:p w:rsidRPr="00CC5168" w:rsidR="00E36CE0" w:rsidP="0008296D" w:rsidRDefault="009424BB" w14:paraId="2D5D75A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Product Promotion I</w:t>
            </w:r>
          </w:p>
          <w:p w:rsidRPr="00CC5168" w:rsidR="00E36CE0" w:rsidP="0008296D" w:rsidRDefault="009424BB" w14:paraId="7577288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Product Promotion II</w:t>
            </w:r>
          </w:p>
          <w:p w:rsidRPr="00CC5168" w:rsidR="00E36CE0" w:rsidP="0008296D" w:rsidRDefault="009424BB" w14:paraId="775BEC2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Click each of the icons to learn more.</w:t>
            </w:r>
          </w:p>
        </w:tc>
        <w:tc>
          <w:tcPr>
            <w:tcW w:w="6000" w:type="dxa"/>
            <w:tcMar/>
          </w:tcPr>
          <w:p w:rsidRPr="000D1BE6" w:rsidR="005C7B27" w:rsidP="0008296D" w:rsidRDefault="009424BB" w14:paraId="1C80B93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Debes ver todo el contenido antes de avanzar.</w:t>
            </w:r>
          </w:p>
          <w:p w:rsidRPr="000D1BE6" w:rsidR="005C7B27" w:rsidP="0008296D" w:rsidRDefault="009424BB" w14:paraId="114D58D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 nos comprometemos a garantizar que todos los productos que ofrecemos son seguros, eficaces y dignos de la confianza que la gente deposita en nosotros.</w:t>
            </w:r>
          </w:p>
          <w:p w:rsidRPr="000D1BE6" w:rsidR="005C7B27" w:rsidP="4A27181E" w:rsidRDefault="009424BB" w14:paraId="5F568B0B" w14:textId="43BC6D0C">
            <w:pPr>
              <w:spacing w:before="100" w:beforeAutospacing="on" w:after="100" w:afterAutospacing="on"/>
              <w:ind w:left="30" w:right="30"/>
              <w:rPr>
                <w:rFonts w:ascii="Calibri" w:hAnsi="Calibri" w:eastAsia="Times New Roman" w:cs="Calibri"/>
                <w:lang w:val="es-ES"/>
              </w:rPr>
            </w:pPr>
            <w:r w:rsidRPr="4A27181E" w:rsidR="009424BB">
              <w:rPr>
                <w:rFonts w:ascii="Calibri" w:hAnsi="Calibri" w:eastAsia="Calibri" w:cs="Calibri"/>
                <w:lang w:val="es-ES"/>
              </w:rPr>
              <w:t xml:space="preserve">Tomamos medidas para asegurarnos de que nuestros productos </w:t>
            </w:r>
            <w:ins w:author="fonseca Pereira, Maria Manuel" w:date="2026-01-09T09:38:06.086Z" w:id="1741121627">
              <w:r w:rsidRPr="4A27181E" w:rsidR="74E656E9">
                <w:rPr>
                  <w:rFonts w:ascii="Calibri" w:hAnsi="Calibri" w:eastAsia="Calibri" w:cs="Calibri"/>
                  <w:lang w:val="es-ES"/>
                </w:rPr>
                <w:t>sean</w:t>
              </w:r>
            </w:ins>
            <w:del w:author="fonseca Pereira, Maria Manuel" w:date="2026-01-09T09:38:04.299Z" w:id="472084813">
              <w:r w:rsidRPr="4A27181E" w:rsidDel="009424BB">
                <w:rPr>
                  <w:rFonts w:ascii="Calibri" w:hAnsi="Calibri" w:eastAsia="Calibri" w:cs="Calibri"/>
                  <w:lang w:val="es-ES"/>
                </w:rPr>
                <w:delText>son</w:delText>
              </w:r>
            </w:del>
            <w:r w:rsidRPr="4A27181E" w:rsidR="009424BB">
              <w:rPr>
                <w:rFonts w:ascii="Calibri" w:hAnsi="Calibri" w:eastAsia="Calibri" w:cs="Calibri"/>
                <w:lang w:val="es-ES"/>
              </w:rPr>
              <w:t xml:space="preserve"> seguros y eficaces, desde </w:t>
            </w:r>
            <w:ins w:author="fonseca Pereira, Maria Manuel" w:date="2026-01-09T09:38:48.758Z" w:id="1428640793">
              <w:r w:rsidRPr="4A27181E" w:rsidR="50A0E8AB">
                <w:rPr>
                  <w:rFonts w:ascii="Calibri" w:hAnsi="Calibri" w:eastAsia="Calibri" w:cs="Calibri"/>
                  <w:lang w:val="es-ES"/>
                </w:rPr>
                <w:t>la elección de</w:t>
              </w:r>
            </w:ins>
            <w:del w:author="fonseca Pereira, Maria Manuel" w:date="2026-01-09T09:38:40.693Z" w:id="1928984338">
              <w:r w:rsidRPr="4A27181E" w:rsidDel="009424BB">
                <w:rPr>
                  <w:rFonts w:ascii="Calibri" w:hAnsi="Calibri" w:eastAsia="Calibri" w:cs="Calibri"/>
                  <w:lang w:val="es-ES"/>
                </w:rPr>
                <w:delText>elegir</w:delText>
              </w:r>
            </w:del>
            <w:r w:rsidRPr="4A27181E" w:rsidR="009424BB">
              <w:rPr>
                <w:rFonts w:ascii="Calibri" w:hAnsi="Calibri" w:eastAsia="Calibri" w:cs="Calibri"/>
                <w:lang w:val="es-ES"/>
              </w:rPr>
              <w:t xml:space="preserve"> los materiales adecuados a </w:t>
            </w:r>
            <w:ins w:author="fonseca Pereira, Maria Manuel" w:date="2026-01-09T09:39:07.36Z" w:id="1738134648">
              <w:r w:rsidRPr="4A27181E" w:rsidR="63278ED6">
                <w:rPr>
                  <w:rFonts w:ascii="Calibri" w:hAnsi="Calibri" w:eastAsia="Calibri" w:cs="Calibri"/>
                  <w:lang w:val="es-ES"/>
                </w:rPr>
                <w:t>la forma en que</w:t>
              </w:r>
            </w:ins>
            <w:del w:author="fonseca Pereira, Maria Manuel" w:date="2026-01-09T09:39:01.496Z" w:id="1475948407">
              <w:r w:rsidRPr="4A27181E" w:rsidDel="009424BB">
                <w:rPr>
                  <w:rFonts w:ascii="Calibri" w:hAnsi="Calibri" w:eastAsia="Calibri" w:cs="Calibri"/>
                  <w:lang w:val="es-ES"/>
                </w:rPr>
                <w:delText>cómo</w:delText>
              </w:r>
            </w:del>
            <w:r w:rsidRPr="4A27181E" w:rsidR="009424BB">
              <w:rPr>
                <w:rFonts w:ascii="Calibri" w:hAnsi="Calibri" w:eastAsia="Calibri" w:cs="Calibri"/>
                <w:lang w:val="es-ES"/>
              </w:rPr>
              <w:t xml:space="preserve"> los comercializamos, </w:t>
            </w:r>
            <w:r w:rsidRPr="4A27181E" w:rsidR="009424BB">
              <w:rPr>
                <w:rFonts w:ascii="Calibri" w:hAnsi="Calibri" w:eastAsia="Calibri" w:cs="Calibri"/>
                <w:lang w:val="es-ES"/>
              </w:rPr>
              <w:t>vendemos y suministramos. En todas las etapas seguimos elevados estándares de calidad.</w:t>
            </w:r>
          </w:p>
          <w:p w:rsidRPr="000D1BE6" w:rsidR="005C7B27" w:rsidP="0008296D" w:rsidRDefault="009424BB" w14:paraId="16211BC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También nos comprometemos a identificar, evaluar y solucionar de manera oportuna los problemas de seguridad de los productos, así como a tomar medidas para evitar la falsificación, el tráfico ilegal y el robo de nuestros productos.</w:t>
            </w:r>
          </w:p>
          <w:p w:rsidRPr="000D1BE6" w:rsidR="005C7B27" w:rsidP="0008296D" w:rsidRDefault="009424BB" w14:paraId="0F32B77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Calidad del producto</w:t>
            </w:r>
          </w:p>
          <w:p w:rsidRPr="000D1BE6" w:rsidR="00E36CE0" w:rsidP="0008296D" w:rsidRDefault="009424BB" w14:paraId="27B64AB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Promoción de los productos I</w:t>
            </w:r>
          </w:p>
          <w:p w:rsidRPr="000D1BE6" w:rsidR="00F81109" w:rsidP="0008296D" w:rsidRDefault="009424BB" w14:paraId="175C540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Promoción de los productos II</w:t>
            </w:r>
          </w:p>
          <w:p w:rsidRPr="000D1BE6" w:rsidR="00F81109" w:rsidP="0008296D" w:rsidRDefault="009424BB" w14:paraId="4C1131D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Haz clic en cada uno de los iconos para obtener más información.</w:t>
            </w:r>
          </w:p>
        </w:tc>
      </w:tr>
      <w:tr w:rsidRPr="00C17D4F" w:rsidR="00DC51D9" w:rsidTr="4A27181E" w14:paraId="48990DE9" w14:textId="77777777">
        <w:tc>
          <w:tcPr>
            <w:tcW w:w="1353" w:type="dxa"/>
            <w:shd w:val="clear" w:color="auto" w:fill="C1E4F5" w:themeFill="accent1" w:themeFillTint="33"/>
            <w:tcMar>
              <w:top w:w="120" w:type="dxa"/>
              <w:left w:w="180" w:type="dxa"/>
              <w:bottom w:w="120" w:type="dxa"/>
              <w:right w:w="180" w:type="dxa"/>
            </w:tcMar>
            <w:hideMark/>
          </w:tcPr>
          <w:p w:rsidRPr="00CC5168" w:rsidR="00E36CE0" w:rsidP="00E36CE0" w:rsidRDefault="00DD292B" w14:paraId="269186C4" w14:textId="77777777">
            <w:pPr>
              <w:spacing w:before="30" w:after="30"/>
              <w:ind w:left="30" w:right="30"/>
              <w:rPr>
                <w:rFonts w:ascii="Calibri" w:hAnsi="Calibri" w:eastAsia="Times New Roman" w:cs="Calibri"/>
                <w:sz w:val="16"/>
              </w:rPr>
            </w:pPr>
            <w:hyperlink w:tgtFrame="_blank" w:history="1" r:id="rId29">
              <w:r w:rsidRPr="00CC5168" w:rsidR="009424BB">
                <w:rPr>
                  <w:rFonts w:ascii="Calibri" w:hAnsi="Calibri" w:eastAsia="Times New Roman" w:cs="Calibri"/>
                  <w:color w:val="0000FF"/>
                  <w:sz w:val="16"/>
                  <w:u w:val="single"/>
                </w:rPr>
                <w:t>Screen 8</w:t>
              </w:r>
            </w:hyperlink>
            <w:r w:rsidRPr="00CC5168" w:rsidR="009424BB">
              <w:rPr>
                <w:rFonts w:ascii="Calibri" w:hAnsi="Calibri" w:eastAsia="Times New Roman" w:cs="Calibri"/>
                <w:sz w:val="16"/>
              </w:rPr>
              <w:t xml:space="preserve"> </w:t>
            </w:r>
          </w:p>
          <w:p w:rsidRPr="00CC5168" w:rsidR="00E36CE0" w:rsidP="00E36CE0" w:rsidRDefault="00DD292B" w14:paraId="37EBDB47" w14:textId="77777777">
            <w:pPr>
              <w:ind w:left="30" w:right="30"/>
              <w:rPr>
                <w:rFonts w:ascii="Calibri" w:hAnsi="Calibri" w:eastAsia="Times New Roman" w:cs="Calibri"/>
                <w:sz w:val="16"/>
              </w:rPr>
            </w:pPr>
            <w:hyperlink w:tgtFrame="_blank" w:history="1" r:id="rId30">
              <w:r w:rsidRPr="00CC5168" w:rsidR="009424BB">
                <w:rPr>
                  <w:rFonts w:ascii="Calibri" w:hAnsi="Calibri" w:eastAsia="Times New Roman" w:cs="Calibri"/>
                  <w:color w:val="0000FF"/>
                  <w:sz w:val="16"/>
                  <w:u w:val="single"/>
                </w:rPr>
                <w:t>12_C_9</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36CE0" w:rsidP="0008296D" w:rsidRDefault="009424BB" w14:paraId="6E4816F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PRODUCT QUALITY</w:t>
            </w:r>
          </w:p>
          <w:p w:rsidRPr="00CC5168" w:rsidR="00E36CE0" w:rsidP="0008296D" w:rsidRDefault="009424BB" w14:paraId="5EA622A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Safe, effective and trusted. Our products make a difference.</w:t>
            </w:r>
          </w:p>
          <w:p w:rsidRPr="00CC5168" w:rsidR="00E36CE0" w:rsidP="0008296D" w:rsidRDefault="009424BB" w14:paraId="268D26F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We’re committed to quality at every stage—from sourcing and production to how we market, sell, and deliver our products, including through our partners. Every step matters because people count on us for safety .</w:t>
            </w:r>
          </w:p>
          <w:p w:rsidRPr="00CC5168" w:rsidR="00E36CE0" w:rsidP="0008296D" w:rsidRDefault="009424BB" w14:paraId="101D46C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rsidRPr="00CC5168" w:rsidR="00E36CE0" w:rsidP="0008296D" w:rsidRDefault="009424BB" w14:paraId="4E2FE5E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Mar/>
          </w:tcPr>
          <w:p w:rsidRPr="000D1BE6" w:rsidR="00723EDD" w:rsidP="0008296D" w:rsidRDefault="009424BB" w14:paraId="1E92B01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CALIDAD DEL PRODUCTO</w:t>
            </w:r>
          </w:p>
          <w:p w:rsidRPr="000D1BE6" w:rsidR="00723EDD" w:rsidP="0008296D" w:rsidRDefault="009424BB" w14:paraId="7C79796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Seguro, eficaz y de confianza. Nuestros productos marcan la diferencia.</w:t>
            </w:r>
          </w:p>
          <w:p w:rsidRPr="000D1BE6" w:rsidR="00723EDD" w:rsidP="0008296D" w:rsidRDefault="009424BB" w14:paraId="5B326C1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Estamos comprometidos con la calidad en todas las etapas, desde el abastecimiento y la producción a nuestra forma de comercializar, vender y entregar nuestros productos, incluso a través de nuestros socios. Cada paso importa, porque la gente cuenta con nosotros para su seguridad.</w:t>
            </w:r>
          </w:p>
          <w:p w:rsidRPr="000D1BE6" w:rsidR="00723EDD" w:rsidP="0008296D" w:rsidRDefault="009424BB" w14:paraId="3869468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Nos comprometemos a identificar, evaluar y solventar puntualmente los problemas de seguridad de los productos. Proporcionamos a las instituciones y los profesionales sanitarios la información que necesitan para usar los productos de Abbott de forma segura y efectiva, y nos ponemos en contacto con las agencias reguladoras o sanitarias en caso de posibles problemas de seguridad.</w:t>
            </w:r>
          </w:p>
          <w:p w:rsidRPr="000D1BE6" w:rsidR="00E36CE0" w:rsidP="0008296D" w:rsidRDefault="009424BB" w14:paraId="39C4A92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Tomamos medidas para evitar la falsificación, el tráfico ilegal y el robo de nuestros productos. Seguimos las normativas comerciales, incluidas las normas sobre control de exportaciones e importaciones, y cumplimos con las restricciones y sanciones gubernamentales para proteger la seguridad nacional y la salud pública.</w:t>
            </w:r>
          </w:p>
        </w:tc>
      </w:tr>
      <w:tr w:rsidRPr="00C17D4F" w:rsidR="00DC51D9" w:rsidTr="4A27181E" w14:paraId="3BF09664" w14:textId="77777777">
        <w:tc>
          <w:tcPr>
            <w:tcW w:w="1353" w:type="dxa"/>
            <w:shd w:val="clear" w:color="auto" w:fill="C1E4F5" w:themeFill="accent1" w:themeFillTint="33"/>
            <w:tcMar>
              <w:top w:w="120" w:type="dxa"/>
              <w:left w:w="180" w:type="dxa"/>
              <w:bottom w:w="120" w:type="dxa"/>
              <w:right w:w="180" w:type="dxa"/>
            </w:tcMar>
            <w:hideMark/>
          </w:tcPr>
          <w:p w:rsidRPr="00CC5168" w:rsidR="00277052" w:rsidP="00277052" w:rsidRDefault="00DD292B" w14:paraId="32B782F4" w14:textId="77777777">
            <w:pPr>
              <w:spacing w:before="30" w:after="30"/>
              <w:ind w:left="30" w:right="30"/>
              <w:rPr>
                <w:rFonts w:ascii="Calibri" w:hAnsi="Calibri" w:eastAsia="Times New Roman" w:cs="Calibri"/>
                <w:sz w:val="16"/>
              </w:rPr>
            </w:pPr>
            <w:hyperlink w:tgtFrame="_blank" w:history="1" r:id="rId31">
              <w:r w:rsidRPr="00CC5168" w:rsidR="009424BB">
                <w:rPr>
                  <w:rFonts w:ascii="Calibri" w:hAnsi="Calibri" w:eastAsia="Times New Roman" w:cs="Calibri"/>
                  <w:color w:val="0000FF"/>
                  <w:sz w:val="16"/>
                  <w:u w:val="single"/>
                </w:rPr>
                <w:t>Screen 8</w:t>
              </w:r>
            </w:hyperlink>
            <w:r w:rsidRPr="00CC5168" w:rsidR="009424BB">
              <w:rPr>
                <w:rFonts w:ascii="Calibri" w:hAnsi="Calibri" w:eastAsia="Times New Roman" w:cs="Calibri"/>
                <w:sz w:val="16"/>
              </w:rPr>
              <w:t xml:space="preserve"> </w:t>
            </w:r>
          </w:p>
          <w:p w:rsidRPr="00CC5168" w:rsidR="00277052" w:rsidP="00277052" w:rsidRDefault="00DD292B" w14:paraId="4527A647" w14:textId="77777777">
            <w:pPr>
              <w:ind w:left="30" w:right="30"/>
              <w:rPr>
                <w:rFonts w:ascii="Calibri" w:hAnsi="Calibri" w:eastAsia="Times New Roman" w:cs="Calibri"/>
                <w:sz w:val="16"/>
              </w:rPr>
            </w:pPr>
            <w:hyperlink w:tgtFrame="_blank" w:history="1" r:id="rId32">
              <w:r w:rsidRPr="00CC5168" w:rsidR="009424BB">
                <w:rPr>
                  <w:rFonts w:ascii="Calibri" w:hAnsi="Calibri" w:eastAsia="Times New Roman" w:cs="Calibri"/>
                  <w:color w:val="0000FF"/>
                  <w:sz w:val="16"/>
                  <w:u w:val="single"/>
                </w:rPr>
                <w:t>13_C_9</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277052" w:rsidP="0008296D" w:rsidRDefault="009424BB" w14:paraId="1D22D14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PRODUCT PROMOTION I</w:t>
            </w:r>
          </w:p>
          <w:p w:rsidRPr="00CC5168" w:rsidR="00277052" w:rsidP="0008296D" w:rsidRDefault="009424BB" w14:paraId="5BC26DD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promote and sell our products with honesty and respect for those who rely on them.</w:t>
            </w:r>
          </w:p>
          <w:p w:rsidRPr="00CC5168" w:rsidR="00277052" w:rsidP="0008296D" w:rsidRDefault="009424BB" w14:paraId="4CFC0ED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Our product communications are truthful, balanced, and aligned with approved </w:t>
            </w:r>
            <w:proofErr w:type="spellStart"/>
            <w:r w:rsidRPr="00CC5168">
              <w:rPr>
                <w:rFonts w:ascii="Calibri" w:hAnsi="Calibri" w:eastAsia="Times New Roman" w:cs="Calibri"/>
              </w:rPr>
              <w:t>labeling</w:t>
            </w:r>
            <w:proofErr w:type="spellEnd"/>
            <w:r w:rsidRPr="00CC5168">
              <w:rPr>
                <w:rFonts w:ascii="Calibri" w:hAnsi="Calibri" w:eastAsia="Times New Roman" w:cs="Calibri"/>
              </w:rPr>
              <w:t>, scientific evidence, and medical best practices in the countries where we operate.</w:t>
            </w:r>
          </w:p>
        </w:tc>
        <w:tc>
          <w:tcPr>
            <w:tcW w:w="6000" w:type="dxa"/>
            <w:tcMar/>
          </w:tcPr>
          <w:p w:rsidRPr="000D1BE6" w:rsidR="00277052" w:rsidP="0008296D" w:rsidRDefault="009424BB" w14:paraId="7CD344F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PROMOCIÓN DE LOS PRODUCTOS I</w:t>
            </w:r>
          </w:p>
          <w:p w:rsidRPr="000D1BE6" w:rsidR="00277052" w:rsidP="0008296D" w:rsidRDefault="009424BB" w14:paraId="5009D4A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Promovemos y vendemos nuestros productos con honestidad y respeto por quienes confían en ellos.</w:t>
            </w:r>
          </w:p>
          <w:p w:rsidRPr="000D1BE6" w:rsidR="00277052" w:rsidP="0008296D" w:rsidRDefault="009424BB" w14:paraId="242F0C1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Las comunicaciones sobre nuestros productos son veraces, equilibradas y en consonancia con la documentación aprobada, las pruebas científicas y las mejores prácticas médicas de los países en donde operamos.</w:t>
            </w:r>
          </w:p>
        </w:tc>
      </w:tr>
      <w:tr w:rsidRPr="00C17D4F" w:rsidR="00DC51D9" w:rsidTr="4A27181E" w14:paraId="0A1B5093" w14:textId="77777777">
        <w:tc>
          <w:tcPr>
            <w:tcW w:w="1353" w:type="dxa"/>
            <w:shd w:val="clear" w:color="auto" w:fill="C1E4F5" w:themeFill="accent1" w:themeFillTint="33"/>
            <w:tcMar>
              <w:top w:w="120" w:type="dxa"/>
              <w:left w:w="180" w:type="dxa"/>
              <w:bottom w:w="120" w:type="dxa"/>
              <w:right w:w="180" w:type="dxa"/>
            </w:tcMar>
            <w:hideMark/>
          </w:tcPr>
          <w:p w:rsidRPr="00CC5168" w:rsidR="00835013" w:rsidP="00835013" w:rsidRDefault="00DD292B" w14:paraId="17C65CB6" w14:textId="77777777">
            <w:pPr>
              <w:spacing w:before="30" w:after="30"/>
              <w:ind w:left="30" w:right="30"/>
              <w:rPr>
                <w:rFonts w:ascii="Calibri" w:hAnsi="Calibri" w:eastAsia="Times New Roman" w:cs="Calibri"/>
                <w:sz w:val="16"/>
              </w:rPr>
            </w:pPr>
            <w:hyperlink w:tgtFrame="_blank" w:history="1" r:id="rId33">
              <w:r w:rsidRPr="00CC5168" w:rsidR="009424BB">
                <w:rPr>
                  <w:rFonts w:ascii="Calibri" w:hAnsi="Calibri" w:eastAsia="Times New Roman" w:cs="Calibri"/>
                  <w:color w:val="0000FF"/>
                  <w:sz w:val="16"/>
                  <w:u w:val="single"/>
                </w:rPr>
                <w:t>Screen 8</w:t>
              </w:r>
            </w:hyperlink>
            <w:r w:rsidRPr="00CC5168" w:rsidR="009424BB">
              <w:rPr>
                <w:rFonts w:ascii="Calibri" w:hAnsi="Calibri" w:eastAsia="Times New Roman" w:cs="Calibri"/>
                <w:sz w:val="16"/>
              </w:rPr>
              <w:t xml:space="preserve"> </w:t>
            </w:r>
          </w:p>
          <w:p w:rsidRPr="00CC5168" w:rsidR="00835013" w:rsidP="00835013" w:rsidRDefault="00DD292B" w14:paraId="2FDF788D" w14:textId="77777777">
            <w:pPr>
              <w:ind w:left="30" w:right="30"/>
              <w:rPr>
                <w:rFonts w:ascii="Calibri" w:hAnsi="Calibri" w:eastAsia="Times New Roman" w:cs="Calibri"/>
                <w:sz w:val="16"/>
              </w:rPr>
            </w:pPr>
            <w:hyperlink w:tgtFrame="_blank" w:history="1" r:id="rId34">
              <w:r w:rsidRPr="00CC5168" w:rsidR="009424BB">
                <w:rPr>
                  <w:rFonts w:ascii="Calibri" w:hAnsi="Calibri" w:eastAsia="Times New Roman" w:cs="Calibri"/>
                  <w:color w:val="0000FF"/>
                  <w:sz w:val="16"/>
                  <w:u w:val="single"/>
                </w:rPr>
                <w:t>14_C_9</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835013" w:rsidP="0008296D" w:rsidRDefault="009424BB" w14:paraId="2B20892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PRODUCT PROMOTION II</w:t>
            </w:r>
          </w:p>
          <w:p w:rsidRPr="00CC5168" w:rsidR="00835013" w:rsidP="0008296D" w:rsidRDefault="009424BB" w14:paraId="1A3B2F8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promote our products for their intended and approved uses.</w:t>
            </w:r>
          </w:p>
          <w:p w:rsidRPr="00CC5168" w:rsidR="00835013" w:rsidP="0008296D" w:rsidRDefault="009424BB" w14:paraId="6B9C3AD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Mar/>
          </w:tcPr>
          <w:p w:rsidRPr="000D1BE6" w:rsidR="00835013" w:rsidP="0008296D" w:rsidRDefault="009424BB" w14:paraId="638B402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PROMOCIÓN DE LOS PRODUCTOS II</w:t>
            </w:r>
          </w:p>
          <w:p w:rsidRPr="000D1BE6" w:rsidR="00835013" w:rsidP="0008296D" w:rsidRDefault="009424BB" w14:paraId="7028C20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Promovemos nuestros productos para sus usos previstos y aprobados.</w:t>
            </w:r>
          </w:p>
          <w:p w:rsidRPr="000D1BE6" w:rsidR="00835013" w:rsidP="0008296D" w:rsidRDefault="009424BB" w14:paraId="66A95B2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Operamos en consonancia con las licencias y las aprobaciones concedidas por las autoridades sanitarias de los países en donde operamos. La promoción, venta y distribución de nuestros productos se rige por estrictas leyes comerciales y normativas específicas de cada país. Siguiendo sólidos procedimientos internos y políticas garantizamos el cumplimiento y mantenemos nuestro compromiso con las prácticas empresariales éticas, seguras y responsables.</w:t>
            </w:r>
          </w:p>
        </w:tc>
      </w:tr>
      <w:tr w:rsidRPr="00C17D4F" w:rsidR="00DC51D9" w:rsidTr="4A27181E" w14:paraId="54F91AED" w14:textId="77777777">
        <w:tc>
          <w:tcPr>
            <w:tcW w:w="1353" w:type="dxa"/>
            <w:shd w:val="clear" w:color="auto" w:fill="C1E4F5" w:themeFill="accent1" w:themeFillTint="33"/>
            <w:tcMar>
              <w:top w:w="120" w:type="dxa"/>
              <w:left w:w="180" w:type="dxa"/>
              <w:bottom w:w="120" w:type="dxa"/>
              <w:right w:w="180" w:type="dxa"/>
            </w:tcMar>
            <w:hideMark/>
          </w:tcPr>
          <w:p w:rsidRPr="00CC5168" w:rsidR="00BE08E6" w:rsidP="00BE08E6" w:rsidRDefault="00DD292B" w14:paraId="54EEC39C" w14:textId="77777777">
            <w:pPr>
              <w:spacing w:before="30" w:after="30"/>
              <w:ind w:left="30" w:right="30"/>
              <w:rPr>
                <w:rFonts w:ascii="Calibri" w:hAnsi="Calibri" w:eastAsia="Times New Roman" w:cs="Calibri"/>
                <w:sz w:val="16"/>
              </w:rPr>
            </w:pPr>
            <w:hyperlink w:tgtFrame="_blank" w:history="1" r:id="rId35">
              <w:r w:rsidRPr="00CC5168" w:rsidR="009424BB">
                <w:rPr>
                  <w:rFonts w:ascii="Calibri" w:hAnsi="Calibri" w:eastAsia="Times New Roman" w:cs="Calibri"/>
                  <w:color w:val="0000FF"/>
                  <w:sz w:val="16"/>
                  <w:u w:val="single"/>
                </w:rPr>
                <w:t>Screen 9</w:t>
              </w:r>
            </w:hyperlink>
            <w:r w:rsidRPr="00CC5168" w:rsidR="009424BB">
              <w:rPr>
                <w:rFonts w:ascii="Calibri" w:hAnsi="Calibri" w:eastAsia="Times New Roman" w:cs="Calibri"/>
                <w:sz w:val="16"/>
              </w:rPr>
              <w:t xml:space="preserve"> </w:t>
            </w:r>
          </w:p>
          <w:p w:rsidRPr="00CC5168" w:rsidR="00BE08E6" w:rsidP="00BE08E6" w:rsidRDefault="00DD292B" w14:paraId="66D317F4" w14:textId="77777777">
            <w:pPr>
              <w:ind w:left="30" w:right="30"/>
              <w:rPr>
                <w:rFonts w:ascii="Calibri" w:hAnsi="Calibri" w:eastAsia="Times New Roman" w:cs="Calibri"/>
                <w:sz w:val="16"/>
              </w:rPr>
            </w:pPr>
            <w:hyperlink w:tgtFrame="_blank" w:history="1" r:id="rId36">
              <w:r w:rsidRPr="00CC5168" w:rsidR="009424BB">
                <w:rPr>
                  <w:rFonts w:ascii="Calibri" w:hAnsi="Calibri" w:eastAsia="Times New Roman" w:cs="Calibri"/>
                  <w:color w:val="0000FF"/>
                  <w:sz w:val="16"/>
                  <w:u w:val="single"/>
                </w:rPr>
                <w:t>15_C_10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E08E6" w:rsidP="0008296D" w:rsidRDefault="009424BB" w14:paraId="4B4AD52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must view all content before moving forward.</w:t>
            </w:r>
          </w:p>
          <w:p w:rsidRPr="00CC5168" w:rsidR="00BE08E6" w:rsidP="0008296D" w:rsidRDefault="009424BB" w14:paraId="10DF965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 are committed to advancing science with integrity and purpose.</w:t>
            </w:r>
          </w:p>
          <w:p w:rsidRPr="00CC5168" w:rsidR="00BE08E6" w:rsidP="0008296D" w:rsidRDefault="009424BB" w14:paraId="6C96DC9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We pursue innovation, recognizing the importance of anticipating and addressing risks responsibly. We </w:t>
            </w:r>
            <w:proofErr w:type="spellStart"/>
            <w:r w:rsidRPr="00CC5168">
              <w:rPr>
                <w:rFonts w:ascii="Calibri" w:hAnsi="Calibri" w:eastAsia="Times New Roman" w:cs="Calibri"/>
              </w:rPr>
              <w:t>honor</w:t>
            </w:r>
            <w:proofErr w:type="spellEnd"/>
            <w:r w:rsidRPr="00CC5168">
              <w:rPr>
                <w:rFonts w:ascii="Calibri" w:hAnsi="Calibri" w:eastAsia="Times New Roman" w:cs="Calibri"/>
              </w:rPr>
              <w:t xml:space="preserve"> the dignity of every study participant and uphold the highest standards of transparency and objectivity in scientific research.</w:t>
            </w:r>
          </w:p>
          <w:p w:rsidRPr="00CC5168" w:rsidR="00BE08E6" w:rsidP="0008296D" w:rsidRDefault="009424BB" w14:paraId="7299A96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Innovation I</w:t>
            </w:r>
          </w:p>
          <w:p w:rsidRPr="00CC5168" w:rsidR="00BE08E6" w:rsidP="0008296D" w:rsidRDefault="009424BB" w14:paraId="0C03D95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Innovation II</w:t>
            </w:r>
          </w:p>
          <w:p w:rsidRPr="00CC5168" w:rsidR="00BE08E6" w:rsidP="0008296D" w:rsidRDefault="009424BB" w14:paraId="0AB49B4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Advancing Science</w:t>
            </w:r>
          </w:p>
          <w:p w:rsidRPr="00CC5168" w:rsidR="00BE08E6" w:rsidP="0008296D" w:rsidRDefault="009424BB" w14:paraId="4DB56B4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Click each of the icons to learn more.</w:t>
            </w:r>
          </w:p>
        </w:tc>
        <w:tc>
          <w:tcPr>
            <w:tcW w:w="6000" w:type="dxa"/>
            <w:tcMar/>
          </w:tcPr>
          <w:p w:rsidRPr="000D1BE6" w:rsidR="00BE08E6" w:rsidP="0008296D" w:rsidRDefault="009424BB" w14:paraId="43E23C8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Debes ver todo el contenido antes de avanzar.</w:t>
            </w:r>
          </w:p>
          <w:p w:rsidRPr="000D1BE6" w:rsidR="00BE08E6" w:rsidP="0008296D" w:rsidRDefault="009424BB" w14:paraId="5938821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Abbott nos comprometemos a hacer avanzar la ciencia con integridad y determinación.</w:t>
            </w:r>
          </w:p>
          <w:p w:rsidRPr="000D1BE6" w:rsidR="00BE08E6" w:rsidP="4A27181E" w:rsidRDefault="009424BB" w14:paraId="67E3D35E" w14:textId="556E7E60">
            <w:pPr>
              <w:spacing w:before="100" w:beforeAutospacing="on" w:after="100" w:afterAutospacing="on"/>
              <w:ind w:left="30" w:right="30"/>
              <w:rPr>
                <w:rFonts w:ascii="Calibri" w:hAnsi="Calibri" w:eastAsia="Times New Roman" w:cs="Calibri"/>
                <w:lang w:val="es-ES"/>
              </w:rPr>
            </w:pPr>
            <w:ins w:author="fonseca Pereira, Maria Manuel" w:date="2026-01-09T09:42:59.896Z" w:id="447232970">
              <w:r w:rsidRPr="4A27181E" w:rsidR="420A40A5">
                <w:rPr>
                  <w:rFonts w:ascii="Calibri" w:hAnsi="Calibri" w:eastAsia="Calibri" w:cs="Calibri"/>
                  <w:lang w:val="es-ES"/>
                </w:rPr>
                <w:t>A</w:t>
              </w:r>
            </w:ins>
            <w:ins w:author="fonseca Pereira, Maria Manuel" w:date="2026-01-09T09:43:44.313Z" w:id="1149006073">
              <w:r w:rsidRPr="4A27181E" w:rsidR="420A40A5">
                <w:rPr>
                  <w:rFonts w:ascii="Calibri" w:hAnsi="Calibri" w:eastAsia="Calibri" w:cs="Calibri"/>
                  <w:lang w:val="es-ES"/>
                </w:rPr>
                <w:t>mbicionamos inovar</w:t>
              </w:r>
            </w:ins>
            <w:del w:author="fonseca Pereira, Maria Manuel" w:date="2026-01-09T09:42:56.412Z" w:id="2021324949">
              <w:r w:rsidRPr="4A27181E" w:rsidDel="009424BB">
                <w:rPr>
                  <w:rFonts w:ascii="Calibri" w:hAnsi="Calibri" w:eastAsia="Calibri" w:cs="Calibri"/>
                  <w:lang w:val="es-ES"/>
                </w:rPr>
                <w:delText>Perseguimos</w:delText>
              </w:r>
            </w:del>
            <w:r w:rsidRPr="4A27181E" w:rsidR="009424BB">
              <w:rPr>
                <w:rFonts w:ascii="Calibri" w:hAnsi="Calibri" w:eastAsia="Calibri" w:cs="Calibri"/>
                <w:lang w:val="es-ES"/>
              </w:rPr>
              <w:t xml:space="preserve"> </w:t>
            </w:r>
            <w:del w:author="fonseca Pereira, Maria Manuel" w:date="2026-01-09T09:43:09.136Z" w:id="688175592">
              <w:r w:rsidRPr="4A27181E" w:rsidDel="009424BB">
                <w:rPr>
                  <w:rFonts w:ascii="Calibri" w:hAnsi="Calibri" w:eastAsia="Calibri" w:cs="Calibri"/>
                  <w:lang w:val="es-ES"/>
                </w:rPr>
                <w:delText>la innovación</w:delText>
              </w:r>
            </w:del>
            <w:r w:rsidRPr="4A27181E" w:rsidR="009424BB">
              <w:rPr>
                <w:rFonts w:ascii="Calibri" w:hAnsi="Calibri" w:eastAsia="Calibri" w:cs="Calibri"/>
                <w:lang w:val="es-ES"/>
              </w:rPr>
              <w:t>, reconociendo la importancia de anticipar y abordar los riesgos de manera responsable. Honramos la dignidad de todos los participantes en el estudio y mantenemos las normas de transparencia y objetividad en la investigación científica más estrictas.</w:t>
            </w:r>
          </w:p>
          <w:p w:rsidRPr="000D1BE6" w:rsidR="00BE08E6" w:rsidP="0008296D" w:rsidRDefault="009424BB" w14:paraId="2A30B8A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Innovación I</w:t>
            </w:r>
          </w:p>
          <w:p w:rsidRPr="000D1BE6" w:rsidR="00BE08E6" w:rsidP="0008296D" w:rsidRDefault="009424BB" w14:paraId="2A27DF8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Innovación II</w:t>
            </w:r>
          </w:p>
          <w:p w:rsidRPr="000D1BE6" w:rsidR="00BE08E6" w:rsidP="0008296D" w:rsidRDefault="009424BB" w14:paraId="56B69B6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Avance de la ciencia</w:t>
            </w:r>
          </w:p>
          <w:p w:rsidRPr="000D1BE6" w:rsidR="00BE08E6" w:rsidP="0008296D" w:rsidRDefault="009424BB" w14:paraId="3675819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Haz clic en cada uno de los iconos para obtener más información.</w:t>
            </w:r>
          </w:p>
        </w:tc>
      </w:tr>
      <w:tr w:rsidRPr="00C17D4F" w:rsidR="00DC51D9" w:rsidTr="4A27181E" w14:paraId="2ABD13DD" w14:textId="77777777">
        <w:tc>
          <w:tcPr>
            <w:tcW w:w="1353" w:type="dxa"/>
            <w:shd w:val="clear" w:color="auto" w:fill="C1E4F5" w:themeFill="accent1" w:themeFillTint="33"/>
            <w:tcMar>
              <w:top w:w="120" w:type="dxa"/>
              <w:left w:w="180" w:type="dxa"/>
              <w:bottom w:w="120" w:type="dxa"/>
              <w:right w:w="180" w:type="dxa"/>
            </w:tcMar>
            <w:hideMark/>
          </w:tcPr>
          <w:p w:rsidRPr="00CC5168" w:rsidR="00BE08E6" w:rsidP="00BE08E6" w:rsidRDefault="00DD292B" w14:paraId="738AE237" w14:textId="77777777">
            <w:pPr>
              <w:spacing w:before="30" w:after="30"/>
              <w:ind w:left="30" w:right="30"/>
              <w:rPr>
                <w:rFonts w:ascii="Calibri" w:hAnsi="Calibri" w:eastAsia="Times New Roman" w:cs="Calibri"/>
                <w:sz w:val="16"/>
              </w:rPr>
            </w:pPr>
            <w:hyperlink w:tgtFrame="_blank" w:history="1" r:id="rId37">
              <w:r w:rsidRPr="00CC5168" w:rsidR="009424BB">
                <w:rPr>
                  <w:rFonts w:ascii="Calibri" w:hAnsi="Calibri" w:eastAsia="Times New Roman" w:cs="Calibri"/>
                  <w:color w:val="0000FF"/>
                  <w:sz w:val="16"/>
                  <w:u w:val="single"/>
                </w:rPr>
                <w:t>Screen 9</w:t>
              </w:r>
            </w:hyperlink>
            <w:r w:rsidRPr="00CC5168" w:rsidR="009424BB">
              <w:rPr>
                <w:rFonts w:ascii="Calibri" w:hAnsi="Calibri" w:eastAsia="Times New Roman" w:cs="Calibri"/>
                <w:sz w:val="16"/>
              </w:rPr>
              <w:t xml:space="preserve"> </w:t>
            </w:r>
          </w:p>
          <w:p w:rsidRPr="00CC5168" w:rsidR="00BE08E6" w:rsidP="00BE08E6" w:rsidRDefault="00DD292B" w14:paraId="32155C4E" w14:textId="77777777">
            <w:pPr>
              <w:ind w:left="30" w:right="30"/>
              <w:rPr>
                <w:rFonts w:ascii="Calibri" w:hAnsi="Calibri" w:eastAsia="Times New Roman" w:cs="Calibri"/>
                <w:sz w:val="16"/>
              </w:rPr>
            </w:pPr>
            <w:hyperlink w:tgtFrame="_blank" w:history="1" r:id="rId38">
              <w:r w:rsidRPr="00CC5168" w:rsidR="009424BB">
                <w:rPr>
                  <w:rFonts w:ascii="Calibri" w:hAnsi="Calibri" w:eastAsia="Times New Roman" w:cs="Calibri"/>
                  <w:color w:val="0000FF"/>
                  <w:sz w:val="16"/>
                  <w:u w:val="single"/>
                </w:rPr>
                <w:t>16_C_10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E08E6" w:rsidP="0008296D" w:rsidRDefault="009424BB" w14:paraId="7882EDC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INNOVATION I</w:t>
            </w:r>
          </w:p>
          <w:p w:rsidRPr="00CC5168" w:rsidR="00BE08E6" w:rsidP="0008296D" w:rsidRDefault="009424BB" w14:paraId="51E8FC8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create innovative healthcare solutions to help people live healthier lives and improve outcomes around the world.</w:t>
            </w:r>
          </w:p>
          <w:p w:rsidRPr="00CC5168" w:rsidR="00BE08E6" w:rsidP="0008296D" w:rsidRDefault="009424BB" w14:paraId="722BBB9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Mar/>
          </w:tcPr>
          <w:p w:rsidRPr="000D1BE6" w:rsidR="00106FB1" w:rsidP="0008296D" w:rsidRDefault="009424BB" w14:paraId="12C8DB8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INNOVACIÓN I</w:t>
            </w:r>
          </w:p>
          <w:p w:rsidRPr="000D1BE6" w:rsidR="00106FB1" w:rsidP="0008296D" w:rsidRDefault="009424BB" w14:paraId="3E99FF0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Creamos innovadoras soluciones sanitarias para ayudar a las personas a vivir vidas más sanas y mejorar los resultados en todo el mundo.</w:t>
            </w:r>
          </w:p>
          <w:p w:rsidRPr="000D1BE6" w:rsidR="00BE08E6" w:rsidP="0008296D" w:rsidRDefault="009424BB" w14:paraId="34DA034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Respondemos a las necesidades humanas siendo los primeros en tratamientos revolucionarios, dispositivos que salvan vidas e innovadores productos que proporcionan apoyo a la salud de nuevas formas. Mediante la ciencia y la tecnología de vanguardia nos esforzamos para mejorar los resultados y capacitar a las personas para que vivan su vida al máximo, creando innovaciones significativas para cada etapa de la vida.</w:t>
            </w:r>
          </w:p>
        </w:tc>
      </w:tr>
      <w:tr w:rsidRPr="00C17D4F" w:rsidR="00DC51D9" w:rsidTr="4A27181E" w14:paraId="54B87E98" w14:textId="77777777">
        <w:tc>
          <w:tcPr>
            <w:tcW w:w="1353" w:type="dxa"/>
            <w:shd w:val="clear" w:color="auto" w:fill="C1E4F5" w:themeFill="accent1" w:themeFillTint="33"/>
            <w:tcMar>
              <w:top w:w="120" w:type="dxa"/>
              <w:left w:w="180" w:type="dxa"/>
              <w:bottom w:w="120" w:type="dxa"/>
              <w:right w:w="180" w:type="dxa"/>
            </w:tcMar>
            <w:hideMark/>
          </w:tcPr>
          <w:p w:rsidRPr="00CC5168" w:rsidR="00BE08E6" w:rsidP="00BE08E6" w:rsidRDefault="00DD292B" w14:paraId="32AFC0EE" w14:textId="77777777">
            <w:pPr>
              <w:spacing w:before="30" w:after="30"/>
              <w:ind w:left="30" w:right="30"/>
              <w:rPr>
                <w:rFonts w:ascii="Calibri" w:hAnsi="Calibri" w:eastAsia="Times New Roman" w:cs="Calibri"/>
                <w:sz w:val="16"/>
              </w:rPr>
            </w:pPr>
            <w:hyperlink w:tgtFrame="_blank" w:history="1" r:id="rId39">
              <w:r w:rsidRPr="00CC5168" w:rsidR="009424BB">
                <w:rPr>
                  <w:rFonts w:ascii="Calibri" w:hAnsi="Calibri" w:eastAsia="Times New Roman" w:cs="Calibri"/>
                  <w:color w:val="0000FF"/>
                  <w:sz w:val="16"/>
                  <w:u w:val="single"/>
                </w:rPr>
                <w:t>Screen 9</w:t>
              </w:r>
            </w:hyperlink>
            <w:r w:rsidRPr="00CC5168" w:rsidR="009424BB">
              <w:rPr>
                <w:rFonts w:ascii="Calibri" w:hAnsi="Calibri" w:eastAsia="Times New Roman" w:cs="Calibri"/>
                <w:sz w:val="16"/>
              </w:rPr>
              <w:t xml:space="preserve"> </w:t>
            </w:r>
          </w:p>
          <w:p w:rsidRPr="00CC5168" w:rsidR="00BE08E6" w:rsidP="00BE08E6" w:rsidRDefault="00DD292B" w14:paraId="1B89346B" w14:textId="77777777">
            <w:pPr>
              <w:ind w:left="30" w:right="30"/>
              <w:rPr>
                <w:rFonts w:ascii="Calibri" w:hAnsi="Calibri" w:eastAsia="Times New Roman" w:cs="Calibri"/>
                <w:sz w:val="16"/>
              </w:rPr>
            </w:pPr>
            <w:hyperlink w:tgtFrame="_blank" w:history="1" r:id="rId40">
              <w:r w:rsidRPr="00CC5168" w:rsidR="009424BB">
                <w:rPr>
                  <w:rFonts w:ascii="Calibri" w:hAnsi="Calibri" w:eastAsia="Times New Roman" w:cs="Calibri"/>
                  <w:color w:val="0000FF"/>
                  <w:sz w:val="16"/>
                  <w:u w:val="single"/>
                </w:rPr>
                <w:t>17_C_10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E08E6" w:rsidP="0008296D" w:rsidRDefault="009424BB" w14:paraId="79ACAB0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INNOVATION II</w:t>
            </w:r>
          </w:p>
          <w:p w:rsidRPr="00CC5168" w:rsidR="00BE08E6" w:rsidP="0008296D" w:rsidRDefault="009424BB" w14:paraId="702B558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cultivate a culture of innovation by exploring new possibilities and plan for contingencies.</w:t>
            </w:r>
          </w:p>
          <w:p w:rsidRPr="00CC5168" w:rsidR="00BE08E6" w:rsidP="0008296D" w:rsidRDefault="009424BB" w14:paraId="497C4E3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While progress often involves risk, we take thoughtful, responsible steps to anticipate challenges and minimize them in advance—always guided by the Code and our policies.</w:t>
            </w:r>
          </w:p>
        </w:tc>
        <w:tc>
          <w:tcPr>
            <w:tcW w:w="6000" w:type="dxa"/>
            <w:tcMar/>
          </w:tcPr>
          <w:p w:rsidRPr="000D1BE6" w:rsidR="00106FB1" w:rsidP="0008296D" w:rsidRDefault="009424BB" w14:paraId="40D0924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INNOVACIÓN II</w:t>
            </w:r>
          </w:p>
          <w:p w:rsidRPr="000D1BE6" w:rsidR="00106FB1" w:rsidP="0008296D" w:rsidRDefault="009424BB" w14:paraId="1C889DE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Cultivamos una cultura de innovación explorando nuevas posibilidades y planificamos para las contingencias.</w:t>
            </w:r>
          </w:p>
          <w:p w:rsidRPr="000D1BE6" w:rsidR="00BE08E6" w:rsidP="0008296D" w:rsidRDefault="009424BB" w14:paraId="401DDD1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Aunque a menudo el progreso implica riesgos, tomamos medidas meditadas y responsables para anticiparnos a los desafíos y minimizarlos de antemano, guiados siempre por el Código y nuestras políticas.</w:t>
            </w:r>
          </w:p>
        </w:tc>
      </w:tr>
      <w:tr w:rsidRPr="00C17D4F" w:rsidR="00DC51D9" w:rsidTr="4A27181E" w14:paraId="67E4DB02" w14:textId="77777777">
        <w:tc>
          <w:tcPr>
            <w:tcW w:w="1353" w:type="dxa"/>
            <w:shd w:val="clear" w:color="auto" w:fill="C1E4F5" w:themeFill="accent1" w:themeFillTint="33"/>
            <w:tcMar>
              <w:top w:w="120" w:type="dxa"/>
              <w:left w:w="180" w:type="dxa"/>
              <w:bottom w:w="120" w:type="dxa"/>
              <w:right w:w="180" w:type="dxa"/>
            </w:tcMar>
            <w:hideMark/>
          </w:tcPr>
          <w:p w:rsidRPr="00CC5168" w:rsidR="00BE08E6" w:rsidP="00BE08E6" w:rsidRDefault="00DD292B" w14:paraId="44DD7DFC" w14:textId="77777777">
            <w:pPr>
              <w:spacing w:before="30" w:after="30"/>
              <w:ind w:left="30" w:right="30"/>
              <w:rPr>
                <w:rFonts w:ascii="Calibri" w:hAnsi="Calibri" w:eastAsia="Times New Roman" w:cs="Calibri"/>
                <w:sz w:val="16"/>
              </w:rPr>
            </w:pPr>
            <w:hyperlink w:tgtFrame="_blank" w:history="1" r:id="rId41">
              <w:r w:rsidRPr="00CC5168" w:rsidR="009424BB">
                <w:rPr>
                  <w:rFonts w:ascii="Calibri" w:hAnsi="Calibri" w:eastAsia="Times New Roman" w:cs="Calibri"/>
                  <w:color w:val="0000FF"/>
                  <w:sz w:val="16"/>
                  <w:u w:val="single"/>
                </w:rPr>
                <w:t>Screen 9</w:t>
              </w:r>
            </w:hyperlink>
            <w:r w:rsidRPr="00CC5168" w:rsidR="009424BB">
              <w:rPr>
                <w:rFonts w:ascii="Calibri" w:hAnsi="Calibri" w:eastAsia="Times New Roman" w:cs="Calibri"/>
                <w:sz w:val="16"/>
              </w:rPr>
              <w:t xml:space="preserve"> </w:t>
            </w:r>
          </w:p>
          <w:p w:rsidRPr="00CC5168" w:rsidR="00BE08E6" w:rsidP="00BE08E6" w:rsidRDefault="00DD292B" w14:paraId="0037148D" w14:textId="77777777">
            <w:pPr>
              <w:ind w:left="30" w:right="30"/>
              <w:rPr>
                <w:rFonts w:ascii="Calibri" w:hAnsi="Calibri" w:eastAsia="Times New Roman" w:cs="Calibri"/>
                <w:sz w:val="16"/>
              </w:rPr>
            </w:pPr>
            <w:hyperlink w:tgtFrame="_blank" w:history="1" r:id="rId42">
              <w:r w:rsidRPr="00CC5168" w:rsidR="009424BB">
                <w:rPr>
                  <w:rFonts w:ascii="Calibri" w:hAnsi="Calibri" w:eastAsia="Times New Roman" w:cs="Calibri"/>
                  <w:color w:val="0000FF"/>
                  <w:sz w:val="16"/>
                  <w:u w:val="single"/>
                </w:rPr>
                <w:t>18_C_10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E08E6" w:rsidP="0008296D" w:rsidRDefault="009424BB" w14:paraId="5C1C1D3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ADVANCING SCIENCE</w:t>
            </w:r>
          </w:p>
          <w:p w:rsidRPr="00CC5168" w:rsidR="00BE08E6" w:rsidP="0008296D" w:rsidRDefault="009424BB" w14:paraId="3D98D4F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We conduct research to generate accurate, objective data that drives innovation, improves treatments, and advances healthcare.</w:t>
            </w:r>
          </w:p>
          <w:p w:rsidRPr="00CC5168" w:rsidR="00BE08E6" w:rsidP="0008296D" w:rsidRDefault="009424BB" w14:paraId="2B2DF83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rsidRPr="00CC5168" w:rsidR="00BE08E6" w:rsidP="0008296D" w:rsidRDefault="009424BB" w14:paraId="1D99426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rsidRPr="00CC5168" w:rsidR="00BE08E6" w:rsidP="0008296D" w:rsidRDefault="009424BB" w14:paraId="1B9662F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Mar/>
          </w:tcPr>
          <w:p w:rsidRPr="000D1BE6" w:rsidR="009A0BBE" w:rsidP="0008296D" w:rsidRDefault="009424BB" w14:paraId="73601C0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AVANCE DE LA CIENCIA</w:t>
            </w:r>
          </w:p>
          <w:p w:rsidRPr="000D1BE6" w:rsidR="009A0BBE" w:rsidP="0008296D" w:rsidRDefault="009424BB" w14:paraId="492071D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Investigamos para generar datos precisos y objetivos que impulsen la innovación, mejoren los tratamientos y hagan que avance la asistencia sanitaria.</w:t>
            </w:r>
          </w:p>
          <w:p w:rsidRPr="000D1BE6" w:rsidR="009A0BBE" w:rsidP="0008296D" w:rsidRDefault="009424BB" w14:paraId="7CBC269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Cuando realizamos una investigación tratamos a los participantes en el estudio con dignidad, les protegemos frente a riesgos innecesarios y nos aseguramos de que comprenden la naturaleza y la finalidad de la investigación y los riesgos asociados. Obtener el consentimiento informado de los participantes del estudio es una parte esencial de nuestro proceso de investigación.</w:t>
            </w:r>
          </w:p>
          <w:p w:rsidRPr="000D1BE6" w:rsidR="009A0BBE" w:rsidP="0008296D" w:rsidRDefault="009424BB" w14:paraId="59212E6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Valoramos la transparencia en la investigación científica y no trataremos de influir indebidamente en los resultados. Nos aseguramos de que los datos del estudio son precisos y nos comprometemos a proporcionar los resultados de la investigación relacionados con nuestros productos, tanto si son positivos como si son negativos, de una manera oportuna y precisa.</w:t>
            </w:r>
          </w:p>
          <w:p w:rsidRPr="000D1BE6" w:rsidR="00BE08E6" w:rsidP="0008296D" w:rsidRDefault="009424BB" w14:paraId="68FDB3B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Cuando se lleva a cabo una investigación para Abbott o cuando se publica en nuestro nombre, nos asociamos con expertos con una sólida formación médica y científica. Esperamos que revelen cualquier conexión con Abbott, incluidas las relaciones financieras o de otro tipo.</w:t>
            </w:r>
          </w:p>
        </w:tc>
      </w:tr>
      <w:tr w:rsidRPr="00C17D4F" w:rsidR="00DC51D9" w:rsidTr="4A27181E" w14:paraId="31FE7759" w14:textId="77777777">
        <w:tc>
          <w:tcPr>
            <w:tcW w:w="1353" w:type="dxa"/>
            <w:shd w:val="clear" w:color="auto" w:fill="C1E4F5" w:themeFill="accent1" w:themeFillTint="33"/>
            <w:tcMar>
              <w:top w:w="120" w:type="dxa"/>
              <w:left w:w="180" w:type="dxa"/>
              <w:bottom w:w="120" w:type="dxa"/>
              <w:right w:w="180" w:type="dxa"/>
            </w:tcMar>
            <w:hideMark/>
          </w:tcPr>
          <w:p w:rsidRPr="00CC5168" w:rsidR="00BE08E6" w:rsidP="00BE08E6" w:rsidRDefault="00DD292B" w14:paraId="51B2BFE8" w14:textId="77777777">
            <w:pPr>
              <w:spacing w:before="30" w:after="30"/>
              <w:ind w:left="30" w:right="30"/>
              <w:rPr>
                <w:rFonts w:ascii="Calibri" w:hAnsi="Calibri" w:eastAsia="Times New Roman" w:cs="Calibri"/>
                <w:sz w:val="16"/>
              </w:rPr>
            </w:pPr>
            <w:hyperlink w:tgtFrame="_blank" w:history="1" r:id="rId43">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BE08E6" w:rsidP="00BE08E6" w:rsidRDefault="00DD292B" w14:paraId="5178FB80" w14:textId="77777777">
            <w:pPr>
              <w:ind w:left="30" w:right="30"/>
              <w:rPr>
                <w:rFonts w:ascii="Calibri" w:hAnsi="Calibri" w:eastAsia="Times New Roman" w:cs="Calibri"/>
                <w:sz w:val="16"/>
              </w:rPr>
            </w:pPr>
            <w:hyperlink w:tgtFrame="_blank" w:history="1" r:id="rId44">
              <w:r w:rsidRPr="00CC5168" w:rsidR="009424BB">
                <w:rPr>
                  <w:rFonts w:ascii="Calibri" w:hAnsi="Calibri" w:eastAsia="Times New Roman" w:cs="Calibri"/>
                  <w:color w:val="0000FF"/>
                  <w:sz w:val="16"/>
                  <w:u w:val="single"/>
                </w:rPr>
                <w:t>19_C_11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E08E6" w:rsidP="0008296D" w:rsidRDefault="009424BB" w14:paraId="29553DA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must view all content before moving forward.</w:t>
            </w:r>
          </w:p>
          <w:p w:rsidRPr="00CC5168" w:rsidR="00BE08E6" w:rsidP="0008296D" w:rsidRDefault="009424BB" w14:paraId="462A4B6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At Abbott, we foster a culture of openness, diversity, and respect—because it drives creativity and innovation.</w:t>
            </w:r>
          </w:p>
          <w:p w:rsidRPr="00CC5168" w:rsidR="00BE08E6" w:rsidP="0008296D" w:rsidRDefault="009424BB" w14:paraId="5F9BF9F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each have a responsibility to live the Code every day: treating others with respect, creating a safe and inclusive workplace, and ensuring equal opportunity for all.</w:t>
            </w:r>
          </w:p>
          <w:p w:rsidRPr="00CC5168" w:rsidR="00BE08E6" w:rsidP="0008296D" w:rsidRDefault="009424BB" w14:paraId="7DD2995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ask questions when things are unclear and speak up when something doesn’t feel right.</w:t>
            </w:r>
          </w:p>
          <w:p w:rsidRPr="00CC5168" w:rsidR="00BE08E6" w:rsidP="0008296D" w:rsidRDefault="009424BB" w14:paraId="135128B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This section reinforces our commitment to equal opportunity and a secure work environment, and reminds us to understand, apply, and uphold the Code in everything we do.</w:t>
            </w:r>
          </w:p>
          <w:p w:rsidRPr="00CC5168" w:rsidR="00BE08E6" w:rsidP="0008296D" w:rsidRDefault="009424BB" w14:paraId="2B9408C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Collaboration</w:t>
            </w:r>
          </w:p>
          <w:p w:rsidRPr="00CC5168" w:rsidR="00BE08E6" w:rsidP="0008296D" w:rsidRDefault="009424BB" w14:paraId="69210C9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Connection to Each Other</w:t>
            </w:r>
          </w:p>
          <w:p w:rsidRPr="00CC5168" w:rsidR="00BE08E6" w:rsidP="0008296D" w:rsidRDefault="009424BB" w14:paraId="33ECB7F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Reporting Concerns</w:t>
            </w:r>
          </w:p>
          <w:p w:rsidRPr="00CC5168" w:rsidR="00BE08E6" w:rsidP="0008296D" w:rsidRDefault="009424BB" w14:paraId="1B5AB15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Equal Opportunity</w:t>
            </w:r>
          </w:p>
          <w:p w:rsidRPr="00CC5168" w:rsidR="00BE08E6" w:rsidP="0008296D" w:rsidRDefault="009424BB" w14:paraId="0152F17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Fair Treatment</w:t>
            </w:r>
          </w:p>
          <w:p w:rsidRPr="00CC5168" w:rsidR="00BE08E6" w:rsidP="0008296D" w:rsidRDefault="009424BB" w14:paraId="660609F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Work Environment</w:t>
            </w:r>
          </w:p>
          <w:p w:rsidRPr="00CC5168" w:rsidR="00BE08E6" w:rsidP="0008296D" w:rsidRDefault="009424BB" w14:paraId="10B846B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Click each of the icons to learn more.</w:t>
            </w:r>
          </w:p>
        </w:tc>
        <w:tc>
          <w:tcPr>
            <w:tcW w:w="6000" w:type="dxa"/>
            <w:tcMar/>
          </w:tcPr>
          <w:p w:rsidRPr="000D1BE6" w:rsidR="007502B3" w:rsidP="0008296D" w:rsidRDefault="009424BB" w14:paraId="087E539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Debes ver todo el contenido antes de avanzar.</w:t>
            </w:r>
          </w:p>
          <w:p w:rsidRPr="000D1BE6" w:rsidR="007502B3" w:rsidP="0008296D" w:rsidRDefault="009424BB" w14:paraId="715AAC8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En Abbott fomentamos una cultura de apertura, diversidad y respeto, porque impulsa la creatividad y la innovación.</w:t>
            </w:r>
          </w:p>
          <w:p w:rsidRPr="000D1BE6" w:rsidR="007502B3" w:rsidP="0008296D" w:rsidRDefault="009424BB" w14:paraId="3E990EC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Cada uno de nosotros tiene la responsabilidad de vivir el Código cada día: tratando a los demás con respeto, creando un lugar de trabajo seguro e inclusivo y garantizando la igualdad de oportunidades para todos.</w:t>
            </w:r>
          </w:p>
          <w:p w:rsidRPr="000D1BE6" w:rsidR="007502B3" w:rsidP="0008296D" w:rsidRDefault="009424BB" w14:paraId="10D9E05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Hacemos preguntas cuando las cosas no están claras y hablamos sin reservas cuando algo no nos parece bien.</w:t>
            </w:r>
          </w:p>
          <w:p w:rsidRPr="000D1BE6" w:rsidR="007502B3" w:rsidP="0008296D" w:rsidRDefault="009424BB" w14:paraId="1180F60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Esta sección refuerza nuestro compromiso con la igualdad de oportunidades y un entorno de trabajo seguro, y nos recuerda que debemos comprender, aplicar y defender el Código en todo lo que hacemos.</w:t>
            </w:r>
          </w:p>
          <w:p w:rsidRPr="000D1BE6" w:rsidR="007502B3" w:rsidP="0008296D" w:rsidRDefault="009424BB" w14:paraId="1B6A29E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Colaboración</w:t>
            </w:r>
          </w:p>
          <w:p w:rsidRPr="000D1BE6" w:rsidR="007502B3" w:rsidP="0008296D" w:rsidRDefault="009424BB" w14:paraId="52D65CD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Nuestra conexión mutua</w:t>
            </w:r>
          </w:p>
          <w:p w:rsidRPr="000D1BE6" w:rsidR="007502B3" w:rsidP="0008296D" w:rsidRDefault="009424BB" w14:paraId="04B4300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Comunicación de las inquietudes</w:t>
            </w:r>
          </w:p>
          <w:p w:rsidRPr="000D1BE6" w:rsidR="007502B3" w:rsidP="0008296D" w:rsidRDefault="009424BB" w14:paraId="0FA3051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Igualdad de oportunidades</w:t>
            </w:r>
          </w:p>
          <w:p w:rsidRPr="000D1BE6" w:rsidR="007502B3" w:rsidP="0008296D" w:rsidRDefault="009424BB" w14:paraId="7C06EB9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Trato justo</w:t>
            </w:r>
          </w:p>
          <w:p w:rsidRPr="000D1BE6" w:rsidR="007502B3" w:rsidP="0008296D" w:rsidRDefault="009424BB" w14:paraId="3088EE7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Entorno de trabajo</w:t>
            </w:r>
          </w:p>
          <w:p w:rsidRPr="000D1BE6" w:rsidR="00BE08E6" w:rsidP="0008296D" w:rsidRDefault="009424BB" w14:paraId="10308F8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Haz clic en cada uno de los iconos para obtener más información.</w:t>
            </w:r>
          </w:p>
        </w:tc>
      </w:tr>
      <w:tr w:rsidRPr="00C17D4F" w:rsidR="00DC51D9" w:rsidTr="4A27181E" w14:paraId="63519CF5" w14:textId="77777777">
        <w:tc>
          <w:tcPr>
            <w:tcW w:w="1353" w:type="dxa"/>
            <w:shd w:val="clear" w:color="auto" w:fill="C1E4F5" w:themeFill="accent1" w:themeFillTint="33"/>
            <w:tcMar>
              <w:top w:w="120" w:type="dxa"/>
              <w:left w:w="180" w:type="dxa"/>
              <w:bottom w:w="120" w:type="dxa"/>
              <w:right w:w="180" w:type="dxa"/>
            </w:tcMar>
            <w:hideMark/>
          </w:tcPr>
          <w:p w:rsidRPr="00CC5168" w:rsidR="00F47217" w:rsidP="00F47217" w:rsidRDefault="00DD292B" w14:paraId="0A35543F" w14:textId="77777777">
            <w:pPr>
              <w:spacing w:before="30" w:after="30"/>
              <w:ind w:left="30" w:right="30"/>
              <w:rPr>
                <w:rFonts w:ascii="Calibri" w:hAnsi="Calibri" w:eastAsia="Times New Roman" w:cs="Calibri"/>
                <w:sz w:val="16"/>
              </w:rPr>
            </w:pPr>
            <w:hyperlink w:tgtFrame="_blank" w:history="1" r:id="rId45">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F47217" w:rsidP="00F47217" w:rsidRDefault="00DD292B" w14:paraId="3AEDB03B" w14:textId="77777777">
            <w:pPr>
              <w:ind w:left="30" w:right="30"/>
              <w:rPr>
                <w:rFonts w:ascii="Calibri" w:hAnsi="Calibri" w:eastAsia="Times New Roman" w:cs="Calibri"/>
                <w:sz w:val="16"/>
              </w:rPr>
            </w:pPr>
            <w:hyperlink w:tgtFrame="_blank" w:history="1" r:id="rId46">
              <w:r w:rsidRPr="00CC5168" w:rsidR="009424BB">
                <w:rPr>
                  <w:rFonts w:ascii="Calibri" w:hAnsi="Calibri" w:eastAsia="Times New Roman" w:cs="Calibri"/>
                  <w:color w:val="0000FF"/>
                  <w:sz w:val="16"/>
                  <w:u w:val="single"/>
                </w:rPr>
                <w:t>20_C_11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47217" w:rsidP="0008296D" w:rsidRDefault="009424BB" w14:paraId="4B8E9BE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COLLABORATION</w:t>
            </w:r>
          </w:p>
          <w:p w:rsidRPr="00CC5168" w:rsidR="00F47217" w:rsidP="0008296D" w:rsidRDefault="009424BB" w14:paraId="38FED56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value openness and collaboration because diverse ideas lead to better solutions.</w:t>
            </w:r>
          </w:p>
          <w:p w:rsidRPr="00CC5168" w:rsidR="00F47217" w:rsidP="0008296D" w:rsidRDefault="009424BB" w14:paraId="234E12B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embrace diversity because it fuels creativity, energy, and progress. To make a meaningful impact on global health, we listen to one another, value every voice, and work together with purpose.</w:t>
            </w:r>
          </w:p>
        </w:tc>
        <w:tc>
          <w:tcPr>
            <w:tcW w:w="6000" w:type="dxa"/>
            <w:tcMar/>
          </w:tcPr>
          <w:p w:rsidRPr="000D1BE6" w:rsidR="00F47217" w:rsidP="0008296D" w:rsidRDefault="009424BB" w14:paraId="0530835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COLABORACIÓN</w:t>
            </w:r>
          </w:p>
          <w:p w:rsidRPr="000D1BE6" w:rsidR="00F47217" w:rsidP="0008296D" w:rsidRDefault="009424BB" w14:paraId="312C904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Valoramos la apertura y la colaboración porque las ideas diversas conducen a mejores soluciones.</w:t>
            </w:r>
          </w:p>
          <w:p w:rsidRPr="000D1BE6" w:rsidR="00F47217" w:rsidP="0008296D" w:rsidRDefault="009424BB" w14:paraId="15A7D98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Abrazamos la diversidad porque alimenta la creatividad, la energía y el progreso. Para tener un impacto significativo en la salud mundial, nos escuchamos los unos a otros, valoramos todas las voces y trabajamos juntos con una finalidad.</w:t>
            </w:r>
          </w:p>
        </w:tc>
      </w:tr>
      <w:tr w:rsidRPr="00C17D4F" w:rsidR="00DC51D9" w:rsidTr="4A27181E" w14:paraId="7D9A9369" w14:textId="77777777">
        <w:tc>
          <w:tcPr>
            <w:tcW w:w="1353" w:type="dxa"/>
            <w:shd w:val="clear" w:color="auto" w:fill="C1E4F5" w:themeFill="accent1" w:themeFillTint="33"/>
            <w:tcMar>
              <w:top w:w="120" w:type="dxa"/>
              <w:left w:w="180" w:type="dxa"/>
              <w:bottom w:w="120" w:type="dxa"/>
              <w:right w:w="180" w:type="dxa"/>
            </w:tcMar>
            <w:hideMark/>
          </w:tcPr>
          <w:p w:rsidRPr="00CC5168" w:rsidR="00F47217" w:rsidP="00F47217" w:rsidRDefault="00DD292B" w14:paraId="4CFF5FAF" w14:textId="77777777">
            <w:pPr>
              <w:spacing w:before="30" w:after="30"/>
              <w:ind w:left="30" w:right="30"/>
              <w:rPr>
                <w:rFonts w:ascii="Calibri" w:hAnsi="Calibri" w:eastAsia="Times New Roman" w:cs="Calibri"/>
                <w:sz w:val="16"/>
              </w:rPr>
            </w:pPr>
            <w:hyperlink w:tgtFrame="_blank" w:history="1" r:id="rId47">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F47217" w:rsidP="00F47217" w:rsidRDefault="00DD292B" w14:paraId="7C06A000" w14:textId="77777777">
            <w:pPr>
              <w:ind w:left="30" w:right="30"/>
              <w:rPr>
                <w:rFonts w:ascii="Calibri" w:hAnsi="Calibri" w:eastAsia="Times New Roman" w:cs="Calibri"/>
                <w:sz w:val="16"/>
              </w:rPr>
            </w:pPr>
            <w:hyperlink w:tgtFrame="_blank" w:history="1" r:id="rId48">
              <w:r w:rsidRPr="00CC5168" w:rsidR="009424BB">
                <w:rPr>
                  <w:rFonts w:ascii="Calibri" w:hAnsi="Calibri" w:eastAsia="Times New Roman" w:cs="Calibri"/>
                  <w:color w:val="0000FF"/>
                  <w:sz w:val="16"/>
                  <w:u w:val="single"/>
                </w:rPr>
                <w:t>21_C_11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47217" w:rsidP="0008296D" w:rsidRDefault="009424BB" w14:paraId="253521A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CONNECTION TO EACH OTHER</w:t>
            </w:r>
          </w:p>
          <w:p w:rsidRPr="00CC5168" w:rsidR="00F47217" w:rsidP="0008296D" w:rsidRDefault="009424BB" w14:paraId="0257DA4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all share the responsibility to live Abbott’s values every day.</w:t>
            </w:r>
          </w:p>
          <w:p w:rsidRPr="00CC5168" w:rsidR="00F47217" w:rsidP="0008296D" w:rsidRDefault="009424BB" w14:paraId="7F5CD55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By acting ethically, we strengthen our culture. Everyone must understand how the Code applies to their role and work.</w:t>
            </w:r>
          </w:p>
          <w:p w:rsidRPr="00CC5168" w:rsidR="00F47217" w:rsidP="0008296D" w:rsidRDefault="009424BB" w14:paraId="2772444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Managers and supervisors have a special responsibility as leaders—they must model our values, promote ethical </w:t>
            </w:r>
            <w:proofErr w:type="spellStart"/>
            <w:r w:rsidRPr="00CC5168">
              <w:rPr>
                <w:rFonts w:ascii="Calibri" w:hAnsi="Calibri" w:eastAsia="Times New Roman" w:cs="Calibri"/>
              </w:rPr>
              <w:t>behavior</w:t>
            </w:r>
            <w:proofErr w:type="spellEnd"/>
            <w:r w:rsidRPr="00CC5168">
              <w:rPr>
                <w:rFonts w:ascii="Calibri" w:hAnsi="Calibri" w:eastAsia="Times New Roman" w:cs="Calibri"/>
              </w:rPr>
              <w:t>, and create a safe space where employees feel comfortable asking questions and raising concerns without fear of retaliation.</w:t>
            </w:r>
          </w:p>
        </w:tc>
        <w:tc>
          <w:tcPr>
            <w:tcW w:w="6000" w:type="dxa"/>
            <w:tcMar/>
          </w:tcPr>
          <w:p w:rsidRPr="000D1BE6" w:rsidR="004422A3" w:rsidP="0008296D" w:rsidRDefault="009424BB" w14:paraId="65B1389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NUESTRA CONEXIÓN MUTUA</w:t>
            </w:r>
          </w:p>
          <w:p w:rsidRPr="000D1BE6" w:rsidR="004422A3" w:rsidP="0008296D" w:rsidRDefault="009424BB" w14:paraId="5AD4136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Todos compartimos la responsabilidad de vivir a diario los valores de Abbott.</w:t>
            </w:r>
          </w:p>
          <w:p w:rsidRPr="000D1BE6" w:rsidR="004422A3" w:rsidP="0008296D" w:rsidRDefault="009424BB" w14:paraId="14F9328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Actuando éticamente, reforzamos nuestra cultura. Todo el mundo debe comprender cómo se aplica el Código a su función y a su trabajo.</w:t>
            </w:r>
          </w:p>
          <w:p w:rsidRPr="000D1BE6" w:rsidR="00F47217" w:rsidP="0008296D" w:rsidRDefault="009424BB" w14:paraId="371361C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Como líderes, los jefes y los supervisores tienen una responsabilidad especial: deben ser un ejemplo de nuestros valores, promover un comportamiento ético y crear un espacio seguro en el que los empleados se sientan cómodos haciendo preguntas y planteando sus preocupaciones sin miedo a las represalias.</w:t>
            </w:r>
          </w:p>
        </w:tc>
      </w:tr>
      <w:tr w:rsidRPr="00C17D4F" w:rsidR="00DC51D9" w:rsidTr="4A27181E" w14:paraId="50B7D4C1" w14:textId="77777777">
        <w:tc>
          <w:tcPr>
            <w:tcW w:w="1353" w:type="dxa"/>
            <w:shd w:val="clear" w:color="auto" w:fill="C1E4F5" w:themeFill="accent1" w:themeFillTint="33"/>
            <w:tcMar>
              <w:top w:w="120" w:type="dxa"/>
              <w:left w:w="180" w:type="dxa"/>
              <w:bottom w:w="120" w:type="dxa"/>
              <w:right w:w="180" w:type="dxa"/>
            </w:tcMar>
            <w:hideMark/>
          </w:tcPr>
          <w:p w:rsidRPr="00CC5168" w:rsidR="00F47217" w:rsidP="00F47217" w:rsidRDefault="00DD292B" w14:paraId="2E1622F9" w14:textId="77777777">
            <w:pPr>
              <w:spacing w:before="30" w:after="30"/>
              <w:ind w:left="30" w:right="30"/>
              <w:rPr>
                <w:rFonts w:ascii="Calibri" w:hAnsi="Calibri" w:eastAsia="Times New Roman" w:cs="Calibri"/>
                <w:sz w:val="16"/>
              </w:rPr>
            </w:pPr>
            <w:hyperlink w:tgtFrame="_blank" w:history="1" r:id="rId49">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F47217" w:rsidP="00F47217" w:rsidRDefault="00DD292B" w14:paraId="22487FCD" w14:textId="77777777">
            <w:pPr>
              <w:ind w:left="30" w:right="30"/>
              <w:rPr>
                <w:rFonts w:ascii="Calibri" w:hAnsi="Calibri" w:eastAsia="Times New Roman" w:cs="Calibri"/>
                <w:sz w:val="16"/>
              </w:rPr>
            </w:pPr>
            <w:hyperlink w:tgtFrame="_blank" w:history="1" r:id="rId50">
              <w:r w:rsidRPr="00CC5168" w:rsidR="009424BB">
                <w:rPr>
                  <w:rFonts w:ascii="Calibri" w:hAnsi="Calibri" w:eastAsia="Times New Roman" w:cs="Calibri"/>
                  <w:color w:val="0000FF"/>
                  <w:sz w:val="16"/>
                  <w:u w:val="single"/>
                </w:rPr>
                <w:t>22_C_11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47217" w:rsidP="0008296D" w:rsidRDefault="009424BB" w14:paraId="525BB10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REPORTING CONCERNS</w:t>
            </w:r>
          </w:p>
          <w:p w:rsidRPr="00CC5168" w:rsidR="00F47217" w:rsidP="0008296D" w:rsidRDefault="009424BB" w14:paraId="22A3B71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ask questions when something isn’t clear or doesn’t feel right. We also speak up and report any possible violations of the Code.</w:t>
            </w:r>
          </w:p>
          <w:p w:rsidRPr="00CC5168" w:rsidR="00F47217" w:rsidP="0008296D" w:rsidRDefault="009424BB" w14:paraId="7DB464E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It’s our responsibility to ask questions when direction is unclear and to challenge and report suspected unethical business conduct, violations of the Code, or breaches of Abbott’s policies.</w:t>
            </w:r>
          </w:p>
          <w:p w:rsidRPr="00CC5168" w:rsidR="00F47217" w:rsidP="0008296D" w:rsidRDefault="009424BB" w14:paraId="0C906A9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If you’re unsure about the right choice or action, talk to your manager or contact the Office of Ethics and Compliance.</w:t>
            </w:r>
          </w:p>
          <w:p w:rsidRPr="00CC5168" w:rsidR="00F47217" w:rsidP="0008296D" w:rsidRDefault="009424BB" w14:paraId="1B56910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rsidRPr="00CC5168" w:rsidR="00F47217" w:rsidP="0008296D" w:rsidRDefault="009424BB" w14:paraId="63078A4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rsidRPr="00CC5168" w:rsidR="00F47217" w:rsidP="0008296D" w:rsidRDefault="009424BB" w14:paraId="33505E2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Corrective actions may include discipline (up to and including termination) or legal action for:</w:t>
            </w:r>
          </w:p>
          <w:p w:rsidRPr="00CC5168" w:rsidR="00F47217" w:rsidP="0008296D" w:rsidRDefault="009424BB" w14:paraId="2D388C8E" w14:textId="77777777">
            <w:pPr>
              <w:numPr>
                <w:ilvl w:val="0"/>
                <w:numId w:val="3"/>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Authorizing or taking part in a violation;</w:t>
            </w:r>
          </w:p>
          <w:p w:rsidRPr="00CC5168" w:rsidR="00F47217" w:rsidP="0008296D" w:rsidRDefault="009424BB" w14:paraId="6D74F8A1" w14:textId="77777777">
            <w:pPr>
              <w:numPr>
                <w:ilvl w:val="0"/>
                <w:numId w:val="3"/>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Refusing to cooperate in an investigation;</w:t>
            </w:r>
          </w:p>
          <w:p w:rsidRPr="00CC5168" w:rsidR="00F47217" w:rsidP="0008296D" w:rsidRDefault="009424BB" w14:paraId="3B73188C" w14:textId="77777777">
            <w:pPr>
              <w:numPr>
                <w:ilvl w:val="0"/>
                <w:numId w:val="3"/>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Failing to report a violation due to poor supervision;</w:t>
            </w:r>
          </w:p>
          <w:p w:rsidRPr="00CC5168" w:rsidR="00F47217" w:rsidP="0008296D" w:rsidRDefault="009424BB" w14:paraId="4981879A" w14:textId="77777777">
            <w:pPr>
              <w:numPr>
                <w:ilvl w:val="0"/>
                <w:numId w:val="3"/>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Making a false report;</w:t>
            </w:r>
          </w:p>
          <w:p w:rsidRPr="00CC5168" w:rsidR="00F47217" w:rsidP="0008296D" w:rsidRDefault="009424BB" w14:paraId="093C097F" w14:textId="77777777">
            <w:pPr>
              <w:numPr>
                <w:ilvl w:val="0"/>
                <w:numId w:val="3"/>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Retaliating against someone who reported a concern in good faith.</w:t>
            </w:r>
          </w:p>
          <w:p w:rsidRPr="00CC5168" w:rsidR="00F47217" w:rsidP="0008296D" w:rsidRDefault="009424BB" w14:paraId="5F450BD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Retaliation is never acceptable. If you believe retaliation has occurred, report it to the Office of Ethics and Compliance or Human Resources.</w:t>
            </w:r>
          </w:p>
        </w:tc>
        <w:tc>
          <w:tcPr>
            <w:tcW w:w="6000" w:type="dxa"/>
            <w:tcMar/>
          </w:tcPr>
          <w:p w:rsidRPr="000D1BE6" w:rsidR="00310ED1" w:rsidP="0008296D" w:rsidRDefault="009424BB" w14:paraId="76E4854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COMUNICACIÓN DE LAS INQUIETUDES</w:t>
            </w:r>
          </w:p>
          <w:p w:rsidRPr="000D1BE6" w:rsidR="00310ED1" w:rsidP="0008296D" w:rsidRDefault="009424BB" w14:paraId="37DAFCB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Hacemos preguntas cuando algo no está claro o no nos parece correcto. También expresamos lo que opinamos y denunciamos cualquier posible infracción del Código.</w:t>
            </w:r>
          </w:p>
          <w:p w:rsidRPr="000D1BE6" w:rsidR="00310ED1" w:rsidP="0008296D" w:rsidRDefault="009424BB" w14:paraId="671EE52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Es nuestra responsabilidad formular preguntas cuando la dirección no está clara y cuestionar y denunciar presuntas conductas empresariales poco éticas, infracciones del Código o incumplimientos de las políticas de Abbott.</w:t>
            </w:r>
          </w:p>
          <w:p w:rsidRPr="000D1BE6" w:rsidR="00310ED1" w:rsidP="0008296D" w:rsidRDefault="009424BB" w14:paraId="274A0B1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Si tienes dudas sobre cuál es la opción o acción correcta, habla con tu jefe o ponte en contacto con la Oficina de Ética y Cumplimiento.</w:t>
            </w:r>
          </w:p>
          <w:p w:rsidRPr="000D1BE6" w:rsidR="00310ED1" w:rsidP="4A27181E" w:rsidRDefault="009424BB" w14:paraId="5E987035" w14:textId="32521EEC">
            <w:pPr>
              <w:spacing w:before="100" w:beforeAutospacing="on" w:after="100" w:afterAutospacing="on"/>
              <w:ind w:left="30" w:right="30"/>
              <w:rPr>
                <w:rFonts w:ascii="Calibri" w:hAnsi="Calibri" w:eastAsia="Times New Roman" w:cs="Calibri"/>
                <w:lang w:val="es-ES"/>
              </w:rPr>
            </w:pPr>
            <w:r w:rsidRPr="4A27181E" w:rsidR="009424BB">
              <w:rPr>
                <w:rFonts w:ascii="Calibri" w:hAnsi="Calibri" w:eastAsia="Calibri" w:cs="Calibri"/>
                <w:lang w:val="es-ES"/>
              </w:rPr>
              <w:t xml:space="preserve">Los jefes y supervisores deben dar ejemplo y asegurarse de que los empleados entienden y respetan el Código. Los líderes tienen una mayor responsabilidad </w:t>
            </w:r>
            <w:ins w:author="fonseca Pereira, Maria Manuel" w:date="2026-01-09T09:45:34.854Z" w:id="1432418123">
              <w:r w:rsidRPr="4A27181E" w:rsidR="7D785FD7">
                <w:rPr>
                  <w:rFonts w:ascii="Calibri" w:hAnsi="Calibri" w:eastAsia="Calibri" w:cs="Calibri"/>
                  <w:lang w:val="es-ES"/>
                </w:rPr>
                <w:t>de</w:t>
              </w:r>
            </w:ins>
            <w:del w:author="fonseca Pereira, Maria Manuel" w:date="2026-01-09T09:45:33.299Z" w:id="603828156">
              <w:r w:rsidRPr="4A27181E" w:rsidDel="009424BB">
                <w:rPr>
                  <w:rFonts w:ascii="Calibri" w:hAnsi="Calibri" w:eastAsia="Calibri" w:cs="Calibri"/>
                  <w:lang w:val="es-ES"/>
                </w:rPr>
                <w:delText>para</w:delText>
              </w:r>
            </w:del>
            <w:r w:rsidRPr="4A27181E" w:rsidR="009424BB">
              <w:rPr>
                <w:rFonts w:ascii="Calibri" w:hAnsi="Calibri" w:eastAsia="Calibri" w:cs="Calibri"/>
                <w:lang w:val="es-ES"/>
              </w:rPr>
              <w:t xml:space="preserve"> comunicar las expectativas de Abbott y deben ponerse en contacto con la Oficina de Ética y Cumplimiento en relación con cualquier posible infracción del Código.</w:t>
            </w:r>
          </w:p>
          <w:p w:rsidRPr="000D1BE6" w:rsidR="00310ED1" w:rsidP="0008296D" w:rsidRDefault="009424BB" w14:paraId="19158EF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Se toman en serio todas las denuncias de posibles infracciones del Código. La Oficina de Ética y Cumplimiento se encargará de las medidas de seguimiento, incluidas las investigaciones y las acciones correctivas cuando sea necesario. No debes investigar por tu cuenta. Todos deben cooperar y mantener la confidencialidad de las investigaciones.</w:t>
            </w:r>
          </w:p>
          <w:p w:rsidRPr="000D1BE6" w:rsidR="00310ED1" w:rsidP="0008296D" w:rsidRDefault="009424BB" w14:paraId="6B19D71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Las acciones correctivas podrán incluir medidas disciplinarias (que pueden llegar hasta la rescisión del empleo) y acciones legales por:</w:t>
            </w:r>
          </w:p>
          <w:p w:rsidRPr="000D1BE6" w:rsidR="00310ED1" w:rsidP="0008296D" w:rsidRDefault="009424BB" w14:paraId="595E87BE" w14:textId="77777777">
            <w:pPr>
              <w:numPr>
                <w:ilvl w:val="0"/>
                <w:numId w:val="3"/>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Autorizar o participar en una infracción;</w:t>
            </w:r>
          </w:p>
          <w:p w:rsidRPr="000D1BE6" w:rsidR="00310ED1" w:rsidP="0008296D" w:rsidRDefault="009424BB" w14:paraId="1A8A68F4" w14:textId="77777777">
            <w:pPr>
              <w:numPr>
                <w:ilvl w:val="0"/>
                <w:numId w:val="3"/>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Negarse a cooperar en una investigación;</w:t>
            </w:r>
          </w:p>
          <w:p w:rsidRPr="000D1BE6" w:rsidR="00310ED1" w:rsidP="0008296D" w:rsidRDefault="009424BB" w14:paraId="4AE925D1" w14:textId="77777777">
            <w:pPr>
              <w:numPr>
                <w:ilvl w:val="0"/>
                <w:numId w:val="3"/>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No informar de una infracción debido a una supervisión deficiente;</w:t>
            </w:r>
          </w:p>
          <w:p w:rsidRPr="00CC5168" w:rsidR="00310ED1" w:rsidP="0008296D" w:rsidRDefault="009424BB" w14:paraId="6D5CA036" w14:textId="77777777">
            <w:pPr>
              <w:numPr>
                <w:ilvl w:val="0"/>
                <w:numId w:val="3"/>
              </w:numPr>
              <w:spacing w:before="100" w:beforeAutospacing="1" w:after="100" w:afterAutospacing="1"/>
              <w:ind w:left="750" w:right="30"/>
              <w:rPr>
                <w:rFonts w:ascii="Calibri" w:hAnsi="Calibri" w:eastAsia="Times New Roman" w:cs="Calibri"/>
              </w:rPr>
            </w:pPr>
            <w:r w:rsidRPr="00CC5168">
              <w:rPr>
                <w:rFonts w:ascii="Calibri" w:hAnsi="Calibri" w:eastAsia="Calibri" w:cs="Calibri"/>
                <w:lang w:val="es-ES"/>
              </w:rPr>
              <w:t>Realizar una denuncia falsa;</w:t>
            </w:r>
          </w:p>
          <w:p w:rsidRPr="000D1BE6" w:rsidR="00310ED1" w:rsidP="0008296D" w:rsidRDefault="009424BB" w14:paraId="157B16EE" w14:textId="77777777">
            <w:pPr>
              <w:numPr>
                <w:ilvl w:val="0"/>
                <w:numId w:val="3"/>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Tomar represalias contra alguien que denunció un problema de buena fe.</w:t>
            </w:r>
          </w:p>
          <w:p w:rsidRPr="000D1BE6" w:rsidR="00F47217" w:rsidP="0008296D" w:rsidRDefault="009424BB" w14:paraId="2E2B5DB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Las represalias nunca son aceptables. Si crees que se han producido represalias, informa de ello a la Oficina de ética y cumplimiento o a RR. HH.</w:t>
            </w:r>
          </w:p>
        </w:tc>
      </w:tr>
      <w:tr w:rsidRPr="00C17D4F" w:rsidR="00DC51D9" w:rsidTr="4A27181E" w14:paraId="506943A5" w14:textId="77777777">
        <w:tc>
          <w:tcPr>
            <w:tcW w:w="1353" w:type="dxa"/>
            <w:shd w:val="clear" w:color="auto" w:fill="C1E4F5" w:themeFill="accent1" w:themeFillTint="33"/>
            <w:tcMar>
              <w:top w:w="120" w:type="dxa"/>
              <w:left w:w="180" w:type="dxa"/>
              <w:bottom w:w="120" w:type="dxa"/>
              <w:right w:w="180" w:type="dxa"/>
            </w:tcMar>
            <w:hideMark/>
          </w:tcPr>
          <w:p w:rsidRPr="00CC5168" w:rsidR="00F47217" w:rsidP="00F47217" w:rsidRDefault="00DD292B" w14:paraId="3769D9B0" w14:textId="77777777">
            <w:pPr>
              <w:spacing w:before="30" w:after="30"/>
              <w:ind w:left="30" w:right="30"/>
              <w:rPr>
                <w:rFonts w:ascii="Calibri" w:hAnsi="Calibri" w:eastAsia="Times New Roman" w:cs="Calibri"/>
                <w:sz w:val="16"/>
              </w:rPr>
            </w:pPr>
            <w:hyperlink w:tgtFrame="_blank" w:history="1" r:id="rId51">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F47217" w:rsidP="00F47217" w:rsidRDefault="00DD292B" w14:paraId="72D10C27" w14:textId="77777777">
            <w:pPr>
              <w:ind w:left="30" w:right="30"/>
              <w:rPr>
                <w:rFonts w:ascii="Calibri" w:hAnsi="Calibri" w:eastAsia="Times New Roman" w:cs="Calibri"/>
                <w:sz w:val="16"/>
              </w:rPr>
            </w:pPr>
            <w:hyperlink w:tgtFrame="_blank" w:history="1" r:id="rId52">
              <w:r w:rsidRPr="00CC5168" w:rsidR="009424BB">
                <w:rPr>
                  <w:rFonts w:ascii="Calibri" w:hAnsi="Calibri" w:eastAsia="Times New Roman" w:cs="Calibri"/>
                  <w:color w:val="0000FF"/>
                  <w:sz w:val="16"/>
                  <w:u w:val="single"/>
                </w:rPr>
                <w:t>23_C_11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47217" w:rsidP="0008296D" w:rsidRDefault="009424BB" w14:paraId="58CC1E7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EQUAL OPPORTUNITY</w:t>
            </w:r>
          </w:p>
          <w:p w:rsidRPr="00CC5168" w:rsidR="00F47217" w:rsidP="0008296D" w:rsidRDefault="009424BB" w14:paraId="29BA980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provide equal opportunities for all employees.</w:t>
            </w:r>
          </w:p>
          <w:p w:rsidRPr="00CC5168" w:rsidR="00F47217" w:rsidP="0008296D" w:rsidRDefault="009424BB" w14:paraId="7666E64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make employment decisions based on business needs, skills, experience, and performance. Discrimination of any kind is not tolerated. We follow all laws that govern our relationships with employees around the world.</w:t>
            </w:r>
          </w:p>
          <w:p w:rsidRPr="00CC5168" w:rsidR="00F47217" w:rsidP="0008296D" w:rsidRDefault="009424BB" w14:paraId="649C682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Abbott prohibits discrimination based on race, </w:t>
            </w:r>
            <w:proofErr w:type="spellStart"/>
            <w:r w:rsidRPr="00CC5168">
              <w:rPr>
                <w:rFonts w:ascii="Calibri" w:hAnsi="Calibri" w:eastAsia="Times New Roman" w:cs="Calibri"/>
              </w:rPr>
              <w:t>color</w:t>
            </w:r>
            <w:proofErr w:type="spellEnd"/>
            <w:r w:rsidRPr="00CC5168">
              <w:rPr>
                <w:rFonts w:ascii="Calibri" w:hAnsi="Calibri" w:eastAsia="Times New Roman" w:cs="Calibri"/>
              </w:rPr>
              <w:t xml:space="preserve">, religion, age, sex, national origin, gender identity or expression, sexual orientation, disability, marital status, </w:t>
            </w:r>
            <w:r w:rsidRPr="00CC5168">
              <w:rPr>
                <w:rFonts w:ascii="Calibri" w:hAnsi="Calibri" w:eastAsia="Times New Roman" w:cs="Calibri"/>
              </w:rPr>
              <w:lastRenderedPageBreak/>
              <w:t>veteran or military status, genetics, citizenship status, or any other legally protected status.</w:t>
            </w:r>
          </w:p>
        </w:tc>
        <w:tc>
          <w:tcPr>
            <w:tcW w:w="6000" w:type="dxa"/>
            <w:tcMar/>
          </w:tcPr>
          <w:p w:rsidRPr="000D1BE6" w:rsidR="000E3269" w:rsidP="0008296D" w:rsidRDefault="009424BB" w14:paraId="5F53F1C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IGUALDAD DE OPORTUNIDADES</w:t>
            </w:r>
          </w:p>
          <w:p w:rsidRPr="000D1BE6" w:rsidR="000E3269" w:rsidP="0008296D" w:rsidRDefault="009424BB" w14:paraId="326F9B8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Proporcionamos igualdad de oportunidades para todos los empleados.</w:t>
            </w:r>
          </w:p>
          <w:p w:rsidRPr="000D1BE6" w:rsidR="000E3269" w:rsidP="0008296D" w:rsidRDefault="009424BB" w14:paraId="7EADD53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Tomamos las decisiones de contratación basándonos en las necesidades empresariales, las habilidades, la experiencia y el rendimiento. No se tolera ningún tipo de discriminación. Cumplimos todas las leyes que rigen nuestras relaciones con los empleados en todo el mundo.</w:t>
            </w:r>
          </w:p>
          <w:p w:rsidRPr="000D1BE6" w:rsidR="00F47217" w:rsidP="0008296D" w:rsidRDefault="009424BB" w14:paraId="6DD99D0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Abbott prohíbe la discriminación por raza, color, religión, edad, sexo, nacionalidad, identidad o expresión de género, orientación sexual, discapacidad, estado civil, estado </w:t>
            </w:r>
            <w:r w:rsidRPr="00CC5168">
              <w:rPr>
                <w:rFonts w:ascii="Calibri" w:hAnsi="Calibri" w:eastAsia="Calibri" w:cs="Calibri"/>
                <w:lang w:val="es-ES"/>
              </w:rPr>
              <w:lastRenderedPageBreak/>
              <w:t>militar o de veterano, cuestiones genéticas o estado de ciudadanía, o por cualquier otro estado protegido por la ley.</w:t>
            </w:r>
          </w:p>
        </w:tc>
      </w:tr>
      <w:tr w:rsidRPr="00C17D4F" w:rsidR="00DC51D9" w:rsidTr="4A27181E" w14:paraId="3DA4FAFA" w14:textId="77777777">
        <w:tc>
          <w:tcPr>
            <w:tcW w:w="1353" w:type="dxa"/>
            <w:shd w:val="clear" w:color="auto" w:fill="C1E4F5" w:themeFill="accent1" w:themeFillTint="33"/>
            <w:tcMar>
              <w:top w:w="120" w:type="dxa"/>
              <w:left w:w="180" w:type="dxa"/>
              <w:bottom w:w="120" w:type="dxa"/>
              <w:right w:w="180" w:type="dxa"/>
            </w:tcMar>
            <w:hideMark/>
          </w:tcPr>
          <w:p w:rsidRPr="00CC5168" w:rsidR="00F47217" w:rsidP="00F47217" w:rsidRDefault="00DD292B" w14:paraId="7154FCC3" w14:textId="77777777">
            <w:pPr>
              <w:spacing w:before="30" w:after="30"/>
              <w:ind w:left="30" w:right="30"/>
              <w:rPr>
                <w:rFonts w:ascii="Calibri" w:hAnsi="Calibri" w:eastAsia="Times New Roman" w:cs="Calibri"/>
                <w:sz w:val="16"/>
              </w:rPr>
            </w:pPr>
            <w:hyperlink w:tgtFrame="_blank" w:history="1" r:id="rId53">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F47217" w:rsidP="00F47217" w:rsidRDefault="00DD292B" w14:paraId="6471AD4A" w14:textId="77777777">
            <w:pPr>
              <w:ind w:left="30" w:right="30"/>
              <w:rPr>
                <w:rFonts w:ascii="Calibri" w:hAnsi="Calibri" w:eastAsia="Times New Roman" w:cs="Calibri"/>
                <w:sz w:val="16"/>
              </w:rPr>
            </w:pPr>
            <w:hyperlink w:tgtFrame="_blank" w:history="1" r:id="rId54">
              <w:r w:rsidRPr="00CC5168" w:rsidR="009424BB">
                <w:rPr>
                  <w:rFonts w:ascii="Calibri" w:hAnsi="Calibri" w:eastAsia="Times New Roman" w:cs="Calibri"/>
                  <w:color w:val="0000FF"/>
                  <w:sz w:val="16"/>
                  <w:u w:val="single"/>
                </w:rPr>
                <w:t>24_C_11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47217" w:rsidP="0008296D" w:rsidRDefault="009424BB" w14:paraId="7811D1D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FAIR TREATMENT</w:t>
            </w:r>
          </w:p>
          <w:p w:rsidRPr="00CC5168" w:rsidR="00F47217" w:rsidP="0008296D" w:rsidRDefault="009424BB" w14:paraId="5EAB01E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foster a respectful, inclusive, and safe workplace.</w:t>
            </w:r>
          </w:p>
          <w:p w:rsidRPr="00CC5168" w:rsidR="00F47217" w:rsidP="0008296D" w:rsidRDefault="009424BB" w14:paraId="6175307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work to ensure everyone feels welcome, supported, and empowered.</w:t>
            </w:r>
          </w:p>
          <w:p w:rsidRPr="00CC5168" w:rsidR="00F47217" w:rsidP="0008296D" w:rsidRDefault="009424BB" w14:paraId="67D149D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Abbott promotes a healthy, harassment-free environment and values employee input to strengthen diversity and inclusion.</w:t>
            </w:r>
          </w:p>
          <w:p w:rsidRPr="00CC5168" w:rsidR="00F47217" w:rsidP="0008296D" w:rsidRDefault="009424BB" w14:paraId="630B1D5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treat everyone with respect and dignity, building trust through fairness and honesty—never through manipulation, misrepresentation or lack of transparency.</w:t>
            </w:r>
          </w:p>
        </w:tc>
        <w:tc>
          <w:tcPr>
            <w:tcW w:w="6000" w:type="dxa"/>
            <w:tcMar/>
          </w:tcPr>
          <w:p w:rsidRPr="000D1BE6" w:rsidR="00AC0538" w:rsidP="0008296D" w:rsidRDefault="009424BB" w14:paraId="3C726B9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TRATO JUSTO</w:t>
            </w:r>
          </w:p>
          <w:p w:rsidRPr="000D1BE6" w:rsidR="00AC0538" w:rsidP="0008296D" w:rsidRDefault="009424BB" w14:paraId="0C95CAB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Fomentamos un lugar de trabajo respetuoso, inclusivo y seguro.</w:t>
            </w:r>
          </w:p>
          <w:p w:rsidRPr="000D1BE6" w:rsidR="00AC0538" w:rsidP="0008296D" w:rsidRDefault="009424BB" w14:paraId="698F4A1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Trabajamos para garantizar que todo el mundo se sienta bienvenido, apoyado y empoderado.</w:t>
            </w:r>
          </w:p>
          <w:p w:rsidRPr="000D1BE6" w:rsidR="00AC0538" w:rsidP="0008296D" w:rsidRDefault="009424BB" w14:paraId="391A2C3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Abbott fomenta un entorno sano y sin acoso y valora las aportaciones de los empleados para reforzar la diversidad y la inclusión.</w:t>
            </w:r>
          </w:p>
          <w:p w:rsidRPr="000D1BE6" w:rsidR="00F47217" w:rsidP="0008296D" w:rsidRDefault="009424BB" w14:paraId="3C20493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Tratamos a todos con respeto y dignidad, generando confianza mediante la justicia y la honradez, y nunca mediante la manipulación, la tergiversación o la falta de transparencia.</w:t>
            </w:r>
          </w:p>
        </w:tc>
      </w:tr>
      <w:tr w:rsidRPr="00C17D4F" w:rsidR="00DC51D9" w:rsidTr="4A27181E" w14:paraId="2626147C" w14:textId="77777777">
        <w:tc>
          <w:tcPr>
            <w:tcW w:w="1353" w:type="dxa"/>
            <w:shd w:val="clear" w:color="auto" w:fill="C1E4F5" w:themeFill="accent1" w:themeFillTint="33"/>
            <w:tcMar>
              <w:top w:w="120" w:type="dxa"/>
              <w:left w:w="180" w:type="dxa"/>
              <w:bottom w:w="120" w:type="dxa"/>
              <w:right w:w="180" w:type="dxa"/>
            </w:tcMar>
            <w:hideMark/>
          </w:tcPr>
          <w:p w:rsidRPr="00CC5168" w:rsidR="00F47217" w:rsidP="00F47217" w:rsidRDefault="00DD292B" w14:paraId="7D3D0D4D" w14:textId="77777777">
            <w:pPr>
              <w:spacing w:before="30" w:after="30"/>
              <w:ind w:left="30" w:right="30"/>
              <w:rPr>
                <w:rFonts w:ascii="Calibri" w:hAnsi="Calibri" w:eastAsia="Times New Roman" w:cs="Calibri"/>
                <w:sz w:val="16"/>
              </w:rPr>
            </w:pPr>
            <w:hyperlink w:tgtFrame="_blank" w:history="1" r:id="rId55">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F47217" w:rsidP="00F47217" w:rsidRDefault="00DD292B" w14:paraId="2A3443ED" w14:textId="77777777">
            <w:pPr>
              <w:ind w:left="30" w:right="30"/>
              <w:rPr>
                <w:rFonts w:ascii="Calibri" w:hAnsi="Calibri" w:eastAsia="Times New Roman" w:cs="Calibri"/>
                <w:sz w:val="16"/>
              </w:rPr>
            </w:pPr>
            <w:hyperlink w:tgtFrame="_blank" w:history="1" r:id="rId56">
              <w:r w:rsidRPr="00CC5168" w:rsidR="009424BB">
                <w:rPr>
                  <w:rFonts w:ascii="Calibri" w:hAnsi="Calibri" w:eastAsia="Times New Roman" w:cs="Calibri"/>
                  <w:color w:val="0000FF"/>
                  <w:sz w:val="16"/>
                  <w:u w:val="single"/>
                </w:rPr>
                <w:t>25_C_11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47217" w:rsidP="0008296D" w:rsidRDefault="009424BB" w14:paraId="321EA5C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WORK ENVIRONMENT</w:t>
            </w:r>
          </w:p>
          <w:p w:rsidRPr="00CC5168" w:rsidR="00F47217" w:rsidP="0008296D" w:rsidRDefault="009424BB" w14:paraId="5CCB86F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prioritize safety and fair working conditions.</w:t>
            </w:r>
          </w:p>
          <w:p w:rsidRPr="00CC5168" w:rsidR="00F47217" w:rsidP="0008296D" w:rsidRDefault="009424BB" w14:paraId="07063F6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Accidents or unsafe situations must be reported to management right away. Abbott also takes steps to prevent and prohibit illegal, inappropriate </w:t>
            </w:r>
            <w:proofErr w:type="spellStart"/>
            <w:r w:rsidRPr="00CC5168">
              <w:rPr>
                <w:rFonts w:ascii="Calibri" w:hAnsi="Calibri" w:eastAsia="Times New Roman" w:cs="Calibri"/>
              </w:rPr>
              <w:t>labor</w:t>
            </w:r>
            <w:proofErr w:type="spellEnd"/>
            <w:r w:rsidRPr="00CC5168">
              <w:rPr>
                <w:rFonts w:ascii="Calibri" w:hAnsi="Calibri" w:eastAsia="Times New Roman" w:cs="Calibri"/>
              </w:rPr>
              <w:t xml:space="preserve"> practices and any form of cruel or inhumane treatment in our business activities worldwide.</w:t>
            </w:r>
          </w:p>
        </w:tc>
        <w:tc>
          <w:tcPr>
            <w:tcW w:w="6000" w:type="dxa"/>
            <w:tcMar/>
          </w:tcPr>
          <w:p w:rsidRPr="000D1BE6" w:rsidR="00D319D3" w:rsidP="0008296D" w:rsidRDefault="009424BB" w14:paraId="15BAFB5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ENTORNO DE TRABAJO</w:t>
            </w:r>
          </w:p>
          <w:p w:rsidRPr="000D1BE6" w:rsidR="00D319D3" w:rsidP="0008296D" w:rsidRDefault="009424BB" w14:paraId="4148A61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Damos prioridad a la seguridad y a unas condiciones de trabajo justas.</w:t>
            </w:r>
          </w:p>
          <w:p w:rsidRPr="000D1BE6" w:rsidR="00F47217" w:rsidP="4A27181E" w:rsidRDefault="009424BB" w14:paraId="1B18EC18" w14:textId="719DC0CE">
            <w:pPr>
              <w:spacing w:before="100" w:beforeAutospacing="on" w:after="100" w:afterAutospacing="on"/>
              <w:ind w:left="30" w:right="30"/>
              <w:rPr>
                <w:rFonts w:ascii="Calibri" w:hAnsi="Calibri" w:eastAsia="Times New Roman" w:cs="Calibri"/>
                <w:lang w:val="es-ES"/>
              </w:rPr>
            </w:pPr>
            <w:r w:rsidRPr="4A27181E" w:rsidR="009424BB">
              <w:rPr>
                <w:rFonts w:ascii="Calibri" w:hAnsi="Calibri" w:eastAsia="Calibri" w:cs="Calibri"/>
                <w:lang w:val="es-ES"/>
              </w:rPr>
              <w:t xml:space="preserve">Se debe informar inmediatamente a la dirección en caso de accidente o situaciones inseguras. Abbott también </w:t>
            </w:r>
            <w:ins w:author="fonseca Pereira, Maria Manuel" w:date="2026-01-09T09:47:59.782Z" w:id="646493574">
              <w:r w:rsidRPr="4A27181E" w:rsidR="1207CF91">
                <w:rPr>
                  <w:rFonts w:ascii="Calibri" w:hAnsi="Calibri" w:eastAsia="Calibri" w:cs="Calibri"/>
                  <w:lang w:val="es-ES"/>
                </w:rPr>
                <w:t>trabaja act</w:t>
              </w:r>
            </w:ins>
            <w:ins w:author="fonseca Pereira, Maria Manuel" w:date="2026-01-09T09:48:01.263Z" w:id="705966570">
              <w:r w:rsidRPr="4A27181E" w:rsidR="1207CF91">
                <w:rPr>
                  <w:rFonts w:ascii="Calibri" w:hAnsi="Calibri" w:eastAsia="Calibri" w:cs="Calibri"/>
                  <w:lang w:val="es-ES"/>
                </w:rPr>
                <w:t>ivamente</w:t>
              </w:r>
            </w:ins>
            <w:del w:author="fonseca Pereira, Maria Manuel" w:date="2026-01-09T09:47:57.739Z" w:id="1628542099">
              <w:r w:rsidRPr="4A27181E" w:rsidDel="009424BB">
                <w:rPr>
                  <w:rFonts w:ascii="Calibri" w:hAnsi="Calibri" w:eastAsia="Calibri" w:cs="Calibri"/>
                  <w:lang w:val="es-ES"/>
                </w:rPr>
                <w:delText>da pasos</w:delText>
              </w:r>
            </w:del>
            <w:r w:rsidRPr="4A27181E" w:rsidR="009424BB">
              <w:rPr>
                <w:rFonts w:ascii="Calibri" w:hAnsi="Calibri" w:eastAsia="Calibri" w:cs="Calibri"/>
                <w:lang w:val="es-ES"/>
              </w:rPr>
              <w:t xml:space="preserve"> para evitar y prohibir las prácticas laborales inapropiadas o ilegales, así como cualquier forma de trato </w:t>
            </w:r>
            <w:r w:rsidRPr="4A27181E" w:rsidR="009424BB">
              <w:rPr>
                <w:rFonts w:ascii="Calibri" w:hAnsi="Calibri" w:eastAsia="Calibri" w:cs="Calibri"/>
                <w:lang w:val="es-ES"/>
              </w:rPr>
              <w:t>cruel o inhumano en nuestras actividades empresariales en todo el mundo.</w:t>
            </w:r>
          </w:p>
        </w:tc>
      </w:tr>
      <w:tr w:rsidRPr="00C17D4F" w:rsidR="00DC51D9" w:rsidTr="4A27181E" w14:paraId="2B2DEE56" w14:textId="77777777">
        <w:tc>
          <w:tcPr>
            <w:tcW w:w="1353" w:type="dxa"/>
            <w:shd w:val="clear" w:color="auto" w:fill="C1E4F5" w:themeFill="accent1" w:themeFillTint="33"/>
            <w:tcMar>
              <w:top w:w="120" w:type="dxa"/>
              <w:left w:w="180" w:type="dxa"/>
              <w:bottom w:w="120" w:type="dxa"/>
              <w:right w:w="180" w:type="dxa"/>
            </w:tcMar>
            <w:hideMark/>
          </w:tcPr>
          <w:p w:rsidRPr="00CC5168" w:rsidR="00B71E05" w:rsidP="00B71E05" w:rsidRDefault="00DD292B" w14:paraId="1DECA2A1" w14:textId="77777777">
            <w:pPr>
              <w:spacing w:before="30" w:after="30"/>
              <w:ind w:left="30" w:right="30"/>
              <w:rPr>
                <w:rFonts w:ascii="Calibri" w:hAnsi="Calibri" w:eastAsia="Times New Roman" w:cs="Calibri"/>
                <w:sz w:val="16"/>
              </w:rPr>
            </w:pPr>
            <w:hyperlink w:tgtFrame="_blank" w:history="1" r:id="rId57">
              <w:r w:rsidRPr="00CC5168" w:rsidR="009424BB">
                <w:rPr>
                  <w:rFonts w:ascii="Calibri" w:hAnsi="Calibri" w:eastAsia="Times New Roman" w:cs="Calibri"/>
                  <w:color w:val="0000FF"/>
                  <w:sz w:val="16"/>
                  <w:u w:val="single"/>
                </w:rPr>
                <w:t>Screen 11</w:t>
              </w:r>
            </w:hyperlink>
            <w:r w:rsidRPr="00CC5168" w:rsidR="009424BB">
              <w:rPr>
                <w:rFonts w:ascii="Calibri" w:hAnsi="Calibri" w:eastAsia="Times New Roman" w:cs="Calibri"/>
                <w:sz w:val="16"/>
              </w:rPr>
              <w:t xml:space="preserve"> </w:t>
            </w:r>
          </w:p>
          <w:p w:rsidRPr="00CC5168" w:rsidR="00B71E05" w:rsidP="00B71E05" w:rsidRDefault="00DD292B" w14:paraId="1A27BC34" w14:textId="77777777">
            <w:pPr>
              <w:ind w:left="30" w:right="30"/>
              <w:rPr>
                <w:rFonts w:ascii="Calibri" w:hAnsi="Calibri" w:eastAsia="Times New Roman" w:cs="Calibri"/>
                <w:sz w:val="16"/>
              </w:rPr>
            </w:pPr>
            <w:hyperlink w:tgtFrame="_blank" w:history="1" r:id="rId58">
              <w:r w:rsidRPr="00CC5168" w:rsidR="009424BB">
                <w:rPr>
                  <w:rFonts w:ascii="Calibri" w:hAnsi="Calibri" w:eastAsia="Times New Roman" w:cs="Calibri"/>
                  <w:color w:val="0000FF"/>
                  <w:sz w:val="16"/>
                  <w:u w:val="single"/>
                </w:rPr>
                <w:t>26_C_12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71E05" w:rsidP="0008296D" w:rsidRDefault="009424BB" w14:paraId="016BD5D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must view all content before moving forward.</w:t>
            </w:r>
          </w:p>
          <w:p w:rsidRPr="00CC5168" w:rsidR="00B71E05" w:rsidP="0008296D" w:rsidRDefault="009424BB" w14:paraId="20F7160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 build trust through community, environment, and engagement.</w:t>
            </w:r>
          </w:p>
          <w:p w:rsidRPr="00CC5168" w:rsidR="00B71E05" w:rsidP="0008296D" w:rsidRDefault="009424BB" w14:paraId="42151FF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strive to give back to the communities where we operate and make a positive, lasting impact on people’s lives.</w:t>
            </w:r>
          </w:p>
          <w:p w:rsidRPr="00CC5168" w:rsidR="00B71E05" w:rsidP="0008296D" w:rsidRDefault="009424BB" w14:paraId="3F7799F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Abbott works to minimize its environmental footprint by reducing energy use and conserving natural resources.</w:t>
            </w:r>
          </w:p>
          <w:p w:rsidRPr="00CC5168" w:rsidR="00B71E05" w:rsidP="0008296D" w:rsidRDefault="009424BB" w14:paraId="6A5A4B1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also support appropriate political engagement and encourage community involvement across our global operations.</w:t>
            </w:r>
          </w:p>
          <w:p w:rsidRPr="00CC5168" w:rsidR="00B71E05" w:rsidP="0008296D" w:rsidRDefault="009424BB" w14:paraId="24FF40D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Community Involvement</w:t>
            </w:r>
          </w:p>
          <w:p w:rsidRPr="00CC5168" w:rsidR="00B71E05" w:rsidP="0008296D" w:rsidRDefault="009424BB" w14:paraId="6F684F2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Environmental Responsibility</w:t>
            </w:r>
          </w:p>
          <w:p w:rsidRPr="00CC5168" w:rsidR="00B71E05" w:rsidP="0008296D" w:rsidRDefault="009424BB" w14:paraId="0FB06D9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Political Contributions</w:t>
            </w:r>
          </w:p>
          <w:p w:rsidRPr="00CC5168" w:rsidR="00B71E05" w:rsidP="0008296D" w:rsidRDefault="009424BB" w14:paraId="7E693A8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Click each of the icons to learn more.</w:t>
            </w:r>
          </w:p>
        </w:tc>
        <w:tc>
          <w:tcPr>
            <w:tcW w:w="6000" w:type="dxa"/>
            <w:tcMar/>
          </w:tcPr>
          <w:p w:rsidRPr="000D1BE6" w:rsidR="00B71E05" w:rsidP="0008296D" w:rsidRDefault="009424BB" w14:paraId="25F6625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Debes ver todo el contenido antes de avanzar.</w:t>
            </w:r>
          </w:p>
          <w:p w:rsidRPr="000D1BE6" w:rsidR="00B71E05" w:rsidP="0008296D" w:rsidRDefault="009424BB" w14:paraId="7827B0F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Abbott generamos confianza a través de la comunidad, el entorno y el compromiso.</w:t>
            </w:r>
          </w:p>
          <w:p w:rsidRPr="000D1BE6" w:rsidR="00B71E05" w:rsidP="0008296D" w:rsidRDefault="009424BB" w14:paraId="25BDF71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Nos esforzamos para restituir a las comunidades en donde operamos y tener un impacto positivo y duradero en la vida de las personas.</w:t>
            </w:r>
          </w:p>
          <w:p w:rsidRPr="000D1BE6" w:rsidR="00B71E05" w:rsidP="0008296D" w:rsidRDefault="009424BB" w14:paraId="03BDCA5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Abbott trabaja para minimizar su huella medioambiental reduciendo el uso de energía y conservando los recursos naturales.</w:t>
            </w:r>
          </w:p>
          <w:p w:rsidRPr="000D1BE6" w:rsidR="00B71E05" w:rsidP="0008296D" w:rsidRDefault="009424BB" w14:paraId="23070A1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También apoyamos el compromiso político adecuado y alentamos la participación de la comunidad en todas nuestras operaciones globales.</w:t>
            </w:r>
          </w:p>
          <w:p w:rsidRPr="000D1BE6" w:rsidR="00B71E05" w:rsidP="0008296D" w:rsidRDefault="009424BB" w14:paraId="601A386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Participación en la comunidad</w:t>
            </w:r>
          </w:p>
          <w:p w:rsidRPr="000D1BE6" w:rsidR="00B71E05" w:rsidP="0008296D" w:rsidRDefault="009424BB" w14:paraId="68F33F9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Responsabilidad medioambiental</w:t>
            </w:r>
          </w:p>
          <w:p w:rsidRPr="000D1BE6" w:rsidR="00B71E05" w:rsidP="0008296D" w:rsidRDefault="009424BB" w14:paraId="56DB016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Contribuciones políticas</w:t>
            </w:r>
          </w:p>
          <w:p w:rsidRPr="000D1BE6" w:rsidR="00B71E05" w:rsidP="0008296D" w:rsidRDefault="009424BB" w14:paraId="2AD0E6A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Haz clic en cada uno de los iconos para obtener más información.</w:t>
            </w:r>
          </w:p>
        </w:tc>
      </w:tr>
      <w:tr w:rsidRPr="00C17D4F" w:rsidR="00DC51D9" w:rsidTr="4A27181E" w14:paraId="4445B966" w14:textId="77777777">
        <w:tc>
          <w:tcPr>
            <w:tcW w:w="1353" w:type="dxa"/>
            <w:shd w:val="clear" w:color="auto" w:fill="C1E4F5" w:themeFill="accent1" w:themeFillTint="33"/>
            <w:tcMar>
              <w:top w:w="120" w:type="dxa"/>
              <w:left w:w="180" w:type="dxa"/>
              <w:bottom w:w="120" w:type="dxa"/>
              <w:right w:w="180" w:type="dxa"/>
            </w:tcMar>
            <w:hideMark/>
          </w:tcPr>
          <w:p w:rsidRPr="00CC5168" w:rsidR="00671917" w:rsidP="00671917" w:rsidRDefault="00DD292B" w14:paraId="1C1D2645" w14:textId="77777777">
            <w:pPr>
              <w:spacing w:before="30" w:after="30"/>
              <w:ind w:left="30" w:right="30"/>
              <w:rPr>
                <w:rFonts w:ascii="Calibri" w:hAnsi="Calibri" w:eastAsia="Times New Roman" w:cs="Calibri"/>
                <w:sz w:val="16"/>
              </w:rPr>
            </w:pPr>
            <w:hyperlink w:tgtFrame="_blank" w:history="1" r:id="rId59">
              <w:r w:rsidRPr="00CC5168" w:rsidR="009424BB">
                <w:rPr>
                  <w:rFonts w:ascii="Calibri" w:hAnsi="Calibri" w:eastAsia="Times New Roman" w:cs="Calibri"/>
                  <w:color w:val="0000FF"/>
                  <w:sz w:val="16"/>
                  <w:u w:val="single"/>
                </w:rPr>
                <w:t>Screen 11</w:t>
              </w:r>
            </w:hyperlink>
            <w:r w:rsidRPr="00CC5168" w:rsidR="009424BB">
              <w:rPr>
                <w:rFonts w:ascii="Calibri" w:hAnsi="Calibri" w:eastAsia="Times New Roman" w:cs="Calibri"/>
                <w:sz w:val="16"/>
              </w:rPr>
              <w:t xml:space="preserve"> </w:t>
            </w:r>
          </w:p>
          <w:p w:rsidRPr="00CC5168" w:rsidR="00671917" w:rsidP="00671917" w:rsidRDefault="00DD292B" w14:paraId="2551F46B" w14:textId="77777777">
            <w:pPr>
              <w:ind w:left="30" w:right="30"/>
              <w:rPr>
                <w:rFonts w:ascii="Calibri" w:hAnsi="Calibri" w:eastAsia="Times New Roman" w:cs="Calibri"/>
                <w:sz w:val="16"/>
              </w:rPr>
            </w:pPr>
            <w:hyperlink w:tgtFrame="_blank" w:history="1" r:id="rId60">
              <w:r w:rsidRPr="00CC5168" w:rsidR="009424BB">
                <w:rPr>
                  <w:rFonts w:ascii="Calibri" w:hAnsi="Calibri" w:eastAsia="Times New Roman" w:cs="Calibri"/>
                  <w:color w:val="0000FF"/>
                  <w:sz w:val="16"/>
                  <w:u w:val="single"/>
                </w:rPr>
                <w:t>27_C_12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671917" w:rsidP="0008296D" w:rsidRDefault="009424BB" w14:paraId="541A6E0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COMMUNITY INVOLVEMENT</w:t>
            </w:r>
          </w:p>
          <w:p w:rsidRPr="00CC5168" w:rsidR="00671917" w:rsidP="0008296D" w:rsidRDefault="009424BB" w14:paraId="14FD105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support community well-being.</w:t>
            </w:r>
          </w:p>
          <w:p w:rsidRPr="00CC5168" w:rsidR="00671917" w:rsidP="0008296D" w:rsidRDefault="009424BB" w14:paraId="4B6899B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 support the well-being of communities through our products, our work, and our actions and we have a long history of giving back to the places where we live and work, because we believe healthy communities thrive.</w:t>
            </w:r>
          </w:p>
          <w:p w:rsidRPr="00CC5168" w:rsidR="00671917" w:rsidP="0008296D" w:rsidRDefault="009424BB" w14:paraId="06DEFA7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Through our operations, partnerships, and support for local groups and causes, we strive to make a positive and lasting impact wherever we do business.</w:t>
            </w:r>
          </w:p>
        </w:tc>
        <w:tc>
          <w:tcPr>
            <w:tcW w:w="6000" w:type="dxa"/>
            <w:tcMar/>
          </w:tcPr>
          <w:p w:rsidRPr="000D1BE6" w:rsidR="00671917" w:rsidP="0008296D" w:rsidRDefault="009424BB" w14:paraId="333ABAE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PARTICIPACIÓN EN LA COMUNIDAD</w:t>
            </w:r>
          </w:p>
          <w:p w:rsidRPr="000D1BE6" w:rsidR="00671917" w:rsidP="0008296D" w:rsidRDefault="009424BB" w14:paraId="6F20574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Apoyamos el bienestar de la comunidad.</w:t>
            </w:r>
          </w:p>
          <w:p w:rsidRPr="000D1BE6" w:rsidR="00671917" w:rsidP="0008296D" w:rsidRDefault="009424BB" w14:paraId="46C11D3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Abbott apoyamos el bienestar de las comunidades a través de nuestros productos, nuestro trabajo y nuestras acciones, y tenemos un largo historial de retribuir en los lugares en donde vivimos y trabajamos, porque creemos que las comunidades saludables prosperan.</w:t>
            </w:r>
          </w:p>
          <w:p w:rsidRPr="000D1BE6" w:rsidR="00671917" w:rsidP="0008296D" w:rsidRDefault="009424BB" w14:paraId="798A28A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Mediante nuestras operaciones, asociaciones y apoyo a grupos y causas locales, nos esforzamos para tener un impacto positivo y duradero dondequiera que hagamos negocios.</w:t>
            </w:r>
          </w:p>
        </w:tc>
      </w:tr>
      <w:tr w:rsidRPr="00C17D4F" w:rsidR="00DC51D9" w:rsidTr="4A27181E" w14:paraId="1CCF1238" w14:textId="77777777">
        <w:tc>
          <w:tcPr>
            <w:tcW w:w="1353" w:type="dxa"/>
            <w:shd w:val="clear" w:color="auto" w:fill="C1E4F5" w:themeFill="accent1" w:themeFillTint="33"/>
            <w:tcMar>
              <w:top w:w="120" w:type="dxa"/>
              <w:left w:w="180" w:type="dxa"/>
              <w:bottom w:w="120" w:type="dxa"/>
              <w:right w:w="180" w:type="dxa"/>
            </w:tcMar>
            <w:hideMark/>
          </w:tcPr>
          <w:p w:rsidRPr="00CC5168" w:rsidR="003E5A36" w:rsidP="003E5A36" w:rsidRDefault="00DD292B" w14:paraId="41E66348" w14:textId="77777777">
            <w:pPr>
              <w:spacing w:before="30" w:after="30"/>
              <w:ind w:left="30" w:right="30"/>
              <w:rPr>
                <w:rFonts w:ascii="Calibri" w:hAnsi="Calibri" w:eastAsia="Times New Roman" w:cs="Calibri"/>
                <w:sz w:val="16"/>
              </w:rPr>
            </w:pPr>
            <w:hyperlink w:tgtFrame="_blank" w:history="1" r:id="rId61">
              <w:r w:rsidRPr="00CC5168" w:rsidR="009424BB">
                <w:rPr>
                  <w:rFonts w:ascii="Calibri" w:hAnsi="Calibri" w:eastAsia="Times New Roman" w:cs="Calibri"/>
                  <w:color w:val="0000FF"/>
                  <w:sz w:val="16"/>
                  <w:u w:val="single"/>
                </w:rPr>
                <w:t>Screen 11</w:t>
              </w:r>
            </w:hyperlink>
            <w:r w:rsidRPr="00CC5168" w:rsidR="009424BB">
              <w:rPr>
                <w:rFonts w:ascii="Calibri" w:hAnsi="Calibri" w:eastAsia="Times New Roman" w:cs="Calibri"/>
                <w:sz w:val="16"/>
              </w:rPr>
              <w:t xml:space="preserve"> </w:t>
            </w:r>
          </w:p>
          <w:p w:rsidRPr="00CC5168" w:rsidR="003E5A36" w:rsidP="003E5A36" w:rsidRDefault="00DD292B" w14:paraId="3E7BAA35" w14:textId="77777777">
            <w:pPr>
              <w:ind w:left="30" w:right="30"/>
              <w:rPr>
                <w:rFonts w:ascii="Calibri" w:hAnsi="Calibri" w:eastAsia="Times New Roman" w:cs="Calibri"/>
                <w:sz w:val="16"/>
              </w:rPr>
            </w:pPr>
            <w:hyperlink w:tgtFrame="_blank" w:history="1" r:id="rId62">
              <w:r w:rsidRPr="00CC5168" w:rsidR="009424BB">
                <w:rPr>
                  <w:rFonts w:ascii="Calibri" w:hAnsi="Calibri" w:eastAsia="Times New Roman" w:cs="Calibri"/>
                  <w:color w:val="0000FF"/>
                  <w:sz w:val="16"/>
                  <w:u w:val="single"/>
                </w:rPr>
                <w:t>28_C_12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3E5A36" w:rsidP="0008296D" w:rsidRDefault="009424BB" w14:paraId="293D800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ENVIRONMENTAL RESPONSIBILITY</w:t>
            </w:r>
          </w:p>
          <w:p w:rsidRPr="00CC5168" w:rsidR="003E5A36" w:rsidP="0008296D" w:rsidRDefault="009424BB" w14:paraId="376679E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take part in sustainable development and work to reduce our impact on the environment.</w:t>
            </w:r>
          </w:p>
          <w:p w:rsidRPr="00CC5168" w:rsidR="003E5A36" w:rsidP="0008296D" w:rsidRDefault="009424BB" w14:paraId="715F13B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work to protect the environment in everything we do—from how we source materials to how we make, ship, and use our products.</w:t>
            </w:r>
          </w:p>
          <w:p w:rsidRPr="00CC5168" w:rsidR="003E5A36" w:rsidP="0008296D" w:rsidRDefault="009424BB" w14:paraId="678539C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Mar/>
          </w:tcPr>
          <w:p w:rsidRPr="000D1BE6" w:rsidR="003E5A36" w:rsidP="0008296D" w:rsidRDefault="009424BB" w14:paraId="7D06C53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RESPONSABILIDAD MEDIOAMBIENTAL</w:t>
            </w:r>
          </w:p>
          <w:p w:rsidRPr="000D1BE6" w:rsidR="003E5A36" w:rsidP="0008296D" w:rsidRDefault="009424BB" w14:paraId="07C97A3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Participamos en el desarrollo sostenible y trabajamos para reducir nuestro impacto en el medioambiente.</w:t>
            </w:r>
          </w:p>
          <w:p w:rsidRPr="000D1BE6" w:rsidR="003E5A36" w:rsidP="0008296D" w:rsidRDefault="009424BB" w14:paraId="576388A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Trabajamos para proteger el medioambiente en todo lo que hacemos: desde cómo obtenemos los materiales a cómo fabricamos, enviamos y utilizamos nuestros productos.</w:t>
            </w:r>
          </w:p>
          <w:p w:rsidRPr="000D1BE6" w:rsidR="003E5A36" w:rsidP="0008296D" w:rsidRDefault="009424BB" w14:paraId="207DFFE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Tomamos medidas para utilizar menos energía y menos recursos naturales. Apoyamos proyectos de energía limpia en el trabajo y en nuestras comunidades. Buscamos formas de reducir los residuos, reciclar más y reducir los riesgos medioambientales. También seguimos las </w:t>
            </w:r>
            <w:r w:rsidRPr="00CC5168">
              <w:rPr>
                <w:rFonts w:ascii="Calibri" w:hAnsi="Calibri" w:eastAsia="Calibri" w:cs="Calibri"/>
                <w:lang w:val="es-ES"/>
              </w:rPr>
              <w:lastRenderedPageBreak/>
              <w:t>normativas y leyes medioambientales de aplicación para nuestras operaciones.</w:t>
            </w:r>
          </w:p>
        </w:tc>
      </w:tr>
      <w:tr w:rsidRPr="00C17D4F" w:rsidR="00DC51D9" w:rsidTr="4A27181E" w14:paraId="7AC05BC2" w14:textId="77777777">
        <w:tc>
          <w:tcPr>
            <w:tcW w:w="1353" w:type="dxa"/>
            <w:shd w:val="clear" w:color="auto" w:fill="C1E4F5" w:themeFill="accent1" w:themeFillTint="33"/>
            <w:tcMar>
              <w:top w:w="120" w:type="dxa"/>
              <w:left w:w="180" w:type="dxa"/>
              <w:bottom w:w="120" w:type="dxa"/>
              <w:right w:w="180" w:type="dxa"/>
            </w:tcMar>
            <w:hideMark/>
          </w:tcPr>
          <w:p w:rsidRPr="00CC5168" w:rsidR="00B93BBE" w:rsidP="00B93BBE" w:rsidRDefault="00DD292B" w14:paraId="4EFAA4E4" w14:textId="77777777">
            <w:pPr>
              <w:spacing w:before="30" w:after="30"/>
              <w:ind w:left="30" w:right="30"/>
              <w:rPr>
                <w:rFonts w:ascii="Calibri" w:hAnsi="Calibri" w:eastAsia="Times New Roman" w:cs="Calibri"/>
                <w:sz w:val="16"/>
              </w:rPr>
            </w:pPr>
            <w:hyperlink w:tgtFrame="_blank" w:history="1" r:id="rId63">
              <w:r w:rsidRPr="00CC5168" w:rsidR="009424BB">
                <w:rPr>
                  <w:rFonts w:ascii="Calibri" w:hAnsi="Calibri" w:eastAsia="Times New Roman" w:cs="Calibri"/>
                  <w:color w:val="0000FF"/>
                  <w:sz w:val="16"/>
                  <w:u w:val="single"/>
                </w:rPr>
                <w:t>Screen 11</w:t>
              </w:r>
            </w:hyperlink>
            <w:r w:rsidRPr="00CC5168" w:rsidR="009424BB">
              <w:rPr>
                <w:rFonts w:ascii="Calibri" w:hAnsi="Calibri" w:eastAsia="Times New Roman" w:cs="Calibri"/>
                <w:sz w:val="16"/>
              </w:rPr>
              <w:t xml:space="preserve"> </w:t>
            </w:r>
          </w:p>
          <w:p w:rsidRPr="00CC5168" w:rsidR="00B93BBE" w:rsidP="00B93BBE" w:rsidRDefault="00DD292B" w14:paraId="0094A1AA" w14:textId="77777777">
            <w:pPr>
              <w:ind w:left="30" w:right="30"/>
              <w:rPr>
                <w:rFonts w:ascii="Calibri" w:hAnsi="Calibri" w:eastAsia="Times New Roman" w:cs="Calibri"/>
                <w:sz w:val="16"/>
              </w:rPr>
            </w:pPr>
            <w:hyperlink w:tgtFrame="_blank" w:history="1" r:id="rId64">
              <w:r w:rsidRPr="00CC5168" w:rsidR="009424BB">
                <w:rPr>
                  <w:rFonts w:ascii="Calibri" w:hAnsi="Calibri" w:eastAsia="Times New Roman" w:cs="Calibri"/>
                  <w:color w:val="0000FF"/>
                  <w:sz w:val="16"/>
                  <w:u w:val="single"/>
                </w:rPr>
                <w:t>29_C_12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93BBE" w:rsidP="0008296D" w:rsidRDefault="009424BB" w14:paraId="610A9A4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POLITICAL CONTRIBUTIONS</w:t>
            </w:r>
          </w:p>
          <w:p w:rsidRPr="00CC5168" w:rsidR="00B93BBE" w:rsidP="0008296D" w:rsidRDefault="009424BB" w14:paraId="6ECD4D0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encourage appropriate engagement in the political process and support community involvement.</w:t>
            </w:r>
          </w:p>
          <w:p w:rsidRPr="00CC5168" w:rsidR="00B93BBE" w:rsidP="0008296D" w:rsidRDefault="009424BB" w14:paraId="551072B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Abbott supports public policies that align with our mission and values. When appropriate, we may also support political candidates or interest groups.</w:t>
            </w:r>
          </w:p>
          <w:p w:rsidRPr="00CC5168" w:rsidR="00B93BBE" w:rsidP="0008296D" w:rsidRDefault="009424BB" w14:paraId="730E7FD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Because laws about political contributions by companies are complex, any use of Abbott funds—or contributions made on Abbott’s behalf—must be reviewed with the Legal Division first.</w:t>
            </w:r>
          </w:p>
        </w:tc>
        <w:tc>
          <w:tcPr>
            <w:tcW w:w="6000" w:type="dxa"/>
            <w:tcMar/>
          </w:tcPr>
          <w:p w:rsidRPr="000D1BE6" w:rsidR="00B93BBE" w:rsidP="0008296D" w:rsidRDefault="009424BB" w14:paraId="0E4C653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CONTRIBUCIONES POLÍTICAS</w:t>
            </w:r>
          </w:p>
          <w:p w:rsidRPr="000D1BE6" w:rsidR="00B93BBE" w:rsidP="0008296D" w:rsidRDefault="009424BB" w14:paraId="23D44C6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Fomentamos la vinculación apropiada en el proceso político y apoyamos la participación en la comunidad.</w:t>
            </w:r>
          </w:p>
          <w:p w:rsidRPr="000D1BE6" w:rsidR="00B93BBE" w:rsidP="0008296D" w:rsidRDefault="009424BB" w14:paraId="22838ED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Abbott respalda políticas públicas que coincidan con nuestra misión y nuestros valores. Cuando sea apropiado, también podemos apoyar a candidatos políticos o grupos de interés.</w:t>
            </w:r>
          </w:p>
          <w:p w:rsidRPr="000D1BE6" w:rsidR="00B93BBE" w:rsidP="0008296D" w:rsidRDefault="009424BB" w14:paraId="2C0C9BC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Las leyes sobre contribuciones políticas de las empresas son complejas y, por ese motivo, cualquier utilización de los fondos de Abbott, o las contribuciones realizadas en nombre de Abbott, debe ser revisada antes por el Departamento Legal.</w:t>
            </w:r>
          </w:p>
        </w:tc>
      </w:tr>
      <w:tr w:rsidRPr="00C17D4F" w:rsidR="00DC51D9" w:rsidTr="4A27181E" w14:paraId="2F67E749" w14:textId="77777777">
        <w:tc>
          <w:tcPr>
            <w:tcW w:w="1353" w:type="dxa"/>
            <w:shd w:val="clear" w:color="auto" w:fill="C1E4F5" w:themeFill="accent1" w:themeFillTint="33"/>
            <w:tcMar>
              <w:top w:w="120" w:type="dxa"/>
              <w:left w:w="180" w:type="dxa"/>
              <w:bottom w:w="120" w:type="dxa"/>
              <w:right w:w="180" w:type="dxa"/>
            </w:tcMar>
            <w:hideMark/>
          </w:tcPr>
          <w:p w:rsidRPr="00CC5168" w:rsidR="00BB2193" w:rsidP="00BB2193" w:rsidRDefault="00DD292B" w14:paraId="408D0C1A" w14:textId="77777777">
            <w:pPr>
              <w:spacing w:before="30" w:after="30"/>
              <w:ind w:left="30" w:right="30"/>
              <w:rPr>
                <w:rFonts w:ascii="Calibri" w:hAnsi="Calibri" w:eastAsia="Times New Roman" w:cs="Calibri"/>
                <w:sz w:val="16"/>
              </w:rPr>
            </w:pPr>
            <w:hyperlink w:tgtFrame="_blank" w:history="1" r:id="rId65">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BB2193" w:rsidP="00BB2193" w:rsidRDefault="00DD292B" w14:paraId="7E160733" w14:textId="77777777">
            <w:pPr>
              <w:ind w:left="30" w:right="30"/>
              <w:rPr>
                <w:rFonts w:ascii="Calibri" w:hAnsi="Calibri" w:eastAsia="Times New Roman" w:cs="Calibri"/>
                <w:sz w:val="16"/>
              </w:rPr>
            </w:pPr>
            <w:hyperlink w:tgtFrame="_blank" w:history="1" r:id="rId66">
              <w:r w:rsidRPr="00CC5168" w:rsidR="009424BB">
                <w:rPr>
                  <w:rFonts w:ascii="Calibri" w:hAnsi="Calibri" w:eastAsia="Times New Roman" w:cs="Calibri"/>
                  <w:color w:val="0000FF"/>
                  <w:sz w:val="16"/>
                  <w:u w:val="single"/>
                </w:rPr>
                <w:t>30_C_13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B2193" w:rsidP="0008296D" w:rsidRDefault="009424BB" w14:paraId="2E1F33D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must view all content before moving forward.</w:t>
            </w:r>
          </w:p>
          <w:p w:rsidRPr="00CC5168" w:rsidR="00BB2193" w:rsidP="0008296D" w:rsidRDefault="009424BB" w14:paraId="7E1503A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 are committed to doing business honestly and keeping our promises in all areas of our work.</w:t>
            </w:r>
          </w:p>
          <w:p w:rsidRPr="00CC5168" w:rsidR="00BB2193" w:rsidP="0008296D" w:rsidRDefault="009424BB" w14:paraId="0739956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put Abbott’s interests ahead of our own when handling conflicts of interest. We protect Abbott’s assets and reputation, keep confidential information safe, and respect the privacy of everyone who shares personal information with us.</w:t>
            </w:r>
          </w:p>
          <w:p w:rsidRPr="00CC5168" w:rsidR="00BB2193" w:rsidP="0008296D" w:rsidRDefault="009424BB" w14:paraId="4726515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Fair Dealing</w:t>
            </w:r>
          </w:p>
          <w:p w:rsidRPr="00CC5168" w:rsidR="00BB2193" w:rsidP="0008296D" w:rsidRDefault="009424BB" w14:paraId="240B28C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Avoiding Conflicts of Interest I</w:t>
            </w:r>
          </w:p>
          <w:p w:rsidRPr="00CC5168" w:rsidR="00BB2193" w:rsidP="0008296D" w:rsidRDefault="009424BB" w14:paraId="5B295B7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Avoiding Conflicts of Interest I</w:t>
            </w:r>
            <w:r w:rsidRPr="00CC5168" w:rsidR="00380CFE">
              <w:rPr>
                <w:rFonts w:ascii="Calibri" w:hAnsi="Calibri" w:eastAsia="Times New Roman" w:cs="Calibri"/>
              </w:rPr>
              <w:t>I</w:t>
            </w:r>
          </w:p>
          <w:p w:rsidRPr="00CC5168" w:rsidR="00BB2193" w:rsidP="0008296D" w:rsidRDefault="009424BB" w14:paraId="5CA8103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Protection of Abbott Assets &amp; Reputation</w:t>
            </w:r>
          </w:p>
          <w:p w:rsidRPr="00CC5168" w:rsidR="00BB2193" w:rsidP="0008296D" w:rsidRDefault="009424BB" w14:paraId="3683229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Confidential Information</w:t>
            </w:r>
          </w:p>
          <w:p w:rsidRPr="00CC5168" w:rsidR="00BB2193" w:rsidP="0008296D" w:rsidRDefault="009424BB" w14:paraId="5FD1CF9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Anti-bribery</w:t>
            </w:r>
          </w:p>
          <w:p w:rsidRPr="00CC5168" w:rsidR="00BB2193" w:rsidP="0008296D" w:rsidRDefault="009424BB" w14:paraId="0F14E50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Gifts, Meals &amp; Entertainment</w:t>
            </w:r>
          </w:p>
          <w:p w:rsidRPr="00CC5168" w:rsidR="00BB2193" w:rsidP="0008296D" w:rsidRDefault="009424BB" w14:paraId="2FA371A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Accurate Books and Records</w:t>
            </w:r>
          </w:p>
          <w:p w:rsidRPr="00CC5168" w:rsidR="00BB2193" w:rsidP="0008296D" w:rsidRDefault="009424BB" w14:paraId="2C4CA07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Compliance with Laws</w:t>
            </w:r>
          </w:p>
          <w:p w:rsidRPr="00CC5168" w:rsidR="00BB2193" w:rsidP="0008296D" w:rsidRDefault="009424BB" w14:paraId="12B3B11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Fair Competition</w:t>
            </w:r>
          </w:p>
          <w:p w:rsidRPr="00CC5168" w:rsidR="00BB2193" w:rsidP="0008296D" w:rsidRDefault="009424BB" w14:paraId="129CC4D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Click each of the icons to learn more.</w:t>
            </w:r>
          </w:p>
        </w:tc>
        <w:tc>
          <w:tcPr>
            <w:tcW w:w="6000" w:type="dxa"/>
            <w:tcMar/>
          </w:tcPr>
          <w:p w:rsidRPr="000D1BE6" w:rsidR="00BB2193" w:rsidP="0008296D" w:rsidRDefault="009424BB" w14:paraId="2338935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Debes ver todo el contenido antes de avanzar.</w:t>
            </w:r>
          </w:p>
          <w:p w:rsidRPr="000D1BE6" w:rsidR="00BB2193" w:rsidP="0008296D" w:rsidRDefault="009424BB" w14:paraId="4C7980F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Abbott nos comprometemos a hacer negocios de manera honesta y a cumplir nuestras promesas en todas las áreas de nuestro trabajo.</w:t>
            </w:r>
          </w:p>
          <w:p w:rsidRPr="000D1BE6" w:rsidR="00BB2193" w:rsidP="0008296D" w:rsidRDefault="009424BB" w14:paraId="6C566AE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Ponemos los intereses de Abbott por delante de los nuestros cuando tratamos conflictos de intereses. Protegemos los activos y la reputación de Abbott, salvaguardamos la información confidencial y respetamos </w:t>
            </w:r>
            <w:r w:rsidRPr="00CC5168">
              <w:rPr>
                <w:rFonts w:ascii="Calibri" w:hAnsi="Calibri" w:eastAsia="Calibri" w:cs="Calibri"/>
                <w:lang w:val="es-ES"/>
              </w:rPr>
              <w:lastRenderedPageBreak/>
              <w:t>la privacidad de quienes comparten su información personal con nosotros.</w:t>
            </w:r>
          </w:p>
          <w:p w:rsidRPr="000D1BE6" w:rsidR="00BB2193" w:rsidP="0008296D" w:rsidRDefault="009424BB" w14:paraId="4A514AC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Trato justo</w:t>
            </w:r>
          </w:p>
          <w:p w:rsidRPr="000D1BE6" w:rsidR="00BB2193" w:rsidP="0008296D" w:rsidRDefault="009424BB" w14:paraId="2BAED38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Evitar los conflictos de intereses I</w:t>
            </w:r>
          </w:p>
          <w:p w:rsidRPr="000D1BE6" w:rsidR="00BB2193" w:rsidP="0008296D" w:rsidRDefault="009424BB" w14:paraId="6CF5484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Evitar los conflictos de intereses II</w:t>
            </w:r>
          </w:p>
          <w:p w:rsidRPr="000D1BE6" w:rsidR="00BB2193" w:rsidP="0008296D" w:rsidRDefault="009424BB" w14:paraId="18E2465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Protección de los activos y la reputación de Abbott</w:t>
            </w:r>
          </w:p>
          <w:p w:rsidRPr="000D1BE6" w:rsidR="00BB2193" w:rsidP="0008296D" w:rsidRDefault="009424BB" w14:paraId="3BB0AE1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Información confidencial</w:t>
            </w:r>
          </w:p>
          <w:p w:rsidRPr="000D1BE6" w:rsidR="00BB2193" w:rsidP="0008296D" w:rsidRDefault="009424BB" w14:paraId="0413EE0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Antisoborno </w:t>
            </w:r>
          </w:p>
          <w:p w:rsidRPr="000D1BE6" w:rsidR="00BB2193" w:rsidP="0008296D" w:rsidRDefault="009424BB" w14:paraId="0B9EEFB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Obsequios, comidas y entretenimiento</w:t>
            </w:r>
          </w:p>
          <w:p w:rsidRPr="000D1BE6" w:rsidR="00BB2193" w:rsidP="0008296D" w:rsidRDefault="009424BB" w14:paraId="6B5FE8C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Libros y registros de contabilidad precisos</w:t>
            </w:r>
          </w:p>
          <w:p w:rsidRPr="000D1BE6" w:rsidR="00BB2193" w:rsidP="0008296D" w:rsidRDefault="009424BB" w14:paraId="5972AA5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Cumplimiento de las leyes</w:t>
            </w:r>
          </w:p>
          <w:p w:rsidRPr="000D1BE6" w:rsidR="00BB2193" w:rsidP="0008296D" w:rsidRDefault="009424BB" w14:paraId="1EFE539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Competencia justa</w:t>
            </w:r>
          </w:p>
          <w:p w:rsidRPr="000D1BE6" w:rsidR="00BB2193" w:rsidP="0008296D" w:rsidRDefault="009424BB" w14:paraId="1DD92B8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Haz clic en cada uno de los iconos para obtener más información.</w:t>
            </w:r>
          </w:p>
        </w:tc>
      </w:tr>
      <w:tr w:rsidRPr="00C17D4F" w:rsidR="00DC51D9" w:rsidTr="4A27181E" w14:paraId="7DB06FCD" w14:textId="77777777">
        <w:tc>
          <w:tcPr>
            <w:tcW w:w="1353" w:type="dxa"/>
            <w:shd w:val="clear" w:color="auto" w:fill="C1E4F5" w:themeFill="accent1" w:themeFillTint="33"/>
            <w:tcMar>
              <w:top w:w="120" w:type="dxa"/>
              <w:left w:w="180" w:type="dxa"/>
              <w:bottom w:w="120" w:type="dxa"/>
              <w:right w:w="180" w:type="dxa"/>
            </w:tcMar>
            <w:hideMark/>
          </w:tcPr>
          <w:p w:rsidRPr="00CC5168" w:rsidR="007A2786" w:rsidP="007A2786" w:rsidRDefault="00DD292B" w14:paraId="40209E0E" w14:textId="77777777">
            <w:pPr>
              <w:spacing w:before="30" w:after="30"/>
              <w:ind w:left="30" w:right="30"/>
              <w:rPr>
                <w:rFonts w:ascii="Calibri" w:hAnsi="Calibri" w:eastAsia="Times New Roman" w:cs="Calibri"/>
                <w:sz w:val="16"/>
              </w:rPr>
            </w:pPr>
            <w:hyperlink w:tgtFrame="_blank" w:history="1" r:id="rId67">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7A2786" w:rsidP="007A2786" w:rsidRDefault="00DD292B" w14:paraId="3E5C6451" w14:textId="77777777">
            <w:pPr>
              <w:ind w:left="30" w:right="30"/>
              <w:rPr>
                <w:rFonts w:ascii="Calibri" w:hAnsi="Calibri" w:eastAsia="Times New Roman" w:cs="Calibri"/>
                <w:sz w:val="16"/>
              </w:rPr>
            </w:pPr>
            <w:hyperlink w:tgtFrame="_blank" w:history="1" r:id="rId68">
              <w:r w:rsidRPr="00CC5168" w:rsidR="009424BB">
                <w:rPr>
                  <w:rFonts w:ascii="Calibri" w:hAnsi="Calibri" w:eastAsia="Times New Roman" w:cs="Calibri"/>
                  <w:color w:val="0000FF"/>
                  <w:sz w:val="16"/>
                  <w:u w:val="single"/>
                </w:rPr>
                <w:t>31_C_13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A2786" w:rsidP="0008296D" w:rsidRDefault="009424BB" w14:paraId="79813A1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FAIR DEALING</w:t>
            </w:r>
          </w:p>
          <w:p w:rsidRPr="00CC5168" w:rsidR="007A2786" w:rsidP="0008296D" w:rsidRDefault="009424BB" w14:paraId="6D9F375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We conduct business with integrity and follow through on our commitments in every aspect of our work.</w:t>
            </w:r>
          </w:p>
          <w:p w:rsidRPr="00CC5168" w:rsidR="007A2786" w:rsidP="0008296D" w:rsidRDefault="009424BB" w14:paraId="101ABF2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We are each responsible for our work and the decisions we make in our roles. In every professional interaction—whether with </w:t>
            </w:r>
            <w:proofErr w:type="spellStart"/>
            <w:r w:rsidRPr="00CC5168">
              <w:rPr>
                <w:rFonts w:ascii="Calibri" w:hAnsi="Calibri" w:eastAsia="Times New Roman" w:cs="Calibri"/>
              </w:rPr>
              <w:t>coworkers</w:t>
            </w:r>
            <w:proofErr w:type="spellEnd"/>
            <w:r w:rsidRPr="00CC5168">
              <w:rPr>
                <w:rFonts w:ascii="Calibri" w:hAnsi="Calibri" w:eastAsia="Times New Roman" w:cs="Calibri"/>
              </w:rPr>
              <w:t>, customers, suppliers, healthcare professionals, competitors, or others—we must be fair and honest about how Abbott does business.</w:t>
            </w:r>
          </w:p>
        </w:tc>
        <w:tc>
          <w:tcPr>
            <w:tcW w:w="6000" w:type="dxa"/>
            <w:tcMar/>
          </w:tcPr>
          <w:p w:rsidRPr="000D1BE6" w:rsidR="007A2786" w:rsidP="0008296D" w:rsidRDefault="009424BB" w14:paraId="6D23033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TRATO JUSTO</w:t>
            </w:r>
          </w:p>
          <w:p w:rsidRPr="000D1BE6" w:rsidR="007A2786" w:rsidP="0008296D" w:rsidRDefault="009424BB" w14:paraId="733F57F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Realizamos las activades empresariales con integridad y cumplimos nuestros compromisos en todos los aspectos de nuestro trabajo.</w:t>
            </w:r>
          </w:p>
          <w:p w:rsidRPr="000D1BE6" w:rsidR="007A2786" w:rsidP="0008296D" w:rsidRDefault="009424BB" w14:paraId="601E18F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Todos somos responsables de nuestro trabajo y de las decisiones que tomamos en nuestras funciones. En cada interacción profesional, ya sea con compañeros de trabajo, clientes, proveedores, profesionales sanitarios, competidores u otras personas, debemos ser justos y honestos sobre cómo hace negocios Abbott.</w:t>
            </w:r>
          </w:p>
        </w:tc>
      </w:tr>
      <w:tr w:rsidRPr="00C17D4F" w:rsidR="00DC51D9" w:rsidTr="4A27181E" w14:paraId="7B65975B" w14:textId="77777777">
        <w:tc>
          <w:tcPr>
            <w:tcW w:w="1353" w:type="dxa"/>
            <w:shd w:val="clear" w:color="auto" w:fill="C1E4F5" w:themeFill="accent1" w:themeFillTint="33"/>
            <w:tcMar>
              <w:top w:w="120" w:type="dxa"/>
              <w:left w:w="180" w:type="dxa"/>
              <w:bottom w:w="120" w:type="dxa"/>
              <w:right w:w="180" w:type="dxa"/>
            </w:tcMar>
            <w:hideMark/>
          </w:tcPr>
          <w:p w:rsidRPr="00CC5168" w:rsidR="00EA2282" w:rsidP="00EA2282" w:rsidRDefault="00DD292B" w14:paraId="74BE14E3" w14:textId="77777777">
            <w:pPr>
              <w:spacing w:before="30" w:after="30"/>
              <w:ind w:left="30" w:right="30"/>
              <w:rPr>
                <w:rFonts w:ascii="Calibri" w:hAnsi="Calibri" w:eastAsia="Times New Roman" w:cs="Calibri"/>
                <w:sz w:val="16"/>
              </w:rPr>
            </w:pPr>
            <w:hyperlink w:tgtFrame="_blank" w:history="1" r:id="rId69">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EA2282" w:rsidP="00EA2282" w:rsidRDefault="00DD292B" w14:paraId="3B344DC3" w14:textId="77777777">
            <w:pPr>
              <w:ind w:left="30" w:right="30"/>
              <w:rPr>
                <w:rFonts w:ascii="Calibri" w:hAnsi="Calibri" w:eastAsia="Times New Roman" w:cs="Calibri"/>
                <w:sz w:val="16"/>
              </w:rPr>
            </w:pPr>
            <w:hyperlink w:tgtFrame="_blank" w:history="1" r:id="rId70">
              <w:r w:rsidRPr="00CC5168" w:rsidR="009424BB">
                <w:rPr>
                  <w:rFonts w:ascii="Calibri" w:hAnsi="Calibri" w:eastAsia="Times New Roman" w:cs="Calibri"/>
                  <w:color w:val="0000FF"/>
                  <w:sz w:val="16"/>
                  <w:u w:val="single"/>
                </w:rPr>
                <w:t>32_C_13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A2282" w:rsidP="0008296D" w:rsidRDefault="009424BB" w14:paraId="6098111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AVOIDING CONFLICTS OF INTEREST I</w:t>
            </w:r>
          </w:p>
          <w:p w:rsidRPr="00CC5168" w:rsidR="00EA2282" w:rsidP="0008296D" w:rsidRDefault="009424BB" w14:paraId="44D3DA9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identify and address conflicts of interest before moving forward.</w:t>
            </w:r>
          </w:p>
          <w:p w:rsidRPr="00CC5168" w:rsidR="00EA2282" w:rsidP="0008296D" w:rsidRDefault="009424BB" w14:paraId="0E74F69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Mar/>
          </w:tcPr>
          <w:p w:rsidRPr="000D1BE6" w:rsidR="00EA2282" w:rsidP="0008296D" w:rsidRDefault="009424BB" w14:paraId="3825F49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EVITAR LOS CONFLICTOS DE INTERESES I</w:t>
            </w:r>
          </w:p>
          <w:p w:rsidRPr="000D1BE6" w:rsidR="00EA2282" w:rsidP="0008296D" w:rsidRDefault="009424BB" w14:paraId="23256C5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Identificamos y abordamos los conflictos de intereses antes de seguir adelante.</w:t>
            </w:r>
          </w:p>
          <w:p w:rsidRPr="000D1BE6" w:rsidR="00EA2282" w:rsidP="0008296D" w:rsidRDefault="009424BB" w14:paraId="6DB95E5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Se produce un conflicto de intereses cuando los intereses personales interfieren o parece que interfieren con lo que es mejor para Abbott. Las decisiones empresariales deben basarse en las necesidades de Abbott, y no en la ganancia personal o los intereses de familiares o amigos. Se espera de nosotros que utilicemos el buen criterio y evitemos situaciones que puedan dar lugar a un conflicto real o percibido. Si las relaciones personales, los intereses o las actividades externas afectan a tu capacidad para actuar de manera imparcial y eficaz, o podrían beneficiarte a ti o a un familiar, debes revelar el posible conflicto y retirarte de la situación, siguiendo las directrices de Abbott.</w:t>
            </w:r>
          </w:p>
        </w:tc>
      </w:tr>
      <w:tr w:rsidRPr="00C17D4F" w:rsidR="00DC51D9" w:rsidTr="4A27181E" w14:paraId="7B0D007C" w14:textId="77777777">
        <w:tc>
          <w:tcPr>
            <w:tcW w:w="1353" w:type="dxa"/>
            <w:shd w:val="clear" w:color="auto" w:fill="C1E4F5" w:themeFill="accent1" w:themeFillTint="33"/>
            <w:tcMar>
              <w:top w:w="120" w:type="dxa"/>
              <w:left w:w="180" w:type="dxa"/>
              <w:bottom w:w="120" w:type="dxa"/>
              <w:right w:w="180" w:type="dxa"/>
            </w:tcMar>
            <w:hideMark/>
          </w:tcPr>
          <w:p w:rsidRPr="00CC5168" w:rsidR="00795145" w:rsidP="00795145" w:rsidRDefault="00DD292B" w14:paraId="036C7739" w14:textId="77777777">
            <w:pPr>
              <w:spacing w:before="30" w:after="30"/>
              <w:ind w:left="30" w:right="30"/>
              <w:rPr>
                <w:rFonts w:ascii="Calibri" w:hAnsi="Calibri" w:eastAsia="Times New Roman" w:cs="Calibri"/>
                <w:sz w:val="16"/>
              </w:rPr>
            </w:pPr>
            <w:hyperlink w:tgtFrame="_blank" w:history="1" r:id="rId71">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795145" w:rsidP="00795145" w:rsidRDefault="00DD292B" w14:paraId="73266E3E" w14:textId="77777777">
            <w:pPr>
              <w:ind w:left="30" w:right="30"/>
              <w:rPr>
                <w:rFonts w:ascii="Calibri" w:hAnsi="Calibri" w:eastAsia="Times New Roman" w:cs="Calibri"/>
                <w:sz w:val="16"/>
              </w:rPr>
            </w:pPr>
            <w:hyperlink w:tgtFrame="_blank" w:history="1" r:id="rId72">
              <w:r w:rsidRPr="00CC5168" w:rsidR="009424BB">
                <w:rPr>
                  <w:rFonts w:ascii="Calibri" w:hAnsi="Calibri" w:eastAsia="Times New Roman" w:cs="Calibri"/>
                  <w:color w:val="0000FF"/>
                  <w:sz w:val="16"/>
                  <w:u w:val="single"/>
                </w:rPr>
                <w:t>33_C_13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95145" w:rsidP="0008296D" w:rsidRDefault="009424BB" w14:paraId="246024A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AVOIDING CONFLICTS OF INTEREST II</w:t>
            </w:r>
          </w:p>
          <w:p w:rsidRPr="00CC5168" w:rsidR="00795145" w:rsidP="0008296D" w:rsidRDefault="009424BB" w14:paraId="176A01B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put Abbott’s interests first when making work-related decisions.</w:t>
            </w:r>
          </w:p>
          <w:p w:rsidRPr="00CC5168" w:rsidR="00795145" w:rsidP="0008296D" w:rsidRDefault="009424BB" w14:paraId="58D193E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Mar/>
          </w:tcPr>
          <w:p w:rsidRPr="000D1BE6" w:rsidR="00795145" w:rsidP="0008296D" w:rsidRDefault="009424BB" w14:paraId="7B24533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EVITAR LOS CONFLICTOS DE INTERESES II</w:t>
            </w:r>
          </w:p>
          <w:p w:rsidRPr="000D1BE6" w:rsidR="00795145" w:rsidP="0008296D" w:rsidRDefault="009424BB" w14:paraId="3B98812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Ponemos los intereses de Abbott en primer lugar a la hora de tomar decisiones relacionadas con el trabajo.</w:t>
            </w:r>
          </w:p>
          <w:p w:rsidRPr="000D1BE6" w:rsidR="00795145" w:rsidP="0008296D" w:rsidRDefault="009424BB" w14:paraId="64A0774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Eso significa dar prioridad a los objetivos de la empresa sobre los de un equipo, grupo o persona concreta. Todas las oportunidades o recursos a los que accedemos a través de nuestras funciones en Abbott deben utilizarse en beneficio de la empresa, y no para beneficio personal. No debemos competir con Abbott ni ayudar a que otras personas lo hagan. Cuando surjan oportunidades debemos centrarnos en promover los intereses de Abbott.</w:t>
            </w:r>
          </w:p>
        </w:tc>
      </w:tr>
      <w:tr w:rsidRPr="00C17D4F" w:rsidR="00DC51D9" w:rsidTr="4A27181E" w14:paraId="59BF2431" w14:textId="77777777">
        <w:tc>
          <w:tcPr>
            <w:tcW w:w="1353" w:type="dxa"/>
            <w:shd w:val="clear" w:color="auto" w:fill="C1E4F5" w:themeFill="accent1" w:themeFillTint="33"/>
            <w:tcMar>
              <w:top w:w="120" w:type="dxa"/>
              <w:left w:w="180" w:type="dxa"/>
              <w:bottom w:w="120" w:type="dxa"/>
              <w:right w:w="180" w:type="dxa"/>
            </w:tcMar>
            <w:hideMark/>
          </w:tcPr>
          <w:p w:rsidRPr="00CC5168" w:rsidR="004150A0" w:rsidP="004150A0" w:rsidRDefault="00DD292B" w14:paraId="3CD89480" w14:textId="77777777">
            <w:pPr>
              <w:spacing w:before="30" w:after="30"/>
              <w:ind w:left="30" w:right="30"/>
              <w:rPr>
                <w:rFonts w:ascii="Calibri" w:hAnsi="Calibri" w:eastAsia="Times New Roman" w:cs="Calibri"/>
                <w:sz w:val="16"/>
              </w:rPr>
            </w:pPr>
            <w:hyperlink w:tgtFrame="_blank" w:history="1" r:id="rId73">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4150A0" w:rsidP="004150A0" w:rsidRDefault="00DD292B" w14:paraId="5BC5CB4A" w14:textId="77777777">
            <w:pPr>
              <w:ind w:left="30" w:right="30"/>
              <w:rPr>
                <w:rFonts w:ascii="Calibri" w:hAnsi="Calibri" w:eastAsia="Times New Roman" w:cs="Calibri"/>
                <w:sz w:val="16"/>
              </w:rPr>
            </w:pPr>
            <w:hyperlink w:tgtFrame="_blank" w:history="1" r:id="rId74">
              <w:r w:rsidRPr="00CC5168" w:rsidR="009424BB">
                <w:rPr>
                  <w:rFonts w:ascii="Calibri" w:hAnsi="Calibri" w:eastAsia="Times New Roman" w:cs="Calibri"/>
                  <w:color w:val="0000FF"/>
                  <w:sz w:val="16"/>
                  <w:u w:val="single"/>
                </w:rPr>
                <w:t>34_C_13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4150A0" w:rsidP="0008296D" w:rsidRDefault="009424BB" w14:paraId="4E14B91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PROTECTION OF ABBOTT ASSETS &amp; REPUTATION</w:t>
            </w:r>
          </w:p>
          <w:p w:rsidRPr="00CC5168" w:rsidR="004150A0" w:rsidP="0008296D" w:rsidRDefault="009424BB" w14:paraId="0C0D6DB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are caretakers of our company.</w:t>
            </w:r>
          </w:p>
          <w:p w:rsidRPr="00CC5168" w:rsidR="004150A0" w:rsidP="0008296D" w:rsidRDefault="009424BB" w14:paraId="7A36CE7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all share the responsibility to protect and use Abbott’s assets wisely. This includes everything from physical items like vehicles and computers, to valuable information such as intellectual property, trade secrets, and specialized knowledge.</w:t>
            </w:r>
          </w:p>
          <w:p w:rsidRPr="00CC5168" w:rsidR="004150A0" w:rsidP="0008296D" w:rsidRDefault="009424BB" w14:paraId="239B5B9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should always use good judgment to make sure these resources are used properly, efficiently, and with care—avoiding loss, theft, misuse, or waste.</w:t>
            </w:r>
          </w:p>
          <w:p w:rsidRPr="00CC5168" w:rsidR="004150A0" w:rsidP="0008296D" w:rsidRDefault="009424BB" w14:paraId="1A145CE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Abbott’s reputation is one of our most valuable assets—and we all play a role in protecting it.</w:t>
            </w:r>
          </w:p>
          <w:p w:rsidRPr="00CC5168" w:rsidR="004150A0" w:rsidP="0008296D" w:rsidRDefault="009424BB" w14:paraId="1A3E0A7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rsidRPr="00CC5168" w:rsidR="004150A0" w:rsidP="0008296D" w:rsidRDefault="009424BB" w14:paraId="5923BE8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Mar/>
          </w:tcPr>
          <w:p w:rsidRPr="000D1BE6" w:rsidR="004150A0" w:rsidP="0008296D" w:rsidRDefault="009424BB" w14:paraId="4B506E2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PROTECCIÓN DE LOS ACTIVOS Y REPUTACIÓN DE ABBOT</w:t>
            </w:r>
          </w:p>
          <w:p w:rsidRPr="000D1BE6" w:rsidR="004150A0" w:rsidP="0008296D" w:rsidRDefault="009424BB" w14:paraId="679F6BD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Somos los encargados de cuidar de nuestra empresa.</w:t>
            </w:r>
          </w:p>
          <w:p w:rsidRPr="000D1BE6" w:rsidR="004150A0" w:rsidP="0008296D" w:rsidRDefault="009424BB" w14:paraId="69FA145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Todos compartimos la responsabilidad de proteger y utilizar sabiamente los activos de Abbott. Esto incluye todo, desde objetos físicos como vehículos y ordenadores, a información valiosa como propiedad intelectual, secretos comerciales y conocimientos especializados.</w:t>
            </w:r>
          </w:p>
          <w:p w:rsidRPr="000D1BE6" w:rsidR="004150A0" w:rsidP="0008296D" w:rsidRDefault="009424BB" w14:paraId="39EB2EA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Siempre debemos usar el buen criterio para asegurarnos de que estos recursos se utilizan de una manera adecuada, eficaz y cuidadosa, evitando pérdidas, robos, usos indebidos o desperdicios.</w:t>
            </w:r>
          </w:p>
          <w:p w:rsidRPr="000D1BE6" w:rsidR="004150A0" w:rsidP="0008296D" w:rsidRDefault="009424BB" w14:paraId="0E6905A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La reputación de Abbott es uno de nuestros activos más valiosos, y todos desempeñamos un papel para protegerla.</w:t>
            </w:r>
          </w:p>
          <w:p w:rsidRPr="000D1BE6" w:rsidR="004150A0" w:rsidP="0008296D" w:rsidRDefault="009424BB" w14:paraId="6E0B64E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Cada uno de nosotros es responsable de cómo representamos a Abbott, en especial en entornos públicos y en línea, donde todo lo que compartimos, ya sea en conversaciones, correos electrónicos o redes sociales, puede reflejarse en la empresa. Es importante comunicarse de manera prudente, utilizar el buen criterio y proteger la información confidencial de Abbott.</w:t>
            </w:r>
          </w:p>
          <w:p w:rsidRPr="000D1BE6" w:rsidR="004150A0" w:rsidP="0008296D" w:rsidRDefault="009424BB" w14:paraId="462A244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Cuando interactuamos externamente debemos considerar si se nos podría ver como representantes de Abbott y cómo pueden repercutir nuestras palabras o nuestras acciones en su reputación. Esto es especialmente importante en las redes sociales, donde las publicaciones pueden difundirse rápida y ampliamente: una publicación o un comentario descuidado puede causar un daño real.</w:t>
            </w:r>
          </w:p>
        </w:tc>
      </w:tr>
      <w:tr w:rsidRPr="00C17D4F" w:rsidR="00DC51D9" w:rsidTr="4A27181E" w14:paraId="0F095C1B" w14:textId="77777777">
        <w:tc>
          <w:tcPr>
            <w:tcW w:w="1353" w:type="dxa"/>
            <w:shd w:val="clear" w:color="auto" w:fill="C1E4F5" w:themeFill="accent1" w:themeFillTint="33"/>
            <w:tcMar>
              <w:top w:w="120" w:type="dxa"/>
              <w:left w:w="180" w:type="dxa"/>
              <w:bottom w:w="120" w:type="dxa"/>
              <w:right w:w="180" w:type="dxa"/>
            </w:tcMar>
            <w:hideMark/>
          </w:tcPr>
          <w:p w:rsidRPr="00CC5168" w:rsidR="007C042D" w:rsidP="007C042D" w:rsidRDefault="00DD292B" w14:paraId="14DC4891" w14:textId="77777777">
            <w:pPr>
              <w:spacing w:before="30" w:after="30"/>
              <w:ind w:left="30" w:right="30"/>
              <w:rPr>
                <w:rFonts w:ascii="Calibri" w:hAnsi="Calibri" w:eastAsia="Times New Roman" w:cs="Calibri"/>
                <w:sz w:val="16"/>
              </w:rPr>
            </w:pPr>
            <w:hyperlink w:tgtFrame="_blank" w:history="1" r:id="rId75">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7C042D" w:rsidP="007C042D" w:rsidRDefault="00DD292B" w14:paraId="61D89134" w14:textId="77777777">
            <w:pPr>
              <w:ind w:left="30" w:right="30"/>
              <w:rPr>
                <w:rFonts w:ascii="Calibri" w:hAnsi="Calibri" w:eastAsia="Times New Roman" w:cs="Calibri"/>
                <w:sz w:val="16"/>
              </w:rPr>
            </w:pPr>
            <w:hyperlink w:tgtFrame="_blank" w:history="1" r:id="rId76">
              <w:r w:rsidRPr="00CC5168" w:rsidR="009424BB">
                <w:rPr>
                  <w:rFonts w:ascii="Calibri" w:hAnsi="Calibri" w:eastAsia="Times New Roman" w:cs="Calibri"/>
                  <w:color w:val="0000FF"/>
                  <w:sz w:val="16"/>
                  <w:u w:val="single"/>
                </w:rPr>
                <w:t>35_C_13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C042D" w:rsidP="0008296D" w:rsidRDefault="009424BB" w14:paraId="4C47706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CONFIDENTIAL INFORMATION</w:t>
            </w:r>
          </w:p>
          <w:p w:rsidRPr="00CC5168" w:rsidR="007C042D" w:rsidP="0008296D" w:rsidRDefault="009424BB" w14:paraId="6BAEEFB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are committed to respecting and protecting all confidential information, including personal data.</w:t>
            </w:r>
          </w:p>
          <w:p w:rsidRPr="00CC5168" w:rsidR="007C042D" w:rsidP="0008296D" w:rsidRDefault="009424BB" w14:paraId="312EF4F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Confidential information is one of Abbott’s most valuable assets. It includes non-public details like research, trade secrets, business plans, pricing, contracts, financial results, and other data that could benefit competitors or harm Abbott if disclosed.</w:t>
            </w:r>
          </w:p>
          <w:p w:rsidRPr="00CC5168" w:rsidR="007C042D" w:rsidP="0008296D" w:rsidRDefault="009424BB" w14:paraId="71790F5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We must protect confidential information and prevent unauthorized use or sharing—even after our time with Abbott ends.</w:t>
            </w:r>
          </w:p>
          <w:p w:rsidRPr="00CC5168" w:rsidR="007C042D" w:rsidP="0008296D" w:rsidRDefault="009424BB" w14:paraId="4C4E1B0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 also respect the intellectual property of others and avoid improper use of their confidential information. Misusing non-public information, such as for insider trading, is illegal and unethical.</w:t>
            </w:r>
          </w:p>
          <w:p w:rsidRPr="00CC5168" w:rsidR="007C042D" w:rsidP="0008296D" w:rsidRDefault="009424BB" w14:paraId="6B6FABC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Mar/>
          </w:tcPr>
          <w:p w:rsidRPr="000D1BE6" w:rsidR="007C042D" w:rsidP="0008296D" w:rsidRDefault="009424BB" w14:paraId="361E52D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INFORMACIÓN CONFIDENCIAL</w:t>
            </w:r>
          </w:p>
          <w:p w:rsidRPr="000D1BE6" w:rsidR="007C042D" w:rsidP="0008296D" w:rsidRDefault="009424BB" w14:paraId="445C5EF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Nos comprometemos a respetar y proteger toda la información confidencial, incluidos los datos personales.</w:t>
            </w:r>
          </w:p>
          <w:p w:rsidRPr="000D1BE6" w:rsidR="007C042D" w:rsidP="0008296D" w:rsidRDefault="009424BB" w14:paraId="26B3FC4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La información confidencial es uno de los activos más valiosos de Abbott. Incluye detalles no públicos, como investigaciones, secretos comerciales, planes de negocio, precios, contratos, resultados financieros y otros datos </w:t>
            </w:r>
            <w:r w:rsidRPr="00CC5168">
              <w:rPr>
                <w:rFonts w:ascii="Calibri" w:hAnsi="Calibri" w:eastAsia="Calibri" w:cs="Calibri"/>
                <w:lang w:val="es-ES"/>
              </w:rPr>
              <w:lastRenderedPageBreak/>
              <w:t>que podrían resultar un beneficio para los competidores o perjudicar a Abbott si se revelaran.</w:t>
            </w:r>
          </w:p>
          <w:p w:rsidRPr="000D1BE6" w:rsidR="007C042D" w:rsidP="0008296D" w:rsidRDefault="009424BB" w14:paraId="61E2F64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Debemos proteger la información confidencial y evitar que se utilice o comparta sin autorización, incluso después de que finalice nuestro trabajo en Abbott.</w:t>
            </w:r>
          </w:p>
          <w:p w:rsidRPr="000D1BE6" w:rsidR="007C042D" w:rsidP="0008296D" w:rsidRDefault="009424BB" w14:paraId="5B0E051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Abbott también respetamos la propiedad intelectual de los demás y evitamos realizar un uso indebido de su información confidencial. El uso indebido de información no pública, por ejemplo, para el tráfico de información privilegiada, es ilegal y poco ético.</w:t>
            </w:r>
          </w:p>
          <w:p w:rsidRPr="000D1BE6" w:rsidR="007C042D" w:rsidP="0008296D" w:rsidRDefault="009424BB" w14:paraId="43E6F9C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También protegemos los datos personales que nos confían compañeros, profesionales sanitarios y clientes. Cuando recogemos y utilizamos información personal, lo hacemos de manera responsable, con el debido consentimiento, y nunca la vendemos ni la obtenemos de fuentes no autorizadas. Muchos lugares tienen leyes de privacidad estrictas, y nos comprometemos a comprenderlas y cumplirlas, en especial en relación con las categorías de información personal de naturaleza más delicada.</w:t>
            </w:r>
          </w:p>
        </w:tc>
      </w:tr>
      <w:tr w:rsidRPr="00C17D4F" w:rsidR="00DC51D9" w:rsidTr="4A27181E" w14:paraId="5C97BA72" w14:textId="77777777">
        <w:tc>
          <w:tcPr>
            <w:tcW w:w="1353" w:type="dxa"/>
            <w:shd w:val="clear" w:color="auto" w:fill="C1E4F5" w:themeFill="accent1" w:themeFillTint="33"/>
            <w:tcMar>
              <w:top w:w="120" w:type="dxa"/>
              <w:left w:w="180" w:type="dxa"/>
              <w:bottom w:w="120" w:type="dxa"/>
              <w:right w:w="180" w:type="dxa"/>
            </w:tcMar>
            <w:hideMark/>
          </w:tcPr>
          <w:p w:rsidRPr="00CC5168" w:rsidR="007317E0" w:rsidP="007317E0" w:rsidRDefault="00DD292B" w14:paraId="751F213E" w14:textId="77777777">
            <w:pPr>
              <w:spacing w:before="30" w:after="30"/>
              <w:ind w:left="30" w:right="30"/>
              <w:rPr>
                <w:rFonts w:ascii="Calibri" w:hAnsi="Calibri" w:eastAsia="Times New Roman" w:cs="Calibri"/>
                <w:sz w:val="16"/>
              </w:rPr>
            </w:pPr>
            <w:hyperlink w:tgtFrame="_blank" w:history="1" r:id="rId77">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7317E0" w:rsidP="007317E0" w:rsidRDefault="00DD292B" w14:paraId="464B3285" w14:textId="77777777">
            <w:pPr>
              <w:ind w:left="30" w:right="30"/>
              <w:rPr>
                <w:rFonts w:ascii="Calibri" w:hAnsi="Calibri" w:eastAsia="Times New Roman" w:cs="Calibri"/>
                <w:sz w:val="16"/>
              </w:rPr>
            </w:pPr>
            <w:hyperlink w:tgtFrame="_blank" w:history="1" r:id="rId78">
              <w:r w:rsidRPr="00CC5168" w:rsidR="009424BB">
                <w:rPr>
                  <w:rFonts w:ascii="Calibri" w:hAnsi="Calibri" w:eastAsia="Times New Roman" w:cs="Calibri"/>
                  <w:color w:val="0000FF"/>
                  <w:sz w:val="16"/>
                  <w:u w:val="single"/>
                </w:rPr>
                <w:t>36_C_13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317E0" w:rsidP="0008296D" w:rsidRDefault="009424BB" w14:paraId="4DDE00D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ANTI-BRIBERY</w:t>
            </w:r>
          </w:p>
          <w:p w:rsidRPr="00CC5168" w:rsidR="007317E0" w:rsidP="0008296D" w:rsidRDefault="009424BB" w14:paraId="58D320D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actively oppose fraud, bribery, and corruption. We get business the right way.</w:t>
            </w:r>
          </w:p>
          <w:p w:rsidRPr="00CC5168" w:rsidR="007317E0" w:rsidP="0008296D" w:rsidRDefault="009424BB" w14:paraId="36A048D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As individuals, we expect healthcare professionals to make decisions based on what’s best for patients—not </w:t>
            </w:r>
            <w:r w:rsidRPr="00CC5168">
              <w:rPr>
                <w:rFonts w:ascii="Calibri" w:hAnsi="Calibri" w:eastAsia="Times New Roman" w:cs="Calibri"/>
              </w:rPr>
              <w:lastRenderedPageBreak/>
              <w:t>influenced by incentives from companies. Likewise, we expect government officials to act in the public’s interest, free from corporate pressure.</w:t>
            </w:r>
          </w:p>
          <w:p w:rsidRPr="00CC5168" w:rsidR="007317E0" w:rsidP="0008296D" w:rsidRDefault="009424BB" w14:paraId="3E179E2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rsidRPr="00CC5168" w:rsidR="007317E0" w:rsidP="0008296D" w:rsidRDefault="009424BB" w14:paraId="2B19FDA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Mar/>
          </w:tcPr>
          <w:p w:rsidRPr="000D1BE6" w:rsidR="007317E0" w:rsidP="0008296D" w:rsidRDefault="009424BB" w14:paraId="1F25BDB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ANTISOBORNO</w:t>
            </w:r>
          </w:p>
          <w:p w:rsidRPr="000D1BE6" w:rsidR="007317E0" w:rsidP="0008296D" w:rsidRDefault="009424BB" w14:paraId="05EB4C6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Nos oponemos activamente al fraude, al soborno y a la corrupción. Obtenemos negocios de la forma correcta.</w:t>
            </w:r>
          </w:p>
          <w:p w:rsidRPr="000D1BE6" w:rsidR="007317E0" w:rsidP="0008296D" w:rsidRDefault="009424BB" w14:paraId="2EDFC79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Como personas esperamos que los profesionales sanitarios tomen decisiones que se basen en lo que es </w:t>
            </w:r>
            <w:r w:rsidRPr="00CC5168">
              <w:rPr>
                <w:rFonts w:ascii="Calibri" w:hAnsi="Calibri" w:eastAsia="Calibri" w:cs="Calibri"/>
                <w:lang w:val="es-ES"/>
              </w:rPr>
              <w:lastRenderedPageBreak/>
              <w:t>mejor para los pacientes, y no influidos por los incentivos de las empresas. De igual forma esperamos que los funcionarios públicos actúen en interés del público, libres de presiones corporativas.</w:t>
            </w:r>
          </w:p>
          <w:p w:rsidRPr="000D1BE6" w:rsidR="007317E0" w:rsidP="0008296D" w:rsidRDefault="009424BB" w14:paraId="59F9BFF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 Abbott educamos a los profesionales sanitarios sobre nuestros productos, pero no interferimos en su juicio independiente. Nunca se permite ofrecer nada de valor a proveedores de atención sanitaria (como médicos, farmacéuticos, personal de enfermería, investigadores o personal de laboratorio), funcionarios públicos u otras personas para conseguir negocios o recompensar relaciones pasadas.</w:t>
            </w:r>
          </w:p>
          <w:p w:rsidRPr="000D1BE6" w:rsidR="007317E0" w:rsidP="0008296D" w:rsidRDefault="009424BB" w14:paraId="5D45DF6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Cumplimos las leyes contra el soborno, la corrupción y las comisiones ilegales en todo el mundo, incluida la Ley de Prácticas Corruptas en el Extranjero (FCPA) de EE. UU. En Abbott, todo el mundo debe gestionar cuidadosamente las relaciones con los proveedores de servicios, como distribuidores, consultores y conferenciantes, llevando a cabo la diligencia debida, pagando el valor justo de mercado y documentando adecuadamente los pagos para garantizar el cumplimiento de las leyes y los estándares de la empresa.</w:t>
            </w:r>
          </w:p>
        </w:tc>
      </w:tr>
      <w:tr w:rsidRPr="00C17D4F" w:rsidR="00DC51D9" w:rsidTr="4A27181E" w14:paraId="6330AAFA" w14:textId="77777777">
        <w:tc>
          <w:tcPr>
            <w:tcW w:w="1353" w:type="dxa"/>
            <w:shd w:val="clear" w:color="auto" w:fill="C1E4F5" w:themeFill="accent1" w:themeFillTint="33"/>
            <w:tcMar>
              <w:top w:w="120" w:type="dxa"/>
              <w:left w:w="180" w:type="dxa"/>
              <w:bottom w:w="120" w:type="dxa"/>
              <w:right w:w="180" w:type="dxa"/>
            </w:tcMar>
            <w:hideMark/>
          </w:tcPr>
          <w:p w:rsidRPr="00CC5168" w:rsidR="00870B35" w:rsidP="00870B35" w:rsidRDefault="00DD292B" w14:paraId="43D88D51" w14:textId="77777777">
            <w:pPr>
              <w:spacing w:before="30" w:after="30"/>
              <w:ind w:left="30" w:right="30"/>
              <w:rPr>
                <w:rFonts w:ascii="Calibri" w:hAnsi="Calibri" w:eastAsia="Times New Roman" w:cs="Calibri"/>
                <w:sz w:val="16"/>
              </w:rPr>
            </w:pPr>
            <w:hyperlink w:tgtFrame="_blank" w:history="1" r:id="rId79">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870B35" w:rsidP="00870B35" w:rsidRDefault="00DD292B" w14:paraId="65B23776" w14:textId="77777777">
            <w:pPr>
              <w:ind w:left="30" w:right="30"/>
              <w:rPr>
                <w:rFonts w:ascii="Calibri" w:hAnsi="Calibri" w:eastAsia="Times New Roman" w:cs="Calibri"/>
                <w:sz w:val="16"/>
              </w:rPr>
            </w:pPr>
            <w:hyperlink w:tgtFrame="_blank" w:history="1" r:id="rId80">
              <w:r w:rsidRPr="00CC5168" w:rsidR="009424BB">
                <w:rPr>
                  <w:rFonts w:ascii="Calibri" w:hAnsi="Calibri" w:eastAsia="Times New Roman" w:cs="Calibri"/>
                  <w:color w:val="0000FF"/>
                  <w:sz w:val="16"/>
                  <w:u w:val="single"/>
                </w:rPr>
                <w:t>37_C_13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870B35" w:rsidP="0008296D" w:rsidRDefault="009424BB" w14:paraId="01069E4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GIFTS, MEALS &amp; ENTERTAINMENT</w:t>
            </w:r>
          </w:p>
          <w:p w:rsidRPr="00CC5168" w:rsidR="00870B35" w:rsidP="0008296D" w:rsidRDefault="009424BB" w14:paraId="75F3FA8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We do not offer or provide anything of value to gain a business advantage, directly or indirectly, in line with anti-bribery principles.</w:t>
            </w:r>
          </w:p>
          <w:p w:rsidRPr="00CC5168" w:rsidR="00870B35" w:rsidP="0008296D" w:rsidRDefault="009424BB" w14:paraId="2BDE6E2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Mar/>
          </w:tcPr>
          <w:p w:rsidRPr="000D1BE6" w:rsidR="00870B35" w:rsidP="0008296D" w:rsidRDefault="009424BB" w14:paraId="0F3579A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OBSEQUIOS, COMIDAS Y ENTRETENIMIENTO</w:t>
            </w:r>
          </w:p>
          <w:p w:rsidRPr="000D1BE6" w:rsidR="00870B35" w:rsidP="0008296D" w:rsidRDefault="009424BB" w14:paraId="1188FC8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No ofrecemos ni proporcionamos nada de valor para obtener, directa o indirectamente, una ventaja comercial de acuerdo con los principios antisoborno.</w:t>
            </w:r>
          </w:p>
          <w:p w:rsidRPr="000D1BE6" w:rsidR="00870B35" w:rsidP="0008296D" w:rsidRDefault="009424BB" w14:paraId="4F4D4A8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Para evitar influencias indebidas en las decisiones empresariales establecemos límites en relación con los regalos, las comidas y el entretenimiento. Las políticas de Abbott ayudan a garantizar que los recordatorios de marca, las cortesías culturales, las atenciones y otros beneficios nunca interfieran con el juicio profesional.</w:t>
            </w:r>
          </w:p>
        </w:tc>
      </w:tr>
      <w:tr w:rsidRPr="00C17D4F" w:rsidR="00DC51D9" w:rsidTr="4A27181E" w14:paraId="28293191" w14:textId="77777777">
        <w:tc>
          <w:tcPr>
            <w:tcW w:w="1353" w:type="dxa"/>
            <w:shd w:val="clear" w:color="auto" w:fill="C1E4F5" w:themeFill="accent1" w:themeFillTint="33"/>
            <w:tcMar>
              <w:top w:w="120" w:type="dxa"/>
              <w:left w:w="180" w:type="dxa"/>
              <w:bottom w:w="120" w:type="dxa"/>
              <w:right w:w="180" w:type="dxa"/>
            </w:tcMar>
            <w:hideMark/>
          </w:tcPr>
          <w:p w:rsidRPr="00CC5168" w:rsidR="00B44AA0" w:rsidP="00B44AA0" w:rsidRDefault="00DD292B" w14:paraId="5D1C30C7" w14:textId="77777777">
            <w:pPr>
              <w:spacing w:before="30" w:after="30"/>
              <w:ind w:left="30" w:right="30"/>
              <w:rPr>
                <w:rFonts w:ascii="Calibri" w:hAnsi="Calibri" w:eastAsia="Times New Roman" w:cs="Calibri"/>
                <w:sz w:val="16"/>
              </w:rPr>
            </w:pPr>
            <w:hyperlink w:tgtFrame="_blank" w:history="1" r:id="rId81">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B44AA0" w:rsidP="00B44AA0" w:rsidRDefault="00DD292B" w14:paraId="1D883B14" w14:textId="77777777">
            <w:pPr>
              <w:ind w:left="30" w:right="30"/>
              <w:rPr>
                <w:rFonts w:ascii="Calibri" w:hAnsi="Calibri" w:eastAsia="Times New Roman" w:cs="Calibri"/>
                <w:sz w:val="16"/>
              </w:rPr>
            </w:pPr>
            <w:hyperlink w:tgtFrame="_blank" w:history="1" r:id="rId82">
              <w:r w:rsidRPr="00CC5168" w:rsidR="009424BB">
                <w:rPr>
                  <w:rFonts w:ascii="Calibri" w:hAnsi="Calibri" w:eastAsia="Times New Roman" w:cs="Calibri"/>
                  <w:color w:val="0000FF"/>
                  <w:sz w:val="16"/>
                  <w:u w:val="single"/>
                </w:rPr>
                <w:t>38_C_13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44AA0" w:rsidP="0008296D" w:rsidRDefault="009424BB" w14:paraId="0E4F409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ACCURATE BOOKS &amp; RECORDS</w:t>
            </w:r>
          </w:p>
          <w:p w:rsidRPr="00CC5168" w:rsidR="00B44AA0" w:rsidP="0008296D" w:rsidRDefault="009424BB" w14:paraId="116E926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measure achievements accurately.</w:t>
            </w:r>
          </w:p>
          <w:p w:rsidRPr="00CC5168" w:rsidR="00B44AA0" w:rsidP="0008296D" w:rsidRDefault="009424BB" w14:paraId="59F3BC0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Abbott’s records and public statements must accurately reflect our actions, with enough context to show the true nature of our work. Financial records must follow accounting standards, laws, and Abbott’s internal policies.</w:t>
            </w:r>
          </w:p>
          <w:p w:rsidRPr="00CC5168" w:rsidR="00B44AA0" w:rsidP="0008296D" w:rsidRDefault="009424BB" w14:paraId="768067D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Mar/>
          </w:tcPr>
          <w:p w:rsidRPr="000D1BE6" w:rsidR="00B44AA0" w:rsidP="0008296D" w:rsidRDefault="009424BB" w14:paraId="371CE8D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LIBROS Y REGISTROS PRECISOS</w:t>
            </w:r>
          </w:p>
          <w:p w:rsidRPr="000D1BE6" w:rsidR="00B44AA0" w:rsidP="0008296D" w:rsidRDefault="009424BB" w14:paraId="6B1D676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Medimos nuestros logros de forma precisa.</w:t>
            </w:r>
          </w:p>
          <w:p w:rsidRPr="000D1BE6" w:rsidR="00B44AA0" w:rsidP="0008296D" w:rsidRDefault="009424BB" w14:paraId="6215D34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Los registros y las declaraciones públicas de Abbott deben reflejar fielmente nuestras acciones, con suficiente contexto para mostrar la verdadera naturaleza de nuestro trabajo. Los registros financieros deben seguir las normas contables, las leyes y las políticas internas de Abbott.</w:t>
            </w:r>
          </w:p>
          <w:p w:rsidRPr="000D1BE6" w:rsidR="00B44AA0" w:rsidP="0008296D" w:rsidRDefault="009424BB" w14:paraId="7A584A5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Cuando informemos de precios, pagos o elementos de valor, en especial a profesionales sanitarios, debemos asegurarnos de que la información sea completa y precisa. Muchos gobiernos exigen esta transparencia para proteger los fondos públicos. Abbott se compromete a proporcionar datos fiables para que los gobiernos, las aseguradoras y otras partes interesadas puedan tomar decisiones fundamentadas.</w:t>
            </w:r>
          </w:p>
        </w:tc>
      </w:tr>
      <w:tr w:rsidRPr="00C17D4F" w:rsidR="00DC51D9" w:rsidTr="4A27181E" w14:paraId="12E6BDF0" w14:textId="77777777">
        <w:tc>
          <w:tcPr>
            <w:tcW w:w="1353" w:type="dxa"/>
            <w:shd w:val="clear" w:color="auto" w:fill="C1E4F5" w:themeFill="accent1" w:themeFillTint="33"/>
            <w:tcMar>
              <w:top w:w="120" w:type="dxa"/>
              <w:left w:w="180" w:type="dxa"/>
              <w:bottom w:w="120" w:type="dxa"/>
              <w:right w:w="180" w:type="dxa"/>
            </w:tcMar>
            <w:hideMark/>
          </w:tcPr>
          <w:p w:rsidRPr="00CC5168" w:rsidR="008A1495" w:rsidP="008A1495" w:rsidRDefault="00DD292B" w14:paraId="4F5F5D9E" w14:textId="77777777">
            <w:pPr>
              <w:spacing w:before="30" w:after="30"/>
              <w:ind w:left="30" w:right="30"/>
              <w:rPr>
                <w:rFonts w:ascii="Calibri" w:hAnsi="Calibri" w:eastAsia="Times New Roman" w:cs="Calibri"/>
                <w:sz w:val="16"/>
              </w:rPr>
            </w:pPr>
            <w:hyperlink w:tgtFrame="_blank" w:history="1" r:id="rId83">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8A1495" w:rsidP="008A1495" w:rsidRDefault="00DD292B" w14:paraId="18975D5A" w14:textId="77777777">
            <w:pPr>
              <w:ind w:left="30" w:right="30"/>
              <w:rPr>
                <w:rFonts w:ascii="Calibri" w:hAnsi="Calibri" w:eastAsia="Times New Roman" w:cs="Calibri"/>
                <w:sz w:val="16"/>
              </w:rPr>
            </w:pPr>
            <w:hyperlink w:tgtFrame="_blank" w:history="1" r:id="rId84">
              <w:r w:rsidRPr="00CC5168" w:rsidR="009424BB">
                <w:rPr>
                  <w:rFonts w:ascii="Calibri" w:hAnsi="Calibri" w:eastAsia="Times New Roman" w:cs="Calibri"/>
                  <w:color w:val="0000FF"/>
                  <w:sz w:val="16"/>
                  <w:u w:val="single"/>
                </w:rPr>
                <w:t>39_C_13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8A1495" w:rsidP="0008296D" w:rsidRDefault="009424BB" w14:paraId="01E50F3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COMPLIANCE WITH LAWS</w:t>
            </w:r>
          </w:p>
          <w:p w:rsidRPr="00CC5168" w:rsidR="008A1495" w:rsidP="0008296D" w:rsidRDefault="009424BB" w14:paraId="4B84F8A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follow all laws, regulations and Abbott requirements that apply to our work.</w:t>
            </w:r>
          </w:p>
          <w:p w:rsidRPr="00CC5168" w:rsidR="008A1495" w:rsidP="0008296D" w:rsidRDefault="009424BB" w14:paraId="4743484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rsidRPr="00CC5168" w:rsidR="008A1495" w:rsidP="0008296D" w:rsidRDefault="009424BB" w14:paraId="7B38AC1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As a global company, we must also be aware that laws from one country may apply to work done in another. When in doubt, seek guidance from the Legal Division or the Office of Ethics and Compliance.</w:t>
            </w:r>
          </w:p>
        </w:tc>
        <w:tc>
          <w:tcPr>
            <w:tcW w:w="6000" w:type="dxa"/>
            <w:tcMar/>
          </w:tcPr>
          <w:p w:rsidRPr="000D1BE6" w:rsidR="008A1495" w:rsidP="0008296D" w:rsidRDefault="009424BB" w14:paraId="482E3E6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CUMPLIMIENTO DE LAS LEYES</w:t>
            </w:r>
          </w:p>
          <w:p w:rsidRPr="000D1BE6" w:rsidR="008A1495" w:rsidP="0008296D" w:rsidRDefault="009424BB" w14:paraId="311CC5A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Cumplimos con todas las leyes y normativas, así como con los requisitos de Abbott de aplicación para nuestro trabajo.</w:t>
            </w:r>
          </w:p>
          <w:p w:rsidRPr="000D1BE6" w:rsidR="008A1495" w:rsidP="0008296D" w:rsidRDefault="009424BB" w14:paraId="37D7F93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Se espera que todos los empleados de Abbott sigan todas las leyes aplicables, así como las políticas, los procedimientos y el Código de Abbott. Se trata de una condición básica de empleo. Las políticas de Abbott cubren áreas clave como el cumplimiento de la atención sanitaria, la calidad, las finanzas, el comercio, la seguridad, etc., lo que nos ayuda a cumplir con los requisitos legales y evitar el incumplimiento.</w:t>
            </w:r>
          </w:p>
          <w:p w:rsidRPr="000D1BE6" w:rsidR="008A1495" w:rsidP="0008296D" w:rsidRDefault="009424BB" w14:paraId="73800FB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Como empresa global también debemos ser conscientes de que las leyes de un país pueden ser de aplicación para el trabajo realizado en otro país. En caso de duda, pide consejo al Departamento Legal o a la Oficina de Ética y Cumplimiento.</w:t>
            </w:r>
          </w:p>
        </w:tc>
      </w:tr>
      <w:tr w:rsidRPr="00C17D4F" w:rsidR="00DC51D9" w:rsidTr="4A27181E" w14:paraId="40D72F17" w14:textId="77777777">
        <w:tc>
          <w:tcPr>
            <w:tcW w:w="1353" w:type="dxa"/>
            <w:shd w:val="clear" w:color="auto" w:fill="C1E4F5" w:themeFill="accent1" w:themeFillTint="33"/>
            <w:tcMar>
              <w:top w:w="120" w:type="dxa"/>
              <w:left w:w="180" w:type="dxa"/>
              <w:bottom w:w="120" w:type="dxa"/>
              <w:right w:w="180" w:type="dxa"/>
            </w:tcMar>
            <w:hideMark/>
          </w:tcPr>
          <w:p w:rsidRPr="00CC5168" w:rsidR="0044511A" w:rsidP="0044511A" w:rsidRDefault="00DD292B" w14:paraId="3911625A" w14:textId="77777777">
            <w:pPr>
              <w:spacing w:before="30" w:after="30"/>
              <w:ind w:left="30" w:right="30"/>
              <w:rPr>
                <w:rFonts w:ascii="Calibri" w:hAnsi="Calibri" w:eastAsia="Times New Roman" w:cs="Calibri"/>
                <w:sz w:val="16"/>
              </w:rPr>
            </w:pPr>
            <w:hyperlink w:tgtFrame="_blank" w:history="1" r:id="rId85">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44511A" w:rsidP="0044511A" w:rsidRDefault="00DD292B" w14:paraId="6AF6D914" w14:textId="77777777">
            <w:pPr>
              <w:ind w:left="30" w:right="30"/>
              <w:rPr>
                <w:rFonts w:ascii="Calibri" w:hAnsi="Calibri" w:eastAsia="Times New Roman" w:cs="Calibri"/>
                <w:sz w:val="16"/>
              </w:rPr>
            </w:pPr>
            <w:hyperlink w:tgtFrame="_blank" w:history="1" r:id="rId86">
              <w:r w:rsidRPr="00CC5168" w:rsidR="009424BB">
                <w:rPr>
                  <w:rFonts w:ascii="Calibri" w:hAnsi="Calibri" w:eastAsia="Times New Roman" w:cs="Calibri"/>
                  <w:color w:val="0000FF"/>
                  <w:sz w:val="16"/>
                  <w:u w:val="single"/>
                </w:rPr>
                <w:t>40_C_13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44511A" w:rsidP="0008296D" w:rsidRDefault="009424BB" w14:paraId="1AF2D1E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FAIR COMPETITION</w:t>
            </w:r>
          </w:p>
          <w:p w:rsidRPr="00CC5168" w:rsidR="0044511A" w:rsidP="0008296D" w:rsidRDefault="009424BB" w14:paraId="706C15B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ensure that any interactions that we have with competitors are appropriate.</w:t>
            </w:r>
          </w:p>
          <w:p w:rsidRPr="00CC5168" w:rsidR="0044511A" w:rsidP="0008296D" w:rsidRDefault="009424BB" w14:paraId="7D8AC6A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At Abbott we are committed to following competition laws everywhere we operate. These laws prohibit agreements or actions that discourage fair market </w:t>
            </w:r>
            <w:r w:rsidRPr="00CC5168">
              <w:rPr>
                <w:rFonts w:ascii="Calibri" w:hAnsi="Calibri" w:eastAsia="Times New Roman" w:cs="Calibri"/>
              </w:rPr>
              <w:lastRenderedPageBreak/>
              <w:t>practices—especially in pricing, sales terms, and interactions with competitors.</w:t>
            </w:r>
          </w:p>
          <w:p w:rsidRPr="00CC5168" w:rsidR="0044511A" w:rsidP="0008296D" w:rsidRDefault="009424BB" w14:paraId="4FF4E4F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CC5168">
              <w:rPr>
                <w:rFonts w:ascii="Calibri" w:hAnsi="Calibri" w:eastAsia="Times New Roman" w:cs="Calibri"/>
              </w:rPr>
              <w:t>behavior</w:t>
            </w:r>
            <w:proofErr w:type="spellEnd"/>
            <w:r w:rsidRPr="00CC5168">
              <w:rPr>
                <w:rFonts w:ascii="Calibri" w:hAnsi="Calibri" w:eastAsia="Times New Roman" w:cs="Calibri"/>
              </w:rPr>
              <w:t>.</w:t>
            </w:r>
          </w:p>
        </w:tc>
        <w:tc>
          <w:tcPr>
            <w:tcW w:w="6000" w:type="dxa"/>
            <w:tcMar/>
          </w:tcPr>
          <w:p w:rsidRPr="000D1BE6" w:rsidR="0044511A" w:rsidP="0008296D" w:rsidRDefault="009424BB" w14:paraId="00FFC26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COMPETENCIA JUSTA</w:t>
            </w:r>
          </w:p>
          <w:p w:rsidRPr="000D1BE6" w:rsidR="0044511A" w:rsidP="0008296D" w:rsidRDefault="009424BB" w14:paraId="6ED19C8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Garantizamos que cualquier interacción que mantengamos con nuestros competidores se hará de forma apropiada.</w:t>
            </w:r>
          </w:p>
          <w:p w:rsidRPr="000D1BE6" w:rsidR="0044511A" w:rsidP="0008296D" w:rsidRDefault="009424BB" w14:paraId="7A6E6F8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En Abbott nos comprometemos a respetar las leyes de competencia en todos los lugares en donde operamos. Estas leyes prohíben los acuerdos o acciones que </w:t>
            </w:r>
            <w:r w:rsidRPr="00CC5168">
              <w:rPr>
                <w:rFonts w:ascii="Calibri" w:hAnsi="Calibri" w:eastAsia="Calibri" w:cs="Calibri"/>
                <w:lang w:val="es-ES"/>
              </w:rPr>
              <w:lastRenderedPageBreak/>
              <w:t>desalienten las prácticas justas de mercado, en especial en materia de precios, condiciones de venta e interacciones con las competencia.</w:t>
            </w:r>
          </w:p>
          <w:p w:rsidRPr="000D1BE6" w:rsidR="0044511A" w:rsidP="0008296D" w:rsidRDefault="009424BB" w14:paraId="79B8C7D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Evita hablar de temas delicados, como precios, costes o planes de negocio, con la competencia, y ponte en contacto con el Departamento Legal o la Oficina de Ética y Cumplimiento si tienes dudas o encuentras algo inapropiado. Como las leyes de competencia son complejas y las infracciones pueden acarrear graves sanciones, también debemos gestionar de manera cuidadosa las relaciones con terceros para garantizar el cumplimiento y evitar incluso la apariencia de un comportamiento anticompetitivo.</w:t>
            </w:r>
          </w:p>
        </w:tc>
      </w:tr>
      <w:tr w:rsidRPr="00CC5168" w:rsidR="00DC51D9" w:rsidTr="4A27181E" w14:paraId="2B4479B0" w14:textId="77777777">
        <w:tc>
          <w:tcPr>
            <w:tcW w:w="1353" w:type="dxa"/>
            <w:shd w:val="clear" w:color="auto" w:fill="C1E4F5" w:themeFill="accent1" w:themeFillTint="33"/>
            <w:tcMar>
              <w:top w:w="120" w:type="dxa"/>
              <w:left w:w="180" w:type="dxa"/>
              <w:bottom w:w="120" w:type="dxa"/>
              <w:right w:w="180" w:type="dxa"/>
            </w:tcMar>
            <w:hideMark/>
          </w:tcPr>
          <w:p w:rsidRPr="00CC5168" w:rsidR="000B1959" w:rsidP="000B1959" w:rsidRDefault="00DD292B" w14:paraId="1A3650D0" w14:textId="77777777">
            <w:pPr>
              <w:spacing w:before="30" w:after="30"/>
              <w:ind w:left="30" w:right="30"/>
              <w:rPr>
                <w:rFonts w:ascii="Calibri" w:hAnsi="Calibri" w:eastAsia="Times New Roman" w:cs="Calibri"/>
                <w:sz w:val="16"/>
              </w:rPr>
            </w:pPr>
            <w:hyperlink w:tgtFrame="_blank" w:history="1" r:id="rId87">
              <w:r w:rsidRPr="00CC5168" w:rsidR="009424BB">
                <w:rPr>
                  <w:rFonts w:ascii="Calibri" w:hAnsi="Calibri" w:eastAsia="Times New Roman" w:cs="Calibri"/>
                  <w:color w:val="0000FF"/>
                  <w:sz w:val="16"/>
                  <w:u w:val="single"/>
                </w:rPr>
                <w:t>Screen 13</w:t>
              </w:r>
            </w:hyperlink>
            <w:r w:rsidRPr="00CC5168" w:rsidR="009424BB">
              <w:rPr>
                <w:rFonts w:ascii="Calibri" w:hAnsi="Calibri" w:eastAsia="Times New Roman" w:cs="Calibri"/>
                <w:sz w:val="16"/>
              </w:rPr>
              <w:t xml:space="preserve"> </w:t>
            </w:r>
          </w:p>
          <w:p w:rsidRPr="00CC5168" w:rsidR="000B1959" w:rsidP="000B1959" w:rsidRDefault="00DD292B" w14:paraId="30C6EBAB" w14:textId="77777777">
            <w:pPr>
              <w:ind w:left="30" w:right="30"/>
              <w:rPr>
                <w:rFonts w:ascii="Calibri" w:hAnsi="Calibri" w:eastAsia="Times New Roman" w:cs="Calibri"/>
                <w:sz w:val="16"/>
              </w:rPr>
            </w:pPr>
            <w:hyperlink w:tgtFrame="_blank" w:history="1" r:id="rId88">
              <w:r w:rsidRPr="00CC5168" w:rsidR="009424BB">
                <w:rPr>
                  <w:rFonts w:ascii="Calibri" w:hAnsi="Calibri" w:eastAsia="Times New Roman" w:cs="Calibri"/>
                  <w:color w:val="0000FF"/>
                  <w:sz w:val="16"/>
                  <w:u w:val="single"/>
                </w:rPr>
                <w:t>41_C_14</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1959" w:rsidP="0008296D" w:rsidRDefault="009424BB" w14:paraId="5A4BCA1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Before you leave this course, take a moment to confirm that you understand your responsibilities related to Abbott’s Code of Business Conduct.</w:t>
            </w:r>
          </w:p>
          <w:p w:rsidRPr="00CC5168" w:rsidR="000B1959" w:rsidP="0008296D" w:rsidRDefault="009424BB" w14:paraId="289600A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 confirm that I understand my responsibilities regarding Abbott’s Code of Business Conduct and know where to locate and review applicable Policies and Procedures.</w:t>
            </w:r>
          </w:p>
          <w:p w:rsidRPr="00CC5168" w:rsidR="000B1959" w:rsidP="0008296D" w:rsidRDefault="009424BB" w14:paraId="1DA39DA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Confirm</w:t>
            </w:r>
          </w:p>
        </w:tc>
        <w:tc>
          <w:tcPr>
            <w:tcW w:w="6000" w:type="dxa"/>
            <w:tcMar/>
          </w:tcPr>
          <w:p w:rsidRPr="000D1BE6" w:rsidR="000B1959" w:rsidP="0008296D" w:rsidRDefault="009424BB" w14:paraId="28E4A04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Antes de abandonar este curso, dedica un momento para confirmar que comprendes tus responsabilidades en relación con el Código de conducta empresarial de Abbott.</w:t>
            </w:r>
          </w:p>
          <w:p w:rsidRPr="000D1BE6" w:rsidR="000B1959" w:rsidP="0008296D" w:rsidRDefault="009424BB" w14:paraId="65E4D67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Confirmo que entiendo mis responsabilidades en relación con el Código de conducta empresarial de Abbott y sé dónde localizar y revisar las políticas y procedimientos aplicables.</w:t>
            </w:r>
          </w:p>
          <w:p w:rsidRPr="00CC5168" w:rsidR="000B1959" w:rsidP="0008296D" w:rsidRDefault="009424BB" w14:paraId="1704B946"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Confirmación</w:t>
            </w:r>
          </w:p>
        </w:tc>
      </w:tr>
      <w:tr w:rsidRPr="00C17D4F" w:rsidR="00DC51D9" w:rsidTr="4A27181E" w14:paraId="0CCA4C82" w14:textId="77777777">
        <w:tc>
          <w:tcPr>
            <w:tcW w:w="1353" w:type="dxa"/>
            <w:shd w:val="clear" w:color="auto" w:fill="C1E4F5" w:themeFill="accent1" w:themeFillTint="33"/>
            <w:tcMar>
              <w:top w:w="120" w:type="dxa"/>
              <w:left w:w="180" w:type="dxa"/>
              <w:bottom w:w="120" w:type="dxa"/>
              <w:right w:w="180" w:type="dxa"/>
            </w:tcMar>
            <w:hideMark/>
          </w:tcPr>
          <w:p w:rsidRPr="00CC5168" w:rsidR="000B1959" w:rsidP="000B1959" w:rsidRDefault="00DD292B" w14:paraId="7CFD24CF" w14:textId="77777777">
            <w:pPr>
              <w:spacing w:before="30" w:after="30"/>
              <w:ind w:left="30" w:right="30"/>
              <w:rPr>
                <w:rFonts w:ascii="Calibri" w:hAnsi="Calibri" w:eastAsia="Times New Roman" w:cs="Calibri"/>
                <w:sz w:val="16"/>
              </w:rPr>
            </w:pPr>
            <w:hyperlink w:tgtFrame="_blank" w:history="1" r:id="rId89">
              <w:r w:rsidRPr="00CC5168" w:rsidR="009424BB">
                <w:rPr>
                  <w:rFonts w:ascii="Calibri" w:hAnsi="Calibri" w:eastAsia="Times New Roman" w:cs="Calibri"/>
                  <w:color w:val="0000FF"/>
                  <w:sz w:val="16"/>
                  <w:u w:val="single"/>
                </w:rPr>
                <w:t>Screen 14</w:t>
              </w:r>
            </w:hyperlink>
            <w:r w:rsidRPr="00CC5168" w:rsidR="009424BB">
              <w:rPr>
                <w:rFonts w:ascii="Calibri" w:hAnsi="Calibri" w:eastAsia="Times New Roman" w:cs="Calibri"/>
                <w:sz w:val="16"/>
              </w:rPr>
              <w:t xml:space="preserve"> </w:t>
            </w:r>
          </w:p>
          <w:p w:rsidRPr="00CC5168" w:rsidR="000B1959" w:rsidP="000B1959" w:rsidRDefault="00DD292B" w14:paraId="167A0B2B" w14:textId="77777777">
            <w:pPr>
              <w:ind w:left="30" w:right="30"/>
              <w:rPr>
                <w:rFonts w:ascii="Calibri" w:hAnsi="Calibri" w:eastAsia="Times New Roman" w:cs="Calibri"/>
                <w:sz w:val="16"/>
              </w:rPr>
            </w:pPr>
            <w:hyperlink w:tgtFrame="_blank" w:history="1" r:id="rId90">
              <w:r w:rsidRPr="00CC5168" w:rsidR="009424BB">
                <w:rPr>
                  <w:rFonts w:ascii="Calibri" w:hAnsi="Calibri" w:eastAsia="Times New Roman" w:cs="Calibri"/>
                  <w:color w:val="0000FF"/>
                  <w:sz w:val="16"/>
                  <w:u w:val="single"/>
                </w:rPr>
                <w:t>42_C_15</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1959" w:rsidP="0008296D" w:rsidRDefault="009424BB" w14:paraId="630B2EB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The Knowledge Check that follows consists of 10 questions. You must score 80% or higher to successfully complete this course.</w:t>
            </w:r>
          </w:p>
          <w:p w:rsidRPr="00CC5168" w:rsidR="00022AA5" w:rsidP="0008296D" w:rsidRDefault="009424BB" w14:paraId="3F0CD26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WHEN YOU ARE READY, CLICK THE KNOWLEDGE CHECK BUTTON.</w:t>
            </w:r>
          </w:p>
        </w:tc>
        <w:tc>
          <w:tcPr>
            <w:tcW w:w="6000" w:type="dxa"/>
            <w:tcMar/>
          </w:tcPr>
          <w:p w:rsidRPr="000D1BE6" w:rsidR="009E2420" w:rsidP="0008296D" w:rsidRDefault="009424BB" w14:paraId="69F015F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 xml:space="preserve">La prueba de conocimientos que encontrarás a continuación se compone de 10 preguntas. Debes lograr </w:t>
            </w:r>
            <w:r w:rsidRPr="00CC5168">
              <w:rPr>
                <w:rFonts w:ascii="Calibri" w:hAnsi="Calibri" w:eastAsia="Calibri" w:cs="Calibri"/>
                <w:lang w:val="es-ES"/>
              </w:rPr>
              <w:lastRenderedPageBreak/>
              <w:t>una puntuación del 80 % o más para completar este curso satisfactoriamente.</w:t>
            </w:r>
          </w:p>
          <w:p w:rsidRPr="000D1BE6" w:rsidR="000B1959" w:rsidP="0008296D" w:rsidRDefault="009424BB" w14:paraId="3A87F4E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CUANDO ESTÉS LISTO, HAZ CLIC EN EL BOTÓN PRUEBA DE CONOCIMIENTOS.</w:t>
            </w:r>
          </w:p>
        </w:tc>
      </w:tr>
      <w:tr w:rsidRPr="00C17D4F" w:rsidR="00DC51D9" w:rsidTr="4A27181E" w14:paraId="3CBC3864" w14:textId="77777777">
        <w:tc>
          <w:tcPr>
            <w:tcW w:w="1353" w:type="dxa"/>
            <w:shd w:val="clear" w:color="auto" w:fill="C1E4F5" w:themeFill="accent1" w:themeFillTint="33"/>
            <w:tcMar>
              <w:top w:w="120" w:type="dxa"/>
              <w:left w:w="180" w:type="dxa"/>
              <w:bottom w:w="120" w:type="dxa"/>
              <w:right w:w="180" w:type="dxa"/>
            </w:tcMar>
            <w:hideMark/>
          </w:tcPr>
          <w:p w:rsidRPr="00CC5168" w:rsidR="00FD6DAC" w:rsidP="00FD6DAC" w:rsidRDefault="00DD292B" w14:paraId="47E5D8DD" w14:textId="77777777">
            <w:pPr>
              <w:spacing w:before="30" w:after="30"/>
              <w:ind w:left="30" w:right="30"/>
              <w:rPr>
                <w:rFonts w:ascii="Calibri" w:hAnsi="Calibri" w:eastAsia="Times New Roman" w:cs="Calibri"/>
                <w:sz w:val="16"/>
              </w:rPr>
            </w:pPr>
            <w:hyperlink w:tgtFrame="_blank" w:history="1" r:id="rId9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FD6DAC" w:rsidP="00FD6DAC" w:rsidRDefault="00DD292B" w14:paraId="57BD749E" w14:textId="77777777">
            <w:pPr>
              <w:ind w:left="30" w:right="30"/>
              <w:rPr>
                <w:rFonts w:ascii="Calibri" w:hAnsi="Calibri" w:eastAsia="Times New Roman" w:cs="Calibri"/>
                <w:sz w:val="16"/>
              </w:rPr>
            </w:pPr>
            <w:hyperlink w:tgtFrame="_blank" w:history="1" r:id="rId92">
              <w:r w:rsidRPr="00CC5168" w:rsidR="009424BB">
                <w:rPr>
                  <w:rFonts w:ascii="Calibri" w:hAnsi="Calibri" w:eastAsia="Times New Roman" w:cs="Calibri"/>
                  <w:color w:val="0000FF"/>
                  <w:sz w:val="16"/>
                  <w:u w:val="single"/>
                </w:rPr>
                <w:t>43_C_16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D6DAC" w:rsidP="0008296D" w:rsidRDefault="009424BB" w14:paraId="1A2FC58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Why is the Code of Business Conduct important?</w:t>
            </w:r>
          </w:p>
        </w:tc>
        <w:tc>
          <w:tcPr>
            <w:tcW w:w="6000" w:type="dxa"/>
            <w:tcMar/>
          </w:tcPr>
          <w:p w:rsidRPr="000D1BE6" w:rsidR="00FD6DAC" w:rsidP="0008296D" w:rsidRDefault="009424BB" w14:paraId="35BA077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¿Por qué es importante el Código de conducta empresarial?</w:t>
            </w:r>
          </w:p>
        </w:tc>
      </w:tr>
      <w:tr w:rsidRPr="00C17D4F" w:rsidR="00DC51D9" w:rsidTr="4A27181E" w14:paraId="03AF246C" w14:textId="77777777">
        <w:tc>
          <w:tcPr>
            <w:tcW w:w="1353" w:type="dxa"/>
            <w:shd w:val="clear" w:color="auto" w:fill="C1E4F5" w:themeFill="accent1" w:themeFillTint="33"/>
            <w:tcMar>
              <w:top w:w="120" w:type="dxa"/>
              <w:left w:w="180" w:type="dxa"/>
              <w:bottom w:w="120" w:type="dxa"/>
              <w:right w:w="180" w:type="dxa"/>
            </w:tcMar>
            <w:hideMark/>
          </w:tcPr>
          <w:p w:rsidRPr="00CC5168" w:rsidR="00FD6DAC" w:rsidP="00FD6DAC" w:rsidRDefault="00DD292B" w14:paraId="1BCC32F7" w14:textId="77777777">
            <w:pPr>
              <w:spacing w:before="30" w:after="30"/>
              <w:ind w:left="30" w:right="30"/>
              <w:rPr>
                <w:rFonts w:ascii="Calibri" w:hAnsi="Calibri" w:eastAsia="Times New Roman" w:cs="Calibri"/>
                <w:sz w:val="16"/>
              </w:rPr>
            </w:pPr>
            <w:hyperlink w:tgtFrame="_blank" w:history="1" r:id="rId9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FD6DAC" w:rsidP="00FD6DAC" w:rsidRDefault="00DD292B" w14:paraId="03CBF105" w14:textId="77777777">
            <w:pPr>
              <w:ind w:left="30" w:right="30"/>
              <w:rPr>
                <w:rFonts w:ascii="Calibri" w:hAnsi="Calibri" w:eastAsia="Times New Roman" w:cs="Calibri"/>
                <w:sz w:val="16"/>
              </w:rPr>
            </w:pPr>
            <w:hyperlink w:tgtFrame="_blank" w:history="1" r:id="rId94">
              <w:r w:rsidRPr="00CC5168" w:rsidR="009424BB">
                <w:rPr>
                  <w:rFonts w:ascii="Calibri" w:hAnsi="Calibri" w:eastAsia="Times New Roman" w:cs="Calibri"/>
                  <w:color w:val="0000FF"/>
                  <w:sz w:val="16"/>
                  <w:u w:val="single"/>
                </w:rPr>
                <w:t>44_C_16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D6DAC" w:rsidP="0008296D" w:rsidRDefault="009424BB" w14:paraId="41EA04A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It provides specific advice for every situation we may face in our work.</w:t>
            </w:r>
          </w:p>
        </w:tc>
        <w:tc>
          <w:tcPr>
            <w:tcW w:w="6000" w:type="dxa"/>
            <w:tcMar/>
          </w:tcPr>
          <w:p w:rsidRPr="000D1BE6" w:rsidR="00FD6DAC" w:rsidP="0008296D" w:rsidRDefault="009424BB" w14:paraId="49C0C76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Proporciona consejos específicos para cada situación a la que nos podemos enfrentar en nuestro trabajo.</w:t>
            </w:r>
          </w:p>
        </w:tc>
      </w:tr>
      <w:tr w:rsidRPr="00CC5168" w:rsidR="00DC51D9" w:rsidTr="4A27181E" w14:paraId="62732C3D" w14:textId="77777777">
        <w:tc>
          <w:tcPr>
            <w:tcW w:w="1353" w:type="dxa"/>
            <w:shd w:val="clear" w:color="auto" w:fill="C1E4F5" w:themeFill="accent1" w:themeFillTint="33"/>
            <w:tcMar>
              <w:top w:w="120" w:type="dxa"/>
              <w:left w:w="180" w:type="dxa"/>
              <w:bottom w:w="120" w:type="dxa"/>
              <w:right w:w="180" w:type="dxa"/>
            </w:tcMar>
            <w:hideMark/>
          </w:tcPr>
          <w:p w:rsidRPr="00CC5168" w:rsidR="00FD6DAC" w:rsidP="00FD6DAC" w:rsidRDefault="00DD292B" w14:paraId="711500D3" w14:textId="77777777">
            <w:pPr>
              <w:spacing w:before="30" w:after="30"/>
              <w:ind w:left="30" w:right="30"/>
              <w:rPr>
                <w:rFonts w:ascii="Calibri" w:hAnsi="Calibri" w:eastAsia="Times New Roman" w:cs="Calibri"/>
                <w:sz w:val="16"/>
              </w:rPr>
            </w:pPr>
            <w:hyperlink w:tgtFrame="_blank" w:history="1" r:id="rId9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FD6DAC" w:rsidP="00FD6DAC" w:rsidRDefault="00DD292B" w14:paraId="4DCD8454" w14:textId="77777777">
            <w:pPr>
              <w:ind w:left="30" w:right="30"/>
              <w:rPr>
                <w:rFonts w:ascii="Calibri" w:hAnsi="Calibri" w:eastAsia="Times New Roman" w:cs="Calibri"/>
                <w:sz w:val="16"/>
              </w:rPr>
            </w:pPr>
            <w:hyperlink w:tgtFrame="_blank" w:history="1" r:id="rId96">
              <w:r w:rsidRPr="00CC5168" w:rsidR="009424BB">
                <w:rPr>
                  <w:rFonts w:ascii="Calibri" w:hAnsi="Calibri" w:eastAsia="Times New Roman" w:cs="Calibri"/>
                  <w:color w:val="0000FF"/>
                  <w:sz w:val="16"/>
                  <w:u w:val="single"/>
                </w:rPr>
                <w:t>45_C_16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FD6DAC" w:rsidP="0008296D" w:rsidRDefault="009424BB" w14:paraId="605A771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It provides a clear set of principles and values on which to base decisions when the best course of action is not immediately clear.</w:t>
            </w:r>
          </w:p>
          <w:p w:rsidRPr="00CC5168" w:rsidR="00FD6DAC" w:rsidP="0008296D" w:rsidRDefault="009424BB" w14:paraId="0997686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0D1BE6" w:rsidR="00FD6DAC" w:rsidP="0008296D" w:rsidRDefault="009424BB" w14:paraId="108CEFF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[2] Proporciona un conjunto claro de principios y valores sobre los que fundamentar las decisiones cuando no está clara la mejor forma de actuar.</w:t>
            </w:r>
          </w:p>
          <w:p w:rsidRPr="00CC5168" w:rsidR="00FD6DAC" w:rsidP="0008296D" w:rsidRDefault="009424BB" w14:paraId="09DF9C13"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1D7210FA" w14:textId="77777777">
        <w:tc>
          <w:tcPr>
            <w:tcW w:w="1353" w:type="dxa"/>
            <w:shd w:val="clear" w:color="auto" w:fill="C1E4F5" w:themeFill="accent1" w:themeFillTint="33"/>
            <w:tcMar>
              <w:top w:w="120" w:type="dxa"/>
              <w:left w:w="180" w:type="dxa"/>
              <w:bottom w:w="120" w:type="dxa"/>
              <w:right w:w="180" w:type="dxa"/>
            </w:tcMar>
            <w:hideMark/>
          </w:tcPr>
          <w:p w:rsidRPr="00CC5168" w:rsidR="002117DA" w:rsidP="002117DA" w:rsidRDefault="009424BB" w14:paraId="777507DC"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2117DA" w:rsidP="002117DA" w:rsidRDefault="009424BB" w14:paraId="5FBB6BBF"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1: Feedback</w:t>
            </w:r>
          </w:p>
          <w:p w:rsidRPr="00CC5168" w:rsidR="002117DA" w:rsidP="002117DA" w:rsidRDefault="009424BB" w14:paraId="34215CB9" w14:textId="77777777">
            <w:pPr>
              <w:ind w:left="30" w:right="30"/>
              <w:rPr>
                <w:rFonts w:ascii="Calibri" w:hAnsi="Calibri" w:eastAsia="Times New Roman" w:cs="Calibri"/>
                <w:sz w:val="16"/>
              </w:rPr>
            </w:pPr>
            <w:r w:rsidRPr="00CC5168">
              <w:rPr>
                <w:rFonts w:ascii="Calibri" w:hAnsi="Calibri" w:eastAsia="Times New Roman" w:cs="Calibri"/>
                <w:sz w:val="16"/>
              </w:rPr>
              <w:t>46_C_16</w:t>
            </w:r>
          </w:p>
        </w:tc>
        <w:tc>
          <w:tcPr>
            <w:tcW w:w="6000" w:type="dxa"/>
            <w:tcMar>
              <w:top w:w="120" w:type="dxa"/>
              <w:left w:w="180" w:type="dxa"/>
              <w:bottom w:w="120" w:type="dxa"/>
              <w:right w:w="180" w:type="dxa"/>
            </w:tcMar>
            <w:hideMark/>
          </w:tcPr>
          <w:p w:rsidRPr="00CC5168" w:rsidR="002117DA" w:rsidP="0008296D" w:rsidRDefault="009424BB" w14:paraId="7EEEF2F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The Code of Business Conduct to provides us with a clear set of principles and values on which to base decisions when the best course of action is not immediately clear.</w:t>
            </w:r>
          </w:p>
        </w:tc>
        <w:tc>
          <w:tcPr>
            <w:tcW w:w="6000" w:type="dxa"/>
            <w:tcMar/>
          </w:tcPr>
          <w:p w:rsidRPr="000D1BE6" w:rsidR="002117DA" w:rsidP="0008296D" w:rsidRDefault="009424BB" w14:paraId="2FEC75D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El Código de conducta empresarial nos proporciona un conjunto claro de principios y valores sobre los que fundamentar las decisiones cuando no está clara la mejor forma de actuar.</w:t>
            </w:r>
          </w:p>
        </w:tc>
      </w:tr>
      <w:tr w:rsidRPr="00C17D4F" w:rsidR="00DC51D9" w:rsidTr="4A27181E" w14:paraId="09CA4FAE" w14:textId="77777777">
        <w:tc>
          <w:tcPr>
            <w:tcW w:w="1353" w:type="dxa"/>
            <w:shd w:val="clear" w:color="auto" w:fill="C1E4F5" w:themeFill="accent1" w:themeFillTint="33"/>
            <w:tcMar>
              <w:top w:w="120" w:type="dxa"/>
              <w:left w:w="180" w:type="dxa"/>
              <w:bottom w:w="120" w:type="dxa"/>
              <w:right w:w="180" w:type="dxa"/>
            </w:tcMar>
            <w:hideMark/>
          </w:tcPr>
          <w:p w:rsidRPr="00CC5168" w:rsidR="002117DA" w:rsidP="002117DA" w:rsidRDefault="00DD292B" w14:paraId="3C02060F" w14:textId="77777777">
            <w:pPr>
              <w:spacing w:before="30" w:after="30"/>
              <w:ind w:left="30" w:right="30"/>
              <w:rPr>
                <w:rFonts w:ascii="Calibri" w:hAnsi="Calibri" w:eastAsia="Times New Roman" w:cs="Calibri"/>
                <w:sz w:val="16"/>
              </w:rPr>
            </w:pPr>
            <w:hyperlink w:tgtFrame="_blank" w:history="1" r:id="rId9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2117DA" w:rsidP="002117DA" w:rsidRDefault="00DD292B" w14:paraId="34AF52FA" w14:textId="77777777">
            <w:pPr>
              <w:ind w:left="30" w:right="30"/>
              <w:rPr>
                <w:rFonts w:ascii="Calibri" w:hAnsi="Calibri" w:eastAsia="Times New Roman" w:cs="Calibri"/>
                <w:sz w:val="16"/>
              </w:rPr>
            </w:pPr>
            <w:hyperlink w:tgtFrame="_blank" w:history="1" r:id="rId98">
              <w:r w:rsidRPr="00CC5168" w:rsidR="009424BB">
                <w:rPr>
                  <w:rFonts w:ascii="Calibri" w:hAnsi="Calibri" w:eastAsia="Times New Roman" w:cs="Calibri"/>
                  <w:color w:val="0000FF"/>
                  <w:sz w:val="16"/>
                  <w:u w:val="single"/>
                </w:rPr>
                <w:t>47_C_16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2117DA" w:rsidP="0008296D" w:rsidRDefault="009424BB" w14:paraId="450F1F6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[2] Which of the following is </w:t>
            </w:r>
            <w:r w:rsidRPr="00CC5168">
              <w:rPr>
                <w:rFonts w:ascii="Calibri" w:hAnsi="Calibri" w:eastAsia="Times New Roman" w:cs="Calibri"/>
                <w:u w:val="single"/>
              </w:rPr>
              <w:t>never</w:t>
            </w:r>
            <w:r w:rsidRPr="00CC5168">
              <w:rPr>
                <w:rFonts w:ascii="Calibri" w:hAnsi="Calibri" w:eastAsia="Times New Roman" w:cs="Calibri"/>
              </w:rPr>
              <w:t xml:space="preserve"> an appropriate business transaction?</w:t>
            </w:r>
          </w:p>
        </w:tc>
        <w:tc>
          <w:tcPr>
            <w:tcW w:w="6000" w:type="dxa"/>
            <w:tcMar/>
          </w:tcPr>
          <w:p w:rsidRPr="000D1BE6" w:rsidR="002117DA" w:rsidP="0008296D" w:rsidRDefault="009424BB" w14:paraId="7033AEE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[2] ¿Cuál de las siguientes opciones no es </w:t>
            </w:r>
            <w:r w:rsidRPr="00CC5168">
              <w:rPr>
                <w:rFonts w:ascii="Calibri" w:hAnsi="Calibri" w:eastAsia="Calibri" w:cs="Calibri"/>
                <w:u w:val="single"/>
                <w:lang w:val="es-ES"/>
              </w:rPr>
              <w:t>nunca</w:t>
            </w:r>
            <w:r w:rsidRPr="00CC5168">
              <w:rPr>
                <w:rFonts w:ascii="Calibri" w:hAnsi="Calibri" w:eastAsia="Calibri" w:cs="Calibri"/>
                <w:lang w:val="es-ES"/>
              </w:rPr>
              <w:t xml:space="preserve"> una transacción comercial apropiada?</w:t>
            </w:r>
          </w:p>
        </w:tc>
      </w:tr>
      <w:tr w:rsidRPr="00C17D4F" w:rsidR="00DC51D9" w:rsidTr="4A27181E" w14:paraId="0BC3126E" w14:textId="77777777">
        <w:tc>
          <w:tcPr>
            <w:tcW w:w="1353" w:type="dxa"/>
            <w:shd w:val="clear" w:color="auto" w:fill="C1E4F5" w:themeFill="accent1" w:themeFillTint="33"/>
            <w:tcMar>
              <w:top w:w="120" w:type="dxa"/>
              <w:left w:w="180" w:type="dxa"/>
              <w:bottom w:w="120" w:type="dxa"/>
              <w:right w:w="180" w:type="dxa"/>
            </w:tcMar>
            <w:hideMark/>
          </w:tcPr>
          <w:p w:rsidRPr="00CC5168" w:rsidR="002117DA" w:rsidP="002117DA" w:rsidRDefault="00DD292B" w14:paraId="315F85AD" w14:textId="77777777">
            <w:pPr>
              <w:spacing w:before="30" w:after="30"/>
              <w:ind w:left="30" w:right="30"/>
              <w:rPr>
                <w:rFonts w:ascii="Calibri" w:hAnsi="Calibri" w:eastAsia="Times New Roman" w:cs="Calibri"/>
                <w:sz w:val="16"/>
              </w:rPr>
            </w:pPr>
            <w:hyperlink w:tgtFrame="_blank" w:history="1" r:id="rId9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2117DA" w:rsidP="002117DA" w:rsidRDefault="00DD292B" w14:paraId="389811EB" w14:textId="77777777">
            <w:pPr>
              <w:ind w:left="30" w:right="30"/>
              <w:rPr>
                <w:rFonts w:ascii="Calibri" w:hAnsi="Calibri" w:eastAsia="Times New Roman" w:cs="Calibri"/>
                <w:sz w:val="16"/>
              </w:rPr>
            </w:pPr>
            <w:hyperlink w:tgtFrame="_blank" w:history="1" r:id="rId100">
              <w:r w:rsidRPr="00CC5168" w:rsidR="009424BB">
                <w:rPr>
                  <w:rFonts w:ascii="Calibri" w:hAnsi="Calibri" w:eastAsia="Times New Roman" w:cs="Calibri"/>
                  <w:color w:val="0000FF"/>
                  <w:sz w:val="16"/>
                  <w:u w:val="single"/>
                </w:rPr>
                <w:t>48_C_16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2117DA" w:rsidP="0008296D" w:rsidRDefault="009424BB" w14:paraId="3CF4369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Hiring an HCP to speak about a particular disease area due to their skills and expertise.</w:t>
            </w:r>
          </w:p>
        </w:tc>
        <w:tc>
          <w:tcPr>
            <w:tcW w:w="6000" w:type="dxa"/>
            <w:tcMar/>
          </w:tcPr>
          <w:p w:rsidRPr="000D1BE6" w:rsidR="002117DA" w:rsidP="0008296D" w:rsidRDefault="009424BB" w14:paraId="7FDE3C7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Contratar a un profesional sanitario para que hable sobre una enfermedad concreta por sus conocimientos y experiencia.</w:t>
            </w:r>
          </w:p>
        </w:tc>
      </w:tr>
      <w:tr w:rsidRPr="00C17D4F" w:rsidR="00DC51D9" w:rsidTr="4A27181E" w14:paraId="1890C2EC" w14:textId="77777777">
        <w:tc>
          <w:tcPr>
            <w:tcW w:w="1353" w:type="dxa"/>
            <w:shd w:val="clear" w:color="auto" w:fill="C1E4F5" w:themeFill="accent1" w:themeFillTint="33"/>
            <w:tcMar>
              <w:top w:w="120" w:type="dxa"/>
              <w:left w:w="180" w:type="dxa"/>
              <w:bottom w:w="120" w:type="dxa"/>
              <w:right w:w="180" w:type="dxa"/>
            </w:tcMar>
            <w:hideMark/>
          </w:tcPr>
          <w:p w:rsidRPr="00CC5168" w:rsidR="002117DA" w:rsidP="002117DA" w:rsidRDefault="00DD292B" w14:paraId="55A6AE0C" w14:textId="77777777">
            <w:pPr>
              <w:spacing w:before="30" w:after="30"/>
              <w:ind w:left="30" w:right="30"/>
              <w:rPr>
                <w:rFonts w:ascii="Calibri" w:hAnsi="Calibri" w:eastAsia="Times New Roman" w:cs="Calibri"/>
                <w:sz w:val="16"/>
              </w:rPr>
            </w:pPr>
            <w:hyperlink w:tgtFrame="_blank" w:history="1" r:id="rId10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2117DA" w:rsidP="002117DA" w:rsidRDefault="00DD292B" w14:paraId="766FE304" w14:textId="77777777">
            <w:pPr>
              <w:ind w:left="30" w:right="30"/>
              <w:rPr>
                <w:rFonts w:ascii="Calibri" w:hAnsi="Calibri" w:eastAsia="Times New Roman" w:cs="Calibri"/>
                <w:sz w:val="16"/>
              </w:rPr>
            </w:pPr>
            <w:hyperlink w:tgtFrame="_blank" w:history="1" r:id="rId102">
              <w:r w:rsidRPr="00CC5168" w:rsidR="009424BB">
                <w:rPr>
                  <w:rFonts w:ascii="Calibri" w:hAnsi="Calibri" w:eastAsia="Times New Roman" w:cs="Calibri"/>
                  <w:color w:val="0000FF"/>
                  <w:sz w:val="16"/>
                  <w:u w:val="single"/>
                </w:rPr>
                <w:t>49_C_16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2117DA" w:rsidP="0008296D" w:rsidRDefault="009424BB" w14:paraId="3D64F66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Providing a reasonable meal to attendees of an Abbott-sponsored educational program.</w:t>
            </w:r>
          </w:p>
        </w:tc>
        <w:tc>
          <w:tcPr>
            <w:tcW w:w="6000" w:type="dxa"/>
            <w:tcMar/>
          </w:tcPr>
          <w:p w:rsidRPr="000D1BE6" w:rsidR="002117DA" w:rsidP="0008296D" w:rsidRDefault="009424BB" w14:paraId="654EBC0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[2] Proporcionar una comida razonable a los asistentes a un programa educativo patrocinado por Abbott.</w:t>
            </w:r>
          </w:p>
        </w:tc>
      </w:tr>
      <w:tr w:rsidRPr="00C17D4F" w:rsidR="00DC51D9" w:rsidTr="4A27181E" w14:paraId="2B04B842" w14:textId="77777777">
        <w:tc>
          <w:tcPr>
            <w:tcW w:w="1353" w:type="dxa"/>
            <w:shd w:val="clear" w:color="auto" w:fill="C1E4F5" w:themeFill="accent1" w:themeFillTint="33"/>
            <w:tcMar>
              <w:top w:w="120" w:type="dxa"/>
              <w:left w:w="180" w:type="dxa"/>
              <w:bottom w:w="120" w:type="dxa"/>
              <w:right w:w="180" w:type="dxa"/>
            </w:tcMar>
            <w:hideMark/>
          </w:tcPr>
          <w:p w:rsidRPr="00CC5168" w:rsidR="002117DA" w:rsidP="002117DA" w:rsidRDefault="00DD292B" w14:paraId="049291CF" w14:textId="77777777">
            <w:pPr>
              <w:spacing w:before="30" w:after="30"/>
              <w:ind w:left="30" w:right="30"/>
              <w:rPr>
                <w:rFonts w:ascii="Calibri" w:hAnsi="Calibri" w:eastAsia="Times New Roman" w:cs="Calibri"/>
                <w:sz w:val="16"/>
              </w:rPr>
            </w:pPr>
            <w:hyperlink w:tgtFrame="_blank" w:history="1" r:id="rId10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2117DA" w:rsidP="002117DA" w:rsidRDefault="00DD292B" w14:paraId="05F05CEA" w14:textId="77777777">
            <w:pPr>
              <w:ind w:left="30" w:right="30"/>
              <w:rPr>
                <w:rFonts w:ascii="Calibri" w:hAnsi="Calibri" w:eastAsia="Times New Roman" w:cs="Calibri"/>
                <w:sz w:val="16"/>
              </w:rPr>
            </w:pPr>
            <w:hyperlink w:tgtFrame="_blank" w:history="1" r:id="rId104">
              <w:r w:rsidRPr="00CC5168" w:rsidR="009424BB">
                <w:rPr>
                  <w:rFonts w:ascii="Calibri" w:hAnsi="Calibri" w:eastAsia="Times New Roman" w:cs="Calibri"/>
                  <w:color w:val="0000FF"/>
                  <w:sz w:val="16"/>
                  <w:u w:val="single"/>
                </w:rPr>
                <w:t>50_C_16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2117DA" w:rsidP="0008296D" w:rsidRDefault="009424BB" w14:paraId="71291EA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Arranging a charitable contribution for a local organization.</w:t>
            </w:r>
          </w:p>
        </w:tc>
        <w:tc>
          <w:tcPr>
            <w:tcW w:w="6000" w:type="dxa"/>
            <w:tcMar/>
          </w:tcPr>
          <w:p w:rsidRPr="000D1BE6" w:rsidR="002117DA" w:rsidP="0008296D" w:rsidRDefault="009424BB" w14:paraId="5189B57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[3] Organizar una recaudación benéfica para una organización local.</w:t>
            </w:r>
          </w:p>
        </w:tc>
      </w:tr>
      <w:tr w:rsidRPr="00CC5168" w:rsidR="00DC51D9" w:rsidTr="4A27181E" w14:paraId="24592BA9" w14:textId="77777777">
        <w:tc>
          <w:tcPr>
            <w:tcW w:w="1353" w:type="dxa"/>
            <w:shd w:val="clear" w:color="auto" w:fill="C1E4F5" w:themeFill="accent1" w:themeFillTint="33"/>
            <w:tcMar>
              <w:top w:w="120" w:type="dxa"/>
              <w:left w:w="180" w:type="dxa"/>
              <w:bottom w:w="120" w:type="dxa"/>
              <w:right w:w="180" w:type="dxa"/>
            </w:tcMar>
            <w:hideMark/>
          </w:tcPr>
          <w:p w:rsidRPr="00CC5168" w:rsidR="002117DA" w:rsidP="002117DA" w:rsidRDefault="00DD292B" w14:paraId="6F1D7DC3" w14:textId="77777777">
            <w:pPr>
              <w:spacing w:before="30" w:after="30"/>
              <w:ind w:left="30" w:right="30"/>
              <w:rPr>
                <w:rFonts w:ascii="Calibri" w:hAnsi="Calibri" w:eastAsia="Times New Roman" w:cs="Calibri"/>
                <w:sz w:val="16"/>
              </w:rPr>
            </w:pPr>
            <w:hyperlink w:tgtFrame="_blank" w:history="1" r:id="rId10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2117DA" w:rsidP="002117DA" w:rsidRDefault="00DD292B" w14:paraId="596E8E1C" w14:textId="77777777">
            <w:pPr>
              <w:ind w:left="30" w:right="30"/>
              <w:rPr>
                <w:rFonts w:ascii="Calibri" w:hAnsi="Calibri" w:eastAsia="Times New Roman" w:cs="Calibri"/>
                <w:sz w:val="16"/>
              </w:rPr>
            </w:pPr>
            <w:hyperlink w:tgtFrame="_blank" w:history="1" r:id="rId106">
              <w:r w:rsidRPr="00CC5168" w:rsidR="009424BB">
                <w:rPr>
                  <w:rFonts w:ascii="Calibri" w:hAnsi="Calibri" w:eastAsia="Times New Roman" w:cs="Calibri"/>
                  <w:color w:val="0000FF"/>
                  <w:sz w:val="16"/>
                  <w:u w:val="single"/>
                </w:rPr>
                <w:t>51_C_16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2117DA" w:rsidP="0008296D" w:rsidRDefault="009424BB" w14:paraId="014EB42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[4] Hiring an HCP to conduct an educational program to thank them for using Abbott products.</w:t>
            </w:r>
          </w:p>
          <w:p w:rsidRPr="00CC5168" w:rsidR="002117DA" w:rsidP="0008296D" w:rsidRDefault="009424BB" w14:paraId="4361BF7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0D1BE6" w:rsidR="002117DA" w:rsidP="0008296D" w:rsidRDefault="009424BB" w14:paraId="17FB11C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[4] Contratar a un profesional sanitario para llevar a cabo un programa educativo de agradecimiento por utilizar productos de Abbott.</w:t>
            </w:r>
          </w:p>
          <w:p w:rsidRPr="00CC5168" w:rsidR="002117DA" w:rsidP="0008296D" w:rsidRDefault="009424BB" w14:paraId="15E59A32"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4B5D13CA" w14:textId="77777777">
        <w:tc>
          <w:tcPr>
            <w:tcW w:w="1353" w:type="dxa"/>
            <w:shd w:val="clear" w:color="auto" w:fill="C1E4F5" w:themeFill="accent1" w:themeFillTint="33"/>
            <w:tcMar>
              <w:top w:w="120" w:type="dxa"/>
              <w:left w:w="180" w:type="dxa"/>
              <w:bottom w:w="120" w:type="dxa"/>
              <w:right w:w="180" w:type="dxa"/>
            </w:tcMar>
            <w:hideMark/>
          </w:tcPr>
          <w:p w:rsidRPr="00CC5168" w:rsidR="00603700" w:rsidP="00603700" w:rsidRDefault="009424BB" w14:paraId="0BECAE6A"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603700" w:rsidP="00603700" w:rsidRDefault="009424BB" w14:paraId="11EBDEF2"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2: Feedback</w:t>
            </w:r>
          </w:p>
          <w:p w:rsidRPr="00CC5168" w:rsidR="00603700" w:rsidP="00603700" w:rsidRDefault="009424BB" w14:paraId="20D49380" w14:textId="77777777">
            <w:pPr>
              <w:ind w:left="30" w:right="30"/>
              <w:rPr>
                <w:rFonts w:ascii="Calibri" w:hAnsi="Calibri" w:eastAsia="Times New Roman" w:cs="Calibri"/>
                <w:sz w:val="16"/>
              </w:rPr>
            </w:pPr>
            <w:r w:rsidRPr="00CC5168">
              <w:rPr>
                <w:rFonts w:ascii="Calibri" w:hAnsi="Calibri" w:eastAsia="Times New Roman" w:cs="Calibri"/>
                <w:sz w:val="16"/>
              </w:rPr>
              <w:t>52_C_16</w:t>
            </w:r>
          </w:p>
        </w:tc>
        <w:tc>
          <w:tcPr>
            <w:tcW w:w="6000" w:type="dxa"/>
            <w:tcMar>
              <w:top w:w="120" w:type="dxa"/>
              <w:left w:w="180" w:type="dxa"/>
              <w:bottom w:w="120" w:type="dxa"/>
              <w:right w:w="180" w:type="dxa"/>
            </w:tcMar>
            <w:hideMark/>
          </w:tcPr>
          <w:p w:rsidRPr="00CC5168" w:rsidR="00603700" w:rsidP="0008296D" w:rsidRDefault="009424BB" w14:paraId="162B681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Mar/>
          </w:tcPr>
          <w:p w:rsidRPr="000D1BE6" w:rsidR="00603700" w:rsidP="0008296D" w:rsidRDefault="009424BB" w14:paraId="1A445AD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Está permitido contratar a un profesional sanitario para llevar a cabo un programa educativo por sus conocimientos y experiencia; sin embargo, contratar a un profesional sanitario como agradecimiento por usar productos de Abbott es inapropiado porque se puede percibir como un soborno.</w:t>
            </w:r>
          </w:p>
        </w:tc>
      </w:tr>
      <w:tr w:rsidRPr="00C17D4F" w:rsidR="00DC51D9" w:rsidTr="4A27181E" w14:paraId="3C6E82DF" w14:textId="77777777">
        <w:tc>
          <w:tcPr>
            <w:tcW w:w="1353" w:type="dxa"/>
            <w:shd w:val="clear" w:color="auto" w:fill="C1E4F5" w:themeFill="accent1" w:themeFillTint="33"/>
            <w:tcMar>
              <w:top w:w="120" w:type="dxa"/>
              <w:left w:w="180" w:type="dxa"/>
              <w:bottom w:w="120" w:type="dxa"/>
              <w:right w:w="180" w:type="dxa"/>
            </w:tcMar>
            <w:hideMark/>
          </w:tcPr>
          <w:p w:rsidRPr="00CC5168" w:rsidR="00603700" w:rsidP="00603700" w:rsidRDefault="00DD292B" w14:paraId="4CCCFCA1" w14:textId="77777777">
            <w:pPr>
              <w:spacing w:before="30" w:after="30"/>
              <w:ind w:left="30" w:right="30"/>
              <w:rPr>
                <w:rFonts w:ascii="Calibri" w:hAnsi="Calibri" w:eastAsia="Times New Roman" w:cs="Calibri"/>
                <w:sz w:val="16"/>
              </w:rPr>
            </w:pPr>
            <w:hyperlink w:tgtFrame="_blank" w:history="1" r:id="rId10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603700" w:rsidP="00603700" w:rsidRDefault="00DD292B" w14:paraId="6F049AEE" w14:textId="77777777">
            <w:pPr>
              <w:ind w:left="30" w:right="30"/>
              <w:rPr>
                <w:rFonts w:ascii="Calibri" w:hAnsi="Calibri" w:eastAsia="Times New Roman" w:cs="Calibri"/>
                <w:sz w:val="16"/>
              </w:rPr>
            </w:pPr>
            <w:hyperlink w:tgtFrame="_blank" w:history="1" r:id="rId108">
              <w:r w:rsidRPr="00CC5168" w:rsidR="009424BB">
                <w:rPr>
                  <w:rFonts w:ascii="Calibri" w:hAnsi="Calibri" w:eastAsia="Times New Roman" w:cs="Calibri"/>
                  <w:color w:val="0000FF"/>
                  <w:sz w:val="16"/>
                  <w:u w:val="single"/>
                </w:rPr>
                <w:t>53_C_16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603700" w:rsidP="0008296D" w:rsidRDefault="009424BB" w14:paraId="1EB892A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The consequences for individuals involved in bribery and corruption can include:</w:t>
            </w:r>
          </w:p>
        </w:tc>
        <w:tc>
          <w:tcPr>
            <w:tcW w:w="6000" w:type="dxa"/>
            <w:tcMar/>
          </w:tcPr>
          <w:p w:rsidRPr="000D1BE6" w:rsidR="00603700" w:rsidP="0008296D" w:rsidRDefault="009424BB" w14:paraId="29DDC8D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[3] Las consecuencias para las personas involucradas en sobornos y corrupción pueden incluir:</w:t>
            </w:r>
          </w:p>
        </w:tc>
      </w:tr>
      <w:tr w:rsidRPr="00CC5168" w:rsidR="00DC51D9" w:rsidTr="4A27181E" w14:paraId="73DA8D97" w14:textId="77777777">
        <w:tc>
          <w:tcPr>
            <w:tcW w:w="1353" w:type="dxa"/>
            <w:shd w:val="clear" w:color="auto" w:fill="C1E4F5" w:themeFill="accent1" w:themeFillTint="33"/>
            <w:tcMar>
              <w:top w:w="120" w:type="dxa"/>
              <w:left w:w="180" w:type="dxa"/>
              <w:bottom w:w="120" w:type="dxa"/>
              <w:right w:w="180" w:type="dxa"/>
            </w:tcMar>
            <w:hideMark/>
          </w:tcPr>
          <w:p w:rsidRPr="00CC5168" w:rsidR="00603700" w:rsidP="00603700" w:rsidRDefault="00DD292B" w14:paraId="769F89A3" w14:textId="77777777">
            <w:pPr>
              <w:spacing w:before="30" w:after="30"/>
              <w:ind w:left="30" w:right="30"/>
              <w:rPr>
                <w:rFonts w:ascii="Calibri" w:hAnsi="Calibri" w:eastAsia="Times New Roman" w:cs="Calibri"/>
                <w:sz w:val="16"/>
              </w:rPr>
            </w:pPr>
            <w:hyperlink w:tgtFrame="_blank" w:history="1" r:id="rId10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603700" w:rsidP="00603700" w:rsidRDefault="00DD292B" w14:paraId="6170303E" w14:textId="77777777">
            <w:pPr>
              <w:ind w:left="30" w:right="30"/>
              <w:rPr>
                <w:rFonts w:ascii="Calibri" w:hAnsi="Calibri" w:eastAsia="Times New Roman" w:cs="Calibri"/>
                <w:sz w:val="16"/>
              </w:rPr>
            </w:pPr>
            <w:hyperlink w:tgtFrame="_blank" w:history="1" r:id="rId110">
              <w:r w:rsidRPr="00CC5168" w:rsidR="009424BB">
                <w:rPr>
                  <w:rFonts w:ascii="Calibri" w:hAnsi="Calibri" w:eastAsia="Times New Roman" w:cs="Calibri"/>
                  <w:color w:val="0000FF"/>
                  <w:sz w:val="16"/>
                  <w:u w:val="single"/>
                </w:rPr>
                <w:t>54_C_16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603700" w:rsidP="0008296D" w:rsidRDefault="009424BB" w14:paraId="27F7A87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Reputational damage.</w:t>
            </w:r>
          </w:p>
        </w:tc>
        <w:tc>
          <w:tcPr>
            <w:tcW w:w="6000" w:type="dxa"/>
            <w:tcMar/>
          </w:tcPr>
          <w:p w:rsidRPr="00CC5168" w:rsidR="00603700" w:rsidP="0008296D" w:rsidRDefault="009424BB" w14:paraId="6305E2CC"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[1] Daños a la reputación.</w:t>
            </w:r>
          </w:p>
        </w:tc>
      </w:tr>
      <w:tr w:rsidRPr="00CC5168" w:rsidR="00DC51D9" w:rsidTr="4A27181E" w14:paraId="2FF11381" w14:textId="77777777">
        <w:tc>
          <w:tcPr>
            <w:tcW w:w="1353" w:type="dxa"/>
            <w:shd w:val="clear" w:color="auto" w:fill="C1E4F5" w:themeFill="accent1" w:themeFillTint="33"/>
            <w:tcMar>
              <w:top w:w="120" w:type="dxa"/>
              <w:left w:w="180" w:type="dxa"/>
              <w:bottom w:w="120" w:type="dxa"/>
              <w:right w:w="180" w:type="dxa"/>
            </w:tcMar>
            <w:hideMark/>
          </w:tcPr>
          <w:p w:rsidRPr="00CC5168" w:rsidR="00603700" w:rsidP="00603700" w:rsidRDefault="00DD292B" w14:paraId="2276BFC3" w14:textId="77777777">
            <w:pPr>
              <w:spacing w:before="30" w:after="30"/>
              <w:ind w:left="30" w:right="30"/>
              <w:rPr>
                <w:rFonts w:ascii="Calibri" w:hAnsi="Calibri" w:eastAsia="Times New Roman" w:cs="Calibri"/>
                <w:sz w:val="16"/>
              </w:rPr>
            </w:pPr>
            <w:hyperlink w:tgtFrame="_blank" w:history="1" r:id="rId11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603700" w:rsidP="00603700" w:rsidRDefault="00DD292B" w14:paraId="40A75084" w14:textId="77777777">
            <w:pPr>
              <w:ind w:left="30" w:right="30"/>
              <w:rPr>
                <w:rFonts w:ascii="Calibri" w:hAnsi="Calibri" w:eastAsia="Times New Roman" w:cs="Calibri"/>
                <w:sz w:val="16"/>
              </w:rPr>
            </w:pPr>
            <w:hyperlink w:tgtFrame="_blank" w:history="1" r:id="rId112">
              <w:r w:rsidRPr="00CC5168" w:rsidR="009424BB">
                <w:rPr>
                  <w:rFonts w:ascii="Calibri" w:hAnsi="Calibri" w:eastAsia="Times New Roman" w:cs="Calibri"/>
                  <w:color w:val="0000FF"/>
                  <w:sz w:val="16"/>
                  <w:u w:val="single"/>
                </w:rPr>
                <w:t>55_C_16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603700" w:rsidP="0008296D" w:rsidRDefault="009424BB" w14:paraId="6DC8A60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Fines and penalties.</w:t>
            </w:r>
          </w:p>
        </w:tc>
        <w:tc>
          <w:tcPr>
            <w:tcW w:w="6000" w:type="dxa"/>
            <w:tcMar/>
          </w:tcPr>
          <w:p w:rsidRPr="00CC5168" w:rsidR="00603700" w:rsidP="0008296D" w:rsidRDefault="009424BB" w14:paraId="45963EB9"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[2] Multas y sanciones.</w:t>
            </w:r>
          </w:p>
        </w:tc>
      </w:tr>
      <w:tr w:rsidRPr="00CC5168" w:rsidR="00DC51D9" w:rsidTr="4A27181E" w14:paraId="728D9E09" w14:textId="77777777">
        <w:tc>
          <w:tcPr>
            <w:tcW w:w="1353" w:type="dxa"/>
            <w:shd w:val="clear" w:color="auto" w:fill="C1E4F5" w:themeFill="accent1" w:themeFillTint="33"/>
            <w:tcMar>
              <w:top w:w="120" w:type="dxa"/>
              <w:left w:w="180" w:type="dxa"/>
              <w:bottom w:w="120" w:type="dxa"/>
              <w:right w:w="180" w:type="dxa"/>
            </w:tcMar>
            <w:hideMark/>
          </w:tcPr>
          <w:p w:rsidRPr="00CC5168" w:rsidR="00603700" w:rsidP="00603700" w:rsidRDefault="00DD292B" w14:paraId="4E85FC9A" w14:textId="77777777">
            <w:pPr>
              <w:spacing w:before="30" w:after="30"/>
              <w:ind w:left="30" w:right="30"/>
              <w:rPr>
                <w:rFonts w:ascii="Calibri" w:hAnsi="Calibri" w:eastAsia="Times New Roman" w:cs="Calibri"/>
                <w:sz w:val="16"/>
              </w:rPr>
            </w:pPr>
            <w:hyperlink w:tgtFrame="_blank" w:history="1" r:id="rId11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603700" w:rsidP="00603700" w:rsidRDefault="00DD292B" w14:paraId="05387764" w14:textId="77777777">
            <w:pPr>
              <w:ind w:left="30" w:right="30"/>
              <w:rPr>
                <w:rFonts w:ascii="Calibri" w:hAnsi="Calibri" w:eastAsia="Times New Roman" w:cs="Calibri"/>
                <w:sz w:val="16"/>
              </w:rPr>
            </w:pPr>
            <w:hyperlink w:tgtFrame="_blank" w:history="1" r:id="rId114">
              <w:r w:rsidRPr="00CC5168" w:rsidR="009424BB">
                <w:rPr>
                  <w:rFonts w:ascii="Calibri" w:hAnsi="Calibri" w:eastAsia="Times New Roman" w:cs="Calibri"/>
                  <w:color w:val="0000FF"/>
                  <w:sz w:val="16"/>
                  <w:u w:val="single"/>
                </w:rPr>
                <w:t>56_C_16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603700" w:rsidP="0008296D" w:rsidRDefault="009424BB" w14:paraId="6248E9D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Termination of employment.</w:t>
            </w:r>
          </w:p>
        </w:tc>
        <w:tc>
          <w:tcPr>
            <w:tcW w:w="6000" w:type="dxa"/>
            <w:tcMar/>
          </w:tcPr>
          <w:p w:rsidRPr="00CC5168" w:rsidR="00603700" w:rsidP="0008296D" w:rsidRDefault="009424BB" w14:paraId="223F5431"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[3] Despido.</w:t>
            </w:r>
          </w:p>
        </w:tc>
      </w:tr>
      <w:tr w:rsidRPr="00CC5168" w:rsidR="00DC51D9" w:rsidTr="4A27181E" w14:paraId="02E74A41" w14:textId="77777777">
        <w:tc>
          <w:tcPr>
            <w:tcW w:w="1353" w:type="dxa"/>
            <w:shd w:val="clear" w:color="auto" w:fill="C1E4F5" w:themeFill="accent1" w:themeFillTint="33"/>
            <w:tcMar>
              <w:top w:w="120" w:type="dxa"/>
              <w:left w:w="180" w:type="dxa"/>
              <w:bottom w:w="120" w:type="dxa"/>
              <w:right w:w="180" w:type="dxa"/>
            </w:tcMar>
            <w:hideMark/>
          </w:tcPr>
          <w:p w:rsidRPr="00CC5168" w:rsidR="00603700" w:rsidP="00603700" w:rsidRDefault="00DD292B" w14:paraId="3DF4AEFD" w14:textId="77777777">
            <w:pPr>
              <w:spacing w:before="30" w:after="30"/>
              <w:ind w:left="30" w:right="30"/>
              <w:rPr>
                <w:rFonts w:ascii="Calibri" w:hAnsi="Calibri" w:eastAsia="Times New Roman" w:cs="Calibri"/>
                <w:sz w:val="16"/>
              </w:rPr>
            </w:pPr>
            <w:hyperlink w:tgtFrame="_blank" w:history="1" r:id="rId11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603700" w:rsidP="00603700" w:rsidRDefault="00DD292B" w14:paraId="6EE9F327" w14:textId="77777777">
            <w:pPr>
              <w:ind w:left="30" w:right="30"/>
              <w:rPr>
                <w:rFonts w:ascii="Calibri" w:hAnsi="Calibri" w:eastAsia="Times New Roman" w:cs="Calibri"/>
                <w:sz w:val="16"/>
              </w:rPr>
            </w:pPr>
            <w:hyperlink w:tgtFrame="_blank" w:history="1" r:id="rId116">
              <w:r w:rsidRPr="00CC5168" w:rsidR="009424BB">
                <w:rPr>
                  <w:rFonts w:ascii="Calibri" w:hAnsi="Calibri" w:eastAsia="Times New Roman" w:cs="Calibri"/>
                  <w:color w:val="0000FF"/>
                  <w:sz w:val="16"/>
                  <w:u w:val="single"/>
                </w:rPr>
                <w:t>57_C_16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603700" w:rsidP="0008296D" w:rsidRDefault="009424BB" w14:paraId="202217C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[4] Prison time.</w:t>
            </w:r>
          </w:p>
        </w:tc>
        <w:tc>
          <w:tcPr>
            <w:tcW w:w="6000" w:type="dxa"/>
            <w:tcMar/>
          </w:tcPr>
          <w:p w:rsidRPr="00CC5168" w:rsidR="00603700" w:rsidP="0008296D" w:rsidRDefault="009424BB" w14:paraId="56F7FE65"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[4] Penas de cárcel.</w:t>
            </w:r>
          </w:p>
        </w:tc>
      </w:tr>
      <w:tr w:rsidRPr="00CC5168" w:rsidR="00DC51D9" w:rsidTr="4A27181E" w14:paraId="6BB347CC" w14:textId="77777777">
        <w:tc>
          <w:tcPr>
            <w:tcW w:w="1353" w:type="dxa"/>
            <w:shd w:val="clear" w:color="auto" w:fill="C1E4F5" w:themeFill="accent1" w:themeFillTint="33"/>
            <w:tcMar>
              <w:top w:w="120" w:type="dxa"/>
              <w:left w:w="180" w:type="dxa"/>
              <w:bottom w:w="120" w:type="dxa"/>
              <w:right w:w="180" w:type="dxa"/>
            </w:tcMar>
            <w:hideMark/>
          </w:tcPr>
          <w:p w:rsidRPr="00CC5168" w:rsidR="00603700" w:rsidP="00603700" w:rsidRDefault="00DD292B" w14:paraId="7E183FC1" w14:textId="77777777">
            <w:pPr>
              <w:spacing w:before="30" w:after="30"/>
              <w:ind w:left="30" w:right="30"/>
              <w:rPr>
                <w:rFonts w:ascii="Calibri" w:hAnsi="Calibri" w:eastAsia="Times New Roman" w:cs="Calibri"/>
                <w:sz w:val="16"/>
              </w:rPr>
            </w:pPr>
            <w:hyperlink w:tgtFrame="_blank" w:history="1" r:id="rId11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603700" w:rsidP="00603700" w:rsidRDefault="00DD292B" w14:paraId="0352CC66" w14:textId="77777777">
            <w:pPr>
              <w:ind w:left="30" w:right="30"/>
              <w:rPr>
                <w:rFonts w:ascii="Calibri" w:hAnsi="Calibri" w:eastAsia="Times New Roman" w:cs="Calibri"/>
                <w:sz w:val="16"/>
              </w:rPr>
            </w:pPr>
            <w:hyperlink w:tgtFrame="_blank" w:history="1" r:id="rId118">
              <w:r w:rsidRPr="00CC5168" w:rsidR="009424BB">
                <w:rPr>
                  <w:rFonts w:ascii="Calibri" w:hAnsi="Calibri" w:eastAsia="Times New Roman" w:cs="Calibri"/>
                  <w:color w:val="0000FF"/>
                  <w:sz w:val="16"/>
                  <w:u w:val="single"/>
                </w:rPr>
                <w:t>58_C_16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603700" w:rsidP="0008296D" w:rsidRDefault="009424BB" w14:paraId="1A78243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[5] All of the above.</w:t>
            </w:r>
          </w:p>
          <w:p w:rsidRPr="00CC5168" w:rsidR="00603700" w:rsidP="0008296D" w:rsidRDefault="009424BB" w14:paraId="0E1256E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CC5168" w:rsidR="00603700" w:rsidP="0008296D" w:rsidRDefault="009424BB" w14:paraId="709CD599"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[5] Todas las anteriores.</w:t>
            </w:r>
          </w:p>
          <w:p w:rsidRPr="00CC5168" w:rsidR="00603700" w:rsidP="0008296D" w:rsidRDefault="009424BB" w14:paraId="4BBB4E2F"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22F6B267"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9424BB" w14:paraId="57D65E6F"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94318D" w:rsidP="0094318D" w:rsidRDefault="009424BB" w14:paraId="55F1B5F1"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3: Feedback</w:t>
            </w:r>
          </w:p>
          <w:p w:rsidRPr="00CC5168" w:rsidR="0094318D" w:rsidP="0094318D" w:rsidRDefault="009424BB" w14:paraId="34DDD4CA" w14:textId="77777777">
            <w:pPr>
              <w:ind w:left="30" w:right="30"/>
              <w:rPr>
                <w:rFonts w:ascii="Calibri" w:hAnsi="Calibri" w:eastAsia="Times New Roman" w:cs="Calibri"/>
                <w:sz w:val="16"/>
              </w:rPr>
            </w:pPr>
            <w:r w:rsidRPr="00CC5168">
              <w:rPr>
                <w:rFonts w:ascii="Calibri" w:hAnsi="Calibri" w:eastAsia="Times New Roman" w:cs="Calibri"/>
                <w:sz w:val="16"/>
              </w:rPr>
              <w:t>59_C_16</w:t>
            </w:r>
          </w:p>
        </w:tc>
        <w:tc>
          <w:tcPr>
            <w:tcW w:w="6000" w:type="dxa"/>
            <w:tcMar>
              <w:top w:w="120" w:type="dxa"/>
              <w:left w:w="180" w:type="dxa"/>
              <w:bottom w:w="120" w:type="dxa"/>
              <w:right w:w="180" w:type="dxa"/>
            </w:tcMar>
            <w:hideMark/>
          </w:tcPr>
          <w:p w:rsidRPr="00CC5168" w:rsidR="0094318D" w:rsidP="0008296D" w:rsidRDefault="009424BB" w14:paraId="3D3914F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The consequences for individuals involved in bribery and corruption can include reputational damage, fines and penalties, termination of employment, and even prison time.</w:t>
            </w:r>
          </w:p>
        </w:tc>
        <w:tc>
          <w:tcPr>
            <w:tcW w:w="6000" w:type="dxa"/>
            <w:tcMar/>
          </w:tcPr>
          <w:p w:rsidRPr="000D1BE6" w:rsidR="0094318D" w:rsidP="0008296D" w:rsidRDefault="009424BB" w14:paraId="51E6EBF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Las consecuencias para las personas implicadas en sobornos y corrupción pueden incluir daños a la reputación, multas y sanciones, despido e incluso penas de cárcel.</w:t>
            </w:r>
          </w:p>
        </w:tc>
      </w:tr>
      <w:tr w:rsidRPr="00CC5168" w:rsidR="00DC51D9" w:rsidTr="4A27181E" w14:paraId="77A2BA94"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DD292B" w14:paraId="6D26ED2F" w14:textId="77777777">
            <w:pPr>
              <w:spacing w:before="30" w:after="30"/>
              <w:ind w:left="30" w:right="30"/>
              <w:rPr>
                <w:rFonts w:ascii="Calibri" w:hAnsi="Calibri" w:eastAsia="Times New Roman" w:cs="Calibri"/>
                <w:sz w:val="16"/>
              </w:rPr>
            </w:pPr>
            <w:hyperlink w:tgtFrame="_blank" w:history="1" r:id="rId11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94318D" w:rsidP="0094318D" w:rsidRDefault="00DD292B" w14:paraId="09662721" w14:textId="77777777">
            <w:pPr>
              <w:ind w:left="30" w:right="30"/>
              <w:rPr>
                <w:rFonts w:ascii="Calibri" w:hAnsi="Calibri" w:eastAsia="Times New Roman" w:cs="Calibri"/>
                <w:sz w:val="16"/>
              </w:rPr>
            </w:pPr>
            <w:hyperlink w:tgtFrame="_blank" w:history="1" r:id="rId120">
              <w:r w:rsidRPr="00CC5168" w:rsidR="009424BB">
                <w:rPr>
                  <w:rFonts w:ascii="Calibri" w:hAnsi="Calibri" w:eastAsia="Times New Roman" w:cs="Calibri"/>
                  <w:color w:val="0000FF"/>
                  <w:sz w:val="16"/>
                  <w:u w:val="single"/>
                </w:rPr>
                <w:t>60_C_16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94318D" w:rsidP="0008296D" w:rsidRDefault="009424BB" w14:paraId="2EF7C4A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[4] A sales representative also owns a small </w:t>
            </w:r>
            <w:proofErr w:type="spellStart"/>
            <w:r w:rsidRPr="00CC5168">
              <w:rPr>
                <w:rFonts w:ascii="Calibri" w:hAnsi="Calibri" w:eastAsia="Times New Roman" w:cs="Calibri"/>
              </w:rPr>
              <w:t>jewelry</w:t>
            </w:r>
            <w:proofErr w:type="spellEnd"/>
            <w:r w:rsidRPr="00CC5168">
              <w:rPr>
                <w:rFonts w:ascii="Calibri" w:hAnsi="Calibri" w:eastAsia="Times New Roman" w:cs="Calibri"/>
              </w:rPr>
              <w:t xml:space="preserve"> shop. She decides it would be nice to provide small gifts from her shop to HCPs who have not prescribed Abbott product lately. Is this okay?</w:t>
            </w:r>
          </w:p>
        </w:tc>
        <w:tc>
          <w:tcPr>
            <w:tcW w:w="6000" w:type="dxa"/>
            <w:tcMar/>
          </w:tcPr>
          <w:p w:rsidRPr="00CC5168" w:rsidR="0094318D" w:rsidP="0008296D" w:rsidRDefault="009424BB" w14:paraId="723F0B55"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[4] Una representante de ventas también tiene una pequeña joyería. Decide que estaría bien ofrecer pequeños regalos de su tienda a los profesionales sanitarios que no hayan recetado productos de Abbott últimamente. ¿Es correcta su decisión?</w:t>
            </w:r>
          </w:p>
        </w:tc>
      </w:tr>
      <w:tr w:rsidRPr="00CC5168" w:rsidR="00DC51D9" w:rsidTr="4A27181E" w14:paraId="2E596DF7"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DD292B" w14:paraId="38DCC5F7" w14:textId="77777777">
            <w:pPr>
              <w:spacing w:before="30" w:after="30"/>
              <w:ind w:left="30" w:right="30"/>
              <w:rPr>
                <w:rFonts w:ascii="Calibri" w:hAnsi="Calibri" w:eastAsia="Times New Roman" w:cs="Calibri"/>
                <w:sz w:val="16"/>
              </w:rPr>
            </w:pPr>
            <w:hyperlink w:tgtFrame="_blank" w:history="1" r:id="rId12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94318D" w:rsidP="0094318D" w:rsidRDefault="00DD292B" w14:paraId="08A35480" w14:textId="77777777">
            <w:pPr>
              <w:ind w:left="30" w:right="30"/>
              <w:rPr>
                <w:rFonts w:ascii="Calibri" w:hAnsi="Calibri" w:eastAsia="Times New Roman" w:cs="Calibri"/>
                <w:sz w:val="16"/>
              </w:rPr>
            </w:pPr>
            <w:hyperlink w:tgtFrame="_blank" w:history="1" r:id="rId122">
              <w:r w:rsidRPr="00CC5168" w:rsidR="009424BB">
                <w:rPr>
                  <w:rFonts w:ascii="Calibri" w:hAnsi="Calibri" w:eastAsia="Times New Roman" w:cs="Calibri"/>
                  <w:color w:val="0000FF"/>
                  <w:sz w:val="16"/>
                  <w:u w:val="single"/>
                </w:rPr>
                <w:t>61_C_16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94318D" w:rsidP="0008296D" w:rsidRDefault="009424BB" w14:paraId="7CED55B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Yes</w:t>
            </w:r>
          </w:p>
        </w:tc>
        <w:tc>
          <w:tcPr>
            <w:tcW w:w="6000" w:type="dxa"/>
            <w:tcMar/>
          </w:tcPr>
          <w:p w:rsidRPr="00CC5168" w:rsidR="0094318D" w:rsidP="0008296D" w:rsidRDefault="009424BB" w14:paraId="37FE358F"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[1] Sí</w:t>
            </w:r>
          </w:p>
        </w:tc>
      </w:tr>
      <w:tr w:rsidRPr="00CC5168" w:rsidR="00DC51D9" w:rsidTr="4A27181E" w14:paraId="0F92E982"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DD292B" w14:paraId="37DC6D5B" w14:textId="77777777">
            <w:pPr>
              <w:spacing w:before="30" w:after="30"/>
              <w:ind w:left="30" w:right="30"/>
              <w:rPr>
                <w:rFonts w:ascii="Calibri" w:hAnsi="Calibri" w:eastAsia="Times New Roman" w:cs="Calibri"/>
                <w:sz w:val="16"/>
              </w:rPr>
            </w:pPr>
            <w:hyperlink w:tgtFrame="_blank" w:history="1" r:id="rId12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94318D" w:rsidP="0094318D" w:rsidRDefault="00DD292B" w14:paraId="1E5C009F" w14:textId="77777777">
            <w:pPr>
              <w:ind w:left="30" w:right="30"/>
              <w:rPr>
                <w:rFonts w:ascii="Calibri" w:hAnsi="Calibri" w:eastAsia="Times New Roman" w:cs="Calibri"/>
                <w:sz w:val="16"/>
              </w:rPr>
            </w:pPr>
            <w:hyperlink w:tgtFrame="_blank" w:history="1" r:id="rId124">
              <w:r w:rsidRPr="00CC5168" w:rsidR="009424BB">
                <w:rPr>
                  <w:rFonts w:ascii="Calibri" w:hAnsi="Calibri" w:eastAsia="Times New Roman" w:cs="Calibri"/>
                  <w:color w:val="0000FF"/>
                  <w:sz w:val="16"/>
                  <w:u w:val="single"/>
                </w:rPr>
                <w:t>62_C_16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94318D" w:rsidP="0008296D" w:rsidRDefault="009424BB" w14:paraId="4A908EF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No</w:t>
            </w:r>
          </w:p>
          <w:p w:rsidRPr="00CC5168" w:rsidR="0094318D" w:rsidP="0008296D" w:rsidRDefault="009424BB" w14:paraId="26C9138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CC5168" w:rsidR="0094318D" w:rsidP="0008296D" w:rsidRDefault="009424BB" w14:paraId="0AFE5F83"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[2] No</w:t>
            </w:r>
          </w:p>
          <w:p w:rsidRPr="00CC5168" w:rsidR="0094318D" w:rsidP="0008296D" w:rsidRDefault="009424BB" w14:paraId="5BA2CCAD"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4F2A7990"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9424BB" w14:paraId="1214DFD8"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94318D" w:rsidP="0094318D" w:rsidRDefault="009424BB" w14:paraId="45DC1D1D"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4: Feedback</w:t>
            </w:r>
          </w:p>
          <w:p w:rsidRPr="00CC5168" w:rsidR="0094318D" w:rsidP="0094318D" w:rsidRDefault="009424BB" w14:paraId="2855AB7E" w14:textId="77777777">
            <w:pPr>
              <w:ind w:left="30" w:right="30"/>
              <w:rPr>
                <w:rFonts w:ascii="Calibri" w:hAnsi="Calibri" w:eastAsia="Times New Roman" w:cs="Calibri"/>
                <w:sz w:val="16"/>
              </w:rPr>
            </w:pPr>
            <w:r w:rsidRPr="00CC5168">
              <w:rPr>
                <w:rFonts w:ascii="Calibri" w:hAnsi="Calibri" w:eastAsia="Times New Roman" w:cs="Calibri"/>
                <w:sz w:val="16"/>
              </w:rPr>
              <w:t>63_C_16</w:t>
            </w:r>
          </w:p>
        </w:tc>
        <w:tc>
          <w:tcPr>
            <w:tcW w:w="6000" w:type="dxa"/>
            <w:tcMar>
              <w:top w:w="120" w:type="dxa"/>
              <w:left w:w="180" w:type="dxa"/>
              <w:bottom w:w="120" w:type="dxa"/>
              <w:right w:w="180" w:type="dxa"/>
            </w:tcMar>
            <w:hideMark/>
          </w:tcPr>
          <w:p w:rsidRPr="00CC5168" w:rsidR="0094318D" w:rsidP="0008296D" w:rsidRDefault="009424BB" w14:paraId="79A0BEF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Mar/>
          </w:tcPr>
          <w:p w:rsidRPr="000D1BE6" w:rsidR="0094318D" w:rsidP="0008296D" w:rsidRDefault="009424BB" w14:paraId="26CADA6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 política de Abbott prohíbe los regalos a los profesionales sanitarios porque la representante de ventas actúa como representante de Abbott. Los regalos están prohibidos incluso si los paga ella. La entrega de regalos también podría percibirse como un soborno para futuros negocios.</w:t>
            </w:r>
          </w:p>
        </w:tc>
      </w:tr>
      <w:tr w:rsidRPr="00CC5168" w:rsidR="00DC51D9" w:rsidTr="4A27181E" w14:paraId="01E69192"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DD292B" w14:paraId="2B866DB8" w14:textId="77777777">
            <w:pPr>
              <w:spacing w:before="30" w:after="30"/>
              <w:ind w:left="30" w:right="30"/>
              <w:rPr>
                <w:rFonts w:ascii="Calibri" w:hAnsi="Calibri" w:eastAsia="Times New Roman" w:cs="Calibri"/>
                <w:sz w:val="16"/>
              </w:rPr>
            </w:pPr>
            <w:hyperlink w:tgtFrame="_blank" w:history="1" r:id="rId12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94318D" w:rsidP="0094318D" w:rsidRDefault="00DD292B" w14:paraId="5F2BEE9A" w14:textId="77777777">
            <w:pPr>
              <w:ind w:left="30" w:right="30"/>
              <w:rPr>
                <w:rFonts w:ascii="Calibri" w:hAnsi="Calibri" w:eastAsia="Times New Roman" w:cs="Calibri"/>
                <w:sz w:val="16"/>
              </w:rPr>
            </w:pPr>
            <w:hyperlink w:tgtFrame="_blank" w:history="1" r:id="rId126">
              <w:r w:rsidRPr="00CC5168" w:rsidR="009424BB">
                <w:rPr>
                  <w:rFonts w:ascii="Calibri" w:hAnsi="Calibri" w:eastAsia="Times New Roman" w:cs="Calibri"/>
                  <w:color w:val="0000FF"/>
                  <w:sz w:val="16"/>
                  <w:u w:val="single"/>
                </w:rPr>
                <w:t>64_C_16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94318D" w:rsidP="0008296D" w:rsidRDefault="009424BB" w14:paraId="336D841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Mar/>
          </w:tcPr>
          <w:p w:rsidRPr="00CC5168" w:rsidR="0094318D" w:rsidP="0008296D" w:rsidRDefault="009424BB" w14:paraId="0B70CFF5"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[5] Un jefe de ventas recibe una llamada de un contacto de una empresa de la competencia. El competidor comparte que un equipo de ventas de terceros contratado por Abbott en un nuevo mercado está supuestamente ofreciendo comidas esplendidas a los clientes que eligen los productos de Abbott frente a los de la competencia. ¿Cuál es la acción adecuada?</w:t>
            </w:r>
          </w:p>
        </w:tc>
      </w:tr>
      <w:tr w:rsidRPr="00C17D4F" w:rsidR="00DC51D9" w:rsidTr="4A27181E" w14:paraId="794560BC"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DD292B" w14:paraId="056B3DEC" w14:textId="77777777">
            <w:pPr>
              <w:spacing w:before="30" w:after="30"/>
              <w:ind w:left="30" w:right="30"/>
              <w:rPr>
                <w:rFonts w:ascii="Calibri" w:hAnsi="Calibri" w:eastAsia="Times New Roman" w:cs="Calibri"/>
                <w:sz w:val="16"/>
              </w:rPr>
            </w:pPr>
            <w:hyperlink w:tgtFrame="_blank" w:history="1" r:id="rId12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94318D" w:rsidP="0094318D" w:rsidRDefault="00DD292B" w14:paraId="7E333CD5" w14:textId="77777777">
            <w:pPr>
              <w:ind w:left="30" w:right="30"/>
              <w:rPr>
                <w:rFonts w:ascii="Calibri" w:hAnsi="Calibri" w:eastAsia="Times New Roman" w:cs="Calibri"/>
                <w:sz w:val="16"/>
              </w:rPr>
            </w:pPr>
            <w:hyperlink w:tgtFrame="_blank" w:history="1" r:id="rId128">
              <w:r w:rsidRPr="00CC5168" w:rsidR="009424BB">
                <w:rPr>
                  <w:rFonts w:ascii="Calibri" w:hAnsi="Calibri" w:eastAsia="Times New Roman" w:cs="Calibri"/>
                  <w:color w:val="0000FF"/>
                  <w:sz w:val="16"/>
                  <w:u w:val="single"/>
                </w:rPr>
                <w:t>65_C_16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94318D" w:rsidP="0008296D" w:rsidRDefault="009424BB" w14:paraId="0EB1ADC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Do nothing, since the information came from a competitor.</w:t>
            </w:r>
          </w:p>
        </w:tc>
        <w:tc>
          <w:tcPr>
            <w:tcW w:w="6000" w:type="dxa"/>
            <w:tcMar/>
          </w:tcPr>
          <w:p w:rsidRPr="000D1BE6" w:rsidR="0094318D" w:rsidP="0008296D" w:rsidRDefault="009424BB" w14:paraId="5163B5E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No hacer nada, dado que la información procede de un competidor.</w:t>
            </w:r>
          </w:p>
        </w:tc>
      </w:tr>
      <w:tr w:rsidRPr="00C17D4F" w:rsidR="00DC51D9" w:rsidTr="4A27181E" w14:paraId="24D8376F"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DD292B" w14:paraId="759D10FE" w14:textId="77777777">
            <w:pPr>
              <w:spacing w:before="30" w:after="30"/>
              <w:ind w:left="30" w:right="30"/>
              <w:rPr>
                <w:rFonts w:ascii="Calibri" w:hAnsi="Calibri" w:eastAsia="Times New Roman" w:cs="Calibri"/>
                <w:sz w:val="16"/>
              </w:rPr>
            </w:pPr>
            <w:hyperlink w:tgtFrame="_blank" w:history="1" r:id="rId12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94318D" w:rsidP="0094318D" w:rsidRDefault="00DD292B" w14:paraId="25A1D47D" w14:textId="77777777">
            <w:pPr>
              <w:ind w:left="30" w:right="30"/>
              <w:rPr>
                <w:rFonts w:ascii="Calibri" w:hAnsi="Calibri" w:eastAsia="Times New Roman" w:cs="Calibri"/>
                <w:sz w:val="16"/>
              </w:rPr>
            </w:pPr>
            <w:hyperlink w:tgtFrame="_blank" w:history="1" r:id="rId130">
              <w:r w:rsidRPr="00CC5168" w:rsidR="009424BB">
                <w:rPr>
                  <w:rFonts w:ascii="Calibri" w:hAnsi="Calibri" w:eastAsia="Times New Roman" w:cs="Calibri"/>
                  <w:color w:val="0000FF"/>
                  <w:sz w:val="16"/>
                  <w:u w:val="single"/>
                </w:rPr>
                <w:t>66_C_16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94318D" w:rsidP="0008296D" w:rsidRDefault="009424BB" w14:paraId="4C618EC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Do nothing, because lavish meals are common in that market.</w:t>
            </w:r>
          </w:p>
        </w:tc>
        <w:tc>
          <w:tcPr>
            <w:tcW w:w="6000" w:type="dxa"/>
            <w:tcMar/>
          </w:tcPr>
          <w:p w:rsidRPr="000D1BE6" w:rsidR="0094318D" w:rsidP="0008296D" w:rsidRDefault="009424BB" w14:paraId="55AE900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[2] No hacer nada, porque las comidas esplendidas son habituales en ese mercado.</w:t>
            </w:r>
          </w:p>
        </w:tc>
      </w:tr>
      <w:tr w:rsidRPr="00C17D4F" w:rsidR="00DC51D9" w:rsidTr="4A27181E" w14:paraId="0FA9EE6D"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DD292B" w14:paraId="15D35D77" w14:textId="77777777">
            <w:pPr>
              <w:spacing w:before="30" w:after="30"/>
              <w:ind w:left="30" w:right="30"/>
              <w:rPr>
                <w:rFonts w:ascii="Calibri" w:hAnsi="Calibri" w:eastAsia="Times New Roman" w:cs="Calibri"/>
                <w:sz w:val="16"/>
              </w:rPr>
            </w:pPr>
            <w:hyperlink w:tgtFrame="_blank" w:history="1" r:id="rId13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94318D" w:rsidP="0094318D" w:rsidRDefault="00DD292B" w14:paraId="68B56449" w14:textId="77777777">
            <w:pPr>
              <w:ind w:left="30" w:right="30"/>
              <w:rPr>
                <w:rFonts w:ascii="Calibri" w:hAnsi="Calibri" w:eastAsia="Times New Roman" w:cs="Calibri"/>
                <w:sz w:val="16"/>
              </w:rPr>
            </w:pPr>
            <w:hyperlink w:tgtFrame="_blank" w:history="1" r:id="rId132">
              <w:r w:rsidRPr="00CC5168" w:rsidR="009424BB">
                <w:rPr>
                  <w:rFonts w:ascii="Calibri" w:hAnsi="Calibri" w:eastAsia="Times New Roman" w:cs="Calibri"/>
                  <w:color w:val="0000FF"/>
                  <w:sz w:val="16"/>
                  <w:u w:val="single"/>
                </w:rPr>
                <w:t>67_C_16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94318D" w:rsidP="0008296D" w:rsidRDefault="009424BB" w14:paraId="11D53E5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Report the matter immediately to the Office of Ethics and Compliance (OEC).</w:t>
            </w:r>
          </w:p>
        </w:tc>
        <w:tc>
          <w:tcPr>
            <w:tcW w:w="6000" w:type="dxa"/>
            <w:tcMar/>
          </w:tcPr>
          <w:p w:rsidRPr="000D1BE6" w:rsidR="0094318D" w:rsidP="0008296D" w:rsidRDefault="009424BB" w14:paraId="3CC5E9D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[3] Informar inmediatamente del asunto a la Oficina de Ética y Cumplimiento (OEC).</w:t>
            </w:r>
          </w:p>
        </w:tc>
      </w:tr>
      <w:tr w:rsidRPr="00CC5168" w:rsidR="00DC51D9" w:rsidTr="4A27181E" w14:paraId="4BC9B678" w14:textId="77777777">
        <w:tc>
          <w:tcPr>
            <w:tcW w:w="1353" w:type="dxa"/>
            <w:shd w:val="clear" w:color="auto" w:fill="C1E4F5" w:themeFill="accent1" w:themeFillTint="33"/>
            <w:tcMar>
              <w:top w:w="120" w:type="dxa"/>
              <w:left w:w="180" w:type="dxa"/>
              <w:bottom w:w="120" w:type="dxa"/>
              <w:right w:w="180" w:type="dxa"/>
            </w:tcMar>
            <w:hideMark/>
          </w:tcPr>
          <w:p w:rsidRPr="00CC5168" w:rsidR="0094318D" w:rsidP="0094318D" w:rsidRDefault="00DD292B" w14:paraId="052C79FB" w14:textId="77777777">
            <w:pPr>
              <w:spacing w:before="30" w:after="30"/>
              <w:ind w:left="30" w:right="30"/>
              <w:rPr>
                <w:rFonts w:ascii="Calibri" w:hAnsi="Calibri" w:eastAsia="Times New Roman" w:cs="Calibri"/>
                <w:sz w:val="16"/>
              </w:rPr>
            </w:pPr>
            <w:hyperlink w:tgtFrame="_blank" w:history="1" r:id="rId13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94318D" w:rsidP="0094318D" w:rsidRDefault="00DD292B" w14:paraId="1650565F" w14:textId="77777777">
            <w:pPr>
              <w:ind w:left="30" w:right="30"/>
              <w:rPr>
                <w:rFonts w:ascii="Calibri" w:hAnsi="Calibri" w:eastAsia="Times New Roman" w:cs="Calibri"/>
                <w:sz w:val="16"/>
              </w:rPr>
            </w:pPr>
            <w:hyperlink w:tgtFrame="_blank" w:history="1" r:id="rId134">
              <w:r w:rsidRPr="00CC5168" w:rsidR="009424BB">
                <w:rPr>
                  <w:rFonts w:ascii="Calibri" w:hAnsi="Calibri" w:eastAsia="Times New Roman" w:cs="Calibri"/>
                  <w:color w:val="0000FF"/>
                  <w:sz w:val="16"/>
                  <w:u w:val="single"/>
                </w:rPr>
                <w:t>68_C_16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94318D" w:rsidP="0008296D" w:rsidRDefault="009424BB" w14:paraId="230E393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[4] Research alternative distributors in case the claim is true.</w:t>
            </w:r>
          </w:p>
          <w:p w:rsidRPr="00CC5168" w:rsidR="0094318D" w:rsidP="0008296D" w:rsidRDefault="009424BB" w14:paraId="73B6412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0D1BE6" w:rsidR="0094318D" w:rsidP="0008296D" w:rsidRDefault="009424BB" w14:paraId="31EF7D1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[4] Investigar distribuidores alternativos en caso de que la afirmación sea cierta.</w:t>
            </w:r>
          </w:p>
          <w:p w:rsidRPr="00CC5168" w:rsidR="0094318D" w:rsidP="0008296D" w:rsidRDefault="009424BB" w14:paraId="4B9FC808"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1F792274" w14:textId="77777777">
        <w:tc>
          <w:tcPr>
            <w:tcW w:w="1353" w:type="dxa"/>
            <w:shd w:val="clear" w:color="auto" w:fill="C1E4F5" w:themeFill="accent1" w:themeFillTint="33"/>
            <w:tcMar>
              <w:top w:w="120" w:type="dxa"/>
              <w:left w:w="180" w:type="dxa"/>
              <w:bottom w:w="120" w:type="dxa"/>
              <w:right w:w="180" w:type="dxa"/>
            </w:tcMar>
            <w:hideMark/>
          </w:tcPr>
          <w:p w:rsidRPr="00CC5168" w:rsidR="00807D7F" w:rsidP="00807D7F" w:rsidRDefault="009424BB" w14:paraId="1469F216"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807D7F" w:rsidP="00807D7F" w:rsidRDefault="009424BB" w14:paraId="3F78FD53"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5: Feedback</w:t>
            </w:r>
          </w:p>
          <w:p w:rsidRPr="00CC5168" w:rsidR="00807D7F" w:rsidP="00807D7F" w:rsidRDefault="009424BB" w14:paraId="1F9B2FFF" w14:textId="77777777">
            <w:pPr>
              <w:ind w:left="30" w:right="30"/>
              <w:rPr>
                <w:rFonts w:ascii="Calibri" w:hAnsi="Calibri" w:eastAsia="Times New Roman" w:cs="Calibri"/>
                <w:sz w:val="16"/>
              </w:rPr>
            </w:pPr>
            <w:r w:rsidRPr="00CC5168">
              <w:rPr>
                <w:rFonts w:ascii="Calibri" w:hAnsi="Calibri" w:eastAsia="Times New Roman" w:cs="Calibri"/>
                <w:sz w:val="16"/>
              </w:rPr>
              <w:t>69_C_16</w:t>
            </w:r>
          </w:p>
        </w:tc>
        <w:tc>
          <w:tcPr>
            <w:tcW w:w="6000" w:type="dxa"/>
            <w:tcMar>
              <w:top w:w="120" w:type="dxa"/>
              <w:left w:w="180" w:type="dxa"/>
              <w:bottom w:w="120" w:type="dxa"/>
              <w:right w:w="180" w:type="dxa"/>
            </w:tcMar>
            <w:hideMark/>
          </w:tcPr>
          <w:p w:rsidRPr="00CC5168" w:rsidR="00807D7F" w:rsidP="0008296D" w:rsidRDefault="009424BB" w14:paraId="1F8D111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should immediately report the allegation to the Office of Ethics and Compliance (OEC) so it can be properly investigated, even if the information comes from a competitor.</w:t>
            </w:r>
          </w:p>
        </w:tc>
        <w:tc>
          <w:tcPr>
            <w:tcW w:w="6000" w:type="dxa"/>
            <w:tcMar/>
          </w:tcPr>
          <w:p w:rsidRPr="000D1BE6" w:rsidR="00807D7F" w:rsidP="0008296D" w:rsidRDefault="009424BB" w14:paraId="01D690A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Debes informar inmediatamente de la acusación a la Oficina de Ética y Cumplimiento (OEC) para que se pueda investigar adecuadamente, incluso si la información procede de un competidor.</w:t>
            </w:r>
          </w:p>
        </w:tc>
      </w:tr>
      <w:tr w:rsidRPr="00C17D4F" w:rsidR="00DC51D9" w:rsidTr="4A27181E" w14:paraId="301EA30D" w14:textId="77777777">
        <w:tc>
          <w:tcPr>
            <w:tcW w:w="1353" w:type="dxa"/>
            <w:shd w:val="clear" w:color="auto" w:fill="C1E4F5" w:themeFill="accent1" w:themeFillTint="33"/>
            <w:tcMar>
              <w:top w:w="120" w:type="dxa"/>
              <w:left w:w="180" w:type="dxa"/>
              <w:bottom w:w="120" w:type="dxa"/>
              <w:right w:w="180" w:type="dxa"/>
            </w:tcMar>
            <w:hideMark/>
          </w:tcPr>
          <w:p w:rsidRPr="00CC5168" w:rsidR="00807D7F" w:rsidP="00807D7F" w:rsidRDefault="00DD292B" w14:paraId="052B7B50" w14:textId="77777777">
            <w:pPr>
              <w:spacing w:before="30" w:after="30"/>
              <w:ind w:left="30" w:right="30"/>
              <w:rPr>
                <w:rFonts w:ascii="Calibri" w:hAnsi="Calibri" w:eastAsia="Times New Roman" w:cs="Calibri"/>
                <w:sz w:val="16"/>
              </w:rPr>
            </w:pPr>
            <w:hyperlink w:tgtFrame="_blank" w:history="1" r:id="rId13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807D7F" w:rsidP="00807D7F" w:rsidRDefault="00DD292B" w14:paraId="702654E5" w14:textId="77777777">
            <w:pPr>
              <w:ind w:left="30" w:right="30"/>
              <w:rPr>
                <w:rFonts w:ascii="Calibri" w:hAnsi="Calibri" w:eastAsia="Times New Roman" w:cs="Calibri"/>
                <w:sz w:val="16"/>
              </w:rPr>
            </w:pPr>
            <w:hyperlink w:tgtFrame="_blank" w:history="1" r:id="rId136">
              <w:r w:rsidRPr="00CC5168" w:rsidR="009424BB">
                <w:rPr>
                  <w:rFonts w:ascii="Calibri" w:hAnsi="Calibri" w:eastAsia="Times New Roman" w:cs="Calibri"/>
                  <w:color w:val="0000FF"/>
                  <w:sz w:val="16"/>
                  <w:u w:val="single"/>
                </w:rPr>
                <w:t>70_C_16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807D7F" w:rsidP="0008296D" w:rsidRDefault="009424BB" w14:paraId="0993D52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[6] A travel agency is arranging travel for healthcare professionals (HCPs) who provide proctoring services for Abbott. Upon reviewing the submitted receipts, </w:t>
            </w:r>
            <w:r w:rsidRPr="00CC5168">
              <w:rPr>
                <w:rFonts w:ascii="Calibri" w:hAnsi="Calibri" w:eastAsia="Times New Roman" w:cs="Calibri"/>
              </w:rPr>
              <w:lastRenderedPageBreak/>
              <w:t>discrepancies are found—the total does not match the reimbursement request, and some receipts are missing key details such as travel dates.</w:t>
            </w:r>
          </w:p>
          <w:p w:rsidRPr="00CC5168" w:rsidR="00807D7F" w:rsidP="0008296D" w:rsidRDefault="009424BB" w14:paraId="0765B5C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What is the appropriate action?</w:t>
            </w:r>
          </w:p>
        </w:tc>
        <w:tc>
          <w:tcPr>
            <w:tcW w:w="6000" w:type="dxa"/>
            <w:tcMar/>
          </w:tcPr>
          <w:p w:rsidRPr="000D1BE6" w:rsidR="00807D7F" w:rsidP="0008296D" w:rsidRDefault="009424BB" w14:paraId="63FA6C8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 xml:space="preserve">[6] Una agencia de viajes está organizando viajes para profesionales sanitarios que prestan servicios de supervisión para Abbott. Cuando se revisan los recibos </w:t>
            </w:r>
            <w:r w:rsidRPr="00CC5168">
              <w:rPr>
                <w:rFonts w:ascii="Calibri" w:hAnsi="Calibri" w:eastAsia="Calibri" w:cs="Calibri"/>
                <w:lang w:val="es-ES"/>
              </w:rPr>
              <w:lastRenderedPageBreak/>
              <w:t>enviados, se encuentran discrepancias: el total no coincide con la solicitud de reembolso, y en algunos recibos faltan detalles clave, como las fechas del viaje.</w:t>
            </w:r>
          </w:p>
          <w:p w:rsidRPr="000D1BE6" w:rsidR="00807D7F" w:rsidP="0008296D" w:rsidRDefault="009424BB" w14:paraId="19215DF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¿Cuál es la acción adecuada?</w:t>
            </w:r>
          </w:p>
        </w:tc>
      </w:tr>
      <w:tr w:rsidRPr="00C17D4F" w:rsidR="00DC51D9" w:rsidTr="4A27181E" w14:paraId="6A851990" w14:textId="77777777">
        <w:tc>
          <w:tcPr>
            <w:tcW w:w="1353" w:type="dxa"/>
            <w:shd w:val="clear" w:color="auto" w:fill="C1E4F5" w:themeFill="accent1" w:themeFillTint="33"/>
            <w:tcMar>
              <w:top w:w="120" w:type="dxa"/>
              <w:left w:w="180" w:type="dxa"/>
              <w:bottom w:w="120" w:type="dxa"/>
              <w:right w:w="180" w:type="dxa"/>
            </w:tcMar>
            <w:hideMark/>
          </w:tcPr>
          <w:p w:rsidRPr="00CC5168" w:rsidR="00807D7F" w:rsidP="00807D7F" w:rsidRDefault="00DD292B" w14:paraId="2261E6CB" w14:textId="77777777">
            <w:pPr>
              <w:spacing w:before="30" w:after="30"/>
              <w:ind w:left="30" w:right="30"/>
              <w:rPr>
                <w:rFonts w:ascii="Calibri" w:hAnsi="Calibri" w:eastAsia="Times New Roman" w:cs="Calibri"/>
                <w:sz w:val="16"/>
              </w:rPr>
            </w:pPr>
            <w:hyperlink w:tgtFrame="_blank" w:history="1" r:id="rId13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807D7F" w:rsidP="00807D7F" w:rsidRDefault="00DD292B" w14:paraId="20DFAEA6" w14:textId="77777777">
            <w:pPr>
              <w:ind w:left="30" w:right="30"/>
              <w:rPr>
                <w:rFonts w:ascii="Calibri" w:hAnsi="Calibri" w:eastAsia="Times New Roman" w:cs="Calibri"/>
                <w:sz w:val="16"/>
              </w:rPr>
            </w:pPr>
            <w:hyperlink w:tgtFrame="_blank" w:history="1" r:id="rId138">
              <w:r w:rsidRPr="00CC5168" w:rsidR="009424BB">
                <w:rPr>
                  <w:rFonts w:ascii="Calibri" w:hAnsi="Calibri" w:eastAsia="Times New Roman" w:cs="Calibri"/>
                  <w:color w:val="0000FF"/>
                  <w:sz w:val="16"/>
                  <w:u w:val="single"/>
                </w:rPr>
                <w:t>71_C_16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807D7F" w:rsidP="0008296D" w:rsidRDefault="009424BB" w14:paraId="403BD2E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Inform the travel agency that Abbott cannot process payment without complete and accurate documentation.</w:t>
            </w:r>
          </w:p>
        </w:tc>
        <w:tc>
          <w:tcPr>
            <w:tcW w:w="6000" w:type="dxa"/>
            <w:tcMar/>
          </w:tcPr>
          <w:p w:rsidRPr="000D1BE6" w:rsidR="00807D7F" w:rsidP="0008296D" w:rsidRDefault="009424BB" w14:paraId="52177F8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Comunicar a la agencia de viajes que Abbott no puede efectuar el pago si falta documentación precisa y completa.</w:t>
            </w:r>
          </w:p>
        </w:tc>
      </w:tr>
      <w:tr w:rsidRPr="00C17D4F" w:rsidR="00DC51D9" w:rsidTr="4A27181E" w14:paraId="4394DB6E" w14:textId="77777777">
        <w:tc>
          <w:tcPr>
            <w:tcW w:w="1353" w:type="dxa"/>
            <w:shd w:val="clear" w:color="auto" w:fill="C1E4F5" w:themeFill="accent1" w:themeFillTint="33"/>
            <w:tcMar>
              <w:top w:w="120" w:type="dxa"/>
              <w:left w:w="180" w:type="dxa"/>
              <w:bottom w:w="120" w:type="dxa"/>
              <w:right w:w="180" w:type="dxa"/>
            </w:tcMar>
            <w:hideMark/>
          </w:tcPr>
          <w:p w:rsidRPr="00CC5168" w:rsidR="00807D7F" w:rsidP="00807D7F" w:rsidRDefault="00DD292B" w14:paraId="0F32A53F" w14:textId="77777777">
            <w:pPr>
              <w:spacing w:before="30" w:after="30"/>
              <w:ind w:left="30" w:right="30"/>
              <w:rPr>
                <w:rFonts w:ascii="Calibri" w:hAnsi="Calibri" w:eastAsia="Times New Roman" w:cs="Calibri"/>
                <w:sz w:val="16"/>
              </w:rPr>
            </w:pPr>
            <w:hyperlink w:tgtFrame="_blank" w:history="1" r:id="rId13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807D7F" w:rsidP="00807D7F" w:rsidRDefault="00DD292B" w14:paraId="24FA2600" w14:textId="77777777">
            <w:pPr>
              <w:ind w:left="30" w:right="30"/>
              <w:rPr>
                <w:rFonts w:ascii="Calibri" w:hAnsi="Calibri" w:eastAsia="Times New Roman" w:cs="Calibri"/>
                <w:sz w:val="16"/>
              </w:rPr>
            </w:pPr>
            <w:hyperlink w:tgtFrame="_blank" w:history="1" r:id="rId140">
              <w:r w:rsidRPr="00CC5168" w:rsidR="009424BB">
                <w:rPr>
                  <w:rFonts w:ascii="Calibri" w:hAnsi="Calibri" w:eastAsia="Times New Roman" w:cs="Calibri"/>
                  <w:color w:val="0000FF"/>
                  <w:sz w:val="16"/>
                  <w:u w:val="single"/>
                </w:rPr>
                <w:t>72_C_16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807D7F" w:rsidP="0008296D" w:rsidRDefault="009424BB" w14:paraId="2B9085C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Process the receipts since only some information is missing.</w:t>
            </w:r>
          </w:p>
        </w:tc>
        <w:tc>
          <w:tcPr>
            <w:tcW w:w="6000" w:type="dxa"/>
            <w:tcMar/>
          </w:tcPr>
          <w:p w:rsidRPr="000D1BE6" w:rsidR="00807D7F" w:rsidP="0008296D" w:rsidRDefault="009424BB" w14:paraId="6267CF9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[2] Procesar los recibos ya que solo faltan algunos datos.</w:t>
            </w:r>
          </w:p>
        </w:tc>
      </w:tr>
      <w:tr w:rsidRPr="00C17D4F" w:rsidR="00DC51D9" w:rsidTr="4A27181E" w14:paraId="023CF32F" w14:textId="77777777">
        <w:tc>
          <w:tcPr>
            <w:tcW w:w="1353" w:type="dxa"/>
            <w:shd w:val="clear" w:color="auto" w:fill="C1E4F5" w:themeFill="accent1" w:themeFillTint="33"/>
            <w:tcMar>
              <w:top w:w="120" w:type="dxa"/>
              <w:left w:w="180" w:type="dxa"/>
              <w:bottom w:w="120" w:type="dxa"/>
              <w:right w:w="180" w:type="dxa"/>
            </w:tcMar>
            <w:hideMark/>
          </w:tcPr>
          <w:p w:rsidRPr="00CC5168" w:rsidR="00807D7F" w:rsidP="00807D7F" w:rsidRDefault="00DD292B" w14:paraId="40B2EE8A" w14:textId="77777777">
            <w:pPr>
              <w:spacing w:before="30" w:after="30"/>
              <w:ind w:left="30" w:right="30"/>
              <w:rPr>
                <w:rFonts w:ascii="Calibri" w:hAnsi="Calibri" w:eastAsia="Times New Roman" w:cs="Calibri"/>
                <w:sz w:val="16"/>
              </w:rPr>
            </w:pPr>
            <w:hyperlink w:tgtFrame="_blank" w:history="1" r:id="rId14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807D7F" w:rsidP="00807D7F" w:rsidRDefault="00DD292B" w14:paraId="2B760D55" w14:textId="77777777">
            <w:pPr>
              <w:ind w:left="30" w:right="30"/>
              <w:rPr>
                <w:rFonts w:ascii="Calibri" w:hAnsi="Calibri" w:eastAsia="Times New Roman" w:cs="Calibri"/>
                <w:sz w:val="16"/>
              </w:rPr>
            </w:pPr>
            <w:hyperlink w:tgtFrame="_blank" w:history="1" r:id="rId142">
              <w:r w:rsidRPr="00CC5168" w:rsidR="009424BB">
                <w:rPr>
                  <w:rFonts w:ascii="Calibri" w:hAnsi="Calibri" w:eastAsia="Times New Roman" w:cs="Calibri"/>
                  <w:color w:val="0000FF"/>
                  <w:sz w:val="16"/>
                  <w:u w:val="single"/>
                </w:rPr>
                <w:t>73_C_16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807D7F" w:rsidP="0008296D" w:rsidRDefault="009424BB" w14:paraId="6AEA509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Advise the agency to be more accurate next time.</w:t>
            </w:r>
          </w:p>
        </w:tc>
        <w:tc>
          <w:tcPr>
            <w:tcW w:w="6000" w:type="dxa"/>
            <w:tcMar/>
          </w:tcPr>
          <w:p w:rsidRPr="000D1BE6" w:rsidR="00807D7F" w:rsidP="0008296D" w:rsidRDefault="009424BB" w14:paraId="3A2395F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[3] Aconsejar a la agencia que sea más precisa la próxima vez.</w:t>
            </w:r>
          </w:p>
        </w:tc>
      </w:tr>
      <w:tr w:rsidRPr="00CC5168" w:rsidR="00DC51D9" w:rsidTr="4A27181E" w14:paraId="6B60078E" w14:textId="77777777">
        <w:tc>
          <w:tcPr>
            <w:tcW w:w="1353" w:type="dxa"/>
            <w:shd w:val="clear" w:color="auto" w:fill="C1E4F5" w:themeFill="accent1" w:themeFillTint="33"/>
            <w:tcMar>
              <w:top w:w="120" w:type="dxa"/>
              <w:left w:w="180" w:type="dxa"/>
              <w:bottom w:w="120" w:type="dxa"/>
              <w:right w:w="180" w:type="dxa"/>
            </w:tcMar>
            <w:hideMark/>
          </w:tcPr>
          <w:p w:rsidRPr="00CC5168" w:rsidR="00807D7F" w:rsidP="00807D7F" w:rsidRDefault="00DD292B" w14:paraId="774A0C5E" w14:textId="77777777">
            <w:pPr>
              <w:spacing w:before="30" w:after="30"/>
              <w:ind w:left="30" w:right="30"/>
              <w:rPr>
                <w:rFonts w:ascii="Calibri" w:hAnsi="Calibri" w:eastAsia="Times New Roman" w:cs="Calibri"/>
                <w:sz w:val="16"/>
              </w:rPr>
            </w:pPr>
            <w:hyperlink w:tgtFrame="_blank" w:history="1" r:id="rId14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807D7F" w:rsidP="00807D7F" w:rsidRDefault="00DD292B" w14:paraId="6EC95820" w14:textId="77777777">
            <w:pPr>
              <w:ind w:left="30" w:right="30"/>
              <w:rPr>
                <w:rFonts w:ascii="Calibri" w:hAnsi="Calibri" w:eastAsia="Times New Roman" w:cs="Calibri"/>
                <w:sz w:val="16"/>
              </w:rPr>
            </w:pPr>
            <w:hyperlink w:tgtFrame="_blank" w:history="1" r:id="rId144">
              <w:r w:rsidRPr="00CC5168" w:rsidR="009424BB">
                <w:rPr>
                  <w:rFonts w:ascii="Calibri" w:hAnsi="Calibri" w:eastAsia="Times New Roman" w:cs="Calibri"/>
                  <w:color w:val="0000FF"/>
                  <w:sz w:val="16"/>
                  <w:u w:val="single"/>
                </w:rPr>
                <w:t>74_C_16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807D7F" w:rsidP="0008296D" w:rsidRDefault="009424BB" w14:paraId="3D46BCA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[4] Do nothing, since the agency is new.</w:t>
            </w:r>
          </w:p>
          <w:p w:rsidRPr="00CC5168" w:rsidR="00807D7F" w:rsidP="0008296D" w:rsidRDefault="009424BB" w14:paraId="5DBF7A2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0D1BE6" w:rsidR="00807D7F" w:rsidP="0008296D" w:rsidRDefault="009424BB" w14:paraId="15BEFCB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[4] Nada, ya que la agencia es nueva.</w:t>
            </w:r>
          </w:p>
          <w:p w:rsidRPr="00CC5168" w:rsidR="00807D7F" w:rsidP="0008296D" w:rsidRDefault="009424BB" w14:paraId="5AF1052A"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5033EFD3" w14:textId="77777777">
        <w:tc>
          <w:tcPr>
            <w:tcW w:w="1353" w:type="dxa"/>
            <w:shd w:val="clear" w:color="auto" w:fill="C1E4F5" w:themeFill="accent1" w:themeFillTint="33"/>
            <w:tcMar>
              <w:top w:w="120" w:type="dxa"/>
              <w:left w:w="180" w:type="dxa"/>
              <w:bottom w:w="120" w:type="dxa"/>
              <w:right w:w="180" w:type="dxa"/>
            </w:tcMar>
            <w:hideMark/>
          </w:tcPr>
          <w:p w:rsidRPr="00CC5168" w:rsidR="00E90AF1" w:rsidP="00E90AF1" w:rsidRDefault="009424BB" w14:paraId="5E0EB09F"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E90AF1" w:rsidP="00E90AF1" w:rsidRDefault="009424BB" w14:paraId="749A9C19"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6: Feedback</w:t>
            </w:r>
          </w:p>
          <w:p w:rsidRPr="00CC5168" w:rsidR="00E90AF1" w:rsidP="00E90AF1" w:rsidRDefault="009424BB" w14:paraId="6A637134" w14:textId="77777777">
            <w:pPr>
              <w:ind w:left="30" w:right="30"/>
              <w:rPr>
                <w:rFonts w:ascii="Calibri" w:hAnsi="Calibri" w:eastAsia="Times New Roman" w:cs="Calibri"/>
                <w:sz w:val="16"/>
              </w:rPr>
            </w:pPr>
            <w:r w:rsidRPr="00CC5168">
              <w:rPr>
                <w:rFonts w:ascii="Calibri" w:hAnsi="Calibri" w:eastAsia="Times New Roman" w:cs="Calibri"/>
                <w:sz w:val="16"/>
              </w:rPr>
              <w:t>75_C_16</w:t>
            </w:r>
          </w:p>
        </w:tc>
        <w:tc>
          <w:tcPr>
            <w:tcW w:w="6000" w:type="dxa"/>
            <w:tcMar>
              <w:top w:w="120" w:type="dxa"/>
              <w:left w:w="180" w:type="dxa"/>
              <w:bottom w:w="120" w:type="dxa"/>
              <w:right w:w="180" w:type="dxa"/>
            </w:tcMar>
            <w:hideMark/>
          </w:tcPr>
          <w:p w:rsidRPr="00CC5168" w:rsidR="00E90AF1" w:rsidP="0008296D" w:rsidRDefault="009424BB" w14:paraId="03FAB72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Mar/>
          </w:tcPr>
          <w:p w:rsidRPr="000D1BE6" w:rsidR="00E90AF1" w:rsidP="0008296D" w:rsidRDefault="009424BB" w14:paraId="44501B4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Los libros y registros de contabilidad de Abbott deben reflejar de forma completa y exacta todas las transacciones. Por lo tanto, es fundamental que los terceros que presten servicios a Abbott proporcionen la documentación completa que refleje con precisión el propósito real y los detalles de las transacciones.</w:t>
            </w:r>
          </w:p>
        </w:tc>
      </w:tr>
      <w:tr w:rsidRPr="00CC5168" w:rsidR="00DC51D9" w:rsidTr="4A27181E" w14:paraId="65888319" w14:textId="77777777">
        <w:tc>
          <w:tcPr>
            <w:tcW w:w="1353" w:type="dxa"/>
            <w:shd w:val="clear" w:color="auto" w:fill="C1E4F5" w:themeFill="accent1" w:themeFillTint="33"/>
            <w:tcMar>
              <w:top w:w="120" w:type="dxa"/>
              <w:left w:w="180" w:type="dxa"/>
              <w:bottom w:w="120" w:type="dxa"/>
              <w:right w:w="180" w:type="dxa"/>
            </w:tcMar>
            <w:hideMark/>
          </w:tcPr>
          <w:p w:rsidRPr="00CC5168" w:rsidR="00E90AF1" w:rsidP="00E90AF1" w:rsidRDefault="00DD292B" w14:paraId="73845AD9" w14:textId="77777777">
            <w:pPr>
              <w:spacing w:before="30" w:after="30"/>
              <w:ind w:left="30" w:right="30"/>
              <w:rPr>
                <w:rFonts w:ascii="Calibri" w:hAnsi="Calibri" w:eastAsia="Times New Roman" w:cs="Calibri"/>
                <w:sz w:val="16"/>
              </w:rPr>
            </w:pPr>
            <w:hyperlink w:tgtFrame="_blank" w:history="1" r:id="rId14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90AF1" w:rsidP="00E90AF1" w:rsidRDefault="00DD292B" w14:paraId="379E37EF" w14:textId="77777777">
            <w:pPr>
              <w:ind w:left="30" w:right="30"/>
              <w:rPr>
                <w:rFonts w:ascii="Calibri" w:hAnsi="Calibri" w:eastAsia="Times New Roman" w:cs="Calibri"/>
                <w:sz w:val="16"/>
              </w:rPr>
            </w:pPr>
            <w:hyperlink w:tgtFrame="_blank" w:history="1" r:id="rId146">
              <w:r w:rsidRPr="00CC5168" w:rsidR="009424BB">
                <w:rPr>
                  <w:rFonts w:ascii="Calibri" w:hAnsi="Calibri" w:eastAsia="Times New Roman" w:cs="Calibri"/>
                  <w:color w:val="0000FF"/>
                  <w:sz w:val="16"/>
                  <w:u w:val="single"/>
                </w:rPr>
                <w:t>76_C_16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90AF1" w:rsidP="0008296D" w:rsidRDefault="009424BB" w14:paraId="4BD4A47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[7] You are working in an affiliate where it is allowed to sponsor HCPs to attend educational conferences. You are in the process of selecting HCPs to attend a </w:t>
            </w:r>
            <w:r w:rsidRPr="00CC5168">
              <w:rPr>
                <w:rFonts w:ascii="Calibri" w:hAnsi="Calibri" w:eastAsia="Times New Roman" w:cs="Calibri"/>
              </w:rPr>
              <w:lastRenderedPageBreak/>
              <w:t>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Mar/>
          </w:tcPr>
          <w:p w:rsidRPr="00CC5168" w:rsidR="00E90AF1" w:rsidP="0008296D" w:rsidRDefault="009424BB" w14:paraId="37B63E80"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lastRenderedPageBreak/>
              <w:t xml:space="preserve">[7] Trabajas en una empresa afiliada donde está permitido patrocinar la asistencia a conferencias educativas de profesionales sanitarios. Te encuentras en el proceso de </w:t>
            </w:r>
            <w:r w:rsidRPr="00CC5168">
              <w:rPr>
                <w:rFonts w:ascii="Calibri" w:hAnsi="Calibri" w:eastAsia="Calibri" w:cs="Calibri"/>
                <w:lang w:val="es-ES"/>
              </w:rPr>
              <w:lastRenderedPageBreak/>
              <w:t>selección de profesionales sanitarios para su asistencia a una conferencia. Los criterios que utiliza para la selección incluyen: (1) si el tema de la conferencia se enmarca dentro del área de especialización del profesional sanitario; (2) si Abbott ha patrocinado al profesional sanitario en el último año, y (3) si es probable que el profesional sanitario recomiende los productos o utilice los dispositivos de Abbott después de asistir al evento. ¿Son adecuados estos criterios?</w:t>
            </w:r>
          </w:p>
        </w:tc>
      </w:tr>
      <w:tr w:rsidRPr="00C17D4F" w:rsidR="00DC51D9" w:rsidTr="4A27181E" w14:paraId="0F866BA9" w14:textId="77777777">
        <w:tc>
          <w:tcPr>
            <w:tcW w:w="1353" w:type="dxa"/>
            <w:shd w:val="clear" w:color="auto" w:fill="C1E4F5" w:themeFill="accent1" w:themeFillTint="33"/>
            <w:tcMar>
              <w:top w:w="120" w:type="dxa"/>
              <w:left w:w="180" w:type="dxa"/>
              <w:bottom w:w="120" w:type="dxa"/>
              <w:right w:w="180" w:type="dxa"/>
            </w:tcMar>
            <w:hideMark/>
          </w:tcPr>
          <w:p w:rsidRPr="00CC5168" w:rsidR="00E90AF1" w:rsidP="00E90AF1" w:rsidRDefault="00DD292B" w14:paraId="411A44AD" w14:textId="77777777">
            <w:pPr>
              <w:spacing w:before="30" w:after="30"/>
              <w:ind w:left="30" w:right="30"/>
              <w:rPr>
                <w:rFonts w:ascii="Calibri" w:hAnsi="Calibri" w:eastAsia="Times New Roman" w:cs="Calibri"/>
                <w:sz w:val="16"/>
              </w:rPr>
            </w:pPr>
            <w:hyperlink w:tgtFrame="_blank" w:history="1" r:id="rId14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90AF1" w:rsidP="00E90AF1" w:rsidRDefault="00DD292B" w14:paraId="27C97E96" w14:textId="77777777">
            <w:pPr>
              <w:ind w:left="30" w:right="30"/>
              <w:rPr>
                <w:rFonts w:ascii="Calibri" w:hAnsi="Calibri" w:eastAsia="Times New Roman" w:cs="Calibri"/>
                <w:sz w:val="16"/>
              </w:rPr>
            </w:pPr>
            <w:hyperlink w:tgtFrame="_blank" w:history="1" r:id="rId148">
              <w:r w:rsidRPr="00CC5168" w:rsidR="009424BB">
                <w:rPr>
                  <w:rFonts w:ascii="Calibri" w:hAnsi="Calibri" w:eastAsia="Times New Roman" w:cs="Calibri"/>
                  <w:color w:val="0000FF"/>
                  <w:sz w:val="16"/>
                  <w:u w:val="single"/>
                </w:rPr>
                <w:t>77_C_16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90AF1" w:rsidP="0008296D" w:rsidRDefault="009424BB" w14:paraId="7809FCE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Mar/>
          </w:tcPr>
          <w:p w:rsidRPr="000D1BE6" w:rsidR="00E90AF1" w:rsidP="0008296D" w:rsidRDefault="009424BB" w14:paraId="3237536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Sí. Los dos criterios clave que siempre deben cumplirse al patrocinar a particulares son que el patrocinio: a) sea pertinente al área de especialización del profesional sanitario, y b) no se utilice como recompensa o incentivo para hacer negocios. El hecho de que compruebe que Abbott no ha patrocinado al profesional sanitario en el último año garantiza el último punto.</w:t>
            </w:r>
          </w:p>
        </w:tc>
      </w:tr>
      <w:tr w:rsidRPr="00C17D4F" w:rsidR="00DC51D9" w:rsidTr="4A27181E" w14:paraId="25BA5D82" w14:textId="77777777">
        <w:tc>
          <w:tcPr>
            <w:tcW w:w="1353" w:type="dxa"/>
            <w:shd w:val="clear" w:color="auto" w:fill="C1E4F5" w:themeFill="accent1" w:themeFillTint="33"/>
            <w:tcMar>
              <w:top w:w="120" w:type="dxa"/>
              <w:left w:w="180" w:type="dxa"/>
              <w:bottom w:w="120" w:type="dxa"/>
              <w:right w:w="180" w:type="dxa"/>
            </w:tcMar>
            <w:hideMark/>
          </w:tcPr>
          <w:p w:rsidRPr="00CC5168" w:rsidR="00E90AF1" w:rsidP="00E90AF1" w:rsidRDefault="00DD292B" w14:paraId="32DCE772" w14:textId="77777777">
            <w:pPr>
              <w:spacing w:before="30" w:after="30"/>
              <w:ind w:left="30" w:right="30"/>
              <w:rPr>
                <w:rFonts w:ascii="Calibri" w:hAnsi="Calibri" w:eastAsia="Times New Roman" w:cs="Calibri"/>
                <w:sz w:val="16"/>
              </w:rPr>
            </w:pPr>
            <w:hyperlink w:tgtFrame="_blank" w:history="1" r:id="rId14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90AF1" w:rsidP="00E90AF1" w:rsidRDefault="00DD292B" w14:paraId="5FA7CAF7" w14:textId="77777777">
            <w:pPr>
              <w:ind w:left="30" w:right="30"/>
              <w:rPr>
                <w:rFonts w:ascii="Calibri" w:hAnsi="Calibri" w:eastAsia="Times New Roman" w:cs="Calibri"/>
                <w:sz w:val="16"/>
              </w:rPr>
            </w:pPr>
            <w:hyperlink w:tgtFrame="_blank" w:history="1" r:id="rId150">
              <w:r w:rsidRPr="00CC5168" w:rsidR="009424BB">
                <w:rPr>
                  <w:rFonts w:ascii="Calibri" w:hAnsi="Calibri" w:eastAsia="Times New Roman" w:cs="Calibri"/>
                  <w:color w:val="0000FF"/>
                  <w:sz w:val="16"/>
                  <w:u w:val="single"/>
                </w:rPr>
                <w:t>78_C_16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90AF1" w:rsidP="0008296D" w:rsidRDefault="009424BB" w14:paraId="43225BA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Mar/>
          </w:tcPr>
          <w:p w:rsidRPr="000D1BE6" w:rsidR="00E90AF1" w:rsidP="0008296D" w:rsidRDefault="009424BB" w14:paraId="1823853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[2] Sí. Siempre que la razón para patrocinar al profesional sanitario no sea influir o recompensar al individuo, puede considerar el rendimiento de la inversión, con independencia de que el individuo continúe prescribiendo los productos de Abbott.</w:t>
            </w:r>
          </w:p>
        </w:tc>
      </w:tr>
      <w:tr w:rsidRPr="00C17D4F" w:rsidR="00DC51D9" w:rsidTr="4A27181E" w14:paraId="68E0947A" w14:textId="77777777">
        <w:tc>
          <w:tcPr>
            <w:tcW w:w="1353" w:type="dxa"/>
            <w:shd w:val="clear" w:color="auto" w:fill="C1E4F5" w:themeFill="accent1" w:themeFillTint="33"/>
            <w:tcMar>
              <w:top w:w="120" w:type="dxa"/>
              <w:left w:w="180" w:type="dxa"/>
              <w:bottom w:w="120" w:type="dxa"/>
              <w:right w:w="180" w:type="dxa"/>
            </w:tcMar>
            <w:hideMark/>
          </w:tcPr>
          <w:p w:rsidRPr="00CC5168" w:rsidR="00E90AF1" w:rsidP="00E90AF1" w:rsidRDefault="00DD292B" w14:paraId="79A2057C" w14:textId="77777777">
            <w:pPr>
              <w:spacing w:before="30" w:after="30"/>
              <w:ind w:left="30" w:right="30"/>
              <w:rPr>
                <w:rFonts w:ascii="Calibri" w:hAnsi="Calibri" w:eastAsia="Times New Roman" w:cs="Calibri"/>
                <w:sz w:val="16"/>
              </w:rPr>
            </w:pPr>
            <w:hyperlink w:tgtFrame="_blank" w:history="1" r:id="rId15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90AF1" w:rsidP="00E90AF1" w:rsidRDefault="00DD292B" w14:paraId="57B96E44" w14:textId="77777777">
            <w:pPr>
              <w:ind w:left="30" w:right="30"/>
              <w:rPr>
                <w:rFonts w:ascii="Calibri" w:hAnsi="Calibri" w:eastAsia="Times New Roman" w:cs="Calibri"/>
                <w:sz w:val="16"/>
              </w:rPr>
            </w:pPr>
            <w:hyperlink w:tgtFrame="_blank" w:history="1" r:id="rId152">
              <w:r w:rsidRPr="00CC5168" w:rsidR="009424BB">
                <w:rPr>
                  <w:rFonts w:ascii="Calibri" w:hAnsi="Calibri" w:eastAsia="Times New Roman" w:cs="Calibri"/>
                  <w:color w:val="0000FF"/>
                  <w:sz w:val="16"/>
                  <w:u w:val="single"/>
                </w:rPr>
                <w:t>79_C_16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90AF1" w:rsidP="0008296D" w:rsidRDefault="009424BB" w14:paraId="7FC8093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No. Sponsorship decisions may not be based on the factor that the HCP is likely to recommend Abbott products or utilize Abbott devices after attending a sponsored event.</w:t>
            </w:r>
          </w:p>
        </w:tc>
        <w:tc>
          <w:tcPr>
            <w:tcW w:w="6000" w:type="dxa"/>
            <w:tcMar/>
          </w:tcPr>
          <w:p w:rsidRPr="000D1BE6" w:rsidR="00E90AF1" w:rsidP="0008296D" w:rsidRDefault="009424BB" w14:paraId="3817172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[3] No. Las decisiones sobre el patrocinio no se pueden basar en el criterio de que sea probable que el profesional sanitario recomiende los productos o utilice los dispositivos de Abbott después de asistir a un evento patrocinado.</w:t>
            </w:r>
          </w:p>
        </w:tc>
      </w:tr>
      <w:tr w:rsidRPr="00CC5168" w:rsidR="00DC51D9" w:rsidTr="4A27181E" w14:paraId="0A0A218B" w14:textId="77777777">
        <w:tc>
          <w:tcPr>
            <w:tcW w:w="1353" w:type="dxa"/>
            <w:shd w:val="clear" w:color="auto" w:fill="C1E4F5" w:themeFill="accent1" w:themeFillTint="33"/>
            <w:tcMar>
              <w:top w:w="120" w:type="dxa"/>
              <w:left w:w="180" w:type="dxa"/>
              <w:bottom w:w="120" w:type="dxa"/>
              <w:right w:w="180" w:type="dxa"/>
            </w:tcMar>
            <w:hideMark/>
          </w:tcPr>
          <w:p w:rsidRPr="00CC5168" w:rsidR="00E90AF1" w:rsidP="00E90AF1" w:rsidRDefault="00DD292B" w14:paraId="0AACED95" w14:textId="77777777">
            <w:pPr>
              <w:spacing w:before="30" w:after="30"/>
              <w:ind w:left="30" w:right="30"/>
              <w:rPr>
                <w:rFonts w:ascii="Calibri" w:hAnsi="Calibri" w:eastAsia="Times New Roman" w:cs="Calibri"/>
                <w:sz w:val="16"/>
              </w:rPr>
            </w:pPr>
            <w:hyperlink w:tgtFrame="_blank" w:history="1" r:id="rId15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90AF1" w:rsidP="00E90AF1" w:rsidRDefault="00DD292B" w14:paraId="272317C4" w14:textId="77777777">
            <w:pPr>
              <w:ind w:left="30" w:right="30"/>
              <w:rPr>
                <w:rFonts w:ascii="Calibri" w:hAnsi="Calibri" w:eastAsia="Times New Roman" w:cs="Calibri"/>
                <w:sz w:val="16"/>
              </w:rPr>
            </w:pPr>
            <w:hyperlink w:tgtFrame="_blank" w:history="1" r:id="rId154">
              <w:r w:rsidRPr="00CC5168" w:rsidR="009424BB">
                <w:rPr>
                  <w:rFonts w:ascii="Calibri" w:hAnsi="Calibri" w:eastAsia="Times New Roman" w:cs="Calibri"/>
                  <w:color w:val="0000FF"/>
                  <w:sz w:val="16"/>
                  <w:u w:val="single"/>
                </w:rPr>
                <w:t>80_C_16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90AF1" w:rsidP="0008296D" w:rsidRDefault="009424BB" w14:paraId="08537B3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[4] Yes. As long as at least one of the criteria is appropriate, the presence of additional inappropriate criteria is not relevant.</w:t>
            </w:r>
          </w:p>
          <w:p w:rsidRPr="00CC5168" w:rsidR="00E90AF1" w:rsidP="0008296D" w:rsidRDefault="009424BB" w14:paraId="05ABC67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0D1BE6" w:rsidR="00E90AF1" w:rsidP="0008296D" w:rsidRDefault="009424BB" w14:paraId="29E9FEB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[4] Sí. Mientras al menos uno de los criterios sea adecuado, la presencia de criterios adicionales inadecuados no es relevante.</w:t>
            </w:r>
          </w:p>
          <w:p w:rsidRPr="00CC5168" w:rsidR="00E90AF1" w:rsidP="0008296D" w:rsidRDefault="009424BB" w14:paraId="10DD04B4"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1EDBC935" w14:textId="77777777">
        <w:tc>
          <w:tcPr>
            <w:tcW w:w="1353" w:type="dxa"/>
            <w:shd w:val="clear" w:color="auto" w:fill="C1E4F5" w:themeFill="accent1" w:themeFillTint="33"/>
            <w:tcMar>
              <w:top w:w="120" w:type="dxa"/>
              <w:left w:w="180" w:type="dxa"/>
              <w:bottom w:w="120" w:type="dxa"/>
              <w:right w:w="180" w:type="dxa"/>
            </w:tcMar>
            <w:hideMark/>
          </w:tcPr>
          <w:p w:rsidRPr="00CC5168" w:rsidR="00BD044A" w:rsidP="00BD044A" w:rsidRDefault="009424BB" w14:paraId="41B59528"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BD044A" w:rsidP="00BD044A" w:rsidRDefault="009424BB" w14:paraId="6E27FA31"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7: Feedback</w:t>
            </w:r>
          </w:p>
          <w:p w:rsidRPr="00CC5168" w:rsidR="00BD044A" w:rsidP="00BD044A" w:rsidRDefault="009424BB" w14:paraId="0EB621C4" w14:textId="77777777">
            <w:pPr>
              <w:ind w:left="30" w:right="30"/>
              <w:rPr>
                <w:rFonts w:ascii="Calibri" w:hAnsi="Calibri" w:eastAsia="Times New Roman" w:cs="Calibri"/>
                <w:sz w:val="16"/>
              </w:rPr>
            </w:pPr>
            <w:r w:rsidRPr="00CC5168">
              <w:rPr>
                <w:rFonts w:ascii="Calibri" w:hAnsi="Calibri" w:eastAsia="Times New Roman" w:cs="Calibri"/>
                <w:sz w:val="16"/>
              </w:rPr>
              <w:t>81_C_16</w:t>
            </w:r>
          </w:p>
        </w:tc>
        <w:tc>
          <w:tcPr>
            <w:tcW w:w="6000" w:type="dxa"/>
            <w:tcMar>
              <w:top w:w="120" w:type="dxa"/>
              <w:left w:w="180" w:type="dxa"/>
              <w:bottom w:w="120" w:type="dxa"/>
              <w:right w:w="180" w:type="dxa"/>
            </w:tcMar>
            <w:hideMark/>
          </w:tcPr>
          <w:p w:rsidRPr="00CC5168" w:rsidR="00BD044A" w:rsidP="0008296D" w:rsidRDefault="009424BB" w14:paraId="7C3A085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Mar/>
          </w:tcPr>
          <w:p w:rsidRPr="000D1BE6" w:rsidR="00BD044A" w:rsidP="0008296D" w:rsidRDefault="009424BB" w14:paraId="595EA48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Las decisiones de patrocinio nunca se podrán realizar como recompensa por un uso previo, ni como incentivo para usar más nuestros productos o dispositivos en el futuro. Recuerde que en muchas jurisdicciones los patrocinios están prohibidos. Consulte siempre los procedimientos de su empresa afiliada antes de proporcionar un patrocinio.</w:t>
            </w:r>
          </w:p>
        </w:tc>
      </w:tr>
      <w:tr w:rsidRPr="00C17D4F" w:rsidR="00DC51D9" w:rsidTr="4A27181E" w14:paraId="4C8A2D9E" w14:textId="77777777">
        <w:tc>
          <w:tcPr>
            <w:tcW w:w="1353" w:type="dxa"/>
            <w:shd w:val="clear" w:color="auto" w:fill="C1E4F5" w:themeFill="accent1" w:themeFillTint="33"/>
            <w:tcMar>
              <w:top w:w="120" w:type="dxa"/>
              <w:left w:w="180" w:type="dxa"/>
              <w:bottom w:w="120" w:type="dxa"/>
              <w:right w:w="180" w:type="dxa"/>
            </w:tcMar>
            <w:hideMark/>
          </w:tcPr>
          <w:p w:rsidRPr="00CC5168" w:rsidR="00BD044A" w:rsidP="00BD044A" w:rsidRDefault="00DD292B" w14:paraId="70C2C620" w14:textId="77777777">
            <w:pPr>
              <w:spacing w:before="30" w:after="30"/>
              <w:ind w:left="30" w:right="30"/>
              <w:rPr>
                <w:rFonts w:ascii="Calibri" w:hAnsi="Calibri" w:eastAsia="Times New Roman" w:cs="Calibri"/>
                <w:sz w:val="16"/>
              </w:rPr>
            </w:pPr>
            <w:hyperlink w:tgtFrame="_blank" w:history="1" r:id="rId15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BD044A" w:rsidP="00BD044A" w:rsidRDefault="00DD292B" w14:paraId="7B37AB96" w14:textId="77777777">
            <w:pPr>
              <w:ind w:left="30" w:right="30"/>
              <w:rPr>
                <w:rFonts w:ascii="Calibri" w:hAnsi="Calibri" w:eastAsia="Times New Roman" w:cs="Calibri"/>
                <w:sz w:val="16"/>
              </w:rPr>
            </w:pPr>
            <w:hyperlink w:tgtFrame="_blank" w:history="1" r:id="rId156">
              <w:r w:rsidRPr="00CC5168" w:rsidR="009424BB">
                <w:rPr>
                  <w:rFonts w:ascii="Calibri" w:hAnsi="Calibri" w:eastAsia="Times New Roman" w:cs="Calibri"/>
                  <w:color w:val="0000FF"/>
                  <w:sz w:val="16"/>
                  <w:u w:val="single"/>
                </w:rPr>
                <w:t>82_C_16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D044A" w:rsidP="0008296D" w:rsidRDefault="009424BB" w14:paraId="21BEA45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[8] An Abbott sales representative educates a healthcare professional (HCP) on a product. After the discussion, the HCP shares that a competitor offered a new iPad in exchange for helping increase their sales.</w:t>
            </w:r>
          </w:p>
          <w:p w:rsidRPr="00CC5168" w:rsidR="00BD044A" w:rsidP="0008296D" w:rsidRDefault="009424BB" w14:paraId="29B3410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What is the appropriate action?</w:t>
            </w:r>
          </w:p>
        </w:tc>
        <w:tc>
          <w:tcPr>
            <w:tcW w:w="6000" w:type="dxa"/>
            <w:tcMar/>
          </w:tcPr>
          <w:p w:rsidRPr="000D1BE6" w:rsidR="00BD044A" w:rsidP="0008296D" w:rsidRDefault="009424BB" w14:paraId="5CD33FF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[8] Un representante de ventas de Abbott instruye a un profesional sanitario sobre un producto. Tras la conversación, el profesional sanitario comparte que un competidor le ofreció un nuevo iPad a cambio de que le ayudara a aumentar sus ventas.</w:t>
            </w:r>
          </w:p>
          <w:p w:rsidRPr="000D1BE6" w:rsidR="00BD044A" w:rsidP="0008296D" w:rsidRDefault="009424BB" w14:paraId="2F4A32C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¿Cuál es la acción adecuada?</w:t>
            </w:r>
          </w:p>
        </w:tc>
      </w:tr>
      <w:tr w:rsidRPr="00C17D4F" w:rsidR="00DC51D9" w:rsidTr="4A27181E" w14:paraId="51DF61E5" w14:textId="77777777">
        <w:tc>
          <w:tcPr>
            <w:tcW w:w="1353" w:type="dxa"/>
            <w:shd w:val="clear" w:color="auto" w:fill="C1E4F5" w:themeFill="accent1" w:themeFillTint="33"/>
            <w:tcMar>
              <w:top w:w="120" w:type="dxa"/>
              <w:left w:w="180" w:type="dxa"/>
              <w:bottom w:w="120" w:type="dxa"/>
              <w:right w:w="180" w:type="dxa"/>
            </w:tcMar>
            <w:hideMark/>
          </w:tcPr>
          <w:p w:rsidRPr="00CC5168" w:rsidR="00BD044A" w:rsidP="00BD044A" w:rsidRDefault="00DD292B" w14:paraId="6C04EAE0" w14:textId="77777777">
            <w:pPr>
              <w:spacing w:before="30" w:after="30"/>
              <w:ind w:left="30" w:right="30"/>
              <w:rPr>
                <w:rFonts w:ascii="Calibri" w:hAnsi="Calibri" w:eastAsia="Times New Roman" w:cs="Calibri"/>
                <w:sz w:val="16"/>
              </w:rPr>
            </w:pPr>
            <w:hyperlink w:tgtFrame="_blank" w:history="1" r:id="rId15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BD044A" w:rsidP="00BD044A" w:rsidRDefault="00DD292B" w14:paraId="13B38379" w14:textId="77777777">
            <w:pPr>
              <w:ind w:left="30" w:right="30"/>
              <w:rPr>
                <w:rFonts w:ascii="Calibri" w:hAnsi="Calibri" w:eastAsia="Times New Roman" w:cs="Calibri"/>
                <w:sz w:val="16"/>
              </w:rPr>
            </w:pPr>
            <w:hyperlink w:tgtFrame="_blank" w:history="1" r:id="rId158">
              <w:r w:rsidRPr="00CC5168" w:rsidR="009424BB">
                <w:rPr>
                  <w:rFonts w:ascii="Calibri" w:hAnsi="Calibri" w:eastAsia="Times New Roman" w:cs="Calibri"/>
                  <w:color w:val="0000FF"/>
                  <w:sz w:val="16"/>
                  <w:u w:val="single"/>
                </w:rPr>
                <w:t>83_C_16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D044A" w:rsidP="0008296D" w:rsidRDefault="009424BB" w14:paraId="68C7623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Offer the same incentive to remain competitive.</w:t>
            </w:r>
          </w:p>
        </w:tc>
        <w:tc>
          <w:tcPr>
            <w:tcW w:w="6000" w:type="dxa"/>
            <w:tcMar/>
          </w:tcPr>
          <w:p w:rsidRPr="000D1BE6" w:rsidR="00BD044A" w:rsidP="0008296D" w:rsidRDefault="009424BB" w14:paraId="4410C19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Ofrecer el mismo incentivo para seguir siendo competitivo.</w:t>
            </w:r>
          </w:p>
        </w:tc>
      </w:tr>
      <w:tr w:rsidRPr="00C17D4F" w:rsidR="00DC51D9" w:rsidTr="4A27181E" w14:paraId="1E60EE45" w14:textId="77777777">
        <w:tc>
          <w:tcPr>
            <w:tcW w:w="1353" w:type="dxa"/>
            <w:shd w:val="clear" w:color="auto" w:fill="C1E4F5" w:themeFill="accent1" w:themeFillTint="33"/>
            <w:tcMar>
              <w:top w:w="120" w:type="dxa"/>
              <w:left w:w="180" w:type="dxa"/>
              <w:bottom w:w="120" w:type="dxa"/>
              <w:right w:w="180" w:type="dxa"/>
            </w:tcMar>
            <w:hideMark/>
          </w:tcPr>
          <w:p w:rsidRPr="00CC5168" w:rsidR="00BD044A" w:rsidP="00BD044A" w:rsidRDefault="00DD292B" w14:paraId="01BB7632" w14:textId="77777777">
            <w:pPr>
              <w:spacing w:before="30" w:after="30"/>
              <w:ind w:left="30" w:right="30"/>
              <w:rPr>
                <w:rFonts w:ascii="Calibri" w:hAnsi="Calibri" w:eastAsia="Times New Roman" w:cs="Calibri"/>
                <w:sz w:val="16"/>
              </w:rPr>
            </w:pPr>
            <w:hyperlink w:tgtFrame="_blank" w:history="1" r:id="rId15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BD044A" w:rsidP="00BD044A" w:rsidRDefault="00DD292B" w14:paraId="0FB21424" w14:textId="77777777">
            <w:pPr>
              <w:ind w:left="30" w:right="30"/>
              <w:rPr>
                <w:rFonts w:ascii="Calibri" w:hAnsi="Calibri" w:eastAsia="Times New Roman" w:cs="Calibri"/>
                <w:sz w:val="16"/>
              </w:rPr>
            </w:pPr>
            <w:hyperlink w:tgtFrame="_blank" w:history="1" r:id="rId160">
              <w:r w:rsidRPr="00CC5168" w:rsidR="009424BB">
                <w:rPr>
                  <w:rFonts w:ascii="Calibri" w:hAnsi="Calibri" w:eastAsia="Times New Roman" w:cs="Calibri"/>
                  <w:color w:val="0000FF"/>
                  <w:sz w:val="16"/>
                  <w:u w:val="single"/>
                </w:rPr>
                <w:t>84_C_16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D044A" w:rsidP="0008296D" w:rsidRDefault="009424BB" w14:paraId="3DBB507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Decline the iPad offer but suggest an expensive dinner to continue the conversation.</w:t>
            </w:r>
          </w:p>
        </w:tc>
        <w:tc>
          <w:tcPr>
            <w:tcW w:w="6000" w:type="dxa"/>
            <w:tcMar/>
          </w:tcPr>
          <w:p w:rsidRPr="000D1BE6" w:rsidR="00BD044A" w:rsidP="0008296D" w:rsidRDefault="009424BB" w14:paraId="560BD11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[2] Rechazar la oferta del iPad pero sugerir una cena cara para continuar la conversación.</w:t>
            </w:r>
          </w:p>
        </w:tc>
      </w:tr>
      <w:tr w:rsidRPr="00C17D4F" w:rsidR="00DC51D9" w:rsidTr="4A27181E" w14:paraId="25E545EE" w14:textId="77777777">
        <w:tc>
          <w:tcPr>
            <w:tcW w:w="1353" w:type="dxa"/>
            <w:shd w:val="clear" w:color="auto" w:fill="C1E4F5" w:themeFill="accent1" w:themeFillTint="33"/>
            <w:tcMar>
              <w:top w:w="120" w:type="dxa"/>
              <w:left w:w="180" w:type="dxa"/>
              <w:bottom w:w="120" w:type="dxa"/>
              <w:right w:w="180" w:type="dxa"/>
            </w:tcMar>
            <w:hideMark/>
          </w:tcPr>
          <w:p w:rsidRPr="00CC5168" w:rsidR="00BD044A" w:rsidP="00BD044A" w:rsidRDefault="00DD292B" w14:paraId="07A1862A" w14:textId="77777777">
            <w:pPr>
              <w:spacing w:before="30" w:after="30"/>
              <w:ind w:left="30" w:right="30"/>
              <w:rPr>
                <w:rFonts w:ascii="Calibri" w:hAnsi="Calibri" w:eastAsia="Times New Roman" w:cs="Calibri"/>
                <w:sz w:val="16"/>
              </w:rPr>
            </w:pPr>
            <w:hyperlink w:tgtFrame="_blank" w:history="1" r:id="rId16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BD044A" w:rsidP="00BD044A" w:rsidRDefault="00DD292B" w14:paraId="5AA4BC78" w14:textId="77777777">
            <w:pPr>
              <w:ind w:left="30" w:right="30"/>
              <w:rPr>
                <w:rFonts w:ascii="Calibri" w:hAnsi="Calibri" w:eastAsia="Times New Roman" w:cs="Calibri"/>
                <w:sz w:val="16"/>
              </w:rPr>
            </w:pPr>
            <w:hyperlink w:tgtFrame="_blank" w:history="1" r:id="rId162">
              <w:r w:rsidRPr="00CC5168" w:rsidR="009424BB">
                <w:rPr>
                  <w:rFonts w:ascii="Calibri" w:hAnsi="Calibri" w:eastAsia="Times New Roman" w:cs="Calibri"/>
                  <w:color w:val="0000FF"/>
                  <w:sz w:val="16"/>
                  <w:u w:val="single"/>
                </w:rPr>
                <w:t>85_C_16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D044A" w:rsidP="0008296D" w:rsidRDefault="009424BB" w14:paraId="7CDF1EC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[3] Explain that Abbott does business the right way and cannot offer anything of value that may improperly </w:t>
            </w:r>
            <w:r w:rsidRPr="00CC5168">
              <w:rPr>
                <w:rFonts w:ascii="Calibri" w:hAnsi="Calibri" w:eastAsia="Times New Roman" w:cs="Calibri"/>
              </w:rPr>
              <w:lastRenderedPageBreak/>
              <w:t>influence decision-making. Then, report the situation to the Office of Ethics and Compliance (OEC) immediately.</w:t>
            </w:r>
          </w:p>
        </w:tc>
        <w:tc>
          <w:tcPr>
            <w:tcW w:w="6000" w:type="dxa"/>
            <w:tcMar/>
          </w:tcPr>
          <w:p w:rsidRPr="000D1BE6" w:rsidR="00BD044A" w:rsidP="0008296D" w:rsidRDefault="009424BB" w14:paraId="16ADD586"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 xml:space="preserve">[3] Explicar que Abbott hace negocios de la forma correcta y no puede ofrecer nada de valor que pueda influir </w:t>
            </w:r>
            <w:r w:rsidRPr="00CC5168">
              <w:rPr>
                <w:rFonts w:ascii="Calibri" w:hAnsi="Calibri" w:eastAsia="Calibri" w:cs="Calibri"/>
                <w:lang w:val="es-ES"/>
              </w:rPr>
              <w:lastRenderedPageBreak/>
              <w:t>indebidamente en la toma de decisiones. A continuación, informar de inmediato sobre la situación a la Oficina de Ética y Cumplimiento (OEC) de Abbott.</w:t>
            </w:r>
          </w:p>
        </w:tc>
      </w:tr>
      <w:tr w:rsidRPr="00CC5168" w:rsidR="00DC51D9" w:rsidTr="4A27181E" w14:paraId="40F3483C" w14:textId="77777777">
        <w:tc>
          <w:tcPr>
            <w:tcW w:w="1353" w:type="dxa"/>
            <w:shd w:val="clear" w:color="auto" w:fill="C1E4F5" w:themeFill="accent1" w:themeFillTint="33"/>
            <w:tcMar>
              <w:top w:w="120" w:type="dxa"/>
              <w:left w:w="180" w:type="dxa"/>
              <w:bottom w:w="120" w:type="dxa"/>
              <w:right w:w="180" w:type="dxa"/>
            </w:tcMar>
            <w:hideMark/>
          </w:tcPr>
          <w:p w:rsidRPr="00CC5168" w:rsidR="00BD044A" w:rsidP="00BD044A" w:rsidRDefault="00DD292B" w14:paraId="67B8838A" w14:textId="77777777">
            <w:pPr>
              <w:spacing w:before="30" w:after="30"/>
              <w:ind w:left="30" w:right="30"/>
              <w:rPr>
                <w:rFonts w:ascii="Calibri" w:hAnsi="Calibri" w:eastAsia="Times New Roman" w:cs="Calibri"/>
                <w:sz w:val="16"/>
              </w:rPr>
            </w:pPr>
            <w:hyperlink w:tgtFrame="_blank" w:history="1" r:id="rId16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BD044A" w:rsidP="00BD044A" w:rsidRDefault="00DD292B" w14:paraId="2C9B3B4C" w14:textId="77777777">
            <w:pPr>
              <w:ind w:left="30" w:right="30"/>
              <w:rPr>
                <w:rFonts w:ascii="Calibri" w:hAnsi="Calibri" w:eastAsia="Times New Roman" w:cs="Calibri"/>
                <w:sz w:val="16"/>
              </w:rPr>
            </w:pPr>
            <w:hyperlink w:tgtFrame="_blank" w:history="1" r:id="rId164">
              <w:r w:rsidRPr="00CC5168" w:rsidR="009424BB">
                <w:rPr>
                  <w:rFonts w:ascii="Calibri" w:hAnsi="Calibri" w:eastAsia="Times New Roman" w:cs="Calibri"/>
                  <w:color w:val="0000FF"/>
                  <w:sz w:val="16"/>
                  <w:u w:val="single"/>
                </w:rPr>
                <w:t>86_C_16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BD044A" w:rsidP="0008296D" w:rsidRDefault="009424BB" w14:paraId="5A3E973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[4] Thank the HCP for the information and promise you will think about it.</w:t>
            </w:r>
          </w:p>
          <w:p w:rsidRPr="00CC5168" w:rsidR="00BD044A" w:rsidP="0008296D" w:rsidRDefault="009424BB" w14:paraId="2E3D0E0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0D1BE6" w:rsidR="00BD044A" w:rsidP="0008296D" w:rsidRDefault="009424BB" w14:paraId="7750CB1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[4] Agradecer la información al profesional sanitario y prometerle que pensarás en ello.</w:t>
            </w:r>
          </w:p>
          <w:p w:rsidRPr="00CC5168" w:rsidR="00BD044A" w:rsidP="0008296D" w:rsidRDefault="009424BB" w14:paraId="718CC876"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687B459F" w14:textId="77777777">
        <w:tc>
          <w:tcPr>
            <w:tcW w:w="1353" w:type="dxa"/>
            <w:shd w:val="clear" w:color="auto" w:fill="C1E4F5" w:themeFill="accent1" w:themeFillTint="33"/>
            <w:tcMar>
              <w:top w:w="120" w:type="dxa"/>
              <w:left w:w="180" w:type="dxa"/>
              <w:bottom w:w="120" w:type="dxa"/>
              <w:right w:w="180" w:type="dxa"/>
            </w:tcMar>
            <w:hideMark/>
          </w:tcPr>
          <w:p w:rsidRPr="00CC5168" w:rsidR="00E5633E" w:rsidP="00E5633E" w:rsidRDefault="009424BB" w14:paraId="5026F8E4"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E5633E" w:rsidP="00E5633E" w:rsidRDefault="009424BB" w14:paraId="02272D88"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8: Feedback</w:t>
            </w:r>
          </w:p>
          <w:p w:rsidRPr="00CC5168" w:rsidR="00E5633E" w:rsidP="00E5633E" w:rsidRDefault="009424BB" w14:paraId="340A60B2" w14:textId="77777777">
            <w:pPr>
              <w:ind w:left="30" w:right="30"/>
              <w:rPr>
                <w:rFonts w:ascii="Calibri" w:hAnsi="Calibri" w:eastAsia="Times New Roman" w:cs="Calibri"/>
                <w:sz w:val="16"/>
              </w:rPr>
            </w:pPr>
            <w:r w:rsidRPr="00CC5168">
              <w:rPr>
                <w:rFonts w:ascii="Calibri" w:hAnsi="Calibri" w:eastAsia="Times New Roman" w:cs="Calibri"/>
                <w:sz w:val="16"/>
              </w:rPr>
              <w:t>87_C_16</w:t>
            </w:r>
          </w:p>
        </w:tc>
        <w:tc>
          <w:tcPr>
            <w:tcW w:w="6000" w:type="dxa"/>
            <w:tcMar>
              <w:top w:w="120" w:type="dxa"/>
              <w:left w:w="180" w:type="dxa"/>
              <w:bottom w:w="120" w:type="dxa"/>
              <w:right w:w="180" w:type="dxa"/>
            </w:tcMar>
            <w:hideMark/>
          </w:tcPr>
          <w:p w:rsidRPr="00CC5168" w:rsidR="00E5633E" w:rsidP="0008296D" w:rsidRDefault="009424BB" w14:paraId="0D2C5F8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Mar/>
          </w:tcPr>
          <w:p w:rsidRPr="000D1BE6" w:rsidR="00E5633E" w:rsidP="0008296D" w:rsidRDefault="009424BB" w14:paraId="7A59F79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Nunca debes ofrecer, prometer, dar o recibir nada de valor para obtener una ventaja empresarial inadecuada o para conseguir o conservar un negocio. Independientemente de lo que hagan los competidores, debes cumplir con la legislación aplicable y la política de Abbott, incluidos los requisitos de la Política anticorrupción global de Abbott (GLB-ANTI-CORRUPTION). En caso de duda, consulta siempre al Departamento Jurídico o a la OEC.</w:t>
            </w:r>
          </w:p>
        </w:tc>
      </w:tr>
      <w:tr w:rsidRPr="00C17D4F" w:rsidR="00DC51D9" w:rsidTr="4A27181E" w14:paraId="678AB9CC" w14:textId="77777777">
        <w:tc>
          <w:tcPr>
            <w:tcW w:w="1353" w:type="dxa"/>
            <w:shd w:val="clear" w:color="auto" w:fill="C1E4F5" w:themeFill="accent1" w:themeFillTint="33"/>
            <w:tcMar>
              <w:top w:w="120" w:type="dxa"/>
              <w:left w:w="180" w:type="dxa"/>
              <w:bottom w:w="120" w:type="dxa"/>
              <w:right w:w="180" w:type="dxa"/>
            </w:tcMar>
            <w:hideMark/>
          </w:tcPr>
          <w:p w:rsidRPr="00CC5168" w:rsidR="00E5633E" w:rsidP="00E5633E" w:rsidRDefault="00DD292B" w14:paraId="5C2ADDC5" w14:textId="77777777">
            <w:pPr>
              <w:spacing w:before="30" w:after="30"/>
              <w:ind w:left="30" w:right="30"/>
              <w:rPr>
                <w:rFonts w:ascii="Calibri" w:hAnsi="Calibri" w:eastAsia="Times New Roman" w:cs="Calibri"/>
                <w:sz w:val="16"/>
              </w:rPr>
            </w:pPr>
            <w:hyperlink w:tgtFrame="_blank" w:history="1" r:id="rId16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5633E" w:rsidP="00E5633E" w:rsidRDefault="00DD292B" w14:paraId="738AB5D1" w14:textId="77777777">
            <w:pPr>
              <w:ind w:left="30" w:right="30"/>
              <w:rPr>
                <w:rFonts w:ascii="Calibri" w:hAnsi="Calibri" w:eastAsia="Times New Roman" w:cs="Calibri"/>
                <w:sz w:val="16"/>
              </w:rPr>
            </w:pPr>
            <w:hyperlink w:tgtFrame="_blank" w:history="1" r:id="rId166">
              <w:r w:rsidRPr="00CC5168" w:rsidR="009424BB">
                <w:rPr>
                  <w:rFonts w:ascii="Calibri" w:hAnsi="Calibri" w:eastAsia="Times New Roman" w:cs="Calibri"/>
                  <w:color w:val="0000FF"/>
                  <w:sz w:val="16"/>
                  <w:u w:val="single"/>
                </w:rPr>
                <w:t>88_C_16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5633E" w:rsidP="0008296D" w:rsidRDefault="009424BB" w14:paraId="2B6DF84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[9] Which of the following are examples of items of value that must not be given to win business?</w:t>
            </w:r>
          </w:p>
        </w:tc>
        <w:tc>
          <w:tcPr>
            <w:tcW w:w="6000" w:type="dxa"/>
            <w:tcMar/>
          </w:tcPr>
          <w:p w:rsidRPr="000D1BE6" w:rsidR="00E5633E" w:rsidP="0008296D" w:rsidRDefault="009424BB" w14:paraId="34DB990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[9] ¿Cuáles de los siguientes son ejemplos de objetos de valor que no deben darse para obtener un negocio?</w:t>
            </w:r>
          </w:p>
        </w:tc>
      </w:tr>
      <w:tr w:rsidRPr="00C17D4F" w:rsidR="00DC51D9" w:rsidTr="4A27181E" w14:paraId="3E87DBCC" w14:textId="77777777">
        <w:tc>
          <w:tcPr>
            <w:tcW w:w="1353" w:type="dxa"/>
            <w:shd w:val="clear" w:color="auto" w:fill="C1E4F5" w:themeFill="accent1" w:themeFillTint="33"/>
            <w:tcMar>
              <w:top w:w="120" w:type="dxa"/>
              <w:left w:w="180" w:type="dxa"/>
              <w:bottom w:w="120" w:type="dxa"/>
              <w:right w:w="180" w:type="dxa"/>
            </w:tcMar>
            <w:hideMark/>
          </w:tcPr>
          <w:p w:rsidRPr="00CC5168" w:rsidR="00E5633E" w:rsidP="00E5633E" w:rsidRDefault="00DD292B" w14:paraId="5006A48B" w14:textId="77777777">
            <w:pPr>
              <w:spacing w:before="30" w:after="30"/>
              <w:ind w:left="30" w:right="30"/>
              <w:rPr>
                <w:rFonts w:ascii="Calibri" w:hAnsi="Calibri" w:eastAsia="Times New Roman" w:cs="Calibri"/>
                <w:sz w:val="16"/>
              </w:rPr>
            </w:pPr>
            <w:hyperlink w:tgtFrame="_blank" w:history="1" r:id="rId16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5633E" w:rsidP="00E5633E" w:rsidRDefault="00DD292B" w14:paraId="29E355BE" w14:textId="77777777">
            <w:pPr>
              <w:ind w:left="30" w:right="30"/>
              <w:rPr>
                <w:rFonts w:ascii="Calibri" w:hAnsi="Calibri" w:eastAsia="Times New Roman" w:cs="Calibri"/>
                <w:sz w:val="16"/>
              </w:rPr>
            </w:pPr>
            <w:hyperlink w:tgtFrame="_blank" w:history="1" r:id="rId168">
              <w:r w:rsidRPr="00CC5168" w:rsidR="009424BB">
                <w:rPr>
                  <w:rFonts w:ascii="Calibri" w:hAnsi="Calibri" w:eastAsia="Times New Roman" w:cs="Calibri"/>
                  <w:color w:val="0000FF"/>
                  <w:sz w:val="16"/>
                  <w:u w:val="single"/>
                </w:rPr>
                <w:t>89_C_16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5633E" w:rsidP="0008296D" w:rsidRDefault="009424BB" w14:paraId="115D2D6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Trips to HCPs and their families to visit spas, casinos or other venues known for entertainment.</w:t>
            </w:r>
          </w:p>
        </w:tc>
        <w:tc>
          <w:tcPr>
            <w:tcW w:w="6000" w:type="dxa"/>
            <w:tcMar/>
          </w:tcPr>
          <w:p w:rsidRPr="000D1BE6" w:rsidR="00E5633E" w:rsidP="0008296D" w:rsidRDefault="009424BB" w14:paraId="3EA4421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Viajes de los profesionales sanitarios y sus familias a spas, casinos u otros lugares de ocio.</w:t>
            </w:r>
          </w:p>
        </w:tc>
      </w:tr>
      <w:tr w:rsidRPr="00C17D4F" w:rsidR="00DC51D9" w:rsidTr="4A27181E" w14:paraId="1418F40B" w14:textId="77777777">
        <w:tc>
          <w:tcPr>
            <w:tcW w:w="1353" w:type="dxa"/>
            <w:shd w:val="clear" w:color="auto" w:fill="C1E4F5" w:themeFill="accent1" w:themeFillTint="33"/>
            <w:tcMar>
              <w:top w:w="120" w:type="dxa"/>
              <w:left w:w="180" w:type="dxa"/>
              <w:bottom w:w="120" w:type="dxa"/>
              <w:right w:w="180" w:type="dxa"/>
            </w:tcMar>
            <w:hideMark/>
          </w:tcPr>
          <w:p w:rsidRPr="00CC5168" w:rsidR="00E5633E" w:rsidP="00E5633E" w:rsidRDefault="00DD292B" w14:paraId="7D07F57A" w14:textId="77777777">
            <w:pPr>
              <w:spacing w:before="30" w:after="30"/>
              <w:ind w:left="30" w:right="30"/>
              <w:rPr>
                <w:rFonts w:ascii="Calibri" w:hAnsi="Calibri" w:eastAsia="Times New Roman" w:cs="Calibri"/>
                <w:sz w:val="16"/>
              </w:rPr>
            </w:pPr>
            <w:hyperlink w:tgtFrame="_blank" w:history="1" r:id="rId16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5633E" w:rsidP="00E5633E" w:rsidRDefault="00DD292B" w14:paraId="35613764" w14:textId="77777777">
            <w:pPr>
              <w:ind w:left="30" w:right="30"/>
              <w:rPr>
                <w:rFonts w:ascii="Calibri" w:hAnsi="Calibri" w:eastAsia="Times New Roman" w:cs="Calibri"/>
                <w:sz w:val="16"/>
              </w:rPr>
            </w:pPr>
            <w:hyperlink w:tgtFrame="_blank" w:history="1" r:id="rId170">
              <w:r w:rsidRPr="00CC5168" w:rsidR="009424BB">
                <w:rPr>
                  <w:rFonts w:ascii="Calibri" w:hAnsi="Calibri" w:eastAsia="Times New Roman" w:cs="Calibri"/>
                  <w:color w:val="0000FF"/>
                  <w:sz w:val="16"/>
                  <w:u w:val="single"/>
                </w:rPr>
                <w:t>90_C_16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5633E" w:rsidP="0008296D" w:rsidRDefault="009424BB" w14:paraId="6D96CAB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Grants for future research or educational projects.</w:t>
            </w:r>
          </w:p>
        </w:tc>
        <w:tc>
          <w:tcPr>
            <w:tcW w:w="6000" w:type="dxa"/>
            <w:tcMar/>
          </w:tcPr>
          <w:p w:rsidRPr="000D1BE6" w:rsidR="00E5633E" w:rsidP="0008296D" w:rsidRDefault="009424BB" w14:paraId="4CEBFB6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[2] Subvenciones para futuros proyectos de investigación o educativos.</w:t>
            </w:r>
          </w:p>
        </w:tc>
      </w:tr>
      <w:tr w:rsidRPr="00C17D4F" w:rsidR="00DC51D9" w:rsidTr="4A27181E" w14:paraId="2317838C" w14:textId="77777777">
        <w:tc>
          <w:tcPr>
            <w:tcW w:w="1353" w:type="dxa"/>
            <w:shd w:val="clear" w:color="auto" w:fill="C1E4F5" w:themeFill="accent1" w:themeFillTint="33"/>
            <w:tcMar>
              <w:top w:w="120" w:type="dxa"/>
              <w:left w:w="180" w:type="dxa"/>
              <w:bottom w:w="120" w:type="dxa"/>
              <w:right w:w="180" w:type="dxa"/>
            </w:tcMar>
            <w:hideMark/>
          </w:tcPr>
          <w:p w:rsidRPr="00CC5168" w:rsidR="00E5633E" w:rsidP="00E5633E" w:rsidRDefault="00DD292B" w14:paraId="1C56F801" w14:textId="77777777">
            <w:pPr>
              <w:spacing w:before="30" w:after="30"/>
              <w:ind w:left="30" w:right="30"/>
              <w:rPr>
                <w:rFonts w:ascii="Calibri" w:hAnsi="Calibri" w:eastAsia="Times New Roman" w:cs="Calibri"/>
                <w:sz w:val="16"/>
              </w:rPr>
            </w:pPr>
            <w:hyperlink w:tgtFrame="_blank" w:history="1" r:id="rId17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5633E" w:rsidP="00E5633E" w:rsidRDefault="00DD292B" w14:paraId="4F750612" w14:textId="77777777">
            <w:pPr>
              <w:ind w:left="30" w:right="30"/>
              <w:rPr>
                <w:rFonts w:ascii="Calibri" w:hAnsi="Calibri" w:eastAsia="Times New Roman" w:cs="Calibri"/>
                <w:sz w:val="16"/>
              </w:rPr>
            </w:pPr>
            <w:hyperlink w:tgtFrame="_blank" w:history="1" r:id="rId172">
              <w:r w:rsidRPr="00CC5168" w:rsidR="009424BB">
                <w:rPr>
                  <w:rFonts w:ascii="Calibri" w:hAnsi="Calibri" w:eastAsia="Times New Roman" w:cs="Calibri"/>
                  <w:color w:val="0000FF"/>
                  <w:sz w:val="16"/>
                  <w:u w:val="single"/>
                </w:rPr>
                <w:t>91_C_16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5633E" w:rsidP="0008296D" w:rsidRDefault="009424BB" w14:paraId="5776B3D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[3] Donations to government officials’ </w:t>
            </w:r>
            <w:proofErr w:type="spellStart"/>
            <w:r w:rsidRPr="00CC5168">
              <w:rPr>
                <w:rFonts w:ascii="Calibri" w:hAnsi="Calibri" w:eastAsia="Times New Roman" w:cs="Calibri"/>
              </w:rPr>
              <w:t>favorite</w:t>
            </w:r>
            <w:proofErr w:type="spellEnd"/>
            <w:r w:rsidRPr="00CC5168">
              <w:rPr>
                <w:rFonts w:ascii="Calibri" w:hAnsi="Calibri" w:eastAsia="Times New Roman" w:cs="Calibri"/>
              </w:rPr>
              <w:t xml:space="preserve"> charities.</w:t>
            </w:r>
          </w:p>
        </w:tc>
        <w:tc>
          <w:tcPr>
            <w:tcW w:w="6000" w:type="dxa"/>
            <w:tcMar/>
          </w:tcPr>
          <w:p w:rsidRPr="000D1BE6" w:rsidR="00E5633E" w:rsidP="0008296D" w:rsidRDefault="009424BB" w14:paraId="7FDED82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[3] Donaciones a las organizaciones benéficas preferidas de los funcionarios.</w:t>
            </w:r>
          </w:p>
        </w:tc>
      </w:tr>
      <w:tr w:rsidRPr="00CC5168" w:rsidR="00DC51D9" w:rsidTr="4A27181E" w14:paraId="0C22FC88" w14:textId="77777777">
        <w:tc>
          <w:tcPr>
            <w:tcW w:w="1353" w:type="dxa"/>
            <w:shd w:val="clear" w:color="auto" w:fill="C1E4F5" w:themeFill="accent1" w:themeFillTint="33"/>
            <w:tcMar>
              <w:top w:w="120" w:type="dxa"/>
              <w:left w:w="180" w:type="dxa"/>
              <w:bottom w:w="120" w:type="dxa"/>
              <w:right w:w="180" w:type="dxa"/>
            </w:tcMar>
            <w:hideMark/>
          </w:tcPr>
          <w:p w:rsidRPr="00CC5168" w:rsidR="00E5633E" w:rsidP="00E5633E" w:rsidRDefault="00DD292B" w14:paraId="581E6601" w14:textId="77777777">
            <w:pPr>
              <w:spacing w:before="30" w:after="30"/>
              <w:ind w:left="30" w:right="30"/>
              <w:rPr>
                <w:rFonts w:ascii="Calibri" w:hAnsi="Calibri" w:eastAsia="Times New Roman" w:cs="Calibri"/>
                <w:sz w:val="16"/>
              </w:rPr>
            </w:pPr>
            <w:hyperlink w:tgtFrame="_blank" w:history="1" r:id="rId17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E5633E" w:rsidP="00E5633E" w:rsidRDefault="00DD292B" w14:paraId="213C0D88" w14:textId="77777777">
            <w:pPr>
              <w:ind w:left="30" w:right="30"/>
              <w:rPr>
                <w:rFonts w:ascii="Calibri" w:hAnsi="Calibri" w:eastAsia="Times New Roman" w:cs="Calibri"/>
                <w:sz w:val="16"/>
              </w:rPr>
            </w:pPr>
            <w:hyperlink w:tgtFrame="_blank" w:history="1" r:id="rId174">
              <w:r w:rsidRPr="00CC5168" w:rsidR="009424BB">
                <w:rPr>
                  <w:rFonts w:ascii="Calibri" w:hAnsi="Calibri" w:eastAsia="Times New Roman" w:cs="Calibri"/>
                  <w:color w:val="0000FF"/>
                  <w:sz w:val="16"/>
                  <w:u w:val="single"/>
                </w:rPr>
                <w:t>92_C_16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E5633E" w:rsidP="0008296D" w:rsidRDefault="009424BB" w14:paraId="17DFD3B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[4] All of the above.</w:t>
            </w:r>
          </w:p>
          <w:p w:rsidRPr="00CC5168" w:rsidR="00E5633E" w:rsidP="0008296D" w:rsidRDefault="009424BB" w14:paraId="00CA5EB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Next</w:t>
            </w:r>
          </w:p>
        </w:tc>
        <w:tc>
          <w:tcPr>
            <w:tcW w:w="6000" w:type="dxa"/>
            <w:tcMar/>
          </w:tcPr>
          <w:p w:rsidRPr="00CC5168" w:rsidR="00E5633E" w:rsidP="0008296D" w:rsidRDefault="009424BB" w14:paraId="6E9F50CA"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[4] Todas las anteriores.</w:t>
            </w:r>
          </w:p>
          <w:p w:rsidRPr="00CC5168" w:rsidR="00E5633E" w:rsidP="0008296D" w:rsidRDefault="009424BB" w14:paraId="70EB40D4"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Siguiente</w:t>
            </w:r>
          </w:p>
        </w:tc>
      </w:tr>
      <w:tr w:rsidRPr="00C17D4F" w:rsidR="00DC51D9" w:rsidTr="4A27181E" w14:paraId="28933BB5" w14:textId="77777777">
        <w:tc>
          <w:tcPr>
            <w:tcW w:w="1353" w:type="dxa"/>
            <w:shd w:val="clear" w:color="auto" w:fill="C1E4F5" w:themeFill="accent1" w:themeFillTint="33"/>
            <w:tcMar>
              <w:top w:w="120" w:type="dxa"/>
              <w:left w:w="180" w:type="dxa"/>
              <w:bottom w:w="120" w:type="dxa"/>
              <w:right w:w="180" w:type="dxa"/>
            </w:tcMar>
            <w:hideMark/>
          </w:tcPr>
          <w:p w:rsidRPr="00CC5168" w:rsidR="001C3170" w:rsidP="001C3170" w:rsidRDefault="009424BB" w14:paraId="353E9618"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Screen 15</w:t>
            </w:r>
          </w:p>
          <w:p w:rsidRPr="00CC5168" w:rsidR="001C3170" w:rsidP="001C3170" w:rsidRDefault="009424BB" w14:paraId="3D10E266"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9: Feedback</w:t>
            </w:r>
          </w:p>
          <w:p w:rsidRPr="00CC5168" w:rsidR="001C3170" w:rsidP="001C3170" w:rsidRDefault="009424BB" w14:paraId="4BCA2810" w14:textId="77777777">
            <w:pPr>
              <w:ind w:left="30" w:right="30"/>
              <w:rPr>
                <w:rFonts w:ascii="Calibri" w:hAnsi="Calibri" w:eastAsia="Times New Roman" w:cs="Calibri"/>
                <w:sz w:val="16"/>
              </w:rPr>
            </w:pPr>
            <w:r w:rsidRPr="00CC5168">
              <w:rPr>
                <w:rFonts w:ascii="Calibri" w:hAnsi="Calibri" w:eastAsia="Times New Roman" w:cs="Calibri"/>
                <w:sz w:val="16"/>
              </w:rPr>
              <w:t>93_C_16</w:t>
            </w:r>
          </w:p>
        </w:tc>
        <w:tc>
          <w:tcPr>
            <w:tcW w:w="6000" w:type="dxa"/>
            <w:tcMar>
              <w:top w:w="120" w:type="dxa"/>
              <w:left w:w="180" w:type="dxa"/>
              <w:bottom w:w="120" w:type="dxa"/>
              <w:right w:w="180" w:type="dxa"/>
            </w:tcMar>
            <w:hideMark/>
          </w:tcPr>
          <w:p w:rsidRPr="00CC5168" w:rsidR="001C3170" w:rsidP="0008296D" w:rsidRDefault="009424BB" w14:paraId="256FD2D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Mar/>
          </w:tcPr>
          <w:p w:rsidRPr="000D1BE6" w:rsidR="001C3170" w:rsidP="0008296D" w:rsidRDefault="009424BB" w14:paraId="4DF7701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Los estándares de Abbott sobre el soborno y la corrupción, que se encuentran en la Política anticorrupción global (GLB-ANTI-CORRUPTION), son coherentes con nuestro compromiso de realizar negocios con honestidad, justicia e integridad. Esto quiere decir que no se permite nunca ofrecer o dar elementos de valor para obtener negocios.</w:t>
            </w:r>
          </w:p>
        </w:tc>
      </w:tr>
      <w:tr w:rsidRPr="00CC5168" w:rsidR="00DC51D9" w:rsidTr="4A27181E" w14:paraId="2D5A9C85" w14:textId="77777777">
        <w:tc>
          <w:tcPr>
            <w:tcW w:w="1353" w:type="dxa"/>
            <w:shd w:val="clear" w:color="auto" w:fill="C1E4F5" w:themeFill="accent1" w:themeFillTint="33"/>
            <w:tcMar>
              <w:top w:w="120" w:type="dxa"/>
              <w:left w:w="180" w:type="dxa"/>
              <w:bottom w:w="120" w:type="dxa"/>
              <w:right w:w="180" w:type="dxa"/>
            </w:tcMar>
            <w:hideMark/>
          </w:tcPr>
          <w:p w:rsidRPr="00CC5168" w:rsidR="001C3170" w:rsidP="001C3170" w:rsidRDefault="00DD292B" w14:paraId="33664813" w14:textId="77777777">
            <w:pPr>
              <w:spacing w:before="30" w:after="30"/>
              <w:ind w:left="30" w:right="30"/>
              <w:rPr>
                <w:rFonts w:ascii="Calibri" w:hAnsi="Calibri" w:eastAsia="Times New Roman" w:cs="Calibri"/>
                <w:sz w:val="16"/>
              </w:rPr>
            </w:pPr>
            <w:hyperlink w:tgtFrame="_blank" w:history="1" r:id="rId175">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1C3170" w:rsidP="001C3170" w:rsidRDefault="00DD292B" w14:paraId="75E7D904" w14:textId="77777777">
            <w:pPr>
              <w:ind w:left="30" w:right="30"/>
              <w:rPr>
                <w:rFonts w:ascii="Calibri" w:hAnsi="Calibri" w:eastAsia="Times New Roman" w:cs="Calibri"/>
                <w:sz w:val="16"/>
              </w:rPr>
            </w:pPr>
            <w:hyperlink w:tgtFrame="_blank" w:history="1" r:id="rId176">
              <w:r w:rsidRPr="00CC5168" w:rsidR="009424BB">
                <w:rPr>
                  <w:rFonts w:ascii="Calibri" w:hAnsi="Calibri" w:eastAsia="Times New Roman" w:cs="Calibri"/>
                  <w:color w:val="0000FF"/>
                  <w:sz w:val="16"/>
                  <w:u w:val="single"/>
                </w:rPr>
                <w:t>94_C_16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1C3170" w:rsidP="0008296D" w:rsidRDefault="009424BB" w14:paraId="5A7D5FA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Mar/>
          </w:tcPr>
          <w:p w:rsidRPr="00CC5168" w:rsidR="001C3170" w:rsidP="0008296D" w:rsidRDefault="009424BB" w14:paraId="16CC0EA5"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[10] Un influyente profesional sanitario pregunta si podrías organizar alguna forma para apoyar un programa educativo a cambio de oportunidades de negocio adicionales para Abbott. ¿Qué opción es la más adecuada?</w:t>
            </w:r>
          </w:p>
        </w:tc>
      </w:tr>
      <w:tr w:rsidRPr="00C17D4F" w:rsidR="00DC51D9" w:rsidTr="4A27181E" w14:paraId="0E35C0B9" w14:textId="77777777">
        <w:tc>
          <w:tcPr>
            <w:tcW w:w="1353" w:type="dxa"/>
            <w:shd w:val="clear" w:color="auto" w:fill="C1E4F5" w:themeFill="accent1" w:themeFillTint="33"/>
            <w:tcMar>
              <w:top w:w="120" w:type="dxa"/>
              <w:left w:w="180" w:type="dxa"/>
              <w:bottom w:w="120" w:type="dxa"/>
              <w:right w:w="180" w:type="dxa"/>
            </w:tcMar>
            <w:hideMark/>
          </w:tcPr>
          <w:p w:rsidRPr="00CC5168" w:rsidR="001C3170" w:rsidP="001C3170" w:rsidRDefault="00DD292B" w14:paraId="08336639" w14:textId="77777777">
            <w:pPr>
              <w:spacing w:before="30" w:after="30"/>
              <w:ind w:left="30" w:right="30"/>
              <w:rPr>
                <w:rFonts w:ascii="Calibri" w:hAnsi="Calibri" w:eastAsia="Times New Roman" w:cs="Calibri"/>
                <w:sz w:val="16"/>
              </w:rPr>
            </w:pPr>
            <w:hyperlink w:tgtFrame="_blank" w:history="1" r:id="rId177">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1C3170" w:rsidP="001C3170" w:rsidRDefault="00DD292B" w14:paraId="36E54C42" w14:textId="77777777">
            <w:pPr>
              <w:ind w:left="30" w:right="30"/>
              <w:rPr>
                <w:rFonts w:ascii="Calibri" w:hAnsi="Calibri" w:eastAsia="Times New Roman" w:cs="Calibri"/>
                <w:sz w:val="16"/>
              </w:rPr>
            </w:pPr>
            <w:hyperlink w:tgtFrame="_blank" w:history="1" r:id="rId178">
              <w:r w:rsidRPr="00CC5168" w:rsidR="009424BB">
                <w:rPr>
                  <w:rFonts w:ascii="Calibri" w:hAnsi="Calibri" w:eastAsia="Times New Roman" w:cs="Calibri"/>
                  <w:color w:val="0000FF"/>
                  <w:sz w:val="16"/>
                  <w:u w:val="single"/>
                </w:rPr>
                <w:t>95_C_16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1C3170" w:rsidP="0008296D" w:rsidRDefault="009424BB" w14:paraId="15AB589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Firmly reject the request on the basis that it violates Abbott’s Anti-corruption Policy.</w:t>
            </w:r>
          </w:p>
        </w:tc>
        <w:tc>
          <w:tcPr>
            <w:tcW w:w="6000" w:type="dxa"/>
            <w:tcMar/>
          </w:tcPr>
          <w:p w:rsidRPr="000D1BE6" w:rsidR="001C3170" w:rsidP="0008296D" w:rsidRDefault="009424BB" w14:paraId="69737AA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Rechazar rotundamente la solicitud teniendo en cuenta que infringe la Política anticorrupción de Abbott.</w:t>
            </w:r>
          </w:p>
        </w:tc>
      </w:tr>
      <w:tr w:rsidRPr="00C17D4F" w:rsidR="00DC51D9" w:rsidTr="4A27181E" w14:paraId="323B3BC8" w14:textId="77777777">
        <w:tc>
          <w:tcPr>
            <w:tcW w:w="1353" w:type="dxa"/>
            <w:shd w:val="clear" w:color="auto" w:fill="C1E4F5" w:themeFill="accent1" w:themeFillTint="33"/>
            <w:tcMar>
              <w:top w:w="120" w:type="dxa"/>
              <w:left w:w="180" w:type="dxa"/>
              <w:bottom w:w="120" w:type="dxa"/>
              <w:right w:w="180" w:type="dxa"/>
            </w:tcMar>
            <w:hideMark/>
          </w:tcPr>
          <w:p w:rsidRPr="00CC5168" w:rsidR="001C3170" w:rsidP="001C3170" w:rsidRDefault="00DD292B" w14:paraId="3F2F4170" w14:textId="77777777">
            <w:pPr>
              <w:spacing w:before="30" w:after="30"/>
              <w:ind w:left="30" w:right="30"/>
              <w:rPr>
                <w:rFonts w:ascii="Calibri" w:hAnsi="Calibri" w:eastAsia="Times New Roman" w:cs="Calibri"/>
                <w:sz w:val="16"/>
              </w:rPr>
            </w:pPr>
            <w:hyperlink w:tgtFrame="_blank" w:history="1" r:id="rId179">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1C3170" w:rsidP="001C3170" w:rsidRDefault="00DD292B" w14:paraId="12EE436D" w14:textId="77777777">
            <w:pPr>
              <w:ind w:left="30" w:right="30"/>
              <w:rPr>
                <w:rFonts w:ascii="Calibri" w:hAnsi="Calibri" w:eastAsia="Times New Roman" w:cs="Calibri"/>
                <w:sz w:val="16"/>
              </w:rPr>
            </w:pPr>
            <w:hyperlink w:tgtFrame="_blank" w:history="1" r:id="rId180">
              <w:r w:rsidRPr="00CC5168" w:rsidR="009424BB">
                <w:rPr>
                  <w:rFonts w:ascii="Calibri" w:hAnsi="Calibri" w:eastAsia="Times New Roman" w:cs="Calibri"/>
                  <w:color w:val="0000FF"/>
                  <w:sz w:val="16"/>
                  <w:u w:val="single"/>
                </w:rPr>
                <w:t>96_C_16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1C3170" w:rsidP="0008296D" w:rsidRDefault="009424BB" w14:paraId="599D68F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[2] Tell the HCP that you will ask your manager.</w:t>
            </w:r>
          </w:p>
        </w:tc>
        <w:tc>
          <w:tcPr>
            <w:tcW w:w="6000" w:type="dxa"/>
            <w:tcMar/>
          </w:tcPr>
          <w:p w:rsidRPr="000D1BE6" w:rsidR="001C3170" w:rsidP="0008296D" w:rsidRDefault="009424BB" w14:paraId="06D19B3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[2] Decirle al profesional sanitario que se lo pedirá a su jefe.</w:t>
            </w:r>
          </w:p>
        </w:tc>
      </w:tr>
      <w:tr w:rsidRPr="00C17D4F" w:rsidR="00DC51D9" w:rsidTr="4A27181E" w14:paraId="3D484DD0" w14:textId="77777777">
        <w:tc>
          <w:tcPr>
            <w:tcW w:w="1353" w:type="dxa"/>
            <w:shd w:val="clear" w:color="auto" w:fill="C1E4F5" w:themeFill="accent1" w:themeFillTint="33"/>
            <w:tcMar>
              <w:top w:w="120" w:type="dxa"/>
              <w:left w:w="180" w:type="dxa"/>
              <w:bottom w:w="120" w:type="dxa"/>
              <w:right w:w="180" w:type="dxa"/>
            </w:tcMar>
            <w:hideMark/>
          </w:tcPr>
          <w:p w:rsidRPr="00CC5168" w:rsidR="001C3170" w:rsidP="001C3170" w:rsidRDefault="00DD292B" w14:paraId="25713C1A" w14:textId="77777777">
            <w:pPr>
              <w:spacing w:before="30" w:after="30"/>
              <w:ind w:left="30" w:right="30"/>
              <w:rPr>
                <w:rFonts w:ascii="Calibri" w:hAnsi="Calibri" w:eastAsia="Times New Roman" w:cs="Calibri"/>
                <w:sz w:val="16"/>
              </w:rPr>
            </w:pPr>
            <w:hyperlink w:tgtFrame="_blank" w:history="1" r:id="rId181">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1C3170" w:rsidP="001C3170" w:rsidRDefault="00DD292B" w14:paraId="041B8020" w14:textId="77777777">
            <w:pPr>
              <w:ind w:left="30" w:right="30"/>
              <w:rPr>
                <w:rFonts w:ascii="Calibri" w:hAnsi="Calibri" w:eastAsia="Times New Roman" w:cs="Calibri"/>
                <w:sz w:val="16"/>
              </w:rPr>
            </w:pPr>
            <w:hyperlink w:tgtFrame="_blank" w:history="1" r:id="rId182">
              <w:r w:rsidRPr="00CC5168" w:rsidR="009424BB">
                <w:rPr>
                  <w:rFonts w:ascii="Calibri" w:hAnsi="Calibri" w:eastAsia="Times New Roman" w:cs="Calibri"/>
                  <w:color w:val="0000FF"/>
                  <w:sz w:val="16"/>
                  <w:u w:val="single"/>
                </w:rPr>
                <w:t>97_C_16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1C3170" w:rsidP="0008296D" w:rsidRDefault="009424BB" w14:paraId="2E0EF47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Agree to the request, as the HCP is a key opinion leader with a lot of influence.</w:t>
            </w:r>
          </w:p>
        </w:tc>
        <w:tc>
          <w:tcPr>
            <w:tcW w:w="6000" w:type="dxa"/>
            <w:tcMar/>
          </w:tcPr>
          <w:p w:rsidRPr="000D1BE6" w:rsidR="001C3170" w:rsidP="0008296D" w:rsidRDefault="009424BB" w14:paraId="0EC52C7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[3] Aceptar la solicitud, ya que el profesional sanitario es un líder de opinión clave con mucha influencia.</w:t>
            </w:r>
          </w:p>
        </w:tc>
      </w:tr>
      <w:tr w:rsidRPr="00CC5168" w:rsidR="00DC51D9" w:rsidTr="4A27181E" w14:paraId="429AE8DD" w14:textId="77777777">
        <w:tc>
          <w:tcPr>
            <w:tcW w:w="1353" w:type="dxa"/>
            <w:shd w:val="clear" w:color="auto" w:fill="C1E4F5" w:themeFill="accent1" w:themeFillTint="33"/>
            <w:tcMar>
              <w:top w:w="120" w:type="dxa"/>
              <w:left w:w="180" w:type="dxa"/>
              <w:bottom w:w="120" w:type="dxa"/>
              <w:right w:w="180" w:type="dxa"/>
            </w:tcMar>
            <w:hideMark/>
          </w:tcPr>
          <w:p w:rsidRPr="00CC5168" w:rsidR="001C3170" w:rsidP="001C3170" w:rsidRDefault="00DD292B" w14:paraId="19DE0A51" w14:textId="77777777">
            <w:pPr>
              <w:spacing w:before="30" w:after="30"/>
              <w:ind w:left="30" w:right="30"/>
              <w:rPr>
                <w:rFonts w:ascii="Calibri" w:hAnsi="Calibri" w:eastAsia="Times New Roman" w:cs="Calibri"/>
                <w:sz w:val="16"/>
              </w:rPr>
            </w:pPr>
            <w:hyperlink w:tgtFrame="_blank" w:history="1" r:id="rId183">
              <w:r w:rsidRPr="00CC5168" w:rsidR="009424BB">
                <w:rPr>
                  <w:rFonts w:ascii="Calibri" w:hAnsi="Calibri" w:eastAsia="Times New Roman" w:cs="Calibri"/>
                  <w:color w:val="0000FF"/>
                  <w:sz w:val="16"/>
                  <w:u w:val="single"/>
                </w:rPr>
                <w:t>Screen 15</w:t>
              </w:r>
            </w:hyperlink>
            <w:r w:rsidRPr="00CC5168" w:rsidR="009424BB">
              <w:rPr>
                <w:rFonts w:ascii="Calibri" w:hAnsi="Calibri" w:eastAsia="Times New Roman" w:cs="Calibri"/>
                <w:sz w:val="16"/>
              </w:rPr>
              <w:t xml:space="preserve"> </w:t>
            </w:r>
          </w:p>
          <w:p w:rsidRPr="00CC5168" w:rsidR="001C3170" w:rsidP="001C3170" w:rsidRDefault="00DD292B" w14:paraId="763E9286" w14:textId="77777777">
            <w:pPr>
              <w:ind w:left="30" w:right="30"/>
              <w:rPr>
                <w:rFonts w:ascii="Calibri" w:hAnsi="Calibri" w:eastAsia="Times New Roman" w:cs="Calibri"/>
                <w:sz w:val="16"/>
              </w:rPr>
            </w:pPr>
            <w:hyperlink w:tgtFrame="_blank" w:history="1" r:id="rId184">
              <w:r w:rsidRPr="00CC5168" w:rsidR="009424BB">
                <w:rPr>
                  <w:rFonts w:ascii="Calibri" w:hAnsi="Calibri" w:eastAsia="Times New Roman" w:cs="Calibri"/>
                  <w:color w:val="0000FF"/>
                  <w:sz w:val="16"/>
                  <w:u w:val="single"/>
                </w:rPr>
                <w:t>98_C_16</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1C3170" w:rsidP="0008296D" w:rsidRDefault="009424BB" w14:paraId="59881B5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[4] None of the above.</w:t>
            </w:r>
          </w:p>
          <w:p w:rsidRPr="00CC5168" w:rsidR="001C3170" w:rsidP="0008296D" w:rsidRDefault="009424BB" w14:paraId="558E7BD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Submit</w:t>
            </w:r>
          </w:p>
        </w:tc>
        <w:tc>
          <w:tcPr>
            <w:tcW w:w="6000" w:type="dxa"/>
            <w:tcMar/>
          </w:tcPr>
          <w:p w:rsidRPr="000D1BE6" w:rsidR="001C3170" w:rsidP="0008296D" w:rsidRDefault="009424BB" w14:paraId="5632357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[4] Ninguna de las respuestas anteriores.</w:t>
            </w:r>
          </w:p>
          <w:p w:rsidRPr="00CC5168" w:rsidR="001C3170" w:rsidP="0008296D" w:rsidRDefault="009424BB" w14:paraId="5F39AC7C"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Enviar</w:t>
            </w:r>
          </w:p>
        </w:tc>
      </w:tr>
      <w:tr w:rsidRPr="00C17D4F" w:rsidR="00DC51D9" w:rsidTr="4A27181E" w14:paraId="7C8B243D" w14:textId="77777777">
        <w:tc>
          <w:tcPr>
            <w:tcW w:w="1353" w:type="dxa"/>
            <w:shd w:val="clear" w:color="auto" w:fill="C1E4F5" w:themeFill="accent1" w:themeFillTint="33"/>
            <w:tcMar>
              <w:top w:w="120" w:type="dxa"/>
              <w:left w:w="180" w:type="dxa"/>
              <w:bottom w:w="120" w:type="dxa"/>
              <w:right w:w="180" w:type="dxa"/>
            </w:tcMar>
            <w:hideMark/>
          </w:tcPr>
          <w:p w:rsidRPr="00CC5168" w:rsidR="00A551B5" w:rsidP="00A551B5" w:rsidRDefault="009424BB" w14:paraId="4BE43BA1"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lastRenderedPageBreak/>
              <w:t>Screen 15</w:t>
            </w:r>
          </w:p>
          <w:p w:rsidRPr="00CC5168" w:rsidR="00A551B5" w:rsidP="00A551B5" w:rsidRDefault="009424BB" w14:paraId="0DD0650F"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10: Feedback</w:t>
            </w:r>
          </w:p>
          <w:p w:rsidRPr="00CC5168" w:rsidR="00A551B5" w:rsidP="00A551B5" w:rsidRDefault="009424BB" w14:paraId="0EC1B490" w14:textId="77777777">
            <w:pPr>
              <w:ind w:left="30" w:right="30"/>
              <w:rPr>
                <w:rFonts w:ascii="Calibri" w:hAnsi="Calibri" w:eastAsia="Times New Roman" w:cs="Calibri"/>
                <w:sz w:val="16"/>
              </w:rPr>
            </w:pPr>
            <w:r w:rsidRPr="00CC5168">
              <w:rPr>
                <w:rFonts w:ascii="Calibri" w:hAnsi="Calibri" w:eastAsia="Times New Roman" w:cs="Calibri"/>
                <w:sz w:val="16"/>
              </w:rPr>
              <w:t>99_C_16</w:t>
            </w:r>
          </w:p>
        </w:tc>
        <w:tc>
          <w:tcPr>
            <w:tcW w:w="6000" w:type="dxa"/>
            <w:tcMar>
              <w:top w:w="120" w:type="dxa"/>
              <w:left w:w="180" w:type="dxa"/>
              <w:bottom w:w="120" w:type="dxa"/>
              <w:right w:w="180" w:type="dxa"/>
            </w:tcMar>
            <w:hideMark/>
          </w:tcPr>
          <w:p w:rsidRPr="00CC5168" w:rsidR="00A551B5" w:rsidP="0008296D" w:rsidRDefault="009424BB" w14:paraId="3838B00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 do not offer or provide anything of value to gain a business advantage, directly or indirectly, in line with anti-bribery principles.</w:t>
            </w:r>
          </w:p>
        </w:tc>
        <w:tc>
          <w:tcPr>
            <w:tcW w:w="6000" w:type="dxa"/>
            <w:tcMar/>
          </w:tcPr>
          <w:p w:rsidRPr="000D1BE6" w:rsidR="00A551B5" w:rsidP="0008296D" w:rsidRDefault="009424BB" w14:paraId="71C70EA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No ofrecemos ni proporcionamos nada de valor para obtener, directa o indirectamente, una ventaja comercial de acuerdo con los principios antisoborno.</w:t>
            </w:r>
          </w:p>
        </w:tc>
      </w:tr>
      <w:tr w:rsidRPr="00C17D4F" w:rsidR="00DC51D9" w:rsidTr="4A27181E" w14:paraId="1E4AFB85" w14:textId="77777777">
        <w:tc>
          <w:tcPr>
            <w:tcW w:w="1353" w:type="dxa"/>
            <w:shd w:val="clear" w:color="auto" w:fill="C1E4F5" w:themeFill="accent1" w:themeFillTint="33"/>
            <w:tcMar>
              <w:top w:w="120" w:type="dxa"/>
              <w:left w:w="180" w:type="dxa"/>
              <w:bottom w:w="120" w:type="dxa"/>
              <w:right w:w="180" w:type="dxa"/>
            </w:tcMar>
            <w:hideMark/>
          </w:tcPr>
          <w:p w:rsidRPr="00CC5168" w:rsidR="003C2A50" w:rsidP="003C2A50" w:rsidRDefault="00DD292B" w14:paraId="00FA4242" w14:textId="77777777">
            <w:pPr>
              <w:spacing w:before="30" w:after="30"/>
              <w:ind w:left="30" w:right="30"/>
              <w:rPr>
                <w:rFonts w:ascii="Calibri" w:hAnsi="Calibri" w:eastAsia="Times New Roman" w:cs="Calibri"/>
                <w:sz w:val="16"/>
              </w:rPr>
            </w:pPr>
            <w:hyperlink w:tgtFrame="_blank" w:history="1" r:id="rId185">
              <w:r w:rsidRPr="00CC5168" w:rsidR="009424BB">
                <w:rPr>
                  <w:rFonts w:ascii="Calibri" w:hAnsi="Calibri" w:eastAsia="Times New Roman" w:cs="Calibri"/>
                  <w:color w:val="0000FF"/>
                  <w:sz w:val="16"/>
                  <w:u w:val="single"/>
                </w:rPr>
                <w:t>Screen 16</w:t>
              </w:r>
            </w:hyperlink>
            <w:r w:rsidRPr="00CC5168" w:rsidR="009424BB">
              <w:rPr>
                <w:rFonts w:ascii="Calibri" w:hAnsi="Calibri" w:eastAsia="Times New Roman" w:cs="Calibri"/>
                <w:sz w:val="16"/>
              </w:rPr>
              <w:t xml:space="preserve"> </w:t>
            </w:r>
          </w:p>
          <w:p w:rsidRPr="00CC5168" w:rsidR="003C2A50" w:rsidP="003C2A50" w:rsidRDefault="00DD292B" w14:paraId="1BCC8877" w14:textId="77777777">
            <w:pPr>
              <w:ind w:left="30" w:right="30"/>
              <w:rPr>
                <w:rFonts w:ascii="Calibri" w:hAnsi="Calibri" w:eastAsia="Times New Roman" w:cs="Calibri"/>
                <w:sz w:val="16"/>
              </w:rPr>
            </w:pPr>
            <w:hyperlink w:tgtFrame="_blank" w:history="1" r:id="rId186">
              <w:r w:rsidRPr="00CC5168" w:rsidR="009424BB">
                <w:rPr>
                  <w:rFonts w:ascii="Calibri" w:hAnsi="Calibri" w:eastAsia="Times New Roman" w:cs="Calibri"/>
                  <w:color w:val="0000FF"/>
                  <w:sz w:val="16"/>
                  <w:u w:val="single"/>
                </w:rPr>
                <w:t>100_C_17</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3C2A50" w:rsidP="0008296D" w:rsidRDefault="009424BB" w14:paraId="109BF05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No results are available, as you have not completed the Knowledge Check.</w:t>
            </w:r>
          </w:p>
          <w:p w:rsidRPr="00CC5168" w:rsidR="003C2A50" w:rsidP="0008296D" w:rsidRDefault="009424BB" w14:paraId="495FCD9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Congratulations! You have successfully passed the Knowledge Check.</w:t>
            </w:r>
          </w:p>
          <w:p w:rsidRPr="00CC5168" w:rsidR="003C2A50" w:rsidP="0008296D" w:rsidRDefault="009424BB" w14:paraId="7B5E56A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Please review your results below by clicking on each question.</w:t>
            </w:r>
          </w:p>
          <w:p w:rsidRPr="00CC5168" w:rsidR="003C2A50" w:rsidP="0008296D" w:rsidRDefault="009424BB" w14:paraId="6D30444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Once you’re done, click the forward arrow to take a short survey.</w:t>
            </w:r>
          </w:p>
          <w:p w:rsidRPr="00CC5168" w:rsidR="003C2A50" w:rsidP="0008296D" w:rsidRDefault="009424BB" w14:paraId="6FB917C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Sorry, you did not pass the Knowledge Check. Take a few minutes to review your results below by clicking on each question.</w:t>
            </w:r>
          </w:p>
          <w:p w:rsidRPr="00CC5168" w:rsidR="003C2A50" w:rsidP="0008296D" w:rsidRDefault="009424BB" w14:paraId="2AD3585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When you are done, click the Retake button.</w:t>
            </w:r>
          </w:p>
        </w:tc>
        <w:tc>
          <w:tcPr>
            <w:tcW w:w="6000" w:type="dxa"/>
            <w:tcMar/>
          </w:tcPr>
          <w:p w:rsidRPr="000D1BE6" w:rsidR="003C2A50" w:rsidP="0008296D" w:rsidRDefault="009424BB" w14:paraId="08EFAF2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No hay resultados disponibles porque no has completado la prueba de conocimientos.</w:t>
            </w:r>
          </w:p>
          <w:p w:rsidRPr="000D1BE6" w:rsidR="003C2A50" w:rsidP="0008296D" w:rsidRDefault="009424BB" w14:paraId="6E1E7C6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¡Enhorabuena! Has superado con éxito la prueba de conocimientos y has completado el curso.</w:t>
            </w:r>
          </w:p>
          <w:p w:rsidRPr="000D1BE6" w:rsidR="003C2A50" w:rsidP="0008296D" w:rsidRDefault="009424BB" w14:paraId="2298299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 continuación, revisa tus resultados haciendo clic en cada pregunta.</w:t>
            </w:r>
          </w:p>
          <w:p w:rsidRPr="000D1BE6" w:rsidR="003C2A50" w:rsidP="0008296D" w:rsidRDefault="009424BB" w14:paraId="4280E83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Cuando hayas terminado, haz clic en la flecha de avance para realizar una breve encuesta.</w:t>
            </w:r>
          </w:p>
          <w:p w:rsidRPr="000D1BE6" w:rsidR="003C2A50" w:rsidP="0008296D" w:rsidRDefault="009424BB" w14:paraId="665955B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Lo sentimos, no has superado la “Comprobación de conocimientos”. Dedica unos minutos a revisar tus resultados haciendo clic en cada pregunta.</w:t>
            </w:r>
          </w:p>
          <w:p w:rsidRPr="000D1BE6" w:rsidR="003C2A50" w:rsidP="0008296D" w:rsidRDefault="009424BB" w14:paraId="0C39BE6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Cuando estés listo/a, haz clic en el botón Volver a realizar.</w:t>
            </w:r>
          </w:p>
        </w:tc>
      </w:tr>
      <w:tr w:rsidRPr="00C17D4F" w:rsidR="00DC51D9" w:rsidTr="4A27181E" w14:paraId="656981A9" w14:textId="77777777">
        <w:tc>
          <w:tcPr>
            <w:tcW w:w="1353" w:type="dxa"/>
            <w:shd w:val="clear" w:color="auto" w:fill="C1E4F5" w:themeFill="accent1" w:themeFillTint="33"/>
            <w:tcMar>
              <w:top w:w="120" w:type="dxa"/>
              <w:left w:w="180" w:type="dxa"/>
              <w:bottom w:w="120" w:type="dxa"/>
              <w:right w:w="180" w:type="dxa"/>
            </w:tcMar>
            <w:hideMark/>
          </w:tcPr>
          <w:p w:rsidRPr="00CC5168" w:rsidR="003C2A50" w:rsidP="003C2A50" w:rsidRDefault="00DD292B" w14:paraId="3D9FDF54" w14:textId="77777777">
            <w:pPr>
              <w:spacing w:before="30" w:after="30"/>
              <w:ind w:left="30" w:right="30"/>
              <w:rPr>
                <w:rFonts w:ascii="Calibri" w:hAnsi="Calibri" w:eastAsia="Times New Roman" w:cs="Calibri"/>
                <w:sz w:val="16"/>
              </w:rPr>
            </w:pPr>
            <w:hyperlink w:tgtFrame="_blank" w:history="1" r:id="rId187">
              <w:r w:rsidRPr="00CC5168" w:rsidR="009424BB">
                <w:rPr>
                  <w:rFonts w:ascii="Calibri" w:hAnsi="Calibri" w:eastAsia="Times New Roman" w:cs="Calibri"/>
                  <w:color w:val="0000FF"/>
                  <w:sz w:val="16"/>
                  <w:u w:val="single"/>
                </w:rPr>
                <w:t>Screen 17</w:t>
              </w:r>
            </w:hyperlink>
            <w:r w:rsidRPr="00CC5168" w:rsidR="009424BB">
              <w:rPr>
                <w:rFonts w:ascii="Calibri" w:hAnsi="Calibri" w:eastAsia="Times New Roman" w:cs="Calibri"/>
                <w:sz w:val="16"/>
              </w:rPr>
              <w:t xml:space="preserve"> </w:t>
            </w:r>
          </w:p>
          <w:p w:rsidRPr="00CC5168" w:rsidR="003C2A50" w:rsidP="003C2A50" w:rsidRDefault="00DD292B" w14:paraId="39477454" w14:textId="77777777">
            <w:pPr>
              <w:ind w:left="30" w:right="30"/>
              <w:rPr>
                <w:rFonts w:ascii="Calibri" w:hAnsi="Calibri" w:eastAsia="Times New Roman" w:cs="Calibri"/>
                <w:sz w:val="16"/>
              </w:rPr>
            </w:pPr>
            <w:hyperlink w:tgtFrame="_blank" w:history="1" r:id="rId188">
              <w:r w:rsidRPr="00CC5168" w:rsidR="009424BB">
                <w:rPr>
                  <w:rFonts w:ascii="Calibri" w:hAnsi="Calibri" w:eastAsia="Times New Roman" w:cs="Calibri"/>
                  <w:color w:val="0000FF"/>
                  <w:sz w:val="16"/>
                  <w:u w:val="single"/>
                </w:rPr>
                <w:t>104_C_199</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3C2A50" w:rsidP="0008296D" w:rsidRDefault="009424BB" w14:paraId="05469A0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[3] As a result of this session, I have a better understanding of Abbott's Code of Business Conduct.</w:t>
            </w:r>
          </w:p>
          <w:p w:rsidRPr="00CC5168" w:rsidR="003C2A50" w:rsidP="0008296D" w:rsidRDefault="009424BB" w14:paraId="0090AEE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Strongly Disagree</w:t>
            </w:r>
          </w:p>
          <w:p w:rsidRPr="00CC5168" w:rsidR="003C2A50" w:rsidP="0008296D" w:rsidRDefault="009424BB" w14:paraId="4992A70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Disagree</w:t>
            </w:r>
          </w:p>
          <w:p w:rsidRPr="00CC5168" w:rsidR="003C2A50" w:rsidP="0008296D" w:rsidRDefault="009424BB" w14:paraId="1A1E08C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Neutral</w:t>
            </w:r>
          </w:p>
          <w:p w:rsidRPr="00CC5168" w:rsidR="003C2A50" w:rsidP="0008296D" w:rsidRDefault="009424BB" w14:paraId="0D44058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Agree</w:t>
            </w:r>
          </w:p>
          <w:p w:rsidRPr="00CC5168" w:rsidR="003C2A50" w:rsidP="0008296D" w:rsidRDefault="009424BB" w14:paraId="0593CA5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Strongly Agree</w:t>
            </w:r>
          </w:p>
        </w:tc>
        <w:tc>
          <w:tcPr>
            <w:tcW w:w="6000" w:type="dxa"/>
            <w:tcMar/>
          </w:tcPr>
          <w:p w:rsidRPr="000D1BE6" w:rsidR="006F1CE1" w:rsidP="0008296D" w:rsidRDefault="009424BB" w14:paraId="11C6CA2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[3] Como resultado de esta sesión comprendo mejor el Código de conducta empresarial de Abbott.</w:t>
            </w:r>
          </w:p>
          <w:p w:rsidRPr="000D1BE6" w:rsidR="006F1CE1" w:rsidP="0008296D" w:rsidRDefault="009424BB" w14:paraId="1245B30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Completamente en desacuerdo</w:t>
            </w:r>
          </w:p>
          <w:p w:rsidRPr="000D1BE6" w:rsidR="006F1CE1" w:rsidP="0008296D" w:rsidRDefault="009424BB" w14:paraId="16F2C9C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En desacuerdo</w:t>
            </w:r>
          </w:p>
          <w:p w:rsidRPr="000D1BE6" w:rsidR="006F1CE1" w:rsidP="0008296D" w:rsidRDefault="009424BB" w14:paraId="7B327DE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Ni de acuerdo ni en desacuerdo</w:t>
            </w:r>
          </w:p>
          <w:p w:rsidRPr="000D1BE6" w:rsidR="006F1CE1" w:rsidP="0008296D" w:rsidRDefault="009424BB" w14:paraId="5B15C94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 acuerdo</w:t>
            </w:r>
          </w:p>
          <w:p w:rsidRPr="000D1BE6" w:rsidR="003C2A50" w:rsidP="0008296D" w:rsidRDefault="009424BB" w14:paraId="6DD6D2F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Completamente de acuerdo</w:t>
            </w:r>
          </w:p>
        </w:tc>
      </w:tr>
      <w:tr w:rsidRPr="00C17D4F" w:rsidR="00DC51D9" w:rsidTr="4A27181E" w14:paraId="0D6EAEC3" w14:textId="77777777">
        <w:tc>
          <w:tcPr>
            <w:tcW w:w="1353" w:type="dxa"/>
            <w:shd w:val="clear" w:color="auto" w:fill="C1E4F5" w:themeFill="accent1" w:themeFillTint="33"/>
            <w:tcMar>
              <w:top w:w="120" w:type="dxa"/>
              <w:left w:w="180" w:type="dxa"/>
              <w:bottom w:w="120" w:type="dxa"/>
              <w:right w:w="180" w:type="dxa"/>
            </w:tcMar>
            <w:hideMark/>
          </w:tcPr>
          <w:p w:rsidRPr="00CC5168" w:rsidR="00764DBF" w:rsidP="00764DBF" w:rsidRDefault="00DD292B" w14:paraId="1BA02882" w14:textId="77777777">
            <w:pPr>
              <w:spacing w:before="30" w:after="30"/>
              <w:ind w:left="30" w:right="30"/>
              <w:rPr>
                <w:rFonts w:ascii="Calibri" w:hAnsi="Calibri" w:eastAsia="Times New Roman" w:cs="Calibri"/>
                <w:sz w:val="16"/>
              </w:rPr>
            </w:pPr>
            <w:hyperlink w:tgtFrame="_blank" w:history="1" r:id="rId189">
              <w:r w:rsidRPr="00CC5168" w:rsidR="009424BB">
                <w:rPr>
                  <w:rFonts w:ascii="Calibri" w:hAnsi="Calibri" w:eastAsia="Times New Roman" w:cs="Calibri"/>
                  <w:color w:val="0000FF"/>
                  <w:sz w:val="16"/>
                  <w:u w:val="single"/>
                </w:rPr>
                <w:t>Screen 18</w:t>
              </w:r>
            </w:hyperlink>
            <w:r w:rsidRPr="00CC5168" w:rsidR="009424BB">
              <w:rPr>
                <w:rFonts w:ascii="Calibri" w:hAnsi="Calibri" w:eastAsia="Times New Roman" w:cs="Calibri"/>
                <w:sz w:val="16"/>
              </w:rPr>
              <w:t xml:space="preserve"> </w:t>
            </w:r>
          </w:p>
          <w:p w:rsidRPr="00CC5168" w:rsidR="00764DBF" w:rsidP="00764DBF" w:rsidRDefault="00DD292B" w14:paraId="6A3EBD38" w14:textId="77777777">
            <w:pPr>
              <w:ind w:left="30" w:right="30"/>
              <w:rPr>
                <w:rFonts w:ascii="Calibri" w:hAnsi="Calibri" w:eastAsia="Times New Roman" w:cs="Calibri"/>
                <w:sz w:val="16"/>
              </w:rPr>
            </w:pPr>
            <w:hyperlink w:tgtFrame="_blank" w:history="1" r:id="rId190">
              <w:r w:rsidRPr="00CC5168" w:rsidR="009424BB">
                <w:rPr>
                  <w:rFonts w:ascii="Calibri" w:hAnsi="Calibri" w:eastAsia="Times New Roman" w:cs="Calibri"/>
                  <w:color w:val="0000FF"/>
                  <w:sz w:val="16"/>
                  <w:u w:val="single"/>
                </w:rPr>
                <w:t>107_C_200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64DBF" w:rsidP="0008296D" w:rsidRDefault="009424BB" w14:paraId="03EDFDD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Where to go for Support</w:t>
            </w:r>
          </w:p>
        </w:tc>
        <w:tc>
          <w:tcPr>
            <w:tcW w:w="6000" w:type="dxa"/>
            <w:tcMar/>
          </w:tcPr>
          <w:p w:rsidRPr="000D1BE6" w:rsidR="00764DBF" w:rsidP="0008296D" w:rsidRDefault="009424BB" w14:paraId="5C2EE0B0"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Dónde acudir en busca de ayuda</w:t>
            </w:r>
          </w:p>
        </w:tc>
      </w:tr>
      <w:tr w:rsidRPr="00C17D4F" w:rsidR="00DC51D9" w:rsidTr="4A27181E" w14:paraId="711C5632" w14:textId="77777777">
        <w:tc>
          <w:tcPr>
            <w:tcW w:w="1353" w:type="dxa"/>
            <w:shd w:val="clear" w:color="auto" w:fill="C1E4F5" w:themeFill="accent1" w:themeFillTint="33"/>
            <w:tcMar>
              <w:top w:w="120" w:type="dxa"/>
              <w:left w:w="180" w:type="dxa"/>
              <w:bottom w:w="120" w:type="dxa"/>
              <w:right w:w="180" w:type="dxa"/>
            </w:tcMar>
            <w:hideMark/>
          </w:tcPr>
          <w:p w:rsidRPr="00CC5168" w:rsidR="00764DBF" w:rsidP="00764DBF" w:rsidRDefault="00DD292B" w14:paraId="6A3314C0" w14:textId="77777777">
            <w:pPr>
              <w:spacing w:before="30" w:after="30"/>
              <w:ind w:left="30" w:right="30"/>
              <w:rPr>
                <w:rFonts w:ascii="Calibri" w:hAnsi="Calibri" w:eastAsia="Times New Roman" w:cs="Calibri"/>
                <w:sz w:val="16"/>
              </w:rPr>
            </w:pPr>
            <w:hyperlink w:tgtFrame="_blank" w:history="1" r:id="rId191">
              <w:r w:rsidRPr="00CC5168" w:rsidR="009424BB">
                <w:rPr>
                  <w:rFonts w:ascii="Calibri" w:hAnsi="Calibri" w:eastAsia="Times New Roman" w:cs="Calibri"/>
                  <w:color w:val="0000FF"/>
                  <w:sz w:val="16"/>
                  <w:u w:val="single"/>
                </w:rPr>
                <w:t>Screen 18</w:t>
              </w:r>
            </w:hyperlink>
            <w:r w:rsidRPr="00CC5168" w:rsidR="009424BB">
              <w:rPr>
                <w:rFonts w:ascii="Calibri" w:hAnsi="Calibri" w:eastAsia="Times New Roman" w:cs="Calibri"/>
                <w:sz w:val="16"/>
              </w:rPr>
              <w:t xml:space="preserve"> </w:t>
            </w:r>
          </w:p>
          <w:p w:rsidRPr="00CC5168" w:rsidR="00764DBF" w:rsidP="00764DBF" w:rsidRDefault="00DD292B" w14:paraId="44B00681" w14:textId="77777777">
            <w:pPr>
              <w:ind w:left="30" w:right="30"/>
              <w:rPr>
                <w:rFonts w:ascii="Calibri" w:hAnsi="Calibri" w:eastAsia="Times New Roman" w:cs="Calibri"/>
                <w:sz w:val="16"/>
              </w:rPr>
            </w:pPr>
            <w:hyperlink w:tgtFrame="_blank" w:history="1" r:id="rId192">
              <w:r w:rsidRPr="00CC5168" w:rsidR="009424BB">
                <w:rPr>
                  <w:rFonts w:ascii="Calibri" w:hAnsi="Calibri" w:eastAsia="Times New Roman" w:cs="Calibri"/>
                  <w:color w:val="0000FF"/>
                  <w:sz w:val="16"/>
                  <w:u w:val="single"/>
                </w:rPr>
                <w:t>108_C_200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64DBF" w:rsidP="0008296D" w:rsidRDefault="009424BB" w14:paraId="2FF66D4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Manager</w:t>
            </w:r>
          </w:p>
          <w:p w:rsidRPr="00CC5168" w:rsidR="00764DBF" w:rsidP="0008296D" w:rsidRDefault="009424BB" w14:paraId="1BCA7A7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If you have questions about your interactions with those outside of Abbott, the best place to start is with your manager</w:t>
            </w:r>
          </w:p>
        </w:tc>
        <w:tc>
          <w:tcPr>
            <w:tcW w:w="6000" w:type="dxa"/>
            <w:tcMar/>
          </w:tcPr>
          <w:p w:rsidRPr="000D1BE6" w:rsidR="00764DBF" w:rsidP="0008296D" w:rsidRDefault="009424BB" w14:paraId="41C9A40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Jefe</w:t>
            </w:r>
          </w:p>
          <w:p w:rsidRPr="000D1BE6" w:rsidR="00764DBF" w:rsidP="0008296D" w:rsidRDefault="009424BB" w14:paraId="6FA6E7E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Si tienes preguntas sobre tus interacciones con personas fuera de Abbott, lo mejor es empezar preguntando a tu jefe.</w:t>
            </w:r>
          </w:p>
        </w:tc>
      </w:tr>
      <w:tr w:rsidRPr="00C17D4F" w:rsidR="00DC51D9" w:rsidTr="4A27181E" w14:paraId="7EDDC8C4" w14:textId="77777777">
        <w:tc>
          <w:tcPr>
            <w:tcW w:w="1353" w:type="dxa"/>
            <w:shd w:val="clear" w:color="auto" w:fill="C1E4F5" w:themeFill="accent1" w:themeFillTint="33"/>
            <w:tcMar>
              <w:top w:w="120" w:type="dxa"/>
              <w:left w:w="180" w:type="dxa"/>
              <w:bottom w:w="120" w:type="dxa"/>
              <w:right w:w="180" w:type="dxa"/>
            </w:tcMar>
            <w:hideMark/>
          </w:tcPr>
          <w:p w:rsidRPr="00CC5168" w:rsidR="00764DBF" w:rsidP="00764DBF" w:rsidRDefault="00DD292B" w14:paraId="6723B9F7" w14:textId="77777777">
            <w:pPr>
              <w:spacing w:before="30" w:after="30"/>
              <w:ind w:left="30" w:right="30"/>
              <w:rPr>
                <w:rFonts w:ascii="Calibri" w:hAnsi="Calibri" w:eastAsia="Times New Roman" w:cs="Calibri"/>
                <w:sz w:val="16"/>
              </w:rPr>
            </w:pPr>
            <w:hyperlink w:tgtFrame="_blank" w:history="1" r:id="rId193">
              <w:r w:rsidRPr="00CC5168" w:rsidR="009424BB">
                <w:rPr>
                  <w:rFonts w:ascii="Calibri" w:hAnsi="Calibri" w:eastAsia="Times New Roman" w:cs="Calibri"/>
                  <w:color w:val="0000FF"/>
                  <w:sz w:val="16"/>
                  <w:u w:val="single"/>
                </w:rPr>
                <w:t>Screen 18</w:t>
              </w:r>
            </w:hyperlink>
            <w:r w:rsidRPr="00CC5168" w:rsidR="009424BB">
              <w:rPr>
                <w:rFonts w:ascii="Calibri" w:hAnsi="Calibri" w:eastAsia="Times New Roman" w:cs="Calibri"/>
                <w:sz w:val="16"/>
              </w:rPr>
              <w:t xml:space="preserve"> </w:t>
            </w:r>
          </w:p>
          <w:p w:rsidRPr="00CC5168" w:rsidR="00764DBF" w:rsidP="00764DBF" w:rsidRDefault="00DD292B" w14:paraId="60A23808" w14:textId="77777777">
            <w:pPr>
              <w:ind w:left="30" w:right="30"/>
              <w:rPr>
                <w:rFonts w:ascii="Calibri" w:hAnsi="Calibri" w:eastAsia="Times New Roman" w:cs="Calibri"/>
                <w:sz w:val="16"/>
              </w:rPr>
            </w:pPr>
            <w:hyperlink w:tgtFrame="_blank" w:history="1" r:id="rId194">
              <w:r w:rsidRPr="00CC5168" w:rsidR="009424BB">
                <w:rPr>
                  <w:rFonts w:ascii="Calibri" w:hAnsi="Calibri" w:eastAsia="Times New Roman" w:cs="Calibri"/>
                  <w:color w:val="0000FF"/>
                  <w:sz w:val="16"/>
                  <w:u w:val="single"/>
                </w:rPr>
                <w:t>109_C_200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64DBF" w:rsidP="0008296D" w:rsidRDefault="009424BB" w14:paraId="4A4C7C0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Written Standards</w:t>
            </w:r>
          </w:p>
          <w:p w:rsidRPr="00CC5168" w:rsidR="00764DBF" w:rsidP="0008296D" w:rsidRDefault="009424BB" w14:paraId="733FBCD6" w14:textId="77777777">
            <w:pPr>
              <w:numPr>
                <w:ilvl w:val="0"/>
                <w:numId w:val="4"/>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 xml:space="preserve">For our company’s fundamental set of expectations about interactions with others, consult our </w:t>
            </w:r>
            <w:hyperlink w:tgtFrame="_blank" w:history="1" r:id="rId195">
              <w:r w:rsidRPr="00CC5168">
                <w:rPr>
                  <w:rFonts w:ascii="Calibri" w:hAnsi="Calibri" w:eastAsia="Times New Roman" w:cs="Calibri"/>
                  <w:color w:val="0000FF"/>
                  <w:u w:val="single"/>
                </w:rPr>
                <w:t>Code of Business Conduct</w:t>
              </w:r>
            </w:hyperlink>
            <w:r w:rsidRPr="00CC5168">
              <w:rPr>
                <w:rFonts w:ascii="Calibri" w:hAnsi="Calibri" w:eastAsia="Times New Roman" w:cs="Calibri"/>
              </w:rPr>
              <w:t>.</w:t>
            </w:r>
          </w:p>
          <w:p w:rsidRPr="00CC5168" w:rsidR="00764DBF" w:rsidP="0008296D" w:rsidRDefault="009424BB" w14:paraId="6F3C4DD5" w14:textId="77777777">
            <w:pPr>
              <w:numPr>
                <w:ilvl w:val="0"/>
                <w:numId w:val="4"/>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 xml:space="preserve">For our corporate policies and procedures applicable companywide, visit the </w:t>
            </w:r>
            <w:hyperlink w:tgtFrame="_blank" w:history="1" r:id="rId196">
              <w:r w:rsidRPr="00CC5168">
                <w:rPr>
                  <w:rFonts w:ascii="Calibri" w:hAnsi="Calibri" w:eastAsia="Times New Roman" w:cs="Calibri"/>
                  <w:color w:val="0000FF"/>
                  <w:u w:val="single"/>
                </w:rPr>
                <w:t>Global Policy Portal.</w:t>
              </w:r>
            </w:hyperlink>
          </w:p>
        </w:tc>
        <w:tc>
          <w:tcPr>
            <w:tcW w:w="6000" w:type="dxa"/>
            <w:tcMar/>
          </w:tcPr>
          <w:p w:rsidRPr="00CC5168" w:rsidR="00764DBF" w:rsidP="0008296D" w:rsidRDefault="009424BB" w14:paraId="7782DA63"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Estándares escritos</w:t>
            </w:r>
          </w:p>
          <w:p w:rsidRPr="000D1BE6" w:rsidR="00AF4AEE" w:rsidP="0008296D" w:rsidRDefault="009424BB" w14:paraId="72010B76" w14:textId="77777777">
            <w:pPr>
              <w:numPr>
                <w:ilvl w:val="0"/>
                <w:numId w:val="4"/>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 xml:space="preserve">Para una serie de expectativas fundamentales de nuestra empresa sobre las interacciones con los demás, consulta el </w:t>
            </w:r>
            <w:hyperlink w:tgtFrame="_blank" w:history="1" r:id="rId197">
              <w:r w:rsidRPr="00CC5168">
                <w:rPr>
                  <w:rFonts w:ascii="Calibri" w:hAnsi="Calibri" w:eastAsia="Calibri" w:cs="Calibri"/>
                  <w:color w:val="0000FF"/>
                  <w:u w:val="single"/>
                  <w:lang w:val="es-ES"/>
                </w:rPr>
                <w:t>Código de conducta empresarial</w:t>
              </w:r>
            </w:hyperlink>
            <w:r w:rsidRPr="00CC5168">
              <w:rPr>
                <w:rFonts w:ascii="Calibri" w:hAnsi="Calibri" w:eastAsia="Calibri" w:cs="Calibri"/>
                <w:lang w:val="es-ES"/>
              </w:rPr>
              <w:t>.</w:t>
            </w:r>
          </w:p>
          <w:p w:rsidRPr="000D1BE6" w:rsidR="00764DBF" w:rsidP="0008296D" w:rsidRDefault="009424BB" w14:paraId="2D21A5AE" w14:textId="77777777">
            <w:pPr>
              <w:numPr>
                <w:ilvl w:val="0"/>
                <w:numId w:val="4"/>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 xml:space="preserve">Para ver las políticas y procedimientos corporativos actuales de la empresa, visita el </w:t>
            </w:r>
            <w:hyperlink w:tgtFrame="_blank" w:history="1" r:id="rId198">
              <w:r w:rsidRPr="00CC5168">
                <w:rPr>
                  <w:rFonts w:ascii="Calibri" w:hAnsi="Calibri" w:eastAsia="Calibri" w:cs="Calibri"/>
                  <w:color w:val="0000FF"/>
                  <w:u w:val="single"/>
                  <w:lang w:val="es-ES"/>
                </w:rPr>
                <w:t>Portal de Política a Nivel Mundial</w:t>
              </w:r>
            </w:hyperlink>
            <w:r w:rsidRPr="00CC5168">
              <w:rPr>
                <w:rFonts w:ascii="Calibri" w:hAnsi="Calibri" w:eastAsia="Calibri" w:cs="Calibri"/>
                <w:lang w:val="es-ES"/>
              </w:rPr>
              <w:t>.</w:t>
            </w:r>
          </w:p>
        </w:tc>
      </w:tr>
      <w:tr w:rsidRPr="00C17D4F" w:rsidR="00DC51D9" w:rsidTr="4A27181E" w14:paraId="13557055" w14:textId="77777777">
        <w:tc>
          <w:tcPr>
            <w:tcW w:w="1353" w:type="dxa"/>
            <w:shd w:val="clear" w:color="auto" w:fill="C1E4F5" w:themeFill="accent1" w:themeFillTint="33"/>
            <w:tcMar>
              <w:top w:w="120" w:type="dxa"/>
              <w:left w:w="180" w:type="dxa"/>
              <w:bottom w:w="120" w:type="dxa"/>
              <w:right w:w="180" w:type="dxa"/>
            </w:tcMar>
            <w:hideMark/>
          </w:tcPr>
          <w:p w:rsidRPr="00CC5168" w:rsidR="00764DBF" w:rsidP="00764DBF" w:rsidRDefault="00DD292B" w14:paraId="1D6C0F20" w14:textId="77777777">
            <w:pPr>
              <w:spacing w:before="30" w:after="30"/>
              <w:ind w:left="30" w:right="30"/>
              <w:rPr>
                <w:rFonts w:ascii="Calibri" w:hAnsi="Calibri" w:eastAsia="Times New Roman" w:cs="Calibri"/>
                <w:sz w:val="16"/>
              </w:rPr>
            </w:pPr>
            <w:hyperlink w:tgtFrame="_blank" w:history="1" r:id="rId199">
              <w:r w:rsidRPr="00CC5168" w:rsidR="009424BB">
                <w:rPr>
                  <w:rFonts w:ascii="Calibri" w:hAnsi="Calibri" w:eastAsia="Times New Roman" w:cs="Calibri"/>
                  <w:color w:val="0000FF"/>
                  <w:sz w:val="16"/>
                  <w:u w:val="single"/>
                </w:rPr>
                <w:t>Screen 18</w:t>
              </w:r>
            </w:hyperlink>
            <w:r w:rsidRPr="00CC5168" w:rsidR="009424BB">
              <w:rPr>
                <w:rFonts w:ascii="Calibri" w:hAnsi="Calibri" w:eastAsia="Times New Roman" w:cs="Calibri"/>
                <w:sz w:val="16"/>
              </w:rPr>
              <w:t xml:space="preserve"> </w:t>
            </w:r>
          </w:p>
          <w:p w:rsidRPr="00CC5168" w:rsidR="00764DBF" w:rsidP="00764DBF" w:rsidRDefault="00DD292B" w14:paraId="558D0548" w14:textId="77777777">
            <w:pPr>
              <w:ind w:left="30" w:right="30"/>
              <w:rPr>
                <w:rFonts w:ascii="Calibri" w:hAnsi="Calibri" w:eastAsia="Times New Roman" w:cs="Calibri"/>
                <w:sz w:val="16"/>
              </w:rPr>
            </w:pPr>
            <w:hyperlink w:tgtFrame="_blank" w:history="1" r:id="rId200">
              <w:r w:rsidRPr="00CC5168" w:rsidR="009424BB">
                <w:rPr>
                  <w:rFonts w:ascii="Calibri" w:hAnsi="Calibri" w:eastAsia="Times New Roman" w:cs="Calibri"/>
                  <w:color w:val="0000FF"/>
                  <w:sz w:val="16"/>
                  <w:u w:val="single"/>
                </w:rPr>
                <w:t>110_C_200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64DBF" w:rsidP="0008296D" w:rsidRDefault="009424BB" w14:paraId="1E10800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Office of Ethics and Compliance (OEC)</w:t>
            </w:r>
          </w:p>
          <w:p w:rsidRPr="00CC5168" w:rsidR="00764DBF" w:rsidP="0008296D" w:rsidRDefault="009424BB" w14:paraId="7A0BB94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The OEC is a global resource available to address your questions or concerns about our company’s values and standards of conduct.</w:t>
            </w:r>
          </w:p>
          <w:p w:rsidRPr="00CC5168" w:rsidR="00764DBF" w:rsidP="0008296D" w:rsidRDefault="009424BB" w14:paraId="2ED07A04" w14:textId="77777777">
            <w:pPr>
              <w:numPr>
                <w:ilvl w:val="0"/>
                <w:numId w:val="5"/>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 xml:space="preserve">Visit the </w:t>
            </w:r>
            <w:hyperlink w:tgtFrame="_blank" w:history="1" r:id="rId201">
              <w:r w:rsidRPr="00CC5168">
                <w:rPr>
                  <w:rFonts w:ascii="Calibri" w:hAnsi="Calibri" w:eastAsia="Times New Roman" w:cs="Calibri"/>
                  <w:color w:val="0000FF"/>
                  <w:u w:val="single"/>
                </w:rPr>
                <w:t>OEC webpage</w:t>
              </w:r>
            </w:hyperlink>
            <w:r w:rsidRPr="00CC5168">
              <w:rPr>
                <w:rFonts w:ascii="Calibri" w:hAnsi="Calibri" w:eastAsia="Times New Roman" w:cs="Calibri"/>
              </w:rPr>
              <w:t xml:space="preserve"> on Abbott World.</w:t>
            </w:r>
          </w:p>
          <w:p w:rsidRPr="00CC5168" w:rsidR="00764DBF" w:rsidP="0008296D" w:rsidRDefault="009424BB" w14:paraId="0EE5CA64" w14:textId="77777777">
            <w:pPr>
              <w:numPr>
                <w:ilvl w:val="0"/>
                <w:numId w:val="5"/>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If you have any concerns about corrupt business activities, either within the company or in your dealings with customers or other third parties, you can report your concerns to the OEC (</w:t>
            </w:r>
            <w:hyperlink w:tgtFrame="_blank" w:history="1" r:id="rId202">
              <w:r w:rsidRPr="00CC5168">
                <w:rPr>
                  <w:rFonts w:ascii="Calibri" w:hAnsi="Calibri" w:eastAsia="Times New Roman" w:cs="Calibri"/>
                  <w:color w:val="0000FF"/>
                  <w:u w:val="single"/>
                </w:rPr>
                <w:t>investigations@abbott.com</w:t>
              </w:r>
            </w:hyperlink>
            <w:r w:rsidRPr="00CC5168">
              <w:rPr>
                <w:rFonts w:ascii="Calibri" w:hAnsi="Calibri" w:eastAsia="Times New Roman" w:cs="Calibri"/>
              </w:rPr>
              <w:t xml:space="preserve">) or Legal, or call our multilingual </w:t>
            </w:r>
            <w:hyperlink w:tgtFrame="_blank" w:history="1" r:id="rId203">
              <w:proofErr w:type="spellStart"/>
              <w:r w:rsidRPr="00CC5168">
                <w:rPr>
                  <w:rFonts w:ascii="Calibri" w:hAnsi="Calibri" w:eastAsia="Times New Roman" w:cs="Calibri"/>
                  <w:color w:val="0000FF"/>
                  <w:u w:val="single"/>
                </w:rPr>
                <w:t>SpeakUp</w:t>
              </w:r>
              <w:proofErr w:type="spellEnd"/>
            </w:hyperlink>
            <w:r w:rsidRPr="00CC5168">
              <w:rPr>
                <w:rFonts w:ascii="Calibri" w:hAnsi="Calibri" w:eastAsia="Times New Roman" w:cs="Calibri"/>
              </w:rPr>
              <w:t xml:space="preserve"> available globally 24/7.</w:t>
            </w:r>
          </w:p>
          <w:p w:rsidRPr="00CC5168" w:rsidR="00764DBF" w:rsidP="0008296D" w:rsidRDefault="009424BB" w14:paraId="20921720" w14:textId="77777777">
            <w:pPr>
              <w:numPr>
                <w:ilvl w:val="0"/>
                <w:numId w:val="5"/>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 xml:space="preserve">iComply – Visit </w:t>
            </w:r>
            <w:hyperlink w:tgtFrame="_blank" w:history="1" r:id="rId204">
              <w:r w:rsidRPr="00CC5168">
                <w:rPr>
                  <w:rFonts w:ascii="Calibri" w:hAnsi="Calibri" w:eastAsia="Times New Roman" w:cs="Calibri"/>
                  <w:color w:val="0000FF"/>
                  <w:u w:val="single"/>
                </w:rPr>
                <w:t>iComply</w:t>
              </w:r>
            </w:hyperlink>
            <w:r w:rsidRPr="00CC5168">
              <w:rPr>
                <w:rFonts w:ascii="Calibri" w:hAnsi="Calibri" w:eastAsia="Times New Roman" w:cs="Calibri"/>
              </w:rPr>
              <w:t xml:space="preserve"> to access compliance-related applications and resources geared towards interactions with Healthcare Professionals and Healthcare Organizations, as well as third parties.</w:t>
            </w:r>
          </w:p>
        </w:tc>
        <w:tc>
          <w:tcPr>
            <w:tcW w:w="6000" w:type="dxa"/>
            <w:tcMar/>
          </w:tcPr>
          <w:p w:rsidRPr="000D1BE6" w:rsidR="00764DBF" w:rsidP="0008296D" w:rsidRDefault="009424BB" w14:paraId="1F8DF454"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Oficina de Ética y Cumplimiento (OEC)</w:t>
            </w:r>
          </w:p>
          <w:p w:rsidRPr="000D1BE6" w:rsidR="00764DBF" w:rsidP="0008296D" w:rsidRDefault="009424BB" w14:paraId="23E2FBD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La OEC es un recurso internacional que tienes a tu disposición para responder a tus preguntas o preocupaciones sobre los valores y normas de conducta de nuestra empresa.</w:t>
            </w:r>
          </w:p>
          <w:p w:rsidRPr="000D1BE6" w:rsidR="00764DBF" w:rsidP="0008296D" w:rsidRDefault="009424BB" w14:paraId="55E4C305" w14:textId="77777777">
            <w:pPr>
              <w:numPr>
                <w:ilvl w:val="0"/>
                <w:numId w:val="5"/>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 xml:space="preserve">Visita el </w:t>
            </w:r>
            <w:hyperlink w:tgtFrame="_blank" w:history="1" r:id="rId205">
              <w:r w:rsidRPr="00BE1609">
                <w:rPr>
                  <w:rFonts w:ascii="Calibri" w:hAnsi="Calibri" w:eastAsia="Times New Roman" w:cs="Calibri"/>
                  <w:color w:val="0000FF"/>
                  <w:u w:val="single"/>
                </w:rPr>
                <w:t>sitio web de la OEC</w:t>
              </w:r>
              <w:r w:rsidRPr="00CC5168">
                <w:rPr>
                  <w:rFonts w:ascii="Calibri" w:hAnsi="Calibri" w:eastAsia="Calibri" w:cs="Calibri"/>
                  <w:lang w:val="es-ES"/>
                </w:rPr>
                <w:t xml:space="preserve"> en Abbott </w:t>
              </w:r>
              <w:proofErr w:type="spellStart"/>
              <w:r w:rsidRPr="00CC5168">
                <w:rPr>
                  <w:rFonts w:ascii="Calibri" w:hAnsi="Calibri" w:eastAsia="Calibri" w:cs="Calibri"/>
                  <w:lang w:val="es-ES"/>
                </w:rPr>
                <w:t>World</w:t>
              </w:r>
              <w:proofErr w:type="spellEnd"/>
              <w:r w:rsidRPr="00CC5168">
                <w:rPr>
                  <w:rFonts w:ascii="Calibri" w:hAnsi="Calibri" w:eastAsia="Calibri" w:cs="Calibri"/>
                  <w:lang w:val="es-ES"/>
                </w:rPr>
                <w:t>.</w:t>
              </w:r>
            </w:hyperlink>
          </w:p>
          <w:p w:rsidRPr="000D1BE6" w:rsidR="006E5FE6" w:rsidP="0008296D" w:rsidRDefault="009424BB" w14:paraId="441A7514" w14:textId="77777777">
            <w:pPr>
              <w:numPr>
                <w:ilvl w:val="0"/>
                <w:numId w:val="5"/>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Si tienes alguna inquietud sobre actividades comerciales corruptas, ya sea dentro de la empresa o en tu trato con clientes u otros terceros, puedes informar de tus preocupaciones a la OEC (</w:t>
            </w:r>
            <w:hyperlink w:tgtFrame="_blank" w:history="1" r:id="rId206">
              <w:r w:rsidRPr="00CC5168">
                <w:rPr>
                  <w:rFonts w:ascii="Calibri" w:hAnsi="Calibri" w:eastAsia="Calibri" w:cs="Calibri"/>
                  <w:color w:val="0000FF"/>
                  <w:u w:val="single"/>
                  <w:lang w:val="es-ES"/>
                </w:rPr>
                <w:t>investigations@abbott.com</w:t>
              </w:r>
            </w:hyperlink>
            <w:r w:rsidRPr="00CC5168">
              <w:rPr>
                <w:rFonts w:ascii="Calibri" w:hAnsi="Calibri" w:eastAsia="Calibri" w:cs="Calibri"/>
                <w:lang w:val="es-ES"/>
              </w:rPr>
              <w:t xml:space="preserve">) o al Departamento Legal, o llamar a nuestra línea </w:t>
            </w:r>
            <w:hyperlink w:tgtFrame="_blank" w:history="1" r:id="rId207">
              <w:proofErr w:type="spellStart"/>
              <w:r w:rsidRPr="00CC5168">
                <w:rPr>
                  <w:rFonts w:ascii="Calibri" w:hAnsi="Calibri" w:eastAsia="Calibri" w:cs="Calibri"/>
                  <w:color w:val="0000FF"/>
                  <w:u w:val="single"/>
                  <w:lang w:val="es-ES"/>
                </w:rPr>
                <w:t>SpeakUp</w:t>
              </w:r>
              <w:proofErr w:type="spellEnd"/>
            </w:hyperlink>
            <w:r w:rsidRPr="00CC5168">
              <w:rPr>
                <w:rFonts w:ascii="Calibri" w:hAnsi="Calibri" w:eastAsia="Calibri" w:cs="Calibri"/>
                <w:lang w:val="es-ES"/>
              </w:rPr>
              <w:t>, disponible las 24 horas al día, todos los días de la semana.</w:t>
            </w:r>
          </w:p>
          <w:p w:rsidRPr="000D1BE6" w:rsidR="00764DBF" w:rsidP="0008296D" w:rsidRDefault="009424BB" w14:paraId="460A4713" w14:textId="77777777">
            <w:pPr>
              <w:numPr>
                <w:ilvl w:val="0"/>
                <w:numId w:val="5"/>
              </w:numPr>
              <w:spacing w:before="100" w:beforeAutospacing="1" w:after="100" w:afterAutospacing="1"/>
              <w:ind w:left="750" w:right="30"/>
              <w:rPr>
                <w:rFonts w:ascii="Calibri" w:hAnsi="Calibri" w:eastAsia="Times New Roman" w:cs="Calibri"/>
                <w:lang w:val="es-ES"/>
              </w:rPr>
            </w:pPr>
            <w:proofErr w:type="spellStart"/>
            <w:r w:rsidRPr="00CC5168">
              <w:rPr>
                <w:rFonts w:ascii="Calibri" w:hAnsi="Calibri" w:eastAsia="Calibri" w:cs="Calibri"/>
                <w:lang w:val="es-ES"/>
              </w:rPr>
              <w:t>iComply</w:t>
            </w:r>
            <w:proofErr w:type="spellEnd"/>
            <w:r w:rsidRPr="00CC5168">
              <w:rPr>
                <w:rFonts w:ascii="Calibri" w:hAnsi="Calibri" w:eastAsia="Calibri" w:cs="Calibri"/>
                <w:lang w:val="es-ES"/>
              </w:rPr>
              <w:t xml:space="preserve">: visita </w:t>
            </w:r>
            <w:hyperlink w:tgtFrame="_blank" w:history="1" r:id="rId208">
              <w:proofErr w:type="spellStart"/>
              <w:r w:rsidRPr="00CC5168">
                <w:rPr>
                  <w:rFonts w:ascii="Calibri" w:hAnsi="Calibri" w:eastAsia="Calibri" w:cs="Calibri"/>
                  <w:color w:val="0000FF"/>
                  <w:u w:val="single"/>
                  <w:lang w:val="es-ES"/>
                </w:rPr>
                <w:t>iComply</w:t>
              </w:r>
              <w:proofErr w:type="spellEnd"/>
            </w:hyperlink>
            <w:r w:rsidRPr="00CC5168">
              <w:rPr>
                <w:rFonts w:ascii="Calibri" w:hAnsi="Calibri" w:eastAsia="Calibri" w:cs="Calibri"/>
                <w:lang w:val="es-ES"/>
              </w:rPr>
              <w:t xml:space="preserve"> para acceder a aplicaciones y recursos relacionados con el cumplimiento y orientados a la interacción con profesionales y organizaciones sanitarias, así como con terceros.</w:t>
            </w:r>
          </w:p>
        </w:tc>
      </w:tr>
      <w:tr w:rsidRPr="00C17D4F" w:rsidR="00DC51D9" w:rsidTr="4A27181E" w14:paraId="22CB36C2" w14:textId="77777777">
        <w:tc>
          <w:tcPr>
            <w:tcW w:w="1353" w:type="dxa"/>
            <w:shd w:val="clear" w:color="auto" w:fill="C1E4F5" w:themeFill="accent1" w:themeFillTint="33"/>
            <w:tcMar>
              <w:top w:w="120" w:type="dxa"/>
              <w:left w:w="180" w:type="dxa"/>
              <w:bottom w:w="120" w:type="dxa"/>
              <w:right w:w="180" w:type="dxa"/>
            </w:tcMar>
            <w:hideMark/>
          </w:tcPr>
          <w:p w:rsidRPr="00CC5168" w:rsidR="00764DBF" w:rsidP="00764DBF" w:rsidRDefault="00DD292B" w14:paraId="4FC32AD8" w14:textId="77777777">
            <w:pPr>
              <w:spacing w:before="30" w:after="30"/>
              <w:ind w:left="30" w:right="30"/>
              <w:rPr>
                <w:rFonts w:ascii="Calibri" w:hAnsi="Calibri" w:eastAsia="Times New Roman" w:cs="Calibri"/>
                <w:sz w:val="16"/>
              </w:rPr>
            </w:pPr>
            <w:hyperlink w:tgtFrame="_blank" w:history="1" r:id="rId209">
              <w:r w:rsidRPr="00CC5168" w:rsidR="009424BB">
                <w:rPr>
                  <w:rFonts w:ascii="Calibri" w:hAnsi="Calibri" w:eastAsia="Times New Roman" w:cs="Calibri"/>
                  <w:color w:val="0000FF"/>
                  <w:sz w:val="16"/>
                  <w:u w:val="single"/>
                </w:rPr>
                <w:t>Screen 18</w:t>
              </w:r>
            </w:hyperlink>
            <w:r w:rsidRPr="00CC5168" w:rsidR="009424BB">
              <w:rPr>
                <w:rFonts w:ascii="Calibri" w:hAnsi="Calibri" w:eastAsia="Times New Roman" w:cs="Calibri"/>
                <w:sz w:val="16"/>
              </w:rPr>
              <w:t xml:space="preserve"> </w:t>
            </w:r>
          </w:p>
          <w:p w:rsidRPr="00CC5168" w:rsidR="00764DBF" w:rsidP="00764DBF" w:rsidRDefault="00DD292B" w14:paraId="0D4F82A1" w14:textId="77777777">
            <w:pPr>
              <w:ind w:left="30" w:right="30"/>
              <w:rPr>
                <w:rFonts w:ascii="Calibri" w:hAnsi="Calibri" w:eastAsia="Times New Roman" w:cs="Calibri"/>
                <w:sz w:val="16"/>
              </w:rPr>
            </w:pPr>
            <w:hyperlink w:tgtFrame="_blank" w:history="1" r:id="rId210">
              <w:r w:rsidRPr="00CC5168" w:rsidR="009424BB">
                <w:rPr>
                  <w:rFonts w:ascii="Calibri" w:hAnsi="Calibri" w:eastAsia="Times New Roman" w:cs="Calibri"/>
                  <w:color w:val="0000FF"/>
                  <w:sz w:val="16"/>
                  <w:u w:val="single"/>
                </w:rPr>
                <w:t>111_C_200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64DBF" w:rsidP="0008296D" w:rsidRDefault="009424BB" w14:paraId="3E530C0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Human Resources</w:t>
            </w:r>
          </w:p>
          <w:p w:rsidRPr="00CC5168" w:rsidR="00764DBF" w:rsidP="0008296D" w:rsidRDefault="009424BB" w14:paraId="1300D1C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For employee-related issues, such as concerns involving management and/or other employees, contact your local </w:t>
            </w:r>
            <w:hyperlink w:tgtFrame="_blank" w:history="1" r:id="rId211">
              <w:r w:rsidRPr="00CC5168">
                <w:rPr>
                  <w:rFonts w:ascii="Calibri" w:hAnsi="Calibri" w:eastAsia="Times New Roman" w:cs="Calibri"/>
                  <w:color w:val="0000FF"/>
                  <w:u w:val="single"/>
                </w:rPr>
                <w:t>Human Resources representative</w:t>
              </w:r>
            </w:hyperlink>
            <w:r w:rsidRPr="00CC5168">
              <w:rPr>
                <w:rFonts w:ascii="Calibri" w:hAnsi="Calibri" w:eastAsia="Times New Roman" w:cs="Calibri"/>
              </w:rPr>
              <w:t>.</w:t>
            </w:r>
          </w:p>
        </w:tc>
        <w:tc>
          <w:tcPr>
            <w:tcW w:w="6000" w:type="dxa"/>
            <w:tcMar/>
          </w:tcPr>
          <w:p w:rsidRPr="000D1BE6" w:rsidR="00764DBF" w:rsidP="0008296D" w:rsidRDefault="009424BB" w14:paraId="217C1DA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Recursos Humanos</w:t>
            </w:r>
          </w:p>
          <w:p w:rsidRPr="000D1BE6" w:rsidR="00764DBF" w:rsidP="0008296D" w:rsidRDefault="009424BB" w14:paraId="318A542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Para problemas relacionados con los empleados, tales como dudas que incluyan a jefes o a otros empleados, ponte en contacto con tu responsable local de </w:t>
            </w:r>
            <w:hyperlink w:tgtFrame="_blank" w:history="1" r:id="rId212">
              <w:r w:rsidRPr="00CC5168">
                <w:rPr>
                  <w:rFonts w:ascii="Calibri" w:hAnsi="Calibri" w:eastAsia="Calibri" w:cs="Calibri"/>
                  <w:color w:val="0000FF"/>
                  <w:u w:val="single"/>
                  <w:lang w:val="es-ES"/>
                </w:rPr>
                <w:t>Recursos Humanos</w:t>
              </w:r>
            </w:hyperlink>
            <w:r w:rsidRPr="00CC5168">
              <w:rPr>
                <w:rFonts w:ascii="Calibri" w:hAnsi="Calibri" w:eastAsia="Calibri" w:cs="Calibri"/>
                <w:lang w:val="es-ES"/>
              </w:rPr>
              <w:t>.</w:t>
            </w:r>
          </w:p>
        </w:tc>
      </w:tr>
      <w:tr w:rsidRPr="00C17D4F" w:rsidR="00DC51D9" w:rsidTr="4A27181E" w14:paraId="77655EDB" w14:textId="77777777">
        <w:tc>
          <w:tcPr>
            <w:tcW w:w="1353" w:type="dxa"/>
            <w:shd w:val="clear" w:color="auto" w:fill="C1E4F5" w:themeFill="accent1" w:themeFillTint="33"/>
            <w:tcMar>
              <w:top w:w="120" w:type="dxa"/>
              <w:left w:w="180" w:type="dxa"/>
              <w:bottom w:w="120" w:type="dxa"/>
              <w:right w:w="180" w:type="dxa"/>
            </w:tcMar>
            <w:hideMark/>
          </w:tcPr>
          <w:p w:rsidRPr="00CC5168" w:rsidR="00764DBF" w:rsidP="00764DBF" w:rsidRDefault="00DD292B" w14:paraId="69007B1A" w14:textId="77777777">
            <w:pPr>
              <w:spacing w:before="30" w:after="30"/>
              <w:ind w:left="30" w:right="30"/>
              <w:rPr>
                <w:rFonts w:ascii="Calibri" w:hAnsi="Calibri" w:eastAsia="Times New Roman" w:cs="Calibri"/>
                <w:sz w:val="16"/>
              </w:rPr>
            </w:pPr>
            <w:hyperlink w:tgtFrame="_blank" w:history="1" r:id="rId213">
              <w:r w:rsidRPr="00CC5168" w:rsidR="009424BB">
                <w:rPr>
                  <w:rFonts w:ascii="Calibri" w:hAnsi="Calibri" w:eastAsia="Times New Roman" w:cs="Calibri"/>
                  <w:color w:val="0000FF"/>
                  <w:sz w:val="16"/>
                  <w:u w:val="single"/>
                </w:rPr>
                <w:t>Screen 18</w:t>
              </w:r>
            </w:hyperlink>
            <w:r w:rsidRPr="00CC5168" w:rsidR="009424BB">
              <w:rPr>
                <w:rFonts w:ascii="Calibri" w:hAnsi="Calibri" w:eastAsia="Times New Roman" w:cs="Calibri"/>
                <w:sz w:val="16"/>
              </w:rPr>
              <w:t xml:space="preserve"> </w:t>
            </w:r>
          </w:p>
          <w:p w:rsidRPr="00CC5168" w:rsidR="00764DBF" w:rsidP="00764DBF" w:rsidRDefault="00DD292B" w14:paraId="527F915A" w14:textId="77777777">
            <w:pPr>
              <w:ind w:left="30" w:right="30"/>
              <w:rPr>
                <w:rFonts w:ascii="Calibri" w:hAnsi="Calibri" w:eastAsia="Times New Roman" w:cs="Calibri"/>
                <w:sz w:val="16"/>
              </w:rPr>
            </w:pPr>
            <w:hyperlink w:tgtFrame="_blank" w:history="1" r:id="rId214">
              <w:r w:rsidRPr="00CC5168" w:rsidR="009424BB">
                <w:rPr>
                  <w:rFonts w:ascii="Calibri" w:hAnsi="Calibri" w:eastAsia="Times New Roman" w:cs="Calibri"/>
                  <w:color w:val="0000FF"/>
                  <w:sz w:val="16"/>
                  <w:u w:val="single"/>
                </w:rPr>
                <w:t>112_C_200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64DBF" w:rsidP="0008296D" w:rsidRDefault="009424BB" w14:paraId="02F7FBA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Legal Division</w:t>
            </w:r>
          </w:p>
          <w:p w:rsidRPr="00CC5168" w:rsidR="00764DBF" w:rsidP="0008296D" w:rsidRDefault="009424BB" w14:paraId="7E7E9E0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Contact the Legal Division with questions or concerns about legal implications of bribery and corruption.</w:t>
            </w:r>
          </w:p>
          <w:p w:rsidRPr="00CC5168" w:rsidR="00764DBF" w:rsidP="0008296D" w:rsidRDefault="009424BB" w14:paraId="5A8109EC" w14:textId="77777777">
            <w:pPr>
              <w:numPr>
                <w:ilvl w:val="0"/>
                <w:numId w:val="6"/>
              </w:numPr>
              <w:spacing w:before="100" w:beforeAutospacing="1" w:after="100" w:afterAutospacing="1"/>
              <w:ind w:left="750" w:right="30"/>
              <w:rPr>
                <w:rFonts w:ascii="Calibri" w:hAnsi="Calibri" w:eastAsia="Times New Roman" w:cs="Calibri"/>
              </w:rPr>
            </w:pPr>
            <w:r w:rsidRPr="00CC5168">
              <w:rPr>
                <w:rFonts w:ascii="Calibri" w:hAnsi="Calibri" w:eastAsia="Times New Roman" w:cs="Calibri"/>
              </w:rPr>
              <w:t>Click here to access the Legal home page on Abbott World.</w:t>
            </w:r>
          </w:p>
        </w:tc>
        <w:tc>
          <w:tcPr>
            <w:tcW w:w="6000" w:type="dxa"/>
            <w:tcMar/>
          </w:tcPr>
          <w:p w:rsidRPr="000D1BE6" w:rsidR="00764DBF" w:rsidP="0008296D" w:rsidRDefault="009424BB" w14:paraId="2366871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Departamento Legal</w:t>
            </w:r>
          </w:p>
          <w:p w:rsidRPr="000D1BE6" w:rsidR="00764DBF" w:rsidP="0008296D" w:rsidRDefault="009424BB" w14:paraId="2F5852F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Contacte con el Departamento Legal si tiene preguntas o preocupaciones sobre las implicaciones legales del soborno y la corrupción.</w:t>
            </w:r>
          </w:p>
          <w:p w:rsidRPr="000D1BE6" w:rsidR="00764DBF" w:rsidP="0008296D" w:rsidRDefault="009424BB" w14:paraId="6A73CBFB" w14:textId="77777777">
            <w:pPr>
              <w:numPr>
                <w:ilvl w:val="0"/>
                <w:numId w:val="6"/>
              </w:numPr>
              <w:spacing w:before="100" w:beforeAutospacing="1" w:after="100" w:afterAutospacing="1"/>
              <w:ind w:left="750" w:right="30"/>
              <w:rPr>
                <w:rFonts w:ascii="Calibri" w:hAnsi="Calibri" w:eastAsia="Times New Roman" w:cs="Calibri"/>
                <w:lang w:val="es-ES"/>
              </w:rPr>
            </w:pPr>
            <w:r w:rsidRPr="00CC5168">
              <w:rPr>
                <w:rFonts w:ascii="Calibri" w:hAnsi="Calibri" w:eastAsia="Calibri" w:cs="Calibri"/>
                <w:lang w:val="es-ES"/>
              </w:rPr>
              <w:t xml:space="preserve">Haz clic aquí para acceder a la página de inicio del Departamento Legal en Abbott </w:t>
            </w:r>
            <w:proofErr w:type="spellStart"/>
            <w:r w:rsidRPr="00CC5168">
              <w:rPr>
                <w:rFonts w:ascii="Calibri" w:hAnsi="Calibri" w:eastAsia="Calibri" w:cs="Calibri"/>
                <w:lang w:val="es-ES"/>
              </w:rPr>
              <w:t>World</w:t>
            </w:r>
            <w:proofErr w:type="spellEnd"/>
            <w:r w:rsidRPr="00CC5168">
              <w:rPr>
                <w:rFonts w:ascii="Calibri" w:hAnsi="Calibri" w:eastAsia="Calibri" w:cs="Calibri"/>
                <w:lang w:val="es-ES"/>
              </w:rPr>
              <w:t>.</w:t>
            </w:r>
          </w:p>
        </w:tc>
      </w:tr>
      <w:tr w:rsidRPr="00C17D4F" w:rsidR="00DC51D9" w:rsidTr="4A27181E" w14:paraId="042C039F" w14:textId="77777777">
        <w:tc>
          <w:tcPr>
            <w:tcW w:w="1353" w:type="dxa"/>
            <w:shd w:val="clear" w:color="auto" w:fill="C1E4F5" w:themeFill="accent1" w:themeFillTint="33"/>
            <w:tcMar>
              <w:top w:w="120" w:type="dxa"/>
              <w:left w:w="180" w:type="dxa"/>
              <w:bottom w:w="120" w:type="dxa"/>
              <w:right w:w="180" w:type="dxa"/>
            </w:tcMar>
            <w:hideMark/>
          </w:tcPr>
          <w:p w:rsidRPr="00CC5168" w:rsidR="00764DBF" w:rsidP="00764DBF" w:rsidRDefault="00DD292B" w14:paraId="06F4EF5F" w14:textId="77777777">
            <w:pPr>
              <w:spacing w:before="30" w:after="30"/>
              <w:ind w:left="30" w:right="30"/>
              <w:rPr>
                <w:rFonts w:ascii="Calibri" w:hAnsi="Calibri" w:eastAsia="Times New Roman" w:cs="Calibri"/>
                <w:sz w:val="16"/>
              </w:rPr>
            </w:pPr>
            <w:hyperlink w:tgtFrame="_blank" w:history="1" r:id="rId215">
              <w:r w:rsidRPr="00CC5168" w:rsidR="009424BB">
                <w:rPr>
                  <w:rFonts w:ascii="Calibri" w:hAnsi="Calibri" w:eastAsia="Times New Roman" w:cs="Calibri"/>
                  <w:color w:val="0000FF"/>
                  <w:sz w:val="16"/>
                  <w:u w:val="single"/>
                </w:rPr>
                <w:t>Screen 18</w:t>
              </w:r>
            </w:hyperlink>
            <w:r w:rsidRPr="00CC5168" w:rsidR="009424BB">
              <w:rPr>
                <w:rFonts w:ascii="Calibri" w:hAnsi="Calibri" w:eastAsia="Times New Roman" w:cs="Calibri"/>
                <w:sz w:val="16"/>
              </w:rPr>
              <w:t xml:space="preserve"> </w:t>
            </w:r>
          </w:p>
          <w:p w:rsidRPr="00CC5168" w:rsidR="00764DBF" w:rsidP="00764DBF" w:rsidRDefault="00DD292B" w14:paraId="7D8FD411" w14:textId="77777777">
            <w:pPr>
              <w:ind w:left="30" w:right="30"/>
              <w:rPr>
                <w:rFonts w:ascii="Calibri" w:hAnsi="Calibri" w:eastAsia="Times New Roman" w:cs="Calibri"/>
                <w:sz w:val="16"/>
              </w:rPr>
            </w:pPr>
            <w:hyperlink w:tgtFrame="_blank" w:history="1" r:id="rId216">
              <w:r w:rsidRPr="00CC5168" w:rsidR="009424BB">
                <w:rPr>
                  <w:rFonts w:ascii="Calibri" w:hAnsi="Calibri" w:eastAsia="Times New Roman" w:cs="Calibri"/>
                  <w:color w:val="0000FF"/>
                  <w:sz w:val="16"/>
                  <w:u w:val="single"/>
                </w:rPr>
                <w:t>113_C_200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64DBF" w:rsidP="0008296D" w:rsidRDefault="009424BB" w14:paraId="11C7981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OTHER RESOURCES</w:t>
            </w:r>
          </w:p>
          <w:p w:rsidRPr="00CC5168" w:rsidR="00764DBF" w:rsidP="0008296D" w:rsidRDefault="009424BB" w14:paraId="3122BDB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There are many other resources available to you:</w:t>
            </w:r>
          </w:p>
          <w:p w:rsidRPr="00CC5168" w:rsidR="00764DBF" w:rsidP="0008296D" w:rsidRDefault="009424BB" w14:paraId="1CD5E08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Finance – If your question is about accounting or finance, contact your local Finance department.</w:t>
            </w:r>
          </w:p>
          <w:p w:rsidRPr="00CC5168" w:rsidR="00764DBF" w:rsidP="0008296D" w:rsidRDefault="009424BB" w14:paraId="5412EE2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Corporate Audit – If you have specific concerns regarding accounting, internal accounting controls, or auditing matters, promptly report them to Corporate Audit or the OEC.</w:t>
            </w:r>
          </w:p>
          <w:p w:rsidRPr="00CC5168" w:rsidR="00764DBF" w:rsidP="0008296D" w:rsidRDefault="009424BB" w14:paraId="75477C4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Abbott Quality and Regulatory – If you have questions about the quality and safety of our products, contact your local Quality or Regulatory department.</w:t>
            </w:r>
          </w:p>
          <w:p w:rsidRPr="00CC5168" w:rsidR="00764DBF" w:rsidP="0008296D" w:rsidRDefault="009424BB" w14:paraId="527874E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Global Environment, Health, and Safety – Contact a Global Environment, Health, and Safety representative if you have questions about a physical site and potential dangers.</w:t>
            </w:r>
          </w:p>
          <w:p w:rsidRPr="00CC5168" w:rsidR="00764DBF" w:rsidP="0008296D" w:rsidRDefault="009424BB" w14:paraId="7229C78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lastRenderedPageBreak/>
              <w:t>Global Procurement – If you have questions about supplier relations, contact Global Procurement.</w:t>
            </w:r>
          </w:p>
        </w:tc>
        <w:tc>
          <w:tcPr>
            <w:tcW w:w="6000" w:type="dxa"/>
            <w:tcMar/>
          </w:tcPr>
          <w:p w:rsidRPr="000D1BE6" w:rsidR="00764DBF" w:rsidP="0008296D" w:rsidRDefault="009424BB" w14:paraId="47D7E79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lastRenderedPageBreak/>
              <w:t>OTROS RECURSOS</w:t>
            </w:r>
          </w:p>
          <w:p w:rsidRPr="000D1BE6" w:rsidR="00764DBF" w:rsidP="0008296D" w:rsidRDefault="009424BB" w14:paraId="40DDA27E"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Dispones de otros muchos recursos:</w:t>
            </w:r>
          </w:p>
          <w:p w:rsidRPr="000D1BE6" w:rsidR="00764DBF" w:rsidP="0008296D" w:rsidRDefault="009424BB" w14:paraId="11AF8C8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Departamento Financiero: si tu pregunta está relacionada con contabilidad o finanzas, contacta con tu Departamento Financiero local.</w:t>
            </w:r>
          </w:p>
          <w:p w:rsidRPr="000D1BE6" w:rsidR="00764DBF" w:rsidP="0008296D" w:rsidRDefault="009424BB" w14:paraId="16AFA95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Departamento corporativo de auditoría: si tienes dudas específicas sobre contabilidad, controles internos de contabilidad o problemas de auditoría, informa de inmediato sobre ellas al departamento corporativo de auditoría o a la OEC.</w:t>
            </w:r>
          </w:p>
          <w:p w:rsidRPr="000D1BE6" w:rsidR="00764DBF" w:rsidP="0008296D" w:rsidRDefault="009424BB" w14:paraId="6C00E15F"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Departamento de Calidad y Normativa de Abbott: Si tiene alguna pregunta sobre la calidad y la seguridad de nuestros productos, póngase en contacto con su Departamento de Calidad o Normativa local.</w:t>
            </w:r>
          </w:p>
          <w:p w:rsidRPr="000D1BE6" w:rsidR="00764DBF" w:rsidP="0008296D" w:rsidRDefault="009424BB" w14:paraId="78D2E721"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Departamento global de entorno, salud y seguridad: si tienes preguntas sobre un emplazamiento y sus posibles riesgos, ponte en contacto con un representante del </w:t>
            </w:r>
            <w:r w:rsidRPr="00CC5168">
              <w:rPr>
                <w:rFonts w:ascii="Calibri" w:hAnsi="Calibri" w:eastAsia="Calibri" w:cs="Calibri"/>
                <w:lang w:val="es-ES"/>
              </w:rPr>
              <w:lastRenderedPageBreak/>
              <w:t>departamento global de medioambiente, salud y seguridad.</w:t>
            </w:r>
          </w:p>
          <w:p w:rsidRPr="000D1BE6" w:rsidR="00764DBF" w:rsidP="0008296D" w:rsidRDefault="009424BB" w14:paraId="4DF9D34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Adjudicación de contratos global (Global </w:t>
            </w:r>
            <w:proofErr w:type="spellStart"/>
            <w:r w:rsidRPr="00CC5168">
              <w:rPr>
                <w:rFonts w:ascii="Calibri" w:hAnsi="Calibri" w:eastAsia="Calibri" w:cs="Calibri"/>
                <w:lang w:val="es-ES"/>
              </w:rPr>
              <w:t>Procurement</w:t>
            </w:r>
            <w:proofErr w:type="spellEnd"/>
            <w:r w:rsidRPr="00CC5168">
              <w:rPr>
                <w:rFonts w:ascii="Calibri" w:hAnsi="Calibri" w:eastAsia="Calibri" w:cs="Calibri"/>
                <w:lang w:val="es-ES"/>
              </w:rPr>
              <w:t xml:space="preserve">): si te surgen preguntas acerca de las relaciones con los proveedores, ponte en contacto con Global </w:t>
            </w:r>
            <w:proofErr w:type="spellStart"/>
            <w:r w:rsidRPr="00CC5168">
              <w:rPr>
                <w:rFonts w:ascii="Calibri" w:hAnsi="Calibri" w:eastAsia="Calibri" w:cs="Calibri"/>
                <w:lang w:val="es-ES"/>
              </w:rPr>
              <w:t>Procurement</w:t>
            </w:r>
            <w:proofErr w:type="spellEnd"/>
            <w:r w:rsidRPr="00CC5168">
              <w:rPr>
                <w:rFonts w:ascii="Calibri" w:hAnsi="Calibri" w:eastAsia="Calibri" w:cs="Calibri"/>
                <w:lang w:val="es-ES"/>
              </w:rPr>
              <w:t>.</w:t>
            </w:r>
          </w:p>
        </w:tc>
      </w:tr>
      <w:tr w:rsidRPr="00C17D4F" w:rsidR="00DC51D9" w:rsidTr="4A27181E" w14:paraId="4E8E6E99" w14:textId="77777777">
        <w:tc>
          <w:tcPr>
            <w:tcW w:w="1353" w:type="dxa"/>
            <w:shd w:val="clear" w:color="auto" w:fill="C1E4F5" w:themeFill="accent1" w:themeFillTint="33"/>
            <w:tcMar>
              <w:top w:w="120" w:type="dxa"/>
              <w:left w:w="180" w:type="dxa"/>
              <w:bottom w:w="120" w:type="dxa"/>
              <w:right w:w="180" w:type="dxa"/>
            </w:tcMar>
            <w:hideMark/>
          </w:tcPr>
          <w:p w:rsidRPr="00CC5168" w:rsidR="00764DBF" w:rsidP="00764DBF" w:rsidRDefault="00DD292B" w14:paraId="2793ABA7" w14:textId="77777777">
            <w:pPr>
              <w:spacing w:before="30" w:after="30"/>
              <w:ind w:left="30" w:right="30"/>
              <w:rPr>
                <w:rFonts w:ascii="Calibri" w:hAnsi="Calibri" w:eastAsia="Times New Roman" w:cs="Calibri"/>
                <w:sz w:val="16"/>
              </w:rPr>
            </w:pPr>
            <w:hyperlink w:tgtFrame="_blank" w:history="1" r:id="rId217">
              <w:r w:rsidRPr="00CC5168" w:rsidR="009424BB">
                <w:rPr>
                  <w:rFonts w:ascii="Calibri" w:hAnsi="Calibri" w:eastAsia="Times New Roman" w:cs="Calibri"/>
                  <w:color w:val="0000FF"/>
                  <w:sz w:val="16"/>
                  <w:u w:val="single"/>
                </w:rPr>
                <w:t>Screen 18</w:t>
              </w:r>
            </w:hyperlink>
            <w:r w:rsidRPr="00CC5168" w:rsidR="009424BB">
              <w:rPr>
                <w:rFonts w:ascii="Calibri" w:hAnsi="Calibri" w:eastAsia="Times New Roman" w:cs="Calibri"/>
                <w:sz w:val="16"/>
              </w:rPr>
              <w:t xml:space="preserve"> </w:t>
            </w:r>
          </w:p>
          <w:p w:rsidRPr="00CC5168" w:rsidR="00764DBF" w:rsidP="00764DBF" w:rsidRDefault="00DD292B" w14:paraId="672CE4AE" w14:textId="77777777">
            <w:pPr>
              <w:ind w:left="30" w:right="30"/>
              <w:rPr>
                <w:rFonts w:ascii="Calibri" w:hAnsi="Calibri" w:eastAsia="Times New Roman" w:cs="Calibri"/>
                <w:sz w:val="16"/>
              </w:rPr>
            </w:pPr>
            <w:hyperlink w:tgtFrame="_blank" w:history="1" r:id="rId218">
              <w:r w:rsidRPr="00CC5168" w:rsidR="009424BB">
                <w:rPr>
                  <w:rFonts w:ascii="Calibri" w:hAnsi="Calibri" w:eastAsia="Times New Roman" w:cs="Calibri"/>
                  <w:color w:val="0000FF"/>
                  <w:sz w:val="16"/>
                  <w:u w:val="single"/>
                </w:rPr>
                <w:t>114_C_200</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764DBF" w:rsidP="0008296D" w:rsidRDefault="009424BB" w14:paraId="404DDE3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Course Resources</w:t>
            </w:r>
          </w:p>
          <w:p w:rsidRPr="00CC5168" w:rsidR="00764DBF" w:rsidP="0008296D" w:rsidRDefault="009424BB" w14:paraId="06520F1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Transcript</w:t>
            </w:r>
          </w:p>
          <w:p w:rsidRPr="00CC5168" w:rsidR="00764DBF" w:rsidP="0008296D" w:rsidRDefault="009424BB" w14:paraId="1519A08D" w14:textId="7D923172">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Click </w:t>
            </w:r>
            <w:hyperlink w:tgtFrame="_blank" w:history="1" r:id="rId219">
              <w:r w:rsidRPr="000D1BE6">
                <w:rPr>
                  <w:rStyle w:val="Hyperlink"/>
                  <w:rFonts w:ascii="Calibri" w:hAnsi="Calibri" w:eastAsia="Times New Roman" w:cs="Calibri"/>
                </w:rPr>
                <w:t>here</w:t>
              </w:r>
            </w:hyperlink>
            <w:r w:rsidRPr="00CC5168">
              <w:rPr>
                <w:rFonts w:ascii="Calibri" w:hAnsi="Calibri" w:eastAsia="Times New Roman" w:cs="Calibri"/>
              </w:rPr>
              <w:t xml:space="preserve"> for a full transcript of the course</w:t>
            </w:r>
          </w:p>
        </w:tc>
        <w:tc>
          <w:tcPr>
            <w:tcW w:w="6000" w:type="dxa"/>
            <w:tcMar/>
          </w:tcPr>
          <w:p w:rsidRPr="000D1BE6" w:rsidR="00764DBF" w:rsidP="0008296D" w:rsidRDefault="009424BB" w14:paraId="133107BC"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Recursos del curso</w:t>
            </w:r>
          </w:p>
          <w:p w:rsidRPr="000D1BE6" w:rsidR="00764DBF" w:rsidP="0008296D" w:rsidRDefault="009424BB" w14:paraId="5B0267D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Transcripción</w:t>
            </w:r>
          </w:p>
          <w:p w:rsidRPr="000D1BE6" w:rsidR="00764DBF" w:rsidP="0008296D" w:rsidRDefault="009424BB" w14:paraId="0656E4A6" w14:textId="61D85226">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Haz clic </w:t>
            </w:r>
            <w:hyperlink w:tgtFrame="_blank" w:history="1" r:id="rId220">
              <w:r w:rsidRPr="00D21A5B">
                <w:rPr>
                  <w:rStyle w:val="Hyperlink"/>
                  <w:rFonts w:ascii="Calibri" w:hAnsi="Calibri" w:eastAsia="Calibri" w:cs="Calibri"/>
                  <w:lang w:val="es-ES"/>
                </w:rPr>
                <w:t>aquí</w:t>
              </w:r>
            </w:hyperlink>
            <w:r w:rsidRPr="00CC5168">
              <w:rPr>
                <w:rFonts w:ascii="Calibri" w:hAnsi="Calibri" w:eastAsia="Calibri" w:cs="Calibri"/>
                <w:lang w:val="es-ES"/>
              </w:rPr>
              <w:t xml:space="preserve"> para acceder a una transcripción completa del curso</w:t>
            </w:r>
          </w:p>
        </w:tc>
      </w:tr>
      <w:tr w:rsidRPr="00CC5168" w:rsidR="00DC51D9" w:rsidTr="4A27181E" w14:paraId="06850F90"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4935C98F"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115_toc_1</w:t>
            </w:r>
          </w:p>
        </w:tc>
        <w:tc>
          <w:tcPr>
            <w:tcW w:w="6000" w:type="dxa"/>
            <w:tcMar>
              <w:top w:w="120" w:type="dxa"/>
              <w:left w:w="180" w:type="dxa"/>
              <w:bottom w:w="120" w:type="dxa"/>
              <w:right w:w="180" w:type="dxa"/>
            </w:tcMar>
            <w:hideMark/>
          </w:tcPr>
          <w:p w:rsidRPr="00CC5168" w:rsidR="00315D6E" w:rsidP="0008296D" w:rsidRDefault="009424BB" w14:paraId="2F8254F5"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Welcome</w:t>
            </w:r>
          </w:p>
        </w:tc>
        <w:tc>
          <w:tcPr>
            <w:tcW w:w="6000" w:type="dxa"/>
            <w:tcMar/>
          </w:tcPr>
          <w:p w:rsidRPr="00CC5168" w:rsidR="00315D6E" w:rsidP="0008296D" w:rsidRDefault="009424BB" w14:paraId="360204F6"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Bienvenida</w:t>
            </w:r>
          </w:p>
        </w:tc>
      </w:tr>
      <w:tr w:rsidRPr="00CC5168" w:rsidR="00DC51D9" w:rsidTr="4A27181E" w14:paraId="72B878CE"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39B2B1A6"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116_toc_2</w:t>
            </w:r>
          </w:p>
        </w:tc>
        <w:tc>
          <w:tcPr>
            <w:tcW w:w="6000" w:type="dxa"/>
            <w:tcMar>
              <w:top w:w="120" w:type="dxa"/>
              <w:left w:w="180" w:type="dxa"/>
              <w:bottom w:w="120" w:type="dxa"/>
              <w:right w:w="180" w:type="dxa"/>
            </w:tcMar>
            <w:hideMark/>
          </w:tcPr>
          <w:p w:rsidRPr="00CC5168" w:rsidR="00315D6E" w:rsidP="0008296D" w:rsidRDefault="009424BB" w14:paraId="1755F8D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Code of Business Conduct</w:t>
            </w:r>
          </w:p>
        </w:tc>
        <w:tc>
          <w:tcPr>
            <w:tcW w:w="6000" w:type="dxa"/>
            <w:tcMar/>
          </w:tcPr>
          <w:p w:rsidRPr="00CC5168" w:rsidR="00315D6E" w:rsidP="0008296D" w:rsidRDefault="009424BB" w14:paraId="5837E0D0"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Código de conducta empresarial</w:t>
            </w:r>
          </w:p>
        </w:tc>
      </w:tr>
      <w:tr w:rsidRPr="00CC5168" w:rsidR="00DC51D9" w:rsidTr="4A27181E" w14:paraId="250BD740"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29FF7099"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117_toc_3</w:t>
            </w:r>
          </w:p>
        </w:tc>
        <w:tc>
          <w:tcPr>
            <w:tcW w:w="6000" w:type="dxa"/>
            <w:tcMar>
              <w:top w:w="120" w:type="dxa"/>
              <w:left w:w="180" w:type="dxa"/>
              <w:bottom w:w="120" w:type="dxa"/>
              <w:right w:w="180" w:type="dxa"/>
            </w:tcMar>
            <w:hideMark/>
          </w:tcPr>
          <w:p w:rsidRPr="00CC5168" w:rsidR="00315D6E" w:rsidP="0008296D" w:rsidRDefault="009424BB" w14:paraId="478F578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Philosophy</w:t>
            </w:r>
          </w:p>
        </w:tc>
        <w:tc>
          <w:tcPr>
            <w:tcW w:w="6000" w:type="dxa"/>
            <w:tcMar/>
          </w:tcPr>
          <w:p w:rsidRPr="00CC5168" w:rsidR="00315D6E" w:rsidP="0008296D" w:rsidRDefault="009424BB" w14:paraId="611CB2FF"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Nuestra filosofía</w:t>
            </w:r>
          </w:p>
        </w:tc>
      </w:tr>
      <w:tr w:rsidRPr="00CC5168" w:rsidR="00DC51D9" w:rsidTr="4A27181E" w14:paraId="0471B000"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524D7A55"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118_toc_4</w:t>
            </w:r>
          </w:p>
        </w:tc>
        <w:tc>
          <w:tcPr>
            <w:tcW w:w="6000" w:type="dxa"/>
            <w:tcMar>
              <w:top w:w="120" w:type="dxa"/>
              <w:left w:w="180" w:type="dxa"/>
              <w:bottom w:w="120" w:type="dxa"/>
              <w:right w:w="180" w:type="dxa"/>
            </w:tcMar>
            <w:hideMark/>
          </w:tcPr>
          <w:p w:rsidRPr="00CC5168" w:rsidR="00315D6E" w:rsidP="0008296D" w:rsidRDefault="009424BB" w14:paraId="015ADEA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Objectives</w:t>
            </w:r>
          </w:p>
        </w:tc>
        <w:tc>
          <w:tcPr>
            <w:tcW w:w="6000" w:type="dxa"/>
            <w:tcMar/>
          </w:tcPr>
          <w:p w:rsidRPr="00CC5168" w:rsidR="00315D6E" w:rsidP="0008296D" w:rsidRDefault="009424BB" w14:paraId="161D7DD9"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Objetivos</w:t>
            </w:r>
          </w:p>
        </w:tc>
      </w:tr>
      <w:tr w:rsidRPr="00CC5168" w:rsidR="00DC51D9" w:rsidTr="4A27181E" w14:paraId="7FC6C4A3"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18799787"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119_toc_5</w:t>
            </w:r>
          </w:p>
        </w:tc>
        <w:tc>
          <w:tcPr>
            <w:tcW w:w="6000" w:type="dxa"/>
            <w:tcMar>
              <w:top w:w="120" w:type="dxa"/>
              <w:left w:w="180" w:type="dxa"/>
              <w:bottom w:w="120" w:type="dxa"/>
              <w:right w:w="180" w:type="dxa"/>
            </w:tcMar>
            <w:hideMark/>
          </w:tcPr>
          <w:p w:rsidRPr="00CC5168" w:rsidR="00315D6E" w:rsidP="0008296D" w:rsidRDefault="009424BB" w14:paraId="0BB6D5A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Table of Contents</w:t>
            </w:r>
          </w:p>
        </w:tc>
        <w:tc>
          <w:tcPr>
            <w:tcW w:w="6000" w:type="dxa"/>
            <w:tcMar/>
          </w:tcPr>
          <w:p w:rsidRPr="00CC5168" w:rsidR="00315D6E" w:rsidP="0008296D" w:rsidRDefault="009424BB" w14:paraId="002E001B"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Índice</w:t>
            </w:r>
          </w:p>
        </w:tc>
      </w:tr>
      <w:tr w:rsidRPr="00CC5168" w:rsidR="00DC51D9" w:rsidTr="4A27181E" w14:paraId="140B9F22"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0772ABF3"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120_toc_6</w:t>
            </w:r>
          </w:p>
        </w:tc>
        <w:tc>
          <w:tcPr>
            <w:tcW w:w="6000" w:type="dxa"/>
            <w:tcMar>
              <w:top w:w="120" w:type="dxa"/>
              <w:left w:w="180" w:type="dxa"/>
              <w:bottom w:w="120" w:type="dxa"/>
              <w:right w:w="180" w:type="dxa"/>
            </w:tcMar>
            <w:hideMark/>
          </w:tcPr>
          <w:p w:rsidRPr="00CC5168" w:rsidR="00315D6E" w:rsidP="0008296D" w:rsidRDefault="009424BB" w14:paraId="553B43C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The Importance of Abbott’s Code of Business Conduct </w:t>
            </w:r>
          </w:p>
        </w:tc>
        <w:tc>
          <w:tcPr>
            <w:tcW w:w="6000" w:type="dxa"/>
            <w:tcMar/>
          </w:tcPr>
          <w:p w:rsidRPr="00CC5168" w:rsidR="00315D6E" w:rsidP="0008296D" w:rsidRDefault="009424BB" w14:paraId="5DA4BDA1"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 xml:space="preserve">La importancia del Código de conducta empresarial de Abbott </w:t>
            </w:r>
          </w:p>
        </w:tc>
      </w:tr>
      <w:tr w:rsidRPr="00CC5168" w:rsidR="00DC51D9" w:rsidTr="4A27181E" w14:paraId="2DDC559D"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1CE4A66F"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121_toc_7</w:t>
            </w:r>
          </w:p>
        </w:tc>
        <w:tc>
          <w:tcPr>
            <w:tcW w:w="6000" w:type="dxa"/>
            <w:tcMar>
              <w:top w:w="120" w:type="dxa"/>
              <w:left w:w="180" w:type="dxa"/>
              <w:bottom w:w="120" w:type="dxa"/>
              <w:right w:w="180" w:type="dxa"/>
            </w:tcMar>
            <w:hideMark/>
          </w:tcPr>
          <w:p w:rsidRPr="00CC5168" w:rsidR="00315D6E" w:rsidP="0008296D" w:rsidRDefault="009424BB" w14:paraId="0AD1A3F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Everyday Commitments</w:t>
            </w:r>
          </w:p>
        </w:tc>
        <w:tc>
          <w:tcPr>
            <w:tcW w:w="6000" w:type="dxa"/>
            <w:tcMar/>
          </w:tcPr>
          <w:p w:rsidRPr="00CC5168" w:rsidR="00315D6E" w:rsidP="0008296D" w:rsidRDefault="009424BB" w14:paraId="278B80E3"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Nuestros compromisos cotidianos</w:t>
            </w:r>
          </w:p>
        </w:tc>
      </w:tr>
      <w:tr w:rsidRPr="00C17D4F" w:rsidR="00DC51D9" w:rsidTr="4A27181E" w14:paraId="7B0FF784"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78CD3702"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122_toc_8</w:t>
            </w:r>
          </w:p>
        </w:tc>
        <w:tc>
          <w:tcPr>
            <w:tcW w:w="6000" w:type="dxa"/>
            <w:tcMar>
              <w:top w:w="120" w:type="dxa"/>
              <w:left w:w="180" w:type="dxa"/>
              <w:bottom w:w="120" w:type="dxa"/>
              <w:right w:w="180" w:type="dxa"/>
            </w:tcMar>
            <w:hideMark/>
          </w:tcPr>
          <w:p w:rsidRPr="00CC5168" w:rsidR="00315D6E" w:rsidP="0008296D" w:rsidRDefault="009424BB" w14:paraId="73C432C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The Importance of the Code to Our Business</w:t>
            </w:r>
          </w:p>
        </w:tc>
        <w:tc>
          <w:tcPr>
            <w:tcW w:w="6000" w:type="dxa"/>
            <w:tcMar/>
          </w:tcPr>
          <w:p w:rsidRPr="000D1BE6" w:rsidR="00315D6E" w:rsidP="0008296D" w:rsidRDefault="009424BB" w14:paraId="48DDABA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 importancia del Código para nuestra empresa</w:t>
            </w:r>
          </w:p>
        </w:tc>
      </w:tr>
      <w:tr w:rsidRPr="00CC5168" w:rsidR="00DC51D9" w:rsidTr="4A27181E" w14:paraId="3540DD35"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2E9783D5"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lastRenderedPageBreak/>
              <w:t>123_toc_9</w:t>
            </w:r>
          </w:p>
        </w:tc>
        <w:tc>
          <w:tcPr>
            <w:tcW w:w="6000" w:type="dxa"/>
            <w:tcMar>
              <w:top w:w="120" w:type="dxa"/>
              <w:left w:w="180" w:type="dxa"/>
              <w:bottom w:w="120" w:type="dxa"/>
              <w:right w:w="180" w:type="dxa"/>
            </w:tcMar>
            <w:hideMark/>
          </w:tcPr>
          <w:p w:rsidRPr="00CC5168" w:rsidR="00315D6E" w:rsidP="0008296D" w:rsidRDefault="009424BB" w14:paraId="05A9460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Code</w:t>
            </w:r>
          </w:p>
        </w:tc>
        <w:tc>
          <w:tcPr>
            <w:tcW w:w="6000" w:type="dxa"/>
            <w:tcMar/>
          </w:tcPr>
          <w:p w:rsidRPr="00CC5168" w:rsidR="00315D6E" w:rsidP="0008296D" w:rsidRDefault="009424BB" w14:paraId="49F0C84C"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Nuestro Código</w:t>
            </w:r>
          </w:p>
        </w:tc>
      </w:tr>
      <w:tr w:rsidRPr="00CC5168" w:rsidR="00DC51D9" w:rsidTr="4A27181E" w14:paraId="0D645C00"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14730CAE"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124_toc_10</w:t>
            </w:r>
          </w:p>
        </w:tc>
        <w:tc>
          <w:tcPr>
            <w:tcW w:w="6000" w:type="dxa"/>
            <w:tcMar>
              <w:top w:w="120" w:type="dxa"/>
              <w:left w:w="180" w:type="dxa"/>
              <w:bottom w:w="120" w:type="dxa"/>
              <w:right w:w="180" w:type="dxa"/>
            </w:tcMar>
            <w:hideMark/>
          </w:tcPr>
          <w:p w:rsidRPr="00CC5168" w:rsidR="00315D6E" w:rsidP="0008296D" w:rsidRDefault="009424BB" w14:paraId="1CBA1B3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Overview</w:t>
            </w:r>
          </w:p>
        </w:tc>
        <w:tc>
          <w:tcPr>
            <w:tcW w:w="6000" w:type="dxa"/>
            <w:tcMar/>
          </w:tcPr>
          <w:p w:rsidRPr="00CC5168" w:rsidR="00315D6E" w:rsidP="0008296D" w:rsidRDefault="009424BB" w14:paraId="2AB2188B"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Resumen</w:t>
            </w:r>
          </w:p>
        </w:tc>
      </w:tr>
      <w:tr w:rsidRPr="00CC5168" w:rsidR="00DC51D9" w:rsidTr="4A27181E" w14:paraId="67845BFC"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5E2A14C2"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125_toc_11</w:t>
            </w:r>
          </w:p>
        </w:tc>
        <w:tc>
          <w:tcPr>
            <w:tcW w:w="6000" w:type="dxa"/>
            <w:tcMar>
              <w:top w:w="120" w:type="dxa"/>
              <w:left w:w="180" w:type="dxa"/>
              <w:bottom w:w="120" w:type="dxa"/>
              <w:right w:w="180" w:type="dxa"/>
            </w:tcMar>
            <w:hideMark/>
          </w:tcPr>
          <w:p w:rsidRPr="00CC5168" w:rsidR="00315D6E" w:rsidP="0008296D" w:rsidRDefault="009424BB" w14:paraId="0F6B4F7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Customers</w:t>
            </w:r>
          </w:p>
        </w:tc>
        <w:tc>
          <w:tcPr>
            <w:tcW w:w="6000" w:type="dxa"/>
            <w:tcMar/>
          </w:tcPr>
          <w:p w:rsidRPr="00CC5168" w:rsidR="00315D6E" w:rsidP="0008296D" w:rsidRDefault="009424BB" w14:paraId="22D52F4D"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Nuestros clientes</w:t>
            </w:r>
          </w:p>
        </w:tc>
      </w:tr>
      <w:tr w:rsidRPr="00CC5168" w:rsidR="00DC51D9" w:rsidTr="4A27181E" w14:paraId="6C59D068"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5BC9C988"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126_toc_12</w:t>
            </w:r>
          </w:p>
        </w:tc>
        <w:tc>
          <w:tcPr>
            <w:tcW w:w="6000" w:type="dxa"/>
            <w:tcMar>
              <w:top w:w="120" w:type="dxa"/>
              <w:left w:w="180" w:type="dxa"/>
              <w:bottom w:w="120" w:type="dxa"/>
              <w:right w:w="180" w:type="dxa"/>
            </w:tcMar>
            <w:hideMark/>
          </w:tcPr>
          <w:p w:rsidRPr="00CC5168" w:rsidR="00315D6E" w:rsidP="0008296D" w:rsidRDefault="009424BB" w14:paraId="6745515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Products</w:t>
            </w:r>
          </w:p>
        </w:tc>
        <w:tc>
          <w:tcPr>
            <w:tcW w:w="6000" w:type="dxa"/>
            <w:tcMar/>
          </w:tcPr>
          <w:p w:rsidRPr="00CC5168" w:rsidR="00315D6E" w:rsidP="0008296D" w:rsidRDefault="009424BB" w14:paraId="694DE512"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Nuestros productos</w:t>
            </w:r>
          </w:p>
        </w:tc>
      </w:tr>
      <w:tr w:rsidRPr="00CC5168" w:rsidR="00DC51D9" w:rsidTr="4A27181E" w14:paraId="38FFA19D"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4C9D2310"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127_toc_13</w:t>
            </w:r>
          </w:p>
        </w:tc>
        <w:tc>
          <w:tcPr>
            <w:tcW w:w="6000" w:type="dxa"/>
            <w:tcMar>
              <w:top w:w="120" w:type="dxa"/>
              <w:left w:w="180" w:type="dxa"/>
              <w:bottom w:w="120" w:type="dxa"/>
              <w:right w:w="180" w:type="dxa"/>
            </w:tcMar>
            <w:hideMark/>
          </w:tcPr>
          <w:p w:rsidRPr="00CC5168" w:rsidR="00315D6E" w:rsidP="0008296D" w:rsidRDefault="009424BB" w14:paraId="4356EB4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Advancing Science</w:t>
            </w:r>
          </w:p>
        </w:tc>
        <w:tc>
          <w:tcPr>
            <w:tcW w:w="6000" w:type="dxa"/>
            <w:tcMar/>
          </w:tcPr>
          <w:p w:rsidRPr="00CC5168" w:rsidR="00315D6E" w:rsidP="0008296D" w:rsidRDefault="009424BB" w14:paraId="788C49FF"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Avance de la ciencia</w:t>
            </w:r>
          </w:p>
        </w:tc>
      </w:tr>
      <w:tr w:rsidRPr="00CC5168" w:rsidR="00DC51D9" w:rsidTr="4A27181E" w14:paraId="0F76075C"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41E7E61E"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128_toc_14</w:t>
            </w:r>
          </w:p>
        </w:tc>
        <w:tc>
          <w:tcPr>
            <w:tcW w:w="6000" w:type="dxa"/>
            <w:tcMar>
              <w:top w:w="120" w:type="dxa"/>
              <w:left w:w="180" w:type="dxa"/>
              <w:bottom w:w="120" w:type="dxa"/>
              <w:right w:w="180" w:type="dxa"/>
            </w:tcMar>
            <w:hideMark/>
          </w:tcPr>
          <w:p w:rsidRPr="00CC5168" w:rsidR="00315D6E" w:rsidP="0008296D" w:rsidRDefault="009424BB" w14:paraId="7873DDD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People</w:t>
            </w:r>
          </w:p>
        </w:tc>
        <w:tc>
          <w:tcPr>
            <w:tcW w:w="6000" w:type="dxa"/>
            <w:tcMar/>
          </w:tcPr>
          <w:p w:rsidRPr="00CC5168" w:rsidR="00315D6E" w:rsidP="0008296D" w:rsidRDefault="009424BB" w14:paraId="1011A1BA"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Nuestra gente</w:t>
            </w:r>
          </w:p>
        </w:tc>
      </w:tr>
      <w:tr w:rsidRPr="00CC5168" w:rsidR="00DC51D9" w:rsidTr="4A27181E" w14:paraId="66CAA5B0"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3E04FD09"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129_toc_15</w:t>
            </w:r>
          </w:p>
        </w:tc>
        <w:tc>
          <w:tcPr>
            <w:tcW w:w="6000" w:type="dxa"/>
            <w:tcMar>
              <w:top w:w="120" w:type="dxa"/>
              <w:left w:w="180" w:type="dxa"/>
              <w:bottom w:w="120" w:type="dxa"/>
              <w:right w:w="180" w:type="dxa"/>
            </w:tcMar>
            <w:hideMark/>
          </w:tcPr>
          <w:p w:rsidRPr="00CC5168" w:rsidR="00315D6E" w:rsidP="0008296D" w:rsidRDefault="009424BB" w14:paraId="606C06F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Our Communities</w:t>
            </w:r>
          </w:p>
        </w:tc>
        <w:tc>
          <w:tcPr>
            <w:tcW w:w="6000" w:type="dxa"/>
            <w:tcMar/>
          </w:tcPr>
          <w:p w:rsidRPr="00CC5168" w:rsidR="00315D6E" w:rsidP="0008296D" w:rsidRDefault="009424BB" w14:paraId="2B549451"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Nuestras comunidades</w:t>
            </w:r>
          </w:p>
        </w:tc>
      </w:tr>
      <w:tr w:rsidRPr="00CC5168" w:rsidR="00DC51D9" w:rsidTr="4A27181E" w14:paraId="42E8DB6C"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07434EF8"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130_toc_16</w:t>
            </w:r>
          </w:p>
        </w:tc>
        <w:tc>
          <w:tcPr>
            <w:tcW w:w="6000" w:type="dxa"/>
            <w:tcMar>
              <w:top w:w="120" w:type="dxa"/>
              <w:left w:w="180" w:type="dxa"/>
              <w:bottom w:w="120" w:type="dxa"/>
              <w:right w:w="180" w:type="dxa"/>
            </w:tcMar>
            <w:hideMark/>
          </w:tcPr>
          <w:p w:rsidRPr="00CC5168" w:rsidR="00315D6E" w:rsidP="0008296D" w:rsidRDefault="009424BB" w14:paraId="3C394780"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How we Operate</w:t>
            </w:r>
          </w:p>
        </w:tc>
        <w:tc>
          <w:tcPr>
            <w:tcW w:w="6000" w:type="dxa"/>
            <w:tcMar/>
          </w:tcPr>
          <w:p w:rsidRPr="00CC5168" w:rsidR="00315D6E" w:rsidP="0008296D" w:rsidRDefault="009424BB" w14:paraId="7C78D74F"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Cómo operamos</w:t>
            </w:r>
          </w:p>
        </w:tc>
      </w:tr>
      <w:tr w:rsidRPr="00CC5168" w:rsidR="00DC51D9" w:rsidTr="4A27181E" w14:paraId="110B6A89"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7A36A376"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131_toc_17</w:t>
            </w:r>
          </w:p>
        </w:tc>
        <w:tc>
          <w:tcPr>
            <w:tcW w:w="6000" w:type="dxa"/>
            <w:tcMar>
              <w:top w:w="120" w:type="dxa"/>
              <w:left w:w="180" w:type="dxa"/>
              <w:bottom w:w="120" w:type="dxa"/>
              <w:right w:w="180" w:type="dxa"/>
            </w:tcMar>
            <w:hideMark/>
          </w:tcPr>
          <w:p w:rsidRPr="00CC5168" w:rsidR="00315D6E" w:rsidP="0008296D" w:rsidRDefault="009424BB" w14:paraId="1D29CEEB"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Your Commitment </w:t>
            </w:r>
          </w:p>
        </w:tc>
        <w:tc>
          <w:tcPr>
            <w:tcW w:w="6000" w:type="dxa"/>
            <w:tcMar/>
          </w:tcPr>
          <w:p w:rsidRPr="00CC5168" w:rsidR="00315D6E" w:rsidP="0008296D" w:rsidRDefault="009424BB" w14:paraId="67F3DA52"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 xml:space="preserve">Tu compromiso </w:t>
            </w:r>
          </w:p>
        </w:tc>
      </w:tr>
      <w:tr w:rsidRPr="00CC5168" w:rsidR="00DC51D9" w:rsidTr="4A27181E" w14:paraId="6FF3B616"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7E02CF13"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132_toc_18</w:t>
            </w:r>
          </w:p>
        </w:tc>
        <w:tc>
          <w:tcPr>
            <w:tcW w:w="6000" w:type="dxa"/>
            <w:tcMar>
              <w:top w:w="120" w:type="dxa"/>
              <w:left w:w="180" w:type="dxa"/>
              <w:bottom w:w="120" w:type="dxa"/>
              <w:right w:w="180" w:type="dxa"/>
            </w:tcMar>
            <w:hideMark/>
          </w:tcPr>
          <w:p w:rsidRPr="00CC5168" w:rsidR="00315D6E" w:rsidP="0008296D" w:rsidRDefault="009424BB" w14:paraId="4CCF0CC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Your Commitment</w:t>
            </w:r>
          </w:p>
        </w:tc>
        <w:tc>
          <w:tcPr>
            <w:tcW w:w="6000" w:type="dxa"/>
            <w:tcMar/>
          </w:tcPr>
          <w:p w:rsidRPr="00CC5168" w:rsidR="00315D6E" w:rsidP="0008296D" w:rsidRDefault="009424BB" w14:paraId="3E2A1851"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Tu compromiso</w:t>
            </w:r>
          </w:p>
        </w:tc>
      </w:tr>
      <w:tr w:rsidRPr="00CC5168" w:rsidR="00DC51D9" w:rsidTr="4A27181E" w14:paraId="75EC321B"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739D61F3"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133_toc_19</w:t>
            </w:r>
          </w:p>
        </w:tc>
        <w:tc>
          <w:tcPr>
            <w:tcW w:w="6000" w:type="dxa"/>
            <w:tcMar>
              <w:top w:w="120" w:type="dxa"/>
              <w:left w:w="180" w:type="dxa"/>
              <w:bottom w:w="120" w:type="dxa"/>
              <w:right w:w="180" w:type="dxa"/>
            </w:tcMar>
            <w:hideMark/>
          </w:tcPr>
          <w:p w:rsidRPr="00CC5168" w:rsidR="00315D6E" w:rsidP="0008296D" w:rsidRDefault="009424BB" w14:paraId="77C3A02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Knowledge Check</w:t>
            </w:r>
          </w:p>
        </w:tc>
        <w:tc>
          <w:tcPr>
            <w:tcW w:w="6000" w:type="dxa"/>
            <w:tcMar/>
          </w:tcPr>
          <w:p w:rsidRPr="00CC5168" w:rsidR="00315D6E" w:rsidP="0008296D" w:rsidRDefault="009424BB" w14:paraId="26E3381B"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Prueba de conocimientos</w:t>
            </w:r>
          </w:p>
        </w:tc>
      </w:tr>
      <w:tr w:rsidRPr="00CC5168" w:rsidR="00DC51D9" w:rsidTr="4A27181E" w14:paraId="0DFEE9DD"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014B2EE6"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134_toc_20</w:t>
            </w:r>
          </w:p>
        </w:tc>
        <w:tc>
          <w:tcPr>
            <w:tcW w:w="6000" w:type="dxa"/>
            <w:tcMar>
              <w:top w:w="120" w:type="dxa"/>
              <w:left w:w="180" w:type="dxa"/>
              <w:bottom w:w="120" w:type="dxa"/>
              <w:right w:w="180" w:type="dxa"/>
            </w:tcMar>
            <w:hideMark/>
          </w:tcPr>
          <w:p w:rsidRPr="00CC5168" w:rsidR="00315D6E" w:rsidP="0008296D" w:rsidRDefault="009424BB" w14:paraId="3C52CF0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Introduction</w:t>
            </w:r>
          </w:p>
        </w:tc>
        <w:tc>
          <w:tcPr>
            <w:tcW w:w="6000" w:type="dxa"/>
            <w:tcMar/>
          </w:tcPr>
          <w:p w:rsidRPr="00CC5168" w:rsidR="00315D6E" w:rsidP="0008296D" w:rsidRDefault="009424BB" w14:paraId="4FDDE09E"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Introducción</w:t>
            </w:r>
          </w:p>
        </w:tc>
      </w:tr>
      <w:tr w:rsidRPr="00CC5168" w:rsidR="00DC51D9" w:rsidTr="4A27181E" w14:paraId="4296146A"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075E7C4F"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135_toc_21</w:t>
            </w:r>
          </w:p>
        </w:tc>
        <w:tc>
          <w:tcPr>
            <w:tcW w:w="6000" w:type="dxa"/>
            <w:tcMar>
              <w:top w:w="120" w:type="dxa"/>
              <w:left w:w="180" w:type="dxa"/>
              <w:bottom w:w="120" w:type="dxa"/>
              <w:right w:w="180" w:type="dxa"/>
            </w:tcMar>
            <w:hideMark/>
          </w:tcPr>
          <w:p w:rsidRPr="00CC5168" w:rsidR="00315D6E" w:rsidP="0008296D" w:rsidRDefault="009424BB" w14:paraId="4ED39EF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Assessment</w:t>
            </w:r>
          </w:p>
        </w:tc>
        <w:tc>
          <w:tcPr>
            <w:tcW w:w="6000" w:type="dxa"/>
            <w:tcMar/>
          </w:tcPr>
          <w:p w:rsidRPr="00CC5168" w:rsidR="00315D6E" w:rsidP="0008296D" w:rsidRDefault="009424BB" w14:paraId="27855EE4"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Evaluación</w:t>
            </w:r>
          </w:p>
        </w:tc>
      </w:tr>
      <w:tr w:rsidRPr="00CC5168" w:rsidR="00DC51D9" w:rsidTr="4A27181E" w14:paraId="6A5E14B6"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1299FA35"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136_toc_22</w:t>
            </w:r>
          </w:p>
        </w:tc>
        <w:tc>
          <w:tcPr>
            <w:tcW w:w="6000" w:type="dxa"/>
            <w:tcMar>
              <w:top w:w="120" w:type="dxa"/>
              <w:left w:w="180" w:type="dxa"/>
              <w:bottom w:w="120" w:type="dxa"/>
              <w:right w:w="180" w:type="dxa"/>
            </w:tcMar>
            <w:hideMark/>
          </w:tcPr>
          <w:p w:rsidRPr="00CC5168" w:rsidR="00315D6E" w:rsidP="0008296D" w:rsidRDefault="009424BB" w14:paraId="3820729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Feedback</w:t>
            </w:r>
          </w:p>
        </w:tc>
        <w:tc>
          <w:tcPr>
            <w:tcW w:w="6000" w:type="dxa"/>
            <w:tcMar/>
          </w:tcPr>
          <w:p w:rsidRPr="00CC5168" w:rsidR="00315D6E" w:rsidP="0008296D" w:rsidRDefault="009424BB" w14:paraId="4FD99CB8"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Comentarios</w:t>
            </w:r>
          </w:p>
        </w:tc>
      </w:tr>
      <w:tr w:rsidRPr="00CC5168" w:rsidR="00DC51D9" w:rsidTr="4A27181E" w14:paraId="49284803"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364D6A1A"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137_toc_23</w:t>
            </w:r>
          </w:p>
        </w:tc>
        <w:tc>
          <w:tcPr>
            <w:tcW w:w="6000" w:type="dxa"/>
            <w:tcMar>
              <w:top w:w="120" w:type="dxa"/>
              <w:left w:w="180" w:type="dxa"/>
              <w:bottom w:w="120" w:type="dxa"/>
              <w:right w:w="180" w:type="dxa"/>
            </w:tcMar>
            <w:hideMark/>
          </w:tcPr>
          <w:p w:rsidRPr="00CC5168" w:rsidR="00315D6E" w:rsidP="0008296D" w:rsidRDefault="009424BB" w14:paraId="52EC351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Survey</w:t>
            </w:r>
          </w:p>
        </w:tc>
        <w:tc>
          <w:tcPr>
            <w:tcW w:w="6000" w:type="dxa"/>
            <w:tcMar/>
          </w:tcPr>
          <w:p w:rsidRPr="00CC5168" w:rsidR="00315D6E" w:rsidP="0008296D" w:rsidRDefault="009424BB" w14:paraId="4ABCD445"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Encuesta</w:t>
            </w:r>
          </w:p>
        </w:tc>
      </w:tr>
      <w:tr w:rsidRPr="00CC5168" w:rsidR="00DC51D9" w:rsidTr="4A27181E" w14:paraId="72A75F32"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295F78FA"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lastRenderedPageBreak/>
              <w:t>138_string_1</w:t>
            </w:r>
          </w:p>
        </w:tc>
        <w:tc>
          <w:tcPr>
            <w:tcW w:w="6000" w:type="dxa"/>
            <w:tcMar>
              <w:top w:w="120" w:type="dxa"/>
              <w:left w:w="180" w:type="dxa"/>
              <w:bottom w:w="120" w:type="dxa"/>
              <w:right w:w="180" w:type="dxa"/>
            </w:tcMar>
            <w:hideMark/>
          </w:tcPr>
          <w:p w:rsidRPr="00CC5168" w:rsidR="00315D6E" w:rsidP="0008296D" w:rsidRDefault="009424BB" w14:paraId="4EB0D92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The Course cannot contact the LMS. Click 'OK' to continue and review the course. Note, Course Certification may not be available. Click 'Cancel' to exit </w:t>
            </w:r>
          </w:p>
        </w:tc>
        <w:tc>
          <w:tcPr>
            <w:tcW w:w="6000" w:type="dxa"/>
            <w:tcMar/>
          </w:tcPr>
          <w:p w:rsidRPr="00CC5168" w:rsidR="00315D6E" w:rsidP="0008296D" w:rsidRDefault="009424BB" w14:paraId="718767D6"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 xml:space="preserve">El curso no puede contactar con el LMS. Haz clic en “Aceptar” para continuar y revisar el curso. Nota: Puede que la Certificación del curso no esté disponible. Haz clic en “Cancelar” para salir </w:t>
            </w:r>
          </w:p>
        </w:tc>
      </w:tr>
      <w:tr w:rsidRPr="00C17D4F" w:rsidR="00DC51D9" w:rsidTr="4A27181E" w14:paraId="1307BB3A"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19FBF515"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139_string_2</w:t>
            </w:r>
          </w:p>
        </w:tc>
        <w:tc>
          <w:tcPr>
            <w:tcW w:w="6000" w:type="dxa"/>
            <w:tcMar>
              <w:top w:w="120" w:type="dxa"/>
              <w:left w:w="180" w:type="dxa"/>
              <w:bottom w:w="120" w:type="dxa"/>
              <w:right w:w="180" w:type="dxa"/>
            </w:tcMar>
            <w:hideMark/>
          </w:tcPr>
          <w:p w:rsidRPr="00CC5168" w:rsidR="00315D6E" w:rsidP="0008296D" w:rsidRDefault="009424BB" w14:paraId="71F5DA1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All questions remain unanswered</w:t>
            </w:r>
          </w:p>
        </w:tc>
        <w:tc>
          <w:tcPr>
            <w:tcW w:w="6000" w:type="dxa"/>
            <w:tcMar/>
          </w:tcPr>
          <w:p w:rsidRPr="000D1BE6" w:rsidR="00315D6E" w:rsidP="0008296D" w:rsidRDefault="009424BB" w14:paraId="7FBD0F7A"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Todas las preguntas siguen sin respuesta</w:t>
            </w:r>
          </w:p>
        </w:tc>
      </w:tr>
      <w:tr w:rsidRPr="00CC5168" w:rsidR="00DC51D9" w:rsidTr="4A27181E" w14:paraId="72A043D2"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2AA655F2"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140_string_3</w:t>
            </w:r>
          </w:p>
        </w:tc>
        <w:tc>
          <w:tcPr>
            <w:tcW w:w="6000" w:type="dxa"/>
            <w:tcMar>
              <w:top w:w="120" w:type="dxa"/>
              <w:left w:w="180" w:type="dxa"/>
              <w:bottom w:w="120" w:type="dxa"/>
              <w:right w:w="180" w:type="dxa"/>
            </w:tcMar>
            <w:hideMark/>
          </w:tcPr>
          <w:p w:rsidRPr="00CC5168" w:rsidR="00315D6E" w:rsidP="0008296D" w:rsidRDefault="009424BB" w14:paraId="4A3BEF6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Questions</w:t>
            </w:r>
          </w:p>
        </w:tc>
        <w:tc>
          <w:tcPr>
            <w:tcW w:w="6000" w:type="dxa"/>
            <w:tcMar/>
          </w:tcPr>
          <w:p w:rsidRPr="00CC5168" w:rsidR="00315D6E" w:rsidP="0008296D" w:rsidRDefault="009424BB" w14:paraId="785BBE4B"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Preguntas</w:t>
            </w:r>
          </w:p>
        </w:tc>
      </w:tr>
      <w:tr w:rsidRPr="00CC5168" w:rsidR="00DC51D9" w:rsidTr="4A27181E" w14:paraId="2F994352"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0956C3CE"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141_string_4</w:t>
            </w:r>
          </w:p>
        </w:tc>
        <w:tc>
          <w:tcPr>
            <w:tcW w:w="6000" w:type="dxa"/>
            <w:tcMar>
              <w:top w:w="120" w:type="dxa"/>
              <w:left w:w="180" w:type="dxa"/>
              <w:bottom w:w="120" w:type="dxa"/>
              <w:right w:w="180" w:type="dxa"/>
            </w:tcMar>
            <w:hideMark/>
          </w:tcPr>
          <w:p w:rsidRPr="00CC5168" w:rsidR="00315D6E" w:rsidP="0008296D" w:rsidRDefault="009424BB" w14:paraId="60A27AB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Question</w:t>
            </w:r>
          </w:p>
        </w:tc>
        <w:tc>
          <w:tcPr>
            <w:tcW w:w="6000" w:type="dxa"/>
            <w:tcMar/>
          </w:tcPr>
          <w:p w:rsidRPr="00CC5168" w:rsidR="00315D6E" w:rsidP="0008296D" w:rsidRDefault="009424BB" w14:paraId="5449D5BB"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Pregunta</w:t>
            </w:r>
          </w:p>
        </w:tc>
      </w:tr>
      <w:tr w:rsidRPr="00CC5168" w:rsidR="00DC51D9" w:rsidTr="4A27181E" w14:paraId="129E74E5"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25B87935"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142_string_5</w:t>
            </w:r>
          </w:p>
        </w:tc>
        <w:tc>
          <w:tcPr>
            <w:tcW w:w="6000" w:type="dxa"/>
            <w:tcMar>
              <w:top w:w="120" w:type="dxa"/>
              <w:left w:w="180" w:type="dxa"/>
              <w:bottom w:w="120" w:type="dxa"/>
              <w:right w:w="180" w:type="dxa"/>
            </w:tcMar>
            <w:hideMark/>
          </w:tcPr>
          <w:p w:rsidRPr="00CC5168" w:rsidR="00315D6E" w:rsidP="0008296D" w:rsidRDefault="009424BB" w14:paraId="310EA69E"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not answered</w:t>
            </w:r>
          </w:p>
        </w:tc>
        <w:tc>
          <w:tcPr>
            <w:tcW w:w="6000" w:type="dxa"/>
            <w:tcMar/>
          </w:tcPr>
          <w:p w:rsidRPr="00CC5168" w:rsidR="00315D6E" w:rsidP="0008296D" w:rsidRDefault="009424BB" w14:paraId="1A1AD65D"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sin responder</w:t>
            </w:r>
          </w:p>
        </w:tc>
      </w:tr>
      <w:tr w:rsidRPr="00CC5168" w:rsidR="00DC51D9" w:rsidTr="4A27181E" w14:paraId="67401612"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63F73720"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143_string_6</w:t>
            </w:r>
          </w:p>
        </w:tc>
        <w:tc>
          <w:tcPr>
            <w:tcW w:w="6000" w:type="dxa"/>
            <w:tcMar>
              <w:top w:w="120" w:type="dxa"/>
              <w:left w:w="180" w:type="dxa"/>
              <w:bottom w:w="120" w:type="dxa"/>
              <w:right w:w="180" w:type="dxa"/>
            </w:tcMar>
            <w:hideMark/>
          </w:tcPr>
          <w:p w:rsidRPr="00CC5168" w:rsidR="00315D6E" w:rsidP="0008296D" w:rsidRDefault="009424BB" w14:paraId="1E0AC0D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That's correct!</w:t>
            </w:r>
          </w:p>
        </w:tc>
        <w:tc>
          <w:tcPr>
            <w:tcW w:w="6000" w:type="dxa"/>
            <w:tcMar/>
          </w:tcPr>
          <w:p w:rsidRPr="00CC5168" w:rsidR="00315D6E" w:rsidP="0008296D" w:rsidRDefault="009424BB" w14:paraId="1D948F09"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¡Es correcto!</w:t>
            </w:r>
          </w:p>
        </w:tc>
      </w:tr>
      <w:tr w:rsidRPr="00CC5168" w:rsidR="00DC51D9" w:rsidTr="4A27181E" w14:paraId="2214A698"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209BAD86"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144_string_7</w:t>
            </w:r>
          </w:p>
        </w:tc>
        <w:tc>
          <w:tcPr>
            <w:tcW w:w="6000" w:type="dxa"/>
            <w:tcMar>
              <w:top w:w="120" w:type="dxa"/>
              <w:left w:w="180" w:type="dxa"/>
              <w:bottom w:w="120" w:type="dxa"/>
              <w:right w:w="180" w:type="dxa"/>
            </w:tcMar>
            <w:hideMark/>
          </w:tcPr>
          <w:p w:rsidRPr="00CC5168" w:rsidR="00315D6E" w:rsidP="0008296D" w:rsidRDefault="009424BB" w14:paraId="0F5CA042"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That's not correct!</w:t>
            </w:r>
          </w:p>
        </w:tc>
        <w:tc>
          <w:tcPr>
            <w:tcW w:w="6000" w:type="dxa"/>
            <w:tcMar/>
          </w:tcPr>
          <w:p w:rsidRPr="00CC5168" w:rsidR="00315D6E" w:rsidP="0008296D" w:rsidRDefault="009424BB" w14:paraId="6F7CCEC1"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¡No es correcto!</w:t>
            </w:r>
          </w:p>
        </w:tc>
      </w:tr>
      <w:tr w:rsidRPr="00CC5168" w:rsidR="00DC51D9" w:rsidTr="4A27181E" w14:paraId="46EA9380"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0D47DF07"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145_string_8</w:t>
            </w:r>
          </w:p>
        </w:tc>
        <w:tc>
          <w:tcPr>
            <w:tcW w:w="6000" w:type="dxa"/>
            <w:tcMar>
              <w:top w:w="120" w:type="dxa"/>
              <w:left w:w="180" w:type="dxa"/>
              <w:bottom w:w="120" w:type="dxa"/>
              <w:right w:w="180" w:type="dxa"/>
            </w:tcMar>
            <w:hideMark/>
          </w:tcPr>
          <w:p w:rsidRPr="00CC5168" w:rsidR="00315D6E" w:rsidP="0008296D" w:rsidRDefault="009424BB" w14:paraId="1943BFC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Feedback: </w:t>
            </w:r>
          </w:p>
        </w:tc>
        <w:tc>
          <w:tcPr>
            <w:tcW w:w="6000" w:type="dxa"/>
            <w:tcMar/>
          </w:tcPr>
          <w:p w:rsidRPr="00CC5168" w:rsidR="00315D6E" w:rsidP="0008296D" w:rsidRDefault="009424BB" w14:paraId="5721CE0C"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 xml:space="preserve">Comentarios: </w:t>
            </w:r>
          </w:p>
        </w:tc>
      </w:tr>
      <w:tr w:rsidRPr="00CC5168" w:rsidR="00DC51D9" w:rsidTr="4A27181E" w14:paraId="5301DD17"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302979FB"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146_string_9</w:t>
            </w:r>
          </w:p>
        </w:tc>
        <w:tc>
          <w:tcPr>
            <w:tcW w:w="6000" w:type="dxa"/>
            <w:tcMar>
              <w:top w:w="120" w:type="dxa"/>
              <w:left w:w="180" w:type="dxa"/>
              <w:bottom w:w="120" w:type="dxa"/>
              <w:right w:w="180" w:type="dxa"/>
            </w:tcMar>
            <w:hideMark/>
          </w:tcPr>
          <w:p w:rsidRPr="00CC5168" w:rsidR="00315D6E" w:rsidP="0008296D" w:rsidRDefault="009424BB" w14:paraId="42395BE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Code of Business Conduct</w:t>
            </w:r>
          </w:p>
        </w:tc>
        <w:tc>
          <w:tcPr>
            <w:tcW w:w="6000" w:type="dxa"/>
            <w:tcMar/>
          </w:tcPr>
          <w:p w:rsidRPr="00CC5168" w:rsidR="00315D6E" w:rsidP="0008296D" w:rsidRDefault="009424BB" w14:paraId="2D87EFA8"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Código de conducta empresarial</w:t>
            </w:r>
          </w:p>
        </w:tc>
      </w:tr>
      <w:tr w:rsidRPr="00CC5168" w:rsidR="00DC51D9" w:rsidTr="4A27181E" w14:paraId="53E4139F"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098BAC20"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147_string_10</w:t>
            </w:r>
          </w:p>
        </w:tc>
        <w:tc>
          <w:tcPr>
            <w:tcW w:w="6000" w:type="dxa"/>
            <w:tcMar>
              <w:top w:w="120" w:type="dxa"/>
              <w:left w:w="180" w:type="dxa"/>
              <w:bottom w:w="120" w:type="dxa"/>
              <w:right w:w="180" w:type="dxa"/>
            </w:tcMar>
            <w:hideMark/>
          </w:tcPr>
          <w:p w:rsidRPr="00CC5168" w:rsidR="00315D6E" w:rsidP="0008296D" w:rsidRDefault="009424BB" w14:paraId="4E57094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Knowledge Check</w:t>
            </w:r>
          </w:p>
        </w:tc>
        <w:tc>
          <w:tcPr>
            <w:tcW w:w="6000" w:type="dxa"/>
            <w:tcMar/>
          </w:tcPr>
          <w:p w:rsidRPr="00CC5168" w:rsidR="00315D6E" w:rsidP="0008296D" w:rsidRDefault="009424BB" w14:paraId="7C0B2DAC"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Prueba de conocimientos</w:t>
            </w:r>
          </w:p>
        </w:tc>
      </w:tr>
      <w:tr w:rsidRPr="00CC5168" w:rsidR="00DC51D9" w:rsidTr="4A27181E" w14:paraId="0FC8EB21"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6FD1A994"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148_string_11</w:t>
            </w:r>
          </w:p>
        </w:tc>
        <w:tc>
          <w:tcPr>
            <w:tcW w:w="6000" w:type="dxa"/>
            <w:tcMar>
              <w:top w:w="120" w:type="dxa"/>
              <w:left w:w="180" w:type="dxa"/>
              <w:bottom w:w="120" w:type="dxa"/>
              <w:right w:w="180" w:type="dxa"/>
            </w:tcMar>
            <w:hideMark/>
          </w:tcPr>
          <w:p w:rsidRPr="00CC5168" w:rsidR="00315D6E" w:rsidP="0008296D" w:rsidRDefault="009424BB" w14:paraId="5963856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Submit</w:t>
            </w:r>
          </w:p>
        </w:tc>
        <w:tc>
          <w:tcPr>
            <w:tcW w:w="6000" w:type="dxa"/>
            <w:tcMar/>
          </w:tcPr>
          <w:p w:rsidRPr="00CC5168" w:rsidR="00315D6E" w:rsidP="0008296D" w:rsidRDefault="009424BB" w14:paraId="5A01BD52"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Enviar</w:t>
            </w:r>
          </w:p>
        </w:tc>
      </w:tr>
      <w:tr w:rsidRPr="00CC5168" w:rsidR="00DC51D9" w:rsidTr="4A27181E" w14:paraId="53EE8C52" w14:textId="77777777">
        <w:tc>
          <w:tcPr>
            <w:tcW w:w="1353" w:type="dxa"/>
            <w:shd w:val="clear" w:color="auto" w:fill="C1E4F5" w:themeFill="accent1" w:themeFillTint="33"/>
            <w:tcMar>
              <w:top w:w="120" w:type="dxa"/>
              <w:left w:w="180" w:type="dxa"/>
              <w:bottom w:w="120" w:type="dxa"/>
              <w:right w:w="180" w:type="dxa"/>
            </w:tcMar>
            <w:hideMark/>
          </w:tcPr>
          <w:p w:rsidRPr="00CC5168" w:rsidR="00315D6E" w:rsidP="00315D6E" w:rsidRDefault="009424BB" w14:paraId="29F0F987"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149_string_12</w:t>
            </w:r>
          </w:p>
        </w:tc>
        <w:tc>
          <w:tcPr>
            <w:tcW w:w="6000" w:type="dxa"/>
            <w:tcMar>
              <w:top w:w="120" w:type="dxa"/>
              <w:left w:w="180" w:type="dxa"/>
              <w:bottom w:w="120" w:type="dxa"/>
              <w:right w:w="180" w:type="dxa"/>
            </w:tcMar>
            <w:hideMark/>
          </w:tcPr>
          <w:p w:rsidRPr="00CC5168" w:rsidR="00315D6E" w:rsidP="0008296D" w:rsidRDefault="009424BB" w14:paraId="1CA16DC9"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Retake</w:t>
            </w:r>
          </w:p>
        </w:tc>
        <w:tc>
          <w:tcPr>
            <w:tcW w:w="6000" w:type="dxa"/>
            <w:tcMar/>
          </w:tcPr>
          <w:p w:rsidRPr="00CC5168" w:rsidR="00315D6E" w:rsidP="0008296D" w:rsidRDefault="009424BB" w14:paraId="77FD8544"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Repetir la prueba</w:t>
            </w:r>
          </w:p>
        </w:tc>
      </w:tr>
      <w:tr w:rsidRPr="00CC5168" w:rsidR="00DC51D9" w:rsidTr="4A27181E" w14:paraId="2D3E514E" w14:textId="77777777">
        <w:tc>
          <w:tcPr>
            <w:tcW w:w="1353" w:type="dxa"/>
            <w:shd w:val="clear" w:color="auto" w:fill="C1E4F5" w:themeFill="accent1" w:themeFillTint="33"/>
            <w:tcMar>
              <w:top w:w="120" w:type="dxa"/>
              <w:left w:w="180" w:type="dxa"/>
              <w:bottom w:w="120" w:type="dxa"/>
              <w:right w:w="180" w:type="dxa"/>
            </w:tcMar>
            <w:hideMark/>
          </w:tcPr>
          <w:p w:rsidRPr="00CC5168" w:rsidR="005B5C04" w:rsidP="005B5C04" w:rsidRDefault="009424BB" w14:paraId="018A0121"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150_string_13</w:t>
            </w:r>
          </w:p>
        </w:tc>
        <w:tc>
          <w:tcPr>
            <w:tcW w:w="6000" w:type="dxa"/>
            <w:tcMar>
              <w:top w:w="120" w:type="dxa"/>
              <w:left w:w="180" w:type="dxa"/>
              <w:bottom w:w="120" w:type="dxa"/>
              <w:right w:w="180" w:type="dxa"/>
            </w:tcMar>
            <w:hideMark/>
          </w:tcPr>
          <w:p w:rsidRPr="00CC5168" w:rsidR="005B5C04" w:rsidP="0008296D" w:rsidRDefault="009424BB" w14:paraId="265A129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Course Description: Our Code of Business Conduct is a critically important document that describes our company’s expectations of every employee as we represent Abbott in our daily work. It provides a </w:t>
            </w:r>
            <w:r w:rsidRPr="00CC5168">
              <w:rPr>
                <w:rFonts w:ascii="Calibri" w:hAnsi="Calibri" w:eastAsia="Times New Roman" w:cs="Calibri"/>
              </w:rPr>
              <w:lastRenderedPageBreak/>
              <w:t xml:space="preserve">foundation for our responsibilities and </w:t>
            </w:r>
            <w:proofErr w:type="spellStart"/>
            <w:r w:rsidRPr="00CC5168">
              <w:rPr>
                <w:rFonts w:ascii="Calibri" w:hAnsi="Calibri" w:eastAsia="Times New Roman" w:cs="Calibri"/>
              </w:rPr>
              <w:t>behaviors</w:t>
            </w:r>
            <w:proofErr w:type="spellEnd"/>
            <w:r w:rsidRPr="00CC5168">
              <w:rPr>
                <w:rFonts w:ascii="Calibri" w:hAnsi="Calibri" w:eastAsia="Times New Roman"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Mar/>
          </w:tcPr>
          <w:p w:rsidRPr="00CC5168" w:rsidR="005B5C04" w:rsidP="0008296D" w:rsidRDefault="009424BB" w14:paraId="68876519"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lastRenderedPageBreak/>
              <w:t xml:space="preserve">Descripción del curso: Nuestro Código de conducta empresarial es un documento de importancia crítica que describe las expectativas de la empresa sobre cada empleado, en la medida en que representamos a Abbott </w:t>
            </w:r>
            <w:r w:rsidRPr="00CC5168">
              <w:rPr>
                <w:rFonts w:ascii="Calibri" w:hAnsi="Calibri" w:eastAsia="Calibri" w:cs="Calibri"/>
                <w:lang w:val="es-ES"/>
              </w:rPr>
              <w:lastRenderedPageBreak/>
              <w:t>en nuestro trabajo diario. Proporciona una base para nuestras responsabilidades y comportamientos y nos ayudará a tomar las mejores decisiones para Abbott, para nosotros mismos y para el nutrido grupo de gente a quienes servimos. Este curso ofrece una descripción general de alto nivel del Código, describe las expectativas de nuestra empresa y tus obligaciones, y proporciona consejos prácticos sobre qué hacer cuando es difícil determinar el mejor camino a seguir. Completar el curso te llevará, aproximadamente, de 35 a 45 minutos.</w:t>
            </w:r>
          </w:p>
        </w:tc>
      </w:tr>
      <w:tr w:rsidRPr="00CC5168" w:rsidR="00DC51D9" w:rsidTr="4A27181E" w14:paraId="3EA9521D" w14:textId="77777777">
        <w:tc>
          <w:tcPr>
            <w:tcW w:w="1353" w:type="dxa"/>
            <w:shd w:val="clear" w:color="auto" w:fill="C1E4F5" w:themeFill="accent1" w:themeFillTint="33"/>
            <w:tcMar>
              <w:top w:w="120" w:type="dxa"/>
              <w:left w:w="180" w:type="dxa"/>
              <w:bottom w:w="120" w:type="dxa"/>
              <w:right w:w="180" w:type="dxa"/>
            </w:tcMar>
            <w:hideMark/>
          </w:tcPr>
          <w:p w:rsidRPr="00CC5168" w:rsidR="005B5C04" w:rsidP="005B5C04" w:rsidRDefault="009424BB" w14:paraId="4AC1D7A1"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lastRenderedPageBreak/>
              <w:t>151_string_14</w:t>
            </w:r>
          </w:p>
        </w:tc>
        <w:tc>
          <w:tcPr>
            <w:tcW w:w="6000" w:type="dxa"/>
            <w:tcMar>
              <w:top w:w="120" w:type="dxa"/>
              <w:left w:w="180" w:type="dxa"/>
              <w:bottom w:w="120" w:type="dxa"/>
              <w:right w:w="180" w:type="dxa"/>
            </w:tcMar>
            <w:hideMark/>
          </w:tcPr>
          <w:p w:rsidRPr="00CC5168" w:rsidR="005B5C04" w:rsidP="0008296D" w:rsidRDefault="009424BB" w14:paraId="097A217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Menu</w:t>
            </w:r>
          </w:p>
        </w:tc>
        <w:tc>
          <w:tcPr>
            <w:tcW w:w="6000" w:type="dxa"/>
            <w:tcMar/>
          </w:tcPr>
          <w:p w:rsidRPr="00CC5168" w:rsidR="005B5C04" w:rsidP="0008296D" w:rsidRDefault="009424BB" w14:paraId="2D62B43D"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Menú</w:t>
            </w:r>
          </w:p>
        </w:tc>
      </w:tr>
      <w:tr w:rsidRPr="00CC5168" w:rsidR="00DC51D9" w:rsidTr="4A27181E" w14:paraId="31D901F0" w14:textId="77777777">
        <w:tc>
          <w:tcPr>
            <w:tcW w:w="1353" w:type="dxa"/>
            <w:shd w:val="clear" w:color="auto" w:fill="C1E4F5" w:themeFill="accent1" w:themeFillTint="33"/>
            <w:tcMar>
              <w:top w:w="120" w:type="dxa"/>
              <w:left w:w="180" w:type="dxa"/>
              <w:bottom w:w="120" w:type="dxa"/>
              <w:right w:w="180" w:type="dxa"/>
            </w:tcMar>
            <w:hideMark/>
          </w:tcPr>
          <w:p w:rsidRPr="00CC5168" w:rsidR="005B5C04" w:rsidP="005B5C04" w:rsidRDefault="009424BB" w14:paraId="00C00718"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152_string_15</w:t>
            </w:r>
          </w:p>
        </w:tc>
        <w:tc>
          <w:tcPr>
            <w:tcW w:w="6000" w:type="dxa"/>
            <w:tcMar>
              <w:top w:w="120" w:type="dxa"/>
              <w:left w:w="180" w:type="dxa"/>
              <w:bottom w:w="120" w:type="dxa"/>
              <w:right w:w="180" w:type="dxa"/>
            </w:tcMar>
            <w:hideMark/>
          </w:tcPr>
          <w:p w:rsidRPr="00CC5168" w:rsidR="005B5C04" w:rsidP="0008296D" w:rsidRDefault="009424BB" w14:paraId="61DCCE0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Resources</w:t>
            </w:r>
          </w:p>
        </w:tc>
        <w:tc>
          <w:tcPr>
            <w:tcW w:w="6000" w:type="dxa"/>
            <w:tcMar/>
          </w:tcPr>
          <w:p w:rsidRPr="00CC5168" w:rsidR="005B5C04" w:rsidP="0008296D" w:rsidRDefault="009424BB" w14:paraId="6ED9BA9D"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Recursos</w:t>
            </w:r>
          </w:p>
        </w:tc>
      </w:tr>
      <w:tr w:rsidRPr="00CC5168" w:rsidR="00DC51D9" w:rsidTr="4A27181E" w14:paraId="1C79907C" w14:textId="77777777">
        <w:tc>
          <w:tcPr>
            <w:tcW w:w="1353" w:type="dxa"/>
            <w:shd w:val="clear" w:color="auto" w:fill="C1E4F5" w:themeFill="accent1" w:themeFillTint="33"/>
            <w:tcMar>
              <w:top w:w="120" w:type="dxa"/>
              <w:left w:w="180" w:type="dxa"/>
              <w:bottom w:w="120" w:type="dxa"/>
              <w:right w:w="180" w:type="dxa"/>
            </w:tcMar>
            <w:hideMark/>
          </w:tcPr>
          <w:p w:rsidRPr="00CC5168" w:rsidR="005B5C04" w:rsidP="005B5C04" w:rsidRDefault="009424BB" w14:paraId="6D2C130D"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153_string_16</w:t>
            </w:r>
          </w:p>
        </w:tc>
        <w:tc>
          <w:tcPr>
            <w:tcW w:w="6000" w:type="dxa"/>
            <w:tcMar>
              <w:top w:w="120" w:type="dxa"/>
              <w:left w:w="180" w:type="dxa"/>
              <w:bottom w:w="120" w:type="dxa"/>
              <w:right w:w="180" w:type="dxa"/>
            </w:tcMar>
            <w:hideMark/>
          </w:tcPr>
          <w:p w:rsidRPr="00CC5168" w:rsidR="005B5C04" w:rsidP="0008296D" w:rsidRDefault="009424BB" w14:paraId="4EE3C2C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Reference Material</w:t>
            </w:r>
          </w:p>
        </w:tc>
        <w:tc>
          <w:tcPr>
            <w:tcW w:w="6000" w:type="dxa"/>
            <w:tcMar/>
          </w:tcPr>
          <w:p w:rsidRPr="00CC5168" w:rsidR="005B5C04" w:rsidP="0008296D" w:rsidRDefault="009424BB" w14:paraId="12B3F2E2"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Material de referencia</w:t>
            </w:r>
          </w:p>
        </w:tc>
      </w:tr>
      <w:tr w:rsidRPr="00CC5168" w:rsidR="00DC51D9" w:rsidTr="4A27181E" w14:paraId="1605767B" w14:textId="77777777">
        <w:tc>
          <w:tcPr>
            <w:tcW w:w="1353" w:type="dxa"/>
            <w:shd w:val="clear" w:color="auto" w:fill="C1E4F5" w:themeFill="accent1" w:themeFillTint="33"/>
            <w:tcMar>
              <w:top w:w="120" w:type="dxa"/>
              <w:left w:w="180" w:type="dxa"/>
              <w:bottom w:w="120" w:type="dxa"/>
              <w:right w:w="180" w:type="dxa"/>
            </w:tcMar>
            <w:hideMark/>
          </w:tcPr>
          <w:p w:rsidRPr="00CC5168" w:rsidR="005B5C04" w:rsidP="005B5C04" w:rsidRDefault="009424BB" w14:paraId="7EA8AA5A"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154_string_17</w:t>
            </w:r>
          </w:p>
        </w:tc>
        <w:tc>
          <w:tcPr>
            <w:tcW w:w="6000" w:type="dxa"/>
            <w:tcMar>
              <w:top w:w="120" w:type="dxa"/>
              <w:left w:w="180" w:type="dxa"/>
              <w:bottom w:w="120" w:type="dxa"/>
              <w:right w:w="180" w:type="dxa"/>
            </w:tcMar>
            <w:hideMark/>
          </w:tcPr>
          <w:p w:rsidRPr="00CC5168" w:rsidR="005B5C04" w:rsidP="0008296D" w:rsidRDefault="009424BB" w14:paraId="279C3F9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Audio</w:t>
            </w:r>
          </w:p>
        </w:tc>
        <w:tc>
          <w:tcPr>
            <w:tcW w:w="6000" w:type="dxa"/>
            <w:tcMar/>
          </w:tcPr>
          <w:p w:rsidRPr="00CC5168" w:rsidR="005B5C04" w:rsidP="0008296D" w:rsidRDefault="009424BB" w14:paraId="303FAE10"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Audio</w:t>
            </w:r>
          </w:p>
        </w:tc>
      </w:tr>
      <w:tr w:rsidRPr="00CC5168" w:rsidR="00DC51D9" w:rsidTr="4A27181E" w14:paraId="4668CE2C" w14:textId="77777777">
        <w:tc>
          <w:tcPr>
            <w:tcW w:w="1353" w:type="dxa"/>
            <w:shd w:val="clear" w:color="auto" w:fill="C1E4F5" w:themeFill="accent1" w:themeFillTint="33"/>
            <w:tcMar>
              <w:top w:w="120" w:type="dxa"/>
              <w:left w:w="180" w:type="dxa"/>
              <w:bottom w:w="120" w:type="dxa"/>
              <w:right w:w="180" w:type="dxa"/>
            </w:tcMar>
            <w:hideMark/>
          </w:tcPr>
          <w:p w:rsidRPr="00CC5168" w:rsidR="005B5C04" w:rsidP="005B5C04" w:rsidRDefault="009424BB" w14:paraId="6A9EF7EA"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155_string_18</w:t>
            </w:r>
          </w:p>
        </w:tc>
        <w:tc>
          <w:tcPr>
            <w:tcW w:w="6000" w:type="dxa"/>
            <w:tcMar>
              <w:top w:w="120" w:type="dxa"/>
              <w:left w:w="180" w:type="dxa"/>
              <w:bottom w:w="120" w:type="dxa"/>
              <w:right w:w="180" w:type="dxa"/>
            </w:tcMar>
            <w:hideMark/>
          </w:tcPr>
          <w:p w:rsidRPr="00CC5168" w:rsidR="005B5C04" w:rsidP="0008296D" w:rsidRDefault="009424BB" w14:paraId="6F99C4C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Exit</w:t>
            </w:r>
          </w:p>
        </w:tc>
        <w:tc>
          <w:tcPr>
            <w:tcW w:w="6000" w:type="dxa"/>
            <w:tcMar/>
          </w:tcPr>
          <w:p w:rsidRPr="00CC5168" w:rsidR="005B5C04" w:rsidP="0008296D" w:rsidRDefault="009424BB" w14:paraId="791F7217"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Salir</w:t>
            </w:r>
          </w:p>
        </w:tc>
      </w:tr>
      <w:tr w:rsidRPr="00CC5168" w:rsidR="00DC51D9" w:rsidTr="4A27181E" w14:paraId="18B8B1CD" w14:textId="77777777">
        <w:tc>
          <w:tcPr>
            <w:tcW w:w="1353" w:type="dxa"/>
            <w:shd w:val="clear" w:color="auto" w:fill="C1E4F5" w:themeFill="accent1" w:themeFillTint="33"/>
            <w:tcMar>
              <w:top w:w="120" w:type="dxa"/>
              <w:left w:w="180" w:type="dxa"/>
              <w:bottom w:w="120" w:type="dxa"/>
              <w:right w:w="180" w:type="dxa"/>
            </w:tcMar>
            <w:hideMark/>
          </w:tcPr>
          <w:p w:rsidRPr="00CC5168" w:rsidR="005B5C04" w:rsidP="005B5C04" w:rsidRDefault="009424BB" w14:paraId="3DBA4487"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156_string_19</w:t>
            </w:r>
          </w:p>
        </w:tc>
        <w:tc>
          <w:tcPr>
            <w:tcW w:w="6000" w:type="dxa"/>
            <w:tcMar>
              <w:top w:w="120" w:type="dxa"/>
              <w:left w:w="180" w:type="dxa"/>
              <w:bottom w:w="120" w:type="dxa"/>
              <w:right w:w="180" w:type="dxa"/>
            </w:tcMar>
            <w:hideMark/>
          </w:tcPr>
          <w:p w:rsidRPr="00CC5168" w:rsidR="005B5C04" w:rsidP="0008296D" w:rsidRDefault="009424BB" w14:paraId="2DE3C10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Close</w:t>
            </w:r>
          </w:p>
        </w:tc>
        <w:tc>
          <w:tcPr>
            <w:tcW w:w="6000" w:type="dxa"/>
            <w:tcMar/>
          </w:tcPr>
          <w:p w:rsidRPr="00CC5168" w:rsidR="005B5C04" w:rsidP="0008296D" w:rsidRDefault="009424BB" w14:paraId="1570855B"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Cerrar</w:t>
            </w:r>
          </w:p>
        </w:tc>
      </w:tr>
      <w:tr w:rsidRPr="00CC5168" w:rsidR="00DC51D9" w:rsidTr="4A27181E" w14:paraId="34308190" w14:textId="77777777">
        <w:tc>
          <w:tcPr>
            <w:tcW w:w="1353" w:type="dxa"/>
            <w:shd w:val="clear" w:color="auto" w:fill="C1E4F5" w:themeFill="accent1" w:themeFillTint="33"/>
            <w:tcMar>
              <w:top w:w="120" w:type="dxa"/>
              <w:left w:w="180" w:type="dxa"/>
              <w:bottom w:w="120" w:type="dxa"/>
              <w:right w:w="180" w:type="dxa"/>
            </w:tcMar>
            <w:hideMark/>
          </w:tcPr>
          <w:p w:rsidRPr="00CC5168" w:rsidR="005B5C04" w:rsidP="005B5C04" w:rsidRDefault="009424BB" w14:paraId="0089D2BA"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157_string_20</w:t>
            </w:r>
          </w:p>
        </w:tc>
        <w:tc>
          <w:tcPr>
            <w:tcW w:w="6000" w:type="dxa"/>
            <w:tcMar>
              <w:top w:w="120" w:type="dxa"/>
              <w:left w:w="180" w:type="dxa"/>
              <w:bottom w:w="120" w:type="dxa"/>
              <w:right w:w="180" w:type="dxa"/>
            </w:tcMar>
            <w:hideMark/>
          </w:tcPr>
          <w:p w:rsidRPr="00CC5168" w:rsidR="005B5C04" w:rsidP="0008296D" w:rsidRDefault="009424BB" w14:paraId="4265E77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Comment</w:t>
            </w:r>
            <w:r w:rsidRPr="00CC5168" w:rsidR="00F5122E">
              <w:rPr>
                <w:rFonts w:ascii="Calibri" w:hAnsi="Calibri" w:eastAsia="Times New Roman" w:cs="Calibri"/>
              </w:rPr>
              <w:t>…</w:t>
            </w:r>
          </w:p>
        </w:tc>
        <w:tc>
          <w:tcPr>
            <w:tcW w:w="6000" w:type="dxa"/>
            <w:tcMar/>
          </w:tcPr>
          <w:p w:rsidRPr="00CC5168" w:rsidR="005B5C04" w:rsidP="0008296D" w:rsidRDefault="009424BB" w14:paraId="5A6D750E"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COMENTARIO</w:t>
            </w:r>
          </w:p>
        </w:tc>
      </w:tr>
      <w:tr w:rsidRPr="00C17D4F" w:rsidR="00DC51D9" w:rsidTr="4A27181E" w14:paraId="1D006B59" w14:textId="77777777">
        <w:tc>
          <w:tcPr>
            <w:tcW w:w="1353" w:type="dxa"/>
            <w:shd w:val="clear" w:color="auto" w:fill="C1E4F5" w:themeFill="accent1" w:themeFillTint="33"/>
            <w:tcMar>
              <w:top w:w="120" w:type="dxa"/>
              <w:left w:w="180" w:type="dxa"/>
              <w:bottom w:w="120" w:type="dxa"/>
              <w:right w:w="180" w:type="dxa"/>
            </w:tcMar>
          </w:tcPr>
          <w:p w:rsidRPr="00CC5168" w:rsidR="005B5C04" w:rsidP="005B5C04" w:rsidRDefault="009424BB" w14:paraId="43E7453B"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t>FB_01</w:t>
            </w:r>
          </w:p>
        </w:tc>
        <w:tc>
          <w:tcPr>
            <w:tcW w:w="6000" w:type="dxa"/>
            <w:tcMar>
              <w:top w:w="120" w:type="dxa"/>
              <w:left w:w="180" w:type="dxa"/>
              <w:bottom w:w="120" w:type="dxa"/>
              <w:right w:w="180" w:type="dxa"/>
            </w:tcMar>
          </w:tcPr>
          <w:p w:rsidRPr="00CC5168" w:rsidR="005B5C04" w:rsidP="0008296D" w:rsidRDefault="009424BB" w14:paraId="1A57D30F"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must view all content before moving forward.</w:t>
            </w:r>
          </w:p>
        </w:tc>
        <w:tc>
          <w:tcPr>
            <w:tcW w:w="6000" w:type="dxa"/>
            <w:tcMar/>
          </w:tcPr>
          <w:p w:rsidRPr="000D1BE6" w:rsidR="005B5C04" w:rsidP="0008296D" w:rsidRDefault="009424BB" w14:paraId="3648AC22"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Debes ver todo el contenido antes de avanzar.</w:t>
            </w:r>
          </w:p>
        </w:tc>
      </w:tr>
    </w:tbl>
    <w:p w:rsidRPr="000D1BE6" w:rsidR="00840375" w:rsidRDefault="00840375" w14:paraId="3422E463" w14:textId="77777777">
      <w:pPr>
        <w:rPr>
          <w:lang w:val="es-ES"/>
        </w:rPr>
      </w:pPr>
    </w:p>
    <w:p w:rsidRPr="000D1BE6" w:rsidR="002C1E64" w:rsidRDefault="002C1E64" w14:paraId="39A08681" w14:textId="77777777">
      <w:pPr>
        <w:rPr>
          <w:rFonts w:eastAsia="Times New Roman"/>
          <w:lang w:val="es-ES"/>
        </w:rPr>
      </w:pPr>
    </w:p>
    <w:p w:rsidRPr="000D1BE6" w:rsidR="00F44929" w:rsidRDefault="00F44929" w14:paraId="5E54C2DA" w14:textId="77777777">
      <w:pPr>
        <w:rPr>
          <w:rFonts w:eastAsia="Times New Roman"/>
          <w:lang w:val="es-ES"/>
        </w:rPr>
      </w:pPr>
    </w:p>
    <w:p w:rsidRPr="000D1BE6" w:rsidR="003E2E74" w:rsidRDefault="009424BB" w14:paraId="74C403AD" w14:textId="77777777">
      <w:pPr>
        <w:rPr>
          <w:rFonts w:ascii="Calibri Light" w:hAnsi="Calibri Light" w:cs="Calibri Light"/>
          <w:smallCaps/>
          <w:color w:val="0F243E"/>
          <w:sz w:val="48"/>
          <w:szCs w:val="48"/>
          <w:lang w:val="es-ES"/>
        </w:rPr>
      </w:pPr>
      <w:r w:rsidRPr="000D1BE6">
        <w:rPr>
          <w:rFonts w:ascii="Calibri Light" w:hAnsi="Calibri Light" w:cs="Calibri Light"/>
          <w:smallCaps/>
          <w:color w:val="0F243E"/>
          <w:sz w:val="48"/>
          <w:szCs w:val="48"/>
          <w:lang w:val="es-ES"/>
        </w:rPr>
        <w:br w:type="page"/>
      </w:r>
    </w:p>
    <w:p w:rsidRPr="00CC5168" w:rsidR="00F44929" w:rsidP="00B24F24" w:rsidRDefault="009424BB" w14:paraId="1ECE05ED" w14:textId="414847BB">
      <w:pPr>
        <w:rPr>
          <w:rFonts w:ascii="Calibri Light" w:hAnsi="Calibri Light" w:cs="Calibri Light"/>
          <w:smallCaps/>
          <w:color w:val="0F243E"/>
          <w:sz w:val="72"/>
          <w:szCs w:val="72"/>
        </w:rPr>
      </w:pPr>
      <w:r w:rsidRPr="00CC5168">
        <w:rPr>
          <w:rFonts w:ascii="Calibri Light" w:hAnsi="Calibri Light" w:cs="Calibri Light"/>
          <w:smallCaps/>
          <w:color w:val="0F243E"/>
          <w:sz w:val="72"/>
          <w:szCs w:val="72"/>
        </w:rPr>
        <w:lastRenderedPageBreak/>
        <w:t xml:space="preserve">Interactions with Competitors </w:t>
      </w:r>
    </w:p>
    <w:p w:rsidRPr="00CC5168" w:rsidR="00F44929" w:rsidRDefault="00F44929" w14:paraId="60C61529" w14:textId="77777777">
      <w:pPr>
        <w:rPr>
          <w:rFonts w:eastAsia="Times New Roman"/>
        </w:rPr>
      </w:pPr>
    </w:p>
    <w:p w:rsidRPr="00CC5168" w:rsidR="00F44929" w:rsidRDefault="00F44929" w14:paraId="2A26AB59" w14:textId="77777777">
      <w:pPr>
        <w:rPr>
          <w:rFonts w:eastAsia="Times New Roman"/>
        </w:rPr>
      </w:pPr>
    </w:p>
    <w:p w:rsidRPr="00CC5168" w:rsidR="00F44929" w:rsidRDefault="00F44929" w14:paraId="28884CED" w14:textId="77777777">
      <w:pPr>
        <w:rPr>
          <w:rFonts w:eastAsia="Times New Roman"/>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Pr="00CC5168" w:rsidR="00DC51D9" w:rsidTr="000A0A18" w14:paraId="641E688C" w14:textId="77777777">
        <w:tc>
          <w:tcPr>
            <w:tcW w:w="1353" w:type="dxa"/>
            <w:shd w:val="clear" w:color="auto" w:fill="F1A983" w:themeFill="accent2" w:themeFillTint="99"/>
            <w:tcMar>
              <w:top w:w="120" w:type="dxa"/>
              <w:left w:w="180" w:type="dxa"/>
              <w:bottom w:w="120" w:type="dxa"/>
              <w:right w:w="180" w:type="dxa"/>
            </w:tcMar>
          </w:tcPr>
          <w:p w:rsidRPr="00CC5168" w:rsidR="009E03B7" w:rsidP="000A2928" w:rsidRDefault="009424BB" w14:paraId="0FFBE08A" w14:textId="77777777">
            <w:pPr>
              <w:spacing w:before="30" w:after="30"/>
              <w:ind w:left="30" w:right="30"/>
              <w:rPr>
                <w:rFonts w:eastAsia="Times New Roman"/>
              </w:rPr>
            </w:pPr>
            <w:r w:rsidRPr="00CC5168">
              <w:rPr>
                <w:rFonts w:eastAsia="Times New Roman"/>
              </w:rPr>
              <w:t>ID</w:t>
            </w:r>
          </w:p>
        </w:tc>
        <w:tc>
          <w:tcPr>
            <w:tcW w:w="6000" w:type="dxa"/>
            <w:shd w:val="clear" w:color="auto" w:fill="F1A983" w:themeFill="accent2" w:themeFillTint="99"/>
            <w:tcMar>
              <w:top w:w="120" w:type="dxa"/>
              <w:left w:w="180" w:type="dxa"/>
              <w:bottom w:w="120" w:type="dxa"/>
              <w:right w:w="180" w:type="dxa"/>
            </w:tcMar>
          </w:tcPr>
          <w:p w:rsidRPr="00CC5168" w:rsidR="009E03B7" w:rsidP="00493F62" w:rsidRDefault="009424BB" w14:paraId="4CE1C9B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Source</w:t>
            </w:r>
          </w:p>
        </w:tc>
        <w:tc>
          <w:tcPr>
            <w:tcW w:w="6000" w:type="dxa"/>
            <w:shd w:val="clear" w:color="auto" w:fill="F1A983" w:themeFill="accent2" w:themeFillTint="99"/>
          </w:tcPr>
          <w:p w:rsidRPr="00CC5168" w:rsidR="009E03B7" w:rsidP="00493F62" w:rsidRDefault="009424BB" w14:paraId="0D03C16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Target</w:t>
            </w:r>
          </w:p>
        </w:tc>
      </w:tr>
      <w:tr w:rsidRPr="00C17D4F" w:rsidR="00DC51D9" w:rsidTr="000A0A18" w14:paraId="361790CA"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7D9DB98B" w14:textId="77777777">
            <w:pPr>
              <w:spacing w:before="30" w:after="30"/>
              <w:ind w:left="30" w:right="30"/>
              <w:rPr>
                <w:rFonts w:ascii="Calibri" w:hAnsi="Calibri" w:eastAsia="Times New Roman" w:cs="Calibri"/>
                <w:sz w:val="16"/>
              </w:rPr>
            </w:pPr>
            <w:hyperlink w:tgtFrame="_blank" w:history="1" r:id="rId221">
              <w:r w:rsidRPr="00CC5168" w:rsidR="009424BB">
                <w:rPr>
                  <w:rFonts w:ascii="Calibri" w:hAnsi="Calibri" w:eastAsia="Times New Roman" w:cs="Calibri"/>
                  <w:color w:val="0000FF"/>
                  <w:sz w:val="16"/>
                  <w:u w:val="single"/>
                </w:rPr>
                <w:t>Screen 1</w:t>
              </w:r>
            </w:hyperlink>
            <w:r w:rsidRPr="00CC5168" w:rsidR="009424BB">
              <w:rPr>
                <w:rFonts w:ascii="Calibri" w:hAnsi="Calibri" w:eastAsia="Times New Roman" w:cs="Calibri"/>
                <w:sz w:val="16"/>
              </w:rPr>
              <w:t xml:space="preserve"> </w:t>
            </w:r>
          </w:p>
          <w:p w:rsidRPr="00CC5168" w:rsidR="000B4F03" w:rsidP="000B4F03" w:rsidRDefault="00DD292B" w14:paraId="26E3FEE9" w14:textId="77777777">
            <w:pPr>
              <w:ind w:left="30" w:right="30"/>
              <w:rPr>
                <w:rFonts w:ascii="Calibri" w:hAnsi="Calibri" w:eastAsia="Times New Roman" w:cs="Calibri"/>
                <w:sz w:val="16"/>
              </w:rPr>
            </w:pPr>
            <w:hyperlink w:tgtFrame="_blank" w:history="1" r:id="rId222">
              <w:r w:rsidRPr="00CC5168" w:rsidR="009424BB">
                <w:rPr>
                  <w:rFonts w:ascii="Calibri" w:hAnsi="Calibri" w:eastAsia="Times New Roman" w:cs="Calibri"/>
                  <w:color w:val="0000FF"/>
                  <w:sz w:val="16"/>
                  <w:u w:val="single"/>
                </w:rPr>
                <w:t>2_C_2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13B6FC6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Fair competition benefits everyone, from businesses to consumers to the economy as a whole. Fair competition results in dynamic markets, leading to increased productivity and better value for consumers.</w:t>
            </w:r>
          </w:p>
        </w:tc>
        <w:tc>
          <w:tcPr>
            <w:tcW w:w="6000" w:type="dxa"/>
          </w:tcPr>
          <w:p w:rsidRPr="000D1BE6" w:rsidR="000B4F03" w:rsidP="00493F62" w:rsidRDefault="009424BB" w14:paraId="6DFDA108"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 competencia justa beneficia a todos, desde las empresas a los consumidores y a la economía en su conjunto. La competencia justa tiene como resultado mercados dinámicos, favoreciendo el aumento de la productividad y del valor para los consumidores.</w:t>
            </w:r>
          </w:p>
        </w:tc>
      </w:tr>
      <w:tr w:rsidRPr="00C17D4F" w:rsidR="00DC51D9" w:rsidTr="000A0A18" w14:paraId="754E2766"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411A69FA" w14:textId="77777777">
            <w:pPr>
              <w:spacing w:before="30" w:after="30"/>
              <w:ind w:left="30" w:right="30"/>
              <w:rPr>
                <w:rFonts w:ascii="Calibri" w:hAnsi="Calibri" w:eastAsia="Times New Roman" w:cs="Calibri"/>
                <w:sz w:val="16"/>
              </w:rPr>
            </w:pPr>
            <w:hyperlink w:tgtFrame="_blank" w:history="1" r:id="rId223">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0B4F03" w:rsidP="000B4F03" w:rsidRDefault="00DD292B" w14:paraId="2D60786F" w14:textId="77777777">
            <w:pPr>
              <w:ind w:left="30" w:right="30"/>
              <w:rPr>
                <w:rFonts w:ascii="Calibri" w:hAnsi="Calibri" w:eastAsia="Times New Roman" w:cs="Calibri"/>
                <w:sz w:val="16"/>
              </w:rPr>
            </w:pPr>
            <w:hyperlink w:tgtFrame="_blank" w:history="1" r:id="rId224">
              <w:r w:rsidRPr="00CC5168" w:rsidR="009424BB">
                <w:rPr>
                  <w:rFonts w:ascii="Calibri" w:hAnsi="Calibri" w:eastAsia="Times New Roman" w:cs="Calibri"/>
                  <w:color w:val="0000FF"/>
                  <w:sz w:val="16"/>
                  <w:u w:val="single"/>
                </w:rPr>
                <w:t>17_C_11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68F9014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An Abbott distributor can be considered a competitor if we are submitting separate bids in connection with a tender.</w:t>
            </w:r>
          </w:p>
        </w:tc>
        <w:tc>
          <w:tcPr>
            <w:tcW w:w="6000" w:type="dxa"/>
          </w:tcPr>
          <w:p w:rsidRPr="000D1BE6" w:rsidR="000B4F03" w:rsidP="00493F62" w:rsidRDefault="009424BB" w14:paraId="33B3018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Un distribuidor de Abbott puede ser considerado un competidor si presentamos ofertas separadas en relación con una licitación.</w:t>
            </w:r>
          </w:p>
        </w:tc>
      </w:tr>
      <w:tr w:rsidRPr="00C17D4F" w:rsidR="00DC51D9" w:rsidTr="000A0A18" w14:paraId="3F29923B"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524A7D53" w14:textId="77777777">
            <w:pPr>
              <w:spacing w:before="30" w:after="30"/>
              <w:ind w:left="30" w:right="30"/>
              <w:rPr>
                <w:rFonts w:ascii="Calibri" w:hAnsi="Calibri" w:eastAsia="Times New Roman" w:cs="Calibri"/>
                <w:sz w:val="16"/>
              </w:rPr>
            </w:pPr>
            <w:hyperlink w:tgtFrame="_blank" w:history="1" r:id="rId225">
              <w:r w:rsidRPr="00CC5168" w:rsidR="009424BB">
                <w:rPr>
                  <w:rFonts w:ascii="Calibri" w:hAnsi="Calibri" w:eastAsia="Times New Roman" w:cs="Calibri"/>
                  <w:color w:val="0000FF"/>
                  <w:sz w:val="16"/>
                  <w:u w:val="single"/>
                </w:rPr>
                <w:t>Screen 10</w:t>
              </w:r>
            </w:hyperlink>
            <w:r w:rsidRPr="00CC5168" w:rsidR="009424BB">
              <w:rPr>
                <w:rFonts w:ascii="Calibri" w:hAnsi="Calibri" w:eastAsia="Times New Roman" w:cs="Calibri"/>
                <w:sz w:val="16"/>
              </w:rPr>
              <w:t xml:space="preserve"> </w:t>
            </w:r>
          </w:p>
          <w:p w:rsidRPr="00CC5168" w:rsidR="000B4F03" w:rsidP="000B4F03" w:rsidRDefault="00DD292B" w14:paraId="0EB6AA01" w14:textId="77777777">
            <w:pPr>
              <w:ind w:left="30" w:right="30"/>
              <w:rPr>
                <w:rFonts w:ascii="Calibri" w:hAnsi="Calibri" w:eastAsia="Times New Roman" w:cs="Calibri"/>
                <w:sz w:val="16"/>
              </w:rPr>
            </w:pPr>
            <w:hyperlink w:tgtFrame="_blank" w:history="1" r:id="rId226">
              <w:r w:rsidRPr="00CC5168" w:rsidR="009424BB">
                <w:rPr>
                  <w:rFonts w:ascii="Calibri" w:hAnsi="Calibri" w:eastAsia="Times New Roman" w:cs="Calibri"/>
                  <w:color w:val="0000FF"/>
                  <w:sz w:val="16"/>
                  <w:u w:val="single"/>
                </w:rPr>
                <w:t>18_C_11</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10A49B78"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rsidRPr="000D1BE6" w:rsidR="000B4F03" w:rsidP="00493F62" w:rsidRDefault="009424BB" w14:paraId="15ECF96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Si alguien comienza a tratar estos asuntos, actúa de inmediato. Deja de participar en la reunión y solicita que se registren tus reservas en las actas de la reunión. Abandona la reunión con un gesto llamativo y teatral, para que el resto recuerde tu partida de la conversación prohibida.</w:t>
            </w:r>
          </w:p>
        </w:tc>
      </w:tr>
      <w:tr w:rsidRPr="00CC5168" w:rsidR="00DC51D9" w:rsidTr="000A0A18" w14:paraId="66B9EE6D"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38DBADC9" w14:textId="77777777">
            <w:pPr>
              <w:spacing w:before="30" w:after="30"/>
              <w:ind w:left="30" w:right="30"/>
              <w:rPr>
                <w:rFonts w:ascii="Calibri" w:hAnsi="Calibri" w:eastAsia="Times New Roman" w:cs="Calibri"/>
                <w:sz w:val="16"/>
              </w:rPr>
            </w:pPr>
            <w:hyperlink w:tgtFrame="_blank" w:history="1" r:id="rId227">
              <w:r w:rsidRPr="00CC5168" w:rsidR="009424BB">
                <w:rPr>
                  <w:rFonts w:ascii="Calibri" w:hAnsi="Calibri" w:eastAsia="Times New Roman" w:cs="Calibri"/>
                  <w:color w:val="0000FF"/>
                  <w:sz w:val="16"/>
                  <w:u w:val="single"/>
                </w:rPr>
                <w:t>Screen 11</w:t>
              </w:r>
            </w:hyperlink>
            <w:r w:rsidRPr="00CC5168" w:rsidR="009424BB">
              <w:rPr>
                <w:rFonts w:ascii="Calibri" w:hAnsi="Calibri" w:eastAsia="Times New Roman" w:cs="Calibri"/>
                <w:sz w:val="16"/>
              </w:rPr>
              <w:t xml:space="preserve"> </w:t>
            </w:r>
          </w:p>
          <w:p w:rsidRPr="00CC5168" w:rsidR="000B4F03" w:rsidP="000B4F03" w:rsidRDefault="00DD292B" w14:paraId="5EA6D561" w14:textId="77777777">
            <w:pPr>
              <w:ind w:left="30" w:right="30"/>
              <w:rPr>
                <w:rFonts w:ascii="Calibri" w:hAnsi="Calibri" w:eastAsia="Times New Roman" w:cs="Calibri"/>
                <w:sz w:val="16"/>
              </w:rPr>
            </w:pPr>
            <w:hyperlink w:tgtFrame="_blank" w:history="1" r:id="rId228">
              <w:r w:rsidRPr="00CC5168" w:rsidR="009424BB">
                <w:rPr>
                  <w:rFonts w:ascii="Calibri" w:hAnsi="Calibri" w:eastAsia="Times New Roman" w:cs="Calibri"/>
                  <w:color w:val="0000FF"/>
                  <w:sz w:val="16"/>
                  <w:u w:val="single"/>
                </w:rPr>
                <w:t>22_C_12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4154D084"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CC5168">
              <w:rPr>
                <w:rFonts w:ascii="Calibri" w:hAnsi="Calibri" w:eastAsia="Times New Roman" w:cs="Calibri"/>
              </w:rPr>
              <w:lastRenderedPageBreak/>
              <w:t>bid, you reach out to a counterpart at Medtronic to find out whether they are bidding. Is this okay?</w:t>
            </w:r>
          </w:p>
        </w:tc>
        <w:tc>
          <w:tcPr>
            <w:tcW w:w="6000" w:type="dxa"/>
          </w:tcPr>
          <w:p w:rsidRPr="00CC5168" w:rsidR="000B4F03" w:rsidP="00493F62" w:rsidRDefault="009424BB" w14:paraId="6DD02F78"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lastRenderedPageBreak/>
              <w:t xml:space="preserve">Eres un jefe de ventas regional responsable de Abbott Vascular en Turquía. Te estás planteando presentar una oferta para suministrar un producto a un importante hospital público de tu zona. Antes de invertir mucho tiempo preparando dicha oferta, te pones en contacto con </w:t>
            </w:r>
            <w:r w:rsidRPr="00CC5168">
              <w:rPr>
                <w:rFonts w:ascii="Calibri" w:hAnsi="Calibri" w:eastAsia="Calibri" w:cs="Calibri"/>
                <w:lang w:val="es-ES"/>
              </w:rPr>
              <w:lastRenderedPageBreak/>
              <w:t>un homólogo de Medtronic para averiguar si ellos van a presentar otra oferta. ¿Es correcta su decisión?</w:t>
            </w:r>
          </w:p>
        </w:tc>
      </w:tr>
      <w:tr w:rsidRPr="00CC5168" w:rsidR="00DC51D9" w:rsidTr="000A0A18" w14:paraId="4F3167A6"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05FCB1BB" w14:textId="77777777">
            <w:pPr>
              <w:spacing w:before="30" w:after="30"/>
              <w:ind w:left="30" w:right="30"/>
              <w:rPr>
                <w:rFonts w:ascii="Calibri" w:hAnsi="Calibri" w:eastAsia="Times New Roman" w:cs="Calibri"/>
                <w:sz w:val="16"/>
              </w:rPr>
            </w:pPr>
            <w:hyperlink w:tgtFrame="_blank" w:history="1" r:id="rId229">
              <w:r w:rsidRPr="00CC5168" w:rsidR="009424BB">
                <w:rPr>
                  <w:rFonts w:ascii="Calibri" w:hAnsi="Calibri" w:eastAsia="Times New Roman" w:cs="Calibri"/>
                  <w:color w:val="0000FF"/>
                  <w:sz w:val="16"/>
                  <w:u w:val="single"/>
                </w:rPr>
                <w:t>Screen 12</w:t>
              </w:r>
            </w:hyperlink>
            <w:r w:rsidRPr="00CC5168" w:rsidR="009424BB">
              <w:rPr>
                <w:rFonts w:ascii="Calibri" w:hAnsi="Calibri" w:eastAsia="Times New Roman" w:cs="Calibri"/>
                <w:sz w:val="16"/>
              </w:rPr>
              <w:t xml:space="preserve"> </w:t>
            </w:r>
          </w:p>
          <w:p w:rsidRPr="00CC5168" w:rsidR="000B4F03" w:rsidP="000B4F03" w:rsidRDefault="00DD292B" w14:paraId="4A3AF626" w14:textId="77777777">
            <w:pPr>
              <w:ind w:left="30" w:right="30"/>
              <w:rPr>
                <w:rFonts w:ascii="Calibri" w:hAnsi="Calibri" w:eastAsia="Times New Roman" w:cs="Calibri"/>
                <w:sz w:val="16"/>
              </w:rPr>
            </w:pPr>
            <w:hyperlink w:tgtFrame="_blank" w:history="1" r:id="rId230">
              <w:r w:rsidRPr="00CC5168" w:rsidR="009424BB">
                <w:rPr>
                  <w:rFonts w:ascii="Calibri" w:hAnsi="Calibri" w:eastAsia="Times New Roman" w:cs="Calibri"/>
                  <w:color w:val="0000FF"/>
                  <w:sz w:val="16"/>
                  <w:u w:val="single"/>
                </w:rPr>
                <w:t>25_C_13</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5301F7E1"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rsidRPr="00CC5168" w:rsidR="000B4F03" w:rsidP="00493F62" w:rsidRDefault="009424BB" w14:paraId="0D8F580B" w14:textId="77777777">
            <w:pPr>
              <w:spacing w:before="100" w:beforeAutospacing="1" w:after="100" w:afterAutospacing="1"/>
              <w:ind w:left="30" w:right="30"/>
              <w:rPr>
                <w:rFonts w:ascii="Calibri" w:hAnsi="Calibri" w:eastAsia="Times New Roman" w:cs="Calibri"/>
              </w:rPr>
            </w:pPr>
            <w:r w:rsidRPr="00CC5168">
              <w:rPr>
                <w:rFonts w:ascii="Calibri" w:hAnsi="Calibri" w:eastAsia="Calibri" w:cs="Calibri"/>
                <w:lang w:val="es-ES"/>
              </w:rPr>
              <w:t xml:space="preserve">Eres el director del área de ventas de Rapid </w:t>
            </w:r>
            <w:proofErr w:type="spellStart"/>
            <w:r w:rsidRPr="00CC5168">
              <w:rPr>
                <w:rFonts w:ascii="Calibri" w:hAnsi="Calibri" w:eastAsia="Calibri" w:cs="Calibri"/>
                <w:lang w:val="es-ES"/>
              </w:rPr>
              <w:t>Diagnostics</w:t>
            </w:r>
            <w:proofErr w:type="spellEnd"/>
            <w:r w:rsidRPr="00CC5168">
              <w:rPr>
                <w:rFonts w:ascii="Calibri" w:hAnsi="Calibri" w:eastAsia="Calibri" w:cs="Calibri"/>
                <w:lang w:val="es-ES"/>
              </w:rPr>
              <w:t xml:space="preserve"> de Abbot en el este de África. En una reunión con un distribuidor local de equipos de pruebas de diagnóstico que vende tanto a Abbot como a un líder de la competencia, este te proporciona una lista de clientes para dirigir el marketing de diagnóstico rápido. Te explica que le ha dado a tu competidor una lista de la misma longitud, pero con diferentes clientes para que los esfuerzos de ambas empresas no se solapen. Como el distribuidor es responsable de la venta final de los productos de ambas empresas, aceptas limitar tus esfuerzos tan solo a los clientes de la lista. ¿Es correcta su decisión?</w:t>
            </w:r>
          </w:p>
        </w:tc>
      </w:tr>
      <w:tr w:rsidRPr="00C17D4F" w:rsidR="00DC51D9" w:rsidTr="000A0A18" w14:paraId="78C02491"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35623A59" w14:textId="77777777">
            <w:pPr>
              <w:spacing w:before="30" w:after="30"/>
              <w:ind w:left="30" w:right="30"/>
              <w:rPr>
                <w:rFonts w:ascii="Calibri" w:hAnsi="Calibri" w:eastAsia="Times New Roman" w:cs="Calibri"/>
                <w:sz w:val="16"/>
              </w:rPr>
            </w:pPr>
            <w:hyperlink w:tgtFrame="_blank" w:history="1" r:id="rId231">
              <w:r w:rsidRPr="00CC5168" w:rsidR="009424BB">
                <w:rPr>
                  <w:rFonts w:ascii="Calibri" w:hAnsi="Calibri" w:eastAsia="Times New Roman" w:cs="Calibri"/>
                  <w:color w:val="0000FF"/>
                  <w:sz w:val="16"/>
                  <w:u w:val="single"/>
                </w:rPr>
                <w:t>Screen 17</w:t>
              </w:r>
            </w:hyperlink>
            <w:r w:rsidRPr="00CC5168" w:rsidR="009424BB">
              <w:rPr>
                <w:rFonts w:ascii="Calibri" w:hAnsi="Calibri" w:eastAsia="Times New Roman" w:cs="Calibri"/>
                <w:sz w:val="16"/>
              </w:rPr>
              <w:t xml:space="preserve"> </w:t>
            </w:r>
          </w:p>
          <w:p w:rsidRPr="00CC5168" w:rsidR="000B4F03" w:rsidP="000B4F03" w:rsidRDefault="00DD292B" w14:paraId="14654984" w14:textId="77777777">
            <w:pPr>
              <w:ind w:left="30" w:right="30"/>
              <w:rPr>
                <w:rFonts w:ascii="Calibri" w:hAnsi="Calibri" w:eastAsia="Times New Roman" w:cs="Calibri"/>
                <w:sz w:val="16"/>
              </w:rPr>
            </w:pPr>
            <w:hyperlink w:tgtFrame="_blank" w:history="1" r:id="rId232">
              <w:r w:rsidRPr="00CC5168" w:rsidR="009424BB">
                <w:rPr>
                  <w:rFonts w:ascii="Calibri" w:hAnsi="Calibri" w:eastAsia="Times New Roman" w:cs="Calibri"/>
                  <w:color w:val="0000FF"/>
                  <w:sz w:val="16"/>
                  <w:u w:val="single"/>
                </w:rPr>
                <w:t>37_C_18</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0CC216FC"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Because anti-competitive conduct usually results in higher prices or reduced selection for consumers, a company that commits such crimes risks seriously damaging its reputation in the eyes of its customers.</w:t>
            </w:r>
          </w:p>
          <w:p w:rsidRPr="00CC5168" w:rsidR="000B4F03" w:rsidP="00493F62" w:rsidRDefault="009424BB" w14:paraId="0CF886B6"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In addition to civil/criminal penalties and reputational damage, one consequence is potentially being barred from future tenders or other bidding.</w:t>
            </w:r>
          </w:p>
        </w:tc>
        <w:tc>
          <w:tcPr>
            <w:tcW w:w="6000" w:type="dxa"/>
          </w:tcPr>
          <w:p w:rsidRPr="000D1BE6" w:rsidR="000B4F03" w:rsidP="00493F62" w:rsidRDefault="009424BB" w14:paraId="35549A5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Ya que la conducta anticompetitiva, por lo general, da lugar a precios más elevados o a un surtido más reducido para los consumidores, una empresa que comete este tipo de delitos se arriesga a dañar su reputación ante sus clientes.</w:t>
            </w:r>
          </w:p>
          <w:p w:rsidRPr="000D1BE6" w:rsidR="000B4F03" w:rsidP="00493F62" w:rsidRDefault="009424BB" w14:paraId="09B17AC9"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Además de las sanciones civiles o penales y los daños a la reputación, una consecuencia es la posible exclusión de futuras licitaciones u otros concursos.</w:t>
            </w:r>
          </w:p>
        </w:tc>
      </w:tr>
      <w:tr w:rsidRPr="00C17D4F" w:rsidR="00DC51D9" w:rsidTr="000A0A18" w14:paraId="0955FF95"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7E47CDAD" w14:textId="77777777">
            <w:pPr>
              <w:spacing w:before="30" w:after="30"/>
              <w:ind w:left="30" w:right="30"/>
              <w:rPr>
                <w:rFonts w:ascii="Calibri" w:hAnsi="Calibri" w:eastAsia="Times New Roman" w:cs="Calibri"/>
                <w:sz w:val="16"/>
              </w:rPr>
            </w:pPr>
            <w:hyperlink w:tgtFrame="_blank" w:history="1" r:id="rId233">
              <w:r w:rsidRPr="00CC5168" w:rsidR="009424BB">
                <w:rPr>
                  <w:rFonts w:ascii="Calibri" w:hAnsi="Calibri" w:eastAsia="Times New Roman" w:cs="Calibri"/>
                  <w:color w:val="0000FF"/>
                  <w:sz w:val="16"/>
                  <w:u w:val="single"/>
                </w:rPr>
                <w:t>Screen 21</w:t>
              </w:r>
            </w:hyperlink>
            <w:r w:rsidRPr="00CC5168" w:rsidR="009424BB">
              <w:rPr>
                <w:rFonts w:ascii="Calibri" w:hAnsi="Calibri" w:eastAsia="Times New Roman" w:cs="Calibri"/>
                <w:sz w:val="16"/>
              </w:rPr>
              <w:t xml:space="preserve"> </w:t>
            </w:r>
          </w:p>
          <w:p w:rsidRPr="00CC5168" w:rsidR="000B4F03" w:rsidP="000B4F03" w:rsidRDefault="00DD292B" w14:paraId="23AA618E" w14:textId="77777777">
            <w:pPr>
              <w:ind w:left="30" w:right="30"/>
              <w:rPr>
                <w:rFonts w:ascii="Calibri" w:hAnsi="Calibri" w:eastAsia="Times New Roman" w:cs="Calibri"/>
                <w:sz w:val="16"/>
              </w:rPr>
            </w:pPr>
            <w:hyperlink w:tgtFrame="_blank" w:history="1" r:id="rId234">
              <w:r w:rsidRPr="00CC5168" w:rsidR="009424BB">
                <w:rPr>
                  <w:rFonts w:ascii="Calibri" w:hAnsi="Calibri" w:eastAsia="Times New Roman" w:cs="Calibri"/>
                  <w:color w:val="0000FF"/>
                  <w:sz w:val="16"/>
                  <w:u w:val="single"/>
                </w:rPr>
                <w:t>42_C_22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5A6D5A3A"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In many countries controlling the prices of distributors is a violation of competition law, please contact your local Legal team for guidance.</w:t>
            </w:r>
          </w:p>
        </w:tc>
        <w:tc>
          <w:tcPr>
            <w:tcW w:w="6000" w:type="dxa"/>
          </w:tcPr>
          <w:p w:rsidRPr="000D1BE6" w:rsidR="000B4F03" w:rsidP="00493F62" w:rsidRDefault="009424BB" w14:paraId="302B5483"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 xml:space="preserve">En muchos países, controlar los precios de los distribuidores es una violación de la legislación sobre </w:t>
            </w:r>
            <w:r w:rsidRPr="00CC5168">
              <w:rPr>
                <w:rFonts w:ascii="Calibri" w:hAnsi="Calibri" w:eastAsia="Calibri" w:cs="Calibri"/>
                <w:lang w:val="es-ES"/>
              </w:rPr>
              <w:lastRenderedPageBreak/>
              <w:t>competencia; ponte en contacto con tu equipo jurídico local para que te oriente.</w:t>
            </w:r>
          </w:p>
        </w:tc>
      </w:tr>
      <w:tr w:rsidRPr="00C17D4F" w:rsidR="00DC51D9" w:rsidTr="000A0A18" w14:paraId="451EBBA7"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433AB060" w14:textId="77777777">
            <w:pPr>
              <w:spacing w:before="30" w:after="30"/>
              <w:ind w:left="30" w:right="30"/>
              <w:rPr>
                <w:rFonts w:ascii="Calibri" w:hAnsi="Calibri" w:eastAsia="Times New Roman" w:cs="Calibri"/>
                <w:sz w:val="16"/>
              </w:rPr>
            </w:pPr>
            <w:hyperlink w:tgtFrame="_blank" w:history="1" r:id="rId235">
              <w:r w:rsidRPr="00CC5168" w:rsidR="009424BB">
                <w:rPr>
                  <w:rFonts w:ascii="Calibri" w:hAnsi="Calibri" w:eastAsia="Times New Roman" w:cs="Calibri"/>
                  <w:color w:val="0000FF"/>
                  <w:sz w:val="16"/>
                  <w:u w:val="single"/>
                </w:rPr>
                <w:t>Screen 21</w:t>
              </w:r>
            </w:hyperlink>
            <w:r w:rsidRPr="00CC5168" w:rsidR="009424BB">
              <w:rPr>
                <w:rFonts w:ascii="Calibri" w:hAnsi="Calibri" w:eastAsia="Times New Roman" w:cs="Calibri"/>
                <w:sz w:val="16"/>
              </w:rPr>
              <w:t xml:space="preserve"> </w:t>
            </w:r>
          </w:p>
          <w:p w:rsidRPr="00CC5168" w:rsidR="000B4F03" w:rsidP="000B4F03" w:rsidRDefault="00DD292B" w14:paraId="3D8D2406" w14:textId="77777777">
            <w:pPr>
              <w:ind w:left="30" w:right="30"/>
              <w:rPr>
                <w:rFonts w:ascii="Calibri" w:hAnsi="Calibri" w:eastAsia="Times New Roman" w:cs="Calibri"/>
                <w:sz w:val="16"/>
              </w:rPr>
            </w:pPr>
            <w:hyperlink w:tgtFrame="_blank" w:history="1" r:id="rId236">
              <w:r w:rsidRPr="00CC5168" w:rsidR="009424BB">
                <w:rPr>
                  <w:rFonts w:ascii="Calibri" w:hAnsi="Calibri" w:eastAsia="Times New Roman" w:cs="Calibri"/>
                  <w:color w:val="0000FF"/>
                  <w:sz w:val="16"/>
                  <w:u w:val="single"/>
                </w:rPr>
                <w:t>44_C_22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6AABC92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rsidRPr="000D1BE6" w:rsidR="000B4F03" w:rsidP="00493F62" w:rsidRDefault="009424BB" w14:paraId="5B50C83D"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Cualquier conversación entre competidores sobre asignación de mercados o reparto de clientes, productos o recursos, lo que se conoce como adjudicación de clientes, podría considerarse colaboración ilegal y debe evitarse. Estas conversaciones no tienen que dar lugar a un acuerdo formal con un grupo competidor para considerarse conducta anticompetitiva.</w:t>
            </w:r>
          </w:p>
        </w:tc>
      </w:tr>
      <w:tr w:rsidRPr="00C17D4F" w:rsidR="00DC51D9" w:rsidTr="000A0A18" w14:paraId="6C152AF7"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4711DA4C" w14:textId="77777777">
            <w:pPr>
              <w:spacing w:before="30" w:after="30"/>
              <w:ind w:left="30" w:right="30"/>
              <w:rPr>
                <w:rFonts w:ascii="Calibri" w:hAnsi="Calibri" w:eastAsia="Times New Roman" w:cs="Calibri"/>
                <w:sz w:val="16"/>
              </w:rPr>
            </w:pPr>
            <w:hyperlink w:tgtFrame="_blank" w:history="1" r:id="rId237">
              <w:r w:rsidRPr="00CC5168" w:rsidR="009424BB">
                <w:rPr>
                  <w:rFonts w:ascii="Calibri" w:hAnsi="Calibri" w:eastAsia="Times New Roman" w:cs="Calibri"/>
                  <w:color w:val="0000FF"/>
                  <w:sz w:val="16"/>
                  <w:u w:val="single"/>
                </w:rPr>
                <w:t>Screen 21</w:t>
              </w:r>
            </w:hyperlink>
            <w:r w:rsidRPr="00CC5168" w:rsidR="009424BB">
              <w:rPr>
                <w:rFonts w:ascii="Calibri" w:hAnsi="Calibri" w:eastAsia="Times New Roman" w:cs="Calibri"/>
                <w:sz w:val="16"/>
              </w:rPr>
              <w:t xml:space="preserve"> </w:t>
            </w:r>
          </w:p>
          <w:p w:rsidRPr="00CC5168" w:rsidR="000B4F03" w:rsidP="000B4F03" w:rsidRDefault="00DD292B" w14:paraId="12F06D47" w14:textId="77777777">
            <w:pPr>
              <w:ind w:left="30" w:right="30"/>
              <w:rPr>
                <w:rFonts w:ascii="Calibri" w:hAnsi="Calibri" w:eastAsia="Times New Roman" w:cs="Calibri"/>
                <w:sz w:val="16"/>
              </w:rPr>
            </w:pPr>
            <w:hyperlink w:tgtFrame="_blank" w:history="1" r:id="rId238">
              <w:r w:rsidRPr="00CC5168" w:rsidR="009424BB">
                <w:rPr>
                  <w:rFonts w:ascii="Calibri" w:hAnsi="Calibri" w:eastAsia="Times New Roman" w:cs="Calibri"/>
                  <w:color w:val="0000FF"/>
                  <w:sz w:val="16"/>
                  <w:u w:val="single"/>
                </w:rPr>
                <w:t>45_C_22</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2C9D0433"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rsidRPr="000D1BE6" w:rsidR="000B4F03" w:rsidP="00493F62" w:rsidRDefault="009424BB" w14:paraId="1EB6F657"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Cualquier conversación entre competidores sobre boicotear a terceros como proveedores, distribuidores o minoristas podría considerarse colaboración ilegal y debe evitarse. Estas conversaciones no tienen que dar lugar a un acuerdo formal para que se considere conducta anticompetitiva.</w:t>
            </w:r>
          </w:p>
        </w:tc>
      </w:tr>
      <w:tr w:rsidRPr="00C17D4F" w:rsidR="00DC51D9" w:rsidTr="000A0A18" w14:paraId="28C9F451" w14:textId="77777777">
        <w:tc>
          <w:tcPr>
            <w:tcW w:w="1353" w:type="dxa"/>
            <w:shd w:val="clear" w:color="auto" w:fill="C1E4F5"/>
            <w:tcMar>
              <w:top w:w="120" w:type="dxa"/>
              <w:left w:w="180" w:type="dxa"/>
              <w:bottom w:w="120" w:type="dxa"/>
              <w:right w:w="180" w:type="dxa"/>
            </w:tcMar>
            <w:hideMark/>
          </w:tcPr>
          <w:p w:rsidRPr="00CC5168" w:rsidR="000B4F03" w:rsidP="000B4F03" w:rsidRDefault="00DD292B" w14:paraId="031E2AE3" w14:textId="77777777">
            <w:pPr>
              <w:spacing w:before="30" w:after="30"/>
              <w:ind w:left="30" w:right="30"/>
              <w:rPr>
                <w:rFonts w:ascii="Calibri" w:hAnsi="Calibri" w:eastAsia="Times New Roman" w:cs="Calibri"/>
                <w:sz w:val="16"/>
              </w:rPr>
            </w:pPr>
            <w:hyperlink w:tgtFrame="_blank" w:history="1" r:id="rId239">
              <w:r w:rsidRPr="00CC5168" w:rsidR="009424BB">
                <w:rPr>
                  <w:rFonts w:ascii="Calibri" w:hAnsi="Calibri" w:eastAsia="Times New Roman" w:cs="Calibri"/>
                  <w:color w:val="0000FF"/>
                  <w:sz w:val="16"/>
                  <w:u w:val="single"/>
                </w:rPr>
                <w:t>Screen 26</w:t>
              </w:r>
            </w:hyperlink>
            <w:r w:rsidRPr="00CC5168" w:rsidR="009424BB">
              <w:rPr>
                <w:rFonts w:ascii="Calibri" w:hAnsi="Calibri" w:eastAsia="Times New Roman" w:cs="Calibri"/>
                <w:sz w:val="16"/>
              </w:rPr>
              <w:t xml:space="preserve"> </w:t>
            </w:r>
          </w:p>
          <w:p w:rsidRPr="00CC5168" w:rsidR="000B4F03" w:rsidP="000B4F03" w:rsidRDefault="00DD292B" w14:paraId="37600255" w14:textId="77777777">
            <w:pPr>
              <w:ind w:left="30" w:right="30"/>
              <w:rPr>
                <w:rFonts w:ascii="Calibri" w:hAnsi="Calibri" w:eastAsia="Times New Roman" w:cs="Calibri"/>
                <w:sz w:val="16"/>
              </w:rPr>
            </w:pPr>
            <w:hyperlink w:tgtFrame="_blank" w:history="1" r:id="rId240">
              <w:r w:rsidRPr="00CC5168" w:rsidR="009424BB">
                <w:rPr>
                  <w:rFonts w:ascii="Calibri" w:hAnsi="Calibri" w:eastAsia="Times New Roman" w:cs="Calibri"/>
                  <w:color w:val="0000FF"/>
                  <w:sz w:val="16"/>
                  <w:u w:val="single"/>
                </w:rPr>
                <w:t>55_C_27</w:t>
              </w:r>
            </w:hyperlink>
            <w:r w:rsidRPr="00CC5168" w:rsidR="009424BB">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CC5168" w:rsidR="000B4F03" w:rsidP="00493F62" w:rsidRDefault="009424BB" w14:paraId="794655BD"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rsidRPr="000D1BE6" w:rsidR="000B4F03" w:rsidP="00493F62" w:rsidRDefault="009424BB" w14:paraId="1A5422DB"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[1] Eres responsable de la fabricación de reactivos en los EE. UU. Durante una conferencia, tú y algunos de tus homólogos en otras empresas tenéis una charla “extraoficial” sobre uno de vuestros proveedores. Aunque no se alcance un acuerdo formal, varios indican que dejarán de trabajar con un proveedor en particular. El motivo se debe a que este proveedor tiene casi el monopolio y está utilizando su posición dominante para aumentar los precios. ¿Podría considerarse tu participación en la discusión de conducta anticompetitiva?</w:t>
            </w:r>
          </w:p>
        </w:tc>
      </w:tr>
      <w:tr w:rsidRPr="00C17D4F" w:rsidR="00DC51D9" w:rsidTr="000A0A18" w14:paraId="43734BFE" w14:textId="77777777">
        <w:tc>
          <w:tcPr>
            <w:tcW w:w="1353" w:type="dxa"/>
            <w:shd w:val="clear" w:color="auto" w:fill="C1E4F5"/>
            <w:tcMar>
              <w:top w:w="120" w:type="dxa"/>
              <w:left w:w="180" w:type="dxa"/>
              <w:bottom w:w="120" w:type="dxa"/>
              <w:right w:w="180" w:type="dxa"/>
            </w:tcMar>
            <w:hideMark/>
          </w:tcPr>
          <w:p w:rsidRPr="00CC5168" w:rsidR="000B4F03" w:rsidP="000B4F03" w:rsidRDefault="009424BB" w14:paraId="66AE8936" w14:textId="77777777">
            <w:pPr>
              <w:spacing w:before="30" w:after="30"/>
              <w:ind w:left="30" w:right="30"/>
              <w:rPr>
                <w:rFonts w:ascii="Calibri" w:hAnsi="Calibri" w:eastAsia="Times New Roman" w:cs="Calibri"/>
                <w:sz w:val="16"/>
              </w:rPr>
            </w:pPr>
            <w:r w:rsidRPr="00CC5168">
              <w:rPr>
                <w:rFonts w:ascii="Calibri" w:hAnsi="Calibri" w:eastAsia="Times New Roman" w:cs="Calibri"/>
                <w:sz w:val="16"/>
              </w:rPr>
              <w:lastRenderedPageBreak/>
              <w:t>Screen 26</w:t>
            </w:r>
          </w:p>
          <w:p w:rsidRPr="00CC5168" w:rsidR="000B4F03" w:rsidP="000B4F03" w:rsidRDefault="009424BB" w14:paraId="50D2C8E3" w14:textId="77777777">
            <w:pPr>
              <w:spacing w:before="100" w:beforeAutospacing="1" w:after="100" w:afterAutospacing="1"/>
              <w:ind w:left="30" w:right="30"/>
              <w:rPr>
                <w:rFonts w:ascii="Calibri" w:hAnsi="Calibri" w:eastAsia="Times New Roman" w:cs="Calibri"/>
                <w:sz w:val="16"/>
              </w:rPr>
            </w:pPr>
            <w:r w:rsidRPr="00CC5168">
              <w:rPr>
                <w:rFonts w:ascii="Calibri" w:hAnsi="Calibri" w:eastAsia="Times New Roman" w:cs="Calibri"/>
                <w:sz w:val="16"/>
              </w:rPr>
              <w:t>Question 1: Feedback</w:t>
            </w:r>
          </w:p>
          <w:p w:rsidRPr="00CC5168" w:rsidR="000B4F03" w:rsidP="000B4F03" w:rsidRDefault="009424BB" w14:paraId="4171985D" w14:textId="77777777">
            <w:pPr>
              <w:ind w:left="30" w:right="30"/>
              <w:rPr>
                <w:rFonts w:ascii="Calibri" w:hAnsi="Calibri" w:eastAsia="Times New Roman" w:cs="Calibri"/>
                <w:sz w:val="16"/>
              </w:rPr>
            </w:pPr>
            <w:r w:rsidRPr="00CC5168">
              <w:rPr>
                <w:rFonts w:ascii="Calibri" w:hAnsi="Calibri" w:eastAsia="Times New Roman" w:cs="Calibri"/>
                <w:sz w:val="16"/>
              </w:rPr>
              <w:t>60_C_27</w:t>
            </w:r>
          </w:p>
        </w:tc>
        <w:tc>
          <w:tcPr>
            <w:tcW w:w="6000" w:type="dxa"/>
            <w:tcMar>
              <w:top w:w="120" w:type="dxa"/>
              <w:left w:w="180" w:type="dxa"/>
              <w:bottom w:w="120" w:type="dxa"/>
              <w:right w:w="180" w:type="dxa"/>
            </w:tcMar>
            <w:hideMark/>
          </w:tcPr>
          <w:p w:rsidRPr="00CC5168" w:rsidR="000B4F03" w:rsidP="00493F62" w:rsidRDefault="009424BB" w14:paraId="3DEEF0D7" w14:textId="77777777">
            <w:pPr>
              <w:spacing w:before="100" w:beforeAutospacing="1" w:after="100" w:afterAutospacing="1"/>
              <w:ind w:left="30" w:right="30"/>
              <w:rPr>
                <w:rFonts w:ascii="Calibri" w:hAnsi="Calibri" w:eastAsia="Times New Roman" w:cs="Calibri"/>
              </w:rPr>
            </w:pPr>
            <w:r w:rsidRPr="00CC5168">
              <w:rPr>
                <w:rFonts w:ascii="Calibri" w:hAnsi="Calibri" w:eastAsia="Times New Roman" w:cs="Calibri"/>
              </w:rPr>
              <w:t>Any discussion that takes place between companies with respect to boycotting third parties such as suppliers, distributors, or retailers could be viewed as anti-competitive by government authorities.</w:t>
            </w:r>
          </w:p>
        </w:tc>
        <w:tc>
          <w:tcPr>
            <w:tcW w:w="6000" w:type="dxa"/>
          </w:tcPr>
          <w:p w:rsidRPr="000D1BE6" w:rsidR="000B4F03" w:rsidP="00493F62" w:rsidRDefault="009424BB" w14:paraId="129A45C5" w14:textId="77777777">
            <w:pPr>
              <w:spacing w:before="100" w:beforeAutospacing="1" w:after="100" w:afterAutospacing="1"/>
              <w:ind w:left="30" w:right="30"/>
              <w:rPr>
                <w:rFonts w:ascii="Calibri" w:hAnsi="Calibri" w:eastAsia="Times New Roman" w:cs="Calibri"/>
                <w:lang w:val="es-ES"/>
              </w:rPr>
            </w:pPr>
            <w:r w:rsidRPr="00CC5168">
              <w:rPr>
                <w:rFonts w:ascii="Calibri" w:hAnsi="Calibri" w:eastAsia="Calibri" w:cs="Calibri"/>
                <w:lang w:val="es-ES"/>
              </w:rPr>
              <w:t>Las autoridades gubernamentales podrían considerar como práctica anticompetitiva cualquier conversación entre empresas sobre boicotear a terceros como proveedores, distribuidores o minoristas.</w:t>
            </w:r>
          </w:p>
        </w:tc>
      </w:tr>
    </w:tbl>
    <w:p w:rsidRPr="000D1BE6" w:rsidR="00F44929" w:rsidRDefault="00F44929" w14:paraId="3937164E" w14:textId="77777777">
      <w:pPr>
        <w:rPr>
          <w:rFonts w:eastAsia="Times New Roman"/>
          <w:lang w:val="es-ES"/>
        </w:rPr>
      </w:pPr>
    </w:p>
    <w:sectPr w:rsidRPr="000D1BE6" w:rsidR="00F44929"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292B" w:rsidRDefault="00DD292B" w14:paraId="1F78288F" w14:textId="77777777">
      <w:r>
        <w:separator/>
      </w:r>
    </w:p>
  </w:endnote>
  <w:endnote w:type="continuationSeparator" w:id="0">
    <w:p w:rsidR="00DD292B" w:rsidRDefault="00DD292B" w14:paraId="4B1782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292B" w:rsidRDefault="00DD292B" w14:paraId="035E282D" w14:textId="77777777">
      <w:r>
        <w:separator/>
      </w:r>
    </w:p>
  </w:footnote>
  <w:footnote w:type="continuationSeparator" w:id="0">
    <w:p w:rsidR="00DD292B" w:rsidRDefault="00DD292B" w14:paraId="53CB6D1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hint="default" w:ascii="Symbol" w:hAnsi="Symbol" w:cs="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0FE6F2E"/>
    <w:multiLevelType w:val="hybridMultilevel"/>
    <w:tmpl w:val="F6500A92"/>
    <w:lvl w:ilvl="0" w:tplc="6382DCC2">
      <w:start w:val="1"/>
      <w:numFmt w:val="bullet"/>
      <w:lvlText w:val=""/>
      <w:lvlJc w:val="left"/>
      <w:pPr>
        <w:ind w:left="1440" w:hanging="360"/>
      </w:pPr>
      <w:rPr>
        <w:rFonts w:hint="default" w:ascii="Symbol" w:hAnsi="Symbol"/>
      </w:rPr>
    </w:lvl>
    <w:lvl w:ilvl="1" w:tplc="7C8A3A38" w:tentative="1">
      <w:start w:val="1"/>
      <w:numFmt w:val="bullet"/>
      <w:lvlText w:val="o"/>
      <w:lvlJc w:val="left"/>
      <w:pPr>
        <w:ind w:left="2160" w:hanging="360"/>
      </w:pPr>
      <w:rPr>
        <w:rFonts w:hint="default" w:ascii="Courier New" w:hAnsi="Courier New" w:cs="Courier New"/>
      </w:rPr>
    </w:lvl>
    <w:lvl w:ilvl="2" w:tplc="FD729D3A" w:tentative="1">
      <w:start w:val="1"/>
      <w:numFmt w:val="bullet"/>
      <w:lvlText w:val=""/>
      <w:lvlJc w:val="left"/>
      <w:pPr>
        <w:ind w:left="2880" w:hanging="360"/>
      </w:pPr>
      <w:rPr>
        <w:rFonts w:hint="default" w:ascii="Wingdings" w:hAnsi="Wingdings"/>
      </w:rPr>
    </w:lvl>
    <w:lvl w:ilvl="3" w:tplc="643A86E6" w:tentative="1">
      <w:start w:val="1"/>
      <w:numFmt w:val="bullet"/>
      <w:lvlText w:val=""/>
      <w:lvlJc w:val="left"/>
      <w:pPr>
        <w:ind w:left="3600" w:hanging="360"/>
      </w:pPr>
      <w:rPr>
        <w:rFonts w:hint="default" w:ascii="Symbol" w:hAnsi="Symbol"/>
      </w:rPr>
    </w:lvl>
    <w:lvl w:ilvl="4" w:tplc="BB762174" w:tentative="1">
      <w:start w:val="1"/>
      <w:numFmt w:val="bullet"/>
      <w:lvlText w:val="o"/>
      <w:lvlJc w:val="left"/>
      <w:pPr>
        <w:ind w:left="4320" w:hanging="360"/>
      </w:pPr>
      <w:rPr>
        <w:rFonts w:hint="default" w:ascii="Courier New" w:hAnsi="Courier New" w:cs="Courier New"/>
      </w:rPr>
    </w:lvl>
    <w:lvl w:ilvl="5" w:tplc="CDF25608" w:tentative="1">
      <w:start w:val="1"/>
      <w:numFmt w:val="bullet"/>
      <w:lvlText w:val=""/>
      <w:lvlJc w:val="left"/>
      <w:pPr>
        <w:ind w:left="5040" w:hanging="360"/>
      </w:pPr>
      <w:rPr>
        <w:rFonts w:hint="default" w:ascii="Wingdings" w:hAnsi="Wingdings"/>
      </w:rPr>
    </w:lvl>
    <w:lvl w:ilvl="6" w:tplc="D5E8C82C" w:tentative="1">
      <w:start w:val="1"/>
      <w:numFmt w:val="bullet"/>
      <w:lvlText w:val=""/>
      <w:lvlJc w:val="left"/>
      <w:pPr>
        <w:ind w:left="5760" w:hanging="360"/>
      </w:pPr>
      <w:rPr>
        <w:rFonts w:hint="default" w:ascii="Symbol" w:hAnsi="Symbol"/>
      </w:rPr>
    </w:lvl>
    <w:lvl w:ilvl="7" w:tplc="D72C74A2" w:tentative="1">
      <w:start w:val="1"/>
      <w:numFmt w:val="bullet"/>
      <w:lvlText w:val="o"/>
      <w:lvlJc w:val="left"/>
      <w:pPr>
        <w:ind w:left="6480" w:hanging="360"/>
      </w:pPr>
      <w:rPr>
        <w:rFonts w:hint="default" w:ascii="Courier New" w:hAnsi="Courier New" w:cs="Courier New"/>
      </w:rPr>
    </w:lvl>
    <w:lvl w:ilvl="8" w:tplc="C9987CBE" w:tentative="1">
      <w:start w:val="1"/>
      <w:numFmt w:val="bullet"/>
      <w:lvlText w:val=""/>
      <w:lvlJc w:val="left"/>
      <w:pPr>
        <w:ind w:left="7200" w:hanging="360"/>
      </w:pPr>
      <w:rPr>
        <w:rFonts w:hint="default" w:ascii="Wingdings" w:hAnsi="Wingdings"/>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dirty"/>
  <w:trackRevisions w:val="true"/>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371E9"/>
    <w:rsid w:val="000515B2"/>
    <w:rsid w:val="000701A9"/>
    <w:rsid w:val="0008296D"/>
    <w:rsid w:val="0009367D"/>
    <w:rsid w:val="000A0A18"/>
    <w:rsid w:val="000A2928"/>
    <w:rsid w:val="000A7791"/>
    <w:rsid w:val="000B1959"/>
    <w:rsid w:val="000B2E73"/>
    <w:rsid w:val="000B4F03"/>
    <w:rsid w:val="000D1BE6"/>
    <w:rsid w:val="000E3269"/>
    <w:rsid w:val="000F4759"/>
    <w:rsid w:val="00106FB1"/>
    <w:rsid w:val="001226B3"/>
    <w:rsid w:val="00156618"/>
    <w:rsid w:val="001A529A"/>
    <w:rsid w:val="001C3170"/>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33228"/>
    <w:rsid w:val="00367398"/>
    <w:rsid w:val="00370E9A"/>
    <w:rsid w:val="00375C32"/>
    <w:rsid w:val="00380CFE"/>
    <w:rsid w:val="00384AA9"/>
    <w:rsid w:val="0039511E"/>
    <w:rsid w:val="003A469F"/>
    <w:rsid w:val="003B736E"/>
    <w:rsid w:val="003B77DD"/>
    <w:rsid w:val="003C2A50"/>
    <w:rsid w:val="003C4FB1"/>
    <w:rsid w:val="003E2E74"/>
    <w:rsid w:val="003E5A36"/>
    <w:rsid w:val="003F23F2"/>
    <w:rsid w:val="003F2466"/>
    <w:rsid w:val="004150A0"/>
    <w:rsid w:val="00424E66"/>
    <w:rsid w:val="004422A3"/>
    <w:rsid w:val="0044511A"/>
    <w:rsid w:val="00472365"/>
    <w:rsid w:val="00487775"/>
    <w:rsid w:val="00493F62"/>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205BB"/>
    <w:rsid w:val="006221EA"/>
    <w:rsid w:val="0065371E"/>
    <w:rsid w:val="0065570F"/>
    <w:rsid w:val="00657165"/>
    <w:rsid w:val="00666511"/>
    <w:rsid w:val="00671917"/>
    <w:rsid w:val="006C1B96"/>
    <w:rsid w:val="006E5FE6"/>
    <w:rsid w:val="006F1CE1"/>
    <w:rsid w:val="00704439"/>
    <w:rsid w:val="00704502"/>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665F"/>
    <w:rsid w:val="009424BB"/>
    <w:rsid w:val="0094318D"/>
    <w:rsid w:val="00945CAB"/>
    <w:rsid w:val="00961732"/>
    <w:rsid w:val="009674C0"/>
    <w:rsid w:val="00981542"/>
    <w:rsid w:val="00981C0C"/>
    <w:rsid w:val="00996A4E"/>
    <w:rsid w:val="009A0BBE"/>
    <w:rsid w:val="009A46D3"/>
    <w:rsid w:val="009D7F9A"/>
    <w:rsid w:val="009E03B7"/>
    <w:rsid w:val="009E2420"/>
    <w:rsid w:val="009F7999"/>
    <w:rsid w:val="00A30FE8"/>
    <w:rsid w:val="00A357FA"/>
    <w:rsid w:val="00A551B5"/>
    <w:rsid w:val="00A944EC"/>
    <w:rsid w:val="00AC0538"/>
    <w:rsid w:val="00AF4AEE"/>
    <w:rsid w:val="00B04054"/>
    <w:rsid w:val="00B050E1"/>
    <w:rsid w:val="00B10059"/>
    <w:rsid w:val="00B139F7"/>
    <w:rsid w:val="00B24F24"/>
    <w:rsid w:val="00B26A56"/>
    <w:rsid w:val="00B32FB9"/>
    <w:rsid w:val="00B44AA0"/>
    <w:rsid w:val="00B4646D"/>
    <w:rsid w:val="00B5424A"/>
    <w:rsid w:val="00B6655E"/>
    <w:rsid w:val="00B71E05"/>
    <w:rsid w:val="00B93BBE"/>
    <w:rsid w:val="00BB2193"/>
    <w:rsid w:val="00BD044A"/>
    <w:rsid w:val="00BD4290"/>
    <w:rsid w:val="00BE08E6"/>
    <w:rsid w:val="00BE1609"/>
    <w:rsid w:val="00C1674D"/>
    <w:rsid w:val="00C17D4F"/>
    <w:rsid w:val="00C3746E"/>
    <w:rsid w:val="00C70688"/>
    <w:rsid w:val="00C711EA"/>
    <w:rsid w:val="00C74B1F"/>
    <w:rsid w:val="00CB03A3"/>
    <w:rsid w:val="00CC5168"/>
    <w:rsid w:val="00CF5288"/>
    <w:rsid w:val="00D13615"/>
    <w:rsid w:val="00D21A5B"/>
    <w:rsid w:val="00D21F04"/>
    <w:rsid w:val="00D24002"/>
    <w:rsid w:val="00D319D3"/>
    <w:rsid w:val="00D54E89"/>
    <w:rsid w:val="00DC51D9"/>
    <w:rsid w:val="00DD292B"/>
    <w:rsid w:val="00DD7E91"/>
    <w:rsid w:val="00DE4C39"/>
    <w:rsid w:val="00DE5484"/>
    <w:rsid w:val="00DF2A44"/>
    <w:rsid w:val="00E2699E"/>
    <w:rsid w:val="00E36CE0"/>
    <w:rsid w:val="00E5633E"/>
    <w:rsid w:val="00E575CE"/>
    <w:rsid w:val="00E72CDE"/>
    <w:rsid w:val="00E8257A"/>
    <w:rsid w:val="00E8613C"/>
    <w:rsid w:val="00E866EF"/>
    <w:rsid w:val="00E90AF1"/>
    <w:rsid w:val="00E979A6"/>
    <w:rsid w:val="00EA2282"/>
    <w:rsid w:val="00EA3E42"/>
    <w:rsid w:val="00EE2E1E"/>
    <w:rsid w:val="00EE66DE"/>
    <w:rsid w:val="00EF55B7"/>
    <w:rsid w:val="00F20B1E"/>
    <w:rsid w:val="00F44929"/>
    <w:rsid w:val="00F47217"/>
    <w:rsid w:val="00F5122E"/>
    <w:rsid w:val="00F540EF"/>
    <w:rsid w:val="00F63DFF"/>
    <w:rsid w:val="00F66488"/>
    <w:rsid w:val="00F7375B"/>
    <w:rsid w:val="00F81109"/>
    <w:rsid w:val="00F9341F"/>
    <w:rsid w:val="00FA3DF9"/>
    <w:rsid w:val="00FD6DAC"/>
    <w:rsid w:val="0D5915D0"/>
    <w:rsid w:val="0F7D7072"/>
    <w:rsid w:val="11D0709D"/>
    <w:rsid w:val="1207CF91"/>
    <w:rsid w:val="2BB1B779"/>
    <w:rsid w:val="362751F0"/>
    <w:rsid w:val="3ABA38D6"/>
    <w:rsid w:val="407992D2"/>
    <w:rsid w:val="40ADE6AA"/>
    <w:rsid w:val="41A576E3"/>
    <w:rsid w:val="420A40A5"/>
    <w:rsid w:val="4A27181E"/>
    <w:rsid w:val="50425127"/>
    <w:rsid w:val="50A0E8AB"/>
    <w:rsid w:val="5BB4E159"/>
    <w:rsid w:val="6177C651"/>
    <w:rsid w:val="6206BF87"/>
    <w:rsid w:val="63278ED6"/>
    <w:rsid w:val="74E656E9"/>
    <w:rsid w:val="7D785FD7"/>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4C93C5"/>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paragraph" w:styleId="bold" w:customStyle="1">
    <w:name w:val="bold"/>
    <w:basedOn w:val="Normal"/>
    <w:pPr>
      <w:spacing w:before="100" w:beforeAutospacing="1" w:after="100" w:afterAutospacing="1"/>
    </w:pPr>
    <w:rPr>
      <w:b/>
      <w:bCs/>
    </w:rPr>
  </w:style>
  <w:style w:type="paragraph" w:styleId="italic" w:customStyle="1">
    <w:name w:val="italic"/>
    <w:basedOn w:val="Normal"/>
    <w:pPr>
      <w:spacing w:before="100" w:beforeAutospacing="1" w:after="100" w:afterAutospacing="1"/>
    </w:pPr>
    <w:rPr>
      <w:i/>
      <w:iCs/>
    </w:rPr>
  </w:style>
  <w:style w:type="paragraph" w:styleId="underline" w:customStyle="1">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bold1" w:customStyle="1">
    <w:name w:val="bold1"/>
    <w:basedOn w:val="DefaultParagraphFont"/>
    <w:rPr>
      <w:b/>
      <w:bCs/>
    </w:rPr>
  </w:style>
  <w:style w:type="character" w:styleId="italic1" w:customStyle="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styleId="HeaderChar" w:customStyle="1">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styleId="FooterChar" w:customStyle="1">
    <w:name w:val="Footer Char"/>
    <w:basedOn w:val="DefaultParagraphFont"/>
    <w:link w:val="Footer"/>
    <w:uiPriority w:val="99"/>
    <w:rsid w:val="002C1E64"/>
    <w:rPr>
      <w:rFonts w:eastAsiaTheme="minorEastAsia"/>
      <w:sz w:val="24"/>
      <w:szCs w:val="24"/>
    </w:rPr>
  </w:style>
  <w:style w:type="character" w:styleId="tw4winExternal" w:customStyle="1">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hint="eastAsia" w:eastAsia="Times New Roman"/>
      <w:szCs w:val="20"/>
      <w:lang w:val="es-ES" w:eastAsia="es-ES" w:bidi="he-IL"/>
    </w:rPr>
  </w:style>
  <w:style w:type="paragraph" w:styleId="NoSpacing">
    <w:name w:val="No Spacing"/>
    <w:link w:val="NoSpacingChar"/>
    <w:uiPriority w:val="1"/>
    <w:qFormat/>
    <w:rsid w:val="00840375"/>
    <w:rPr>
      <w:rFonts w:asciiTheme="minorHAnsi" w:hAnsiTheme="minorHAnsi" w:eastAsiaTheme="minorEastAsia" w:cstheme="minorBidi"/>
      <w:sz w:val="22"/>
      <w:szCs w:val="22"/>
      <w:lang w:val="en-US" w:eastAsia="en-US"/>
    </w:rPr>
  </w:style>
  <w:style w:type="character" w:styleId="NoSpacingChar" w:customStyle="1">
    <w:name w:val="No Spacing Char"/>
    <w:basedOn w:val="DefaultParagraphFont"/>
    <w:link w:val="NoSpacing"/>
    <w:uiPriority w:val="1"/>
    <w:rsid w:val="00840375"/>
    <w:rPr>
      <w:rFonts w:asciiTheme="minorHAnsi" w:hAnsiTheme="minorHAnsi" w:eastAsiaTheme="minorEastAsia" w:cstheme="minorBidi"/>
      <w:sz w:val="22"/>
      <w:szCs w:val="22"/>
      <w:lang w:val="en-US" w:eastAsia="en-US"/>
    </w:rPr>
  </w:style>
  <w:style w:type="character" w:styleId="underline1" w:customStyle="1">
    <w:name w:val="underline1"/>
    <w:basedOn w:val="DefaultParagraphFont"/>
    <w:rsid w:val="00F66488"/>
    <w:rPr>
      <w:u w:val="single"/>
    </w:rPr>
  </w:style>
  <w:style w:type="character" w:styleId="UnresolvedMention">
    <w:name w:val="Unresolved Mention"/>
    <w:basedOn w:val="DefaultParagraphFont"/>
    <w:uiPriority w:val="99"/>
    <w:semiHidden/>
    <w:unhideWhenUsed/>
    <w:rsid w:val="000D1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6" Type="http://schemas.openxmlformats.org/officeDocument/2006/relationships/hyperlink" Target="http:/rusnakassociates.com/content/AbbottCompete/courses/EN-US/course/index.html?showScreen=18_C_11"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3_C_200" TargetMode="External"/><Relationship Id="rId237" Type="http://schemas.openxmlformats.org/officeDocument/2006/relationships/hyperlink" Target="http:/rusnakassociates.com/content/AbbottCompete/courses/EN-US/course/index.html?showScreen=45_C_22"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mailto:investigations@abbott.com" TargetMode="External"/><Relationship Id="rId227" Type="http://schemas.openxmlformats.org/officeDocument/2006/relationships/hyperlink" Target="http:/rusnakassociates.com/content/AbbottCompete/courses/EN-US/course/index.html?showScreen=22_C_12"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endnotes" Target="endnotes.xml"/><Relationship Id="rId238" Type="http://schemas.openxmlformats.org/officeDocument/2006/relationships/hyperlink" Target="http:/rusnakassociates.com/content/AbbottCompete/courses/EN-US/course/index.html?showScreen=45_C_22" TargetMode="Externa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s://secure.ethicspoint.com/domain/media/en/gui/40393/index.html" TargetMode="External"/><Relationship Id="rId228" Type="http://schemas.openxmlformats.org/officeDocument/2006/relationships/hyperlink" Target="http:/rusnakassociates.com/content/AbbottCompete/courses/EN-US/course/index.html?showScreen=22_C_12"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rusnakassociates.com/content/AbbottCOBCCourse/courses/EN-US/course/index.html?showScreen=114_C_200" TargetMode="External"/><Relationship Id="rId239" Type="http://schemas.openxmlformats.org/officeDocument/2006/relationships/hyperlink" Target="http:/rusnakassociates.com/content/AbbottCompete/courses/EN-US/course/index.html?showScreen=55_C_27"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s://icomply.abbott.com/Default.aspx" TargetMode="External"/><Relationship Id="rId229" Type="http://schemas.openxmlformats.org/officeDocument/2006/relationships/hyperlink" Target="http:/rusnakassociates.com/content/AbbottCompete/courses/EN-US/course/index.html?showScreen=25_C_13" TargetMode="External"/><Relationship Id="rId240" Type="http://schemas.openxmlformats.org/officeDocument/2006/relationships/hyperlink" Target="http:/rusnakassociates.com/content/AbbottCompete/courses/EN-US/course/index.html?showScreen=55_C_27" TargetMode="Externa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s://rusnakassociates.com/content/AbbottCOBCCourse/courses/EN-US/course/reference/Transcript.pdf" TargetMode="External"/><Relationship Id="rId230" Type="http://schemas.openxmlformats.org/officeDocument/2006/relationships/hyperlink" Target="http:/rusnakassociates.com/content/AbbottCompete/courses/EN-US/course/index.html?showScreen=25_C_13"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1_C_200" TargetMode="External"/><Relationship Id="rId220" Type="http://schemas.openxmlformats.org/officeDocument/2006/relationships/hyperlink" Target="https://rusnakassociates.com/content/AbbottCOBCCourse/courses/EN-US/course/reference/Transcript.pdf" TargetMode="External"/><Relationship Id="rId241" Type="http://schemas.openxmlformats.org/officeDocument/2006/relationships/fontTable" Target="fontTable.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1_C_200" TargetMode="External"/><Relationship Id="rId215" Type="http://schemas.openxmlformats.org/officeDocument/2006/relationships/hyperlink" Target="http:/rusnakassociates.com/content/AbbottCOBCCourse/courses/EN-US/course/index.html?showScreen=113_C_200" TargetMode="External"/><Relationship Id="rId236" Type="http://schemas.openxmlformats.org/officeDocument/2006/relationships/hyperlink" Target="http:/rusnakassociates.com/content/AbbottCompete/courses/EN-US/course/index.html?showScreen=44_C_22" TargetMode="External"/><Relationship Id="rId26" Type="http://schemas.openxmlformats.org/officeDocument/2006/relationships/hyperlink" Target="http:/rusnakassociates.com/content/AbbottCOBCCourse/courses/EN-US/course/index.html?showScreen=10_C_8" TargetMode="External"/><Relationship Id="rId231" Type="http://schemas.openxmlformats.org/officeDocument/2006/relationships/hyperlink" Target="http:/rusnakassociates.com/content/AbbottCompete/courses/EN-US/course/index.html?showScreen=37_C_1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hyperlink" Target="http:/rusnakassociates.com/content/AbbottCompete/courses/EN-US/course/index.html?showScreen=2_C_2" TargetMode="External"/><Relationship Id="rId242" Type="http://schemas.openxmlformats.org/officeDocument/2006/relationships/theme" Target="theme/theme1.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s://abbott.sharepoint.com/sites/myhr" TargetMode="External"/><Relationship Id="rId232" Type="http://schemas.openxmlformats.org/officeDocument/2006/relationships/hyperlink" Target="http:/rusnakassociates.com/content/AbbottCompete/courses/EN-US/course/index.html?showScreen=37_C_18"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www.abbott.com/investors/governance/code-of-business-conduct.html" TargetMode="External"/><Relationship Id="rId201"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hyperlink" Target="http:/rusnakassociates.com/content/AbbottCompete/courses/EN-US/course/index.html?showScreen=2_C_2" TargetMode="External"/><Relationship Id="rId243" Type="http://schemas.openxmlformats.org/officeDocument/2006/relationships/customXml" Target="../customXml/item1.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s://abbott.sharepoint.com/sites/myhr" TargetMode="External"/><Relationship Id="rId233" Type="http://schemas.openxmlformats.org/officeDocument/2006/relationships/hyperlink" Target="http:/rusnakassociates.com/content/AbbottCompete/courses/EN-US/course/index.html?showScreen=42_C_22"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s://icomply.abbott.com/Apps/DocumentLibrary/" TargetMode="External"/><Relationship Id="rId202" Type="http://schemas.openxmlformats.org/officeDocument/2006/relationships/hyperlink" Target="mailto:investigations@abbott.com" TargetMode="External"/><Relationship Id="rId223" Type="http://schemas.openxmlformats.org/officeDocument/2006/relationships/hyperlink" Target="http:/rusnakassociates.com/content/AbbottCompete/courses/EN-US/course/index.html?showScreen=17_C_11" TargetMode="External"/><Relationship Id="rId244" Type="http://schemas.openxmlformats.org/officeDocument/2006/relationships/customXml" Target="../customXml/item2.xm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2_C_200" TargetMode="External"/><Relationship Id="rId234" Type="http://schemas.openxmlformats.org/officeDocument/2006/relationships/hyperlink" Target="http:/rusnakassociates.com/content/AbbottCompete/courses/EN-US/course/index.html?showScreen=42_C_22"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s://secure.ethicspoint.com/domain/media/en/gui/40393/index.html"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hyperlink" Target="http:/rusnakassociates.com/content/AbbottCompete/courses/EN-US/course/index.html?showScreen=17_C_11" TargetMode="External"/><Relationship Id="rId245" Type="http://schemas.openxmlformats.org/officeDocument/2006/relationships/customXml" Target="../customXml/item3.xm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2_C_200" TargetMode="External"/><Relationship Id="rId235" Type="http://schemas.openxmlformats.org/officeDocument/2006/relationships/hyperlink" Target="http:/rusnakassociates.com/content/AbbottCompete/courses/EN-US/course/index.html?showScreen=44_C_22"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179" Type="http://schemas.openxmlformats.org/officeDocument/2006/relationships/hyperlink" Target="http:/rusnakassociates.com/content/AbbottCOBCCourse/courses/EN-US/course/index.html?showScreen=96_C_16"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s://icomply.abbott.com/Default.aspx" TargetMode="External"/><Relationship Id="rId225" Type="http://schemas.openxmlformats.org/officeDocument/2006/relationships/hyperlink" Target="http:/rusnakassociates.com/content/AbbottCompete/courses/EN-US/course/index.html?showScreen=18_C_11"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A581DA8E-3745-4F67-A02E-5B8CE2A6C910}"/>
</file>

<file path=customXml/itemProps2.xml><?xml version="1.0" encoding="utf-8"?>
<ds:datastoreItem xmlns:ds="http://schemas.openxmlformats.org/officeDocument/2006/customXml" ds:itemID="{E8C068ED-63A3-49DC-9CD9-471D0A4C9E36}"/>
</file>

<file path=customXml/itemProps3.xml><?xml version="1.0" encoding="utf-8"?>
<ds:datastoreItem xmlns:ds="http://schemas.openxmlformats.org/officeDocument/2006/customXml" ds:itemID="{5EFC7884-3206-47B5-BD55-DA7B120922F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fonseca Pereira, Maria Manuel</cp:lastModifiedBy>
  <cp:revision>215</cp:revision>
  <dcterms:created xsi:type="dcterms:W3CDTF">2025-11-28T11:31:00Z</dcterms:created>
  <dcterms:modified xsi:type="dcterms:W3CDTF">2026-01-09T09:49:38Z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