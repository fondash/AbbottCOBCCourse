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EF8409" w14:textId="77777777" w:rsidR="00840375" w:rsidRPr="00300868" w:rsidRDefault="0047764C" w:rsidP="00840375">
      <w:pPr>
        <w:rPr>
          <w:rStyle w:val="tw4winExternal"/>
          <w:rFonts w:ascii="Calibri" w:hAnsi="Calibri" w:cs="Calibri"/>
          <w:color w:val="000000" w:themeColor="text1"/>
          <w:sz w:val="36"/>
          <w:szCs w:val="36"/>
          <w:lang w:val="en-US"/>
        </w:rPr>
      </w:pPr>
      <w:r w:rsidRPr="00300868">
        <w:rPr>
          <w:noProof/>
          <w:lang w:val="en-US"/>
        </w:rPr>
        <mc:AlternateContent>
          <mc:Choice Requires="wps">
            <w:drawing>
              <wp:anchor distT="0" distB="0" distL="114300" distR="114300" simplePos="0" relativeHeight="251658240" behindDoc="1" locked="0" layoutInCell="1" allowOverlap="1" wp14:anchorId="5E3A2E41" wp14:editId="790D4EF3">
                <wp:simplePos x="0" y="0"/>
                <wp:positionH relativeFrom="column">
                  <wp:posOffset>0</wp:posOffset>
                </wp:positionH>
                <wp:positionV relativeFrom="paragraph">
                  <wp:posOffset>0</wp:posOffset>
                </wp:positionV>
                <wp:extent cx="6858000" cy="7315200"/>
                <wp:effectExtent l="0" t="0" r="0" b="0"/>
                <wp:wrapNone/>
                <wp:docPr id="122" name="Text Box 122"/>
                <wp:cNvGraphicFramePr/>
                <a:graphic xmlns:a="http://schemas.openxmlformats.org/drawingml/2006/main">
                  <a:graphicData uri="http://schemas.microsoft.com/office/word/2010/wordprocessingShape">
                    <wps:wsp>
                      <wps:cNvSpPr txBox="1"/>
                      <wps:spPr>
                        <a:xfrm>
                          <a:off x="0" y="0"/>
                          <a:ext cx="6858000" cy="7315200"/>
                        </a:xfrm>
                        <a:prstGeom prst="rect">
                          <a:avLst/>
                        </a:prstGeom>
                        <a:noFill/>
                        <a:ln w="6350">
                          <a:noFill/>
                        </a:ln>
                        <a:effectLst/>
                      </wps:spPr>
                      <wps:txbx>
                        <w:txbxContent>
                          <w:sdt>
                            <w:sdtPr>
                              <w:rPr>
                                <w:rFonts w:asciiTheme="majorHAnsi" w:eastAsiaTheme="majorEastAsia" w:hAnsiTheme="majorHAnsi" w:cstheme="majorBidi"/>
                                <w:color w:val="595959" w:themeColor="text1" w:themeTint="A6"/>
                                <w:sz w:val="72"/>
                                <w:szCs w:val="72"/>
                              </w:rPr>
                              <w:alias w:val="Title"/>
                              <w:id w:val="-1476986296"/>
                              <w:dataBinding w:prefixMappings="xmlns:ns0='http://purl.org/dc/elements/1.1/' xmlns:ns1='http://schemas.openxmlformats.org/package/2006/metadata/core-properties' " w:xpath="/ns1:coreProperties[1]/ns0:title[1]" w:storeItemID="{6C3C8BC8-F283-45AE-878A-BAB7291924A1}"/>
                              <w:text/>
                            </w:sdtPr>
                            <w:sdtContent>
                              <w:p w14:paraId="71EB02CC" w14:textId="655B2363" w:rsidR="00840375" w:rsidRPr="00300868" w:rsidRDefault="00300868" w:rsidP="005F1E76">
                                <w:pPr>
                                  <w:pStyle w:val="NoSpacing"/>
                                  <w:pBdr>
                                    <w:bottom w:val="single" w:sz="6" w:space="4" w:color="7F7F7F" w:themeColor="text1" w:themeTint="80"/>
                                  </w:pBdr>
                                  <w:rPr>
                                    <w:rFonts w:asciiTheme="majorHAnsi" w:eastAsiaTheme="majorEastAsia" w:hAnsiTheme="majorHAnsi" w:cstheme="majorBidi"/>
                                    <w:color w:val="595959" w:themeColor="text1" w:themeTint="A6"/>
                                    <w:sz w:val="72"/>
                                    <w:szCs w:val="72"/>
                                  </w:rPr>
                                </w:pPr>
                                <w:r w:rsidRPr="00300868">
                                  <w:rPr>
                                    <w:rFonts w:asciiTheme="majorHAnsi" w:eastAsiaTheme="majorEastAsia" w:hAnsiTheme="majorHAnsi" w:cstheme="majorBidi"/>
                                    <w:color w:val="595959" w:themeColor="text1" w:themeTint="A6"/>
                                    <w:sz w:val="72"/>
                                    <w:szCs w:val="72"/>
                                  </w:rPr>
                                  <w:t>1. Code of Business Conduct</w:t>
                                </w:r>
                                <w:r>
                                  <w:rPr>
                                    <w:rFonts w:asciiTheme="majorHAnsi" w:eastAsiaTheme="majorEastAsia" w:hAnsiTheme="majorHAnsi" w:cstheme="majorBidi"/>
                                    <w:color w:val="595959" w:themeColor="text1" w:themeTint="A6"/>
                                    <w:sz w:val="72"/>
                                    <w:szCs w:val="72"/>
                                  </w:rPr>
                                  <w:t xml:space="preserve"> </w:t>
                                </w:r>
                                <w:r w:rsidRPr="00300868">
                                  <w:rPr>
                                    <w:rFonts w:asciiTheme="majorHAnsi" w:eastAsiaTheme="majorEastAsia" w:hAnsiTheme="majorHAnsi" w:cstheme="majorBidi"/>
                                    <w:color w:val="595959" w:themeColor="text1" w:themeTint="A6"/>
                                    <w:sz w:val="72"/>
                                    <w:szCs w:val="72"/>
                                  </w:rPr>
                                  <w:t xml:space="preserve">   2. Interacting with Competitors</w:t>
                                </w:r>
                              </w:p>
                            </w:sdtContent>
                          </w:sdt>
                          <w:sdt>
                            <w:sdtPr>
                              <w:rPr>
                                <w:caps/>
                                <w:color w:val="0E2841" w:themeColor="text2"/>
                                <w:sz w:val="36"/>
                                <w:szCs w:val="36"/>
                              </w:rPr>
                              <w:alias w:val="Subtitle"/>
                              <w:id w:val="157346227"/>
                              <w:dataBinding w:prefixMappings="xmlns:ns0='http://purl.org/dc/elements/1.1/' xmlns:ns1='http://schemas.openxmlformats.org/package/2006/metadata/core-properties' " w:xpath="/ns1:coreProperties[1]/ns0:subject[1]" w:storeItemID="{6C3C8BC8-F283-45AE-878A-BAB7291924A1}"/>
                              <w:text/>
                            </w:sdtPr>
                            <w:sdtContent>
                              <w:p w14:paraId="5FD73F33" w14:textId="77777777" w:rsidR="00840375" w:rsidRPr="00300868" w:rsidRDefault="00300868" w:rsidP="00840375">
                                <w:pPr>
                                  <w:pStyle w:val="NoSpacing"/>
                                  <w:spacing w:before="240"/>
                                  <w:rPr>
                                    <w:caps/>
                                    <w:color w:val="0E2841" w:themeColor="text2"/>
                                    <w:sz w:val="36"/>
                                    <w:szCs w:val="36"/>
                                  </w:rPr>
                                </w:pPr>
                                <w:r w:rsidRPr="00300868">
                                  <w:rPr>
                                    <w:caps/>
                                    <w:color w:val="0E2841" w:themeColor="text2"/>
                                    <w:sz w:val="36"/>
                                    <w:szCs w:val="36"/>
                                  </w:rPr>
                                  <w:t>Translation table 2025</w:t>
                                </w:r>
                              </w:p>
                            </w:sdtContent>
                          </w:sdt>
                        </w:txbxContent>
                      </wps:txbx>
                      <wps:bodyPr rot="0" spcFirstLastPara="0" vertOverflow="overflow" horzOverflow="overflow" vert="horz" wrap="square" lIns="457200" tIns="457200" rIns="457200" bIns="457200" numCol="1" spcCol="0" rtlCol="0" fromWordArt="0" anchor="ctr" anchorCtr="0" forceAA="0" compatLnSpc="1">
                        <a:prstTxWarp prst="textNoShape">
                          <a:avLst/>
                        </a:prstTxWarp>
                      </wps:bodyPr>
                    </wps:wsp>
                  </a:graphicData>
                </a:graphic>
              </wp:anchor>
            </w:drawing>
          </mc:Choice>
          <mc:Fallback>
            <w:pict>
              <v:shapetype w14:anchorId="5E3A2E41" id="_x0000_t202" coordsize="21600,21600" o:spt="202" path="m,l,21600r21600,l21600,xe">
                <v:stroke joinstyle="miter"/>
                <v:path gradientshapeok="t" o:connecttype="rect"/>
              </v:shapetype>
              <v:shape id="Text Box 122" o:spid="_x0000_s1026" type="#_x0000_t202" style="position:absolute;margin-left:0;margin-top:0;width:540pt;height:8in;z-index:-2516582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" filled="f" stroked="f" strokeweight=".5pt">
                <v:textbox inset="36pt,36pt,36pt,36pt">
                  <w:txbxContent>
                    <w:sdt>
                      <w:sdtPr>
                        <w:rPr>
                          <w:rFonts w:asciiTheme="majorHAnsi" w:eastAsiaTheme="majorEastAsia" w:hAnsiTheme="majorHAnsi" w:cstheme="majorBidi"/>
                          <w:color w:val="595959" w:themeColor="text1" w:themeTint="A6"/>
                          <w:sz w:val="72"/>
                          <w:szCs w:val="72"/>
                        </w:rPr>
                        <w:alias w:val="Title"/>
                        <w:id w:val="-1476986296"/>
                        <w:dataBinding w:prefixMappings="xmlns:ns0='http://purl.org/dc/elements/1.1/' xmlns:ns1='http://schemas.openxmlformats.org/package/2006/metadata/core-properties' " w:xpath="/ns1:coreProperties[1]/ns0:title[1]" w:storeItemID="{6C3C8BC8-F283-45AE-878A-BAB7291924A1}"/>
                        <w:text/>
                      </w:sdtPr>
                      <w:sdtContent>
                        <w:p w14:paraId="71EB02CC" w14:textId="655B2363" w:rsidR="00840375" w:rsidRPr="00300868" w:rsidRDefault="00300868" w:rsidP="005F1E76">
                          <w:pPr>
                            <w:pStyle w:val="NoSpacing"/>
                            <w:pBdr>
                              <w:bottom w:val="single" w:sz="6" w:space="4" w:color="7F7F7F" w:themeColor="text1" w:themeTint="80"/>
                            </w:pBdr>
                            <w:rPr>
                              <w:rFonts w:asciiTheme="majorHAnsi" w:eastAsiaTheme="majorEastAsia" w:hAnsiTheme="majorHAnsi" w:cstheme="majorBidi"/>
                              <w:color w:val="595959" w:themeColor="text1" w:themeTint="A6"/>
                              <w:sz w:val="72"/>
                              <w:szCs w:val="72"/>
                            </w:rPr>
                          </w:pPr>
                          <w:r w:rsidRPr="00300868">
                            <w:rPr>
                              <w:rFonts w:asciiTheme="majorHAnsi" w:eastAsiaTheme="majorEastAsia" w:hAnsiTheme="majorHAnsi" w:cstheme="majorBidi"/>
                              <w:color w:val="595959" w:themeColor="text1" w:themeTint="A6"/>
                              <w:sz w:val="72"/>
                              <w:szCs w:val="72"/>
                            </w:rPr>
                            <w:t>1. Code of Business Conduct</w:t>
                          </w:r>
                          <w:r>
                            <w:rPr>
                              <w:rFonts w:asciiTheme="majorHAnsi" w:eastAsiaTheme="majorEastAsia" w:hAnsiTheme="majorHAnsi" w:cstheme="majorBidi"/>
                              <w:color w:val="595959" w:themeColor="text1" w:themeTint="A6"/>
                              <w:sz w:val="72"/>
                              <w:szCs w:val="72"/>
                            </w:rPr>
                            <w:t xml:space="preserve"> </w:t>
                          </w:r>
                          <w:r w:rsidRPr="00300868">
                            <w:rPr>
                              <w:rFonts w:asciiTheme="majorHAnsi" w:eastAsiaTheme="majorEastAsia" w:hAnsiTheme="majorHAnsi" w:cstheme="majorBidi"/>
                              <w:color w:val="595959" w:themeColor="text1" w:themeTint="A6"/>
                              <w:sz w:val="72"/>
                              <w:szCs w:val="72"/>
                            </w:rPr>
                            <w:t xml:space="preserve">   2. Interacting with Competitors</w:t>
                          </w:r>
                        </w:p>
                      </w:sdtContent>
                    </w:sdt>
                    <w:sdt>
                      <w:sdtPr>
                        <w:rPr>
                          <w:caps/>
                          <w:color w:val="0E2841" w:themeColor="text2"/>
                          <w:sz w:val="36"/>
                          <w:szCs w:val="36"/>
                        </w:rPr>
                        <w:alias w:val="Subtitle"/>
                        <w:id w:val="157346227"/>
                        <w:dataBinding w:prefixMappings="xmlns:ns0='http://purl.org/dc/elements/1.1/' xmlns:ns1='http://schemas.openxmlformats.org/package/2006/metadata/core-properties' " w:xpath="/ns1:coreProperties[1]/ns0:subject[1]" w:storeItemID="{6C3C8BC8-F283-45AE-878A-BAB7291924A1}"/>
                        <w:text/>
                      </w:sdtPr>
                      <w:sdtContent>
                        <w:p w14:paraId="5FD73F33" w14:textId="77777777" w:rsidR="00840375" w:rsidRPr="00300868" w:rsidRDefault="00300868" w:rsidP="00840375">
                          <w:pPr>
                            <w:pStyle w:val="NoSpacing"/>
                            <w:spacing w:before="240"/>
                            <w:rPr>
                              <w:caps/>
                              <w:color w:val="0E2841" w:themeColor="text2"/>
                              <w:sz w:val="36"/>
                              <w:szCs w:val="36"/>
                            </w:rPr>
                          </w:pPr>
                          <w:r w:rsidRPr="00300868">
                            <w:rPr>
                              <w:caps/>
                              <w:color w:val="0E2841" w:themeColor="text2"/>
                              <w:sz w:val="36"/>
                              <w:szCs w:val="36"/>
                            </w:rPr>
                            <w:t>Translation table 2025</w:t>
                          </w:r>
                        </w:p>
                      </w:sdtContent>
                    </w:sdt>
                  </w:txbxContent>
                </v:textbox>
              </v:shape>
            </w:pict>
          </mc:Fallback>
        </mc:AlternateContent>
      </w:r>
      <w:r w:rsidRPr="00300868">
        <w:br w:type="page"/>
      </w:r>
      <w:r w:rsidRPr="00300868">
        <w:rPr>
          <w:rStyle w:val="tw4winExternal"/>
          <w:rFonts w:ascii="Calibri" w:hAnsi="Calibri" w:cs="Calibri"/>
          <w:b/>
          <w:color w:val="000000" w:themeColor="text1"/>
          <w:sz w:val="36"/>
          <w:szCs w:val="36"/>
          <w:lang w:val="en-US"/>
        </w:rPr>
        <w:lastRenderedPageBreak/>
        <w:t>INSTRUCTIONS:</w:t>
      </w:r>
    </w:p>
    <w:p w14:paraId="1EA90671" w14:textId="77777777" w:rsidR="00840375" w:rsidRPr="00300868" w:rsidRDefault="00840375" w:rsidP="00840375">
      <w:pPr>
        <w:widowControl w:val="0"/>
        <w:autoSpaceDE w:val="0"/>
        <w:autoSpaceDN w:val="0"/>
        <w:adjustRightInd w:val="0"/>
        <w:textAlignment w:val="top"/>
        <w:rPr>
          <w:rStyle w:val="tw4winExternal"/>
          <w:rFonts w:ascii="Calibri" w:hAnsi="Calibri" w:cs="Calibri"/>
          <w:color w:val="000000" w:themeColor="text1"/>
          <w:lang w:val="en-US"/>
        </w:rPr>
      </w:pPr>
    </w:p>
    <w:p w14:paraId="5568E73B" w14:textId="77777777" w:rsidR="00840375" w:rsidRPr="00300868" w:rsidRDefault="0047764C" w:rsidP="00840375">
      <w:pPr>
        <w:widowControl w:val="0"/>
        <w:autoSpaceDE w:val="0"/>
        <w:autoSpaceDN w:val="0"/>
        <w:adjustRightInd w:val="0"/>
        <w:spacing w:line="360" w:lineRule="auto"/>
        <w:textAlignment w:val="top"/>
        <w:rPr>
          <w:rStyle w:val="tw4winExternal"/>
          <w:rFonts w:ascii="Calibri" w:hAnsi="Calibri" w:cs="Calibri"/>
          <w:color w:val="000000" w:themeColor="text1"/>
          <w:lang w:val="en-US"/>
        </w:rPr>
      </w:pPr>
      <w:r w:rsidRPr="00300868">
        <w:rPr>
          <w:rStyle w:val="tw4winExternal"/>
          <w:rFonts w:ascii="Calibri" w:hAnsi="Calibri" w:cs="Calibri"/>
          <w:b/>
          <w:color w:val="000000" w:themeColor="text1"/>
          <w:lang w:val="en-US"/>
        </w:rPr>
        <w:t xml:space="preserve">1) </w:t>
      </w:r>
      <w:r w:rsidRPr="00300868">
        <w:rPr>
          <w:rStyle w:val="tw4winExternal"/>
          <w:rFonts w:ascii="Calibri" w:hAnsi="Calibri" w:cs="Calibri"/>
          <w:color w:val="000000" w:themeColor="text1"/>
          <w:lang w:val="en-US"/>
        </w:rPr>
        <w:t>Please edit the translation in the TARGET column directly.</w:t>
      </w:r>
    </w:p>
    <w:p w14:paraId="347B9588" w14:textId="77777777" w:rsidR="00840375" w:rsidRPr="00300868" w:rsidRDefault="0047764C" w:rsidP="00840375">
      <w:pPr>
        <w:widowControl w:val="0"/>
        <w:autoSpaceDE w:val="0"/>
        <w:autoSpaceDN w:val="0"/>
        <w:adjustRightInd w:val="0"/>
        <w:spacing w:line="360" w:lineRule="auto"/>
        <w:textAlignment w:val="top"/>
        <w:rPr>
          <w:rStyle w:val="tw4winExternal"/>
          <w:rFonts w:ascii="Calibri" w:hAnsi="Calibri" w:cs="Calibri"/>
          <w:color w:val="000000" w:themeColor="text1"/>
          <w:lang w:val="en-US"/>
        </w:rPr>
      </w:pPr>
      <w:r w:rsidRPr="00300868">
        <w:rPr>
          <w:rStyle w:val="tw4winExternal"/>
          <w:rFonts w:ascii="Calibri" w:hAnsi="Calibri" w:cs="Calibri"/>
          <w:b/>
          <w:color w:val="000000" w:themeColor="text1"/>
          <w:lang w:val="en-US"/>
        </w:rPr>
        <w:t xml:space="preserve">2) </w:t>
      </w:r>
      <w:r w:rsidRPr="00300868">
        <w:rPr>
          <w:rStyle w:val="tw4winExternal"/>
          <w:rFonts w:ascii="Calibri" w:hAnsi="Calibri" w:cs="Calibri"/>
          <w:color w:val="000000" w:themeColor="text1"/>
          <w:lang w:val="en-US"/>
        </w:rPr>
        <w:t>To comment on a segment, simply create a new MS-Word comment.</w:t>
      </w:r>
    </w:p>
    <w:p w14:paraId="042446BF" w14:textId="77777777" w:rsidR="00840375" w:rsidRPr="00300868" w:rsidRDefault="0047764C" w:rsidP="00840375">
      <w:pPr>
        <w:widowControl w:val="0"/>
        <w:autoSpaceDE w:val="0"/>
        <w:autoSpaceDN w:val="0"/>
        <w:adjustRightInd w:val="0"/>
        <w:spacing w:line="360" w:lineRule="auto"/>
        <w:textAlignment w:val="top"/>
        <w:rPr>
          <w:rStyle w:val="tw4winExternal"/>
          <w:rFonts w:ascii="Calibri" w:hAnsi="Calibri" w:cs="Calibri"/>
          <w:color w:val="000000" w:themeColor="text1"/>
          <w:lang w:val="en-US"/>
        </w:rPr>
      </w:pPr>
      <w:r w:rsidRPr="00300868">
        <w:rPr>
          <w:rStyle w:val="tw4winExternal"/>
          <w:rFonts w:ascii="Calibri" w:hAnsi="Calibri" w:cs="Calibri"/>
          <w:b/>
          <w:color w:val="000000" w:themeColor="text1"/>
          <w:lang w:val="en-US"/>
        </w:rPr>
        <w:t xml:space="preserve">3) </w:t>
      </w:r>
      <w:r w:rsidRPr="00300868">
        <w:rPr>
          <w:rStyle w:val="tw4winExternal"/>
          <w:rFonts w:ascii="Calibri" w:hAnsi="Calibri" w:cs="Calibri"/>
          <w:color w:val="000000" w:themeColor="text1"/>
          <w:lang w:val="en-US"/>
        </w:rPr>
        <w:t>It is best to edit this file in Normal or Draft view rather than page layout.</w:t>
      </w:r>
    </w:p>
    <w:p w14:paraId="7EBAB3AC" w14:textId="77777777" w:rsidR="00840375" w:rsidRPr="00300868" w:rsidRDefault="0047764C" w:rsidP="00840375">
      <w:pPr>
        <w:widowControl w:val="0"/>
        <w:autoSpaceDE w:val="0"/>
        <w:autoSpaceDN w:val="0"/>
        <w:adjustRightInd w:val="0"/>
        <w:spacing w:line="360" w:lineRule="auto"/>
        <w:textAlignment w:val="top"/>
        <w:rPr>
          <w:rStyle w:val="tw4winExternal"/>
          <w:rFonts w:ascii="Calibri" w:hAnsi="Calibri" w:cs="Calibri"/>
          <w:color w:val="000000" w:themeColor="text1"/>
          <w:lang w:val="en-US"/>
        </w:rPr>
      </w:pPr>
      <w:r w:rsidRPr="00300868">
        <w:rPr>
          <w:rStyle w:val="tw4winExternal"/>
          <w:rFonts w:ascii="Calibri" w:hAnsi="Calibri" w:cs="Calibri"/>
          <w:b/>
          <w:color w:val="000000" w:themeColor="text1"/>
          <w:lang w:val="en-US"/>
        </w:rPr>
        <w:t xml:space="preserve">4) </w:t>
      </w:r>
      <w:r w:rsidRPr="00300868">
        <w:rPr>
          <w:rStyle w:val="tw4winExternal"/>
          <w:rFonts w:ascii="Calibri" w:hAnsi="Calibri" w:cs="Calibri"/>
          <w:color w:val="000000" w:themeColor="text1"/>
          <w:lang w:val="en-US"/>
        </w:rPr>
        <w:t>DO NOT alter the ID or SOURCE column text.</w:t>
      </w:r>
    </w:p>
    <w:p w14:paraId="5B8BC6B8" w14:textId="77777777" w:rsidR="00840375" w:rsidRPr="00300868" w:rsidRDefault="0047764C" w:rsidP="00840375">
      <w:pPr>
        <w:widowControl w:val="0"/>
        <w:autoSpaceDE w:val="0"/>
        <w:autoSpaceDN w:val="0"/>
        <w:adjustRightInd w:val="0"/>
        <w:spacing w:line="360" w:lineRule="auto"/>
        <w:textAlignment w:val="top"/>
        <w:rPr>
          <w:rStyle w:val="tw4winExternal"/>
          <w:rFonts w:ascii="Calibri" w:hAnsi="Calibri" w:cs="Calibri"/>
          <w:color w:val="000000" w:themeColor="text1"/>
          <w:lang w:val="en-US"/>
        </w:rPr>
      </w:pPr>
      <w:r w:rsidRPr="00300868">
        <w:rPr>
          <w:rStyle w:val="tw4winExternal"/>
          <w:rFonts w:ascii="Calibri" w:hAnsi="Calibri" w:cs="Calibri"/>
          <w:b/>
          <w:bCs/>
          <w:color w:val="000000" w:themeColor="text1"/>
          <w:lang w:val="en-US"/>
        </w:rPr>
        <w:t>5</w:t>
      </w:r>
      <w:r w:rsidRPr="00300868">
        <w:rPr>
          <w:rStyle w:val="tw4winExternal"/>
          <w:rFonts w:ascii="Calibri" w:hAnsi="Calibri" w:cs="Calibri"/>
          <w:color w:val="000000" w:themeColor="text1"/>
          <w:lang w:val="en-US"/>
        </w:rPr>
        <w:t>) Blank rows should be ignored but not deleted.</w:t>
      </w:r>
    </w:p>
    <w:p w14:paraId="1C5356CA" w14:textId="77777777" w:rsidR="00840375" w:rsidRPr="00300868" w:rsidRDefault="0047764C" w:rsidP="00840375">
      <w:pPr>
        <w:widowControl w:val="0"/>
        <w:autoSpaceDE w:val="0"/>
        <w:autoSpaceDN w:val="0"/>
        <w:adjustRightInd w:val="0"/>
        <w:spacing w:line="360" w:lineRule="auto"/>
        <w:textAlignment w:val="top"/>
        <w:rPr>
          <w:rStyle w:val="tw4winExternal"/>
          <w:rFonts w:ascii="Calibri" w:hAnsi="Calibri" w:cs="Calibri"/>
          <w:b/>
          <w:bCs/>
          <w:color w:val="000000" w:themeColor="text1"/>
          <w:lang w:val="en-US"/>
        </w:rPr>
      </w:pPr>
      <w:r w:rsidRPr="00300868">
        <w:rPr>
          <w:rStyle w:val="tw4winExternal"/>
          <w:rFonts w:ascii="Calibri" w:hAnsi="Calibri" w:cs="Calibri"/>
          <w:b/>
          <w:bCs/>
          <w:color w:val="000000" w:themeColor="text1"/>
          <w:lang w:val="en-US"/>
        </w:rPr>
        <w:t>6</w:t>
      </w:r>
      <w:r w:rsidRPr="00300868">
        <w:rPr>
          <w:rStyle w:val="tw4winExternal"/>
          <w:rFonts w:ascii="Calibri" w:hAnsi="Calibri" w:cs="Calibri"/>
          <w:color w:val="000000" w:themeColor="text1"/>
          <w:lang w:val="en-US"/>
        </w:rPr>
        <w:t>)</w:t>
      </w:r>
      <w:r w:rsidRPr="00300868">
        <w:rPr>
          <w:rStyle w:val="tw4winExternal"/>
          <w:rFonts w:ascii="Calibri" w:hAnsi="Calibri" w:cs="Calibri"/>
          <w:b/>
          <w:bCs/>
          <w:color w:val="000000" w:themeColor="text1"/>
          <w:lang w:val="en-US"/>
        </w:rPr>
        <w:t xml:space="preserve"> The following formatting must be maintained throughout:</w:t>
      </w:r>
    </w:p>
    <w:p w14:paraId="443543F9" w14:textId="77777777" w:rsidR="00840375" w:rsidRPr="00300868" w:rsidRDefault="0047764C" w:rsidP="004D60B2">
      <w:pPr>
        <w:pStyle w:val="ListParagraph"/>
        <w:widowControl w:val="0"/>
        <w:numPr>
          <w:ilvl w:val="0"/>
          <w:numId w:val="1"/>
        </w:numPr>
        <w:autoSpaceDE w:val="0"/>
        <w:autoSpaceDN w:val="0"/>
        <w:adjustRightInd w:val="0"/>
        <w:spacing w:line="360" w:lineRule="auto"/>
        <w:ind w:left="851"/>
        <w:textAlignment w:val="top"/>
        <w:rPr>
          <w:rStyle w:val="tw4winExternal"/>
          <w:rFonts w:ascii="Calibri" w:eastAsiaTheme="minorEastAsia" w:hAnsi="Calibri" w:cs="Calibri" w:hint="default"/>
          <w:b/>
          <w:bCs/>
          <w:color w:val="000000" w:themeColor="text1"/>
          <w:lang w:val="en-US" w:eastAsia="en-IE"/>
        </w:rPr>
      </w:pPr>
      <w:r w:rsidRPr="00300868">
        <w:rPr>
          <w:rStyle w:val="tw4winExternal"/>
          <w:rFonts w:ascii="Calibri" w:eastAsiaTheme="minorEastAsia" w:hAnsi="Calibri" w:cs="Calibri" w:hint="default"/>
          <w:b/>
          <w:bCs/>
          <w:color w:val="000000" w:themeColor="text1"/>
          <w:lang w:val="en-US" w:eastAsia="en-IE"/>
        </w:rPr>
        <w:t xml:space="preserve">Paragraph (the number of paragraphs per row must be maintained) </w:t>
      </w:r>
    </w:p>
    <w:p w14:paraId="4A7D70F6" w14:textId="77777777" w:rsidR="00840375" w:rsidRPr="00300868" w:rsidRDefault="0047764C" w:rsidP="004D60B2">
      <w:pPr>
        <w:pStyle w:val="ListParagraph"/>
        <w:widowControl w:val="0"/>
        <w:numPr>
          <w:ilvl w:val="0"/>
          <w:numId w:val="1"/>
        </w:numPr>
        <w:autoSpaceDE w:val="0"/>
        <w:autoSpaceDN w:val="0"/>
        <w:adjustRightInd w:val="0"/>
        <w:spacing w:line="360" w:lineRule="auto"/>
        <w:ind w:left="851"/>
        <w:textAlignment w:val="top"/>
        <w:rPr>
          <w:rStyle w:val="tw4winExternal"/>
          <w:rFonts w:ascii="Calibri" w:eastAsiaTheme="minorEastAsia" w:hAnsi="Calibri" w:cs="Calibri" w:hint="default"/>
          <w:b/>
          <w:bCs/>
          <w:color w:val="000000" w:themeColor="text1"/>
          <w:lang w:val="en-US" w:eastAsia="en-IE"/>
        </w:rPr>
      </w:pPr>
      <w:r w:rsidRPr="00300868">
        <w:rPr>
          <w:rStyle w:val="tw4winExternal"/>
          <w:rFonts w:ascii="Calibri" w:eastAsiaTheme="minorEastAsia" w:hAnsi="Calibri" w:cs="Calibri" w:hint="default"/>
          <w:b/>
          <w:bCs/>
          <w:color w:val="000000" w:themeColor="text1"/>
          <w:lang w:val="en-US" w:eastAsia="en-IE"/>
        </w:rPr>
        <w:t xml:space="preserve">bold </w:t>
      </w:r>
    </w:p>
    <w:p w14:paraId="49636E79" w14:textId="77777777" w:rsidR="00840375" w:rsidRPr="00300868" w:rsidRDefault="0047764C" w:rsidP="004D60B2">
      <w:pPr>
        <w:pStyle w:val="ListParagraph"/>
        <w:widowControl w:val="0"/>
        <w:numPr>
          <w:ilvl w:val="0"/>
          <w:numId w:val="1"/>
        </w:numPr>
        <w:autoSpaceDE w:val="0"/>
        <w:autoSpaceDN w:val="0"/>
        <w:adjustRightInd w:val="0"/>
        <w:spacing w:line="360" w:lineRule="auto"/>
        <w:ind w:left="851"/>
        <w:textAlignment w:val="top"/>
        <w:rPr>
          <w:rStyle w:val="tw4winExternal"/>
          <w:rFonts w:ascii="Calibri" w:eastAsiaTheme="minorEastAsia" w:hAnsi="Calibri" w:cs="Calibri" w:hint="default"/>
          <w:b/>
          <w:bCs/>
          <w:color w:val="000000" w:themeColor="text1"/>
          <w:lang w:val="en-US" w:eastAsia="en-IE"/>
        </w:rPr>
      </w:pPr>
      <w:r w:rsidRPr="00300868">
        <w:rPr>
          <w:rStyle w:val="tw4winExternal"/>
          <w:rFonts w:ascii="Calibri" w:eastAsiaTheme="minorEastAsia" w:hAnsi="Calibri" w:cs="Calibri" w:hint="default"/>
          <w:b/>
          <w:bCs/>
          <w:color w:val="000000" w:themeColor="text1"/>
          <w:lang w:val="en-US" w:eastAsia="en-IE"/>
        </w:rPr>
        <w:t>italic</w:t>
      </w:r>
    </w:p>
    <w:p w14:paraId="06920163" w14:textId="77777777" w:rsidR="00840375" w:rsidRPr="00300868" w:rsidRDefault="0047764C" w:rsidP="004D60B2">
      <w:pPr>
        <w:pStyle w:val="ListParagraph"/>
        <w:widowControl w:val="0"/>
        <w:numPr>
          <w:ilvl w:val="0"/>
          <w:numId w:val="1"/>
        </w:numPr>
        <w:autoSpaceDE w:val="0"/>
        <w:autoSpaceDN w:val="0"/>
        <w:adjustRightInd w:val="0"/>
        <w:spacing w:line="360" w:lineRule="auto"/>
        <w:ind w:left="851"/>
        <w:textAlignment w:val="top"/>
        <w:rPr>
          <w:rStyle w:val="tw4winExternal"/>
          <w:rFonts w:ascii="Calibri" w:eastAsiaTheme="minorEastAsia" w:hAnsi="Calibri" w:cs="Calibri" w:hint="default"/>
          <w:b/>
          <w:bCs/>
          <w:color w:val="000000" w:themeColor="text1"/>
          <w:lang w:val="en-US" w:eastAsia="en-IE"/>
        </w:rPr>
      </w:pPr>
      <w:r w:rsidRPr="00300868">
        <w:rPr>
          <w:rStyle w:val="tw4winExternal"/>
          <w:rFonts w:ascii="Calibri" w:eastAsiaTheme="minorEastAsia" w:hAnsi="Calibri" w:cs="Calibri" w:hint="default"/>
          <w:b/>
          <w:bCs/>
          <w:color w:val="000000" w:themeColor="text1"/>
          <w:lang w:val="en-US" w:eastAsia="en-IE"/>
        </w:rPr>
        <w:t>underline</w:t>
      </w:r>
    </w:p>
    <w:p w14:paraId="2A4BD5E2" w14:textId="77777777" w:rsidR="00840375" w:rsidRPr="00300868" w:rsidRDefault="0047764C" w:rsidP="004D60B2">
      <w:pPr>
        <w:pStyle w:val="ListParagraph"/>
        <w:widowControl w:val="0"/>
        <w:numPr>
          <w:ilvl w:val="0"/>
          <w:numId w:val="1"/>
        </w:numPr>
        <w:autoSpaceDE w:val="0"/>
        <w:autoSpaceDN w:val="0"/>
        <w:adjustRightInd w:val="0"/>
        <w:spacing w:line="360" w:lineRule="auto"/>
        <w:ind w:left="851"/>
        <w:textAlignment w:val="top"/>
        <w:rPr>
          <w:rStyle w:val="tw4winExternal"/>
          <w:rFonts w:ascii="Calibri" w:eastAsiaTheme="minorEastAsia" w:hAnsi="Calibri" w:cs="Calibri" w:hint="default"/>
          <w:b/>
          <w:bCs/>
          <w:color w:val="000000" w:themeColor="text1"/>
          <w:lang w:val="en-US" w:eastAsia="en-IE"/>
        </w:rPr>
      </w:pPr>
      <w:r w:rsidRPr="00300868">
        <w:rPr>
          <w:rStyle w:val="tw4winExternal"/>
          <w:rFonts w:ascii="Calibri" w:eastAsiaTheme="minorEastAsia" w:hAnsi="Calibri" w:cs="Calibri" w:hint="default"/>
          <w:b/>
          <w:bCs/>
          <w:color w:val="000000" w:themeColor="text1"/>
          <w:lang w:val="en-US" w:eastAsia="en-IE"/>
        </w:rPr>
        <w:t>links</w:t>
      </w:r>
    </w:p>
    <w:p w14:paraId="3A590B4E" w14:textId="77777777" w:rsidR="00840375" w:rsidRPr="00300868" w:rsidRDefault="0047764C" w:rsidP="004D60B2">
      <w:pPr>
        <w:pStyle w:val="ListParagraph"/>
        <w:widowControl w:val="0"/>
        <w:numPr>
          <w:ilvl w:val="0"/>
          <w:numId w:val="1"/>
        </w:numPr>
        <w:autoSpaceDE w:val="0"/>
        <w:autoSpaceDN w:val="0"/>
        <w:adjustRightInd w:val="0"/>
        <w:spacing w:line="360" w:lineRule="auto"/>
        <w:ind w:left="851"/>
        <w:textAlignment w:val="top"/>
        <w:rPr>
          <w:rStyle w:val="tw4winExternal"/>
          <w:rFonts w:ascii="Calibri" w:eastAsiaTheme="minorEastAsia" w:hAnsi="Calibri" w:cs="Calibri" w:hint="default"/>
          <w:b/>
          <w:bCs/>
          <w:color w:val="000000" w:themeColor="text1"/>
          <w:lang w:val="en-US" w:eastAsia="en-IE"/>
        </w:rPr>
      </w:pPr>
      <w:r w:rsidRPr="00300868">
        <w:rPr>
          <w:rStyle w:val="tw4winExternal"/>
          <w:rFonts w:ascii="Calibri" w:eastAsiaTheme="minorEastAsia" w:hAnsi="Calibri" w:cs="Calibri" w:hint="default"/>
          <w:b/>
          <w:bCs/>
          <w:color w:val="000000" w:themeColor="text1"/>
          <w:lang w:val="en-US" w:eastAsia="en-IE"/>
        </w:rPr>
        <w:t>lists (bullets and number of items in a list must be maintained)</w:t>
      </w:r>
    </w:p>
    <w:p w14:paraId="05137EC4" w14:textId="0A802DCE" w:rsidR="00840375" w:rsidRPr="00300868" w:rsidRDefault="0047764C" w:rsidP="00840375">
      <w:pPr>
        <w:widowControl w:val="0"/>
        <w:autoSpaceDE w:val="0"/>
        <w:autoSpaceDN w:val="0"/>
        <w:adjustRightInd w:val="0"/>
        <w:spacing w:line="360" w:lineRule="auto"/>
        <w:textAlignment w:val="top"/>
        <w:rPr>
          <w:rStyle w:val="tw4winExternal"/>
          <w:rFonts w:ascii="Calibri" w:hAnsi="Calibri" w:cs="Calibri"/>
          <w:color w:val="000000" w:themeColor="text1"/>
          <w:lang w:val="en-US"/>
        </w:rPr>
      </w:pPr>
      <w:r w:rsidRPr="00300868">
        <w:rPr>
          <w:rStyle w:val="tw4winExternal"/>
          <w:rFonts w:ascii="Calibri" w:hAnsi="Calibri" w:cs="Calibri"/>
          <w:b/>
          <w:bCs/>
          <w:color w:val="000000" w:themeColor="text1"/>
          <w:lang w:val="en-US"/>
        </w:rPr>
        <w:t>7</w:t>
      </w:r>
      <w:r w:rsidRPr="00300868">
        <w:rPr>
          <w:rStyle w:val="tw4winExternal"/>
          <w:rFonts w:ascii="Calibri" w:hAnsi="Calibri" w:cs="Calibri"/>
          <w:color w:val="000000" w:themeColor="text1"/>
          <w:lang w:val="en-US"/>
        </w:rPr>
        <w:t>) Ctrl+click on an ID in the left hand collumn to view the relevent screen in the online course. Toc ID’s will open the table of contents, ID’s</w:t>
      </w:r>
      <w:r w:rsidR="00300868">
        <w:rPr>
          <w:rStyle w:val="tw4winExternal"/>
          <w:rFonts w:ascii="Calibri" w:hAnsi="Calibri" w:cs="Calibri"/>
          <w:color w:val="000000" w:themeColor="text1"/>
          <w:lang w:val="en-US"/>
        </w:rPr>
        <w:t> </w:t>
      </w:r>
      <w:r w:rsidRPr="00300868">
        <w:rPr>
          <w:rStyle w:val="tw4winExternal"/>
          <w:rFonts w:ascii="Calibri" w:hAnsi="Calibri" w:cs="Calibri"/>
          <w:color w:val="000000" w:themeColor="text1"/>
          <w:lang w:val="en-US"/>
        </w:rPr>
        <w:t>containing _string_ have no relevent screen and are not linked.</w:t>
      </w:r>
    </w:p>
    <w:p w14:paraId="57F2C6FF" w14:textId="77777777" w:rsidR="00840375" w:rsidRPr="00300868" w:rsidRDefault="0047764C">
      <w:pPr>
        <w:rPr>
          <w:rStyle w:val="tw4winExternal"/>
          <w:rFonts w:ascii="Calibri" w:hAnsi="Calibri" w:cs="Calibri"/>
          <w:color w:val="000000" w:themeColor="text1"/>
          <w:lang w:val="en-US"/>
        </w:rPr>
      </w:pPr>
      <w:r w:rsidRPr="00300868">
        <w:rPr>
          <w:rStyle w:val="tw4winExternal"/>
          <w:rFonts w:ascii="Calibri" w:hAnsi="Calibri" w:cs="Calibri"/>
          <w:color w:val="000000" w:themeColor="text1"/>
          <w:lang w:val="en-US"/>
        </w:rPr>
        <w:br w:type="page"/>
      </w:r>
    </w:p>
    <w:p w14:paraId="17C8FB68" w14:textId="77777777" w:rsidR="00840375" w:rsidRPr="00300868" w:rsidRDefault="00840375" w:rsidP="00840375">
      <w:pPr>
        <w:widowControl w:val="0"/>
        <w:autoSpaceDE w:val="0"/>
        <w:autoSpaceDN w:val="0"/>
        <w:adjustRightInd w:val="0"/>
        <w:spacing w:line="360" w:lineRule="auto"/>
        <w:textAlignment w:val="top"/>
        <w:rPr>
          <w:rStyle w:val="tw4winExternal"/>
          <w:rFonts w:ascii="Calibri" w:hAnsi="Calibri" w:cs="Calibri"/>
          <w:color w:val="000000" w:themeColor="text1"/>
          <w:lang w:val="en-US"/>
        </w:rPr>
      </w:pPr>
    </w:p>
    <w:p w14:paraId="1461854C" w14:textId="77777777" w:rsidR="004D60B2" w:rsidRPr="00300868" w:rsidRDefault="0047764C" w:rsidP="00840375">
      <w:pPr>
        <w:widowControl w:val="0"/>
        <w:autoSpaceDE w:val="0"/>
        <w:autoSpaceDN w:val="0"/>
        <w:adjustRightInd w:val="0"/>
        <w:spacing w:line="360" w:lineRule="auto"/>
        <w:textAlignment w:val="top"/>
        <w:rPr>
          <w:rStyle w:val="tw4winExternal"/>
          <w:rFonts w:ascii="Calibri" w:hAnsi="Calibri" w:cs="Calibri"/>
          <w:color w:val="000000" w:themeColor="text1"/>
          <w:sz w:val="72"/>
          <w:szCs w:val="72"/>
          <w:lang w:val="en-US"/>
        </w:rPr>
      </w:pPr>
      <w:r w:rsidRPr="00300868">
        <w:rPr>
          <w:rStyle w:val="tw4winExternal"/>
          <w:rFonts w:ascii="Calibri" w:hAnsi="Calibri" w:cs="Calibri"/>
          <w:color w:val="000000" w:themeColor="text1"/>
          <w:sz w:val="72"/>
          <w:szCs w:val="72"/>
          <w:lang w:val="en-US"/>
        </w:rPr>
        <w:t>Code of Business Conduct</w:t>
      </w:r>
    </w:p>
    <w:p w14:paraId="7C437724" w14:textId="77777777" w:rsidR="00840375" w:rsidRPr="00300868" w:rsidRDefault="00840375" w:rsidP="00840375">
      <w:pPr>
        <w:rPr>
          <w:rStyle w:val="tw4winExternal"/>
          <w:rFonts w:ascii="Calibri" w:hAnsi="Calibri" w:cs="Calibri"/>
          <w:color w:val="000000" w:themeColor="text1"/>
          <w:lang w:val="en-US"/>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73" w:type="dxa"/>
          <w:bottom w:w="15" w:type="dxa"/>
          <w:right w:w="15" w:type="dxa"/>
        </w:tblCellMar>
        <w:tblLook w:val="04A0" w:firstRow="1" w:lastRow="0" w:firstColumn="1" w:lastColumn="0" w:noHBand="0" w:noVBand="1"/>
      </w:tblPr>
      <w:tblGrid>
        <w:gridCol w:w="1353"/>
        <w:gridCol w:w="6000"/>
        <w:gridCol w:w="6000"/>
      </w:tblGrid>
      <w:tr w:rsidR="0092388F" w:rsidRPr="00300868" w14:paraId="728CA5B7" w14:textId="77777777" w:rsidTr="00300868">
        <w:tc>
          <w:tcPr>
            <w:tcW w:w="1353" w:type="dxa"/>
            <w:shd w:val="clear" w:color="auto" w:fill="F1A983" w:themeFill="accent2" w:themeFillTint="99"/>
            <w:tcMar>
              <w:top w:w="120" w:type="dxa"/>
              <w:left w:w="180" w:type="dxa"/>
              <w:bottom w:w="120" w:type="dxa"/>
              <w:right w:w="180" w:type="dxa"/>
            </w:tcMar>
          </w:tcPr>
          <w:p w14:paraId="433EABAB" w14:textId="77777777" w:rsidR="009D7F9A" w:rsidRPr="00300868" w:rsidRDefault="0047764C" w:rsidP="00F66488">
            <w:pPr>
              <w:spacing w:before="30" w:after="30"/>
              <w:ind w:left="30" w:right="30"/>
              <w:rPr>
                <w:rFonts w:eastAsia="Times New Roman"/>
              </w:rPr>
            </w:pPr>
            <w:r w:rsidRPr="00300868">
              <w:rPr>
                <w:rFonts w:eastAsia="Times New Roman"/>
              </w:rPr>
              <w:t>ID</w:t>
            </w:r>
          </w:p>
        </w:tc>
        <w:tc>
          <w:tcPr>
            <w:tcW w:w="6000" w:type="dxa"/>
            <w:shd w:val="clear" w:color="auto" w:fill="F1A983" w:themeFill="accent2" w:themeFillTint="99"/>
            <w:tcMar>
              <w:top w:w="120" w:type="dxa"/>
              <w:left w:w="180" w:type="dxa"/>
              <w:bottom w:w="120" w:type="dxa"/>
              <w:right w:w="180" w:type="dxa"/>
            </w:tcMar>
            <w:vAlign w:val="center"/>
          </w:tcPr>
          <w:p w14:paraId="564CA83F" w14:textId="77777777" w:rsidR="009D7F9A" w:rsidRPr="00300868" w:rsidRDefault="0047764C" w:rsidP="00F66488">
            <w:pPr>
              <w:spacing w:before="100" w:beforeAutospacing="1" w:after="100" w:afterAutospacing="1"/>
              <w:ind w:left="30" w:right="30"/>
              <w:rPr>
                <w:rFonts w:ascii="Calibri" w:eastAsia="Times New Roman" w:hAnsi="Calibri" w:cs="Calibri"/>
              </w:rPr>
            </w:pPr>
            <w:r w:rsidRPr="00300868">
              <w:rPr>
                <w:rFonts w:ascii="Calibri" w:eastAsia="Times New Roman" w:hAnsi="Calibri" w:cs="Calibri"/>
              </w:rPr>
              <w:t>Source</w:t>
            </w:r>
          </w:p>
        </w:tc>
        <w:tc>
          <w:tcPr>
            <w:tcW w:w="6000" w:type="dxa"/>
            <w:shd w:val="clear" w:color="auto" w:fill="F1A983" w:themeFill="accent2" w:themeFillTint="99"/>
          </w:tcPr>
          <w:p w14:paraId="55DF4CA8" w14:textId="77777777" w:rsidR="009D7F9A" w:rsidRPr="00300868" w:rsidRDefault="0047764C" w:rsidP="008970A2">
            <w:pPr>
              <w:spacing w:before="100" w:beforeAutospacing="1" w:after="100" w:afterAutospacing="1"/>
              <w:ind w:left="30" w:right="30"/>
              <w:rPr>
                <w:rFonts w:ascii="Calibri" w:eastAsia="Times New Roman" w:hAnsi="Calibri" w:cs="Calibri"/>
              </w:rPr>
            </w:pPr>
            <w:r w:rsidRPr="00300868">
              <w:rPr>
                <w:rFonts w:ascii="Calibri" w:eastAsia="Times New Roman" w:hAnsi="Calibri" w:cs="Calibri"/>
              </w:rPr>
              <w:t>Target</w:t>
            </w:r>
          </w:p>
        </w:tc>
      </w:tr>
      <w:tr w:rsidR="0092388F" w:rsidRPr="00300868" w14:paraId="709005C6" w14:textId="77777777" w:rsidTr="00300868">
        <w:tc>
          <w:tcPr>
            <w:tcW w:w="1353" w:type="dxa"/>
            <w:shd w:val="clear" w:color="auto" w:fill="C1E4F5"/>
            <w:tcMar>
              <w:top w:w="120" w:type="dxa"/>
              <w:left w:w="180" w:type="dxa"/>
              <w:bottom w:w="120" w:type="dxa"/>
              <w:right w:w="180" w:type="dxa"/>
            </w:tcMar>
            <w:hideMark/>
          </w:tcPr>
          <w:p w14:paraId="18BE51C6" w14:textId="77777777" w:rsidR="00F66488" w:rsidRPr="00300868" w:rsidRDefault="0047764C" w:rsidP="00F66488">
            <w:pPr>
              <w:spacing w:before="30" w:after="30"/>
              <w:ind w:left="30" w:right="30"/>
              <w:rPr>
                <w:rFonts w:ascii="Calibri" w:eastAsia="Times New Roman" w:hAnsi="Calibri" w:cs="Calibri"/>
                <w:sz w:val="16"/>
              </w:rPr>
            </w:pPr>
            <w:hyperlink r:id="rId11" w:tgtFrame="_blank" w:history="1">
              <w:r w:rsidRPr="00300868">
                <w:rPr>
                  <w:rFonts w:ascii="Calibri" w:eastAsia="Times New Roman" w:hAnsi="Calibri" w:cs="Calibri"/>
                  <w:color w:val="0000FF"/>
                  <w:sz w:val="16"/>
                  <w:u w:val="single"/>
                </w:rPr>
                <w:t>Screen 0</w:t>
              </w:r>
            </w:hyperlink>
            <w:r w:rsidRPr="00300868">
              <w:rPr>
                <w:rFonts w:ascii="Calibri" w:eastAsia="Times New Roman" w:hAnsi="Calibri" w:cs="Calibri"/>
                <w:sz w:val="16"/>
              </w:rPr>
              <w:t xml:space="preserve"> </w:t>
            </w:r>
          </w:p>
          <w:p w14:paraId="5853C8CF" w14:textId="77777777" w:rsidR="00F66488" w:rsidRPr="00300868" w:rsidRDefault="0047764C" w:rsidP="00F66488">
            <w:pPr>
              <w:ind w:left="30" w:right="30"/>
              <w:rPr>
                <w:rFonts w:ascii="Calibri" w:eastAsia="Times New Roman" w:hAnsi="Calibri" w:cs="Calibri"/>
                <w:sz w:val="16"/>
              </w:rPr>
            </w:pPr>
            <w:hyperlink r:id="rId12" w:tgtFrame="_blank" w:history="1">
              <w:r w:rsidRPr="00300868">
                <w:rPr>
                  <w:rFonts w:ascii="Calibri" w:eastAsia="Times New Roman" w:hAnsi="Calibri" w:cs="Calibri"/>
                  <w:color w:val="0000FF"/>
                  <w:sz w:val="16"/>
                  <w:u w:val="single"/>
                </w:rPr>
                <w:t>1_C_1</w:t>
              </w:r>
            </w:hyperlink>
            <w:r w:rsidRPr="00300868">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214B89AA" w14:textId="77777777" w:rsidR="00F66488" w:rsidRPr="00300868" w:rsidRDefault="0047764C" w:rsidP="00300868">
            <w:pPr>
              <w:spacing w:before="100" w:beforeAutospacing="1" w:after="100" w:afterAutospacing="1"/>
              <w:ind w:left="30" w:right="30"/>
              <w:rPr>
                <w:rFonts w:ascii="Calibri" w:eastAsia="Times New Roman" w:hAnsi="Calibri" w:cs="Calibri"/>
              </w:rPr>
            </w:pPr>
            <w:r w:rsidRPr="00300868">
              <w:rPr>
                <w:rFonts w:ascii="Calibri" w:eastAsia="Times New Roman" w:hAnsi="Calibri" w:cs="Calibri"/>
              </w:rPr>
              <w:t>Code of Business Conduct</w:t>
            </w:r>
          </w:p>
          <w:p w14:paraId="69ECF7C7" w14:textId="77777777" w:rsidR="00F66488" w:rsidRPr="00300868" w:rsidRDefault="0047764C" w:rsidP="00300868">
            <w:pPr>
              <w:spacing w:before="100" w:beforeAutospacing="1" w:after="100" w:afterAutospacing="1"/>
              <w:ind w:left="30" w:right="30"/>
              <w:rPr>
                <w:rFonts w:ascii="Calibri" w:eastAsia="Times New Roman" w:hAnsi="Calibri" w:cs="Calibri"/>
              </w:rPr>
            </w:pPr>
            <w:r w:rsidRPr="00300868">
              <w:rPr>
                <w:rFonts w:ascii="Calibri" w:eastAsia="Times New Roman" w:hAnsi="Calibri" w:cs="Calibri"/>
              </w:rPr>
              <w:t>Click the forward arrow.</w:t>
            </w:r>
          </w:p>
        </w:tc>
        <w:tc>
          <w:tcPr>
            <w:tcW w:w="6000" w:type="dxa"/>
          </w:tcPr>
          <w:p w14:paraId="42EA6FE6" w14:textId="77777777" w:rsidR="005C43A0" w:rsidRPr="00300868" w:rsidRDefault="0047764C" w:rsidP="00300868">
            <w:pPr>
              <w:spacing w:before="100" w:beforeAutospacing="1" w:after="100" w:afterAutospacing="1"/>
              <w:ind w:left="30" w:right="30"/>
              <w:rPr>
                <w:rFonts w:ascii="Calibri" w:eastAsia="Times New Roman" w:hAnsi="Calibri" w:cs="Calibri"/>
              </w:rPr>
            </w:pPr>
            <w:r w:rsidRPr="00300868">
              <w:rPr>
                <w:rFonts w:ascii="Calibri" w:eastAsia="Calibri" w:hAnsi="Calibri" w:cs="Calibri"/>
                <w:lang w:val="tr-TR"/>
              </w:rPr>
              <w:t>İş Davranış Kuralları</w:t>
            </w:r>
          </w:p>
          <w:p w14:paraId="36D3A5E5" w14:textId="77777777" w:rsidR="00F66488" w:rsidRPr="00300868" w:rsidRDefault="0047764C" w:rsidP="00300868">
            <w:pPr>
              <w:spacing w:before="100" w:beforeAutospacing="1" w:after="100" w:afterAutospacing="1"/>
              <w:ind w:left="30" w:right="30"/>
              <w:rPr>
                <w:rFonts w:ascii="Calibri" w:eastAsia="Times New Roman" w:hAnsi="Calibri" w:cs="Calibri"/>
              </w:rPr>
            </w:pPr>
            <w:r w:rsidRPr="00300868">
              <w:rPr>
                <w:rFonts w:ascii="Calibri" w:eastAsia="Calibri" w:hAnsi="Calibri" w:cs="Calibri"/>
                <w:lang w:val="tr-TR"/>
              </w:rPr>
              <w:t>İleri okuna tıklayın.</w:t>
            </w:r>
          </w:p>
        </w:tc>
      </w:tr>
      <w:tr w:rsidR="0092388F" w:rsidRPr="00300868" w14:paraId="0D9F96D0" w14:textId="77777777" w:rsidTr="00300868">
        <w:tc>
          <w:tcPr>
            <w:tcW w:w="1353" w:type="dxa"/>
            <w:shd w:val="clear" w:color="auto" w:fill="C1E4F5"/>
            <w:tcMar>
              <w:top w:w="120" w:type="dxa"/>
              <w:left w:w="180" w:type="dxa"/>
              <w:bottom w:w="120" w:type="dxa"/>
              <w:right w:w="180" w:type="dxa"/>
            </w:tcMar>
            <w:hideMark/>
          </w:tcPr>
          <w:p w14:paraId="603A76FC" w14:textId="77777777" w:rsidR="00F66488" w:rsidRPr="00300868" w:rsidRDefault="0047764C" w:rsidP="00F66488">
            <w:pPr>
              <w:spacing w:before="30" w:after="30"/>
              <w:ind w:left="30" w:right="30"/>
              <w:rPr>
                <w:rFonts w:ascii="Calibri" w:eastAsia="Times New Roman" w:hAnsi="Calibri" w:cs="Calibri"/>
                <w:sz w:val="16"/>
              </w:rPr>
            </w:pPr>
            <w:hyperlink r:id="rId13" w:tgtFrame="_blank" w:history="1">
              <w:r w:rsidRPr="00300868">
                <w:rPr>
                  <w:rFonts w:ascii="Calibri" w:eastAsia="Times New Roman" w:hAnsi="Calibri" w:cs="Calibri"/>
                  <w:color w:val="0000FF"/>
                  <w:sz w:val="16"/>
                  <w:u w:val="single"/>
                </w:rPr>
                <w:t>Screen 1</w:t>
              </w:r>
            </w:hyperlink>
            <w:r w:rsidRPr="00300868">
              <w:rPr>
                <w:rFonts w:ascii="Calibri" w:eastAsia="Times New Roman" w:hAnsi="Calibri" w:cs="Calibri"/>
                <w:sz w:val="16"/>
              </w:rPr>
              <w:t xml:space="preserve"> </w:t>
            </w:r>
          </w:p>
          <w:p w14:paraId="3DF39DB4" w14:textId="77777777" w:rsidR="00F66488" w:rsidRPr="00300868" w:rsidRDefault="0047764C" w:rsidP="00F66488">
            <w:pPr>
              <w:ind w:left="30" w:right="30"/>
              <w:rPr>
                <w:rFonts w:ascii="Calibri" w:eastAsia="Times New Roman" w:hAnsi="Calibri" w:cs="Calibri"/>
                <w:sz w:val="16"/>
              </w:rPr>
            </w:pPr>
            <w:hyperlink r:id="rId14" w:tgtFrame="_blank" w:history="1">
              <w:r w:rsidRPr="00300868">
                <w:rPr>
                  <w:rFonts w:ascii="Calibri" w:eastAsia="Times New Roman" w:hAnsi="Calibri" w:cs="Calibri"/>
                  <w:color w:val="0000FF"/>
                  <w:sz w:val="16"/>
                  <w:u w:val="single"/>
                </w:rPr>
                <w:t>2_C_2</w:t>
              </w:r>
            </w:hyperlink>
            <w:r w:rsidRPr="00300868">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45F5DB68" w14:textId="77777777" w:rsidR="00F66488" w:rsidRPr="00300868" w:rsidRDefault="0047764C" w:rsidP="00300868">
            <w:pPr>
              <w:spacing w:before="100" w:beforeAutospacing="1" w:after="100" w:afterAutospacing="1"/>
              <w:ind w:left="30" w:right="30"/>
              <w:rPr>
                <w:rFonts w:ascii="Calibri" w:eastAsia="Times New Roman" w:hAnsi="Calibri" w:cs="Calibri"/>
              </w:rPr>
            </w:pPr>
            <w:r w:rsidRPr="00300868">
              <w:rPr>
                <w:rFonts w:ascii="Calibri" w:eastAsia="Times New Roman" w:hAnsi="Calibri" w:cs="Calibri"/>
              </w:rPr>
              <w:t>As a global healthcare leader, what we do each day matters.</w:t>
            </w:r>
          </w:p>
          <w:p w14:paraId="03EEF688" w14:textId="77777777" w:rsidR="00F66488" w:rsidRPr="00300868" w:rsidRDefault="0047764C" w:rsidP="00300868">
            <w:pPr>
              <w:spacing w:before="100" w:beforeAutospacing="1" w:after="100" w:afterAutospacing="1"/>
              <w:ind w:left="30" w:right="30"/>
              <w:rPr>
                <w:rFonts w:ascii="Calibri" w:eastAsia="Times New Roman" w:hAnsi="Calibri" w:cs="Calibri"/>
              </w:rPr>
            </w:pPr>
            <w:r w:rsidRPr="00300868">
              <w:rPr>
                <w:rFonts w:ascii="Calibri" w:eastAsia="Times New Roman" w:hAnsi="Calibri" w:cs="Calibri"/>
              </w:rPr>
              <w:t>Our Code of Business Conduct is a powerful compass that empowers us to act with integrity, lead with purpose, and make choices that reflect the very best of who we are. It’s how we build trust, uphold our values, and continue making a meaningful difference in the world.</w:t>
            </w:r>
          </w:p>
        </w:tc>
        <w:tc>
          <w:tcPr>
            <w:tcW w:w="6000" w:type="dxa"/>
          </w:tcPr>
          <w:p w14:paraId="01747968" w14:textId="77777777" w:rsidR="005C43A0" w:rsidRPr="00300868" w:rsidRDefault="0047764C" w:rsidP="00300868">
            <w:pPr>
              <w:spacing w:before="100" w:beforeAutospacing="1" w:after="100" w:afterAutospacing="1"/>
              <w:ind w:left="30" w:right="30"/>
              <w:rPr>
                <w:rFonts w:ascii="Calibri" w:eastAsia="Times New Roman" w:hAnsi="Calibri" w:cs="Calibri"/>
              </w:rPr>
            </w:pPr>
            <w:r w:rsidRPr="00300868">
              <w:rPr>
                <w:rFonts w:ascii="Calibri" w:eastAsia="Calibri" w:hAnsi="Calibri" w:cs="Calibri"/>
                <w:lang w:val="tr-TR"/>
              </w:rPr>
              <w:t>Bir global sağlık hizmetleri lideri olarak günlük faaliyetlerimiz önem taşır.</w:t>
            </w:r>
          </w:p>
          <w:p w14:paraId="6C622E85" w14:textId="77777777" w:rsidR="00F66488" w:rsidRPr="00300868" w:rsidRDefault="0047764C" w:rsidP="00300868">
            <w:pPr>
              <w:spacing w:before="100" w:beforeAutospacing="1" w:after="100" w:afterAutospacing="1"/>
              <w:ind w:left="30" w:right="30"/>
              <w:rPr>
                <w:rFonts w:ascii="Calibri" w:eastAsia="Times New Roman" w:hAnsi="Calibri" w:cs="Calibri"/>
              </w:rPr>
            </w:pPr>
            <w:r w:rsidRPr="00300868">
              <w:rPr>
                <w:rFonts w:ascii="Calibri" w:eastAsia="Calibri" w:hAnsi="Calibri" w:cs="Calibri"/>
                <w:lang w:val="tr-TR"/>
              </w:rPr>
              <w:t>İş Davranış Kurallarımız dürüst davranmamızı, bir amaca göre liderlik etmemizi ve kim olduğumuzu en iyi şekilde yansıtan seçimler yapmamızı sağlayan güçlü bir pusuladır. Böylece güven oluşturur, değerlerimize sahip çıkar ve dünyada anlamlı bir fark yaratmaya devam ederiz.</w:t>
            </w:r>
          </w:p>
        </w:tc>
      </w:tr>
      <w:tr w:rsidR="0092388F" w:rsidRPr="00300868" w14:paraId="43ED44C7" w14:textId="77777777" w:rsidTr="00300868">
        <w:tc>
          <w:tcPr>
            <w:tcW w:w="1353" w:type="dxa"/>
            <w:shd w:val="clear" w:color="auto" w:fill="C1E4F5"/>
            <w:tcMar>
              <w:top w:w="120" w:type="dxa"/>
              <w:left w:w="180" w:type="dxa"/>
              <w:bottom w:w="120" w:type="dxa"/>
              <w:right w:w="180" w:type="dxa"/>
            </w:tcMar>
            <w:hideMark/>
          </w:tcPr>
          <w:p w14:paraId="3E695732" w14:textId="77777777" w:rsidR="00F66488" w:rsidRPr="00300868" w:rsidRDefault="0047764C" w:rsidP="00F66488">
            <w:pPr>
              <w:spacing w:before="30" w:after="30"/>
              <w:ind w:left="30" w:right="30"/>
              <w:rPr>
                <w:rFonts w:ascii="Calibri" w:eastAsia="Times New Roman" w:hAnsi="Calibri" w:cs="Calibri"/>
                <w:sz w:val="16"/>
              </w:rPr>
            </w:pPr>
            <w:hyperlink r:id="rId15" w:tgtFrame="_blank" w:history="1">
              <w:r w:rsidRPr="00300868">
                <w:rPr>
                  <w:rFonts w:ascii="Calibri" w:eastAsia="Times New Roman" w:hAnsi="Calibri" w:cs="Calibri"/>
                  <w:color w:val="0000FF"/>
                  <w:sz w:val="16"/>
                  <w:u w:val="single"/>
                </w:rPr>
                <w:t>Screen 2</w:t>
              </w:r>
            </w:hyperlink>
            <w:r w:rsidRPr="00300868">
              <w:rPr>
                <w:rFonts w:ascii="Calibri" w:eastAsia="Times New Roman" w:hAnsi="Calibri" w:cs="Calibri"/>
                <w:sz w:val="16"/>
              </w:rPr>
              <w:t xml:space="preserve"> </w:t>
            </w:r>
          </w:p>
          <w:p w14:paraId="6A42E464" w14:textId="77777777" w:rsidR="00F66488" w:rsidRPr="00300868" w:rsidRDefault="0047764C" w:rsidP="00F66488">
            <w:pPr>
              <w:ind w:left="30" w:right="30"/>
              <w:rPr>
                <w:rFonts w:ascii="Calibri" w:eastAsia="Times New Roman" w:hAnsi="Calibri" w:cs="Calibri"/>
                <w:sz w:val="16"/>
              </w:rPr>
            </w:pPr>
            <w:hyperlink r:id="rId16" w:tgtFrame="_blank" w:history="1">
              <w:r w:rsidRPr="00300868">
                <w:rPr>
                  <w:rFonts w:ascii="Calibri" w:eastAsia="Times New Roman" w:hAnsi="Calibri" w:cs="Calibri"/>
                  <w:color w:val="0000FF"/>
                  <w:sz w:val="16"/>
                  <w:u w:val="single"/>
                </w:rPr>
                <w:t>3_C_3</w:t>
              </w:r>
            </w:hyperlink>
            <w:r w:rsidRPr="00300868">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2340B841" w14:textId="77777777" w:rsidR="00F66488" w:rsidRPr="00300868" w:rsidRDefault="0047764C" w:rsidP="00300868">
            <w:pPr>
              <w:spacing w:before="100" w:beforeAutospacing="1" w:after="100" w:afterAutospacing="1"/>
              <w:ind w:left="30" w:right="30"/>
              <w:rPr>
                <w:rFonts w:ascii="Calibri" w:eastAsia="Times New Roman" w:hAnsi="Calibri" w:cs="Calibri"/>
              </w:rPr>
            </w:pPr>
            <w:r w:rsidRPr="00300868">
              <w:rPr>
                <w:rFonts w:ascii="Calibri" w:eastAsia="Times New Roman" w:hAnsi="Calibri" w:cs="Calibri"/>
              </w:rPr>
              <w:t>Upon completion of this course, you will:</w:t>
            </w:r>
          </w:p>
          <w:p w14:paraId="04E96CFC" w14:textId="77777777" w:rsidR="00F66488" w:rsidRPr="00300868" w:rsidRDefault="0047764C" w:rsidP="00300868">
            <w:pPr>
              <w:numPr>
                <w:ilvl w:val="0"/>
                <w:numId w:val="2"/>
              </w:numPr>
              <w:spacing w:before="100" w:beforeAutospacing="1" w:after="100" w:afterAutospacing="1"/>
              <w:ind w:left="750" w:right="30"/>
              <w:rPr>
                <w:rFonts w:ascii="Calibri" w:eastAsia="Times New Roman" w:hAnsi="Calibri" w:cs="Calibri"/>
              </w:rPr>
            </w:pPr>
            <w:r w:rsidRPr="00300868">
              <w:rPr>
                <w:rFonts w:ascii="Calibri" w:eastAsia="Times New Roman" w:hAnsi="Calibri" w:cs="Calibri"/>
              </w:rPr>
              <w:t>Understand the importance of Code of Business Conduct to our business.</w:t>
            </w:r>
          </w:p>
          <w:p w14:paraId="0A06AB15" w14:textId="77777777" w:rsidR="00F66488" w:rsidRPr="00300868" w:rsidRDefault="0047764C" w:rsidP="00300868">
            <w:pPr>
              <w:numPr>
                <w:ilvl w:val="0"/>
                <w:numId w:val="2"/>
              </w:numPr>
              <w:spacing w:before="100" w:beforeAutospacing="1" w:after="100" w:afterAutospacing="1"/>
              <w:ind w:left="750" w:right="30"/>
              <w:rPr>
                <w:rFonts w:ascii="Calibri" w:eastAsia="Times New Roman" w:hAnsi="Calibri" w:cs="Calibri"/>
              </w:rPr>
            </w:pPr>
            <w:r w:rsidRPr="00300868">
              <w:rPr>
                <w:rFonts w:ascii="Calibri" w:eastAsia="Times New Roman" w:hAnsi="Calibri" w:cs="Calibri"/>
              </w:rPr>
              <w:t>Be able to identify the key principles of the Code of Business Conduct and understand how they apply to our everyday work practices.</w:t>
            </w:r>
          </w:p>
          <w:p w14:paraId="3CDE0C90" w14:textId="77777777" w:rsidR="00F66488" w:rsidRPr="00300868" w:rsidRDefault="0047764C" w:rsidP="00300868">
            <w:pPr>
              <w:numPr>
                <w:ilvl w:val="0"/>
                <w:numId w:val="2"/>
              </w:numPr>
              <w:spacing w:before="100" w:beforeAutospacing="1" w:after="100" w:afterAutospacing="1"/>
              <w:ind w:left="750" w:right="30"/>
              <w:rPr>
                <w:rFonts w:ascii="Calibri" w:eastAsia="Times New Roman" w:hAnsi="Calibri" w:cs="Calibri"/>
              </w:rPr>
            </w:pPr>
            <w:r w:rsidRPr="00300868">
              <w:rPr>
                <w:rFonts w:ascii="Calibri" w:eastAsia="Times New Roman" w:hAnsi="Calibri" w:cs="Calibri"/>
              </w:rPr>
              <w:lastRenderedPageBreak/>
              <w:t>Understand Abbott’s expectations for conducting business globally in the right way.</w:t>
            </w:r>
          </w:p>
          <w:p w14:paraId="2D94B22D" w14:textId="77777777" w:rsidR="00F66488" w:rsidRPr="00300868" w:rsidRDefault="0047764C" w:rsidP="00300868">
            <w:pPr>
              <w:numPr>
                <w:ilvl w:val="0"/>
                <w:numId w:val="2"/>
              </w:numPr>
              <w:spacing w:before="100" w:beforeAutospacing="1" w:after="100" w:afterAutospacing="1"/>
              <w:ind w:left="750" w:right="30"/>
              <w:rPr>
                <w:rFonts w:ascii="Calibri" w:eastAsia="Times New Roman" w:hAnsi="Calibri" w:cs="Calibri"/>
              </w:rPr>
            </w:pPr>
            <w:r w:rsidRPr="00300868">
              <w:rPr>
                <w:rFonts w:ascii="Calibri" w:eastAsia="Times New Roman" w:hAnsi="Calibri" w:cs="Calibri"/>
              </w:rPr>
              <w:t>Know where to go for help and support.</w:t>
            </w:r>
          </w:p>
        </w:tc>
        <w:tc>
          <w:tcPr>
            <w:tcW w:w="6000" w:type="dxa"/>
          </w:tcPr>
          <w:p w14:paraId="3C84353A" w14:textId="77777777" w:rsidR="00835B5B" w:rsidRPr="00300868" w:rsidRDefault="0047764C" w:rsidP="00300868">
            <w:pPr>
              <w:spacing w:before="100" w:beforeAutospacing="1" w:after="100" w:afterAutospacing="1"/>
              <w:ind w:left="30" w:right="30"/>
              <w:rPr>
                <w:rFonts w:ascii="Calibri" w:eastAsia="Times New Roman" w:hAnsi="Calibri" w:cs="Calibri"/>
              </w:rPr>
            </w:pPr>
            <w:r w:rsidRPr="00300868">
              <w:rPr>
                <w:rFonts w:ascii="Calibri" w:eastAsia="Calibri" w:hAnsi="Calibri" w:cs="Calibri"/>
                <w:lang w:val="tr-TR"/>
              </w:rPr>
              <w:lastRenderedPageBreak/>
              <w:t>Bu kursun tamamlanmasından sonra şunları yapabileceksiniz:</w:t>
            </w:r>
          </w:p>
          <w:p w14:paraId="36FAB37C" w14:textId="77777777" w:rsidR="00835B5B" w:rsidRPr="00300868" w:rsidRDefault="0047764C" w:rsidP="00300868">
            <w:pPr>
              <w:numPr>
                <w:ilvl w:val="0"/>
                <w:numId w:val="2"/>
              </w:numPr>
              <w:spacing w:before="100" w:beforeAutospacing="1" w:after="100" w:afterAutospacing="1"/>
              <w:ind w:left="750" w:right="30"/>
              <w:rPr>
                <w:rFonts w:ascii="Calibri" w:eastAsia="Times New Roman" w:hAnsi="Calibri" w:cs="Calibri"/>
              </w:rPr>
            </w:pPr>
            <w:r w:rsidRPr="00300868">
              <w:rPr>
                <w:rFonts w:ascii="Calibri" w:eastAsia="Calibri" w:hAnsi="Calibri" w:cs="Calibri"/>
                <w:lang w:val="tr-TR"/>
              </w:rPr>
              <w:t>İş Davranış Kurallarının işimiz açısından önemini kavrayacaksınız.</w:t>
            </w:r>
          </w:p>
          <w:p w14:paraId="4AC4657A" w14:textId="77777777" w:rsidR="00835B5B" w:rsidRPr="00300868" w:rsidRDefault="0047764C" w:rsidP="00300868">
            <w:pPr>
              <w:numPr>
                <w:ilvl w:val="0"/>
                <w:numId w:val="2"/>
              </w:numPr>
              <w:spacing w:before="100" w:beforeAutospacing="1" w:after="100" w:afterAutospacing="1"/>
              <w:ind w:left="750" w:right="30"/>
              <w:rPr>
                <w:rFonts w:ascii="Calibri" w:eastAsia="Times New Roman" w:hAnsi="Calibri" w:cs="Calibri"/>
              </w:rPr>
            </w:pPr>
            <w:r w:rsidRPr="00300868">
              <w:rPr>
                <w:rFonts w:ascii="Calibri" w:eastAsia="Calibri" w:hAnsi="Calibri" w:cs="Calibri"/>
                <w:lang w:val="tr-TR"/>
              </w:rPr>
              <w:t xml:space="preserve">İş Davranış Kurallarının temel ilkelerini tanımlayabilecek ve bunların günlük iş </w:t>
            </w:r>
            <w:r w:rsidRPr="00300868">
              <w:rPr>
                <w:rFonts w:ascii="Calibri" w:eastAsia="Calibri" w:hAnsi="Calibri" w:cs="Calibri"/>
                <w:lang w:val="tr-TR"/>
              </w:rPr>
              <w:lastRenderedPageBreak/>
              <w:t>pratiklerimizde nasıl uygulanacağını kavrayacaksınız.</w:t>
            </w:r>
          </w:p>
          <w:p w14:paraId="6B75D375" w14:textId="77777777" w:rsidR="00D21F04" w:rsidRPr="00300868" w:rsidRDefault="0047764C" w:rsidP="00300868">
            <w:pPr>
              <w:numPr>
                <w:ilvl w:val="0"/>
                <w:numId w:val="2"/>
              </w:numPr>
              <w:spacing w:before="100" w:beforeAutospacing="1" w:after="100" w:afterAutospacing="1"/>
              <w:ind w:left="750" w:right="30"/>
              <w:rPr>
                <w:rFonts w:ascii="Calibri" w:eastAsia="Times New Roman" w:hAnsi="Calibri" w:cs="Calibri"/>
              </w:rPr>
            </w:pPr>
            <w:r w:rsidRPr="00300868">
              <w:rPr>
                <w:rFonts w:ascii="Calibri" w:eastAsia="Calibri" w:hAnsi="Calibri" w:cs="Calibri"/>
                <w:lang w:val="tr-TR"/>
              </w:rPr>
              <w:t>Abbott’un global olarak doğru yoldan iş yapma beklentilerini anlayacaksınız.</w:t>
            </w:r>
          </w:p>
          <w:p w14:paraId="223E1D0D" w14:textId="77777777" w:rsidR="00F66488" w:rsidRPr="00300868" w:rsidRDefault="0047764C" w:rsidP="00300868">
            <w:pPr>
              <w:numPr>
                <w:ilvl w:val="0"/>
                <w:numId w:val="2"/>
              </w:numPr>
              <w:spacing w:before="100" w:beforeAutospacing="1" w:after="100" w:afterAutospacing="1"/>
              <w:ind w:left="750" w:right="30"/>
              <w:rPr>
                <w:rFonts w:ascii="Calibri" w:eastAsia="Times New Roman" w:hAnsi="Calibri" w:cs="Calibri"/>
              </w:rPr>
            </w:pPr>
            <w:r w:rsidRPr="00300868">
              <w:rPr>
                <w:rFonts w:ascii="Calibri" w:eastAsia="Calibri" w:hAnsi="Calibri" w:cs="Calibri"/>
                <w:lang w:val="tr-TR"/>
              </w:rPr>
              <w:t>Yardım ve destek için nereye başvuracağınızı bileceksiniz.</w:t>
            </w:r>
          </w:p>
        </w:tc>
      </w:tr>
      <w:tr w:rsidR="0092388F" w:rsidRPr="00300868" w14:paraId="0649FF05" w14:textId="77777777" w:rsidTr="00300868">
        <w:tc>
          <w:tcPr>
            <w:tcW w:w="1353" w:type="dxa"/>
            <w:shd w:val="clear" w:color="auto" w:fill="C1E4F5"/>
            <w:tcMar>
              <w:top w:w="120" w:type="dxa"/>
              <w:left w:w="180" w:type="dxa"/>
              <w:bottom w:w="120" w:type="dxa"/>
              <w:right w:w="180" w:type="dxa"/>
            </w:tcMar>
            <w:hideMark/>
          </w:tcPr>
          <w:p w14:paraId="007463F5" w14:textId="77777777" w:rsidR="00F66488" w:rsidRPr="00300868" w:rsidRDefault="0047764C" w:rsidP="00F66488">
            <w:pPr>
              <w:spacing w:before="30" w:after="30"/>
              <w:ind w:left="30" w:right="30"/>
              <w:rPr>
                <w:rFonts w:ascii="Calibri" w:eastAsia="Times New Roman" w:hAnsi="Calibri" w:cs="Calibri"/>
                <w:sz w:val="16"/>
              </w:rPr>
            </w:pPr>
            <w:hyperlink r:id="rId17" w:tgtFrame="_blank" w:history="1">
              <w:r w:rsidRPr="00300868">
                <w:rPr>
                  <w:rFonts w:ascii="Calibri" w:eastAsia="Times New Roman" w:hAnsi="Calibri" w:cs="Calibri"/>
                  <w:color w:val="0000FF"/>
                  <w:sz w:val="16"/>
                  <w:u w:val="single"/>
                </w:rPr>
                <w:t>Screen 3</w:t>
              </w:r>
            </w:hyperlink>
            <w:r w:rsidRPr="00300868">
              <w:rPr>
                <w:rFonts w:ascii="Calibri" w:eastAsia="Times New Roman" w:hAnsi="Calibri" w:cs="Calibri"/>
                <w:sz w:val="16"/>
              </w:rPr>
              <w:t xml:space="preserve"> </w:t>
            </w:r>
          </w:p>
          <w:p w14:paraId="0C2B636E" w14:textId="77777777" w:rsidR="00F66488" w:rsidRPr="00300868" w:rsidRDefault="0047764C" w:rsidP="00F66488">
            <w:pPr>
              <w:ind w:left="30" w:right="30"/>
              <w:rPr>
                <w:rFonts w:ascii="Calibri" w:eastAsia="Times New Roman" w:hAnsi="Calibri" w:cs="Calibri"/>
                <w:sz w:val="16"/>
              </w:rPr>
            </w:pPr>
            <w:hyperlink r:id="rId18" w:tgtFrame="_blank" w:history="1">
              <w:r w:rsidRPr="00300868">
                <w:rPr>
                  <w:rFonts w:ascii="Calibri" w:eastAsia="Times New Roman" w:hAnsi="Calibri" w:cs="Calibri"/>
                  <w:color w:val="0000FF"/>
                  <w:sz w:val="16"/>
                  <w:u w:val="single"/>
                </w:rPr>
                <w:t>4_C_4</w:t>
              </w:r>
            </w:hyperlink>
            <w:r w:rsidRPr="00300868">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779239FE" w14:textId="77777777" w:rsidR="00F66488" w:rsidRPr="00300868" w:rsidRDefault="0047764C" w:rsidP="00300868">
            <w:pPr>
              <w:spacing w:before="100" w:beforeAutospacing="1" w:after="100" w:afterAutospacing="1"/>
              <w:ind w:left="30" w:right="30"/>
              <w:rPr>
                <w:rFonts w:ascii="Calibri" w:eastAsia="Times New Roman" w:hAnsi="Calibri" w:cs="Calibri"/>
              </w:rPr>
            </w:pPr>
            <w:r w:rsidRPr="00300868">
              <w:rPr>
                <w:rFonts w:ascii="Calibri" w:eastAsia="Times New Roman" w:hAnsi="Calibri" w:cs="Calibri"/>
              </w:rPr>
              <w:t>[1] Welcome</w:t>
            </w:r>
          </w:p>
          <w:p w14:paraId="3FC7B21B" w14:textId="77777777" w:rsidR="00F66488" w:rsidRPr="00300868" w:rsidRDefault="0047764C" w:rsidP="00300868">
            <w:pPr>
              <w:spacing w:before="100" w:beforeAutospacing="1" w:after="100" w:afterAutospacing="1"/>
              <w:ind w:left="30" w:right="30"/>
              <w:rPr>
                <w:rFonts w:ascii="Calibri" w:eastAsia="Times New Roman" w:hAnsi="Calibri" w:cs="Calibri"/>
              </w:rPr>
            </w:pPr>
            <w:r w:rsidRPr="00300868">
              <w:rPr>
                <w:rFonts w:ascii="Calibri" w:eastAsia="Times New Roman" w:hAnsi="Calibri" w:cs="Calibri"/>
              </w:rPr>
              <w:t>1 minute</w:t>
            </w:r>
          </w:p>
          <w:p w14:paraId="6B089C88" w14:textId="77777777" w:rsidR="00F66488" w:rsidRPr="00300868" w:rsidRDefault="0047764C" w:rsidP="00300868">
            <w:pPr>
              <w:spacing w:before="100" w:beforeAutospacing="1" w:after="100" w:afterAutospacing="1"/>
              <w:ind w:left="30" w:right="30"/>
              <w:rPr>
                <w:rFonts w:ascii="Calibri" w:eastAsia="Times New Roman" w:hAnsi="Calibri" w:cs="Calibri"/>
              </w:rPr>
            </w:pPr>
            <w:r w:rsidRPr="00300868">
              <w:rPr>
                <w:rFonts w:ascii="Calibri" w:eastAsia="Times New Roman" w:hAnsi="Calibri" w:cs="Calibri"/>
              </w:rPr>
              <w:t>[2] The Importance of Abbott’s Code of Business Conduct</w:t>
            </w:r>
          </w:p>
          <w:p w14:paraId="446A0EBC" w14:textId="77777777" w:rsidR="00F66488" w:rsidRPr="00300868" w:rsidRDefault="0047764C" w:rsidP="00300868">
            <w:pPr>
              <w:spacing w:before="100" w:beforeAutospacing="1" w:after="100" w:afterAutospacing="1"/>
              <w:ind w:left="30" w:right="30"/>
              <w:rPr>
                <w:rFonts w:ascii="Calibri" w:eastAsia="Times New Roman" w:hAnsi="Calibri" w:cs="Calibri"/>
              </w:rPr>
            </w:pPr>
            <w:r w:rsidRPr="00300868">
              <w:rPr>
                <w:rFonts w:ascii="Calibri" w:eastAsia="Times New Roman" w:hAnsi="Calibri" w:cs="Calibri"/>
              </w:rPr>
              <w:t>2 minutes</w:t>
            </w:r>
          </w:p>
          <w:p w14:paraId="33C4098E" w14:textId="77777777" w:rsidR="00F66488" w:rsidRPr="00300868" w:rsidRDefault="0047764C" w:rsidP="00300868">
            <w:pPr>
              <w:spacing w:before="100" w:beforeAutospacing="1" w:after="100" w:afterAutospacing="1"/>
              <w:ind w:left="30" w:right="30"/>
              <w:rPr>
                <w:rFonts w:ascii="Calibri" w:eastAsia="Times New Roman" w:hAnsi="Calibri" w:cs="Calibri"/>
              </w:rPr>
            </w:pPr>
            <w:r w:rsidRPr="00300868">
              <w:rPr>
                <w:rFonts w:ascii="Calibri" w:eastAsia="Times New Roman" w:hAnsi="Calibri" w:cs="Calibri"/>
              </w:rPr>
              <w:t>[3] Our Code</w:t>
            </w:r>
          </w:p>
          <w:p w14:paraId="02AF5C77" w14:textId="77777777" w:rsidR="00F66488" w:rsidRPr="00300868" w:rsidRDefault="0047764C" w:rsidP="00300868">
            <w:pPr>
              <w:spacing w:before="100" w:beforeAutospacing="1" w:after="100" w:afterAutospacing="1"/>
              <w:ind w:left="30" w:right="30"/>
              <w:rPr>
                <w:rFonts w:ascii="Calibri" w:eastAsia="Times New Roman" w:hAnsi="Calibri" w:cs="Calibri"/>
              </w:rPr>
            </w:pPr>
            <w:r w:rsidRPr="00300868">
              <w:rPr>
                <w:rFonts w:ascii="Calibri" w:eastAsia="Times New Roman" w:hAnsi="Calibri" w:cs="Calibri"/>
              </w:rPr>
              <w:t>18 minutes</w:t>
            </w:r>
          </w:p>
          <w:p w14:paraId="1C7AE679" w14:textId="77777777" w:rsidR="00F66488" w:rsidRPr="00300868" w:rsidRDefault="0047764C" w:rsidP="00300868">
            <w:pPr>
              <w:spacing w:before="100" w:beforeAutospacing="1" w:after="100" w:afterAutospacing="1"/>
              <w:ind w:left="30" w:right="30"/>
              <w:rPr>
                <w:rFonts w:ascii="Calibri" w:eastAsia="Times New Roman" w:hAnsi="Calibri" w:cs="Calibri"/>
              </w:rPr>
            </w:pPr>
            <w:r w:rsidRPr="00300868">
              <w:rPr>
                <w:rFonts w:ascii="Calibri" w:eastAsia="Times New Roman" w:hAnsi="Calibri" w:cs="Calibri"/>
              </w:rPr>
              <w:t>[4] Your Commitment</w:t>
            </w:r>
          </w:p>
          <w:p w14:paraId="31E86E00" w14:textId="77777777" w:rsidR="00F66488" w:rsidRPr="00300868" w:rsidRDefault="0047764C" w:rsidP="00300868">
            <w:pPr>
              <w:spacing w:before="100" w:beforeAutospacing="1" w:after="100" w:afterAutospacing="1"/>
              <w:ind w:left="30" w:right="30"/>
              <w:rPr>
                <w:rFonts w:ascii="Calibri" w:eastAsia="Times New Roman" w:hAnsi="Calibri" w:cs="Calibri"/>
              </w:rPr>
            </w:pPr>
            <w:r w:rsidRPr="00300868">
              <w:rPr>
                <w:rFonts w:ascii="Calibri" w:eastAsia="Times New Roman" w:hAnsi="Calibri" w:cs="Calibri"/>
              </w:rPr>
              <w:t>1 minute</w:t>
            </w:r>
          </w:p>
          <w:p w14:paraId="3CD0CFC4" w14:textId="77777777" w:rsidR="00F66488" w:rsidRPr="00300868" w:rsidRDefault="0047764C" w:rsidP="00300868">
            <w:pPr>
              <w:spacing w:before="100" w:beforeAutospacing="1" w:after="100" w:afterAutospacing="1"/>
              <w:ind w:left="30" w:right="30"/>
              <w:rPr>
                <w:rFonts w:ascii="Calibri" w:eastAsia="Times New Roman" w:hAnsi="Calibri" w:cs="Calibri"/>
              </w:rPr>
            </w:pPr>
            <w:r w:rsidRPr="00300868">
              <w:rPr>
                <w:rFonts w:ascii="Calibri" w:eastAsia="Times New Roman" w:hAnsi="Calibri" w:cs="Calibri"/>
              </w:rPr>
              <w:t>[5] Knowledge Check</w:t>
            </w:r>
          </w:p>
          <w:p w14:paraId="31BF5CE8" w14:textId="77777777" w:rsidR="00F66488" w:rsidRPr="00300868" w:rsidRDefault="0047764C" w:rsidP="00300868">
            <w:pPr>
              <w:spacing w:before="100" w:beforeAutospacing="1" w:after="100" w:afterAutospacing="1"/>
              <w:ind w:left="30" w:right="30"/>
              <w:rPr>
                <w:rFonts w:ascii="Calibri" w:eastAsia="Times New Roman" w:hAnsi="Calibri" w:cs="Calibri"/>
              </w:rPr>
            </w:pPr>
            <w:r w:rsidRPr="00300868">
              <w:rPr>
                <w:rFonts w:ascii="Calibri" w:eastAsia="Times New Roman" w:hAnsi="Calibri" w:cs="Calibri"/>
              </w:rPr>
              <w:t>5 minutes</w:t>
            </w:r>
          </w:p>
          <w:p w14:paraId="155C0DCB" w14:textId="77777777" w:rsidR="00F66488" w:rsidRPr="00300868" w:rsidRDefault="0047764C" w:rsidP="00300868">
            <w:pPr>
              <w:spacing w:before="100" w:beforeAutospacing="1" w:after="100" w:afterAutospacing="1"/>
              <w:ind w:left="30" w:right="30"/>
              <w:rPr>
                <w:rFonts w:ascii="Calibri" w:eastAsia="Times New Roman" w:hAnsi="Calibri" w:cs="Calibri"/>
              </w:rPr>
            </w:pPr>
            <w:r w:rsidRPr="00300868">
              <w:rPr>
                <w:rFonts w:ascii="Calibri" w:eastAsia="Times New Roman" w:hAnsi="Calibri" w:cs="Calibri"/>
              </w:rPr>
              <w:lastRenderedPageBreak/>
              <w:t>Learning Progress</w:t>
            </w:r>
          </w:p>
          <w:p w14:paraId="0789F29A" w14:textId="77777777" w:rsidR="00F66488" w:rsidRPr="00300868" w:rsidRDefault="0047764C" w:rsidP="00300868">
            <w:pPr>
              <w:spacing w:before="100" w:beforeAutospacing="1" w:after="100" w:afterAutospacing="1"/>
              <w:ind w:left="30" w:right="30"/>
              <w:rPr>
                <w:rFonts w:ascii="Calibri" w:eastAsia="Times New Roman" w:hAnsi="Calibri" w:cs="Calibri"/>
              </w:rPr>
            </w:pPr>
            <w:r w:rsidRPr="00300868">
              <w:rPr>
                <w:rFonts w:ascii="Calibri" w:eastAsia="Times New Roman" w:hAnsi="Calibri" w:cs="Calibri"/>
              </w:rPr>
              <w:t>This Topic is now available.</w:t>
            </w:r>
          </w:p>
        </w:tc>
        <w:tc>
          <w:tcPr>
            <w:tcW w:w="6000" w:type="dxa"/>
          </w:tcPr>
          <w:p w14:paraId="522CA6DB" w14:textId="77777777" w:rsidR="000515B2" w:rsidRPr="00300868" w:rsidRDefault="0047764C" w:rsidP="00300868">
            <w:pPr>
              <w:spacing w:before="100" w:beforeAutospacing="1" w:after="100" w:afterAutospacing="1"/>
              <w:ind w:left="30" w:right="30"/>
              <w:rPr>
                <w:rFonts w:ascii="Calibri" w:eastAsia="Times New Roman" w:hAnsi="Calibri" w:cs="Calibri"/>
              </w:rPr>
            </w:pPr>
            <w:r w:rsidRPr="00300868">
              <w:rPr>
                <w:rFonts w:ascii="Calibri" w:eastAsia="Calibri" w:hAnsi="Calibri" w:cs="Calibri"/>
                <w:lang w:val="tr-TR"/>
              </w:rPr>
              <w:lastRenderedPageBreak/>
              <w:t>[1] Hoş Geldiniz</w:t>
            </w:r>
          </w:p>
          <w:p w14:paraId="160A0025" w14:textId="77777777" w:rsidR="000515B2" w:rsidRPr="00300868" w:rsidRDefault="0047764C" w:rsidP="00300868">
            <w:pPr>
              <w:spacing w:before="100" w:beforeAutospacing="1" w:after="100" w:afterAutospacing="1"/>
              <w:ind w:left="30" w:right="30"/>
              <w:rPr>
                <w:rFonts w:ascii="Calibri" w:eastAsia="Times New Roman" w:hAnsi="Calibri" w:cs="Calibri"/>
              </w:rPr>
            </w:pPr>
            <w:r w:rsidRPr="00300868">
              <w:rPr>
                <w:rFonts w:ascii="Calibri" w:eastAsia="Calibri" w:hAnsi="Calibri" w:cs="Calibri"/>
                <w:lang w:val="tr-TR"/>
              </w:rPr>
              <w:t>1 dakika</w:t>
            </w:r>
          </w:p>
          <w:p w14:paraId="18B44417" w14:textId="77777777" w:rsidR="000515B2" w:rsidRPr="00300868" w:rsidRDefault="0047764C" w:rsidP="00300868">
            <w:pPr>
              <w:spacing w:before="100" w:beforeAutospacing="1" w:after="100" w:afterAutospacing="1"/>
              <w:ind w:left="30" w:right="30"/>
              <w:rPr>
                <w:rFonts w:ascii="Calibri" w:eastAsia="Times New Roman" w:hAnsi="Calibri" w:cs="Calibri"/>
              </w:rPr>
            </w:pPr>
            <w:r w:rsidRPr="00300868">
              <w:rPr>
                <w:rFonts w:ascii="Calibri" w:eastAsia="Calibri" w:hAnsi="Calibri" w:cs="Calibri"/>
                <w:lang w:val="tr-TR"/>
              </w:rPr>
              <w:t>[2] Abbott İş Davranış Kurallarının Önemi</w:t>
            </w:r>
          </w:p>
          <w:p w14:paraId="56A4E61E" w14:textId="77777777" w:rsidR="000515B2" w:rsidRPr="00300868" w:rsidRDefault="0047764C" w:rsidP="00300868">
            <w:pPr>
              <w:spacing w:before="100" w:beforeAutospacing="1" w:after="100" w:afterAutospacing="1"/>
              <w:ind w:left="30" w:right="30"/>
              <w:rPr>
                <w:rFonts w:ascii="Calibri" w:eastAsia="Times New Roman" w:hAnsi="Calibri" w:cs="Calibri"/>
              </w:rPr>
            </w:pPr>
            <w:r w:rsidRPr="00300868">
              <w:rPr>
                <w:rFonts w:ascii="Calibri" w:eastAsia="Calibri" w:hAnsi="Calibri" w:cs="Calibri"/>
                <w:lang w:val="tr-TR"/>
              </w:rPr>
              <w:t>2 dakika</w:t>
            </w:r>
          </w:p>
          <w:p w14:paraId="0F1CFCD8" w14:textId="77777777" w:rsidR="000515B2" w:rsidRPr="00300868" w:rsidRDefault="0047764C" w:rsidP="00300868">
            <w:pPr>
              <w:spacing w:before="100" w:beforeAutospacing="1" w:after="100" w:afterAutospacing="1"/>
              <w:ind w:left="30" w:right="30"/>
              <w:rPr>
                <w:rFonts w:ascii="Calibri" w:eastAsia="Times New Roman" w:hAnsi="Calibri" w:cs="Calibri"/>
              </w:rPr>
            </w:pPr>
            <w:r w:rsidRPr="00300868">
              <w:rPr>
                <w:rFonts w:ascii="Calibri" w:eastAsia="Calibri" w:hAnsi="Calibri" w:cs="Calibri"/>
                <w:lang w:val="tr-TR"/>
              </w:rPr>
              <w:t>[3] Kurallarımız</w:t>
            </w:r>
          </w:p>
          <w:p w14:paraId="661CAC2E" w14:textId="77777777" w:rsidR="000515B2" w:rsidRPr="00300868" w:rsidRDefault="0047764C" w:rsidP="00300868">
            <w:pPr>
              <w:spacing w:before="100" w:beforeAutospacing="1" w:after="100" w:afterAutospacing="1"/>
              <w:ind w:left="30" w:right="30"/>
              <w:rPr>
                <w:rFonts w:ascii="Calibri" w:eastAsia="Times New Roman" w:hAnsi="Calibri" w:cs="Calibri"/>
              </w:rPr>
            </w:pPr>
            <w:r w:rsidRPr="00300868">
              <w:rPr>
                <w:rFonts w:ascii="Calibri" w:eastAsia="Calibri" w:hAnsi="Calibri" w:cs="Calibri"/>
                <w:lang w:val="tr-TR"/>
              </w:rPr>
              <w:t>18 dakika</w:t>
            </w:r>
          </w:p>
          <w:p w14:paraId="75064603" w14:textId="77777777" w:rsidR="000515B2" w:rsidRPr="00300868" w:rsidRDefault="0047764C" w:rsidP="00300868">
            <w:pPr>
              <w:spacing w:before="100" w:beforeAutospacing="1" w:after="100" w:afterAutospacing="1"/>
              <w:ind w:left="30" w:right="30"/>
              <w:rPr>
                <w:rFonts w:ascii="Calibri" w:eastAsia="Times New Roman" w:hAnsi="Calibri" w:cs="Calibri"/>
              </w:rPr>
            </w:pPr>
            <w:r w:rsidRPr="00300868">
              <w:rPr>
                <w:rFonts w:ascii="Calibri" w:eastAsia="Calibri" w:hAnsi="Calibri" w:cs="Calibri"/>
                <w:lang w:val="tr-TR"/>
              </w:rPr>
              <w:t>[4] Taahhüdünüz</w:t>
            </w:r>
          </w:p>
          <w:p w14:paraId="0CB8D11C" w14:textId="77777777" w:rsidR="000515B2" w:rsidRPr="00300868" w:rsidRDefault="0047764C" w:rsidP="00300868">
            <w:pPr>
              <w:spacing w:before="100" w:beforeAutospacing="1" w:after="100" w:afterAutospacing="1"/>
              <w:ind w:left="30" w:right="30"/>
              <w:rPr>
                <w:rFonts w:ascii="Calibri" w:eastAsia="Times New Roman" w:hAnsi="Calibri" w:cs="Calibri"/>
              </w:rPr>
            </w:pPr>
            <w:r w:rsidRPr="00300868">
              <w:rPr>
                <w:rFonts w:ascii="Calibri" w:eastAsia="Calibri" w:hAnsi="Calibri" w:cs="Calibri"/>
                <w:lang w:val="tr-TR"/>
              </w:rPr>
              <w:t>1 dakika</w:t>
            </w:r>
          </w:p>
          <w:p w14:paraId="293AE7EE" w14:textId="77777777" w:rsidR="000515B2" w:rsidRPr="00300868" w:rsidRDefault="0047764C" w:rsidP="00300868">
            <w:pPr>
              <w:spacing w:before="100" w:beforeAutospacing="1" w:after="100" w:afterAutospacing="1"/>
              <w:ind w:left="30" w:right="30"/>
              <w:rPr>
                <w:rFonts w:ascii="Calibri" w:eastAsia="Times New Roman" w:hAnsi="Calibri" w:cs="Calibri"/>
              </w:rPr>
            </w:pPr>
            <w:r w:rsidRPr="00300868">
              <w:rPr>
                <w:rFonts w:ascii="Calibri" w:eastAsia="Calibri" w:hAnsi="Calibri" w:cs="Calibri"/>
                <w:lang w:val="tr-TR"/>
              </w:rPr>
              <w:t>[5] Bilgi Kontrolü</w:t>
            </w:r>
          </w:p>
          <w:p w14:paraId="53E0573F" w14:textId="77777777" w:rsidR="000515B2" w:rsidRPr="00300868" w:rsidRDefault="0047764C" w:rsidP="00300868">
            <w:pPr>
              <w:spacing w:before="100" w:beforeAutospacing="1" w:after="100" w:afterAutospacing="1"/>
              <w:ind w:left="30" w:right="30"/>
              <w:rPr>
                <w:rFonts w:ascii="Calibri" w:eastAsia="Times New Roman" w:hAnsi="Calibri" w:cs="Calibri"/>
              </w:rPr>
            </w:pPr>
            <w:r w:rsidRPr="00300868">
              <w:rPr>
                <w:rFonts w:ascii="Calibri" w:eastAsia="Calibri" w:hAnsi="Calibri" w:cs="Calibri"/>
                <w:lang w:val="tr-TR"/>
              </w:rPr>
              <w:t>5 dakika</w:t>
            </w:r>
          </w:p>
          <w:p w14:paraId="4F496B6C" w14:textId="77777777" w:rsidR="00EA2B27" w:rsidRDefault="00EA2B27" w:rsidP="00300868">
            <w:pPr>
              <w:spacing w:before="100" w:beforeAutospacing="1" w:after="100" w:afterAutospacing="1"/>
              <w:ind w:left="30" w:right="30"/>
              <w:rPr>
                <w:ins w:id="0" w:author="Dalga, Elif" w:date="2026-01-09T15:53:00Z" w16du:dateUtc="2026-01-09T12:53:00Z"/>
                <w:rFonts w:ascii="Calibri" w:eastAsia="Calibri" w:hAnsi="Calibri" w:cs="Calibri"/>
                <w:lang w:val="tr-TR"/>
              </w:rPr>
            </w:pPr>
          </w:p>
          <w:p w14:paraId="607FF828" w14:textId="579D7975" w:rsidR="000515B2" w:rsidRPr="00300868" w:rsidRDefault="0047764C" w:rsidP="00300868">
            <w:pPr>
              <w:spacing w:before="100" w:beforeAutospacing="1" w:after="100" w:afterAutospacing="1"/>
              <w:ind w:left="30" w:right="30"/>
              <w:rPr>
                <w:rFonts w:ascii="Calibri" w:eastAsia="Times New Roman" w:hAnsi="Calibri" w:cs="Calibri"/>
              </w:rPr>
            </w:pPr>
            <w:r w:rsidRPr="00300868">
              <w:rPr>
                <w:rFonts w:ascii="Calibri" w:eastAsia="Calibri" w:hAnsi="Calibri" w:cs="Calibri"/>
                <w:lang w:val="tr-TR"/>
              </w:rPr>
              <w:lastRenderedPageBreak/>
              <w:t>Öğrenme İlerleme Durumu</w:t>
            </w:r>
          </w:p>
          <w:p w14:paraId="2860026E" w14:textId="77777777" w:rsidR="00F66488" w:rsidRPr="00300868" w:rsidRDefault="0047764C" w:rsidP="00300868">
            <w:pPr>
              <w:spacing w:before="100" w:beforeAutospacing="1" w:after="100" w:afterAutospacing="1"/>
              <w:ind w:left="30" w:right="30"/>
              <w:rPr>
                <w:rFonts w:ascii="Calibri" w:eastAsia="Times New Roman" w:hAnsi="Calibri" w:cs="Calibri"/>
              </w:rPr>
            </w:pPr>
            <w:r w:rsidRPr="00300868">
              <w:rPr>
                <w:rFonts w:ascii="Calibri" w:eastAsia="Calibri" w:hAnsi="Calibri" w:cs="Calibri"/>
                <w:lang w:val="tr-TR"/>
              </w:rPr>
              <w:t>Bu Konu artık mevcut.</w:t>
            </w:r>
          </w:p>
        </w:tc>
      </w:tr>
      <w:tr w:rsidR="0092388F" w:rsidRPr="00300868" w14:paraId="46AC6D72" w14:textId="77777777" w:rsidTr="00300868">
        <w:tc>
          <w:tcPr>
            <w:tcW w:w="1353" w:type="dxa"/>
            <w:shd w:val="clear" w:color="auto" w:fill="C1E4F5"/>
            <w:tcMar>
              <w:top w:w="120" w:type="dxa"/>
              <w:left w:w="180" w:type="dxa"/>
              <w:bottom w:w="120" w:type="dxa"/>
              <w:right w:w="180" w:type="dxa"/>
            </w:tcMar>
            <w:hideMark/>
          </w:tcPr>
          <w:p w14:paraId="5FC91A1D" w14:textId="77777777" w:rsidR="00000F84" w:rsidRPr="00300868" w:rsidRDefault="0047764C" w:rsidP="00000F84">
            <w:pPr>
              <w:spacing w:before="30" w:after="30"/>
              <w:ind w:left="30" w:right="30"/>
              <w:rPr>
                <w:rFonts w:ascii="Calibri" w:eastAsia="Times New Roman" w:hAnsi="Calibri" w:cs="Calibri"/>
                <w:sz w:val="16"/>
              </w:rPr>
            </w:pPr>
            <w:hyperlink r:id="rId19" w:tgtFrame="_blank" w:history="1">
              <w:r w:rsidRPr="00300868">
                <w:rPr>
                  <w:rFonts w:ascii="Calibri" w:eastAsia="Times New Roman" w:hAnsi="Calibri" w:cs="Calibri"/>
                  <w:color w:val="0000FF"/>
                  <w:sz w:val="16"/>
                  <w:u w:val="single"/>
                </w:rPr>
                <w:t>Screen 4</w:t>
              </w:r>
            </w:hyperlink>
            <w:r w:rsidRPr="00300868">
              <w:rPr>
                <w:rFonts w:ascii="Calibri" w:eastAsia="Times New Roman" w:hAnsi="Calibri" w:cs="Calibri"/>
                <w:sz w:val="16"/>
              </w:rPr>
              <w:t xml:space="preserve"> </w:t>
            </w:r>
          </w:p>
          <w:p w14:paraId="40FBA653" w14:textId="77777777" w:rsidR="00000F84" w:rsidRPr="00300868" w:rsidRDefault="0047764C" w:rsidP="00000F84">
            <w:pPr>
              <w:ind w:left="30" w:right="30"/>
              <w:rPr>
                <w:rFonts w:ascii="Calibri" w:eastAsia="Times New Roman" w:hAnsi="Calibri" w:cs="Calibri"/>
                <w:sz w:val="16"/>
              </w:rPr>
            </w:pPr>
            <w:hyperlink r:id="rId20" w:tgtFrame="_blank" w:history="1">
              <w:r w:rsidRPr="00300868">
                <w:rPr>
                  <w:rFonts w:ascii="Calibri" w:eastAsia="Times New Roman" w:hAnsi="Calibri" w:cs="Calibri"/>
                  <w:color w:val="0000FF"/>
                  <w:sz w:val="16"/>
                  <w:u w:val="single"/>
                </w:rPr>
                <w:t>5_C_5</w:t>
              </w:r>
            </w:hyperlink>
            <w:r w:rsidRPr="00300868">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11288530" w14:textId="77777777" w:rsidR="00000F84" w:rsidRPr="00300868" w:rsidRDefault="0047764C" w:rsidP="00300868">
            <w:pPr>
              <w:spacing w:before="100" w:beforeAutospacing="1" w:after="100" w:afterAutospacing="1"/>
              <w:ind w:left="30" w:right="30"/>
              <w:rPr>
                <w:rFonts w:ascii="Calibri" w:eastAsia="Times New Roman" w:hAnsi="Calibri" w:cs="Calibri"/>
              </w:rPr>
            </w:pPr>
            <w:r w:rsidRPr="00300868">
              <w:rPr>
                <w:rFonts w:ascii="Calibri" w:eastAsia="Times New Roman" w:hAnsi="Calibri" w:cs="Calibri"/>
              </w:rPr>
              <w:t>We lead with integrity, fairness, and honesty. Everyone. Every day.</w:t>
            </w:r>
          </w:p>
          <w:p w14:paraId="5A8A3D68" w14:textId="77777777" w:rsidR="00000F84" w:rsidRPr="00300868" w:rsidRDefault="0047764C" w:rsidP="00300868">
            <w:pPr>
              <w:spacing w:before="100" w:beforeAutospacing="1" w:after="100" w:afterAutospacing="1"/>
              <w:ind w:left="30" w:right="30"/>
              <w:rPr>
                <w:rFonts w:ascii="Calibri" w:eastAsia="Times New Roman" w:hAnsi="Calibri" w:cs="Calibri"/>
              </w:rPr>
            </w:pPr>
            <w:r w:rsidRPr="00300868">
              <w:rPr>
                <w:rFonts w:ascii="Calibri" w:eastAsia="Times New Roman" w:hAnsi="Calibri" w:cs="Calibri"/>
              </w:rPr>
              <w:t>Our Code of Business Conduct reminds us that integrity, fairness, and honesty are not just ideals—they’re everyday commitments. While the Code can’t anticipate every challenge we might face, it offers a strong foundation of values to guide us.</w:t>
            </w:r>
          </w:p>
        </w:tc>
        <w:tc>
          <w:tcPr>
            <w:tcW w:w="6000" w:type="dxa"/>
          </w:tcPr>
          <w:p w14:paraId="046296C0" w14:textId="4C222AD9" w:rsidR="00000F84" w:rsidRPr="00300868" w:rsidRDefault="0047764C" w:rsidP="00300868">
            <w:pPr>
              <w:spacing w:before="100" w:beforeAutospacing="1" w:after="100" w:afterAutospacing="1"/>
              <w:ind w:left="30" w:right="30"/>
              <w:rPr>
                <w:rFonts w:ascii="Calibri" w:eastAsia="Times New Roman" w:hAnsi="Calibri" w:cs="Calibri"/>
              </w:rPr>
            </w:pPr>
            <w:r w:rsidRPr="00300868">
              <w:rPr>
                <w:rFonts w:ascii="Calibri" w:eastAsia="Calibri" w:hAnsi="Calibri" w:cs="Calibri"/>
                <w:lang w:val="tr-TR"/>
              </w:rPr>
              <w:t>Doğru, adil ve dürüst bir şekilde liderlik ederiz. Herkes. Her</w:t>
            </w:r>
            <w:r w:rsidR="00300868">
              <w:rPr>
                <w:rFonts w:ascii="Calibri" w:eastAsia="Calibri" w:hAnsi="Calibri" w:cs="Calibri"/>
                <w:lang w:val="tr-TR"/>
              </w:rPr>
              <w:t> </w:t>
            </w:r>
            <w:r w:rsidRPr="00300868">
              <w:rPr>
                <w:rFonts w:ascii="Calibri" w:eastAsia="Calibri" w:hAnsi="Calibri" w:cs="Calibri"/>
                <w:lang w:val="tr-TR"/>
              </w:rPr>
              <w:t>Gün.</w:t>
            </w:r>
          </w:p>
          <w:p w14:paraId="553E00AA" w14:textId="77777777" w:rsidR="00000F84" w:rsidRPr="00300868" w:rsidRDefault="0047764C" w:rsidP="00300868">
            <w:pPr>
              <w:spacing w:before="100" w:beforeAutospacing="1" w:after="100" w:afterAutospacing="1"/>
              <w:ind w:left="30" w:right="30"/>
              <w:rPr>
                <w:rFonts w:ascii="Calibri" w:eastAsia="Times New Roman" w:hAnsi="Calibri" w:cs="Calibri"/>
              </w:rPr>
            </w:pPr>
            <w:r w:rsidRPr="00300868">
              <w:rPr>
                <w:rFonts w:ascii="Calibri" w:eastAsia="Calibri" w:hAnsi="Calibri" w:cs="Calibri"/>
                <w:lang w:val="tr-TR"/>
              </w:rPr>
              <w:t>İş Davranış Kurallarımız doğru, dürüst, adil olmanın sadece ideallerde var olmadığını, bunların günlük taahhütler olduğunu hatırlatır. Karşılaşacağımız her zorluk Kurallarda yer almayabilir ancak Kurallar, bize rehberlik edecek değerlere ilişkin güçlü bir temel sunar.</w:t>
            </w:r>
          </w:p>
        </w:tc>
      </w:tr>
      <w:tr w:rsidR="0092388F" w:rsidRPr="00300868" w14:paraId="497F4A6D" w14:textId="77777777" w:rsidTr="00300868">
        <w:tc>
          <w:tcPr>
            <w:tcW w:w="1353" w:type="dxa"/>
            <w:shd w:val="clear" w:color="auto" w:fill="C1E4F5"/>
            <w:tcMar>
              <w:top w:w="120" w:type="dxa"/>
              <w:left w:w="180" w:type="dxa"/>
              <w:bottom w:w="120" w:type="dxa"/>
              <w:right w:w="180" w:type="dxa"/>
            </w:tcMar>
            <w:hideMark/>
          </w:tcPr>
          <w:p w14:paraId="5FEF99A3" w14:textId="77777777" w:rsidR="00000F84" w:rsidRPr="00300868" w:rsidRDefault="0047764C" w:rsidP="00000F84">
            <w:pPr>
              <w:spacing w:before="30" w:after="30"/>
              <w:ind w:left="30" w:right="30"/>
              <w:rPr>
                <w:rFonts w:ascii="Calibri" w:eastAsia="Times New Roman" w:hAnsi="Calibri" w:cs="Calibri"/>
                <w:sz w:val="16"/>
              </w:rPr>
            </w:pPr>
            <w:hyperlink r:id="rId21" w:tgtFrame="_blank" w:history="1">
              <w:r w:rsidRPr="00300868">
                <w:rPr>
                  <w:rFonts w:ascii="Calibri" w:eastAsia="Times New Roman" w:hAnsi="Calibri" w:cs="Calibri"/>
                  <w:color w:val="0000FF"/>
                  <w:sz w:val="16"/>
                  <w:u w:val="single"/>
                </w:rPr>
                <w:t>Screen 5</w:t>
              </w:r>
            </w:hyperlink>
            <w:r w:rsidRPr="00300868">
              <w:rPr>
                <w:rFonts w:ascii="Calibri" w:eastAsia="Times New Roman" w:hAnsi="Calibri" w:cs="Calibri"/>
                <w:sz w:val="16"/>
              </w:rPr>
              <w:t xml:space="preserve"> </w:t>
            </w:r>
          </w:p>
          <w:p w14:paraId="05E5D949" w14:textId="77777777" w:rsidR="00000F84" w:rsidRPr="00300868" w:rsidRDefault="0047764C" w:rsidP="00000F84">
            <w:pPr>
              <w:ind w:left="30" w:right="30"/>
              <w:rPr>
                <w:rFonts w:ascii="Calibri" w:eastAsia="Times New Roman" w:hAnsi="Calibri" w:cs="Calibri"/>
                <w:sz w:val="16"/>
              </w:rPr>
            </w:pPr>
            <w:hyperlink r:id="rId22" w:tgtFrame="_blank" w:history="1">
              <w:r w:rsidRPr="00300868">
                <w:rPr>
                  <w:rFonts w:ascii="Calibri" w:eastAsia="Times New Roman" w:hAnsi="Calibri" w:cs="Calibri"/>
                  <w:color w:val="0000FF"/>
                  <w:sz w:val="16"/>
                  <w:u w:val="single"/>
                </w:rPr>
                <w:t>6_C_6</w:t>
              </w:r>
            </w:hyperlink>
            <w:r w:rsidRPr="00300868">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5DCD7B8B" w14:textId="77777777" w:rsidR="00000F84" w:rsidRPr="00300868" w:rsidRDefault="0047764C" w:rsidP="00300868">
            <w:pPr>
              <w:spacing w:before="100" w:beforeAutospacing="1" w:after="100" w:afterAutospacing="1"/>
              <w:ind w:left="30" w:right="30"/>
              <w:rPr>
                <w:rFonts w:ascii="Calibri" w:eastAsia="Times New Roman" w:hAnsi="Calibri" w:cs="Calibri"/>
              </w:rPr>
            </w:pPr>
            <w:r w:rsidRPr="00300868">
              <w:rPr>
                <w:rFonts w:ascii="Calibri" w:eastAsia="Times New Roman" w:hAnsi="Calibri" w:cs="Calibri"/>
              </w:rPr>
              <w:t>We are committed to the highest standards.</w:t>
            </w:r>
          </w:p>
          <w:p w14:paraId="2F095BEA" w14:textId="77777777" w:rsidR="00000F84" w:rsidRPr="00300868" w:rsidRDefault="0047764C" w:rsidP="00300868">
            <w:pPr>
              <w:spacing w:before="100" w:beforeAutospacing="1" w:after="100" w:afterAutospacing="1"/>
              <w:ind w:left="30" w:right="30"/>
              <w:rPr>
                <w:rFonts w:ascii="Calibri" w:eastAsia="Times New Roman" w:hAnsi="Calibri" w:cs="Calibri"/>
              </w:rPr>
            </w:pPr>
            <w:r w:rsidRPr="00300868">
              <w:rPr>
                <w:rFonts w:ascii="Calibri" w:eastAsia="Times New Roman" w:hAnsi="Calibri" w:cs="Calibri"/>
              </w:rPr>
              <w:t>The Code of Business Conduct is vital to Abbott’s success because it sets the standard for how we work—with integrity, fairness, and honesty. It helps us make ethical decisions, especially in complex situations, and ensures we stay aligned with our values. By following the Code, we protect our reputation, build trust with those we serve, and create a workplace culture where doing the right thing is paramount.</w:t>
            </w:r>
          </w:p>
        </w:tc>
        <w:tc>
          <w:tcPr>
            <w:tcW w:w="6000" w:type="dxa"/>
          </w:tcPr>
          <w:p w14:paraId="1517E060" w14:textId="77777777" w:rsidR="005011CC" w:rsidRPr="00300868" w:rsidRDefault="0047764C" w:rsidP="00300868">
            <w:pPr>
              <w:spacing w:before="100" w:beforeAutospacing="1" w:after="100" w:afterAutospacing="1"/>
              <w:ind w:left="30" w:right="30"/>
              <w:rPr>
                <w:rFonts w:ascii="Calibri" w:eastAsia="Times New Roman" w:hAnsi="Calibri" w:cs="Calibri"/>
              </w:rPr>
            </w:pPr>
            <w:r w:rsidRPr="00300868">
              <w:rPr>
                <w:rFonts w:ascii="Calibri" w:eastAsia="Calibri" w:hAnsi="Calibri" w:cs="Calibri"/>
                <w:lang w:val="tr-TR"/>
              </w:rPr>
              <w:t>En yüksek standartları karşılamayı taahhüt ederiz.</w:t>
            </w:r>
          </w:p>
          <w:p w14:paraId="50077779" w14:textId="0DE06759" w:rsidR="00000F84" w:rsidRPr="00300868" w:rsidRDefault="0047764C" w:rsidP="00300868">
            <w:pPr>
              <w:spacing w:before="100" w:beforeAutospacing="1" w:after="100" w:afterAutospacing="1"/>
              <w:ind w:left="30" w:right="30"/>
              <w:rPr>
                <w:rFonts w:ascii="Calibri" w:eastAsia="Times New Roman" w:hAnsi="Calibri" w:cs="Calibri"/>
              </w:rPr>
            </w:pPr>
            <w:r w:rsidRPr="00300868">
              <w:rPr>
                <w:rFonts w:ascii="Calibri" w:eastAsia="Calibri" w:hAnsi="Calibri" w:cs="Calibri"/>
                <w:lang w:val="tr-TR"/>
              </w:rPr>
              <w:t>İş Davranış Kuralları, Abbott’un başarısı için büyük öneme sahiptir, çünkü doğru, dürüst ve adil bir şekilde nasıl çalışacağımıza dair standartları belirler. Özellikle karmaşık durumlarda etik kararlar alabilmemizi ve değerlerimizden sapmamamızı sağlar. Kuralları takip ederek itibarımızı korur, hizmet verdiğimiz kişi ve kurumlarda güven oluşturur, doğru olanı yapmanın büyük önem taşıdığı bir iş</w:t>
            </w:r>
            <w:r w:rsidR="00300868">
              <w:rPr>
                <w:rFonts w:ascii="Calibri" w:eastAsia="Calibri" w:hAnsi="Calibri" w:cs="Calibri"/>
                <w:lang w:val="tr-TR"/>
              </w:rPr>
              <w:t> </w:t>
            </w:r>
            <w:r w:rsidRPr="00300868">
              <w:rPr>
                <w:rFonts w:ascii="Calibri" w:eastAsia="Calibri" w:hAnsi="Calibri" w:cs="Calibri"/>
                <w:lang w:val="tr-TR"/>
              </w:rPr>
              <w:t>yeri kültürü yaratırız.</w:t>
            </w:r>
          </w:p>
        </w:tc>
      </w:tr>
      <w:tr w:rsidR="0092388F" w:rsidRPr="00300868" w14:paraId="1AC2E4BC" w14:textId="77777777" w:rsidTr="00300868">
        <w:tc>
          <w:tcPr>
            <w:tcW w:w="1353" w:type="dxa"/>
            <w:shd w:val="clear" w:color="auto" w:fill="C1E4F5"/>
            <w:tcMar>
              <w:top w:w="120" w:type="dxa"/>
              <w:left w:w="180" w:type="dxa"/>
              <w:bottom w:w="120" w:type="dxa"/>
              <w:right w:w="180" w:type="dxa"/>
            </w:tcMar>
            <w:hideMark/>
          </w:tcPr>
          <w:p w14:paraId="33571FE6" w14:textId="77777777" w:rsidR="00000F84" w:rsidRPr="00300868" w:rsidRDefault="0047764C" w:rsidP="00000F84">
            <w:pPr>
              <w:spacing w:before="30" w:after="30"/>
              <w:ind w:left="30" w:right="30"/>
              <w:rPr>
                <w:rFonts w:ascii="Calibri" w:eastAsia="Times New Roman" w:hAnsi="Calibri" w:cs="Calibri"/>
                <w:sz w:val="16"/>
              </w:rPr>
            </w:pPr>
            <w:hyperlink r:id="rId23" w:tgtFrame="_blank" w:history="1">
              <w:r w:rsidRPr="00300868">
                <w:rPr>
                  <w:rFonts w:ascii="Calibri" w:eastAsia="Times New Roman" w:hAnsi="Calibri" w:cs="Calibri"/>
                  <w:color w:val="0000FF"/>
                  <w:sz w:val="16"/>
                  <w:u w:val="single"/>
                </w:rPr>
                <w:t>Screen 6</w:t>
              </w:r>
            </w:hyperlink>
            <w:r w:rsidRPr="00300868">
              <w:rPr>
                <w:rFonts w:ascii="Calibri" w:eastAsia="Times New Roman" w:hAnsi="Calibri" w:cs="Calibri"/>
                <w:sz w:val="16"/>
              </w:rPr>
              <w:t xml:space="preserve"> </w:t>
            </w:r>
          </w:p>
          <w:p w14:paraId="306F8E67" w14:textId="77777777" w:rsidR="00000F84" w:rsidRPr="00300868" w:rsidRDefault="0047764C" w:rsidP="00000F84">
            <w:pPr>
              <w:ind w:left="30" w:right="30"/>
              <w:rPr>
                <w:rFonts w:ascii="Calibri" w:eastAsia="Times New Roman" w:hAnsi="Calibri" w:cs="Calibri"/>
                <w:sz w:val="16"/>
              </w:rPr>
            </w:pPr>
            <w:hyperlink r:id="rId24" w:tgtFrame="_blank" w:history="1">
              <w:r w:rsidRPr="00300868">
                <w:rPr>
                  <w:rFonts w:ascii="Calibri" w:eastAsia="Times New Roman" w:hAnsi="Calibri" w:cs="Calibri"/>
                  <w:color w:val="0000FF"/>
                  <w:sz w:val="16"/>
                  <w:u w:val="single"/>
                </w:rPr>
                <w:t>7_C_7</w:t>
              </w:r>
            </w:hyperlink>
            <w:r w:rsidRPr="00300868">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42B6C2B6" w14:textId="77777777" w:rsidR="00000F84" w:rsidRPr="00300868" w:rsidRDefault="0047764C" w:rsidP="00300868">
            <w:pPr>
              <w:spacing w:before="100" w:beforeAutospacing="1" w:after="100" w:afterAutospacing="1"/>
              <w:ind w:left="30" w:right="30"/>
              <w:rPr>
                <w:rFonts w:ascii="Calibri" w:eastAsia="Times New Roman" w:hAnsi="Calibri" w:cs="Calibri"/>
              </w:rPr>
            </w:pPr>
            <w:r w:rsidRPr="00300868">
              <w:rPr>
                <w:rFonts w:ascii="Calibri" w:eastAsia="Times New Roman" w:hAnsi="Calibri" w:cs="Calibri"/>
              </w:rPr>
              <w:t>Understanding the Code is everyone’s responsibility.</w:t>
            </w:r>
          </w:p>
          <w:p w14:paraId="785889EB" w14:textId="77777777" w:rsidR="00000F84" w:rsidRPr="00300868" w:rsidRDefault="0047764C" w:rsidP="00300868">
            <w:pPr>
              <w:spacing w:before="100" w:beforeAutospacing="1" w:after="100" w:afterAutospacing="1"/>
              <w:ind w:left="30" w:right="30"/>
              <w:rPr>
                <w:rFonts w:ascii="Calibri" w:eastAsia="Times New Roman" w:hAnsi="Calibri" w:cs="Calibri"/>
              </w:rPr>
            </w:pPr>
            <w:r w:rsidRPr="00300868">
              <w:rPr>
                <w:rFonts w:ascii="Calibri" w:eastAsia="Times New Roman" w:hAnsi="Calibri" w:cs="Calibri"/>
              </w:rPr>
              <w:t xml:space="preserve">Each of us has a role in applying the Code of Business Conduct to our daily work and decision-making. It’s not </w:t>
            </w:r>
            <w:r w:rsidRPr="00300868">
              <w:rPr>
                <w:rFonts w:ascii="Calibri" w:eastAsia="Times New Roman" w:hAnsi="Calibri" w:cs="Calibri"/>
              </w:rPr>
              <w:lastRenderedPageBreak/>
              <w:t>just a document—it’s a guide that helps us navigate challenges with integrity and confidence.</w:t>
            </w:r>
          </w:p>
          <w:p w14:paraId="77AFF959" w14:textId="77777777" w:rsidR="00000F84" w:rsidRPr="00300868" w:rsidRDefault="0047764C" w:rsidP="00300868">
            <w:pPr>
              <w:spacing w:before="100" w:beforeAutospacing="1" w:after="100" w:afterAutospacing="1"/>
              <w:ind w:left="30" w:right="30"/>
              <w:rPr>
                <w:rFonts w:ascii="Calibri" w:eastAsia="Times New Roman" w:hAnsi="Calibri" w:cs="Calibri"/>
              </w:rPr>
            </w:pPr>
            <w:r w:rsidRPr="00300868">
              <w:rPr>
                <w:rFonts w:ascii="Calibri" w:eastAsia="Times New Roman" w:hAnsi="Calibri" w:cs="Calibri"/>
              </w:rPr>
              <w:t>In the sections ahead, we’ll explore the key principles of the Code and see how they come to life in our everyday actions and choices.</w:t>
            </w:r>
          </w:p>
        </w:tc>
        <w:tc>
          <w:tcPr>
            <w:tcW w:w="6000" w:type="dxa"/>
          </w:tcPr>
          <w:p w14:paraId="34FDCAA3" w14:textId="77777777" w:rsidR="00B6655E" w:rsidRPr="00300868" w:rsidRDefault="0047764C" w:rsidP="00300868">
            <w:pPr>
              <w:spacing w:before="100" w:beforeAutospacing="1" w:after="100" w:afterAutospacing="1"/>
              <w:ind w:left="30" w:right="30"/>
              <w:rPr>
                <w:rFonts w:ascii="Calibri" w:eastAsia="Times New Roman" w:hAnsi="Calibri" w:cs="Calibri"/>
              </w:rPr>
            </w:pPr>
            <w:r w:rsidRPr="00300868">
              <w:rPr>
                <w:rFonts w:ascii="Calibri" w:eastAsia="Calibri" w:hAnsi="Calibri" w:cs="Calibri"/>
                <w:lang w:val="tr-TR"/>
              </w:rPr>
              <w:lastRenderedPageBreak/>
              <w:t>Kuralları kavramak herkesin sorumluluğudur.</w:t>
            </w:r>
          </w:p>
          <w:p w14:paraId="07539A12" w14:textId="77777777" w:rsidR="00B6655E" w:rsidRPr="00300868" w:rsidRDefault="0047764C" w:rsidP="00300868">
            <w:pPr>
              <w:spacing w:before="100" w:beforeAutospacing="1" w:after="100" w:afterAutospacing="1"/>
              <w:ind w:left="30" w:right="30"/>
              <w:rPr>
                <w:rFonts w:ascii="Calibri" w:eastAsia="Times New Roman" w:hAnsi="Calibri" w:cs="Calibri"/>
              </w:rPr>
            </w:pPr>
            <w:r w:rsidRPr="00300868">
              <w:rPr>
                <w:rFonts w:ascii="Calibri" w:eastAsia="Calibri" w:hAnsi="Calibri" w:cs="Calibri"/>
                <w:lang w:val="tr-TR"/>
              </w:rPr>
              <w:t xml:space="preserve">Günlük işlerimizde ve karar süreçlerimizde İş Davranış Kurallarını uygulamak hepimizin görevidir. Bu sadece bir </w:t>
            </w:r>
            <w:r w:rsidRPr="00300868">
              <w:rPr>
                <w:rFonts w:ascii="Calibri" w:eastAsia="Calibri" w:hAnsi="Calibri" w:cs="Calibri"/>
                <w:lang w:val="tr-TR"/>
              </w:rPr>
              <w:lastRenderedPageBreak/>
              <w:t>belge değil, zorluklardan doğrulukla ve kendimize güvenerek çıkmamızı sağlayacak bir rehberdir.</w:t>
            </w:r>
          </w:p>
          <w:p w14:paraId="2D4A69A0" w14:textId="77777777" w:rsidR="00000F84" w:rsidRPr="00300868" w:rsidRDefault="0047764C" w:rsidP="00300868">
            <w:pPr>
              <w:spacing w:before="100" w:beforeAutospacing="1" w:after="100" w:afterAutospacing="1"/>
              <w:ind w:left="30" w:right="30"/>
              <w:rPr>
                <w:rFonts w:ascii="Calibri" w:eastAsia="Times New Roman" w:hAnsi="Calibri" w:cs="Calibri"/>
              </w:rPr>
            </w:pPr>
            <w:r w:rsidRPr="00300868">
              <w:rPr>
                <w:rFonts w:ascii="Calibri" w:eastAsia="Calibri" w:hAnsi="Calibri" w:cs="Calibri"/>
                <w:lang w:val="tr-TR"/>
              </w:rPr>
              <w:t>Gelecek bölümlerde Kuralların temel ilkelerini inceleyecek ve bunları günlük faaliyetlerimizde ve tercihlerimizde nasıl hayata geçireceğimizi göreceğiz.</w:t>
            </w:r>
          </w:p>
        </w:tc>
      </w:tr>
      <w:tr w:rsidR="0092388F" w:rsidRPr="00300868" w14:paraId="24C0D6B1" w14:textId="77777777" w:rsidTr="00300868">
        <w:tc>
          <w:tcPr>
            <w:tcW w:w="1353" w:type="dxa"/>
            <w:shd w:val="clear" w:color="auto" w:fill="C1E4F5"/>
            <w:tcMar>
              <w:top w:w="120" w:type="dxa"/>
              <w:left w:w="180" w:type="dxa"/>
              <w:bottom w:w="120" w:type="dxa"/>
              <w:right w:w="180" w:type="dxa"/>
            </w:tcMar>
            <w:hideMark/>
          </w:tcPr>
          <w:p w14:paraId="41CDD052" w14:textId="77777777" w:rsidR="00000F84" w:rsidRPr="00300868" w:rsidRDefault="0047764C" w:rsidP="00000F84">
            <w:pPr>
              <w:spacing w:before="30" w:after="30"/>
              <w:ind w:left="30" w:right="30"/>
              <w:rPr>
                <w:rFonts w:ascii="Calibri" w:eastAsia="Times New Roman" w:hAnsi="Calibri" w:cs="Calibri"/>
                <w:sz w:val="16"/>
              </w:rPr>
            </w:pPr>
            <w:hyperlink r:id="rId25" w:tgtFrame="_blank" w:history="1">
              <w:r w:rsidRPr="00300868">
                <w:rPr>
                  <w:rFonts w:ascii="Calibri" w:eastAsia="Times New Roman" w:hAnsi="Calibri" w:cs="Calibri"/>
                  <w:color w:val="0000FF"/>
                  <w:sz w:val="16"/>
                  <w:u w:val="single"/>
                </w:rPr>
                <w:t>Screen 7</w:t>
              </w:r>
            </w:hyperlink>
            <w:r w:rsidRPr="00300868">
              <w:rPr>
                <w:rFonts w:ascii="Calibri" w:eastAsia="Times New Roman" w:hAnsi="Calibri" w:cs="Calibri"/>
                <w:sz w:val="16"/>
              </w:rPr>
              <w:t xml:space="preserve"> </w:t>
            </w:r>
          </w:p>
          <w:p w14:paraId="0FBDB355" w14:textId="77777777" w:rsidR="00000F84" w:rsidRPr="00300868" w:rsidRDefault="0047764C" w:rsidP="00000F84">
            <w:pPr>
              <w:ind w:left="30" w:right="30"/>
              <w:rPr>
                <w:rFonts w:ascii="Calibri" w:eastAsia="Times New Roman" w:hAnsi="Calibri" w:cs="Calibri"/>
                <w:sz w:val="16"/>
              </w:rPr>
            </w:pPr>
            <w:hyperlink r:id="rId26" w:tgtFrame="_blank" w:history="1">
              <w:r w:rsidRPr="00300868">
                <w:rPr>
                  <w:rFonts w:ascii="Calibri" w:eastAsia="Times New Roman" w:hAnsi="Calibri" w:cs="Calibri"/>
                  <w:color w:val="0000FF"/>
                  <w:sz w:val="16"/>
                  <w:u w:val="single"/>
                </w:rPr>
                <w:t>8_C_8</w:t>
              </w:r>
            </w:hyperlink>
            <w:r w:rsidRPr="00300868">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7B9579AD" w14:textId="77777777" w:rsidR="00000F84" w:rsidRPr="00300868" w:rsidRDefault="0047764C" w:rsidP="00300868">
            <w:pPr>
              <w:spacing w:before="100" w:beforeAutospacing="1" w:after="100" w:afterAutospacing="1"/>
              <w:ind w:left="30" w:right="30"/>
              <w:rPr>
                <w:rFonts w:ascii="Calibri" w:eastAsia="Times New Roman" w:hAnsi="Calibri" w:cs="Calibri"/>
              </w:rPr>
            </w:pPr>
            <w:r w:rsidRPr="00300868">
              <w:rPr>
                <w:rFonts w:ascii="Calibri" w:eastAsia="Times New Roman" w:hAnsi="Calibri" w:cs="Calibri"/>
              </w:rPr>
              <w:t>You must view all content before moving forward.</w:t>
            </w:r>
          </w:p>
          <w:p w14:paraId="3069CBB9" w14:textId="77777777" w:rsidR="00000F84" w:rsidRPr="00300868" w:rsidRDefault="0047764C" w:rsidP="00300868">
            <w:pPr>
              <w:spacing w:before="100" w:beforeAutospacing="1" w:after="100" w:afterAutospacing="1"/>
              <w:ind w:left="30" w:right="30"/>
              <w:rPr>
                <w:rFonts w:ascii="Calibri" w:eastAsia="Times New Roman" w:hAnsi="Calibri" w:cs="Calibri"/>
              </w:rPr>
            </w:pPr>
            <w:r w:rsidRPr="00300868">
              <w:rPr>
                <w:rFonts w:ascii="Calibri" w:eastAsia="Times New Roman" w:hAnsi="Calibri" w:cs="Calibri"/>
              </w:rPr>
              <w:t>At Abbott, we are committed to improving the health and well-being of the people who rely on our products.</w:t>
            </w:r>
          </w:p>
          <w:p w14:paraId="65B94502" w14:textId="77777777" w:rsidR="00000F84" w:rsidRPr="00300868" w:rsidRDefault="0047764C" w:rsidP="00300868">
            <w:pPr>
              <w:spacing w:before="100" w:beforeAutospacing="1" w:after="100" w:afterAutospacing="1"/>
              <w:ind w:left="30" w:right="30"/>
              <w:rPr>
                <w:rFonts w:ascii="Calibri" w:eastAsia="Times New Roman" w:hAnsi="Calibri" w:cs="Calibri"/>
              </w:rPr>
            </w:pPr>
            <w:r w:rsidRPr="00300868">
              <w:rPr>
                <w:rFonts w:ascii="Calibri" w:eastAsia="Times New Roman" w:hAnsi="Calibri" w:cs="Calibri"/>
              </w:rPr>
              <w:t>It’s a reminder that behind every decision, every innovation, and every action is a purpose—to make lives better.</w:t>
            </w:r>
          </w:p>
          <w:p w14:paraId="0F993E8A" w14:textId="77777777" w:rsidR="00000F84" w:rsidRPr="00300868" w:rsidRDefault="0047764C" w:rsidP="00300868">
            <w:pPr>
              <w:spacing w:before="100" w:beforeAutospacing="1" w:after="100" w:afterAutospacing="1"/>
              <w:ind w:left="30" w:right="30"/>
              <w:rPr>
                <w:rFonts w:ascii="Calibri" w:eastAsia="Times New Roman" w:hAnsi="Calibri" w:cs="Calibri"/>
              </w:rPr>
            </w:pPr>
            <w:r w:rsidRPr="00300868">
              <w:rPr>
                <w:rFonts w:ascii="Calibri" w:eastAsia="Times New Roman" w:hAnsi="Calibri" w:cs="Calibri"/>
              </w:rPr>
              <w:t>Patients and Consumers</w:t>
            </w:r>
          </w:p>
          <w:p w14:paraId="0500DB53" w14:textId="77777777" w:rsidR="00000F84" w:rsidRPr="00300868" w:rsidRDefault="0047764C" w:rsidP="00300868">
            <w:pPr>
              <w:spacing w:before="100" w:beforeAutospacing="1" w:after="100" w:afterAutospacing="1"/>
              <w:ind w:left="30" w:right="30"/>
              <w:rPr>
                <w:rFonts w:ascii="Calibri" w:eastAsia="Times New Roman" w:hAnsi="Calibri" w:cs="Calibri"/>
              </w:rPr>
            </w:pPr>
            <w:r w:rsidRPr="00300868">
              <w:rPr>
                <w:rFonts w:ascii="Calibri" w:eastAsia="Times New Roman" w:hAnsi="Calibri" w:cs="Calibri"/>
              </w:rPr>
              <w:t>Healthcare Professionals</w:t>
            </w:r>
          </w:p>
          <w:p w14:paraId="0CEAB28E" w14:textId="77777777" w:rsidR="00000F84" w:rsidRPr="00300868" w:rsidRDefault="0047764C" w:rsidP="00300868">
            <w:pPr>
              <w:spacing w:before="100" w:beforeAutospacing="1" w:after="100" w:afterAutospacing="1"/>
              <w:ind w:left="30" w:right="30"/>
              <w:rPr>
                <w:rFonts w:ascii="Calibri" w:eastAsia="Times New Roman" w:hAnsi="Calibri" w:cs="Calibri"/>
              </w:rPr>
            </w:pPr>
            <w:r w:rsidRPr="00300868">
              <w:rPr>
                <w:rFonts w:ascii="Calibri" w:eastAsia="Times New Roman" w:hAnsi="Calibri" w:cs="Calibri"/>
              </w:rPr>
              <w:t>Click each of the icons to learn more.</w:t>
            </w:r>
          </w:p>
        </w:tc>
        <w:tc>
          <w:tcPr>
            <w:tcW w:w="6000" w:type="dxa"/>
          </w:tcPr>
          <w:p w14:paraId="22D0BC4B" w14:textId="77777777" w:rsidR="008079A2" w:rsidRPr="00300868" w:rsidRDefault="0047764C" w:rsidP="00300868">
            <w:pPr>
              <w:spacing w:before="100" w:beforeAutospacing="1" w:after="100" w:afterAutospacing="1"/>
              <w:ind w:left="30" w:right="30"/>
              <w:rPr>
                <w:rFonts w:ascii="Calibri" w:eastAsia="Times New Roman" w:hAnsi="Calibri" w:cs="Calibri"/>
              </w:rPr>
            </w:pPr>
            <w:r w:rsidRPr="00300868">
              <w:rPr>
                <w:rFonts w:ascii="Calibri" w:eastAsia="Calibri" w:hAnsi="Calibri" w:cs="Calibri"/>
                <w:lang w:val="tr-TR"/>
              </w:rPr>
              <w:t>Devam etmeden önce tüm içeriği görüntülemeniz gerekir.</w:t>
            </w:r>
          </w:p>
          <w:p w14:paraId="3CD44065" w14:textId="77777777" w:rsidR="008079A2" w:rsidRPr="00300868" w:rsidRDefault="0047764C" w:rsidP="00300868">
            <w:pPr>
              <w:spacing w:before="100" w:beforeAutospacing="1" w:after="100" w:afterAutospacing="1"/>
              <w:ind w:left="30" w:right="30"/>
              <w:rPr>
                <w:rFonts w:ascii="Calibri" w:eastAsia="Times New Roman" w:hAnsi="Calibri" w:cs="Calibri"/>
              </w:rPr>
            </w:pPr>
            <w:r w:rsidRPr="00300868">
              <w:rPr>
                <w:rFonts w:ascii="Calibri" w:eastAsia="Calibri" w:hAnsi="Calibri" w:cs="Calibri"/>
                <w:lang w:val="tr-TR"/>
              </w:rPr>
              <w:t>Abbott olarak ürünlerimize güvenen insanların sağlık ve refahını iyileştirmeyi taahhüt ederiz.</w:t>
            </w:r>
          </w:p>
          <w:p w14:paraId="35B7308B" w14:textId="77777777" w:rsidR="008079A2" w:rsidRPr="00300868" w:rsidRDefault="0047764C" w:rsidP="00300868">
            <w:pPr>
              <w:spacing w:before="100" w:beforeAutospacing="1" w:after="100" w:afterAutospacing="1"/>
              <w:ind w:left="30" w:right="30"/>
              <w:rPr>
                <w:rFonts w:ascii="Calibri" w:eastAsia="Times New Roman" w:hAnsi="Calibri" w:cs="Calibri"/>
              </w:rPr>
            </w:pPr>
            <w:r w:rsidRPr="00300868">
              <w:rPr>
                <w:rFonts w:ascii="Calibri" w:eastAsia="Calibri" w:hAnsi="Calibri" w:cs="Calibri"/>
                <w:lang w:val="tr-TR"/>
              </w:rPr>
              <w:t>Bu, her kararın, her yeniliğin ve her eylemin arkasında yaşamları daha iyi hale getirme amacının olduğunu bize hatırlatır.</w:t>
            </w:r>
          </w:p>
          <w:p w14:paraId="4FCE13C5" w14:textId="77777777" w:rsidR="008079A2" w:rsidRPr="00300868" w:rsidRDefault="0047764C" w:rsidP="00300868">
            <w:pPr>
              <w:spacing w:before="100" w:beforeAutospacing="1" w:after="100" w:afterAutospacing="1"/>
              <w:ind w:left="30" w:right="30"/>
              <w:rPr>
                <w:rFonts w:ascii="Calibri" w:eastAsia="Times New Roman" w:hAnsi="Calibri" w:cs="Calibri"/>
              </w:rPr>
            </w:pPr>
            <w:r w:rsidRPr="00300868">
              <w:rPr>
                <w:rFonts w:ascii="Calibri" w:eastAsia="Calibri" w:hAnsi="Calibri" w:cs="Calibri"/>
                <w:lang w:val="tr-TR"/>
              </w:rPr>
              <w:t>Hastalar ve Tüketiciler</w:t>
            </w:r>
          </w:p>
          <w:p w14:paraId="2FD94D26" w14:textId="77777777" w:rsidR="008079A2" w:rsidRPr="00300868" w:rsidRDefault="0047764C" w:rsidP="00300868">
            <w:pPr>
              <w:spacing w:before="100" w:beforeAutospacing="1" w:after="100" w:afterAutospacing="1"/>
              <w:ind w:left="30" w:right="30"/>
              <w:rPr>
                <w:rFonts w:ascii="Calibri" w:eastAsia="Times New Roman" w:hAnsi="Calibri" w:cs="Calibri"/>
              </w:rPr>
            </w:pPr>
            <w:r w:rsidRPr="00300868">
              <w:rPr>
                <w:rFonts w:ascii="Calibri" w:eastAsia="Calibri" w:hAnsi="Calibri" w:cs="Calibri"/>
                <w:lang w:val="tr-TR"/>
              </w:rPr>
              <w:t>Sağlık Meslek Mensupları</w:t>
            </w:r>
          </w:p>
          <w:p w14:paraId="3E7189D0" w14:textId="77777777" w:rsidR="00000F84" w:rsidRPr="00300868" w:rsidRDefault="0047764C" w:rsidP="00300868">
            <w:pPr>
              <w:spacing w:before="100" w:beforeAutospacing="1" w:after="100" w:afterAutospacing="1"/>
              <w:ind w:left="30" w:right="30"/>
              <w:rPr>
                <w:rFonts w:ascii="Calibri" w:eastAsia="Times New Roman" w:hAnsi="Calibri" w:cs="Calibri"/>
              </w:rPr>
            </w:pPr>
            <w:r w:rsidRPr="00300868">
              <w:rPr>
                <w:rFonts w:ascii="Calibri" w:eastAsia="Calibri" w:hAnsi="Calibri" w:cs="Calibri"/>
                <w:lang w:val="tr-TR"/>
              </w:rPr>
              <w:t>Daha fazla bilgi için simgelere tıklayın.</w:t>
            </w:r>
          </w:p>
        </w:tc>
      </w:tr>
      <w:tr w:rsidR="0092388F" w:rsidRPr="00300868" w14:paraId="1307C223" w14:textId="77777777" w:rsidTr="00300868">
        <w:tc>
          <w:tcPr>
            <w:tcW w:w="1353" w:type="dxa"/>
            <w:shd w:val="clear" w:color="auto" w:fill="C1E4F5"/>
            <w:tcMar>
              <w:top w:w="120" w:type="dxa"/>
              <w:left w:w="180" w:type="dxa"/>
              <w:bottom w:w="120" w:type="dxa"/>
              <w:right w:w="180" w:type="dxa"/>
            </w:tcMar>
            <w:hideMark/>
          </w:tcPr>
          <w:p w14:paraId="14F90DE2" w14:textId="77777777" w:rsidR="00000F84" w:rsidRPr="00300868" w:rsidRDefault="0047764C" w:rsidP="00000F84">
            <w:pPr>
              <w:spacing w:before="30" w:after="30"/>
              <w:ind w:left="30" w:right="30"/>
              <w:rPr>
                <w:rFonts w:ascii="Calibri" w:eastAsia="Times New Roman" w:hAnsi="Calibri" w:cs="Calibri"/>
                <w:sz w:val="16"/>
              </w:rPr>
            </w:pPr>
            <w:hyperlink r:id="rId27" w:tgtFrame="_blank" w:history="1">
              <w:r w:rsidRPr="00300868">
                <w:rPr>
                  <w:rFonts w:ascii="Calibri" w:eastAsia="Times New Roman" w:hAnsi="Calibri" w:cs="Calibri"/>
                  <w:color w:val="0000FF"/>
                  <w:sz w:val="16"/>
                  <w:u w:val="single"/>
                </w:rPr>
                <w:t>Screen 7</w:t>
              </w:r>
            </w:hyperlink>
            <w:r w:rsidRPr="00300868">
              <w:rPr>
                <w:rFonts w:ascii="Calibri" w:eastAsia="Times New Roman" w:hAnsi="Calibri" w:cs="Calibri"/>
                <w:sz w:val="16"/>
              </w:rPr>
              <w:t xml:space="preserve"> </w:t>
            </w:r>
          </w:p>
          <w:p w14:paraId="319658D1" w14:textId="77777777" w:rsidR="00000F84" w:rsidRPr="00300868" w:rsidRDefault="0047764C" w:rsidP="00000F84">
            <w:pPr>
              <w:ind w:left="30" w:right="30"/>
              <w:rPr>
                <w:rFonts w:ascii="Calibri" w:eastAsia="Times New Roman" w:hAnsi="Calibri" w:cs="Calibri"/>
                <w:sz w:val="16"/>
              </w:rPr>
            </w:pPr>
            <w:hyperlink r:id="rId28" w:tgtFrame="_blank" w:history="1">
              <w:r w:rsidRPr="00300868">
                <w:rPr>
                  <w:rFonts w:ascii="Calibri" w:eastAsia="Times New Roman" w:hAnsi="Calibri" w:cs="Calibri"/>
                  <w:color w:val="0000FF"/>
                  <w:sz w:val="16"/>
                  <w:u w:val="single"/>
                </w:rPr>
                <w:t>9_C_8</w:t>
              </w:r>
            </w:hyperlink>
            <w:r w:rsidRPr="00300868">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6FDA08DD" w14:textId="77777777" w:rsidR="00000F84" w:rsidRPr="00300868" w:rsidRDefault="0047764C" w:rsidP="00300868">
            <w:pPr>
              <w:spacing w:before="100" w:beforeAutospacing="1" w:after="100" w:afterAutospacing="1"/>
              <w:ind w:left="30" w:right="30"/>
              <w:rPr>
                <w:rFonts w:ascii="Calibri" w:eastAsia="Times New Roman" w:hAnsi="Calibri" w:cs="Calibri"/>
              </w:rPr>
            </w:pPr>
            <w:r w:rsidRPr="00300868">
              <w:rPr>
                <w:rFonts w:ascii="Calibri" w:eastAsia="Times New Roman" w:hAnsi="Calibri" w:cs="Calibri"/>
              </w:rPr>
              <w:t>PATIENTS AND CONSUMERS</w:t>
            </w:r>
          </w:p>
          <w:p w14:paraId="1A92F64E" w14:textId="77777777" w:rsidR="00000F84" w:rsidRPr="00300868" w:rsidRDefault="0047764C" w:rsidP="00300868">
            <w:pPr>
              <w:spacing w:before="100" w:beforeAutospacing="1" w:after="100" w:afterAutospacing="1"/>
              <w:ind w:left="30" w:right="30"/>
              <w:rPr>
                <w:rFonts w:ascii="Calibri" w:eastAsia="Times New Roman" w:hAnsi="Calibri" w:cs="Calibri"/>
              </w:rPr>
            </w:pPr>
            <w:r w:rsidRPr="00300868">
              <w:rPr>
                <w:rFonts w:ascii="Calibri" w:eastAsia="Times New Roman" w:hAnsi="Calibri" w:cs="Calibri"/>
              </w:rPr>
              <w:t>Caring for people is at the heart of what we do. We put the health and well-being of patients and consumers first. Every day, we can make a meaningful difference—helping people live healthier lives and contributing to stronger, healthier communities.</w:t>
            </w:r>
          </w:p>
        </w:tc>
        <w:tc>
          <w:tcPr>
            <w:tcW w:w="6000" w:type="dxa"/>
          </w:tcPr>
          <w:p w14:paraId="12FFD718" w14:textId="77777777" w:rsidR="00E36CE0" w:rsidRPr="00300868" w:rsidRDefault="0047764C" w:rsidP="00300868">
            <w:pPr>
              <w:spacing w:before="100" w:beforeAutospacing="1" w:after="100" w:afterAutospacing="1"/>
              <w:ind w:left="30" w:right="30"/>
              <w:rPr>
                <w:rFonts w:ascii="Calibri" w:eastAsia="Times New Roman" w:hAnsi="Calibri" w:cs="Calibri"/>
              </w:rPr>
            </w:pPr>
            <w:r w:rsidRPr="00300868">
              <w:rPr>
                <w:rFonts w:ascii="Calibri" w:eastAsia="Calibri" w:hAnsi="Calibri" w:cs="Calibri"/>
                <w:lang w:val="tr-TR"/>
              </w:rPr>
              <w:t>HASTALAR VE TÜKETİCİLER</w:t>
            </w:r>
          </w:p>
          <w:p w14:paraId="7BEB7581" w14:textId="77777777" w:rsidR="00000F84" w:rsidRPr="00300868" w:rsidRDefault="0047764C" w:rsidP="00300868">
            <w:pPr>
              <w:spacing w:before="100" w:beforeAutospacing="1" w:after="100" w:afterAutospacing="1"/>
              <w:ind w:left="30" w:right="30"/>
              <w:rPr>
                <w:rFonts w:ascii="Calibri" w:eastAsia="Times New Roman" w:hAnsi="Calibri" w:cs="Calibri"/>
              </w:rPr>
            </w:pPr>
            <w:r w:rsidRPr="00300868">
              <w:rPr>
                <w:rFonts w:ascii="Calibri" w:eastAsia="Calibri" w:hAnsi="Calibri" w:cs="Calibri"/>
                <w:lang w:val="tr-TR"/>
              </w:rPr>
              <w:t>İnsanlara özen göstermek, yaptığımız şeyin özünde yer alır. Bizim için hastaların ve tüketicilerin sağlık ve refahı her şeyden önce gelir. Her gün insanların daha sağlıklı bir yaşam sürmesini sağlayıp daha güçlü, daha sağlıklı topluluklar oluşturmaya katkıda bulunarak anlamlı bir fark yaratabiliriz.</w:t>
            </w:r>
          </w:p>
        </w:tc>
      </w:tr>
      <w:tr w:rsidR="0092388F" w:rsidRPr="00300868" w14:paraId="7E816250" w14:textId="77777777" w:rsidTr="00300868">
        <w:tc>
          <w:tcPr>
            <w:tcW w:w="1353" w:type="dxa"/>
            <w:shd w:val="clear" w:color="auto" w:fill="C1E4F5"/>
            <w:tcMar>
              <w:top w:w="120" w:type="dxa"/>
              <w:left w:w="180" w:type="dxa"/>
              <w:bottom w:w="120" w:type="dxa"/>
              <w:right w:w="180" w:type="dxa"/>
            </w:tcMar>
            <w:hideMark/>
          </w:tcPr>
          <w:p w14:paraId="2BAF7E53" w14:textId="77777777" w:rsidR="00E36CE0" w:rsidRPr="00300868" w:rsidRDefault="0047764C" w:rsidP="00E36CE0">
            <w:pPr>
              <w:spacing w:before="30" w:after="30"/>
              <w:ind w:left="30" w:right="30"/>
              <w:rPr>
                <w:rFonts w:ascii="Calibri" w:eastAsia="Times New Roman" w:hAnsi="Calibri" w:cs="Calibri"/>
                <w:sz w:val="16"/>
              </w:rPr>
            </w:pPr>
            <w:hyperlink r:id="rId29" w:tgtFrame="_blank" w:history="1">
              <w:r w:rsidRPr="00300868">
                <w:rPr>
                  <w:rFonts w:ascii="Calibri" w:eastAsia="Times New Roman" w:hAnsi="Calibri" w:cs="Calibri"/>
                  <w:color w:val="0000FF"/>
                  <w:sz w:val="16"/>
                  <w:u w:val="single"/>
                </w:rPr>
                <w:t>Screen 7</w:t>
              </w:r>
            </w:hyperlink>
            <w:r w:rsidRPr="00300868">
              <w:rPr>
                <w:rFonts w:ascii="Calibri" w:eastAsia="Times New Roman" w:hAnsi="Calibri" w:cs="Calibri"/>
                <w:sz w:val="16"/>
              </w:rPr>
              <w:t xml:space="preserve"> </w:t>
            </w:r>
          </w:p>
          <w:p w14:paraId="068E062E" w14:textId="77777777" w:rsidR="00E36CE0" w:rsidRPr="00300868" w:rsidRDefault="0047764C" w:rsidP="00E36CE0">
            <w:pPr>
              <w:ind w:left="30" w:right="30"/>
              <w:rPr>
                <w:rFonts w:ascii="Calibri" w:eastAsia="Times New Roman" w:hAnsi="Calibri" w:cs="Calibri"/>
                <w:sz w:val="16"/>
              </w:rPr>
            </w:pPr>
            <w:hyperlink r:id="rId30" w:tgtFrame="_blank" w:history="1">
              <w:r w:rsidRPr="00300868">
                <w:rPr>
                  <w:rFonts w:ascii="Calibri" w:eastAsia="Times New Roman" w:hAnsi="Calibri" w:cs="Calibri"/>
                  <w:color w:val="0000FF"/>
                  <w:sz w:val="16"/>
                  <w:u w:val="single"/>
                </w:rPr>
                <w:t>10_C_8</w:t>
              </w:r>
            </w:hyperlink>
            <w:r w:rsidRPr="00300868">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118FC5E4" w14:textId="77777777" w:rsidR="00E36CE0" w:rsidRPr="00300868" w:rsidRDefault="0047764C" w:rsidP="00300868">
            <w:pPr>
              <w:spacing w:before="100" w:beforeAutospacing="1" w:after="100" w:afterAutospacing="1"/>
              <w:ind w:left="30" w:right="30"/>
              <w:rPr>
                <w:rFonts w:ascii="Calibri" w:eastAsia="Times New Roman" w:hAnsi="Calibri" w:cs="Calibri"/>
              </w:rPr>
            </w:pPr>
            <w:r w:rsidRPr="00300868">
              <w:rPr>
                <w:rFonts w:ascii="Calibri" w:eastAsia="Times New Roman" w:hAnsi="Calibri" w:cs="Calibri"/>
              </w:rPr>
              <w:t>HEALTHCARE PROFESSIONALS</w:t>
            </w:r>
          </w:p>
          <w:p w14:paraId="53A771A0" w14:textId="77777777" w:rsidR="00E36CE0" w:rsidRPr="00300868" w:rsidRDefault="0047764C" w:rsidP="00300868">
            <w:pPr>
              <w:spacing w:before="100" w:beforeAutospacing="1" w:after="100" w:afterAutospacing="1"/>
              <w:ind w:left="30" w:right="30"/>
              <w:rPr>
                <w:rFonts w:ascii="Calibri" w:eastAsia="Times New Roman" w:hAnsi="Calibri" w:cs="Calibri"/>
              </w:rPr>
            </w:pPr>
            <w:r w:rsidRPr="00300868">
              <w:rPr>
                <w:rFonts w:ascii="Calibri" w:eastAsia="Times New Roman" w:hAnsi="Calibri" w:cs="Calibri"/>
              </w:rPr>
              <w:t>We work with HCPs to support better health. We respect the knowledge and independent judgment of healthcare professionals - whether they’re doctors, nurses, pharmacists, researchers, or lab staff. Their role in guiding patients toward better health is essential.</w:t>
            </w:r>
          </w:p>
          <w:p w14:paraId="59BEF0FF" w14:textId="77777777" w:rsidR="00E36CE0" w:rsidRPr="00300868" w:rsidRDefault="0047764C" w:rsidP="00300868">
            <w:pPr>
              <w:spacing w:before="100" w:beforeAutospacing="1" w:after="100" w:afterAutospacing="1"/>
              <w:ind w:left="30" w:right="30"/>
              <w:rPr>
                <w:rFonts w:ascii="Calibri" w:eastAsia="Times New Roman" w:hAnsi="Calibri" w:cs="Calibri"/>
              </w:rPr>
            </w:pPr>
            <w:r w:rsidRPr="00300868">
              <w:rPr>
                <w:rFonts w:ascii="Calibri" w:eastAsia="Times New Roman" w:hAnsi="Calibri" w:cs="Calibri"/>
              </w:rPr>
              <w:t>At Abbott, we’re committed to supporting them with accurate, timely information so they can make the best decisions. By working together, we can achieve our shared goal of improving health and well-being around the world.</w:t>
            </w:r>
          </w:p>
        </w:tc>
        <w:tc>
          <w:tcPr>
            <w:tcW w:w="6000" w:type="dxa"/>
          </w:tcPr>
          <w:p w14:paraId="0D3059BB" w14:textId="77777777" w:rsidR="00E36CE0" w:rsidRPr="00300868" w:rsidRDefault="0047764C" w:rsidP="00300868">
            <w:pPr>
              <w:spacing w:before="100" w:beforeAutospacing="1" w:after="100" w:afterAutospacing="1"/>
              <w:ind w:left="30" w:right="30"/>
              <w:rPr>
                <w:rFonts w:ascii="Calibri" w:eastAsia="Times New Roman" w:hAnsi="Calibri" w:cs="Calibri"/>
              </w:rPr>
            </w:pPr>
            <w:r w:rsidRPr="00300868">
              <w:rPr>
                <w:rFonts w:ascii="Calibri" w:eastAsia="Calibri" w:hAnsi="Calibri" w:cs="Calibri"/>
                <w:lang w:val="tr-TR"/>
              </w:rPr>
              <w:t>SAĞLIK MESLEK MENSUPLARI</w:t>
            </w:r>
          </w:p>
          <w:p w14:paraId="12EF0E6A" w14:textId="47AE14A7" w:rsidR="00E36CE0" w:rsidRPr="00300868" w:rsidRDefault="0047764C" w:rsidP="00300868">
            <w:pPr>
              <w:spacing w:before="100" w:beforeAutospacing="1" w:after="100" w:afterAutospacing="1"/>
              <w:ind w:left="30" w:right="30"/>
              <w:rPr>
                <w:rFonts w:ascii="Calibri" w:eastAsia="Times New Roman" w:hAnsi="Calibri" w:cs="Calibri"/>
              </w:rPr>
            </w:pPr>
            <w:r w:rsidRPr="00300868">
              <w:rPr>
                <w:rFonts w:ascii="Calibri" w:eastAsia="Calibri" w:hAnsi="Calibri" w:cs="Calibri"/>
                <w:lang w:val="tr-TR"/>
              </w:rPr>
              <w:t xml:space="preserve">Daha sağlıklı olmayı desteklemek için SMM’lerle birlikte çalışırız. İster doktor, hemşire, eczacı ister araştırmacı ya da laboratuvar çalışanı olsun, Sağlık Meslek Mensuplarının bilgisine ve bağımsız kararlarına saygı duyarız. Hastaları daha sağlıklı olmaya yönlendirmedeki </w:t>
            </w:r>
            <w:ins w:id="1" w:author="Dalga, Elif" w:date="2026-01-09T15:56:00Z" w16du:dateUtc="2026-01-09T12:56:00Z">
              <w:r w:rsidR="00BE36FE">
                <w:rPr>
                  <w:rFonts w:ascii="Calibri" w:eastAsia="Calibri" w:hAnsi="Calibri" w:cs="Calibri"/>
                  <w:lang w:val="tr-TR"/>
                </w:rPr>
                <w:t xml:space="preserve">onların </w:t>
              </w:r>
            </w:ins>
            <w:r w:rsidRPr="00300868">
              <w:rPr>
                <w:rFonts w:ascii="Calibri" w:eastAsia="Calibri" w:hAnsi="Calibri" w:cs="Calibri"/>
                <w:lang w:val="tr-TR"/>
              </w:rPr>
              <w:t>rolleri çok önemlidir.</w:t>
            </w:r>
          </w:p>
          <w:p w14:paraId="7808A3D0" w14:textId="77777777" w:rsidR="00E36CE0" w:rsidRPr="00300868" w:rsidRDefault="0047764C" w:rsidP="00300868">
            <w:pPr>
              <w:spacing w:before="100" w:beforeAutospacing="1" w:after="100" w:afterAutospacing="1"/>
              <w:ind w:left="30" w:right="30"/>
              <w:rPr>
                <w:rFonts w:ascii="Calibri" w:eastAsia="Times New Roman" w:hAnsi="Calibri" w:cs="Calibri"/>
              </w:rPr>
            </w:pPr>
            <w:r w:rsidRPr="00300868">
              <w:rPr>
                <w:rFonts w:ascii="Calibri" w:eastAsia="Calibri" w:hAnsi="Calibri" w:cs="Calibri"/>
                <w:lang w:val="tr-TR"/>
              </w:rPr>
              <w:t>En doğru kararları alabilmeleri için Abbott olarak onları doğru ve zamanında bilgilerle desteklemeyi taahhüt ederiz. Birlikte çalışarak, tüm dünyada sağlık ve refahı iyileştirmeye yönelik ortak hedefimize ulaşabiliriz.</w:t>
            </w:r>
          </w:p>
        </w:tc>
      </w:tr>
      <w:tr w:rsidR="0092388F" w:rsidRPr="00300868" w14:paraId="5BF7D5CC" w14:textId="77777777" w:rsidTr="00300868">
        <w:tc>
          <w:tcPr>
            <w:tcW w:w="1353" w:type="dxa"/>
            <w:shd w:val="clear" w:color="auto" w:fill="C1E4F5"/>
            <w:tcMar>
              <w:top w:w="120" w:type="dxa"/>
              <w:left w:w="180" w:type="dxa"/>
              <w:bottom w:w="120" w:type="dxa"/>
              <w:right w:w="180" w:type="dxa"/>
            </w:tcMar>
            <w:hideMark/>
          </w:tcPr>
          <w:p w14:paraId="44A58BBA" w14:textId="77777777" w:rsidR="00E36CE0" w:rsidRPr="00300868" w:rsidRDefault="0047764C" w:rsidP="00E36CE0">
            <w:pPr>
              <w:spacing w:before="30" w:after="30"/>
              <w:ind w:left="30" w:right="30"/>
              <w:rPr>
                <w:rFonts w:ascii="Calibri" w:eastAsia="Times New Roman" w:hAnsi="Calibri" w:cs="Calibri"/>
                <w:sz w:val="16"/>
              </w:rPr>
            </w:pPr>
            <w:hyperlink r:id="rId31" w:tgtFrame="_blank" w:history="1">
              <w:r w:rsidRPr="00300868">
                <w:rPr>
                  <w:rFonts w:ascii="Calibri" w:eastAsia="Times New Roman" w:hAnsi="Calibri" w:cs="Calibri"/>
                  <w:color w:val="0000FF"/>
                  <w:sz w:val="16"/>
                  <w:u w:val="single"/>
                </w:rPr>
                <w:t>Screen 8</w:t>
              </w:r>
            </w:hyperlink>
            <w:r w:rsidRPr="00300868">
              <w:rPr>
                <w:rFonts w:ascii="Calibri" w:eastAsia="Times New Roman" w:hAnsi="Calibri" w:cs="Calibri"/>
                <w:sz w:val="16"/>
              </w:rPr>
              <w:t xml:space="preserve"> </w:t>
            </w:r>
          </w:p>
          <w:p w14:paraId="1DEE315E" w14:textId="77777777" w:rsidR="00E36CE0" w:rsidRPr="00300868" w:rsidRDefault="0047764C" w:rsidP="00E36CE0">
            <w:pPr>
              <w:ind w:left="30" w:right="30"/>
              <w:rPr>
                <w:rFonts w:ascii="Calibri" w:eastAsia="Times New Roman" w:hAnsi="Calibri" w:cs="Calibri"/>
                <w:sz w:val="16"/>
              </w:rPr>
            </w:pPr>
            <w:hyperlink r:id="rId32" w:tgtFrame="_blank" w:history="1">
              <w:r w:rsidRPr="00300868">
                <w:rPr>
                  <w:rFonts w:ascii="Calibri" w:eastAsia="Times New Roman" w:hAnsi="Calibri" w:cs="Calibri"/>
                  <w:color w:val="0000FF"/>
                  <w:sz w:val="16"/>
                  <w:u w:val="single"/>
                </w:rPr>
                <w:t>11_C_9</w:t>
              </w:r>
            </w:hyperlink>
            <w:r w:rsidRPr="00300868">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55E8B1F9" w14:textId="77777777" w:rsidR="00E36CE0" w:rsidRPr="00300868" w:rsidRDefault="0047764C" w:rsidP="00300868">
            <w:pPr>
              <w:spacing w:before="100" w:beforeAutospacing="1" w:after="100" w:afterAutospacing="1"/>
              <w:ind w:left="30" w:right="30"/>
              <w:rPr>
                <w:rFonts w:ascii="Calibri" w:eastAsia="Times New Roman" w:hAnsi="Calibri" w:cs="Calibri"/>
              </w:rPr>
            </w:pPr>
            <w:r w:rsidRPr="00300868">
              <w:rPr>
                <w:rFonts w:ascii="Calibri" w:eastAsia="Times New Roman" w:hAnsi="Calibri" w:cs="Calibri"/>
              </w:rPr>
              <w:t>You must view all content before moving forward.</w:t>
            </w:r>
          </w:p>
          <w:p w14:paraId="5B007A97" w14:textId="77777777" w:rsidR="00E36CE0" w:rsidRPr="00300868" w:rsidRDefault="0047764C" w:rsidP="00300868">
            <w:pPr>
              <w:spacing w:before="100" w:beforeAutospacing="1" w:after="100" w:afterAutospacing="1"/>
              <w:ind w:left="30" w:right="30"/>
              <w:rPr>
                <w:rFonts w:ascii="Calibri" w:eastAsia="Times New Roman" w:hAnsi="Calibri" w:cs="Calibri"/>
              </w:rPr>
            </w:pPr>
            <w:r w:rsidRPr="00300868">
              <w:rPr>
                <w:rFonts w:ascii="Calibri" w:eastAsia="Times New Roman" w:hAnsi="Calibri" w:cs="Calibri"/>
              </w:rPr>
              <w:t>At Abbott, we are committed to ensuring every product we offer is safe, effective, and worthy of the trust people place in us.</w:t>
            </w:r>
          </w:p>
          <w:p w14:paraId="3C6BEA97" w14:textId="77777777" w:rsidR="00E36CE0" w:rsidRPr="00300868" w:rsidRDefault="0047764C" w:rsidP="00300868">
            <w:pPr>
              <w:spacing w:before="100" w:beforeAutospacing="1" w:after="100" w:afterAutospacing="1"/>
              <w:ind w:left="30" w:right="30"/>
              <w:rPr>
                <w:rFonts w:ascii="Calibri" w:eastAsia="Times New Roman" w:hAnsi="Calibri" w:cs="Calibri"/>
              </w:rPr>
            </w:pPr>
            <w:r w:rsidRPr="00300868">
              <w:rPr>
                <w:rFonts w:ascii="Calibri" w:eastAsia="Times New Roman" w:hAnsi="Calibri" w:cs="Calibri"/>
              </w:rPr>
              <w:t>We take steps to make sure our products are safe and effective —from choosing the right materials to how we market, sell, and deliver them. At every stage, we follow high standards for quality.</w:t>
            </w:r>
          </w:p>
          <w:p w14:paraId="131386BD" w14:textId="77777777" w:rsidR="00E36CE0" w:rsidRPr="00300868" w:rsidRDefault="0047764C" w:rsidP="00300868">
            <w:pPr>
              <w:spacing w:before="100" w:beforeAutospacing="1" w:after="100" w:afterAutospacing="1"/>
              <w:ind w:left="30" w:right="30"/>
              <w:rPr>
                <w:rFonts w:ascii="Calibri" w:eastAsia="Times New Roman" w:hAnsi="Calibri" w:cs="Calibri"/>
              </w:rPr>
            </w:pPr>
            <w:r w:rsidRPr="00300868">
              <w:rPr>
                <w:rFonts w:ascii="Calibri" w:eastAsia="Times New Roman" w:hAnsi="Calibri" w:cs="Calibri"/>
              </w:rPr>
              <w:t>We’re also committed to timely identifying, evaluating, and addressing product safety issues, as well as taking actions to prevent counterfeiting, illegal diversion, and theft of our products.</w:t>
            </w:r>
          </w:p>
          <w:p w14:paraId="6F24B901" w14:textId="77777777" w:rsidR="00E36CE0" w:rsidRPr="00300868" w:rsidRDefault="0047764C" w:rsidP="00300868">
            <w:pPr>
              <w:spacing w:before="100" w:beforeAutospacing="1" w:after="100" w:afterAutospacing="1"/>
              <w:ind w:left="30" w:right="30"/>
              <w:rPr>
                <w:rFonts w:ascii="Calibri" w:eastAsia="Times New Roman" w:hAnsi="Calibri" w:cs="Calibri"/>
              </w:rPr>
            </w:pPr>
            <w:r w:rsidRPr="00300868">
              <w:rPr>
                <w:rFonts w:ascii="Calibri" w:eastAsia="Times New Roman" w:hAnsi="Calibri" w:cs="Calibri"/>
              </w:rPr>
              <w:lastRenderedPageBreak/>
              <w:t>Product Quality</w:t>
            </w:r>
          </w:p>
          <w:p w14:paraId="6EDA4BFA" w14:textId="77777777" w:rsidR="00E36CE0" w:rsidRPr="00300868" w:rsidRDefault="0047764C" w:rsidP="00300868">
            <w:pPr>
              <w:spacing w:before="100" w:beforeAutospacing="1" w:after="100" w:afterAutospacing="1"/>
              <w:ind w:left="30" w:right="30"/>
              <w:rPr>
                <w:rFonts w:ascii="Calibri" w:eastAsia="Times New Roman" w:hAnsi="Calibri" w:cs="Calibri"/>
              </w:rPr>
            </w:pPr>
            <w:r w:rsidRPr="00300868">
              <w:rPr>
                <w:rFonts w:ascii="Calibri" w:eastAsia="Times New Roman" w:hAnsi="Calibri" w:cs="Calibri"/>
              </w:rPr>
              <w:t>Product Promotion I</w:t>
            </w:r>
          </w:p>
          <w:p w14:paraId="47A1B652" w14:textId="77777777" w:rsidR="00E36CE0" w:rsidRPr="00300868" w:rsidRDefault="0047764C" w:rsidP="00300868">
            <w:pPr>
              <w:spacing w:before="100" w:beforeAutospacing="1" w:after="100" w:afterAutospacing="1"/>
              <w:ind w:left="30" w:right="30"/>
              <w:rPr>
                <w:rFonts w:ascii="Calibri" w:eastAsia="Times New Roman" w:hAnsi="Calibri" w:cs="Calibri"/>
              </w:rPr>
            </w:pPr>
            <w:r w:rsidRPr="00300868">
              <w:rPr>
                <w:rFonts w:ascii="Calibri" w:eastAsia="Times New Roman" w:hAnsi="Calibri" w:cs="Calibri"/>
              </w:rPr>
              <w:t>Product Promotion II</w:t>
            </w:r>
          </w:p>
          <w:p w14:paraId="21DC5569" w14:textId="77777777" w:rsidR="00E36CE0" w:rsidRPr="00300868" w:rsidRDefault="0047764C" w:rsidP="00300868">
            <w:pPr>
              <w:spacing w:before="100" w:beforeAutospacing="1" w:after="100" w:afterAutospacing="1"/>
              <w:ind w:left="30" w:right="30"/>
              <w:rPr>
                <w:rFonts w:ascii="Calibri" w:eastAsia="Times New Roman" w:hAnsi="Calibri" w:cs="Calibri"/>
              </w:rPr>
            </w:pPr>
            <w:r w:rsidRPr="00300868">
              <w:rPr>
                <w:rFonts w:ascii="Calibri" w:eastAsia="Times New Roman" w:hAnsi="Calibri" w:cs="Calibri"/>
              </w:rPr>
              <w:t>Click each of the icons to learn more.</w:t>
            </w:r>
          </w:p>
        </w:tc>
        <w:tc>
          <w:tcPr>
            <w:tcW w:w="6000" w:type="dxa"/>
          </w:tcPr>
          <w:p w14:paraId="1CC56D05" w14:textId="77777777" w:rsidR="005C7B27" w:rsidRPr="00300868" w:rsidRDefault="0047764C" w:rsidP="00300868">
            <w:pPr>
              <w:spacing w:before="100" w:beforeAutospacing="1" w:after="100" w:afterAutospacing="1"/>
              <w:ind w:left="30" w:right="30"/>
              <w:rPr>
                <w:rFonts w:ascii="Calibri" w:eastAsia="Times New Roman" w:hAnsi="Calibri" w:cs="Calibri"/>
              </w:rPr>
            </w:pPr>
            <w:r w:rsidRPr="00300868">
              <w:rPr>
                <w:rFonts w:ascii="Calibri" w:eastAsia="Calibri" w:hAnsi="Calibri" w:cs="Calibri"/>
                <w:lang w:val="tr-TR"/>
              </w:rPr>
              <w:lastRenderedPageBreak/>
              <w:t>Devam etmeden önce tüm içeriği görüntülemeniz gerekir.</w:t>
            </w:r>
          </w:p>
          <w:p w14:paraId="5CF4246B" w14:textId="77777777" w:rsidR="005C7B27" w:rsidRPr="00300868" w:rsidRDefault="0047764C" w:rsidP="00300868">
            <w:pPr>
              <w:spacing w:before="100" w:beforeAutospacing="1" w:after="100" w:afterAutospacing="1"/>
              <w:ind w:left="30" w:right="30"/>
              <w:rPr>
                <w:rFonts w:ascii="Calibri" w:eastAsia="Times New Roman" w:hAnsi="Calibri" w:cs="Calibri"/>
              </w:rPr>
            </w:pPr>
            <w:r w:rsidRPr="00300868">
              <w:rPr>
                <w:rFonts w:ascii="Calibri" w:eastAsia="Calibri" w:hAnsi="Calibri" w:cs="Calibri"/>
                <w:lang w:val="tr-TR"/>
              </w:rPr>
              <w:t>Abbott olarak sunduğumuz her ürünün güvenli, etkili ve insanların bize duyduğu güvene layık olmasını sağlamayı taahhüt ederiz.</w:t>
            </w:r>
          </w:p>
          <w:p w14:paraId="1D260147" w14:textId="77777777" w:rsidR="005C7B27" w:rsidRPr="00300868" w:rsidRDefault="0047764C" w:rsidP="00300868">
            <w:pPr>
              <w:spacing w:before="100" w:beforeAutospacing="1" w:after="100" w:afterAutospacing="1"/>
              <w:ind w:left="30" w:right="30"/>
              <w:rPr>
                <w:rFonts w:ascii="Calibri" w:eastAsia="Times New Roman" w:hAnsi="Calibri" w:cs="Calibri"/>
              </w:rPr>
            </w:pPr>
            <w:r w:rsidRPr="00300868">
              <w:rPr>
                <w:rFonts w:ascii="Calibri" w:eastAsia="Calibri" w:hAnsi="Calibri" w:cs="Calibri"/>
                <w:lang w:val="tr-TR"/>
              </w:rPr>
              <w:t>Ürünlerimiz için doğru malzemeleri seçmekten onları pazarlama, satma ve teslim etme yöntemlerimize kadar ürünlerimizin güvenli ve etkili olmasını sağlamak için önlemler alırız. Her aşamada yüksek kalite standartlarına uyarız.</w:t>
            </w:r>
          </w:p>
          <w:p w14:paraId="560BC38E" w14:textId="77777777" w:rsidR="005C7B27" w:rsidRPr="00300868" w:rsidRDefault="0047764C" w:rsidP="00300868">
            <w:pPr>
              <w:spacing w:before="100" w:beforeAutospacing="1" w:after="100" w:afterAutospacing="1"/>
              <w:ind w:left="30" w:right="30"/>
              <w:rPr>
                <w:rFonts w:ascii="Calibri" w:eastAsia="Times New Roman" w:hAnsi="Calibri" w:cs="Calibri"/>
              </w:rPr>
            </w:pPr>
            <w:r w:rsidRPr="00300868">
              <w:rPr>
                <w:rFonts w:ascii="Calibri" w:eastAsia="Calibri" w:hAnsi="Calibri" w:cs="Calibri"/>
                <w:lang w:val="tr-TR"/>
              </w:rPr>
              <w:t xml:space="preserve">Ürün güvenlik sorunlarını zamanında belirlemeyi, değerlendirmeyi, ele almayı ve ayrıca taklitçiliği, yasa dışı </w:t>
            </w:r>
            <w:r w:rsidRPr="00300868">
              <w:rPr>
                <w:rFonts w:ascii="Calibri" w:eastAsia="Calibri" w:hAnsi="Calibri" w:cs="Calibri"/>
                <w:lang w:val="tr-TR"/>
              </w:rPr>
              <w:lastRenderedPageBreak/>
              <w:t>yanıltmayı ve ürünlerimizin çalınmasını engellemeye yönelik önlemler almayı taahhüt ederiz.</w:t>
            </w:r>
          </w:p>
          <w:p w14:paraId="1C59F25C" w14:textId="77777777" w:rsidR="005C7B27" w:rsidRPr="00300868" w:rsidRDefault="0047764C" w:rsidP="00300868">
            <w:pPr>
              <w:spacing w:before="100" w:beforeAutospacing="1" w:after="100" w:afterAutospacing="1"/>
              <w:ind w:left="30" w:right="30"/>
              <w:rPr>
                <w:rFonts w:ascii="Calibri" w:eastAsia="Times New Roman" w:hAnsi="Calibri" w:cs="Calibri"/>
              </w:rPr>
            </w:pPr>
            <w:r w:rsidRPr="00300868">
              <w:rPr>
                <w:rFonts w:ascii="Calibri" w:eastAsia="Calibri" w:hAnsi="Calibri" w:cs="Calibri"/>
                <w:lang w:val="tr-TR"/>
              </w:rPr>
              <w:t>Ürün Kalitesi</w:t>
            </w:r>
          </w:p>
          <w:p w14:paraId="41B369BF" w14:textId="77777777" w:rsidR="00E36CE0" w:rsidRPr="00300868" w:rsidRDefault="0047764C" w:rsidP="00300868">
            <w:pPr>
              <w:spacing w:before="100" w:beforeAutospacing="1" w:after="100" w:afterAutospacing="1"/>
              <w:ind w:left="30" w:right="30"/>
              <w:rPr>
                <w:rFonts w:ascii="Calibri" w:eastAsia="Times New Roman" w:hAnsi="Calibri" w:cs="Calibri"/>
              </w:rPr>
            </w:pPr>
            <w:r w:rsidRPr="00300868">
              <w:rPr>
                <w:rFonts w:ascii="Calibri" w:eastAsia="Calibri" w:hAnsi="Calibri" w:cs="Calibri"/>
                <w:lang w:val="tr-TR"/>
              </w:rPr>
              <w:t>Ürün Tanıtımı I</w:t>
            </w:r>
          </w:p>
          <w:p w14:paraId="1AEC9251" w14:textId="77777777" w:rsidR="00F81109" w:rsidRPr="00300868" w:rsidRDefault="0047764C" w:rsidP="00300868">
            <w:pPr>
              <w:spacing w:before="100" w:beforeAutospacing="1" w:after="100" w:afterAutospacing="1"/>
              <w:ind w:left="30" w:right="30"/>
              <w:rPr>
                <w:rFonts w:ascii="Calibri" w:eastAsia="Times New Roman" w:hAnsi="Calibri" w:cs="Calibri"/>
              </w:rPr>
            </w:pPr>
            <w:r w:rsidRPr="00300868">
              <w:rPr>
                <w:rFonts w:ascii="Calibri" w:eastAsia="Calibri" w:hAnsi="Calibri" w:cs="Calibri"/>
                <w:lang w:val="tr-TR"/>
              </w:rPr>
              <w:t>Ürün Tanıtımı II</w:t>
            </w:r>
          </w:p>
          <w:p w14:paraId="00B5DD4F" w14:textId="77777777" w:rsidR="00F81109" w:rsidRPr="00300868" w:rsidRDefault="0047764C" w:rsidP="00300868">
            <w:pPr>
              <w:spacing w:before="100" w:beforeAutospacing="1" w:after="100" w:afterAutospacing="1"/>
              <w:ind w:left="30" w:right="30"/>
              <w:rPr>
                <w:rFonts w:ascii="Calibri" w:eastAsia="Times New Roman" w:hAnsi="Calibri" w:cs="Calibri"/>
              </w:rPr>
            </w:pPr>
            <w:r w:rsidRPr="00300868">
              <w:rPr>
                <w:rFonts w:ascii="Calibri" w:eastAsia="Calibri" w:hAnsi="Calibri" w:cs="Calibri"/>
                <w:lang w:val="tr-TR"/>
              </w:rPr>
              <w:t>Daha fazla bilgi için simgelere tıklayın.</w:t>
            </w:r>
          </w:p>
        </w:tc>
      </w:tr>
      <w:tr w:rsidR="0092388F" w:rsidRPr="00300868" w14:paraId="46048171" w14:textId="77777777" w:rsidTr="00300868">
        <w:tc>
          <w:tcPr>
            <w:tcW w:w="1353" w:type="dxa"/>
            <w:shd w:val="clear" w:color="auto" w:fill="C1E4F5"/>
            <w:tcMar>
              <w:top w:w="120" w:type="dxa"/>
              <w:left w:w="180" w:type="dxa"/>
              <w:bottom w:w="120" w:type="dxa"/>
              <w:right w:w="180" w:type="dxa"/>
            </w:tcMar>
            <w:hideMark/>
          </w:tcPr>
          <w:p w14:paraId="4DD1D27E" w14:textId="77777777" w:rsidR="00E36CE0" w:rsidRPr="00300868" w:rsidRDefault="0047764C" w:rsidP="00E36CE0">
            <w:pPr>
              <w:spacing w:before="30" w:after="30"/>
              <w:ind w:left="30" w:right="30"/>
              <w:rPr>
                <w:rFonts w:ascii="Calibri" w:eastAsia="Times New Roman" w:hAnsi="Calibri" w:cs="Calibri"/>
                <w:sz w:val="16"/>
              </w:rPr>
            </w:pPr>
            <w:hyperlink r:id="rId33" w:tgtFrame="_blank" w:history="1">
              <w:r w:rsidRPr="00300868">
                <w:rPr>
                  <w:rFonts w:ascii="Calibri" w:eastAsia="Times New Roman" w:hAnsi="Calibri" w:cs="Calibri"/>
                  <w:color w:val="0000FF"/>
                  <w:sz w:val="16"/>
                  <w:u w:val="single"/>
                </w:rPr>
                <w:t>Screen 8</w:t>
              </w:r>
            </w:hyperlink>
            <w:r w:rsidRPr="00300868">
              <w:rPr>
                <w:rFonts w:ascii="Calibri" w:eastAsia="Times New Roman" w:hAnsi="Calibri" w:cs="Calibri"/>
                <w:sz w:val="16"/>
              </w:rPr>
              <w:t xml:space="preserve"> </w:t>
            </w:r>
          </w:p>
          <w:p w14:paraId="058519D9" w14:textId="77777777" w:rsidR="00E36CE0" w:rsidRPr="00300868" w:rsidRDefault="0047764C" w:rsidP="00E36CE0">
            <w:pPr>
              <w:ind w:left="30" w:right="30"/>
              <w:rPr>
                <w:rFonts w:ascii="Calibri" w:eastAsia="Times New Roman" w:hAnsi="Calibri" w:cs="Calibri"/>
                <w:sz w:val="16"/>
              </w:rPr>
            </w:pPr>
            <w:hyperlink r:id="rId34" w:tgtFrame="_blank" w:history="1">
              <w:r w:rsidRPr="00300868">
                <w:rPr>
                  <w:rFonts w:ascii="Calibri" w:eastAsia="Times New Roman" w:hAnsi="Calibri" w:cs="Calibri"/>
                  <w:color w:val="0000FF"/>
                  <w:sz w:val="16"/>
                  <w:u w:val="single"/>
                </w:rPr>
                <w:t>12_C_9</w:t>
              </w:r>
            </w:hyperlink>
            <w:r w:rsidRPr="00300868">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5E3D46CA" w14:textId="77777777" w:rsidR="00E36CE0" w:rsidRPr="00300868" w:rsidRDefault="0047764C" w:rsidP="00300868">
            <w:pPr>
              <w:spacing w:before="100" w:beforeAutospacing="1" w:after="100" w:afterAutospacing="1"/>
              <w:ind w:left="30" w:right="30"/>
              <w:rPr>
                <w:rFonts w:ascii="Calibri" w:eastAsia="Times New Roman" w:hAnsi="Calibri" w:cs="Calibri"/>
              </w:rPr>
            </w:pPr>
            <w:r w:rsidRPr="00300868">
              <w:rPr>
                <w:rFonts w:ascii="Calibri" w:eastAsia="Times New Roman" w:hAnsi="Calibri" w:cs="Calibri"/>
              </w:rPr>
              <w:t>PRODUCT QUALITY</w:t>
            </w:r>
          </w:p>
          <w:p w14:paraId="6FD18C9F" w14:textId="77777777" w:rsidR="00E36CE0" w:rsidRPr="00300868" w:rsidRDefault="0047764C" w:rsidP="00300868">
            <w:pPr>
              <w:spacing w:before="100" w:beforeAutospacing="1" w:after="100" w:afterAutospacing="1"/>
              <w:ind w:left="30" w:right="30"/>
              <w:rPr>
                <w:rFonts w:ascii="Calibri" w:eastAsia="Times New Roman" w:hAnsi="Calibri" w:cs="Calibri"/>
              </w:rPr>
            </w:pPr>
            <w:r w:rsidRPr="00300868">
              <w:rPr>
                <w:rFonts w:ascii="Calibri" w:eastAsia="Times New Roman" w:hAnsi="Calibri" w:cs="Calibri"/>
              </w:rPr>
              <w:t>Safe, effective and trusted. Our products make a difference.</w:t>
            </w:r>
          </w:p>
          <w:p w14:paraId="550C966A" w14:textId="77777777" w:rsidR="00E36CE0" w:rsidRPr="00300868" w:rsidRDefault="0047764C" w:rsidP="00300868">
            <w:pPr>
              <w:spacing w:before="100" w:beforeAutospacing="1" w:after="100" w:afterAutospacing="1"/>
              <w:ind w:left="30" w:right="30"/>
              <w:rPr>
                <w:rFonts w:ascii="Calibri" w:eastAsia="Times New Roman" w:hAnsi="Calibri" w:cs="Calibri"/>
              </w:rPr>
            </w:pPr>
            <w:r w:rsidRPr="00300868">
              <w:rPr>
                <w:rFonts w:ascii="Calibri" w:eastAsia="Times New Roman" w:hAnsi="Calibri" w:cs="Calibri"/>
              </w:rPr>
              <w:t>We’re committed to quality at every stage—from sourcing and production to how we market, sell, and deliver our products, including through our partners. Every step matters because people count on us for safety .</w:t>
            </w:r>
          </w:p>
          <w:p w14:paraId="5EF334A7" w14:textId="77777777" w:rsidR="00E36CE0" w:rsidRPr="00300868" w:rsidRDefault="0047764C" w:rsidP="00300868">
            <w:pPr>
              <w:spacing w:before="100" w:beforeAutospacing="1" w:after="100" w:afterAutospacing="1"/>
              <w:ind w:left="30" w:right="30"/>
              <w:rPr>
                <w:rFonts w:ascii="Calibri" w:eastAsia="Times New Roman" w:hAnsi="Calibri" w:cs="Calibri"/>
              </w:rPr>
            </w:pPr>
            <w:r w:rsidRPr="00300868">
              <w:rPr>
                <w:rFonts w:ascii="Calibri" w:eastAsia="Times New Roman" w:hAnsi="Calibri" w:cs="Calibri"/>
              </w:rPr>
              <w:t>We’re committed to timely identifying, assessing, and addressing product safety issues. We ensure healthcare professionals and institutions have the information they need to use our products safely and effectively, and we communicate with regulatory or public health agencies in the event of potential safety concerns.</w:t>
            </w:r>
          </w:p>
          <w:p w14:paraId="3337C3D5" w14:textId="77777777" w:rsidR="00E36CE0" w:rsidRPr="00300868" w:rsidRDefault="0047764C" w:rsidP="00300868">
            <w:pPr>
              <w:spacing w:before="100" w:beforeAutospacing="1" w:after="100" w:afterAutospacing="1"/>
              <w:ind w:left="30" w:right="30"/>
              <w:rPr>
                <w:rFonts w:ascii="Calibri" w:eastAsia="Times New Roman" w:hAnsi="Calibri" w:cs="Calibri"/>
              </w:rPr>
            </w:pPr>
            <w:r w:rsidRPr="00300868">
              <w:rPr>
                <w:rFonts w:ascii="Calibri" w:eastAsia="Times New Roman" w:hAnsi="Calibri" w:cs="Calibri"/>
              </w:rPr>
              <w:lastRenderedPageBreak/>
              <w:t>We take steps to prevent counterfeiting, illegal diversion, and theft of our products. We follow trade regulations, including export and import controls rules, and comply with government restrictions and sanctions to protect national security and public health.</w:t>
            </w:r>
          </w:p>
        </w:tc>
        <w:tc>
          <w:tcPr>
            <w:tcW w:w="6000" w:type="dxa"/>
          </w:tcPr>
          <w:p w14:paraId="7D60A20F" w14:textId="77777777" w:rsidR="00723EDD" w:rsidRPr="00300868" w:rsidRDefault="0047764C" w:rsidP="00300868">
            <w:pPr>
              <w:spacing w:before="100" w:beforeAutospacing="1" w:after="100" w:afterAutospacing="1"/>
              <w:ind w:left="30" w:right="30"/>
              <w:rPr>
                <w:rFonts w:ascii="Calibri" w:eastAsia="Times New Roman" w:hAnsi="Calibri" w:cs="Calibri"/>
              </w:rPr>
            </w:pPr>
            <w:r w:rsidRPr="00300868">
              <w:rPr>
                <w:rFonts w:ascii="Calibri" w:eastAsia="Calibri" w:hAnsi="Calibri" w:cs="Calibri"/>
                <w:lang w:val="tr-TR"/>
              </w:rPr>
              <w:lastRenderedPageBreak/>
              <w:t>ÜRÜN KALİTESİ</w:t>
            </w:r>
          </w:p>
          <w:p w14:paraId="7F3617ED" w14:textId="77777777" w:rsidR="00723EDD" w:rsidRPr="00300868" w:rsidRDefault="0047764C" w:rsidP="00300868">
            <w:pPr>
              <w:spacing w:before="100" w:beforeAutospacing="1" w:after="100" w:afterAutospacing="1"/>
              <w:ind w:left="30" w:right="30"/>
              <w:rPr>
                <w:rFonts w:ascii="Calibri" w:eastAsia="Times New Roman" w:hAnsi="Calibri" w:cs="Calibri"/>
              </w:rPr>
            </w:pPr>
            <w:r w:rsidRPr="00300868">
              <w:rPr>
                <w:rFonts w:ascii="Calibri" w:eastAsia="Calibri" w:hAnsi="Calibri" w:cs="Calibri"/>
                <w:lang w:val="tr-TR"/>
              </w:rPr>
              <w:t>Güvenli, etkili ve güvenilir. Ürünlerimiz fark yaratır.</w:t>
            </w:r>
          </w:p>
          <w:p w14:paraId="5940D050" w14:textId="77777777" w:rsidR="00723EDD" w:rsidRPr="00300868" w:rsidRDefault="0047764C" w:rsidP="00300868">
            <w:pPr>
              <w:spacing w:before="100" w:beforeAutospacing="1" w:after="100" w:afterAutospacing="1"/>
              <w:ind w:left="30" w:right="30"/>
              <w:rPr>
                <w:rFonts w:ascii="Calibri" w:eastAsia="Times New Roman" w:hAnsi="Calibri" w:cs="Calibri"/>
              </w:rPr>
            </w:pPr>
            <w:r w:rsidRPr="00300868">
              <w:rPr>
                <w:rFonts w:ascii="Calibri" w:eastAsia="Calibri" w:hAnsi="Calibri" w:cs="Calibri"/>
                <w:lang w:val="tr-TR"/>
              </w:rPr>
              <w:t>Ürünlerimizin kaynak tedariki ve üretiminden, ortaklarımızın aracılığı da dahil olmak üzere pazarlama, satış ve teslimatına kadar her aşamada kaliteyi taahhüt ederiz. Her adım önemlidir çünkü insanlar güvenlik konusunda bize güvenir.</w:t>
            </w:r>
          </w:p>
          <w:p w14:paraId="26847896" w14:textId="3B557952" w:rsidR="00723EDD" w:rsidRPr="00300868" w:rsidRDefault="0047764C" w:rsidP="00300868">
            <w:pPr>
              <w:spacing w:before="100" w:beforeAutospacing="1" w:after="100" w:afterAutospacing="1"/>
              <w:ind w:left="30" w:right="30"/>
              <w:rPr>
                <w:rFonts w:ascii="Calibri" w:eastAsia="Times New Roman" w:hAnsi="Calibri" w:cs="Calibri"/>
              </w:rPr>
            </w:pPr>
            <w:r w:rsidRPr="00300868">
              <w:rPr>
                <w:rFonts w:ascii="Calibri" w:eastAsia="Calibri" w:hAnsi="Calibri" w:cs="Calibri"/>
                <w:lang w:val="tr-TR"/>
              </w:rPr>
              <w:t>Ürün güvenlik sorunlarının zamanında belirlenmesi, değerlendirilmesi ve ele alınmasını taahhüt ederiz. Sağlık meslek mensupları ve kurumlarının ürünlerimizi güvenli ve</w:t>
            </w:r>
            <w:r w:rsidR="00300868">
              <w:rPr>
                <w:rFonts w:ascii="Calibri" w:eastAsia="Calibri" w:hAnsi="Calibri" w:cs="Calibri"/>
                <w:lang w:val="tr-TR"/>
              </w:rPr>
              <w:t> </w:t>
            </w:r>
            <w:r w:rsidRPr="00300868">
              <w:rPr>
                <w:rFonts w:ascii="Calibri" w:eastAsia="Calibri" w:hAnsi="Calibri" w:cs="Calibri"/>
                <w:lang w:val="tr-TR"/>
              </w:rPr>
              <w:t>etkili bir şekilde kullanmaları için ihtiyaç duydukları bilgilere sahip olmalarını sağlar ve olası güvenlik endişeleri olması halinde düzenleyici kuruluşlar veya kamu sağlığı kurumlarıyla iletişime geçeriz.</w:t>
            </w:r>
          </w:p>
          <w:p w14:paraId="4312DF12" w14:textId="77777777" w:rsidR="00E36CE0" w:rsidRPr="00300868" w:rsidRDefault="0047764C" w:rsidP="00300868">
            <w:pPr>
              <w:spacing w:before="100" w:beforeAutospacing="1" w:after="100" w:afterAutospacing="1"/>
              <w:ind w:left="30" w:right="30"/>
              <w:rPr>
                <w:rFonts w:ascii="Calibri" w:eastAsia="Times New Roman" w:hAnsi="Calibri" w:cs="Calibri"/>
              </w:rPr>
            </w:pPr>
            <w:r w:rsidRPr="00300868">
              <w:rPr>
                <w:rFonts w:ascii="Calibri" w:eastAsia="Calibri" w:hAnsi="Calibri" w:cs="Calibri"/>
                <w:lang w:val="tr-TR"/>
              </w:rPr>
              <w:lastRenderedPageBreak/>
              <w:t>Ürünlerimizin sahteciliğe, yasal tedarik zinciri dışına çıkmaya ve hırsızlığa konu olmasını önlemek için önlemler alırız. Ulusal güvenliği ve kamu sağlığını korumak için ihracat ve ithalat denetim kuralları da dahil olmak üzere ticari düzenlemeleri takip eder, devlet kısıtlamalarına ve yaptırımlarına uyarız.</w:t>
            </w:r>
          </w:p>
        </w:tc>
      </w:tr>
      <w:tr w:rsidR="0092388F" w:rsidRPr="00300868" w14:paraId="617EE46D" w14:textId="77777777" w:rsidTr="00300868">
        <w:tc>
          <w:tcPr>
            <w:tcW w:w="1353" w:type="dxa"/>
            <w:shd w:val="clear" w:color="auto" w:fill="C1E4F5"/>
            <w:tcMar>
              <w:top w:w="120" w:type="dxa"/>
              <w:left w:w="180" w:type="dxa"/>
              <w:bottom w:w="120" w:type="dxa"/>
              <w:right w:w="180" w:type="dxa"/>
            </w:tcMar>
            <w:hideMark/>
          </w:tcPr>
          <w:p w14:paraId="35E6A5F7" w14:textId="77777777" w:rsidR="00277052" w:rsidRPr="00300868" w:rsidRDefault="0047764C" w:rsidP="00277052">
            <w:pPr>
              <w:spacing w:before="30" w:after="30"/>
              <w:ind w:left="30" w:right="30"/>
              <w:rPr>
                <w:rFonts w:ascii="Calibri" w:eastAsia="Times New Roman" w:hAnsi="Calibri" w:cs="Calibri"/>
                <w:sz w:val="16"/>
              </w:rPr>
            </w:pPr>
            <w:hyperlink r:id="rId35" w:tgtFrame="_blank" w:history="1">
              <w:r w:rsidRPr="00300868">
                <w:rPr>
                  <w:rFonts w:ascii="Calibri" w:eastAsia="Times New Roman" w:hAnsi="Calibri" w:cs="Calibri"/>
                  <w:color w:val="0000FF"/>
                  <w:sz w:val="16"/>
                  <w:u w:val="single"/>
                </w:rPr>
                <w:t>Screen 8</w:t>
              </w:r>
            </w:hyperlink>
            <w:r w:rsidRPr="00300868">
              <w:rPr>
                <w:rFonts w:ascii="Calibri" w:eastAsia="Times New Roman" w:hAnsi="Calibri" w:cs="Calibri"/>
                <w:sz w:val="16"/>
              </w:rPr>
              <w:t xml:space="preserve"> </w:t>
            </w:r>
          </w:p>
          <w:p w14:paraId="6C79CD5E" w14:textId="77777777" w:rsidR="00277052" w:rsidRPr="00300868" w:rsidRDefault="0047764C" w:rsidP="00277052">
            <w:pPr>
              <w:ind w:left="30" w:right="30"/>
              <w:rPr>
                <w:rFonts w:ascii="Calibri" w:eastAsia="Times New Roman" w:hAnsi="Calibri" w:cs="Calibri"/>
                <w:sz w:val="16"/>
              </w:rPr>
            </w:pPr>
            <w:hyperlink r:id="rId36" w:tgtFrame="_blank" w:history="1">
              <w:r w:rsidRPr="00300868">
                <w:rPr>
                  <w:rFonts w:ascii="Calibri" w:eastAsia="Times New Roman" w:hAnsi="Calibri" w:cs="Calibri"/>
                  <w:color w:val="0000FF"/>
                  <w:sz w:val="16"/>
                  <w:u w:val="single"/>
                </w:rPr>
                <w:t>13_C_9</w:t>
              </w:r>
            </w:hyperlink>
            <w:r w:rsidRPr="00300868">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17C88AC8" w14:textId="77777777" w:rsidR="00277052" w:rsidRPr="00300868" w:rsidRDefault="0047764C" w:rsidP="00300868">
            <w:pPr>
              <w:spacing w:before="100" w:beforeAutospacing="1" w:after="100" w:afterAutospacing="1"/>
              <w:ind w:left="30" w:right="30"/>
              <w:rPr>
                <w:rFonts w:ascii="Calibri" w:eastAsia="Times New Roman" w:hAnsi="Calibri" w:cs="Calibri"/>
              </w:rPr>
            </w:pPr>
            <w:r w:rsidRPr="00300868">
              <w:rPr>
                <w:rFonts w:ascii="Calibri" w:eastAsia="Times New Roman" w:hAnsi="Calibri" w:cs="Calibri"/>
              </w:rPr>
              <w:t>PRODUCT PROMOTION I</w:t>
            </w:r>
          </w:p>
          <w:p w14:paraId="0380E969" w14:textId="77777777" w:rsidR="00277052" w:rsidRPr="00300868" w:rsidRDefault="0047764C" w:rsidP="00300868">
            <w:pPr>
              <w:spacing w:before="100" w:beforeAutospacing="1" w:after="100" w:afterAutospacing="1"/>
              <w:ind w:left="30" w:right="30"/>
              <w:rPr>
                <w:rFonts w:ascii="Calibri" w:eastAsia="Times New Roman" w:hAnsi="Calibri" w:cs="Calibri"/>
              </w:rPr>
            </w:pPr>
            <w:r w:rsidRPr="00300868">
              <w:rPr>
                <w:rFonts w:ascii="Calibri" w:eastAsia="Times New Roman" w:hAnsi="Calibri" w:cs="Calibri"/>
              </w:rPr>
              <w:t>We promote and sell our products with honesty and respect for those who rely on them.</w:t>
            </w:r>
          </w:p>
          <w:p w14:paraId="038710F4" w14:textId="77777777" w:rsidR="00277052" w:rsidRPr="00300868" w:rsidRDefault="0047764C" w:rsidP="00300868">
            <w:pPr>
              <w:spacing w:before="100" w:beforeAutospacing="1" w:after="100" w:afterAutospacing="1"/>
              <w:ind w:left="30" w:right="30"/>
              <w:rPr>
                <w:rFonts w:ascii="Calibri" w:eastAsia="Times New Roman" w:hAnsi="Calibri" w:cs="Calibri"/>
              </w:rPr>
            </w:pPr>
            <w:r w:rsidRPr="00300868">
              <w:rPr>
                <w:rFonts w:ascii="Calibri" w:eastAsia="Times New Roman" w:hAnsi="Calibri" w:cs="Calibri"/>
              </w:rPr>
              <w:t xml:space="preserve">Our product communications are truthful, balanced, and aligned with approved </w:t>
            </w:r>
            <w:proofErr w:type="spellStart"/>
            <w:r w:rsidRPr="00300868">
              <w:rPr>
                <w:rFonts w:ascii="Calibri" w:eastAsia="Times New Roman" w:hAnsi="Calibri" w:cs="Calibri"/>
              </w:rPr>
              <w:t>labeling</w:t>
            </w:r>
            <w:proofErr w:type="spellEnd"/>
            <w:r w:rsidRPr="00300868">
              <w:rPr>
                <w:rFonts w:ascii="Calibri" w:eastAsia="Times New Roman" w:hAnsi="Calibri" w:cs="Calibri"/>
              </w:rPr>
              <w:t>, scientific evidence, and medical best practices in the countries where we operate.</w:t>
            </w:r>
          </w:p>
        </w:tc>
        <w:tc>
          <w:tcPr>
            <w:tcW w:w="6000" w:type="dxa"/>
          </w:tcPr>
          <w:p w14:paraId="6FA20FC5" w14:textId="77777777" w:rsidR="00277052" w:rsidRPr="00300868" w:rsidRDefault="0047764C" w:rsidP="00300868">
            <w:pPr>
              <w:spacing w:before="100" w:beforeAutospacing="1" w:after="100" w:afterAutospacing="1"/>
              <w:ind w:left="30" w:right="30"/>
              <w:rPr>
                <w:rFonts w:ascii="Calibri" w:eastAsia="Times New Roman" w:hAnsi="Calibri" w:cs="Calibri"/>
              </w:rPr>
            </w:pPr>
            <w:r w:rsidRPr="00300868">
              <w:rPr>
                <w:rFonts w:ascii="Calibri" w:eastAsia="Calibri" w:hAnsi="Calibri" w:cs="Calibri"/>
                <w:lang w:val="tr-TR"/>
              </w:rPr>
              <w:t>ÜRÜN TANITIMI I</w:t>
            </w:r>
          </w:p>
          <w:p w14:paraId="3743DC12" w14:textId="2434BDD2" w:rsidR="00277052" w:rsidRPr="00300868" w:rsidRDefault="0047764C" w:rsidP="00300868">
            <w:pPr>
              <w:spacing w:before="100" w:beforeAutospacing="1" w:after="100" w:afterAutospacing="1"/>
              <w:ind w:left="30" w:right="30"/>
              <w:rPr>
                <w:rFonts w:ascii="Calibri" w:eastAsia="Times New Roman" w:hAnsi="Calibri" w:cs="Calibri"/>
              </w:rPr>
            </w:pPr>
            <w:r w:rsidRPr="00300868">
              <w:rPr>
                <w:rFonts w:ascii="Calibri" w:eastAsia="Calibri" w:hAnsi="Calibri" w:cs="Calibri"/>
                <w:lang w:val="tr-TR"/>
              </w:rPr>
              <w:t>Ürünlerimizi dürüst bir şekilde ve onlara güvenenlere saygı</w:t>
            </w:r>
            <w:r w:rsidR="00300868">
              <w:rPr>
                <w:rFonts w:ascii="Calibri" w:eastAsia="Calibri" w:hAnsi="Calibri" w:cs="Calibri"/>
                <w:lang w:val="tr-TR"/>
              </w:rPr>
              <w:t> </w:t>
            </w:r>
            <w:r w:rsidRPr="00300868">
              <w:rPr>
                <w:rFonts w:ascii="Calibri" w:eastAsia="Calibri" w:hAnsi="Calibri" w:cs="Calibri"/>
                <w:lang w:val="tr-TR"/>
              </w:rPr>
              <w:t>duyarak tanıtır ve satarız.</w:t>
            </w:r>
          </w:p>
          <w:p w14:paraId="415E80C5" w14:textId="77777777" w:rsidR="00277052" w:rsidRPr="00300868" w:rsidRDefault="0047764C" w:rsidP="00300868">
            <w:pPr>
              <w:spacing w:before="100" w:beforeAutospacing="1" w:after="100" w:afterAutospacing="1"/>
              <w:ind w:left="30" w:right="30"/>
              <w:rPr>
                <w:rFonts w:ascii="Calibri" w:eastAsia="Times New Roman" w:hAnsi="Calibri" w:cs="Calibri"/>
              </w:rPr>
            </w:pPr>
            <w:r w:rsidRPr="00300868">
              <w:rPr>
                <w:rFonts w:ascii="Calibri" w:eastAsia="Calibri" w:hAnsi="Calibri" w:cs="Calibri"/>
                <w:lang w:val="tr-TR"/>
              </w:rPr>
              <w:t>Ürün iletişimlerimiz, faaliyet gösterdiğimiz ülkelerdeki onaylı etiketleme, bilimsel kanıt ve en iyi tıbbi uygulamalarla uyumlu olup doğru ve dengelidir.</w:t>
            </w:r>
          </w:p>
        </w:tc>
      </w:tr>
      <w:tr w:rsidR="0092388F" w:rsidRPr="00300868" w14:paraId="4FB88E2E" w14:textId="77777777" w:rsidTr="00300868">
        <w:tc>
          <w:tcPr>
            <w:tcW w:w="1353" w:type="dxa"/>
            <w:shd w:val="clear" w:color="auto" w:fill="C1E4F5"/>
            <w:tcMar>
              <w:top w:w="120" w:type="dxa"/>
              <w:left w:w="180" w:type="dxa"/>
              <w:bottom w:w="120" w:type="dxa"/>
              <w:right w:w="180" w:type="dxa"/>
            </w:tcMar>
            <w:hideMark/>
          </w:tcPr>
          <w:p w14:paraId="5C0E01C9" w14:textId="77777777" w:rsidR="00835013" w:rsidRPr="00300868" w:rsidRDefault="0047764C" w:rsidP="00835013">
            <w:pPr>
              <w:spacing w:before="30" w:after="30"/>
              <w:ind w:left="30" w:right="30"/>
              <w:rPr>
                <w:rFonts w:ascii="Calibri" w:eastAsia="Times New Roman" w:hAnsi="Calibri" w:cs="Calibri"/>
                <w:sz w:val="16"/>
              </w:rPr>
            </w:pPr>
            <w:hyperlink r:id="rId37" w:tgtFrame="_blank" w:history="1">
              <w:r w:rsidRPr="00300868">
                <w:rPr>
                  <w:rFonts w:ascii="Calibri" w:eastAsia="Times New Roman" w:hAnsi="Calibri" w:cs="Calibri"/>
                  <w:color w:val="0000FF"/>
                  <w:sz w:val="16"/>
                  <w:u w:val="single"/>
                </w:rPr>
                <w:t>Screen 8</w:t>
              </w:r>
            </w:hyperlink>
            <w:r w:rsidRPr="00300868">
              <w:rPr>
                <w:rFonts w:ascii="Calibri" w:eastAsia="Times New Roman" w:hAnsi="Calibri" w:cs="Calibri"/>
                <w:sz w:val="16"/>
              </w:rPr>
              <w:t xml:space="preserve"> </w:t>
            </w:r>
          </w:p>
          <w:p w14:paraId="20677435" w14:textId="77777777" w:rsidR="00835013" w:rsidRPr="00300868" w:rsidRDefault="0047764C" w:rsidP="00835013">
            <w:pPr>
              <w:ind w:left="30" w:right="30"/>
              <w:rPr>
                <w:rFonts w:ascii="Calibri" w:eastAsia="Times New Roman" w:hAnsi="Calibri" w:cs="Calibri"/>
                <w:sz w:val="16"/>
              </w:rPr>
            </w:pPr>
            <w:hyperlink r:id="rId38" w:tgtFrame="_blank" w:history="1">
              <w:r w:rsidRPr="00300868">
                <w:rPr>
                  <w:rFonts w:ascii="Calibri" w:eastAsia="Times New Roman" w:hAnsi="Calibri" w:cs="Calibri"/>
                  <w:color w:val="0000FF"/>
                  <w:sz w:val="16"/>
                  <w:u w:val="single"/>
                </w:rPr>
                <w:t>14_C_9</w:t>
              </w:r>
            </w:hyperlink>
            <w:r w:rsidRPr="00300868">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3BE1D638" w14:textId="77777777" w:rsidR="00835013" w:rsidRPr="00300868" w:rsidRDefault="0047764C" w:rsidP="00300868">
            <w:pPr>
              <w:spacing w:before="100" w:beforeAutospacing="1" w:after="100" w:afterAutospacing="1"/>
              <w:ind w:left="30" w:right="30"/>
              <w:rPr>
                <w:rFonts w:ascii="Calibri" w:eastAsia="Times New Roman" w:hAnsi="Calibri" w:cs="Calibri"/>
              </w:rPr>
            </w:pPr>
            <w:r w:rsidRPr="00300868">
              <w:rPr>
                <w:rFonts w:ascii="Calibri" w:eastAsia="Times New Roman" w:hAnsi="Calibri" w:cs="Calibri"/>
              </w:rPr>
              <w:t>PRODUCT PROMOTION II</w:t>
            </w:r>
          </w:p>
          <w:p w14:paraId="61E3E853" w14:textId="77777777" w:rsidR="00835013" w:rsidRPr="00300868" w:rsidRDefault="0047764C" w:rsidP="00300868">
            <w:pPr>
              <w:spacing w:before="100" w:beforeAutospacing="1" w:after="100" w:afterAutospacing="1"/>
              <w:ind w:left="30" w:right="30"/>
              <w:rPr>
                <w:rFonts w:ascii="Calibri" w:eastAsia="Times New Roman" w:hAnsi="Calibri" w:cs="Calibri"/>
              </w:rPr>
            </w:pPr>
            <w:r w:rsidRPr="00300868">
              <w:rPr>
                <w:rFonts w:ascii="Calibri" w:eastAsia="Times New Roman" w:hAnsi="Calibri" w:cs="Calibri"/>
              </w:rPr>
              <w:t>We promote our products for their intended and approved uses.</w:t>
            </w:r>
          </w:p>
          <w:p w14:paraId="7F54AB04" w14:textId="77777777" w:rsidR="00835013" w:rsidRPr="00300868" w:rsidRDefault="0047764C" w:rsidP="00300868">
            <w:pPr>
              <w:spacing w:before="100" w:beforeAutospacing="1" w:after="100" w:afterAutospacing="1"/>
              <w:ind w:left="30" w:right="30"/>
              <w:rPr>
                <w:rFonts w:ascii="Calibri" w:eastAsia="Times New Roman" w:hAnsi="Calibri" w:cs="Calibri"/>
              </w:rPr>
            </w:pPr>
            <w:r w:rsidRPr="00300868">
              <w:rPr>
                <w:rFonts w:ascii="Calibri" w:eastAsia="Times New Roman" w:hAnsi="Calibri" w:cs="Calibri"/>
              </w:rPr>
              <w:t>We operate in alignment with the licenses and approvals granted by health authorities in the countries we operate. Our product promotion, sales, and distribution follow strict trade laws and country-specific regulations. Through strong internal policies and procedures, we ensure compliance and uphold our commitment to ethical, safe, and responsible business practices.</w:t>
            </w:r>
          </w:p>
        </w:tc>
        <w:tc>
          <w:tcPr>
            <w:tcW w:w="6000" w:type="dxa"/>
          </w:tcPr>
          <w:p w14:paraId="6E31A3BF" w14:textId="77777777" w:rsidR="00835013" w:rsidRPr="00300868" w:rsidRDefault="0047764C" w:rsidP="00300868">
            <w:pPr>
              <w:spacing w:before="100" w:beforeAutospacing="1" w:after="100" w:afterAutospacing="1"/>
              <w:ind w:left="30" w:right="30"/>
              <w:rPr>
                <w:rFonts w:ascii="Calibri" w:eastAsia="Times New Roman" w:hAnsi="Calibri" w:cs="Calibri"/>
              </w:rPr>
            </w:pPr>
            <w:r w:rsidRPr="00300868">
              <w:rPr>
                <w:rFonts w:ascii="Calibri" w:eastAsia="Calibri" w:hAnsi="Calibri" w:cs="Calibri"/>
                <w:lang w:val="tr-TR"/>
              </w:rPr>
              <w:t>ÜRÜN TANITIMI II</w:t>
            </w:r>
          </w:p>
          <w:p w14:paraId="0163DACA" w14:textId="77777777" w:rsidR="00835013" w:rsidRPr="00300868" w:rsidRDefault="0047764C" w:rsidP="00300868">
            <w:pPr>
              <w:spacing w:before="100" w:beforeAutospacing="1" w:after="100" w:afterAutospacing="1"/>
              <w:ind w:left="30" w:right="30"/>
              <w:rPr>
                <w:rFonts w:ascii="Calibri" w:eastAsia="Times New Roman" w:hAnsi="Calibri" w:cs="Calibri"/>
              </w:rPr>
            </w:pPr>
            <w:r w:rsidRPr="00300868">
              <w:rPr>
                <w:rFonts w:ascii="Calibri" w:eastAsia="Calibri" w:hAnsi="Calibri" w:cs="Calibri"/>
                <w:lang w:val="tr-TR"/>
              </w:rPr>
              <w:t>Ürünlerimizin tanıtımını amacına uygun ve onaylı kullanımlara yönelik yaparız.</w:t>
            </w:r>
          </w:p>
          <w:p w14:paraId="6ECD295C" w14:textId="2482314A" w:rsidR="00835013" w:rsidRPr="00300868" w:rsidRDefault="0047764C" w:rsidP="00300868">
            <w:pPr>
              <w:spacing w:before="100" w:beforeAutospacing="1" w:after="100" w:afterAutospacing="1"/>
              <w:ind w:left="30" w:right="30"/>
              <w:rPr>
                <w:rFonts w:ascii="Calibri" w:eastAsia="Times New Roman" w:hAnsi="Calibri" w:cs="Calibri"/>
              </w:rPr>
            </w:pPr>
            <w:r w:rsidRPr="00300868">
              <w:rPr>
                <w:rFonts w:ascii="Calibri" w:eastAsia="Calibri" w:hAnsi="Calibri" w:cs="Calibri"/>
                <w:lang w:val="tr-TR"/>
              </w:rPr>
              <w:t>Faaliyet gösterdiğimiz ülkelerdeki sağlık makamları tarafından verilen ruhsat ve onaylara uygun olarak çalışırız. Ürünlerimizin tanıtımı, satış ve dağıtımı</w:t>
            </w:r>
            <w:ins w:id="2" w:author="Dalga, Elif" w:date="2026-01-09T15:59:00Z" w16du:dateUtc="2026-01-09T12:59:00Z">
              <w:r w:rsidR="00AA0C19">
                <w:rPr>
                  <w:rFonts w:ascii="Calibri" w:eastAsia="Calibri" w:hAnsi="Calibri" w:cs="Calibri"/>
                  <w:lang w:val="tr-TR"/>
                </w:rPr>
                <w:t>,</w:t>
              </w:r>
            </w:ins>
            <w:r w:rsidRPr="00300868">
              <w:rPr>
                <w:rFonts w:ascii="Calibri" w:eastAsia="Calibri" w:hAnsi="Calibri" w:cs="Calibri"/>
                <w:lang w:val="tr-TR"/>
              </w:rPr>
              <w:t xml:space="preserve"> sıkı ticaret yasalarını ve ülkeye özgü düzenlemeleri takip eder. Güçlü şirket içi politikalarımız ve prosedürlerimiz sayesinde uyumu sağlar</w:t>
            </w:r>
            <w:ins w:id="3" w:author="Dalga, Elif" w:date="2026-01-09T15:59:00Z" w16du:dateUtc="2026-01-09T12:59:00Z">
              <w:r w:rsidR="00AA0C19">
                <w:rPr>
                  <w:rFonts w:ascii="Calibri" w:eastAsia="Calibri" w:hAnsi="Calibri" w:cs="Calibri"/>
                  <w:lang w:val="tr-TR"/>
                </w:rPr>
                <w:t>;</w:t>
              </w:r>
            </w:ins>
            <w:del w:id="4" w:author="Dalga, Elif" w:date="2026-01-09T15:59:00Z" w16du:dateUtc="2026-01-09T12:59:00Z">
              <w:r w:rsidRPr="00300868" w:rsidDel="00AA0C19">
                <w:rPr>
                  <w:rFonts w:ascii="Calibri" w:eastAsia="Calibri" w:hAnsi="Calibri" w:cs="Calibri"/>
                  <w:lang w:val="tr-TR"/>
                </w:rPr>
                <w:delText>,</w:delText>
              </w:r>
            </w:del>
            <w:r w:rsidRPr="00300868">
              <w:rPr>
                <w:rFonts w:ascii="Calibri" w:eastAsia="Calibri" w:hAnsi="Calibri" w:cs="Calibri"/>
                <w:lang w:val="tr-TR"/>
              </w:rPr>
              <w:t xml:space="preserve"> etik, güvenli ve sorumlu iş uygulamaları taahhüdümüzü sürdürürüz.</w:t>
            </w:r>
          </w:p>
        </w:tc>
      </w:tr>
      <w:tr w:rsidR="0092388F" w:rsidRPr="00300868" w14:paraId="34E7E61E" w14:textId="77777777" w:rsidTr="00300868">
        <w:tc>
          <w:tcPr>
            <w:tcW w:w="1353" w:type="dxa"/>
            <w:shd w:val="clear" w:color="auto" w:fill="C1E4F5"/>
            <w:tcMar>
              <w:top w:w="120" w:type="dxa"/>
              <w:left w:w="180" w:type="dxa"/>
              <w:bottom w:w="120" w:type="dxa"/>
              <w:right w:w="180" w:type="dxa"/>
            </w:tcMar>
            <w:hideMark/>
          </w:tcPr>
          <w:p w14:paraId="76336555" w14:textId="77777777" w:rsidR="00BE08E6" w:rsidRPr="00300868" w:rsidRDefault="0047764C" w:rsidP="00BE08E6">
            <w:pPr>
              <w:spacing w:before="30" w:after="30"/>
              <w:ind w:left="30" w:right="30"/>
              <w:rPr>
                <w:rFonts w:ascii="Calibri" w:eastAsia="Times New Roman" w:hAnsi="Calibri" w:cs="Calibri"/>
                <w:sz w:val="16"/>
              </w:rPr>
            </w:pPr>
            <w:hyperlink r:id="rId39" w:tgtFrame="_blank" w:history="1">
              <w:r w:rsidRPr="00300868">
                <w:rPr>
                  <w:rFonts w:ascii="Calibri" w:eastAsia="Times New Roman" w:hAnsi="Calibri" w:cs="Calibri"/>
                  <w:color w:val="0000FF"/>
                  <w:sz w:val="16"/>
                  <w:u w:val="single"/>
                </w:rPr>
                <w:t>Screen 9</w:t>
              </w:r>
            </w:hyperlink>
            <w:r w:rsidRPr="00300868">
              <w:rPr>
                <w:rFonts w:ascii="Calibri" w:eastAsia="Times New Roman" w:hAnsi="Calibri" w:cs="Calibri"/>
                <w:sz w:val="16"/>
              </w:rPr>
              <w:t xml:space="preserve"> </w:t>
            </w:r>
          </w:p>
          <w:p w14:paraId="2CC359ED" w14:textId="77777777" w:rsidR="00BE08E6" w:rsidRPr="00300868" w:rsidRDefault="0047764C" w:rsidP="00BE08E6">
            <w:pPr>
              <w:ind w:left="30" w:right="30"/>
              <w:rPr>
                <w:rFonts w:ascii="Calibri" w:eastAsia="Times New Roman" w:hAnsi="Calibri" w:cs="Calibri"/>
                <w:sz w:val="16"/>
              </w:rPr>
            </w:pPr>
            <w:hyperlink r:id="rId40" w:tgtFrame="_blank" w:history="1">
              <w:r w:rsidRPr="00300868">
                <w:rPr>
                  <w:rFonts w:ascii="Calibri" w:eastAsia="Times New Roman" w:hAnsi="Calibri" w:cs="Calibri"/>
                  <w:color w:val="0000FF"/>
                  <w:sz w:val="16"/>
                  <w:u w:val="single"/>
                </w:rPr>
                <w:t>15_C_10</w:t>
              </w:r>
            </w:hyperlink>
            <w:r w:rsidRPr="00300868">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5D5DB03D" w14:textId="77777777" w:rsidR="00BE08E6" w:rsidRPr="00300868" w:rsidRDefault="0047764C" w:rsidP="00300868">
            <w:pPr>
              <w:spacing w:before="100" w:beforeAutospacing="1" w:after="100" w:afterAutospacing="1"/>
              <w:ind w:left="30" w:right="30"/>
              <w:rPr>
                <w:rFonts w:ascii="Calibri" w:eastAsia="Times New Roman" w:hAnsi="Calibri" w:cs="Calibri"/>
              </w:rPr>
            </w:pPr>
            <w:r w:rsidRPr="00300868">
              <w:rPr>
                <w:rFonts w:ascii="Calibri" w:eastAsia="Times New Roman" w:hAnsi="Calibri" w:cs="Calibri"/>
              </w:rPr>
              <w:t>You must view all content before moving forward.</w:t>
            </w:r>
          </w:p>
          <w:p w14:paraId="6E3EF783" w14:textId="77777777" w:rsidR="00BE08E6" w:rsidRPr="00300868" w:rsidRDefault="0047764C" w:rsidP="00300868">
            <w:pPr>
              <w:spacing w:before="100" w:beforeAutospacing="1" w:after="100" w:afterAutospacing="1"/>
              <w:ind w:left="30" w:right="30"/>
              <w:rPr>
                <w:rFonts w:ascii="Calibri" w:eastAsia="Times New Roman" w:hAnsi="Calibri" w:cs="Calibri"/>
              </w:rPr>
            </w:pPr>
            <w:r w:rsidRPr="00300868">
              <w:rPr>
                <w:rFonts w:ascii="Calibri" w:eastAsia="Times New Roman" w:hAnsi="Calibri" w:cs="Calibri"/>
              </w:rPr>
              <w:t>At Abbott, we are committed to advancing science with integrity and purpose.</w:t>
            </w:r>
          </w:p>
          <w:p w14:paraId="00AA5740" w14:textId="77777777" w:rsidR="00BE08E6" w:rsidRPr="00300868" w:rsidRDefault="0047764C" w:rsidP="00300868">
            <w:pPr>
              <w:spacing w:before="100" w:beforeAutospacing="1" w:after="100" w:afterAutospacing="1"/>
              <w:ind w:left="30" w:right="30"/>
              <w:rPr>
                <w:rFonts w:ascii="Calibri" w:eastAsia="Times New Roman" w:hAnsi="Calibri" w:cs="Calibri"/>
              </w:rPr>
            </w:pPr>
            <w:r w:rsidRPr="00300868">
              <w:rPr>
                <w:rFonts w:ascii="Calibri" w:eastAsia="Times New Roman" w:hAnsi="Calibri" w:cs="Calibri"/>
              </w:rPr>
              <w:t xml:space="preserve">We pursue innovation, recognizing the importance of anticipating and addressing risks responsibly. We </w:t>
            </w:r>
            <w:proofErr w:type="spellStart"/>
            <w:r w:rsidRPr="00300868">
              <w:rPr>
                <w:rFonts w:ascii="Calibri" w:eastAsia="Times New Roman" w:hAnsi="Calibri" w:cs="Calibri"/>
              </w:rPr>
              <w:t>honor</w:t>
            </w:r>
            <w:proofErr w:type="spellEnd"/>
            <w:r w:rsidRPr="00300868">
              <w:rPr>
                <w:rFonts w:ascii="Calibri" w:eastAsia="Times New Roman" w:hAnsi="Calibri" w:cs="Calibri"/>
              </w:rPr>
              <w:t xml:space="preserve"> the dignity of every study participant and uphold the highest standards of transparency and objectivity in scientific research.</w:t>
            </w:r>
          </w:p>
          <w:p w14:paraId="21E1F311" w14:textId="77777777" w:rsidR="00BE08E6" w:rsidRPr="00300868" w:rsidRDefault="0047764C" w:rsidP="00300868">
            <w:pPr>
              <w:spacing w:before="100" w:beforeAutospacing="1" w:after="100" w:afterAutospacing="1"/>
              <w:ind w:left="30" w:right="30"/>
              <w:rPr>
                <w:rFonts w:ascii="Calibri" w:eastAsia="Times New Roman" w:hAnsi="Calibri" w:cs="Calibri"/>
              </w:rPr>
            </w:pPr>
            <w:r w:rsidRPr="00300868">
              <w:rPr>
                <w:rFonts w:ascii="Calibri" w:eastAsia="Times New Roman" w:hAnsi="Calibri" w:cs="Calibri"/>
              </w:rPr>
              <w:t>Innovation I</w:t>
            </w:r>
          </w:p>
          <w:p w14:paraId="74368B38" w14:textId="77777777" w:rsidR="00BE08E6" w:rsidRPr="00300868" w:rsidRDefault="0047764C" w:rsidP="00300868">
            <w:pPr>
              <w:spacing w:before="100" w:beforeAutospacing="1" w:after="100" w:afterAutospacing="1"/>
              <w:ind w:left="30" w:right="30"/>
              <w:rPr>
                <w:rFonts w:ascii="Calibri" w:eastAsia="Times New Roman" w:hAnsi="Calibri" w:cs="Calibri"/>
              </w:rPr>
            </w:pPr>
            <w:r w:rsidRPr="00300868">
              <w:rPr>
                <w:rFonts w:ascii="Calibri" w:eastAsia="Times New Roman" w:hAnsi="Calibri" w:cs="Calibri"/>
              </w:rPr>
              <w:t>Innovation II</w:t>
            </w:r>
          </w:p>
          <w:p w14:paraId="6B87E9F3" w14:textId="77777777" w:rsidR="00BE08E6" w:rsidRPr="00300868" w:rsidRDefault="0047764C" w:rsidP="00300868">
            <w:pPr>
              <w:spacing w:before="100" w:beforeAutospacing="1" w:after="100" w:afterAutospacing="1"/>
              <w:ind w:left="30" w:right="30"/>
              <w:rPr>
                <w:rFonts w:ascii="Calibri" w:eastAsia="Times New Roman" w:hAnsi="Calibri" w:cs="Calibri"/>
              </w:rPr>
            </w:pPr>
            <w:r w:rsidRPr="00300868">
              <w:rPr>
                <w:rFonts w:ascii="Calibri" w:eastAsia="Times New Roman" w:hAnsi="Calibri" w:cs="Calibri"/>
              </w:rPr>
              <w:t>Advancing Science</w:t>
            </w:r>
          </w:p>
          <w:p w14:paraId="58270896" w14:textId="77777777" w:rsidR="00BE08E6" w:rsidRPr="00300868" w:rsidRDefault="0047764C" w:rsidP="00300868">
            <w:pPr>
              <w:spacing w:before="100" w:beforeAutospacing="1" w:after="100" w:afterAutospacing="1"/>
              <w:ind w:left="30" w:right="30"/>
              <w:rPr>
                <w:rFonts w:ascii="Calibri" w:eastAsia="Times New Roman" w:hAnsi="Calibri" w:cs="Calibri"/>
              </w:rPr>
            </w:pPr>
            <w:r w:rsidRPr="00300868">
              <w:rPr>
                <w:rFonts w:ascii="Calibri" w:eastAsia="Times New Roman" w:hAnsi="Calibri" w:cs="Calibri"/>
              </w:rPr>
              <w:t>Click each of the icons to learn more.</w:t>
            </w:r>
          </w:p>
        </w:tc>
        <w:tc>
          <w:tcPr>
            <w:tcW w:w="6000" w:type="dxa"/>
          </w:tcPr>
          <w:p w14:paraId="6C813F53" w14:textId="77777777" w:rsidR="00BE08E6" w:rsidRPr="00300868" w:rsidRDefault="0047764C" w:rsidP="00300868">
            <w:pPr>
              <w:spacing w:before="100" w:beforeAutospacing="1" w:after="100" w:afterAutospacing="1"/>
              <w:ind w:left="30" w:right="30"/>
              <w:rPr>
                <w:rFonts w:ascii="Calibri" w:eastAsia="Times New Roman" w:hAnsi="Calibri" w:cs="Calibri"/>
              </w:rPr>
            </w:pPr>
            <w:r w:rsidRPr="00300868">
              <w:rPr>
                <w:rFonts w:ascii="Calibri" w:eastAsia="Calibri" w:hAnsi="Calibri" w:cs="Calibri"/>
                <w:lang w:val="tr-TR"/>
              </w:rPr>
              <w:t>Devam etmeden önce tüm içeriği görüntülemeniz gerekir.</w:t>
            </w:r>
          </w:p>
          <w:p w14:paraId="35675561" w14:textId="77777777" w:rsidR="00BE08E6" w:rsidRPr="00300868" w:rsidRDefault="0047764C" w:rsidP="00300868">
            <w:pPr>
              <w:spacing w:before="100" w:beforeAutospacing="1" w:after="100" w:afterAutospacing="1"/>
              <w:ind w:left="30" w:right="30"/>
              <w:rPr>
                <w:rFonts w:ascii="Calibri" w:eastAsia="Times New Roman" w:hAnsi="Calibri" w:cs="Calibri"/>
              </w:rPr>
            </w:pPr>
            <w:r w:rsidRPr="00300868">
              <w:rPr>
                <w:rFonts w:ascii="Calibri" w:eastAsia="Calibri" w:hAnsi="Calibri" w:cs="Calibri"/>
                <w:lang w:val="tr-TR"/>
              </w:rPr>
              <w:t>Abbott olarak bilimi dürüst ve amaca uygun olarak ilerletmeyi taahhüt ederiz.</w:t>
            </w:r>
          </w:p>
          <w:p w14:paraId="58433863" w14:textId="636E4793" w:rsidR="00BE08E6" w:rsidRPr="00300868" w:rsidRDefault="0047764C" w:rsidP="00300868">
            <w:pPr>
              <w:spacing w:before="100" w:beforeAutospacing="1" w:after="100" w:afterAutospacing="1"/>
              <w:ind w:left="30" w:right="30"/>
              <w:rPr>
                <w:rFonts w:ascii="Calibri" w:eastAsia="Times New Roman" w:hAnsi="Calibri" w:cs="Calibri"/>
              </w:rPr>
            </w:pPr>
            <w:r w:rsidRPr="00300868">
              <w:rPr>
                <w:rFonts w:ascii="Calibri" w:eastAsia="Calibri" w:hAnsi="Calibri" w:cs="Calibri"/>
                <w:lang w:val="tr-TR"/>
              </w:rPr>
              <w:t>Riskleri sorumlulukla öngörmenin ve ele almanın öneminin</w:t>
            </w:r>
            <w:ins w:id="5" w:author="Dalga, Elif" w:date="2026-01-09T15:59:00Z" w16du:dateUtc="2026-01-09T12:59:00Z">
              <w:r w:rsidR="0072567B">
                <w:rPr>
                  <w:rFonts w:ascii="Calibri" w:eastAsia="Calibri" w:hAnsi="Calibri" w:cs="Calibri"/>
                  <w:lang w:val="tr-TR"/>
                </w:rPr>
                <w:t xml:space="preserve"> </w:t>
              </w:r>
            </w:ins>
            <w:r w:rsidRPr="00300868">
              <w:rPr>
                <w:rFonts w:ascii="Calibri" w:eastAsia="Calibri" w:hAnsi="Calibri" w:cs="Calibri"/>
                <w:lang w:val="tr-TR"/>
              </w:rPr>
              <w:t>bilinciyle inovasyonu sürdürürüz. Her araştırma katılımcısının onuruna saygı gösterir, bilimsel araştırmalarda en yüksek şeffaflık ve nesnellik standartlarını koruruz.</w:t>
            </w:r>
          </w:p>
          <w:p w14:paraId="25D7191D" w14:textId="77777777" w:rsidR="00BE08E6" w:rsidRPr="00300868" w:rsidRDefault="0047764C" w:rsidP="00300868">
            <w:pPr>
              <w:spacing w:before="100" w:beforeAutospacing="1" w:after="100" w:afterAutospacing="1"/>
              <w:ind w:left="30" w:right="30"/>
              <w:rPr>
                <w:rFonts w:ascii="Calibri" w:eastAsia="Times New Roman" w:hAnsi="Calibri" w:cs="Calibri"/>
              </w:rPr>
            </w:pPr>
            <w:r w:rsidRPr="00300868">
              <w:rPr>
                <w:rFonts w:ascii="Calibri" w:eastAsia="Calibri" w:hAnsi="Calibri" w:cs="Calibri"/>
                <w:lang w:val="tr-TR"/>
              </w:rPr>
              <w:t>İnovasyon I</w:t>
            </w:r>
          </w:p>
          <w:p w14:paraId="47EB3DA2" w14:textId="77777777" w:rsidR="00BE08E6" w:rsidRPr="00300868" w:rsidRDefault="0047764C" w:rsidP="00300868">
            <w:pPr>
              <w:spacing w:before="100" w:beforeAutospacing="1" w:after="100" w:afterAutospacing="1"/>
              <w:ind w:left="30" w:right="30"/>
              <w:rPr>
                <w:rFonts w:ascii="Calibri" w:eastAsia="Times New Roman" w:hAnsi="Calibri" w:cs="Calibri"/>
              </w:rPr>
            </w:pPr>
            <w:r w:rsidRPr="00300868">
              <w:rPr>
                <w:rFonts w:ascii="Calibri" w:eastAsia="Calibri" w:hAnsi="Calibri" w:cs="Calibri"/>
                <w:lang w:val="tr-TR"/>
              </w:rPr>
              <w:t>İnovasyon II</w:t>
            </w:r>
          </w:p>
          <w:p w14:paraId="26A8505C" w14:textId="77777777" w:rsidR="00BE08E6" w:rsidRPr="00300868" w:rsidRDefault="0047764C" w:rsidP="00300868">
            <w:pPr>
              <w:spacing w:before="100" w:beforeAutospacing="1" w:after="100" w:afterAutospacing="1"/>
              <w:ind w:left="30" w:right="30"/>
              <w:rPr>
                <w:rFonts w:ascii="Calibri" w:eastAsia="Times New Roman" w:hAnsi="Calibri" w:cs="Calibri"/>
              </w:rPr>
            </w:pPr>
            <w:r w:rsidRPr="00300868">
              <w:rPr>
                <w:rFonts w:ascii="Calibri" w:eastAsia="Calibri" w:hAnsi="Calibri" w:cs="Calibri"/>
                <w:lang w:val="tr-TR"/>
              </w:rPr>
              <w:t>Bilimi İlerletme</w:t>
            </w:r>
          </w:p>
          <w:p w14:paraId="221FB177" w14:textId="77777777" w:rsidR="00BE08E6" w:rsidRPr="00300868" w:rsidRDefault="0047764C" w:rsidP="00300868">
            <w:pPr>
              <w:spacing w:before="100" w:beforeAutospacing="1" w:after="100" w:afterAutospacing="1"/>
              <w:ind w:left="30" w:right="30"/>
              <w:rPr>
                <w:rFonts w:ascii="Calibri" w:eastAsia="Times New Roman" w:hAnsi="Calibri" w:cs="Calibri"/>
              </w:rPr>
            </w:pPr>
            <w:r w:rsidRPr="00300868">
              <w:rPr>
                <w:rFonts w:ascii="Calibri" w:eastAsia="Calibri" w:hAnsi="Calibri" w:cs="Calibri"/>
                <w:lang w:val="tr-TR"/>
              </w:rPr>
              <w:t>Daha fazla bilgi için simgelere tıklayın.</w:t>
            </w:r>
          </w:p>
        </w:tc>
      </w:tr>
      <w:tr w:rsidR="0092388F" w:rsidRPr="00300868" w14:paraId="2805C0E9" w14:textId="77777777" w:rsidTr="00300868">
        <w:tc>
          <w:tcPr>
            <w:tcW w:w="1353" w:type="dxa"/>
            <w:shd w:val="clear" w:color="auto" w:fill="C1E4F5"/>
            <w:tcMar>
              <w:top w:w="120" w:type="dxa"/>
              <w:left w:w="180" w:type="dxa"/>
              <w:bottom w:w="120" w:type="dxa"/>
              <w:right w:w="180" w:type="dxa"/>
            </w:tcMar>
            <w:hideMark/>
          </w:tcPr>
          <w:p w14:paraId="3F73D61B" w14:textId="77777777" w:rsidR="00BE08E6" w:rsidRPr="00300868" w:rsidRDefault="0047764C" w:rsidP="00BE08E6">
            <w:pPr>
              <w:spacing w:before="30" w:after="30"/>
              <w:ind w:left="30" w:right="30"/>
              <w:rPr>
                <w:rFonts w:ascii="Calibri" w:eastAsia="Times New Roman" w:hAnsi="Calibri" w:cs="Calibri"/>
                <w:sz w:val="16"/>
              </w:rPr>
            </w:pPr>
            <w:hyperlink r:id="rId41" w:tgtFrame="_blank" w:history="1">
              <w:r w:rsidRPr="00300868">
                <w:rPr>
                  <w:rFonts w:ascii="Calibri" w:eastAsia="Times New Roman" w:hAnsi="Calibri" w:cs="Calibri"/>
                  <w:color w:val="0000FF"/>
                  <w:sz w:val="16"/>
                  <w:u w:val="single"/>
                </w:rPr>
                <w:t>Screen 9</w:t>
              </w:r>
            </w:hyperlink>
            <w:r w:rsidRPr="00300868">
              <w:rPr>
                <w:rFonts w:ascii="Calibri" w:eastAsia="Times New Roman" w:hAnsi="Calibri" w:cs="Calibri"/>
                <w:sz w:val="16"/>
              </w:rPr>
              <w:t xml:space="preserve"> </w:t>
            </w:r>
          </w:p>
          <w:p w14:paraId="59E98F0B" w14:textId="77777777" w:rsidR="00BE08E6" w:rsidRPr="00300868" w:rsidRDefault="0047764C" w:rsidP="00BE08E6">
            <w:pPr>
              <w:ind w:left="30" w:right="30"/>
              <w:rPr>
                <w:rFonts w:ascii="Calibri" w:eastAsia="Times New Roman" w:hAnsi="Calibri" w:cs="Calibri"/>
                <w:sz w:val="16"/>
              </w:rPr>
            </w:pPr>
            <w:hyperlink r:id="rId42" w:tgtFrame="_blank" w:history="1">
              <w:r w:rsidRPr="00300868">
                <w:rPr>
                  <w:rFonts w:ascii="Calibri" w:eastAsia="Times New Roman" w:hAnsi="Calibri" w:cs="Calibri"/>
                  <w:color w:val="0000FF"/>
                  <w:sz w:val="16"/>
                  <w:u w:val="single"/>
                </w:rPr>
                <w:t>16_C_10</w:t>
              </w:r>
            </w:hyperlink>
            <w:r w:rsidRPr="00300868">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70216C8A" w14:textId="77777777" w:rsidR="00BE08E6" w:rsidRPr="00300868" w:rsidRDefault="0047764C" w:rsidP="00300868">
            <w:pPr>
              <w:spacing w:before="100" w:beforeAutospacing="1" w:after="100" w:afterAutospacing="1"/>
              <w:ind w:left="30" w:right="30"/>
              <w:rPr>
                <w:rFonts w:ascii="Calibri" w:eastAsia="Times New Roman" w:hAnsi="Calibri" w:cs="Calibri"/>
              </w:rPr>
            </w:pPr>
            <w:r w:rsidRPr="00300868">
              <w:rPr>
                <w:rFonts w:ascii="Calibri" w:eastAsia="Times New Roman" w:hAnsi="Calibri" w:cs="Calibri"/>
              </w:rPr>
              <w:t>INNOVATION I</w:t>
            </w:r>
          </w:p>
          <w:p w14:paraId="4D4DD847" w14:textId="77777777" w:rsidR="00BE08E6" w:rsidRPr="00300868" w:rsidRDefault="0047764C" w:rsidP="00300868">
            <w:pPr>
              <w:spacing w:before="100" w:beforeAutospacing="1" w:after="100" w:afterAutospacing="1"/>
              <w:ind w:left="30" w:right="30"/>
              <w:rPr>
                <w:rFonts w:ascii="Calibri" w:eastAsia="Times New Roman" w:hAnsi="Calibri" w:cs="Calibri"/>
              </w:rPr>
            </w:pPr>
            <w:r w:rsidRPr="00300868">
              <w:rPr>
                <w:rFonts w:ascii="Calibri" w:eastAsia="Times New Roman" w:hAnsi="Calibri" w:cs="Calibri"/>
              </w:rPr>
              <w:t>We create innovative healthcare solutions to help people live healthier lives and improve outcomes around the world.</w:t>
            </w:r>
          </w:p>
          <w:p w14:paraId="3E6EF63B" w14:textId="77777777" w:rsidR="00BE08E6" w:rsidRPr="00300868" w:rsidRDefault="0047764C" w:rsidP="00300868">
            <w:pPr>
              <w:spacing w:before="100" w:beforeAutospacing="1" w:after="100" w:afterAutospacing="1"/>
              <w:ind w:left="30" w:right="30"/>
              <w:rPr>
                <w:rFonts w:ascii="Calibri" w:eastAsia="Times New Roman" w:hAnsi="Calibri" w:cs="Calibri"/>
              </w:rPr>
            </w:pPr>
            <w:r w:rsidRPr="00300868">
              <w:rPr>
                <w:rFonts w:ascii="Calibri" w:eastAsia="Times New Roman" w:hAnsi="Calibri" w:cs="Calibri"/>
              </w:rPr>
              <w:t xml:space="preserve">We respond to human needs by pioneering breakthrough treatments, life-saving devices, and innovative products that support health in new ways. Through cutting-edge science and technology, we strive to improve outcomes and empower people to live their </w:t>
            </w:r>
            <w:r w:rsidRPr="00300868">
              <w:rPr>
                <w:rFonts w:ascii="Calibri" w:eastAsia="Times New Roman" w:hAnsi="Calibri" w:cs="Calibri"/>
              </w:rPr>
              <w:lastRenderedPageBreak/>
              <w:t>fullest lives—creating meaningful innovations for every stage of life.</w:t>
            </w:r>
          </w:p>
        </w:tc>
        <w:tc>
          <w:tcPr>
            <w:tcW w:w="6000" w:type="dxa"/>
          </w:tcPr>
          <w:p w14:paraId="41E9187D" w14:textId="77777777" w:rsidR="00106FB1" w:rsidRPr="00300868" w:rsidRDefault="0047764C" w:rsidP="00300868">
            <w:pPr>
              <w:spacing w:before="100" w:beforeAutospacing="1" w:after="100" w:afterAutospacing="1"/>
              <w:ind w:left="30" w:right="30"/>
              <w:rPr>
                <w:rFonts w:ascii="Calibri" w:eastAsia="Times New Roman" w:hAnsi="Calibri" w:cs="Calibri"/>
              </w:rPr>
            </w:pPr>
            <w:r w:rsidRPr="00300868">
              <w:rPr>
                <w:rFonts w:ascii="Calibri" w:eastAsia="Calibri" w:hAnsi="Calibri" w:cs="Calibri"/>
                <w:lang w:val="tr-TR"/>
              </w:rPr>
              <w:lastRenderedPageBreak/>
              <w:t>İNOVASYON I</w:t>
            </w:r>
          </w:p>
          <w:p w14:paraId="265D5232" w14:textId="77777777" w:rsidR="00106FB1" w:rsidRPr="00300868" w:rsidRDefault="0047764C" w:rsidP="00300868">
            <w:pPr>
              <w:spacing w:before="100" w:beforeAutospacing="1" w:after="100" w:afterAutospacing="1"/>
              <w:ind w:left="30" w:right="30"/>
              <w:rPr>
                <w:rFonts w:ascii="Calibri" w:eastAsia="Times New Roman" w:hAnsi="Calibri" w:cs="Calibri"/>
              </w:rPr>
            </w:pPr>
            <w:r w:rsidRPr="00300868">
              <w:rPr>
                <w:rFonts w:ascii="Calibri" w:eastAsia="Calibri" w:hAnsi="Calibri" w:cs="Calibri"/>
                <w:lang w:val="tr-TR"/>
              </w:rPr>
              <w:t>Tüm dünyada insanların daha sağlıklı yaşamalarına yardımcı olmak ve ortaya çıkan sonuçları iyileştirmek için inovatif sağlık çözümleri oluştururuz.</w:t>
            </w:r>
          </w:p>
          <w:p w14:paraId="65271962" w14:textId="77777777" w:rsidR="00BE08E6" w:rsidRPr="00300868" w:rsidRDefault="0047764C" w:rsidP="00300868">
            <w:pPr>
              <w:spacing w:before="100" w:beforeAutospacing="1" w:after="100" w:afterAutospacing="1"/>
              <w:ind w:left="30" w:right="30"/>
              <w:rPr>
                <w:rFonts w:ascii="Calibri" w:eastAsia="Times New Roman" w:hAnsi="Calibri" w:cs="Calibri"/>
              </w:rPr>
            </w:pPr>
            <w:r w:rsidRPr="00300868">
              <w:rPr>
                <w:rFonts w:ascii="Calibri" w:eastAsia="Calibri" w:hAnsi="Calibri" w:cs="Calibri"/>
                <w:lang w:val="tr-TR"/>
              </w:rPr>
              <w:t xml:space="preserve">İnsan ihtiyaçlarına çığır açan tedaviler, hayat kurtaran cihazlar ve sağlığı yeni yollarla destekleyen inovatif ürünler geliştirerek yanıt veririz. En yeni bilimsel bilgileri ve teknolojiyi kullanarak sonuçları iyileştirmeyi ve insanların </w:t>
            </w:r>
            <w:r w:rsidRPr="00300868">
              <w:rPr>
                <w:rFonts w:ascii="Calibri" w:eastAsia="Calibri" w:hAnsi="Calibri" w:cs="Calibri"/>
                <w:lang w:val="tr-TR"/>
              </w:rPr>
              <w:lastRenderedPageBreak/>
              <w:t>hayatlarını dolu dolu yaşamalarını sağlamayı hedefleriz. Hayatın her aşaması için anlamlı inovasyonlar yaratırız.</w:t>
            </w:r>
          </w:p>
        </w:tc>
      </w:tr>
      <w:tr w:rsidR="0092388F" w:rsidRPr="00300868" w14:paraId="7C3FA17D" w14:textId="77777777" w:rsidTr="00300868">
        <w:tc>
          <w:tcPr>
            <w:tcW w:w="1353" w:type="dxa"/>
            <w:shd w:val="clear" w:color="auto" w:fill="C1E4F5"/>
            <w:tcMar>
              <w:top w:w="120" w:type="dxa"/>
              <w:left w:w="180" w:type="dxa"/>
              <w:bottom w:w="120" w:type="dxa"/>
              <w:right w:w="180" w:type="dxa"/>
            </w:tcMar>
            <w:hideMark/>
          </w:tcPr>
          <w:p w14:paraId="7FC66B3B" w14:textId="77777777" w:rsidR="00BE08E6" w:rsidRPr="00300868" w:rsidRDefault="0047764C" w:rsidP="00BE08E6">
            <w:pPr>
              <w:spacing w:before="30" w:after="30"/>
              <w:ind w:left="30" w:right="30"/>
              <w:rPr>
                <w:rFonts w:ascii="Calibri" w:eastAsia="Times New Roman" w:hAnsi="Calibri" w:cs="Calibri"/>
                <w:sz w:val="16"/>
              </w:rPr>
            </w:pPr>
            <w:hyperlink r:id="rId43" w:tgtFrame="_blank" w:history="1">
              <w:r w:rsidRPr="00300868">
                <w:rPr>
                  <w:rFonts w:ascii="Calibri" w:eastAsia="Times New Roman" w:hAnsi="Calibri" w:cs="Calibri"/>
                  <w:color w:val="0000FF"/>
                  <w:sz w:val="16"/>
                  <w:u w:val="single"/>
                </w:rPr>
                <w:t>Screen 9</w:t>
              </w:r>
            </w:hyperlink>
            <w:r w:rsidRPr="00300868">
              <w:rPr>
                <w:rFonts w:ascii="Calibri" w:eastAsia="Times New Roman" w:hAnsi="Calibri" w:cs="Calibri"/>
                <w:sz w:val="16"/>
              </w:rPr>
              <w:t xml:space="preserve"> </w:t>
            </w:r>
          </w:p>
          <w:p w14:paraId="7A0CA64C" w14:textId="77777777" w:rsidR="00BE08E6" w:rsidRPr="00300868" w:rsidRDefault="0047764C" w:rsidP="00BE08E6">
            <w:pPr>
              <w:ind w:left="30" w:right="30"/>
              <w:rPr>
                <w:rFonts w:ascii="Calibri" w:eastAsia="Times New Roman" w:hAnsi="Calibri" w:cs="Calibri"/>
                <w:sz w:val="16"/>
              </w:rPr>
            </w:pPr>
            <w:hyperlink r:id="rId44" w:tgtFrame="_blank" w:history="1">
              <w:r w:rsidRPr="00300868">
                <w:rPr>
                  <w:rFonts w:ascii="Calibri" w:eastAsia="Times New Roman" w:hAnsi="Calibri" w:cs="Calibri"/>
                  <w:color w:val="0000FF"/>
                  <w:sz w:val="16"/>
                  <w:u w:val="single"/>
                </w:rPr>
                <w:t>17_C_10</w:t>
              </w:r>
            </w:hyperlink>
            <w:r w:rsidRPr="00300868">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5254B927" w14:textId="77777777" w:rsidR="00BE08E6" w:rsidRPr="00300868" w:rsidRDefault="0047764C" w:rsidP="00300868">
            <w:pPr>
              <w:spacing w:before="100" w:beforeAutospacing="1" w:after="100" w:afterAutospacing="1"/>
              <w:ind w:left="30" w:right="30"/>
              <w:rPr>
                <w:rFonts w:ascii="Calibri" w:eastAsia="Times New Roman" w:hAnsi="Calibri" w:cs="Calibri"/>
              </w:rPr>
            </w:pPr>
            <w:r w:rsidRPr="00300868">
              <w:rPr>
                <w:rFonts w:ascii="Calibri" w:eastAsia="Times New Roman" w:hAnsi="Calibri" w:cs="Calibri"/>
              </w:rPr>
              <w:t>INNOVATION II</w:t>
            </w:r>
          </w:p>
          <w:p w14:paraId="174FFDA3" w14:textId="77777777" w:rsidR="00BE08E6" w:rsidRPr="00300868" w:rsidRDefault="0047764C" w:rsidP="00300868">
            <w:pPr>
              <w:spacing w:before="100" w:beforeAutospacing="1" w:after="100" w:afterAutospacing="1"/>
              <w:ind w:left="30" w:right="30"/>
              <w:rPr>
                <w:rFonts w:ascii="Calibri" w:eastAsia="Times New Roman" w:hAnsi="Calibri" w:cs="Calibri"/>
              </w:rPr>
            </w:pPr>
            <w:r w:rsidRPr="00300868">
              <w:rPr>
                <w:rFonts w:ascii="Calibri" w:eastAsia="Times New Roman" w:hAnsi="Calibri" w:cs="Calibri"/>
              </w:rPr>
              <w:t>We cultivate a culture of innovation by exploring new possibilities and plan for contingencies.</w:t>
            </w:r>
          </w:p>
          <w:p w14:paraId="72C22257" w14:textId="77777777" w:rsidR="00BE08E6" w:rsidRPr="00300868" w:rsidRDefault="0047764C" w:rsidP="00300868">
            <w:pPr>
              <w:spacing w:before="100" w:beforeAutospacing="1" w:after="100" w:afterAutospacing="1"/>
              <w:ind w:left="30" w:right="30"/>
              <w:rPr>
                <w:rFonts w:ascii="Calibri" w:eastAsia="Times New Roman" w:hAnsi="Calibri" w:cs="Calibri"/>
              </w:rPr>
            </w:pPr>
            <w:r w:rsidRPr="00300868">
              <w:rPr>
                <w:rFonts w:ascii="Calibri" w:eastAsia="Times New Roman" w:hAnsi="Calibri" w:cs="Calibri"/>
              </w:rPr>
              <w:t>While progress often involves risk, we take thoughtful, responsible steps to anticipate challenges and minimize them in advance—always guided by the Code and our policies.</w:t>
            </w:r>
          </w:p>
        </w:tc>
        <w:tc>
          <w:tcPr>
            <w:tcW w:w="6000" w:type="dxa"/>
          </w:tcPr>
          <w:p w14:paraId="1CAC526D" w14:textId="77777777" w:rsidR="00106FB1" w:rsidRPr="00300868" w:rsidRDefault="0047764C" w:rsidP="00300868">
            <w:pPr>
              <w:spacing w:before="100" w:beforeAutospacing="1" w:after="100" w:afterAutospacing="1"/>
              <w:ind w:left="30" w:right="30"/>
              <w:rPr>
                <w:rFonts w:ascii="Calibri" w:eastAsia="Times New Roman" w:hAnsi="Calibri" w:cs="Calibri"/>
              </w:rPr>
            </w:pPr>
            <w:r w:rsidRPr="00300868">
              <w:rPr>
                <w:rFonts w:ascii="Calibri" w:eastAsia="Calibri" w:hAnsi="Calibri" w:cs="Calibri"/>
                <w:lang w:val="tr-TR"/>
              </w:rPr>
              <w:t>İNOVASYON II</w:t>
            </w:r>
          </w:p>
          <w:p w14:paraId="19E2EBF4" w14:textId="77777777" w:rsidR="00106FB1" w:rsidRPr="00300868" w:rsidRDefault="0047764C" w:rsidP="00300868">
            <w:pPr>
              <w:spacing w:before="100" w:beforeAutospacing="1" w:after="100" w:afterAutospacing="1"/>
              <w:ind w:left="30" w:right="30"/>
              <w:rPr>
                <w:rFonts w:ascii="Calibri" w:eastAsia="Times New Roman" w:hAnsi="Calibri" w:cs="Calibri"/>
              </w:rPr>
            </w:pPr>
            <w:r w:rsidRPr="00300868">
              <w:rPr>
                <w:rFonts w:ascii="Calibri" w:eastAsia="Calibri" w:hAnsi="Calibri" w:cs="Calibri"/>
                <w:lang w:val="tr-TR"/>
              </w:rPr>
              <w:t>Yeni olanakları araştırıp beklenmedik durumlar için planlama yaparak inovasyon kültürü geliştiririz.</w:t>
            </w:r>
          </w:p>
          <w:p w14:paraId="3182A6A4" w14:textId="3FB4F848" w:rsidR="00BE08E6" w:rsidRPr="00300868" w:rsidRDefault="0047764C" w:rsidP="00300868">
            <w:pPr>
              <w:spacing w:before="100" w:beforeAutospacing="1" w:after="100" w:afterAutospacing="1"/>
              <w:ind w:left="30" w:right="30"/>
              <w:rPr>
                <w:rFonts w:ascii="Calibri" w:eastAsia="Times New Roman" w:hAnsi="Calibri" w:cs="Calibri"/>
              </w:rPr>
            </w:pPr>
            <w:r w:rsidRPr="00300868">
              <w:rPr>
                <w:rFonts w:ascii="Calibri" w:eastAsia="Calibri" w:hAnsi="Calibri" w:cs="Calibri"/>
                <w:lang w:val="tr-TR"/>
              </w:rPr>
              <w:t>İlerleme çoğu zaman risk içerir ancak biz zorlukları öngörüp bunları önceden en aza indirmek için dikkatli ve</w:t>
            </w:r>
            <w:r w:rsidR="00300868">
              <w:rPr>
                <w:rFonts w:ascii="Calibri" w:eastAsia="Calibri" w:hAnsi="Calibri" w:cs="Calibri"/>
                <w:lang w:val="tr-TR"/>
              </w:rPr>
              <w:t> </w:t>
            </w:r>
            <w:r w:rsidRPr="00300868">
              <w:rPr>
                <w:rFonts w:ascii="Calibri" w:eastAsia="Calibri" w:hAnsi="Calibri" w:cs="Calibri"/>
                <w:lang w:val="tr-TR"/>
              </w:rPr>
              <w:t>sorumlu adımlar atarız. Her zaman Kurallarımız ve politikalarımızın rehberliğinde hareket ederiz.</w:t>
            </w:r>
          </w:p>
        </w:tc>
      </w:tr>
      <w:tr w:rsidR="0092388F" w:rsidRPr="00300868" w14:paraId="01590879" w14:textId="77777777" w:rsidTr="00300868">
        <w:tc>
          <w:tcPr>
            <w:tcW w:w="1353" w:type="dxa"/>
            <w:shd w:val="clear" w:color="auto" w:fill="C1E4F5"/>
            <w:tcMar>
              <w:top w:w="120" w:type="dxa"/>
              <w:left w:w="180" w:type="dxa"/>
              <w:bottom w:w="120" w:type="dxa"/>
              <w:right w:w="180" w:type="dxa"/>
            </w:tcMar>
            <w:hideMark/>
          </w:tcPr>
          <w:p w14:paraId="3023364A" w14:textId="77777777" w:rsidR="00BE08E6" w:rsidRPr="00300868" w:rsidRDefault="0047764C" w:rsidP="00BE08E6">
            <w:pPr>
              <w:spacing w:before="30" w:after="30"/>
              <w:ind w:left="30" w:right="30"/>
              <w:rPr>
                <w:rFonts w:ascii="Calibri" w:eastAsia="Times New Roman" w:hAnsi="Calibri" w:cs="Calibri"/>
                <w:sz w:val="16"/>
              </w:rPr>
            </w:pPr>
            <w:hyperlink r:id="rId45" w:tgtFrame="_blank" w:history="1">
              <w:r w:rsidRPr="00300868">
                <w:rPr>
                  <w:rFonts w:ascii="Calibri" w:eastAsia="Times New Roman" w:hAnsi="Calibri" w:cs="Calibri"/>
                  <w:color w:val="0000FF"/>
                  <w:sz w:val="16"/>
                  <w:u w:val="single"/>
                </w:rPr>
                <w:t>Screen 9</w:t>
              </w:r>
            </w:hyperlink>
            <w:r w:rsidRPr="00300868">
              <w:rPr>
                <w:rFonts w:ascii="Calibri" w:eastAsia="Times New Roman" w:hAnsi="Calibri" w:cs="Calibri"/>
                <w:sz w:val="16"/>
              </w:rPr>
              <w:t xml:space="preserve"> </w:t>
            </w:r>
          </w:p>
          <w:p w14:paraId="51E694B7" w14:textId="77777777" w:rsidR="00BE08E6" w:rsidRPr="00300868" w:rsidRDefault="0047764C" w:rsidP="00BE08E6">
            <w:pPr>
              <w:ind w:left="30" w:right="30"/>
              <w:rPr>
                <w:rFonts w:ascii="Calibri" w:eastAsia="Times New Roman" w:hAnsi="Calibri" w:cs="Calibri"/>
                <w:sz w:val="16"/>
              </w:rPr>
            </w:pPr>
            <w:hyperlink r:id="rId46" w:tgtFrame="_blank" w:history="1">
              <w:r w:rsidRPr="00300868">
                <w:rPr>
                  <w:rFonts w:ascii="Calibri" w:eastAsia="Times New Roman" w:hAnsi="Calibri" w:cs="Calibri"/>
                  <w:color w:val="0000FF"/>
                  <w:sz w:val="16"/>
                  <w:u w:val="single"/>
                </w:rPr>
                <w:t>18_C_10</w:t>
              </w:r>
            </w:hyperlink>
            <w:r w:rsidRPr="00300868">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15E41689" w14:textId="77777777" w:rsidR="00BE08E6" w:rsidRPr="00300868" w:rsidRDefault="0047764C" w:rsidP="00300868">
            <w:pPr>
              <w:spacing w:before="100" w:beforeAutospacing="1" w:after="100" w:afterAutospacing="1"/>
              <w:ind w:left="30" w:right="30"/>
              <w:rPr>
                <w:rFonts w:ascii="Calibri" w:eastAsia="Times New Roman" w:hAnsi="Calibri" w:cs="Calibri"/>
              </w:rPr>
            </w:pPr>
            <w:r w:rsidRPr="00300868">
              <w:rPr>
                <w:rFonts w:ascii="Calibri" w:eastAsia="Times New Roman" w:hAnsi="Calibri" w:cs="Calibri"/>
              </w:rPr>
              <w:t>ADVANCING SCIENCE</w:t>
            </w:r>
          </w:p>
          <w:p w14:paraId="6A414861" w14:textId="77777777" w:rsidR="00BE08E6" w:rsidRPr="00300868" w:rsidRDefault="0047764C" w:rsidP="00300868">
            <w:pPr>
              <w:spacing w:before="100" w:beforeAutospacing="1" w:after="100" w:afterAutospacing="1"/>
              <w:ind w:left="30" w:right="30"/>
              <w:rPr>
                <w:rFonts w:ascii="Calibri" w:eastAsia="Times New Roman" w:hAnsi="Calibri" w:cs="Calibri"/>
              </w:rPr>
            </w:pPr>
            <w:r w:rsidRPr="00300868">
              <w:rPr>
                <w:rFonts w:ascii="Calibri" w:eastAsia="Times New Roman" w:hAnsi="Calibri" w:cs="Calibri"/>
              </w:rPr>
              <w:t>We conduct research to generate accurate, objective data that drives innovation, improves treatments, and advances healthcare.</w:t>
            </w:r>
          </w:p>
          <w:p w14:paraId="65829D6F" w14:textId="77777777" w:rsidR="00BE08E6" w:rsidRPr="00300868" w:rsidRDefault="0047764C" w:rsidP="00300868">
            <w:pPr>
              <w:spacing w:before="100" w:beforeAutospacing="1" w:after="100" w:afterAutospacing="1"/>
              <w:ind w:left="30" w:right="30"/>
              <w:rPr>
                <w:rFonts w:ascii="Calibri" w:eastAsia="Times New Roman" w:hAnsi="Calibri" w:cs="Calibri"/>
              </w:rPr>
            </w:pPr>
            <w:r w:rsidRPr="00300868">
              <w:rPr>
                <w:rFonts w:ascii="Calibri" w:eastAsia="Times New Roman" w:hAnsi="Calibri" w:cs="Calibri"/>
              </w:rPr>
              <w:t>When conducting research, we treat study participants with dignity, protect them from unnecessary risk, and ensure they understand the nature and purpose of the research and the associated risks. Obtaining informed consent from study participants is an essential part of our research process.</w:t>
            </w:r>
          </w:p>
          <w:p w14:paraId="5EDE9040" w14:textId="77777777" w:rsidR="00BE08E6" w:rsidRPr="00300868" w:rsidRDefault="0047764C" w:rsidP="00300868">
            <w:pPr>
              <w:spacing w:before="100" w:beforeAutospacing="1" w:after="100" w:afterAutospacing="1"/>
              <w:ind w:left="30" w:right="30"/>
              <w:rPr>
                <w:rFonts w:ascii="Calibri" w:eastAsia="Times New Roman" w:hAnsi="Calibri" w:cs="Calibri"/>
              </w:rPr>
            </w:pPr>
            <w:r w:rsidRPr="00300868">
              <w:rPr>
                <w:rFonts w:ascii="Calibri" w:eastAsia="Times New Roman" w:hAnsi="Calibri" w:cs="Calibri"/>
              </w:rPr>
              <w:t xml:space="preserve">We value transparency in scientific research and will not seek to improperly influence outcomes. We ensure study data is accurate and are committed to providing </w:t>
            </w:r>
            <w:r w:rsidRPr="00300868">
              <w:rPr>
                <w:rFonts w:ascii="Calibri" w:eastAsia="Times New Roman" w:hAnsi="Calibri" w:cs="Calibri"/>
              </w:rPr>
              <w:lastRenderedPageBreak/>
              <w:t>research results relating to our products, whether results are positive or negative, in a timely and accurate fashion.</w:t>
            </w:r>
          </w:p>
          <w:p w14:paraId="1B50DACB" w14:textId="77777777" w:rsidR="00BE08E6" w:rsidRPr="00300868" w:rsidRDefault="0047764C" w:rsidP="00300868">
            <w:pPr>
              <w:spacing w:before="100" w:beforeAutospacing="1" w:after="100" w:afterAutospacing="1"/>
              <w:ind w:left="30" w:right="30"/>
              <w:rPr>
                <w:rFonts w:ascii="Calibri" w:eastAsia="Times New Roman" w:hAnsi="Calibri" w:cs="Calibri"/>
              </w:rPr>
            </w:pPr>
            <w:r w:rsidRPr="00300868">
              <w:rPr>
                <w:rFonts w:ascii="Calibri" w:eastAsia="Times New Roman" w:hAnsi="Calibri" w:cs="Calibri"/>
              </w:rPr>
              <w:t>When research is conducted for Abbott or published on our behalf, we partner with experts who have strong scientific and medical backgrounds. We expect them to disclose any connections to Abbott, including financial or other relationships.</w:t>
            </w:r>
          </w:p>
        </w:tc>
        <w:tc>
          <w:tcPr>
            <w:tcW w:w="6000" w:type="dxa"/>
          </w:tcPr>
          <w:p w14:paraId="07E654AC" w14:textId="77777777" w:rsidR="009A0BBE" w:rsidRPr="00300868" w:rsidRDefault="0047764C" w:rsidP="00300868">
            <w:pPr>
              <w:spacing w:before="100" w:beforeAutospacing="1" w:after="100" w:afterAutospacing="1"/>
              <w:ind w:left="30" w:right="30"/>
              <w:rPr>
                <w:rFonts w:ascii="Calibri" w:eastAsia="Times New Roman" w:hAnsi="Calibri" w:cs="Calibri"/>
              </w:rPr>
            </w:pPr>
            <w:r w:rsidRPr="00300868">
              <w:rPr>
                <w:rFonts w:ascii="Calibri" w:eastAsia="Calibri" w:hAnsi="Calibri" w:cs="Calibri"/>
                <w:lang w:val="tr-TR"/>
              </w:rPr>
              <w:lastRenderedPageBreak/>
              <w:t>BİLİMİ İLERLETME</w:t>
            </w:r>
          </w:p>
          <w:p w14:paraId="2A4B036E" w14:textId="77777777" w:rsidR="009A0BBE" w:rsidRPr="00300868" w:rsidRDefault="0047764C" w:rsidP="00300868">
            <w:pPr>
              <w:spacing w:before="100" w:beforeAutospacing="1" w:after="100" w:afterAutospacing="1"/>
              <w:ind w:left="30" w:right="30"/>
              <w:rPr>
                <w:rFonts w:ascii="Calibri" w:eastAsia="Times New Roman" w:hAnsi="Calibri" w:cs="Calibri"/>
              </w:rPr>
            </w:pPr>
            <w:r w:rsidRPr="00300868">
              <w:rPr>
                <w:rFonts w:ascii="Calibri" w:eastAsia="Calibri" w:hAnsi="Calibri" w:cs="Calibri"/>
                <w:lang w:val="tr-TR"/>
              </w:rPr>
              <w:t>Yeniliği teşvik eden, tedavileri geliştiren ve sağlık hizmetlerini ilerleten doğru ve nesnel veriler üretmek için araştırmalar yürütürüz.</w:t>
            </w:r>
          </w:p>
          <w:p w14:paraId="1ACF6E9A" w14:textId="77777777" w:rsidR="009A0BBE" w:rsidRPr="00300868" w:rsidRDefault="0047764C" w:rsidP="00300868">
            <w:pPr>
              <w:spacing w:before="100" w:beforeAutospacing="1" w:after="100" w:afterAutospacing="1"/>
              <w:ind w:left="30" w:right="30"/>
              <w:rPr>
                <w:rFonts w:ascii="Calibri" w:eastAsia="Times New Roman" w:hAnsi="Calibri" w:cs="Calibri"/>
              </w:rPr>
            </w:pPr>
            <w:r w:rsidRPr="00300868">
              <w:rPr>
                <w:rFonts w:ascii="Calibri" w:eastAsia="Calibri" w:hAnsi="Calibri" w:cs="Calibri"/>
                <w:lang w:val="tr-TR"/>
              </w:rPr>
              <w:t>Araştırma yürütürken çalışma katılımcılarına onurlu bir şekilde davranır, onları gereksiz risklerden korur ve araştırmanın niteliğini, amacını ve ilişkili risklerini anlamalarını sağlarız. Katılımcılardan bilgilendirilmiş onam formunun alınması, araştırma sürecimizin esaslı bir parçasıdır.</w:t>
            </w:r>
          </w:p>
          <w:p w14:paraId="22D2C30B" w14:textId="77777777" w:rsidR="009A0BBE" w:rsidRPr="00300868" w:rsidRDefault="0047764C" w:rsidP="00300868">
            <w:pPr>
              <w:spacing w:before="100" w:beforeAutospacing="1" w:after="100" w:afterAutospacing="1"/>
              <w:ind w:left="30" w:right="30"/>
              <w:rPr>
                <w:rFonts w:ascii="Calibri" w:eastAsia="Times New Roman" w:hAnsi="Calibri" w:cs="Calibri"/>
              </w:rPr>
            </w:pPr>
            <w:r w:rsidRPr="00300868">
              <w:rPr>
                <w:rFonts w:ascii="Calibri" w:eastAsia="Calibri" w:hAnsi="Calibri" w:cs="Calibri"/>
                <w:lang w:val="tr-TR"/>
              </w:rPr>
              <w:t xml:space="preserve">Bilimsel araştırmalarda şeffaflığa değer verir, sonuçları uygunsuz bir şekilde etkilemeye çalışmayız. Çalışma verilerinin doğru olmasını sağlarız ve sonuçlar ister olumlu ister olumsuz olsun, ürünlerimizle ilgili araştırma </w:t>
            </w:r>
            <w:r w:rsidRPr="00300868">
              <w:rPr>
                <w:rFonts w:ascii="Calibri" w:eastAsia="Calibri" w:hAnsi="Calibri" w:cs="Calibri"/>
                <w:lang w:val="tr-TR"/>
              </w:rPr>
              <w:lastRenderedPageBreak/>
              <w:t>sonuçlarının zamanında ve doğru bir şekilde sunulmasını taahhüt ederiz.</w:t>
            </w:r>
          </w:p>
          <w:p w14:paraId="0A914036" w14:textId="77777777" w:rsidR="00BE08E6" w:rsidRPr="00300868" w:rsidRDefault="0047764C" w:rsidP="00300868">
            <w:pPr>
              <w:spacing w:before="100" w:beforeAutospacing="1" w:after="100" w:afterAutospacing="1"/>
              <w:ind w:left="30" w:right="30"/>
              <w:rPr>
                <w:rFonts w:ascii="Calibri" w:eastAsia="Times New Roman" w:hAnsi="Calibri" w:cs="Calibri"/>
              </w:rPr>
            </w:pPr>
            <w:r w:rsidRPr="00300868">
              <w:rPr>
                <w:rFonts w:ascii="Calibri" w:eastAsia="Calibri" w:hAnsi="Calibri" w:cs="Calibri"/>
                <w:lang w:val="tr-TR"/>
              </w:rPr>
              <w:t>Abbott adına araştırma yürütüldüğünde veya yayımlandığında, güçlü bilimsel ve tıbbi geçmişe sahip uzmanlarla ortaklık yaparız. Bu kişilerin Abbott ile olan gerek mali gerek diğer ilişkileri dahil olmak üzere tüm bağlantılarını açıklamalarını bekleriz.</w:t>
            </w:r>
          </w:p>
        </w:tc>
      </w:tr>
      <w:tr w:rsidR="0092388F" w:rsidRPr="00300868" w14:paraId="62056B4A" w14:textId="77777777" w:rsidTr="00300868">
        <w:tc>
          <w:tcPr>
            <w:tcW w:w="1353" w:type="dxa"/>
            <w:shd w:val="clear" w:color="auto" w:fill="C1E4F5"/>
            <w:tcMar>
              <w:top w:w="120" w:type="dxa"/>
              <w:left w:w="180" w:type="dxa"/>
              <w:bottom w:w="120" w:type="dxa"/>
              <w:right w:w="180" w:type="dxa"/>
            </w:tcMar>
            <w:hideMark/>
          </w:tcPr>
          <w:p w14:paraId="4FA6CDEB" w14:textId="77777777" w:rsidR="00BE08E6" w:rsidRPr="00300868" w:rsidRDefault="0047764C" w:rsidP="00BE08E6">
            <w:pPr>
              <w:spacing w:before="30" w:after="30"/>
              <w:ind w:left="30" w:right="30"/>
              <w:rPr>
                <w:rFonts w:ascii="Calibri" w:eastAsia="Times New Roman" w:hAnsi="Calibri" w:cs="Calibri"/>
                <w:sz w:val="16"/>
              </w:rPr>
            </w:pPr>
            <w:hyperlink r:id="rId47" w:tgtFrame="_blank" w:history="1">
              <w:r w:rsidRPr="00300868">
                <w:rPr>
                  <w:rFonts w:ascii="Calibri" w:eastAsia="Times New Roman" w:hAnsi="Calibri" w:cs="Calibri"/>
                  <w:color w:val="0000FF"/>
                  <w:sz w:val="16"/>
                  <w:u w:val="single"/>
                </w:rPr>
                <w:t>Screen 10</w:t>
              </w:r>
            </w:hyperlink>
            <w:r w:rsidRPr="00300868">
              <w:rPr>
                <w:rFonts w:ascii="Calibri" w:eastAsia="Times New Roman" w:hAnsi="Calibri" w:cs="Calibri"/>
                <w:sz w:val="16"/>
              </w:rPr>
              <w:t xml:space="preserve"> </w:t>
            </w:r>
          </w:p>
          <w:p w14:paraId="4D36808C" w14:textId="77777777" w:rsidR="00BE08E6" w:rsidRPr="00300868" w:rsidRDefault="0047764C" w:rsidP="00BE08E6">
            <w:pPr>
              <w:ind w:left="30" w:right="30"/>
              <w:rPr>
                <w:rFonts w:ascii="Calibri" w:eastAsia="Times New Roman" w:hAnsi="Calibri" w:cs="Calibri"/>
                <w:sz w:val="16"/>
              </w:rPr>
            </w:pPr>
            <w:hyperlink r:id="rId48" w:tgtFrame="_blank" w:history="1">
              <w:r w:rsidRPr="00300868">
                <w:rPr>
                  <w:rFonts w:ascii="Calibri" w:eastAsia="Times New Roman" w:hAnsi="Calibri" w:cs="Calibri"/>
                  <w:color w:val="0000FF"/>
                  <w:sz w:val="16"/>
                  <w:u w:val="single"/>
                </w:rPr>
                <w:t>19_C_11</w:t>
              </w:r>
            </w:hyperlink>
            <w:r w:rsidRPr="00300868">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3EEE4770" w14:textId="77777777" w:rsidR="00BE08E6" w:rsidRPr="00300868" w:rsidRDefault="0047764C" w:rsidP="00300868">
            <w:pPr>
              <w:spacing w:before="100" w:beforeAutospacing="1" w:after="100" w:afterAutospacing="1"/>
              <w:ind w:left="30" w:right="30"/>
              <w:rPr>
                <w:rFonts w:ascii="Calibri" w:eastAsia="Times New Roman" w:hAnsi="Calibri" w:cs="Calibri"/>
              </w:rPr>
            </w:pPr>
            <w:r w:rsidRPr="00300868">
              <w:rPr>
                <w:rFonts w:ascii="Calibri" w:eastAsia="Times New Roman" w:hAnsi="Calibri" w:cs="Calibri"/>
              </w:rPr>
              <w:t>You must view all content before moving forward.</w:t>
            </w:r>
          </w:p>
          <w:p w14:paraId="56375F97" w14:textId="77777777" w:rsidR="00BE08E6" w:rsidRPr="00300868" w:rsidRDefault="0047764C" w:rsidP="00300868">
            <w:pPr>
              <w:spacing w:before="100" w:beforeAutospacing="1" w:after="100" w:afterAutospacing="1"/>
              <w:ind w:left="30" w:right="30"/>
              <w:rPr>
                <w:rFonts w:ascii="Calibri" w:eastAsia="Times New Roman" w:hAnsi="Calibri" w:cs="Calibri"/>
              </w:rPr>
            </w:pPr>
            <w:r w:rsidRPr="00300868">
              <w:rPr>
                <w:rFonts w:ascii="Calibri" w:eastAsia="Times New Roman" w:hAnsi="Calibri" w:cs="Calibri"/>
              </w:rPr>
              <w:t>At Abbott, we foster a culture of openness, diversity, and respect—because it drives creativity and innovation.</w:t>
            </w:r>
          </w:p>
          <w:p w14:paraId="255AFDC5" w14:textId="77777777" w:rsidR="00BE08E6" w:rsidRPr="00300868" w:rsidRDefault="0047764C" w:rsidP="00300868">
            <w:pPr>
              <w:spacing w:before="100" w:beforeAutospacing="1" w:after="100" w:afterAutospacing="1"/>
              <w:ind w:left="30" w:right="30"/>
              <w:rPr>
                <w:rFonts w:ascii="Calibri" w:eastAsia="Times New Roman" w:hAnsi="Calibri" w:cs="Calibri"/>
              </w:rPr>
            </w:pPr>
            <w:r w:rsidRPr="00300868">
              <w:rPr>
                <w:rFonts w:ascii="Calibri" w:eastAsia="Times New Roman" w:hAnsi="Calibri" w:cs="Calibri"/>
              </w:rPr>
              <w:t>We each have a responsibility to live the Code every day: treating others with respect, creating a safe and inclusive workplace, and ensuring equal opportunity for all.</w:t>
            </w:r>
          </w:p>
          <w:p w14:paraId="2EC64735" w14:textId="77777777" w:rsidR="00BE08E6" w:rsidRPr="00300868" w:rsidRDefault="0047764C" w:rsidP="00300868">
            <w:pPr>
              <w:spacing w:before="100" w:beforeAutospacing="1" w:after="100" w:afterAutospacing="1"/>
              <w:ind w:left="30" w:right="30"/>
              <w:rPr>
                <w:rFonts w:ascii="Calibri" w:eastAsia="Times New Roman" w:hAnsi="Calibri" w:cs="Calibri"/>
              </w:rPr>
            </w:pPr>
            <w:r w:rsidRPr="00300868">
              <w:rPr>
                <w:rFonts w:ascii="Calibri" w:eastAsia="Times New Roman" w:hAnsi="Calibri" w:cs="Calibri"/>
              </w:rPr>
              <w:t>We ask questions when things are unclear and speak up when something doesn’t feel right.</w:t>
            </w:r>
          </w:p>
          <w:p w14:paraId="07A69187" w14:textId="77777777" w:rsidR="00BE08E6" w:rsidRPr="00300868" w:rsidRDefault="0047764C" w:rsidP="00300868">
            <w:pPr>
              <w:spacing w:before="100" w:beforeAutospacing="1" w:after="100" w:afterAutospacing="1"/>
              <w:ind w:left="30" w:right="30"/>
              <w:rPr>
                <w:rFonts w:ascii="Calibri" w:eastAsia="Times New Roman" w:hAnsi="Calibri" w:cs="Calibri"/>
              </w:rPr>
            </w:pPr>
            <w:r w:rsidRPr="00300868">
              <w:rPr>
                <w:rFonts w:ascii="Calibri" w:eastAsia="Times New Roman" w:hAnsi="Calibri" w:cs="Calibri"/>
              </w:rPr>
              <w:t>This section reinforces our commitment to equal opportunity and a secure work environment, and reminds us to understand, apply, and uphold the Code in everything we do.</w:t>
            </w:r>
          </w:p>
          <w:p w14:paraId="51BB8380" w14:textId="77777777" w:rsidR="007375B7" w:rsidRDefault="007375B7" w:rsidP="00300868">
            <w:pPr>
              <w:spacing w:before="100" w:beforeAutospacing="1" w:after="100" w:afterAutospacing="1"/>
              <w:ind w:left="30" w:right="30"/>
              <w:rPr>
                <w:ins w:id="6" w:author="Dalga, Elif" w:date="2026-01-09T16:01:00Z" w16du:dateUtc="2026-01-09T13:01:00Z"/>
                <w:rFonts w:ascii="Calibri" w:eastAsia="Times New Roman" w:hAnsi="Calibri" w:cs="Calibri"/>
              </w:rPr>
            </w:pPr>
          </w:p>
          <w:p w14:paraId="1C299048" w14:textId="3FD461DF" w:rsidR="00BE08E6" w:rsidRPr="00300868" w:rsidRDefault="0047764C" w:rsidP="00300868">
            <w:pPr>
              <w:spacing w:before="100" w:beforeAutospacing="1" w:after="100" w:afterAutospacing="1"/>
              <w:ind w:left="30" w:right="30"/>
              <w:rPr>
                <w:rFonts w:ascii="Calibri" w:eastAsia="Times New Roman" w:hAnsi="Calibri" w:cs="Calibri"/>
              </w:rPr>
            </w:pPr>
            <w:r w:rsidRPr="00300868">
              <w:rPr>
                <w:rFonts w:ascii="Calibri" w:eastAsia="Times New Roman" w:hAnsi="Calibri" w:cs="Calibri"/>
              </w:rPr>
              <w:t>Collaboration</w:t>
            </w:r>
          </w:p>
          <w:p w14:paraId="0190E264" w14:textId="77777777" w:rsidR="00BE08E6" w:rsidRPr="00300868" w:rsidRDefault="0047764C" w:rsidP="00300868">
            <w:pPr>
              <w:spacing w:before="100" w:beforeAutospacing="1" w:after="100" w:afterAutospacing="1"/>
              <w:ind w:left="30" w:right="30"/>
              <w:rPr>
                <w:rFonts w:ascii="Calibri" w:eastAsia="Times New Roman" w:hAnsi="Calibri" w:cs="Calibri"/>
              </w:rPr>
            </w:pPr>
            <w:r w:rsidRPr="00300868">
              <w:rPr>
                <w:rFonts w:ascii="Calibri" w:eastAsia="Times New Roman" w:hAnsi="Calibri" w:cs="Calibri"/>
              </w:rPr>
              <w:lastRenderedPageBreak/>
              <w:t>Our Connection to Each Other</w:t>
            </w:r>
          </w:p>
          <w:p w14:paraId="2E49CDB4" w14:textId="77777777" w:rsidR="00BE08E6" w:rsidRPr="00300868" w:rsidRDefault="0047764C" w:rsidP="00300868">
            <w:pPr>
              <w:spacing w:before="100" w:beforeAutospacing="1" w:after="100" w:afterAutospacing="1"/>
              <w:ind w:left="30" w:right="30"/>
              <w:rPr>
                <w:rFonts w:ascii="Calibri" w:eastAsia="Times New Roman" w:hAnsi="Calibri" w:cs="Calibri"/>
              </w:rPr>
            </w:pPr>
            <w:r w:rsidRPr="00300868">
              <w:rPr>
                <w:rFonts w:ascii="Calibri" w:eastAsia="Times New Roman" w:hAnsi="Calibri" w:cs="Calibri"/>
              </w:rPr>
              <w:t>Reporting Concerns</w:t>
            </w:r>
          </w:p>
          <w:p w14:paraId="60652EC8" w14:textId="77777777" w:rsidR="00BE08E6" w:rsidRPr="00300868" w:rsidRDefault="0047764C" w:rsidP="00300868">
            <w:pPr>
              <w:spacing w:before="100" w:beforeAutospacing="1" w:after="100" w:afterAutospacing="1"/>
              <w:ind w:left="30" w:right="30"/>
              <w:rPr>
                <w:rFonts w:ascii="Calibri" w:eastAsia="Times New Roman" w:hAnsi="Calibri" w:cs="Calibri"/>
              </w:rPr>
            </w:pPr>
            <w:r w:rsidRPr="00300868">
              <w:rPr>
                <w:rFonts w:ascii="Calibri" w:eastAsia="Times New Roman" w:hAnsi="Calibri" w:cs="Calibri"/>
              </w:rPr>
              <w:t>Equal Opportunity</w:t>
            </w:r>
          </w:p>
          <w:p w14:paraId="24C0A36F" w14:textId="77777777" w:rsidR="00BE08E6" w:rsidRPr="00300868" w:rsidRDefault="0047764C" w:rsidP="00300868">
            <w:pPr>
              <w:spacing w:before="100" w:beforeAutospacing="1" w:after="100" w:afterAutospacing="1"/>
              <w:ind w:left="30" w:right="30"/>
              <w:rPr>
                <w:rFonts w:ascii="Calibri" w:eastAsia="Times New Roman" w:hAnsi="Calibri" w:cs="Calibri"/>
              </w:rPr>
            </w:pPr>
            <w:r w:rsidRPr="00300868">
              <w:rPr>
                <w:rFonts w:ascii="Calibri" w:eastAsia="Times New Roman" w:hAnsi="Calibri" w:cs="Calibri"/>
              </w:rPr>
              <w:t>Fair Treatment</w:t>
            </w:r>
          </w:p>
          <w:p w14:paraId="0D4AA35B" w14:textId="77777777" w:rsidR="00BE08E6" w:rsidRPr="00300868" w:rsidRDefault="0047764C" w:rsidP="00300868">
            <w:pPr>
              <w:spacing w:before="100" w:beforeAutospacing="1" w:after="100" w:afterAutospacing="1"/>
              <w:ind w:left="30" w:right="30"/>
              <w:rPr>
                <w:rFonts w:ascii="Calibri" w:eastAsia="Times New Roman" w:hAnsi="Calibri" w:cs="Calibri"/>
              </w:rPr>
            </w:pPr>
            <w:r w:rsidRPr="00300868">
              <w:rPr>
                <w:rFonts w:ascii="Calibri" w:eastAsia="Times New Roman" w:hAnsi="Calibri" w:cs="Calibri"/>
              </w:rPr>
              <w:t>Work Environment</w:t>
            </w:r>
          </w:p>
          <w:p w14:paraId="03699F39" w14:textId="77777777" w:rsidR="00BE08E6" w:rsidRPr="00300868" w:rsidRDefault="0047764C" w:rsidP="00300868">
            <w:pPr>
              <w:spacing w:before="100" w:beforeAutospacing="1" w:after="100" w:afterAutospacing="1"/>
              <w:ind w:left="30" w:right="30"/>
              <w:rPr>
                <w:rFonts w:ascii="Calibri" w:eastAsia="Times New Roman" w:hAnsi="Calibri" w:cs="Calibri"/>
              </w:rPr>
            </w:pPr>
            <w:r w:rsidRPr="00300868">
              <w:rPr>
                <w:rFonts w:ascii="Calibri" w:eastAsia="Times New Roman" w:hAnsi="Calibri" w:cs="Calibri"/>
              </w:rPr>
              <w:t>Click each of the icons to learn more.</w:t>
            </w:r>
          </w:p>
        </w:tc>
        <w:tc>
          <w:tcPr>
            <w:tcW w:w="6000" w:type="dxa"/>
          </w:tcPr>
          <w:p w14:paraId="060DF3ED" w14:textId="77777777" w:rsidR="007502B3" w:rsidRPr="00300868" w:rsidRDefault="0047764C" w:rsidP="00300868">
            <w:pPr>
              <w:spacing w:before="100" w:beforeAutospacing="1" w:after="100" w:afterAutospacing="1"/>
              <w:ind w:left="30" w:right="30"/>
              <w:rPr>
                <w:rFonts w:ascii="Calibri" w:eastAsia="Times New Roman" w:hAnsi="Calibri" w:cs="Calibri"/>
              </w:rPr>
            </w:pPr>
            <w:r w:rsidRPr="00300868">
              <w:rPr>
                <w:rFonts w:ascii="Calibri" w:eastAsia="Calibri" w:hAnsi="Calibri" w:cs="Calibri"/>
                <w:lang w:val="tr-TR"/>
              </w:rPr>
              <w:lastRenderedPageBreak/>
              <w:t>Devam etmeden önce tüm içeriği görüntülemeniz gerekir.</w:t>
            </w:r>
          </w:p>
          <w:p w14:paraId="605370A3" w14:textId="77777777" w:rsidR="007502B3" w:rsidRPr="00300868" w:rsidRDefault="0047764C" w:rsidP="00300868">
            <w:pPr>
              <w:spacing w:before="100" w:beforeAutospacing="1" w:after="100" w:afterAutospacing="1"/>
              <w:ind w:left="30" w:right="30"/>
              <w:rPr>
                <w:rFonts w:ascii="Calibri" w:eastAsia="Times New Roman" w:hAnsi="Calibri" w:cs="Calibri"/>
              </w:rPr>
            </w:pPr>
            <w:r w:rsidRPr="00300868">
              <w:rPr>
                <w:rFonts w:ascii="Calibri" w:eastAsia="Calibri" w:hAnsi="Calibri" w:cs="Calibri"/>
                <w:lang w:val="tr-TR"/>
              </w:rPr>
              <w:t>Abbott’ta açıklık, çeşitlilik ve saygıya dayalı bir kültürü destekleriz çünkü bunlar yaratıcılığı ve inovasyonu teşvik eder.</w:t>
            </w:r>
          </w:p>
          <w:p w14:paraId="7C14F720" w14:textId="77777777" w:rsidR="007502B3" w:rsidRPr="00300868" w:rsidRDefault="0047764C" w:rsidP="00300868">
            <w:pPr>
              <w:spacing w:before="100" w:beforeAutospacing="1" w:after="100" w:afterAutospacing="1"/>
              <w:ind w:left="30" w:right="30"/>
              <w:rPr>
                <w:rFonts w:ascii="Calibri" w:eastAsia="Times New Roman" w:hAnsi="Calibri" w:cs="Calibri"/>
              </w:rPr>
            </w:pPr>
            <w:r w:rsidRPr="00300868">
              <w:rPr>
                <w:rFonts w:ascii="Calibri" w:eastAsia="Calibri" w:hAnsi="Calibri" w:cs="Calibri"/>
                <w:lang w:val="tr-TR"/>
              </w:rPr>
              <w:t>Her birimizin her gün Kuralları hayata geçirme sorumluluğumuz bulunur: başkalarına saygılı davranmak, güvenli ve kapsayıcı bir iş yeri yaratmak ve herkes için eşit fırsatlar sağlamak.</w:t>
            </w:r>
          </w:p>
          <w:p w14:paraId="4B5985A1" w14:textId="77777777" w:rsidR="007502B3" w:rsidRPr="00300868" w:rsidRDefault="0047764C" w:rsidP="00300868">
            <w:pPr>
              <w:spacing w:before="100" w:beforeAutospacing="1" w:after="100" w:afterAutospacing="1"/>
              <w:ind w:left="30" w:right="30"/>
              <w:rPr>
                <w:rFonts w:ascii="Calibri" w:eastAsia="Times New Roman" w:hAnsi="Calibri" w:cs="Calibri"/>
              </w:rPr>
            </w:pPr>
            <w:r w:rsidRPr="00300868">
              <w:rPr>
                <w:rFonts w:ascii="Calibri" w:eastAsia="Calibri" w:hAnsi="Calibri" w:cs="Calibri"/>
                <w:lang w:val="tr-TR"/>
              </w:rPr>
              <w:t>Açık olmayan konularda soru sorar, bize doğru gelmeyen konularda sesimizi yükseltiriz.</w:t>
            </w:r>
          </w:p>
          <w:p w14:paraId="446846D5" w14:textId="1EF8C27D" w:rsidR="007502B3" w:rsidRPr="00300868" w:rsidRDefault="0047764C" w:rsidP="00300868">
            <w:pPr>
              <w:spacing w:before="100" w:beforeAutospacing="1" w:after="100" w:afterAutospacing="1"/>
              <w:ind w:left="30" w:right="30"/>
              <w:rPr>
                <w:rFonts w:ascii="Calibri" w:eastAsia="Times New Roman" w:hAnsi="Calibri" w:cs="Calibri"/>
              </w:rPr>
            </w:pPr>
            <w:r w:rsidRPr="00300868">
              <w:rPr>
                <w:rFonts w:ascii="Calibri" w:eastAsia="Calibri" w:hAnsi="Calibri" w:cs="Calibri"/>
                <w:lang w:val="tr-TR"/>
              </w:rPr>
              <w:t>Bu bölüm, eşit fırsat ve güvenli bir çalışma ortamına yönelik taahhüdümüzü vurgular ve bize, tüm faaliyetlerimizde Kuralları anlamamızı, uygulamamızı ve</w:t>
            </w:r>
            <w:r w:rsidR="00300868">
              <w:rPr>
                <w:rFonts w:ascii="Calibri" w:eastAsia="Calibri" w:hAnsi="Calibri" w:cs="Calibri"/>
                <w:lang w:val="tr-TR"/>
              </w:rPr>
              <w:t> </w:t>
            </w:r>
            <w:r w:rsidRPr="00300868">
              <w:rPr>
                <w:rFonts w:ascii="Calibri" w:eastAsia="Calibri" w:hAnsi="Calibri" w:cs="Calibri"/>
                <w:lang w:val="tr-TR"/>
              </w:rPr>
              <w:t>desteklememizi hatırlatır.</w:t>
            </w:r>
          </w:p>
          <w:p w14:paraId="6F722EF2" w14:textId="77777777" w:rsidR="007502B3" w:rsidRPr="00300868" w:rsidRDefault="0047764C" w:rsidP="00300868">
            <w:pPr>
              <w:spacing w:before="100" w:beforeAutospacing="1" w:after="100" w:afterAutospacing="1"/>
              <w:ind w:left="30" w:right="30"/>
              <w:rPr>
                <w:rFonts w:ascii="Calibri" w:eastAsia="Times New Roman" w:hAnsi="Calibri" w:cs="Calibri"/>
              </w:rPr>
            </w:pPr>
            <w:r w:rsidRPr="00300868">
              <w:rPr>
                <w:rFonts w:ascii="Calibri" w:eastAsia="Calibri" w:hAnsi="Calibri" w:cs="Calibri"/>
                <w:lang w:val="tr-TR"/>
              </w:rPr>
              <w:t>İş Birliği</w:t>
            </w:r>
          </w:p>
          <w:p w14:paraId="0A7FE464" w14:textId="77777777" w:rsidR="007502B3" w:rsidRPr="00300868" w:rsidRDefault="0047764C" w:rsidP="00300868">
            <w:pPr>
              <w:spacing w:before="100" w:beforeAutospacing="1" w:after="100" w:afterAutospacing="1"/>
              <w:ind w:left="30" w:right="30"/>
              <w:rPr>
                <w:rFonts w:ascii="Calibri" w:eastAsia="Times New Roman" w:hAnsi="Calibri" w:cs="Calibri"/>
              </w:rPr>
            </w:pPr>
            <w:r w:rsidRPr="00300868">
              <w:rPr>
                <w:rFonts w:ascii="Calibri" w:eastAsia="Calibri" w:hAnsi="Calibri" w:cs="Calibri"/>
                <w:lang w:val="tr-TR"/>
              </w:rPr>
              <w:lastRenderedPageBreak/>
              <w:t>Birbirimizle olan Bağlantımız</w:t>
            </w:r>
          </w:p>
          <w:p w14:paraId="67698826" w14:textId="77777777" w:rsidR="007502B3" w:rsidRPr="00300868" w:rsidRDefault="0047764C" w:rsidP="00300868">
            <w:pPr>
              <w:spacing w:before="100" w:beforeAutospacing="1" w:after="100" w:afterAutospacing="1"/>
              <w:ind w:left="30" w:right="30"/>
              <w:rPr>
                <w:rFonts w:ascii="Calibri" w:eastAsia="Times New Roman" w:hAnsi="Calibri" w:cs="Calibri"/>
              </w:rPr>
            </w:pPr>
            <w:r w:rsidRPr="00300868">
              <w:rPr>
                <w:rFonts w:ascii="Calibri" w:eastAsia="Calibri" w:hAnsi="Calibri" w:cs="Calibri"/>
                <w:lang w:val="tr-TR"/>
              </w:rPr>
              <w:t>Endişeleri Raporlama</w:t>
            </w:r>
          </w:p>
          <w:p w14:paraId="56990001" w14:textId="77777777" w:rsidR="007502B3" w:rsidRPr="00300868" w:rsidRDefault="0047764C" w:rsidP="00300868">
            <w:pPr>
              <w:spacing w:before="100" w:beforeAutospacing="1" w:after="100" w:afterAutospacing="1"/>
              <w:ind w:left="30" w:right="30"/>
              <w:rPr>
                <w:rFonts w:ascii="Calibri" w:eastAsia="Times New Roman" w:hAnsi="Calibri" w:cs="Calibri"/>
              </w:rPr>
            </w:pPr>
            <w:r w:rsidRPr="00300868">
              <w:rPr>
                <w:rFonts w:ascii="Calibri" w:eastAsia="Calibri" w:hAnsi="Calibri" w:cs="Calibri"/>
                <w:lang w:val="tr-TR"/>
              </w:rPr>
              <w:t>Eşit Fırsat</w:t>
            </w:r>
          </w:p>
          <w:p w14:paraId="46A21D46" w14:textId="77777777" w:rsidR="007502B3" w:rsidRPr="00300868" w:rsidRDefault="0047764C" w:rsidP="00300868">
            <w:pPr>
              <w:spacing w:before="100" w:beforeAutospacing="1" w:after="100" w:afterAutospacing="1"/>
              <w:ind w:left="30" w:right="30"/>
              <w:rPr>
                <w:rFonts w:ascii="Calibri" w:eastAsia="Times New Roman" w:hAnsi="Calibri" w:cs="Calibri"/>
              </w:rPr>
            </w:pPr>
            <w:r w:rsidRPr="00300868">
              <w:rPr>
                <w:rFonts w:ascii="Calibri" w:eastAsia="Calibri" w:hAnsi="Calibri" w:cs="Calibri"/>
                <w:lang w:val="tr-TR"/>
              </w:rPr>
              <w:t>Adil Muamele</w:t>
            </w:r>
          </w:p>
          <w:p w14:paraId="5449EA62" w14:textId="77777777" w:rsidR="007502B3" w:rsidRPr="00300868" w:rsidRDefault="0047764C" w:rsidP="00300868">
            <w:pPr>
              <w:spacing w:before="100" w:beforeAutospacing="1" w:after="100" w:afterAutospacing="1"/>
              <w:ind w:left="30" w:right="30"/>
              <w:rPr>
                <w:rFonts w:ascii="Calibri" w:eastAsia="Times New Roman" w:hAnsi="Calibri" w:cs="Calibri"/>
              </w:rPr>
            </w:pPr>
            <w:r w:rsidRPr="00300868">
              <w:rPr>
                <w:rFonts w:ascii="Calibri" w:eastAsia="Calibri" w:hAnsi="Calibri" w:cs="Calibri"/>
                <w:lang w:val="tr-TR"/>
              </w:rPr>
              <w:t>Çalışma Ortamı</w:t>
            </w:r>
          </w:p>
          <w:p w14:paraId="32B19748" w14:textId="77777777" w:rsidR="00BE08E6" w:rsidRPr="00300868" w:rsidRDefault="0047764C" w:rsidP="00300868">
            <w:pPr>
              <w:spacing w:before="100" w:beforeAutospacing="1" w:after="100" w:afterAutospacing="1"/>
              <w:ind w:left="30" w:right="30"/>
              <w:rPr>
                <w:rFonts w:ascii="Calibri" w:eastAsia="Times New Roman" w:hAnsi="Calibri" w:cs="Calibri"/>
              </w:rPr>
            </w:pPr>
            <w:r w:rsidRPr="00300868">
              <w:rPr>
                <w:rFonts w:ascii="Calibri" w:eastAsia="Calibri" w:hAnsi="Calibri" w:cs="Calibri"/>
                <w:lang w:val="tr-TR"/>
              </w:rPr>
              <w:t>Daha fazla bilgi için simgelere tıklayın.</w:t>
            </w:r>
          </w:p>
        </w:tc>
      </w:tr>
      <w:tr w:rsidR="0092388F" w:rsidRPr="00300868" w14:paraId="729D8E06" w14:textId="77777777" w:rsidTr="00300868">
        <w:tc>
          <w:tcPr>
            <w:tcW w:w="1353" w:type="dxa"/>
            <w:shd w:val="clear" w:color="auto" w:fill="C1E4F5"/>
            <w:tcMar>
              <w:top w:w="120" w:type="dxa"/>
              <w:left w:w="180" w:type="dxa"/>
              <w:bottom w:w="120" w:type="dxa"/>
              <w:right w:w="180" w:type="dxa"/>
            </w:tcMar>
            <w:hideMark/>
          </w:tcPr>
          <w:p w14:paraId="04F1D053" w14:textId="77777777" w:rsidR="00F47217" w:rsidRPr="00300868" w:rsidRDefault="0047764C" w:rsidP="00F47217">
            <w:pPr>
              <w:spacing w:before="30" w:after="30"/>
              <w:ind w:left="30" w:right="30"/>
              <w:rPr>
                <w:rFonts w:ascii="Calibri" w:eastAsia="Times New Roman" w:hAnsi="Calibri" w:cs="Calibri"/>
                <w:sz w:val="16"/>
              </w:rPr>
            </w:pPr>
            <w:hyperlink r:id="rId49" w:tgtFrame="_blank" w:history="1">
              <w:r w:rsidRPr="00300868">
                <w:rPr>
                  <w:rFonts w:ascii="Calibri" w:eastAsia="Times New Roman" w:hAnsi="Calibri" w:cs="Calibri"/>
                  <w:color w:val="0000FF"/>
                  <w:sz w:val="16"/>
                  <w:u w:val="single"/>
                </w:rPr>
                <w:t>Screen 10</w:t>
              </w:r>
            </w:hyperlink>
            <w:r w:rsidRPr="00300868">
              <w:rPr>
                <w:rFonts w:ascii="Calibri" w:eastAsia="Times New Roman" w:hAnsi="Calibri" w:cs="Calibri"/>
                <w:sz w:val="16"/>
              </w:rPr>
              <w:t xml:space="preserve"> </w:t>
            </w:r>
          </w:p>
          <w:p w14:paraId="4BD1BCD8" w14:textId="77777777" w:rsidR="00F47217" w:rsidRPr="00300868" w:rsidRDefault="0047764C" w:rsidP="00F47217">
            <w:pPr>
              <w:ind w:left="30" w:right="30"/>
              <w:rPr>
                <w:rFonts w:ascii="Calibri" w:eastAsia="Times New Roman" w:hAnsi="Calibri" w:cs="Calibri"/>
                <w:sz w:val="16"/>
              </w:rPr>
            </w:pPr>
            <w:hyperlink r:id="rId50" w:tgtFrame="_blank" w:history="1">
              <w:r w:rsidRPr="00300868">
                <w:rPr>
                  <w:rFonts w:ascii="Calibri" w:eastAsia="Times New Roman" w:hAnsi="Calibri" w:cs="Calibri"/>
                  <w:color w:val="0000FF"/>
                  <w:sz w:val="16"/>
                  <w:u w:val="single"/>
                </w:rPr>
                <w:t>20_C_11</w:t>
              </w:r>
            </w:hyperlink>
            <w:r w:rsidRPr="00300868">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48468941" w14:textId="77777777" w:rsidR="00F47217" w:rsidRPr="00300868" w:rsidRDefault="0047764C" w:rsidP="00300868">
            <w:pPr>
              <w:spacing w:before="100" w:beforeAutospacing="1" w:after="100" w:afterAutospacing="1"/>
              <w:ind w:left="30" w:right="30"/>
              <w:rPr>
                <w:rFonts w:ascii="Calibri" w:eastAsia="Times New Roman" w:hAnsi="Calibri" w:cs="Calibri"/>
              </w:rPr>
            </w:pPr>
            <w:r w:rsidRPr="00300868">
              <w:rPr>
                <w:rFonts w:ascii="Calibri" w:eastAsia="Times New Roman" w:hAnsi="Calibri" w:cs="Calibri"/>
              </w:rPr>
              <w:t>COLLABORATION</w:t>
            </w:r>
          </w:p>
          <w:p w14:paraId="550C53D6" w14:textId="77777777" w:rsidR="00F47217" w:rsidRPr="00300868" w:rsidRDefault="0047764C" w:rsidP="00300868">
            <w:pPr>
              <w:spacing w:before="100" w:beforeAutospacing="1" w:after="100" w:afterAutospacing="1"/>
              <w:ind w:left="30" w:right="30"/>
              <w:rPr>
                <w:rFonts w:ascii="Calibri" w:eastAsia="Times New Roman" w:hAnsi="Calibri" w:cs="Calibri"/>
              </w:rPr>
            </w:pPr>
            <w:r w:rsidRPr="00300868">
              <w:rPr>
                <w:rFonts w:ascii="Calibri" w:eastAsia="Times New Roman" w:hAnsi="Calibri" w:cs="Calibri"/>
              </w:rPr>
              <w:t>We value openness and collaboration because diverse ideas lead to better solutions.</w:t>
            </w:r>
          </w:p>
          <w:p w14:paraId="54F90EAF" w14:textId="77777777" w:rsidR="00F47217" w:rsidRPr="00300868" w:rsidRDefault="0047764C" w:rsidP="00300868">
            <w:pPr>
              <w:spacing w:before="100" w:beforeAutospacing="1" w:after="100" w:afterAutospacing="1"/>
              <w:ind w:left="30" w:right="30"/>
              <w:rPr>
                <w:rFonts w:ascii="Calibri" w:eastAsia="Times New Roman" w:hAnsi="Calibri" w:cs="Calibri"/>
              </w:rPr>
            </w:pPr>
            <w:r w:rsidRPr="00300868">
              <w:rPr>
                <w:rFonts w:ascii="Calibri" w:eastAsia="Times New Roman" w:hAnsi="Calibri" w:cs="Calibri"/>
              </w:rPr>
              <w:t>We embrace diversity because it fuels creativity, energy, and progress. To make a meaningful impact on global health, we listen to one another, value every voice, and work together with purpose.</w:t>
            </w:r>
          </w:p>
        </w:tc>
        <w:tc>
          <w:tcPr>
            <w:tcW w:w="6000" w:type="dxa"/>
          </w:tcPr>
          <w:p w14:paraId="71B53686" w14:textId="77777777" w:rsidR="00F47217" w:rsidRPr="00300868" w:rsidRDefault="0047764C" w:rsidP="00300868">
            <w:pPr>
              <w:spacing w:before="100" w:beforeAutospacing="1" w:after="100" w:afterAutospacing="1"/>
              <w:ind w:left="30" w:right="30"/>
              <w:rPr>
                <w:rFonts w:ascii="Calibri" w:eastAsia="Times New Roman" w:hAnsi="Calibri" w:cs="Calibri"/>
              </w:rPr>
            </w:pPr>
            <w:r w:rsidRPr="00300868">
              <w:rPr>
                <w:rFonts w:ascii="Calibri" w:eastAsia="Calibri" w:hAnsi="Calibri" w:cs="Calibri"/>
                <w:lang w:val="tr-TR"/>
              </w:rPr>
              <w:t>İŞ BİRLİĞİ</w:t>
            </w:r>
          </w:p>
          <w:p w14:paraId="4FF9A28C" w14:textId="77777777" w:rsidR="00F47217" w:rsidRPr="00300868" w:rsidRDefault="0047764C" w:rsidP="00300868">
            <w:pPr>
              <w:spacing w:before="100" w:beforeAutospacing="1" w:after="100" w:afterAutospacing="1"/>
              <w:ind w:left="30" w:right="30"/>
              <w:rPr>
                <w:rFonts w:ascii="Calibri" w:eastAsia="Times New Roman" w:hAnsi="Calibri" w:cs="Calibri"/>
              </w:rPr>
            </w:pPr>
            <w:r w:rsidRPr="00300868">
              <w:rPr>
                <w:rFonts w:ascii="Calibri" w:eastAsia="Calibri" w:hAnsi="Calibri" w:cs="Calibri"/>
                <w:lang w:val="tr-TR"/>
              </w:rPr>
              <w:t>Açıklığa ve iş birliğine değer veririz çünkü farklı fikirler daha iyi çözümler doğurur.</w:t>
            </w:r>
          </w:p>
          <w:p w14:paraId="36DDB60B" w14:textId="77777777" w:rsidR="00F47217" w:rsidRPr="00300868" w:rsidRDefault="0047764C" w:rsidP="00300868">
            <w:pPr>
              <w:spacing w:before="100" w:beforeAutospacing="1" w:after="100" w:afterAutospacing="1"/>
              <w:ind w:left="30" w:right="30"/>
              <w:rPr>
                <w:rFonts w:ascii="Calibri" w:eastAsia="Times New Roman" w:hAnsi="Calibri" w:cs="Calibri"/>
              </w:rPr>
            </w:pPr>
            <w:r w:rsidRPr="00300868">
              <w:rPr>
                <w:rFonts w:ascii="Calibri" w:eastAsia="Calibri" w:hAnsi="Calibri" w:cs="Calibri"/>
                <w:lang w:val="tr-TR"/>
              </w:rPr>
              <w:t>Çeşitliliği benimseriz çünkü çeşitlilik yaratıcılığı, enerjiyi ve ilerlemeyi destekler. Global sağlık üzerinde anlamlı bir etki yaratmak için birbirimizi dinler, her sese değer verir ve birlikte bir amaca yönelik olarak çalışırız.</w:t>
            </w:r>
          </w:p>
        </w:tc>
      </w:tr>
      <w:tr w:rsidR="0092388F" w:rsidRPr="00300868" w14:paraId="07305447" w14:textId="77777777" w:rsidTr="00300868">
        <w:tc>
          <w:tcPr>
            <w:tcW w:w="1353" w:type="dxa"/>
            <w:shd w:val="clear" w:color="auto" w:fill="C1E4F5"/>
            <w:tcMar>
              <w:top w:w="120" w:type="dxa"/>
              <w:left w:w="180" w:type="dxa"/>
              <w:bottom w:w="120" w:type="dxa"/>
              <w:right w:w="180" w:type="dxa"/>
            </w:tcMar>
            <w:hideMark/>
          </w:tcPr>
          <w:p w14:paraId="215E67B4" w14:textId="77777777" w:rsidR="00F47217" w:rsidRPr="00300868" w:rsidRDefault="0047764C" w:rsidP="00F47217">
            <w:pPr>
              <w:spacing w:before="30" w:after="30"/>
              <w:ind w:left="30" w:right="30"/>
              <w:rPr>
                <w:rFonts w:ascii="Calibri" w:eastAsia="Times New Roman" w:hAnsi="Calibri" w:cs="Calibri"/>
                <w:sz w:val="16"/>
              </w:rPr>
            </w:pPr>
            <w:hyperlink r:id="rId51" w:tgtFrame="_blank" w:history="1">
              <w:r w:rsidRPr="00300868">
                <w:rPr>
                  <w:rFonts w:ascii="Calibri" w:eastAsia="Times New Roman" w:hAnsi="Calibri" w:cs="Calibri"/>
                  <w:color w:val="0000FF"/>
                  <w:sz w:val="16"/>
                  <w:u w:val="single"/>
                </w:rPr>
                <w:t>Screen 10</w:t>
              </w:r>
            </w:hyperlink>
            <w:r w:rsidRPr="00300868">
              <w:rPr>
                <w:rFonts w:ascii="Calibri" w:eastAsia="Times New Roman" w:hAnsi="Calibri" w:cs="Calibri"/>
                <w:sz w:val="16"/>
              </w:rPr>
              <w:t xml:space="preserve"> </w:t>
            </w:r>
          </w:p>
          <w:p w14:paraId="3DBD310B" w14:textId="77777777" w:rsidR="00F47217" w:rsidRPr="00300868" w:rsidRDefault="0047764C" w:rsidP="00F47217">
            <w:pPr>
              <w:ind w:left="30" w:right="30"/>
              <w:rPr>
                <w:rFonts w:ascii="Calibri" w:eastAsia="Times New Roman" w:hAnsi="Calibri" w:cs="Calibri"/>
                <w:sz w:val="16"/>
              </w:rPr>
            </w:pPr>
            <w:hyperlink r:id="rId52" w:tgtFrame="_blank" w:history="1">
              <w:r w:rsidRPr="00300868">
                <w:rPr>
                  <w:rFonts w:ascii="Calibri" w:eastAsia="Times New Roman" w:hAnsi="Calibri" w:cs="Calibri"/>
                  <w:color w:val="0000FF"/>
                  <w:sz w:val="16"/>
                  <w:u w:val="single"/>
                </w:rPr>
                <w:t>21_C_11</w:t>
              </w:r>
            </w:hyperlink>
            <w:r w:rsidRPr="00300868">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1E0F45DF" w14:textId="77777777" w:rsidR="00F47217" w:rsidRPr="00300868" w:rsidRDefault="0047764C" w:rsidP="00300868">
            <w:pPr>
              <w:spacing w:before="100" w:beforeAutospacing="1" w:after="100" w:afterAutospacing="1"/>
              <w:ind w:left="30" w:right="30"/>
              <w:rPr>
                <w:rFonts w:ascii="Calibri" w:eastAsia="Times New Roman" w:hAnsi="Calibri" w:cs="Calibri"/>
              </w:rPr>
            </w:pPr>
            <w:r w:rsidRPr="00300868">
              <w:rPr>
                <w:rFonts w:ascii="Calibri" w:eastAsia="Times New Roman" w:hAnsi="Calibri" w:cs="Calibri"/>
              </w:rPr>
              <w:t>OUR CONNECTION TO EACH OTHER</w:t>
            </w:r>
          </w:p>
          <w:p w14:paraId="4AF82B71" w14:textId="77777777" w:rsidR="00F47217" w:rsidRPr="00300868" w:rsidRDefault="0047764C" w:rsidP="00300868">
            <w:pPr>
              <w:spacing w:before="100" w:beforeAutospacing="1" w:after="100" w:afterAutospacing="1"/>
              <w:ind w:left="30" w:right="30"/>
              <w:rPr>
                <w:rFonts w:ascii="Calibri" w:eastAsia="Times New Roman" w:hAnsi="Calibri" w:cs="Calibri"/>
              </w:rPr>
            </w:pPr>
            <w:r w:rsidRPr="00300868">
              <w:rPr>
                <w:rFonts w:ascii="Calibri" w:eastAsia="Times New Roman" w:hAnsi="Calibri" w:cs="Calibri"/>
              </w:rPr>
              <w:t>We all share the responsibility to live Abbott’s values every day.</w:t>
            </w:r>
          </w:p>
          <w:p w14:paraId="2DA76711" w14:textId="77777777" w:rsidR="00F47217" w:rsidRPr="00300868" w:rsidRDefault="0047764C" w:rsidP="00300868">
            <w:pPr>
              <w:spacing w:before="100" w:beforeAutospacing="1" w:after="100" w:afterAutospacing="1"/>
              <w:ind w:left="30" w:right="30"/>
              <w:rPr>
                <w:rFonts w:ascii="Calibri" w:eastAsia="Times New Roman" w:hAnsi="Calibri" w:cs="Calibri"/>
              </w:rPr>
            </w:pPr>
            <w:r w:rsidRPr="00300868">
              <w:rPr>
                <w:rFonts w:ascii="Calibri" w:eastAsia="Times New Roman" w:hAnsi="Calibri" w:cs="Calibri"/>
              </w:rPr>
              <w:lastRenderedPageBreak/>
              <w:t>By acting ethically, we strengthen our culture. Everyone must understand how the Code applies to their role and work.</w:t>
            </w:r>
          </w:p>
          <w:p w14:paraId="0A29C8ED" w14:textId="77777777" w:rsidR="00F47217" w:rsidRPr="00300868" w:rsidRDefault="0047764C" w:rsidP="00300868">
            <w:pPr>
              <w:spacing w:before="100" w:beforeAutospacing="1" w:after="100" w:afterAutospacing="1"/>
              <w:ind w:left="30" w:right="30"/>
              <w:rPr>
                <w:rFonts w:ascii="Calibri" w:eastAsia="Times New Roman" w:hAnsi="Calibri" w:cs="Calibri"/>
              </w:rPr>
            </w:pPr>
            <w:r w:rsidRPr="00300868">
              <w:rPr>
                <w:rFonts w:ascii="Calibri" w:eastAsia="Times New Roman" w:hAnsi="Calibri" w:cs="Calibri"/>
              </w:rPr>
              <w:t xml:space="preserve">Managers and supervisors have a special responsibility as leaders—they must model our values, promote ethical </w:t>
            </w:r>
            <w:proofErr w:type="spellStart"/>
            <w:r w:rsidRPr="00300868">
              <w:rPr>
                <w:rFonts w:ascii="Calibri" w:eastAsia="Times New Roman" w:hAnsi="Calibri" w:cs="Calibri"/>
              </w:rPr>
              <w:t>behavior</w:t>
            </w:r>
            <w:proofErr w:type="spellEnd"/>
            <w:r w:rsidRPr="00300868">
              <w:rPr>
                <w:rFonts w:ascii="Calibri" w:eastAsia="Times New Roman" w:hAnsi="Calibri" w:cs="Calibri"/>
              </w:rPr>
              <w:t>, and create a safe space where employees feel comfortable asking questions and raising concerns without fear of retaliation.</w:t>
            </w:r>
          </w:p>
        </w:tc>
        <w:tc>
          <w:tcPr>
            <w:tcW w:w="6000" w:type="dxa"/>
          </w:tcPr>
          <w:p w14:paraId="000DE619" w14:textId="77777777" w:rsidR="004422A3" w:rsidRPr="00300868" w:rsidRDefault="0047764C" w:rsidP="00300868">
            <w:pPr>
              <w:spacing w:before="100" w:beforeAutospacing="1" w:after="100" w:afterAutospacing="1"/>
              <w:ind w:left="30" w:right="30"/>
              <w:rPr>
                <w:rFonts w:ascii="Calibri" w:eastAsia="Times New Roman" w:hAnsi="Calibri" w:cs="Calibri"/>
              </w:rPr>
            </w:pPr>
            <w:r w:rsidRPr="00300868">
              <w:rPr>
                <w:rFonts w:ascii="Calibri" w:eastAsia="Calibri" w:hAnsi="Calibri" w:cs="Calibri"/>
                <w:lang w:val="tr-TR"/>
              </w:rPr>
              <w:lastRenderedPageBreak/>
              <w:t>BİRBİRİMİZLE OLAN BAĞLANTIMIZ</w:t>
            </w:r>
          </w:p>
          <w:p w14:paraId="3040F0D3" w14:textId="77777777" w:rsidR="004422A3" w:rsidRPr="00300868" w:rsidRDefault="0047764C" w:rsidP="00300868">
            <w:pPr>
              <w:spacing w:before="100" w:beforeAutospacing="1" w:after="100" w:afterAutospacing="1"/>
              <w:ind w:left="30" w:right="30"/>
              <w:rPr>
                <w:rFonts w:ascii="Calibri" w:eastAsia="Times New Roman" w:hAnsi="Calibri" w:cs="Calibri"/>
              </w:rPr>
            </w:pPr>
            <w:r w:rsidRPr="00300868">
              <w:rPr>
                <w:rFonts w:ascii="Calibri" w:eastAsia="Calibri" w:hAnsi="Calibri" w:cs="Calibri"/>
                <w:lang w:val="tr-TR"/>
              </w:rPr>
              <w:t>Hepimiz Abbott’un değerleriyle yaşama sorumluluğunu her gün paylaşırız.</w:t>
            </w:r>
          </w:p>
          <w:p w14:paraId="46639AC8" w14:textId="77777777" w:rsidR="004422A3" w:rsidRPr="00300868" w:rsidRDefault="0047764C" w:rsidP="00300868">
            <w:pPr>
              <w:spacing w:before="100" w:beforeAutospacing="1" w:after="100" w:afterAutospacing="1"/>
              <w:ind w:left="30" w:right="30"/>
              <w:rPr>
                <w:rFonts w:ascii="Calibri" w:eastAsia="Times New Roman" w:hAnsi="Calibri" w:cs="Calibri"/>
              </w:rPr>
            </w:pPr>
            <w:r w:rsidRPr="00300868">
              <w:rPr>
                <w:rFonts w:ascii="Calibri" w:eastAsia="Calibri" w:hAnsi="Calibri" w:cs="Calibri"/>
                <w:lang w:val="tr-TR"/>
              </w:rPr>
              <w:lastRenderedPageBreak/>
              <w:t>Etik davranarak kültürümüzü güçlendiririz. Herkes, Kuralların kendi rolüne ve işine nasıl uygulanacağını kavramalıdır.</w:t>
            </w:r>
          </w:p>
          <w:p w14:paraId="7635C0BF" w14:textId="31FA72F9" w:rsidR="00F47217" w:rsidRPr="00300868" w:rsidRDefault="0047764C" w:rsidP="00300868">
            <w:pPr>
              <w:spacing w:before="100" w:beforeAutospacing="1" w:after="100" w:afterAutospacing="1"/>
              <w:ind w:left="30" w:right="30"/>
              <w:rPr>
                <w:rFonts w:ascii="Calibri" w:eastAsia="Times New Roman" w:hAnsi="Calibri" w:cs="Calibri"/>
              </w:rPr>
            </w:pPr>
            <w:r w:rsidRPr="00300868">
              <w:rPr>
                <w:rFonts w:ascii="Calibri" w:eastAsia="Calibri" w:hAnsi="Calibri" w:cs="Calibri"/>
                <w:lang w:val="tr-TR"/>
              </w:rPr>
              <w:t>Yöneticilerin ve amirlerin lider olarak özel bir sorumluluğu vardır. Değerlerimiz konusunda örnek olmalı, etik davran</w:t>
            </w:r>
            <w:ins w:id="7" w:author="Dalga, Elif" w:date="2026-01-09T16:02:00Z" w16du:dateUtc="2026-01-09T13:02:00Z">
              <w:r w:rsidR="00D779B5">
                <w:rPr>
                  <w:rFonts w:ascii="Calibri" w:eastAsia="Calibri" w:hAnsi="Calibri" w:cs="Calibri"/>
                  <w:lang w:val="tr-TR"/>
                </w:rPr>
                <w:t>ışı</w:t>
              </w:r>
            </w:ins>
            <w:del w:id="8" w:author="Dalga, Elif" w:date="2026-01-09T16:02:00Z" w16du:dateUtc="2026-01-09T13:02:00Z">
              <w:r w:rsidRPr="00300868" w:rsidDel="00D779B5">
                <w:rPr>
                  <w:rFonts w:ascii="Calibri" w:eastAsia="Calibri" w:hAnsi="Calibri" w:cs="Calibri"/>
                  <w:lang w:val="tr-TR"/>
                </w:rPr>
                <w:delText>mayı</w:delText>
              </w:r>
            </w:del>
            <w:r w:rsidRPr="00300868">
              <w:rPr>
                <w:rFonts w:ascii="Calibri" w:eastAsia="Calibri" w:hAnsi="Calibri" w:cs="Calibri"/>
                <w:lang w:val="tr-TR"/>
              </w:rPr>
              <w:t xml:space="preserve"> teşvik etmeli ve çalışanların misilleme korkusu olmadan soru sorup endişelerini dile getirebilecekleri güvenli bir alan yaratmalıdırlar.</w:t>
            </w:r>
          </w:p>
        </w:tc>
      </w:tr>
      <w:tr w:rsidR="0092388F" w:rsidRPr="00300868" w14:paraId="0DE62C67" w14:textId="77777777" w:rsidTr="00300868">
        <w:tc>
          <w:tcPr>
            <w:tcW w:w="1353" w:type="dxa"/>
            <w:shd w:val="clear" w:color="auto" w:fill="C1E4F5"/>
            <w:tcMar>
              <w:top w:w="120" w:type="dxa"/>
              <w:left w:w="180" w:type="dxa"/>
              <w:bottom w:w="120" w:type="dxa"/>
              <w:right w:w="180" w:type="dxa"/>
            </w:tcMar>
            <w:hideMark/>
          </w:tcPr>
          <w:p w14:paraId="641DE90E" w14:textId="77777777" w:rsidR="00F47217" w:rsidRPr="00300868" w:rsidRDefault="0047764C" w:rsidP="00F47217">
            <w:pPr>
              <w:spacing w:before="30" w:after="30"/>
              <w:ind w:left="30" w:right="30"/>
              <w:rPr>
                <w:rFonts w:ascii="Calibri" w:eastAsia="Times New Roman" w:hAnsi="Calibri" w:cs="Calibri"/>
                <w:sz w:val="16"/>
              </w:rPr>
            </w:pPr>
            <w:hyperlink r:id="rId53" w:tgtFrame="_blank" w:history="1">
              <w:r w:rsidRPr="00300868">
                <w:rPr>
                  <w:rFonts w:ascii="Calibri" w:eastAsia="Times New Roman" w:hAnsi="Calibri" w:cs="Calibri"/>
                  <w:color w:val="0000FF"/>
                  <w:sz w:val="16"/>
                  <w:u w:val="single"/>
                </w:rPr>
                <w:t>Screen 10</w:t>
              </w:r>
            </w:hyperlink>
            <w:r w:rsidRPr="00300868">
              <w:rPr>
                <w:rFonts w:ascii="Calibri" w:eastAsia="Times New Roman" w:hAnsi="Calibri" w:cs="Calibri"/>
                <w:sz w:val="16"/>
              </w:rPr>
              <w:t xml:space="preserve"> </w:t>
            </w:r>
          </w:p>
          <w:p w14:paraId="6A829FF1" w14:textId="77777777" w:rsidR="00F47217" w:rsidRPr="00300868" w:rsidRDefault="0047764C" w:rsidP="00F47217">
            <w:pPr>
              <w:ind w:left="30" w:right="30"/>
              <w:rPr>
                <w:rFonts w:ascii="Calibri" w:eastAsia="Times New Roman" w:hAnsi="Calibri" w:cs="Calibri"/>
                <w:sz w:val="16"/>
              </w:rPr>
            </w:pPr>
            <w:hyperlink r:id="rId54" w:tgtFrame="_blank" w:history="1">
              <w:r w:rsidRPr="00300868">
                <w:rPr>
                  <w:rFonts w:ascii="Calibri" w:eastAsia="Times New Roman" w:hAnsi="Calibri" w:cs="Calibri"/>
                  <w:color w:val="0000FF"/>
                  <w:sz w:val="16"/>
                  <w:u w:val="single"/>
                </w:rPr>
                <w:t>22_C_11</w:t>
              </w:r>
            </w:hyperlink>
            <w:r w:rsidRPr="00300868">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303EC2EF" w14:textId="77777777" w:rsidR="00F47217" w:rsidRPr="00300868" w:rsidRDefault="0047764C" w:rsidP="00300868">
            <w:pPr>
              <w:spacing w:before="100" w:beforeAutospacing="1" w:after="100" w:afterAutospacing="1"/>
              <w:ind w:left="30" w:right="30"/>
              <w:rPr>
                <w:rFonts w:ascii="Calibri" w:eastAsia="Times New Roman" w:hAnsi="Calibri" w:cs="Calibri"/>
              </w:rPr>
            </w:pPr>
            <w:r w:rsidRPr="00300868">
              <w:rPr>
                <w:rFonts w:ascii="Calibri" w:eastAsia="Times New Roman" w:hAnsi="Calibri" w:cs="Calibri"/>
              </w:rPr>
              <w:t>REPORTING CONCERNS</w:t>
            </w:r>
          </w:p>
          <w:p w14:paraId="72C91141" w14:textId="77777777" w:rsidR="00F47217" w:rsidRPr="00300868" w:rsidRDefault="0047764C" w:rsidP="00300868">
            <w:pPr>
              <w:spacing w:before="100" w:beforeAutospacing="1" w:after="100" w:afterAutospacing="1"/>
              <w:ind w:left="30" w:right="30"/>
              <w:rPr>
                <w:rFonts w:ascii="Calibri" w:eastAsia="Times New Roman" w:hAnsi="Calibri" w:cs="Calibri"/>
              </w:rPr>
            </w:pPr>
            <w:r w:rsidRPr="00300868">
              <w:rPr>
                <w:rFonts w:ascii="Calibri" w:eastAsia="Times New Roman" w:hAnsi="Calibri" w:cs="Calibri"/>
              </w:rPr>
              <w:t>We ask questions when something isn’t clear or doesn’t feel right. We also speak up and report any possible violations of the Code.</w:t>
            </w:r>
          </w:p>
          <w:p w14:paraId="26A7E0ED" w14:textId="77777777" w:rsidR="00F47217" w:rsidRPr="00300868" w:rsidRDefault="0047764C" w:rsidP="00300868">
            <w:pPr>
              <w:spacing w:before="100" w:beforeAutospacing="1" w:after="100" w:afterAutospacing="1"/>
              <w:ind w:left="30" w:right="30"/>
              <w:rPr>
                <w:rFonts w:ascii="Calibri" w:eastAsia="Times New Roman" w:hAnsi="Calibri" w:cs="Calibri"/>
              </w:rPr>
            </w:pPr>
            <w:r w:rsidRPr="00300868">
              <w:rPr>
                <w:rFonts w:ascii="Calibri" w:eastAsia="Times New Roman" w:hAnsi="Calibri" w:cs="Calibri"/>
              </w:rPr>
              <w:t>It’s our responsibility to ask questions when direction is unclear and to challenge and report suspected unethical business conduct, violations of the Code, or breaches of Abbott’s policies.</w:t>
            </w:r>
          </w:p>
          <w:p w14:paraId="116CB6BF" w14:textId="77777777" w:rsidR="00F47217" w:rsidRPr="00300868" w:rsidRDefault="0047764C" w:rsidP="00300868">
            <w:pPr>
              <w:spacing w:before="100" w:beforeAutospacing="1" w:after="100" w:afterAutospacing="1"/>
              <w:ind w:left="30" w:right="30"/>
              <w:rPr>
                <w:rFonts w:ascii="Calibri" w:eastAsia="Times New Roman" w:hAnsi="Calibri" w:cs="Calibri"/>
              </w:rPr>
            </w:pPr>
            <w:r w:rsidRPr="00300868">
              <w:rPr>
                <w:rFonts w:ascii="Calibri" w:eastAsia="Times New Roman" w:hAnsi="Calibri" w:cs="Calibri"/>
              </w:rPr>
              <w:t>If you’re unsure about the right choice or action, talk to your manager or contact the Office of Ethics and Compliance.</w:t>
            </w:r>
          </w:p>
          <w:p w14:paraId="12AB7E47" w14:textId="77777777" w:rsidR="00F47217" w:rsidRPr="00300868" w:rsidRDefault="0047764C" w:rsidP="00300868">
            <w:pPr>
              <w:spacing w:before="100" w:beforeAutospacing="1" w:after="100" w:afterAutospacing="1"/>
              <w:ind w:left="30" w:right="30"/>
              <w:rPr>
                <w:rFonts w:ascii="Calibri" w:eastAsia="Times New Roman" w:hAnsi="Calibri" w:cs="Calibri"/>
              </w:rPr>
            </w:pPr>
            <w:r w:rsidRPr="00300868">
              <w:rPr>
                <w:rFonts w:ascii="Calibri" w:eastAsia="Times New Roman" w:hAnsi="Calibri" w:cs="Calibri"/>
              </w:rPr>
              <w:t xml:space="preserve">Managers and supervisors must lead by example and make sure employees understand and follow the Code. Leaders have a greater responsibility to communicate Abbott’s expectations and should reach out to the Office </w:t>
            </w:r>
            <w:r w:rsidRPr="00300868">
              <w:rPr>
                <w:rFonts w:ascii="Calibri" w:eastAsia="Times New Roman" w:hAnsi="Calibri" w:cs="Calibri"/>
              </w:rPr>
              <w:lastRenderedPageBreak/>
              <w:t>of Ethics and Compliance about any potential Code violations.</w:t>
            </w:r>
          </w:p>
          <w:p w14:paraId="581828CE" w14:textId="77777777" w:rsidR="00F47217" w:rsidRPr="00300868" w:rsidRDefault="0047764C" w:rsidP="00300868">
            <w:pPr>
              <w:spacing w:before="100" w:beforeAutospacing="1" w:after="100" w:afterAutospacing="1"/>
              <w:ind w:left="30" w:right="30"/>
              <w:rPr>
                <w:rFonts w:ascii="Calibri" w:eastAsia="Times New Roman" w:hAnsi="Calibri" w:cs="Calibri"/>
              </w:rPr>
            </w:pPr>
            <w:r w:rsidRPr="00300868">
              <w:rPr>
                <w:rFonts w:ascii="Calibri" w:eastAsia="Times New Roman" w:hAnsi="Calibri" w:cs="Calibri"/>
              </w:rPr>
              <w:t>All reports of possible Code violations are taken seriously. The Office of Ethics and Compliance will handle follow-up steps, including investigations and corrective actions when needed. You should not investigate on your own. Everyone must cooperate and keep investigations confidential.</w:t>
            </w:r>
          </w:p>
          <w:p w14:paraId="31E25DD3" w14:textId="77777777" w:rsidR="00F47217" w:rsidRPr="00300868" w:rsidRDefault="0047764C" w:rsidP="00300868">
            <w:pPr>
              <w:spacing w:before="100" w:beforeAutospacing="1" w:after="100" w:afterAutospacing="1"/>
              <w:ind w:left="30" w:right="30"/>
              <w:rPr>
                <w:rFonts w:ascii="Calibri" w:eastAsia="Times New Roman" w:hAnsi="Calibri" w:cs="Calibri"/>
              </w:rPr>
            </w:pPr>
            <w:r w:rsidRPr="00300868">
              <w:rPr>
                <w:rFonts w:ascii="Calibri" w:eastAsia="Times New Roman" w:hAnsi="Calibri" w:cs="Calibri"/>
              </w:rPr>
              <w:t>Corrective actions may include discipline (up to and including termination) or legal action for:</w:t>
            </w:r>
          </w:p>
          <w:p w14:paraId="54362C36" w14:textId="77777777" w:rsidR="00F47217" w:rsidRPr="00300868" w:rsidRDefault="0047764C" w:rsidP="00300868">
            <w:pPr>
              <w:numPr>
                <w:ilvl w:val="0"/>
                <w:numId w:val="3"/>
              </w:numPr>
              <w:spacing w:before="100" w:beforeAutospacing="1" w:after="100" w:afterAutospacing="1"/>
              <w:ind w:left="750" w:right="30"/>
              <w:rPr>
                <w:rFonts w:ascii="Calibri" w:eastAsia="Times New Roman" w:hAnsi="Calibri" w:cs="Calibri"/>
              </w:rPr>
            </w:pPr>
            <w:r w:rsidRPr="00300868">
              <w:rPr>
                <w:rFonts w:ascii="Calibri" w:eastAsia="Times New Roman" w:hAnsi="Calibri" w:cs="Calibri"/>
              </w:rPr>
              <w:t>Authorizing or taking part in a violation;</w:t>
            </w:r>
          </w:p>
          <w:p w14:paraId="3D4AF52D" w14:textId="77777777" w:rsidR="00F47217" w:rsidRPr="00300868" w:rsidRDefault="0047764C" w:rsidP="00300868">
            <w:pPr>
              <w:numPr>
                <w:ilvl w:val="0"/>
                <w:numId w:val="3"/>
              </w:numPr>
              <w:spacing w:before="100" w:beforeAutospacing="1" w:after="100" w:afterAutospacing="1"/>
              <w:ind w:left="750" w:right="30"/>
              <w:rPr>
                <w:rFonts w:ascii="Calibri" w:eastAsia="Times New Roman" w:hAnsi="Calibri" w:cs="Calibri"/>
              </w:rPr>
            </w:pPr>
            <w:r w:rsidRPr="00300868">
              <w:rPr>
                <w:rFonts w:ascii="Calibri" w:eastAsia="Times New Roman" w:hAnsi="Calibri" w:cs="Calibri"/>
              </w:rPr>
              <w:t>Refusing to cooperate in an investigation;</w:t>
            </w:r>
          </w:p>
          <w:p w14:paraId="7FAC85DA" w14:textId="77777777" w:rsidR="00F47217" w:rsidRPr="00300868" w:rsidRDefault="0047764C" w:rsidP="00300868">
            <w:pPr>
              <w:numPr>
                <w:ilvl w:val="0"/>
                <w:numId w:val="3"/>
              </w:numPr>
              <w:spacing w:before="100" w:beforeAutospacing="1" w:after="100" w:afterAutospacing="1"/>
              <w:ind w:left="750" w:right="30"/>
              <w:rPr>
                <w:rFonts w:ascii="Calibri" w:eastAsia="Times New Roman" w:hAnsi="Calibri" w:cs="Calibri"/>
              </w:rPr>
            </w:pPr>
            <w:r w:rsidRPr="00300868">
              <w:rPr>
                <w:rFonts w:ascii="Calibri" w:eastAsia="Times New Roman" w:hAnsi="Calibri" w:cs="Calibri"/>
              </w:rPr>
              <w:t>Failing to report a violation due to poor supervision;</w:t>
            </w:r>
          </w:p>
          <w:p w14:paraId="1897F97A" w14:textId="77777777" w:rsidR="00F47217" w:rsidRPr="00300868" w:rsidRDefault="0047764C" w:rsidP="00300868">
            <w:pPr>
              <w:numPr>
                <w:ilvl w:val="0"/>
                <w:numId w:val="3"/>
              </w:numPr>
              <w:spacing w:before="100" w:beforeAutospacing="1" w:after="100" w:afterAutospacing="1"/>
              <w:ind w:left="750" w:right="30"/>
              <w:rPr>
                <w:rFonts w:ascii="Calibri" w:eastAsia="Times New Roman" w:hAnsi="Calibri" w:cs="Calibri"/>
              </w:rPr>
            </w:pPr>
            <w:r w:rsidRPr="00300868">
              <w:rPr>
                <w:rFonts w:ascii="Calibri" w:eastAsia="Times New Roman" w:hAnsi="Calibri" w:cs="Calibri"/>
              </w:rPr>
              <w:t>Making a false report;</w:t>
            </w:r>
          </w:p>
          <w:p w14:paraId="194A8BC6" w14:textId="77777777" w:rsidR="00F47217" w:rsidRPr="00300868" w:rsidRDefault="0047764C" w:rsidP="00300868">
            <w:pPr>
              <w:numPr>
                <w:ilvl w:val="0"/>
                <w:numId w:val="3"/>
              </w:numPr>
              <w:spacing w:before="100" w:beforeAutospacing="1" w:after="100" w:afterAutospacing="1"/>
              <w:ind w:left="750" w:right="30"/>
              <w:rPr>
                <w:rFonts w:ascii="Calibri" w:eastAsia="Times New Roman" w:hAnsi="Calibri" w:cs="Calibri"/>
              </w:rPr>
            </w:pPr>
            <w:r w:rsidRPr="00300868">
              <w:rPr>
                <w:rFonts w:ascii="Calibri" w:eastAsia="Times New Roman" w:hAnsi="Calibri" w:cs="Calibri"/>
              </w:rPr>
              <w:t>Retaliating against someone who reported a concern in good faith.</w:t>
            </w:r>
          </w:p>
          <w:p w14:paraId="5BE0E539" w14:textId="77777777" w:rsidR="00F47217" w:rsidRPr="00300868" w:rsidRDefault="0047764C" w:rsidP="00300868">
            <w:pPr>
              <w:spacing w:before="100" w:beforeAutospacing="1" w:after="100" w:afterAutospacing="1"/>
              <w:ind w:left="30" w:right="30"/>
              <w:rPr>
                <w:rFonts w:ascii="Calibri" w:eastAsia="Times New Roman" w:hAnsi="Calibri" w:cs="Calibri"/>
              </w:rPr>
            </w:pPr>
            <w:r w:rsidRPr="00300868">
              <w:rPr>
                <w:rFonts w:ascii="Calibri" w:eastAsia="Times New Roman" w:hAnsi="Calibri" w:cs="Calibri"/>
              </w:rPr>
              <w:t>Retaliation is never acceptable. If you believe retaliation has occurred, report it to the Office of Ethics and Compliance or Human Resources.</w:t>
            </w:r>
          </w:p>
        </w:tc>
        <w:tc>
          <w:tcPr>
            <w:tcW w:w="6000" w:type="dxa"/>
          </w:tcPr>
          <w:p w14:paraId="5DC6A1AF" w14:textId="77777777" w:rsidR="00310ED1" w:rsidRPr="00300868" w:rsidRDefault="0047764C" w:rsidP="00300868">
            <w:pPr>
              <w:spacing w:before="100" w:beforeAutospacing="1" w:after="100" w:afterAutospacing="1"/>
              <w:ind w:left="30" w:right="30"/>
              <w:rPr>
                <w:rFonts w:ascii="Calibri" w:eastAsia="Times New Roman" w:hAnsi="Calibri" w:cs="Calibri"/>
              </w:rPr>
            </w:pPr>
            <w:r w:rsidRPr="00300868">
              <w:rPr>
                <w:rFonts w:ascii="Calibri" w:eastAsia="Calibri" w:hAnsi="Calibri" w:cs="Calibri"/>
                <w:lang w:val="tr-TR"/>
              </w:rPr>
              <w:lastRenderedPageBreak/>
              <w:t>ENDİŞELERİ RAPORLAMA</w:t>
            </w:r>
          </w:p>
          <w:p w14:paraId="28359895" w14:textId="77777777" w:rsidR="00310ED1" w:rsidRPr="00300868" w:rsidRDefault="0047764C" w:rsidP="00300868">
            <w:pPr>
              <w:spacing w:before="100" w:beforeAutospacing="1" w:after="100" w:afterAutospacing="1"/>
              <w:ind w:left="30" w:right="30"/>
              <w:rPr>
                <w:rFonts w:ascii="Calibri" w:eastAsia="Times New Roman" w:hAnsi="Calibri" w:cs="Calibri"/>
              </w:rPr>
            </w:pPr>
            <w:r w:rsidRPr="00300868">
              <w:rPr>
                <w:rFonts w:ascii="Calibri" w:eastAsia="Calibri" w:hAnsi="Calibri" w:cs="Calibri"/>
                <w:lang w:val="tr-TR"/>
              </w:rPr>
              <w:t>Açık olmayan ya da bize doğru gelmeyen konularda soru sorarız. Ayrıca Kurallara ilişkin her türlü ihlalde sesimizi yükseltir ve bildirimde bulunuruz.</w:t>
            </w:r>
          </w:p>
          <w:p w14:paraId="2B2B5616" w14:textId="28282CBF" w:rsidR="00310ED1" w:rsidRPr="00300868" w:rsidRDefault="0047764C" w:rsidP="00300868">
            <w:pPr>
              <w:spacing w:before="100" w:beforeAutospacing="1" w:after="100" w:afterAutospacing="1"/>
              <w:ind w:left="30" w:right="30"/>
              <w:rPr>
                <w:rFonts w:ascii="Calibri" w:eastAsia="Times New Roman" w:hAnsi="Calibri" w:cs="Calibri"/>
              </w:rPr>
            </w:pPr>
            <w:r w:rsidRPr="00300868">
              <w:rPr>
                <w:rFonts w:ascii="Calibri" w:eastAsia="Calibri" w:hAnsi="Calibri" w:cs="Calibri"/>
                <w:lang w:val="tr-TR"/>
              </w:rPr>
              <w:t>Yönün belirsiz olduğu durumlarda soru sormak ve herhangi bir şüpheli etik dışı iş davranışını, Kuralların ya da Abbott politikalarının ihlalini sorgulamak ve bu durumlarda bildir</w:t>
            </w:r>
            <w:del w:id="9" w:author="Dalga, Elif" w:date="2026-01-09T16:02:00Z" w16du:dateUtc="2026-01-09T13:02:00Z">
              <w:r w:rsidRPr="00300868" w:rsidDel="002950F5">
                <w:rPr>
                  <w:rFonts w:ascii="Calibri" w:eastAsia="Calibri" w:hAnsi="Calibri" w:cs="Calibri"/>
                  <w:lang w:val="tr-TR"/>
                </w:rPr>
                <w:delText xml:space="preserve">imde bulunmak </w:delText>
              </w:r>
            </w:del>
            <w:ins w:id="10" w:author="Dalga, Elif" w:date="2026-01-09T16:02:00Z" w16du:dateUtc="2026-01-09T13:02:00Z">
              <w:r w:rsidR="002950F5">
                <w:rPr>
                  <w:rFonts w:ascii="Calibri" w:eastAsia="Calibri" w:hAnsi="Calibri" w:cs="Calibri"/>
                  <w:lang w:val="tr-TR"/>
                </w:rPr>
                <w:t xml:space="preserve">mek </w:t>
              </w:r>
            </w:ins>
            <w:r w:rsidRPr="00300868">
              <w:rPr>
                <w:rFonts w:ascii="Calibri" w:eastAsia="Calibri" w:hAnsi="Calibri" w:cs="Calibri"/>
                <w:lang w:val="tr-TR"/>
              </w:rPr>
              <w:t>bizim sorumluluğumuzdadır.</w:t>
            </w:r>
          </w:p>
          <w:p w14:paraId="3892482F" w14:textId="77777777" w:rsidR="00310ED1" w:rsidRPr="00300868" w:rsidRDefault="0047764C" w:rsidP="00300868">
            <w:pPr>
              <w:spacing w:before="100" w:beforeAutospacing="1" w:after="100" w:afterAutospacing="1"/>
              <w:ind w:left="30" w:right="30"/>
              <w:rPr>
                <w:rFonts w:ascii="Calibri" w:eastAsia="Times New Roman" w:hAnsi="Calibri" w:cs="Calibri"/>
              </w:rPr>
            </w:pPr>
            <w:r w:rsidRPr="00300868">
              <w:rPr>
                <w:rFonts w:ascii="Calibri" w:eastAsia="Calibri" w:hAnsi="Calibri" w:cs="Calibri"/>
                <w:lang w:val="tr-TR"/>
              </w:rPr>
              <w:t>Doğru seçim veya hareket konusunda emin değilseniz yöneticinizle görüşün veya Etik ve Uyum Ofisi ile iletişime geçin.</w:t>
            </w:r>
          </w:p>
          <w:p w14:paraId="5EE803C5" w14:textId="03BAF411" w:rsidR="00310ED1" w:rsidRPr="00300868" w:rsidRDefault="0047764C" w:rsidP="00300868">
            <w:pPr>
              <w:spacing w:before="100" w:beforeAutospacing="1" w:after="100" w:afterAutospacing="1"/>
              <w:ind w:left="30" w:right="30"/>
              <w:rPr>
                <w:rFonts w:ascii="Calibri" w:eastAsia="Times New Roman" w:hAnsi="Calibri" w:cs="Calibri"/>
              </w:rPr>
            </w:pPr>
            <w:r w:rsidRPr="00300868">
              <w:rPr>
                <w:rFonts w:ascii="Calibri" w:eastAsia="Calibri" w:hAnsi="Calibri" w:cs="Calibri"/>
                <w:lang w:val="tr-TR"/>
              </w:rPr>
              <w:t xml:space="preserve">Yöneticiler ve amirler örnek olmalı, çalışanların Kuralları kavramasını ve bunlara uymasını sağlamalıdır. Liderler, Abbott’un beklentilerini iletme konusunda daha fazla </w:t>
            </w:r>
            <w:r w:rsidRPr="00300868">
              <w:rPr>
                <w:rFonts w:ascii="Calibri" w:eastAsia="Calibri" w:hAnsi="Calibri" w:cs="Calibri"/>
                <w:lang w:val="tr-TR"/>
              </w:rPr>
              <w:lastRenderedPageBreak/>
              <w:t>sorumluluğa sahiptir</w:t>
            </w:r>
            <w:ins w:id="11" w:author="Dalga, Elif" w:date="2026-01-09T16:03:00Z" w16du:dateUtc="2026-01-09T13:03:00Z">
              <w:r w:rsidR="00751316">
                <w:rPr>
                  <w:rFonts w:ascii="Calibri" w:eastAsia="Calibri" w:hAnsi="Calibri" w:cs="Calibri"/>
                  <w:lang w:val="tr-TR"/>
                </w:rPr>
                <w:t xml:space="preserve"> ve </w:t>
              </w:r>
            </w:ins>
            <w:del w:id="12" w:author="Dalga, Elif" w:date="2026-01-09T16:03:00Z" w16du:dateUtc="2026-01-09T13:03:00Z">
              <w:r w:rsidRPr="00300868" w:rsidDel="00751316">
                <w:rPr>
                  <w:rFonts w:ascii="Calibri" w:eastAsia="Calibri" w:hAnsi="Calibri" w:cs="Calibri"/>
                  <w:lang w:val="tr-TR"/>
                </w:rPr>
                <w:delText xml:space="preserve">. </w:delText>
              </w:r>
            </w:del>
            <w:r w:rsidRPr="00300868">
              <w:rPr>
                <w:rFonts w:ascii="Calibri" w:eastAsia="Calibri" w:hAnsi="Calibri" w:cs="Calibri"/>
                <w:lang w:val="tr-TR"/>
              </w:rPr>
              <w:t>Olası Kural ihlalleri konusunda Etik ve Uyum Ofisi ile iletişime geçmelidirler.</w:t>
            </w:r>
          </w:p>
          <w:p w14:paraId="05E58E76" w14:textId="77777777" w:rsidR="00310ED1" w:rsidRPr="00300868" w:rsidRDefault="0047764C" w:rsidP="00300868">
            <w:pPr>
              <w:spacing w:before="100" w:beforeAutospacing="1" w:after="100" w:afterAutospacing="1"/>
              <w:ind w:left="30" w:right="30"/>
              <w:rPr>
                <w:rFonts w:ascii="Calibri" w:eastAsia="Times New Roman" w:hAnsi="Calibri" w:cs="Calibri"/>
              </w:rPr>
            </w:pPr>
            <w:r w:rsidRPr="00300868">
              <w:rPr>
                <w:rFonts w:ascii="Calibri" w:eastAsia="Calibri" w:hAnsi="Calibri" w:cs="Calibri"/>
                <w:lang w:val="tr-TR"/>
              </w:rPr>
              <w:t>Olası Kural ihlallerine yönelik her türlü bildirim ciddiyetle ele alınır. Etik ve Uyum Ofisi, gerektiğinde soruşturma ve düzeltici eylemler de dahil olmak üzere takip adımlarıyla ilgilenir. Kendi kendinize soruşturma yapmamalısınız. Soruşturmalarda herkes iş birliği yapmalı ve gizliliğe uymalıdır.</w:t>
            </w:r>
          </w:p>
          <w:p w14:paraId="5296FBF0" w14:textId="20311FFB" w:rsidR="00310ED1" w:rsidRPr="00300868" w:rsidRDefault="0047764C" w:rsidP="00300868">
            <w:pPr>
              <w:spacing w:before="100" w:beforeAutospacing="1" w:after="100" w:afterAutospacing="1"/>
              <w:ind w:left="30" w:right="30"/>
              <w:rPr>
                <w:rFonts w:ascii="Calibri" w:eastAsia="Times New Roman" w:hAnsi="Calibri" w:cs="Calibri"/>
              </w:rPr>
            </w:pPr>
            <w:r w:rsidRPr="00300868">
              <w:rPr>
                <w:rFonts w:ascii="Calibri" w:eastAsia="Calibri" w:hAnsi="Calibri" w:cs="Calibri"/>
                <w:lang w:val="tr-TR"/>
              </w:rPr>
              <w:t xml:space="preserve">Düzeltici eylemler, aşağıdakiler için disiplin </w:t>
            </w:r>
            <w:del w:id="13" w:author="Dalga, Elif" w:date="2026-01-09T16:06:00Z" w16du:dateUtc="2026-01-09T13:06:00Z">
              <w:r w:rsidRPr="00300868" w:rsidDel="0001504B">
                <w:rPr>
                  <w:rFonts w:ascii="Calibri" w:eastAsia="Calibri" w:hAnsi="Calibri" w:cs="Calibri"/>
                  <w:lang w:val="tr-TR"/>
                </w:rPr>
                <w:delText xml:space="preserve">işlemlerini </w:delText>
              </w:r>
            </w:del>
            <w:r w:rsidRPr="00300868">
              <w:rPr>
                <w:rFonts w:ascii="Calibri" w:eastAsia="Calibri" w:hAnsi="Calibri" w:cs="Calibri"/>
                <w:lang w:val="tr-TR"/>
              </w:rPr>
              <w:t>(iş akdi feshi dahil olmak üzere) veya yasal</w:t>
            </w:r>
            <w:ins w:id="14" w:author="Dalga, Elif" w:date="2026-01-09T16:06:00Z" w16du:dateUtc="2026-01-09T13:06:00Z">
              <w:r w:rsidR="0001504B">
                <w:rPr>
                  <w:rFonts w:ascii="Calibri" w:eastAsia="Calibri" w:hAnsi="Calibri" w:cs="Calibri"/>
                  <w:lang w:val="tr-TR"/>
                </w:rPr>
                <w:t xml:space="preserve"> </w:t>
              </w:r>
            </w:ins>
            <w:del w:id="15" w:author="Dalga, Elif" w:date="2026-01-09T16:06:00Z" w16du:dateUtc="2026-01-09T13:06:00Z">
              <w:r w:rsidRPr="00300868" w:rsidDel="0001504B">
                <w:rPr>
                  <w:rFonts w:ascii="Calibri" w:eastAsia="Calibri" w:hAnsi="Calibri" w:cs="Calibri"/>
                  <w:lang w:val="tr-TR"/>
                </w:rPr>
                <w:delText xml:space="preserve"> işlemleri</w:delText>
              </w:r>
            </w:del>
            <w:ins w:id="16" w:author="Dalga, Elif" w:date="2026-01-09T16:06:00Z" w16du:dateUtc="2026-01-09T13:06:00Z">
              <w:r w:rsidR="0001504B">
                <w:rPr>
                  <w:rFonts w:ascii="Calibri" w:eastAsia="Calibri" w:hAnsi="Calibri" w:cs="Calibri"/>
                  <w:lang w:val="tr-TR"/>
                </w:rPr>
                <w:t>aksiyonlar</w:t>
              </w:r>
            </w:ins>
            <w:r w:rsidRPr="00300868">
              <w:rPr>
                <w:rFonts w:ascii="Calibri" w:eastAsia="Calibri" w:hAnsi="Calibri" w:cs="Calibri"/>
                <w:lang w:val="tr-TR"/>
              </w:rPr>
              <w:t xml:space="preserve"> içerebilir:</w:t>
            </w:r>
          </w:p>
          <w:p w14:paraId="054C1370" w14:textId="77777777" w:rsidR="00310ED1" w:rsidRPr="00300868" w:rsidRDefault="0047764C" w:rsidP="00300868">
            <w:pPr>
              <w:numPr>
                <w:ilvl w:val="0"/>
                <w:numId w:val="3"/>
              </w:numPr>
              <w:spacing w:before="100" w:beforeAutospacing="1" w:after="100" w:afterAutospacing="1"/>
              <w:ind w:left="750" w:right="30"/>
              <w:rPr>
                <w:rFonts w:ascii="Calibri" w:eastAsia="Times New Roman" w:hAnsi="Calibri" w:cs="Calibri"/>
              </w:rPr>
            </w:pPr>
            <w:r w:rsidRPr="00300868">
              <w:rPr>
                <w:rFonts w:ascii="Calibri" w:eastAsia="Calibri" w:hAnsi="Calibri" w:cs="Calibri"/>
                <w:lang w:val="tr-TR"/>
              </w:rPr>
              <w:t>Bir ihlali onaylamak veya ihlale katılmak;</w:t>
            </w:r>
          </w:p>
          <w:p w14:paraId="52925CB8" w14:textId="77777777" w:rsidR="00310ED1" w:rsidRPr="00300868" w:rsidRDefault="0047764C" w:rsidP="00300868">
            <w:pPr>
              <w:numPr>
                <w:ilvl w:val="0"/>
                <w:numId w:val="3"/>
              </w:numPr>
              <w:spacing w:before="100" w:beforeAutospacing="1" w:after="100" w:afterAutospacing="1"/>
              <w:ind w:left="750" w:right="30"/>
              <w:rPr>
                <w:rFonts w:ascii="Calibri" w:eastAsia="Times New Roman" w:hAnsi="Calibri" w:cs="Calibri"/>
              </w:rPr>
            </w:pPr>
            <w:r w:rsidRPr="00300868">
              <w:rPr>
                <w:rFonts w:ascii="Calibri" w:eastAsia="Calibri" w:hAnsi="Calibri" w:cs="Calibri"/>
                <w:lang w:val="tr-TR"/>
              </w:rPr>
              <w:t>Soruşturmada iş birliği yapmayı reddetmek;</w:t>
            </w:r>
          </w:p>
          <w:p w14:paraId="53FBDF0D" w14:textId="77777777" w:rsidR="00310ED1" w:rsidRPr="00300868" w:rsidRDefault="0047764C" w:rsidP="00300868">
            <w:pPr>
              <w:numPr>
                <w:ilvl w:val="0"/>
                <w:numId w:val="3"/>
              </w:numPr>
              <w:spacing w:before="100" w:beforeAutospacing="1" w:after="100" w:afterAutospacing="1"/>
              <w:ind w:left="750" w:right="30"/>
              <w:rPr>
                <w:rFonts w:ascii="Calibri" w:eastAsia="Times New Roman" w:hAnsi="Calibri" w:cs="Calibri"/>
              </w:rPr>
            </w:pPr>
            <w:r w:rsidRPr="00300868">
              <w:rPr>
                <w:rFonts w:ascii="Calibri" w:eastAsia="Calibri" w:hAnsi="Calibri" w:cs="Calibri"/>
                <w:lang w:val="tr-TR"/>
              </w:rPr>
              <w:t>Kötü gözetim nedeniyle bir ihlali bildirememek;</w:t>
            </w:r>
          </w:p>
          <w:p w14:paraId="00A8D842" w14:textId="77777777" w:rsidR="00310ED1" w:rsidRPr="00300868" w:rsidRDefault="0047764C" w:rsidP="00300868">
            <w:pPr>
              <w:numPr>
                <w:ilvl w:val="0"/>
                <w:numId w:val="3"/>
              </w:numPr>
              <w:spacing w:before="100" w:beforeAutospacing="1" w:after="100" w:afterAutospacing="1"/>
              <w:ind w:left="750" w:right="30"/>
              <w:rPr>
                <w:rFonts w:ascii="Calibri" w:eastAsia="Times New Roman" w:hAnsi="Calibri" w:cs="Calibri"/>
              </w:rPr>
            </w:pPr>
            <w:r w:rsidRPr="00300868">
              <w:rPr>
                <w:rFonts w:ascii="Calibri" w:eastAsia="Calibri" w:hAnsi="Calibri" w:cs="Calibri"/>
                <w:lang w:val="tr-TR"/>
              </w:rPr>
              <w:t>Yalan bildirimde bulunmak;</w:t>
            </w:r>
          </w:p>
          <w:p w14:paraId="687D09FB" w14:textId="77777777" w:rsidR="00310ED1" w:rsidRPr="00300868" w:rsidRDefault="0047764C" w:rsidP="00300868">
            <w:pPr>
              <w:numPr>
                <w:ilvl w:val="0"/>
                <w:numId w:val="3"/>
              </w:numPr>
              <w:spacing w:before="100" w:beforeAutospacing="1" w:after="100" w:afterAutospacing="1"/>
              <w:ind w:left="750" w:right="30"/>
              <w:rPr>
                <w:rFonts w:ascii="Calibri" w:eastAsia="Times New Roman" w:hAnsi="Calibri" w:cs="Calibri"/>
              </w:rPr>
            </w:pPr>
            <w:r w:rsidRPr="00300868">
              <w:rPr>
                <w:rFonts w:ascii="Calibri" w:eastAsia="Calibri" w:hAnsi="Calibri" w:cs="Calibri"/>
                <w:lang w:val="tr-TR"/>
              </w:rPr>
              <w:t>İyi niyetle endişesini bildiren birine misilleme yapmak.</w:t>
            </w:r>
          </w:p>
          <w:p w14:paraId="1FF4D042" w14:textId="4076158B" w:rsidR="00F47217" w:rsidRPr="00300868" w:rsidRDefault="0047764C" w:rsidP="00300868">
            <w:pPr>
              <w:spacing w:before="100" w:beforeAutospacing="1" w:after="100" w:afterAutospacing="1"/>
              <w:ind w:left="30" w:right="30"/>
              <w:rPr>
                <w:rFonts w:ascii="Calibri" w:eastAsia="Times New Roman" w:hAnsi="Calibri" w:cs="Calibri"/>
              </w:rPr>
            </w:pPr>
            <w:r w:rsidRPr="00300868">
              <w:rPr>
                <w:rFonts w:ascii="Calibri" w:eastAsia="Calibri" w:hAnsi="Calibri" w:cs="Calibri"/>
                <w:lang w:val="tr-TR"/>
              </w:rPr>
              <w:t>Misilleme asla kabul edilemez. Misillemenin gerçekleştiğine inanıyorsanız Etik ve Uyum Ofisine veya İnsan Kaynaklarına</w:t>
            </w:r>
            <w:ins w:id="17" w:author="Dalga, Elif" w:date="2026-01-09T16:05:00Z" w16du:dateUtc="2026-01-09T13:05:00Z">
              <w:r w:rsidR="00D51737">
                <w:rPr>
                  <w:rFonts w:ascii="Calibri" w:eastAsia="Calibri" w:hAnsi="Calibri" w:cs="Calibri"/>
                  <w:lang w:val="tr-TR"/>
                </w:rPr>
                <w:t xml:space="preserve"> bunu</w:t>
              </w:r>
            </w:ins>
            <w:r w:rsidRPr="00300868">
              <w:rPr>
                <w:rFonts w:ascii="Calibri" w:eastAsia="Calibri" w:hAnsi="Calibri" w:cs="Calibri"/>
                <w:lang w:val="tr-TR"/>
              </w:rPr>
              <w:t xml:space="preserve"> bildir</w:t>
            </w:r>
            <w:del w:id="18" w:author="Dalga, Elif" w:date="2026-01-09T16:05:00Z" w16du:dateUtc="2026-01-09T13:05:00Z">
              <w:r w:rsidRPr="00300868" w:rsidDel="00D51737">
                <w:rPr>
                  <w:rFonts w:ascii="Calibri" w:eastAsia="Calibri" w:hAnsi="Calibri" w:cs="Calibri"/>
                  <w:lang w:val="tr-TR"/>
                </w:rPr>
                <w:delText>il</w:delText>
              </w:r>
            </w:del>
            <w:r w:rsidRPr="00300868">
              <w:rPr>
                <w:rFonts w:ascii="Calibri" w:eastAsia="Calibri" w:hAnsi="Calibri" w:cs="Calibri"/>
                <w:lang w:val="tr-TR"/>
              </w:rPr>
              <w:t>melisiniz.</w:t>
            </w:r>
          </w:p>
        </w:tc>
      </w:tr>
      <w:tr w:rsidR="0092388F" w:rsidRPr="00300868" w14:paraId="4BFC5A21" w14:textId="77777777" w:rsidTr="00300868">
        <w:tc>
          <w:tcPr>
            <w:tcW w:w="1353" w:type="dxa"/>
            <w:shd w:val="clear" w:color="auto" w:fill="C1E4F5"/>
            <w:tcMar>
              <w:top w:w="120" w:type="dxa"/>
              <w:left w:w="180" w:type="dxa"/>
              <w:bottom w:w="120" w:type="dxa"/>
              <w:right w:w="180" w:type="dxa"/>
            </w:tcMar>
            <w:hideMark/>
          </w:tcPr>
          <w:p w14:paraId="52421647" w14:textId="77777777" w:rsidR="00F47217" w:rsidRPr="00300868" w:rsidRDefault="0047764C" w:rsidP="00F47217">
            <w:pPr>
              <w:spacing w:before="30" w:after="30"/>
              <w:ind w:left="30" w:right="30"/>
              <w:rPr>
                <w:rFonts w:ascii="Calibri" w:eastAsia="Times New Roman" w:hAnsi="Calibri" w:cs="Calibri"/>
                <w:sz w:val="16"/>
              </w:rPr>
            </w:pPr>
            <w:hyperlink r:id="rId55" w:tgtFrame="_blank" w:history="1">
              <w:r w:rsidRPr="00300868">
                <w:rPr>
                  <w:rFonts w:ascii="Calibri" w:eastAsia="Times New Roman" w:hAnsi="Calibri" w:cs="Calibri"/>
                  <w:color w:val="0000FF"/>
                  <w:sz w:val="16"/>
                  <w:u w:val="single"/>
                </w:rPr>
                <w:t>Screen 10</w:t>
              </w:r>
            </w:hyperlink>
            <w:r w:rsidRPr="00300868">
              <w:rPr>
                <w:rFonts w:ascii="Calibri" w:eastAsia="Times New Roman" w:hAnsi="Calibri" w:cs="Calibri"/>
                <w:sz w:val="16"/>
              </w:rPr>
              <w:t xml:space="preserve"> </w:t>
            </w:r>
          </w:p>
          <w:p w14:paraId="4C5D77BC" w14:textId="77777777" w:rsidR="00F47217" w:rsidRPr="00300868" w:rsidRDefault="0047764C" w:rsidP="00F47217">
            <w:pPr>
              <w:ind w:left="30" w:right="30"/>
              <w:rPr>
                <w:rFonts w:ascii="Calibri" w:eastAsia="Times New Roman" w:hAnsi="Calibri" w:cs="Calibri"/>
                <w:sz w:val="16"/>
              </w:rPr>
            </w:pPr>
            <w:hyperlink r:id="rId56" w:tgtFrame="_blank" w:history="1">
              <w:r w:rsidRPr="00300868">
                <w:rPr>
                  <w:rFonts w:ascii="Calibri" w:eastAsia="Times New Roman" w:hAnsi="Calibri" w:cs="Calibri"/>
                  <w:color w:val="0000FF"/>
                  <w:sz w:val="16"/>
                  <w:u w:val="single"/>
                </w:rPr>
                <w:t>23_C_11</w:t>
              </w:r>
            </w:hyperlink>
            <w:r w:rsidRPr="00300868">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38C74E40" w14:textId="77777777" w:rsidR="00F47217" w:rsidRPr="00300868" w:rsidRDefault="0047764C" w:rsidP="00300868">
            <w:pPr>
              <w:spacing w:before="100" w:beforeAutospacing="1" w:after="100" w:afterAutospacing="1"/>
              <w:ind w:left="30" w:right="30"/>
              <w:rPr>
                <w:rFonts w:ascii="Calibri" w:eastAsia="Times New Roman" w:hAnsi="Calibri" w:cs="Calibri"/>
              </w:rPr>
            </w:pPr>
            <w:r w:rsidRPr="00300868">
              <w:rPr>
                <w:rFonts w:ascii="Calibri" w:eastAsia="Times New Roman" w:hAnsi="Calibri" w:cs="Calibri"/>
              </w:rPr>
              <w:t>EQUAL OPPORTUNITY</w:t>
            </w:r>
          </w:p>
          <w:p w14:paraId="5111B6C1" w14:textId="77777777" w:rsidR="00F47217" w:rsidRPr="00300868" w:rsidRDefault="0047764C" w:rsidP="00300868">
            <w:pPr>
              <w:spacing w:before="100" w:beforeAutospacing="1" w:after="100" w:afterAutospacing="1"/>
              <w:ind w:left="30" w:right="30"/>
              <w:rPr>
                <w:rFonts w:ascii="Calibri" w:eastAsia="Times New Roman" w:hAnsi="Calibri" w:cs="Calibri"/>
              </w:rPr>
            </w:pPr>
            <w:r w:rsidRPr="00300868">
              <w:rPr>
                <w:rFonts w:ascii="Calibri" w:eastAsia="Times New Roman" w:hAnsi="Calibri" w:cs="Calibri"/>
              </w:rPr>
              <w:t>We provide equal opportunities for all employees.</w:t>
            </w:r>
          </w:p>
          <w:p w14:paraId="2F9CEB39" w14:textId="77777777" w:rsidR="00F47217" w:rsidRPr="00300868" w:rsidRDefault="0047764C" w:rsidP="00300868">
            <w:pPr>
              <w:spacing w:before="100" w:beforeAutospacing="1" w:after="100" w:afterAutospacing="1"/>
              <w:ind w:left="30" w:right="30"/>
              <w:rPr>
                <w:rFonts w:ascii="Calibri" w:eastAsia="Times New Roman" w:hAnsi="Calibri" w:cs="Calibri"/>
              </w:rPr>
            </w:pPr>
            <w:r w:rsidRPr="00300868">
              <w:rPr>
                <w:rFonts w:ascii="Calibri" w:eastAsia="Times New Roman" w:hAnsi="Calibri" w:cs="Calibri"/>
              </w:rPr>
              <w:lastRenderedPageBreak/>
              <w:t>We make employment decisions based on business needs, skills, experience, and performance. Discrimination of any kind is not tolerated. We follow all laws that govern our relationships with employees around the world.</w:t>
            </w:r>
          </w:p>
          <w:p w14:paraId="31F8ACC5" w14:textId="77777777" w:rsidR="00F47217" w:rsidRPr="00300868" w:rsidRDefault="0047764C" w:rsidP="00300868">
            <w:pPr>
              <w:spacing w:before="100" w:beforeAutospacing="1" w:after="100" w:afterAutospacing="1"/>
              <w:ind w:left="30" w:right="30"/>
              <w:rPr>
                <w:rFonts w:ascii="Calibri" w:eastAsia="Times New Roman" w:hAnsi="Calibri" w:cs="Calibri"/>
              </w:rPr>
            </w:pPr>
            <w:r w:rsidRPr="00300868">
              <w:rPr>
                <w:rFonts w:ascii="Calibri" w:eastAsia="Times New Roman" w:hAnsi="Calibri" w:cs="Calibri"/>
              </w:rPr>
              <w:t xml:space="preserve">Abbott prohibits discrimination based on race, </w:t>
            </w:r>
            <w:proofErr w:type="spellStart"/>
            <w:r w:rsidRPr="00300868">
              <w:rPr>
                <w:rFonts w:ascii="Calibri" w:eastAsia="Times New Roman" w:hAnsi="Calibri" w:cs="Calibri"/>
              </w:rPr>
              <w:t>color</w:t>
            </w:r>
            <w:proofErr w:type="spellEnd"/>
            <w:r w:rsidRPr="00300868">
              <w:rPr>
                <w:rFonts w:ascii="Calibri" w:eastAsia="Times New Roman" w:hAnsi="Calibri" w:cs="Calibri"/>
              </w:rPr>
              <w:t>, religion, age, sex, national origin, gender identity or expression, sexual orientation, disability, marital status, veteran or military status, genetics, citizenship status, or any other legally protected status.</w:t>
            </w:r>
          </w:p>
        </w:tc>
        <w:tc>
          <w:tcPr>
            <w:tcW w:w="6000" w:type="dxa"/>
          </w:tcPr>
          <w:p w14:paraId="2C08CAD9" w14:textId="77777777" w:rsidR="000E3269" w:rsidRPr="00300868" w:rsidRDefault="0047764C" w:rsidP="00300868">
            <w:pPr>
              <w:spacing w:before="100" w:beforeAutospacing="1" w:after="100" w:afterAutospacing="1"/>
              <w:ind w:left="30" w:right="30"/>
              <w:rPr>
                <w:rFonts w:ascii="Calibri" w:eastAsia="Times New Roman" w:hAnsi="Calibri" w:cs="Calibri"/>
              </w:rPr>
            </w:pPr>
            <w:r w:rsidRPr="00300868">
              <w:rPr>
                <w:rFonts w:ascii="Calibri" w:eastAsia="Calibri" w:hAnsi="Calibri" w:cs="Calibri"/>
                <w:lang w:val="tr-TR"/>
              </w:rPr>
              <w:lastRenderedPageBreak/>
              <w:t>EŞİT FIRSAT</w:t>
            </w:r>
          </w:p>
          <w:p w14:paraId="685AB308" w14:textId="77777777" w:rsidR="000E3269" w:rsidRPr="00300868" w:rsidRDefault="0047764C" w:rsidP="00300868">
            <w:pPr>
              <w:spacing w:before="100" w:beforeAutospacing="1" w:after="100" w:afterAutospacing="1"/>
              <w:ind w:left="30" w:right="30"/>
              <w:rPr>
                <w:rFonts w:ascii="Calibri" w:eastAsia="Times New Roman" w:hAnsi="Calibri" w:cs="Calibri"/>
              </w:rPr>
            </w:pPr>
            <w:r w:rsidRPr="00300868">
              <w:rPr>
                <w:rFonts w:ascii="Calibri" w:eastAsia="Calibri" w:hAnsi="Calibri" w:cs="Calibri"/>
                <w:lang w:val="tr-TR"/>
              </w:rPr>
              <w:t>Tüm çalışanlar için eşit fırsatlar sunarız.</w:t>
            </w:r>
          </w:p>
          <w:p w14:paraId="7A932FB1" w14:textId="77777777" w:rsidR="000E3269" w:rsidRPr="00300868" w:rsidRDefault="0047764C" w:rsidP="00300868">
            <w:pPr>
              <w:spacing w:before="100" w:beforeAutospacing="1" w:after="100" w:afterAutospacing="1"/>
              <w:ind w:left="30" w:right="30"/>
              <w:rPr>
                <w:rFonts w:ascii="Calibri" w:eastAsia="Times New Roman" w:hAnsi="Calibri" w:cs="Calibri"/>
              </w:rPr>
            </w:pPr>
            <w:r w:rsidRPr="00300868">
              <w:rPr>
                <w:rFonts w:ascii="Calibri" w:eastAsia="Calibri" w:hAnsi="Calibri" w:cs="Calibri"/>
                <w:lang w:val="tr-TR"/>
              </w:rPr>
              <w:lastRenderedPageBreak/>
              <w:t>İstihdam kararlarını iş ihtiyaçlarına, becerilere, deneyime ve performansa dayalı olarak veririz. Ayrımcılığın hiçbir türüne hoşgörü gösterilmez. Tüm dünyada çalışanlarımızla ilişkilerimizi düzenleyen tüm yasalara uyarız.</w:t>
            </w:r>
          </w:p>
          <w:p w14:paraId="7B9987D1" w14:textId="77777777" w:rsidR="00F47217" w:rsidRPr="00300868" w:rsidRDefault="0047764C" w:rsidP="00300868">
            <w:pPr>
              <w:spacing w:before="100" w:beforeAutospacing="1" w:after="100" w:afterAutospacing="1"/>
              <w:ind w:left="30" w:right="30"/>
              <w:rPr>
                <w:rFonts w:ascii="Calibri" w:eastAsia="Times New Roman" w:hAnsi="Calibri" w:cs="Calibri"/>
              </w:rPr>
            </w:pPr>
            <w:r w:rsidRPr="00300868">
              <w:rPr>
                <w:rFonts w:ascii="Calibri" w:eastAsia="Calibri" w:hAnsi="Calibri" w:cs="Calibri"/>
                <w:lang w:val="tr-TR"/>
              </w:rPr>
              <w:t>Abbott ırka, ten rengine, dine, yaşa, cinsiyete, ulusal kökene, cinsel kimliğe veya bunun ifadesine, cinsel tercihe, engelliliğe, medeni duruma, genetiğe, vatandaşlık durumuna ya da diğer yasal olarak koruma altındaki durumlara dayalı olarak yapılan tüm ayrımcılığı yasaklar.</w:t>
            </w:r>
          </w:p>
        </w:tc>
      </w:tr>
      <w:tr w:rsidR="0092388F" w:rsidRPr="00300868" w14:paraId="5C8C73F0" w14:textId="77777777" w:rsidTr="00300868">
        <w:tc>
          <w:tcPr>
            <w:tcW w:w="1353" w:type="dxa"/>
            <w:shd w:val="clear" w:color="auto" w:fill="C1E4F5"/>
            <w:tcMar>
              <w:top w:w="120" w:type="dxa"/>
              <w:left w:w="180" w:type="dxa"/>
              <w:bottom w:w="120" w:type="dxa"/>
              <w:right w:w="180" w:type="dxa"/>
            </w:tcMar>
            <w:hideMark/>
          </w:tcPr>
          <w:p w14:paraId="2B1A91E9" w14:textId="77777777" w:rsidR="00F47217" w:rsidRPr="00300868" w:rsidRDefault="0047764C" w:rsidP="00F47217">
            <w:pPr>
              <w:spacing w:before="30" w:after="30"/>
              <w:ind w:left="30" w:right="30"/>
              <w:rPr>
                <w:rFonts w:ascii="Calibri" w:eastAsia="Times New Roman" w:hAnsi="Calibri" w:cs="Calibri"/>
                <w:sz w:val="16"/>
              </w:rPr>
            </w:pPr>
            <w:hyperlink r:id="rId57" w:tgtFrame="_blank" w:history="1">
              <w:r w:rsidRPr="00300868">
                <w:rPr>
                  <w:rFonts w:ascii="Calibri" w:eastAsia="Times New Roman" w:hAnsi="Calibri" w:cs="Calibri"/>
                  <w:color w:val="0000FF"/>
                  <w:sz w:val="16"/>
                  <w:u w:val="single"/>
                </w:rPr>
                <w:t>Screen 10</w:t>
              </w:r>
            </w:hyperlink>
            <w:r w:rsidRPr="00300868">
              <w:rPr>
                <w:rFonts w:ascii="Calibri" w:eastAsia="Times New Roman" w:hAnsi="Calibri" w:cs="Calibri"/>
                <w:sz w:val="16"/>
              </w:rPr>
              <w:t xml:space="preserve"> </w:t>
            </w:r>
          </w:p>
          <w:p w14:paraId="355C5D07" w14:textId="77777777" w:rsidR="00F47217" w:rsidRPr="00300868" w:rsidRDefault="0047764C" w:rsidP="00F47217">
            <w:pPr>
              <w:ind w:left="30" w:right="30"/>
              <w:rPr>
                <w:rFonts w:ascii="Calibri" w:eastAsia="Times New Roman" w:hAnsi="Calibri" w:cs="Calibri"/>
                <w:sz w:val="16"/>
              </w:rPr>
            </w:pPr>
            <w:hyperlink r:id="rId58" w:tgtFrame="_blank" w:history="1">
              <w:r w:rsidRPr="00300868">
                <w:rPr>
                  <w:rFonts w:ascii="Calibri" w:eastAsia="Times New Roman" w:hAnsi="Calibri" w:cs="Calibri"/>
                  <w:color w:val="0000FF"/>
                  <w:sz w:val="16"/>
                  <w:u w:val="single"/>
                </w:rPr>
                <w:t>24_C_11</w:t>
              </w:r>
            </w:hyperlink>
            <w:r w:rsidRPr="00300868">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3369B707" w14:textId="77777777" w:rsidR="00F47217" w:rsidRPr="00300868" w:rsidRDefault="0047764C" w:rsidP="00300868">
            <w:pPr>
              <w:spacing w:before="100" w:beforeAutospacing="1" w:after="100" w:afterAutospacing="1"/>
              <w:ind w:left="30" w:right="30"/>
              <w:rPr>
                <w:rFonts w:ascii="Calibri" w:eastAsia="Times New Roman" w:hAnsi="Calibri" w:cs="Calibri"/>
              </w:rPr>
            </w:pPr>
            <w:r w:rsidRPr="00300868">
              <w:rPr>
                <w:rFonts w:ascii="Calibri" w:eastAsia="Times New Roman" w:hAnsi="Calibri" w:cs="Calibri"/>
              </w:rPr>
              <w:t>FAIR TREATMENT</w:t>
            </w:r>
          </w:p>
          <w:p w14:paraId="799F4714" w14:textId="77777777" w:rsidR="00F47217" w:rsidRPr="00300868" w:rsidRDefault="0047764C" w:rsidP="00300868">
            <w:pPr>
              <w:spacing w:before="100" w:beforeAutospacing="1" w:after="100" w:afterAutospacing="1"/>
              <w:ind w:left="30" w:right="30"/>
              <w:rPr>
                <w:rFonts w:ascii="Calibri" w:eastAsia="Times New Roman" w:hAnsi="Calibri" w:cs="Calibri"/>
              </w:rPr>
            </w:pPr>
            <w:r w:rsidRPr="00300868">
              <w:rPr>
                <w:rFonts w:ascii="Calibri" w:eastAsia="Times New Roman" w:hAnsi="Calibri" w:cs="Calibri"/>
              </w:rPr>
              <w:t>We foster a respectful, inclusive, and safe workplace.</w:t>
            </w:r>
          </w:p>
          <w:p w14:paraId="6E76CBAA" w14:textId="77777777" w:rsidR="00F47217" w:rsidRPr="00300868" w:rsidRDefault="0047764C" w:rsidP="00300868">
            <w:pPr>
              <w:spacing w:before="100" w:beforeAutospacing="1" w:after="100" w:afterAutospacing="1"/>
              <w:ind w:left="30" w:right="30"/>
              <w:rPr>
                <w:rFonts w:ascii="Calibri" w:eastAsia="Times New Roman" w:hAnsi="Calibri" w:cs="Calibri"/>
              </w:rPr>
            </w:pPr>
            <w:r w:rsidRPr="00300868">
              <w:rPr>
                <w:rFonts w:ascii="Calibri" w:eastAsia="Times New Roman" w:hAnsi="Calibri" w:cs="Calibri"/>
              </w:rPr>
              <w:t>We work to ensure everyone feels welcome, supported, and empowered.</w:t>
            </w:r>
          </w:p>
          <w:p w14:paraId="5E702D45" w14:textId="77777777" w:rsidR="00F47217" w:rsidRPr="00300868" w:rsidRDefault="0047764C" w:rsidP="00300868">
            <w:pPr>
              <w:spacing w:before="100" w:beforeAutospacing="1" w:after="100" w:afterAutospacing="1"/>
              <w:ind w:left="30" w:right="30"/>
              <w:rPr>
                <w:rFonts w:ascii="Calibri" w:eastAsia="Times New Roman" w:hAnsi="Calibri" w:cs="Calibri"/>
              </w:rPr>
            </w:pPr>
            <w:r w:rsidRPr="00300868">
              <w:rPr>
                <w:rFonts w:ascii="Calibri" w:eastAsia="Times New Roman" w:hAnsi="Calibri" w:cs="Calibri"/>
              </w:rPr>
              <w:t>Abbott promotes a healthy, harassment-free environment and values employee input to strengthen diversity and inclusion.</w:t>
            </w:r>
          </w:p>
          <w:p w14:paraId="10859B4B" w14:textId="77777777" w:rsidR="00F47217" w:rsidRPr="00300868" w:rsidRDefault="0047764C" w:rsidP="00300868">
            <w:pPr>
              <w:spacing w:before="100" w:beforeAutospacing="1" w:after="100" w:afterAutospacing="1"/>
              <w:ind w:left="30" w:right="30"/>
              <w:rPr>
                <w:rFonts w:ascii="Calibri" w:eastAsia="Times New Roman" w:hAnsi="Calibri" w:cs="Calibri"/>
              </w:rPr>
            </w:pPr>
            <w:r w:rsidRPr="00300868">
              <w:rPr>
                <w:rFonts w:ascii="Calibri" w:eastAsia="Times New Roman" w:hAnsi="Calibri" w:cs="Calibri"/>
              </w:rPr>
              <w:t>We treat everyone with respect and dignity, building trust through fairness and honesty—never through manipulation, misrepresentation or lack of transparency.</w:t>
            </w:r>
          </w:p>
        </w:tc>
        <w:tc>
          <w:tcPr>
            <w:tcW w:w="6000" w:type="dxa"/>
          </w:tcPr>
          <w:p w14:paraId="70A33CF2" w14:textId="77777777" w:rsidR="00AC0538" w:rsidRPr="00300868" w:rsidRDefault="0047764C" w:rsidP="00300868">
            <w:pPr>
              <w:spacing w:before="100" w:beforeAutospacing="1" w:after="100" w:afterAutospacing="1"/>
              <w:ind w:left="30" w:right="30"/>
              <w:rPr>
                <w:rFonts w:ascii="Calibri" w:eastAsia="Times New Roman" w:hAnsi="Calibri" w:cs="Calibri"/>
              </w:rPr>
            </w:pPr>
            <w:r w:rsidRPr="00300868">
              <w:rPr>
                <w:rFonts w:ascii="Calibri" w:eastAsia="Calibri" w:hAnsi="Calibri" w:cs="Calibri"/>
                <w:lang w:val="tr-TR"/>
              </w:rPr>
              <w:t>ADİL MUAMELE</w:t>
            </w:r>
          </w:p>
          <w:p w14:paraId="416612AA" w14:textId="77777777" w:rsidR="00AC0538" w:rsidRPr="00300868" w:rsidRDefault="0047764C" w:rsidP="00300868">
            <w:pPr>
              <w:spacing w:before="100" w:beforeAutospacing="1" w:after="100" w:afterAutospacing="1"/>
              <w:ind w:left="30" w:right="30"/>
              <w:rPr>
                <w:rFonts w:ascii="Calibri" w:eastAsia="Times New Roman" w:hAnsi="Calibri" w:cs="Calibri"/>
              </w:rPr>
            </w:pPr>
            <w:r w:rsidRPr="00300868">
              <w:rPr>
                <w:rFonts w:ascii="Calibri" w:eastAsia="Calibri" w:hAnsi="Calibri" w:cs="Calibri"/>
                <w:lang w:val="tr-TR"/>
              </w:rPr>
              <w:t>Saygılı, kapsayıcı ve güvenli bir çalışma ortamını teşvik ederiz.</w:t>
            </w:r>
          </w:p>
          <w:p w14:paraId="03E6DC41" w14:textId="77777777" w:rsidR="00AC0538" w:rsidRPr="00300868" w:rsidRDefault="0047764C" w:rsidP="00300868">
            <w:pPr>
              <w:spacing w:before="100" w:beforeAutospacing="1" w:after="100" w:afterAutospacing="1"/>
              <w:ind w:left="30" w:right="30"/>
              <w:rPr>
                <w:rFonts w:ascii="Calibri" w:eastAsia="Times New Roman" w:hAnsi="Calibri" w:cs="Calibri"/>
              </w:rPr>
            </w:pPr>
            <w:r w:rsidRPr="00300868">
              <w:rPr>
                <w:rFonts w:ascii="Calibri" w:eastAsia="Calibri" w:hAnsi="Calibri" w:cs="Calibri"/>
                <w:lang w:val="tr-TR"/>
              </w:rPr>
              <w:t>Herkesin hoş karşılandığını, desteklendiğini ve güçlendirildiğini hissetmesini sağlamaya çalışırız.</w:t>
            </w:r>
          </w:p>
          <w:p w14:paraId="4A9C4A95" w14:textId="77777777" w:rsidR="00AC0538" w:rsidRPr="00300868" w:rsidRDefault="0047764C" w:rsidP="00300868">
            <w:pPr>
              <w:spacing w:before="100" w:beforeAutospacing="1" w:after="100" w:afterAutospacing="1"/>
              <w:ind w:left="30" w:right="30"/>
              <w:rPr>
                <w:rFonts w:ascii="Calibri" w:eastAsia="Times New Roman" w:hAnsi="Calibri" w:cs="Calibri"/>
              </w:rPr>
            </w:pPr>
            <w:r w:rsidRPr="00300868">
              <w:rPr>
                <w:rFonts w:ascii="Calibri" w:eastAsia="Calibri" w:hAnsi="Calibri" w:cs="Calibri"/>
                <w:lang w:val="tr-TR"/>
              </w:rPr>
              <w:t>Abbott sağlıklı, tacizin olmadığı bir ortamı teşvik eder ve çeşitlilik ile katılımı güçlendirmek için çalışanların katkısına değer verir.</w:t>
            </w:r>
          </w:p>
          <w:p w14:paraId="68E60CF8" w14:textId="77777777" w:rsidR="00F47217" w:rsidRPr="00300868" w:rsidRDefault="0047764C" w:rsidP="00300868">
            <w:pPr>
              <w:spacing w:before="100" w:beforeAutospacing="1" w:after="100" w:afterAutospacing="1"/>
              <w:ind w:left="30" w:right="30"/>
              <w:rPr>
                <w:rFonts w:ascii="Calibri" w:eastAsia="Times New Roman" w:hAnsi="Calibri" w:cs="Calibri"/>
              </w:rPr>
            </w:pPr>
            <w:r w:rsidRPr="00300868">
              <w:rPr>
                <w:rFonts w:ascii="Calibri" w:eastAsia="Calibri" w:hAnsi="Calibri" w:cs="Calibri"/>
                <w:lang w:val="tr-TR"/>
              </w:rPr>
              <w:t>Herkese saygı duyar ve onurlu davranırız. Adalet ve dürüstlükle güven inşa ederiz. Asla manipülasyon ya da yanlış beyanda bulunmaz, şeffaflıktan sapmayız.</w:t>
            </w:r>
          </w:p>
        </w:tc>
      </w:tr>
      <w:tr w:rsidR="0092388F" w:rsidRPr="00300868" w14:paraId="6AAEA783" w14:textId="77777777" w:rsidTr="00300868">
        <w:tc>
          <w:tcPr>
            <w:tcW w:w="1353" w:type="dxa"/>
            <w:shd w:val="clear" w:color="auto" w:fill="C1E4F5"/>
            <w:tcMar>
              <w:top w:w="120" w:type="dxa"/>
              <w:left w:w="180" w:type="dxa"/>
              <w:bottom w:w="120" w:type="dxa"/>
              <w:right w:w="180" w:type="dxa"/>
            </w:tcMar>
            <w:hideMark/>
          </w:tcPr>
          <w:p w14:paraId="1348A2F8" w14:textId="77777777" w:rsidR="00F47217" w:rsidRPr="00300868" w:rsidRDefault="0047764C" w:rsidP="00F47217">
            <w:pPr>
              <w:spacing w:before="30" w:after="30"/>
              <w:ind w:left="30" w:right="30"/>
              <w:rPr>
                <w:rFonts w:ascii="Calibri" w:eastAsia="Times New Roman" w:hAnsi="Calibri" w:cs="Calibri"/>
                <w:sz w:val="16"/>
              </w:rPr>
            </w:pPr>
            <w:hyperlink r:id="rId59" w:tgtFrame="_blank" w:history="1">
              <w:r w:rsidRPr="00300868">
                <w:rPr>
                  <w:rFonts w:ascii="Calibri" w:eastAsia="Times New Roman" w:hAnsi="Calibri" w:cs="Calibri"/>
                  <w:color w:val="0000FF"/>
                  <w:sz w:val="16"/>
                  <w:u w:val="single"/>
                </w:rPr>
                <w:t>Screen 10</w:t>
              </w:r>
            </w:hyperlink>
            <w:r w:rsidRPr="00300868">
              <w:rPr>
                <w:rFonts w:ascii="Calibri" w:eastAsia="Times New Roman" w:hAnsi="Calibri" w:cs="Calibri"/>
                <w:sz w:val="16"/>
              </w:rPr>
              <w:t xml:space="preserve"> </w:t>
            </w:r>
          </w:p>
          <w:p w14:paraId="64A0C355" w14:textId="77777777" w:rsidR="00F47217" w:rsidRPr="00300868" w:rsidRDefault="0047764C" w:rsidP="00F47217">
            <w:pPr>
              <w:ind w:left="30" w:right="30"/>
              <w:rPr>
                <w:rFonts w:ascii="Calibri" w:eastAsia="Times New Roman" w:hAnsi="Calibri" w:cs="Calibri"/>
                <w:sz w:val="16"/>
              </w:rPr>
            </w:pPr>
            <w:hyperlink r:id="rId60" w:tgtFrame="_blank" w:history="1">
              <w:r w:rsidRPr="00300868">
                <w:rPr>
                  <w:rFonts w:ascii="Calibri" w:eastAsia="Times New Roman" w:hAnsi="Calibri" w:cs="Calibri"/>
                  <w:color w:val="0000FF"/>
                  <w:sz w:val="16"/>
                  <w:u w:val="single"/>
                </w:rPr>
                <w:t>25_C_11</w:t>
              </w:r>
            </w:hyperlink>
            <w:r w:rsidRPr="00300868">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06727969" w14:textId="77777777" w:rsidR="00F47217" w:rsidRPr="00300868" w:rsidRDefault="0047764C" w:rsidP="00300868">
            <w:pPr>
              <w:spacing w:before="100" w:beforeAutospacing="1" w:after="100" w:afterAutospacing="1"/>
              <w:ind w:left="30" w:right="30"/>
              <w:rPr>
                <w:rFonts w:ascii="Calibri" w:eastAsia="Times New Roman" w:hAnsi="Calibri" w:cs="Calibri"/>
              </w:rPr>
            </w:pPr>
            <w:r w:rsidRPr="00300868">
              <w:rPr>
                <w:rFonts w:ascii="Calibri" w:eastAsia="Times New Roman" w:hAnsi="Calibri" w:cs="Calibri"/>
              </w:rPr>
              <w:t>WORK ENVIRONMENT</w:t>
            </w:r>
          </w:p>
          <w:p w14:paraId="70A86957" w14:textId="77777777" w:rsidR="00F47217" w:rsidRPr="00300868" w:rsidRDefault="0047764C" w:rsidP="00300868">
            <w:pPr>
              <w:spacing w:before="100" w:beforeAutospacing="1" w:after="100" w:afterAutospacing="1"/>
              <w:ind w:left="30" w:right="30"/>
              <w:rPr>
                <w:rFonts w:ascii="Calibri" w:eastAsia="Times New Roman" w:hAnsi="Calibri" w:cs="Calibri"/>
              </w:rPr>
            </w:pPr>
            <w:r w:rsidRPr="00300868">
              <w:rPr>
                <w:rFonts w:ascii="Calibri" w:eastAsia="Times New Roman" w:hAnsi="Calibri" w:cs="Calibri"/>
              </w:rPr>
              <w:lastRenderedPageBreak/>
              <w:t>We prioritize safety and fair working conditions.</w:t>
            </w:r>
          </w:p>
          <w:p w14:paraId="07DE114A" w14:textId="77777777" w:rsidR="00F47217" w:rsidRPr="00300868" w:rsidRDefault="0047764C" w:rsidP="00300868">
            <w:pPr>
              <w:spacing w:before="100" w:beforeAutospacing="1" w:after="100" w:afterAutospacing="1"/>
              <w:ind w:left="30" w:right="30"/>
              <w:rPr>
                <w:rFonts w:ascii="Calibri" w:eastAsia="Times New Roman" w:hAnsi="Calibri" w:cs="Calibri"/>
              </w:rPr>
            </w:pPr>
            <w:r w:rsidRPr="00300868">
              <w:rPr>
                <w:rFonts w:ascii="Calibri" w:eastAsia="Times New Roman" w:hAnsi="Calibri" w:cs="Calibri"/>
              </w:rPr>
              <w:t xml:space="preserve">Accidents or unsafe situations must be reported to management right away. Abbott also takes steps to prevent and prohibit illegal, inappropriate </w:t>
            </w:r>
            <w:proofErr w:type="spellStart"/>
            <w:r w:rsidRPr="00300868">
              <w:rPr>
                <w:rFonts w:ascii="Calibri" w:eastAsia="Times New Roman" w:hAnsi="Calibri" w:cs="Calibri"/>
              </w:rPr>
              <w:t>labor</w:t>
            </w:r>
            <w:proofErr w:type="spellEnd"/>
            <w:r w:rsidRPr="00300868">
              <w:rPr>
                <w:rFonts w:ascii="Calibri" w:eastAsia="Times New Roman" w:hAnsi="Calibri" w:cs="Calibri"/>
              </w:rPr>
              <w:t xml:space="preserve"> practices and any form of cruel or inhumane treatment in our business activities worldwide.</w:t>
            </w:r>
          </w:p>
        </w:tc>
        <w:tc>
          <w:tcPr>
            <w:tcW w:w="6000" w:type="dxa"/>
          </w:tcPr>
          <w:p w14:paraId="6D49FFE6" w14:textId="77777777" w:rsidR="00D319D3" w:rsidRPr="00300868" w:rsidRDefault="0047764C" w:rsidP="00300868">
            <w:pPr>
              <w:spacing w:before="100" w:beforeAutospacing="1" w:after="100" w:afterAutospacing="1"/>
              <w:ind w:left="30" w:right="30"/>
              <w:rPr>
                <w:rFonts w:ascii="Calibri" w:eastAsia="Times New Roman" w:hAnsi="Calibri" w:cs="Calibri"/>
              </w:rPr>
            </w:pPr>
            <w:r w:rsidRPr="00300868">
              <w:rPr>
                <w:rFonts w:ascii="Calibri" w:eastAsia="Calibri" w:hAnsi="Calibri" w:cs="Calibri"/>
                <w:lang w:val="tr-TR"/>
              </w:rPr>
              <w:lastRenderedPageBreak/>
              <w:t>ÇALIŞMA ORTAMI</w:t>
            </w:r>
          </w:p>
          <w:p w14:paraId="4AEB075A" w14:textId="77777777" w:rsidR="00D319D3" w:rsidRPr="00300868" w:rsidRDefault="0047764C" w:rsidP="00300868">
            <w:pPr>
              <w:spacing w:before="100" w:beforeAutospacing="1" w:after="100" w:afterAutospacing="1"/>
              <w:ind w:left="30" w:right="30"/>
              <w:rPr>
                <w:rFonts w:ascii="Calibri" w:eastAsia="Times New Roman" w:hAnsi="Calibri" w:cs="Calibri"/>
              </w:rPr>
            </w:pPr>
            <w:r w:rsidRPr="00300868">
              <w:rPr>
                <w:rFonts w:ascii="Calibri" w:eastAsia="Calibri" w:hAnsi="Calibri" w:cs="Calibri"/>
                <w:lang w:val="tr-TR"/>
              </w:rPr>
              <w:lastRenderedPageBreak/>
              <w:t>Güvenlik ve adil çalışma koşulları önceliğimizdir.</w:t>
            </w:r>
          </w:p>
          <w:p w14:paraId="3585D7A5" w14:textId="77777777" w:rsidR="00F47217" w:rsidRPr="00300868" w:rsidRDefault="0047764C" w:rsidP="00300868">
            <w:pPr>
              <w:spacing w:before="100" w:beforeAutospacing="1" w:after="100" w:afterAutospacing="1"/>
              <w:ind w:left="30" w:right="30"/>
              <w:rPr>
                <w:rFonts w:ascii="Calibri" w:eastAsia="Times New Roman" w:hAnsi="Calibri" w:cs="Calibri"/>
              </w:rPr>
            </w:pPr>
            <w:r w:rsidRPr="00300868">
              <w:rPr>
                <w:rFonts w:ascii="Calibri" w:eastAsia="Calibri" w:hAnsi="Calibri" w:cs="Calibri"/>
                <w:lang w:val="tr-TR"/>
              </w:rPr>
              <w:t>Kazalar ve güvenliksiz durumlar derhal yönetime bildirilmelidir. Abbott ayrıca dünya genelindeki ticari faaliyetlerimizde yasa dışı, uygunsuz iş gücü uygulamalarını ve her türlü zalimce ya da insanlık dışı muameleyi önlemek ve yasaklamak için adımlar atar.</w:t>
            </w:r>
          </w:p>
        </w:tc>
      </w:tr>
      <w:tr w:rsidR="0092388F" w:rsidRPr="00300868" w14:paraId="21C23763" w14:textId="77777777" w:rsidTr="00300868">
        <w:tc>
          <w:tcPr>
            <w:tcW w:w="1353" w:type="dxa"/>
            <w:shd w:val="clear" w:color="auto" w:fill="C1E4F5"/>
            <w:tcMar>
              <w:top w:w="120" w:type="dxa"/>
              <w:left w:w="180" w:type="dxa"/>
              <w:bottom w:w="120" w:type="dxa"/>
              <w:right w:w="180" w:type="dxa"/>
            </w:tcMar>
            <w:hideMark/>
          </w:tcPr>
          <w:p w14:paraId="495D2CDF" w14:textId="77777777" w:rsidR="00B71E05" w:rsidRPr="00300868" w:rsidRDefault="0047764C" w:rsidP="00B71E05">
            <w:pPr>
              <w:spacing w:before="30" w:after="30"/>
              <w:ind w:left="30" w:right="30"/>
              <w:rPr>
                <w:rFonts w:ascii="Calibri" w:eastAsia="Times New Roman" w:hAnsi="Calibri" w:cs="Calibri"/>
                <w:sz w:val="16"/>
              </w:rPr>
            </w:pPr>
            <w:hyperlink r:id="rId61" w:tgtFrame="_blank" w:history="1">
              <w:r w:rsidRPr="00300868">
                <w:rPr>
                  <w:rFonts w:ascii="Calibri" w:eastAsia="Times New Roman" w:hAnsi="Calibri" w:cs="Calibri"/>
                  <w:color w:val="0000FF"/>
                  <w:sz w:val="16"/>
                  <w:u w:val="single"/>
                </w:rPr>
                <w:t>Screen 11</w:t>
              </w:r>
            </w:hyperlink>
            <w:r w:rsidRPr="00300868">
              <w:rPr>
                <w:rFonts w:ascii="Calibri" w:eastAsia="Times New Roman" w:hAnsi="Calibri" w:cs="Calibri"/>
                <w:sz w:val="16"/>
              </w:rPr>
              <w:t xml:space="preserve"> </w:t>
            </w:r>
          </w:p>
          <w:p w14:paraId="168F5083" w14:textId="77777777" w:rsidR="00B71E05" w:rsidRPr="00300868" w:rsidRDefault="0047764C" w:rsidP="00B71E05">
            <w:pPr>
              <w:ind w:left="30" w:right="30"/>
              <w:rPr>
                <w:rFonts w:ascii="Calibri" w:eastAsia="Times New Roman" w:hAnsi="Calibri" w:cs="Calibri"/>
                <w:sz w:val="16"/>
              </w:rPr>
            </w:pPr>
            <w:hyperlink r:id="rId62" w:tgtFrame="_blank" w:history="1">
              <w:r w:rsidRPr="00300868">
                <w:rPr>
                  <w:rFonts w:ascii="Calibri" w:eastAsia="Times New Roman" w:hAnsi="Calibri" w:cs="Calibri"/>
                  <w:color w:val="0000FF"/>
                  <w:sz w:val="16"/>
                  <w:u w:val="single"/>
                </w:rPr>
                <w:t>26_C_12</w:t>
              </w:r>
            </w:hyperlink>
            <w:r w:rsidRPr="00300868">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131081D7" w14:textId="77777777" w:rsidR="00B71E05" w:rsidRPr="00300868" w:rsidRDefault="0047764C" w:rsidP="00300868">
            <w:pPr>
              <w:spacing w:before="100" w:beforeAutospacing="1" w:after="100" w:afterAutospacing="1"/>
              <w:ind w:left="30" w:right="30"/>
              <w:rPr>
                <w:rFonts w:ascii="Calibri" w:eastAsia="Times New Roman" w:hAnsi="Calibri" w:cs="Calibri"/>
              </w:rPr>
            </w:pPr>
            <w:r w:rsidRPr="00300868">
              <w:rPr>
                <w:rFonts w:ascii="Calibri" w:eastAsia="Times New Roman" w:hAnsi="Calibri" w:cs="Calibri"/>
              </w:rPr>
              <w:t>You must view all content before moving forward.</w:t>
            </w:r>
          </w:p>
          <w:p w14:paraId="7B51DD2F" w14:textId="77777777" w:rsidR="00B71E05" w:rsidRPr="00300868" w:rsidRDefault="0047764C" w:rsidP="00300868">
            <w:pPr>
              <w:spacing w:before="100" w:beforeAutospacing="1" w:after="100" w:afterAutospacing="1"/>
              <w:ind w:left="30" w:right="30"/>
              <w:rPr>
                <w:rFonts w:ascii="Calibri" w:eastAsia="Times New Roman" w:hAnsi="Calibri" w:cs="Calibri"/>
              </w:rPr>
            </w:pPr>
            <w:r w:rsidRPr="00300868">
              <w:rPr>
                <w:rFonts w:ascii="Calibri" w:eastAsia="Times New Roman" w:hAnsi="Calibri" w:cs="Calibri"/>
              </w:rPr>
              <w:t>At Abbott, we build trust through community, environment, and engagement.</w:t>
            </w:r>
          </w:p>
          <w:p w14:paraId="0E9F4A3D" w14:textId="77777777" w:rsidR="00B71E05" w:rsidRPr="00300868" w:rsidRDefault="0047764C" w:rsidP="00300868">
            <w:pPr>
              <w:spacing w:before="100" w:beforeAutospacing="1" w:after="100" w:afterAutospacing="1"/>
              <w:ind w:left="30" w:right="30"/>
              <w:rPr>
                <w:rFonts w:ascii="Calibri" w:eastAsia="Times New Roman" w:hAnsi="Calibri" w:cs="Calibri"/>
              </w:rPr>
            </w:pPr>
            <w:r w:rsidRPr="00300868">
              <w:rPr>
                <w:rFonts w:ascii="Calibri" w:eastAsia="Times New Roman" w:hAnsi="Calibri" w:cs="Calibri"/>
              </w:rPr>
              <w:t>We strive to give back to the communities where we operate and make a positive, lasting impact on people’s lives.</w:t>
            </w:r>
          </w:p>
          <w:p w14:paraId="0FEFCADF" w14:textId="77777777" w:rsidR="00B71E05" w:rsidRPr="00300868" w:rsidRDefault="0047764C" w:rsidP="00300868">
            <w:pPr>
              <w:spacing w:before="100" w:beforeAutospacing="1" w:after="100" w:afterAutospacing="1"/>
              <w:ind w:left="30" w:right="30"/>
              <w:rPr>
                <w:rFonts w:ascii="Calibri" w:eastAsia="Times New Roman" w:hAnsi="Calibri" w:cs="Calibri"/>
              </w:rPr>
            </w:pPr>
            <w:r w:rsidRPr="00300868">
              <w:rPr>
                <w:rFonts w:ascii="Calibri" w:eastAsia="Times New Roman" w:hAnsi="Calibri" w:cs="Calibri"/>
              </w:rPr>
              <w:t>Abbott works to minimize its environmental footprint by reducing energy use and conserving natural resources.</w:t>
            </w:r>
          </w:p>
          <w:p w14:paraId="7D469623" w14:textId="77777777" w:rsidR="00B71E05" w:rsidRPr="00300868" w:rsidRDefault="0047764C" w:rsidP="00300868">
            <w:pPr>
              <w:spacing w:before="100" w:beforeAutospacing="1" w:after="100" w:afterAutospacing="1"/>
              <w:ind w:left="30" w:right="30"/>
              <w:rPr>
                <w:rFonts w:ascii="Calibri" w:eastAsia="Times New Roman" w:hAnsi="Calibri" w:cs="Calibri"/>
              </w:rPr>
            </w:pPr>
            <w:r w:rsidRPr="00300868">
              <w:rPr>
                <w:rFonts w:ascii="Calibri" w:eastAsia="Times New Roman" w:hAnsi="Calibri" w:cs="Calibri"/>
              </w:rPr>
              <w:t>We also support appropriate political engagement and encourage community involvement across our global operations.</w:t>
            </w:r>
          </w:p>
          <w:p w14:paraId="17FAC7B6" w14:textId="77777777" w:rsidR="00B71E05" w:rsidRPr="00300868" w:rsidRDefault="0047764C" w:rsidP="00300868">
            <w:pPr>
              <w:spacing w:before="100" w:beforeAutospacing="1" w:after="100" w:afterAutospacing="1"/>
              <w:ind w:left="30" w:right="30"/>
              <w:rPr>
                <w:rFonts w:ascii="Calibri" w:eastAsia="Times New Roman" w:hAnsi="Calibri" w:cs="Calibri"/>
              </w:rPr>
            </w:pPr>
            <w:r w:rsidRPr="00300868">
              <w:rPr>
                <w:rFonts w:ascii="Calibri" w:eastAsia="Times New Roman" w:hAnsi="Calibri" w:cs="Calibri"/>
              </w:rPr>
              <w:t>Community Involvement</w:t>
            </w:r>
          </w:p>
          <w:p w14:paraId="0ACC4280" w14:textId="77777777" w:rsidR="00B71E05" w:rsidRPr="00300868" w:rsidRDefault="0047764C" w:rsidP="00300868">
            <w:pPr>
              <w:spacing w:before="100" w:beforeAutospacing="1" w:after="100" w:afterAutospacing="1"/>
              <w:ind w:left="30" w:right="30"/>
              <w:rPr>
                <w:rFonts w:ascii="Calibri" w:eastAsia="Times New Roman" w:hAnsi="Calibri" w:cs="Calibri"/>
              </w:rPr>
            </w:pPr>
            <w:r w:rsidRPr="00300868">
              <w:rPr>
                <w:rFonts w:ascii="Calibri" w:eastAsia="Times New Roman" w:hAnsi="Calibri" w:cs="Calibri"/>
              </w:rPr>
              <w:t>Environmental Responsibility</w:t>
            </w:r>
          </w:p>
          <w:p w14:paraId="591FD083" w14:textId="77777777" w:rsidR="00B71E05" w:rsidRPr="00300868" w:rsidRDefault="0047764C" w:rsidP="00300868">
            <w:pPr>
              <w:spacing w:before="100" w:beforeAutospacing="1" w:after="100" w:afterAutospacing="1"/>
              <w:ind w:left="30" w:right="30"/>
              <w:rPr>
                <w:rFonts w:ascii="Calibri" w:eastAsia="Times New Roman" w:hAnsi="Calibri" w:cs="Calibri"/>
              </w:rPr>
            </w:pPr>
            <w:r w:rsidRPr="00300868">
              <w:rPr>
                <w:rFonts w:ascii="Calibri" w:eastAsia="Times New Roman" w:hAnsi="Calibri" w:cs="Calibri"/>
              </w:rPr>
              <w:t>Political Contributions</w:t>
            </w:r>
          </w:p>
          <w:p w14:paraId="348F0B48" w14:textId="77777777" w:rsidR="00B71E05" w:rsidRPr="00300868" w:rsidRDefault="0047764C" w:rsidP="00300868">
            <w:pPr>
              <w:spacing w:before="100" w:beforeAutospacing="1" w:after="100" w:afterAutospacing="1"/>
              <w:ind w:left="30" w:right="30"/>
              <w:rPr>
                <w:rFonts w:ascii="Calibri" w:eastAsia="Times New Roman" w:hAnsi="Calibri" w:cs="Calibri"/>
              </w:rPr>
            </w:pPr>
            <w:r w:rsidRPr="00300868">
              <w:rPr>
                <w:rFonts w:ascii="Calibri" w:eastAsia="Times New Roman" w:hAnsi="Calibri" w:cs="Calibri"/>
              </w:rPr>
              <w:lastRenderedPageBreak/>
              <w:t>Click each of the icons to learn more.</w:t>
            </w:r>
          </w:p>
        </w:tc>
        <w:tc>
          <w:tcPr>
            <w:tcW w:w="6000" w:type="dxa"/>
          </w:tcPr>
          <w:p w14:paraId="6EB08CE4" w14:textId="77777777" w:rsidR="00B71E05" w:rsidRPr="00300868" w:rsidRDefault="0047764C" w:rsidP="00300868">
            <w:pPr>
              <w:spacing w:before="100" w:beforeAutospacing="1" w:after="100" w:afterAutospacing="1"/>
              <w:ind w:left="30" w:right="30"/>
              <w:rPr>
                <w:rFonts w:ascii="Calibri" w:eastAsia="Times New Roman" w:hAnsi="Calibri" w:cs="Calibri"/>
              </w:rPr>
            </w:pPr>
            <w:r w:rsidRPr="00300868">
              <w:rPr>
                <w:rFonts w:ascii="Calibri" w:eastAsia="Calibri" w:hAnsi="Calibri" w:cs="Calibri"/>
                <w:lang w:val="tr-TR"/>
              </w:rPr>
              <w:lastRenderedPageBreak/>
              <w:t>Devam etmeden önce tüm içeriği görüntülemeniz gerekir.</w:t>
            </w:r>
          </w:p>
          <w:p w14:paraId="0619E877" w14:textId="77777777" w:rsidR="00B71E05" w:rsidRPr="00300868" w:rsidRDefault="0047764C" w:rsidP="00300868">
            <w:pPr>
              <w:spacing w:before="100" w:beforeAutospacing="1" w:after="100" w:afterAutospacing="1"/>
              <w:ind w:left="30" w:right="30"/>
              <w:rPr>
                <w:rFonts w:ascii="Calibri" w:eastAsia="Times New Roman" w:hAnsi="Calibri" w:cs="Calibri"/>
              </w:rPr>
            </w:pPr>
            <w:r w:rsidRPr="00300868">
              <w:rPr>
                <w:rFonts w:ascii="Calibri" w:eastAsia="Calibri" w:hAnsi="Calibri" w:cs="Calibri"/>
                <w:lang w:val="tr-TR"/>
              </w:rPr>
              <w:t>Abbott olarak topluluk, çevre ve katılım yoluyla güven oluştururuz.</w:t>
            </w:r>
          </w:p>
          <w:p w14:paraId="2AF7C46B" w14:textId="77777777" w:rsidR="00B71E05" w:rsidRPr="00300868" w:rsidRDefault="0047764C" w:rsidP="00300868">
            <w:pPr>
              <w:spacing w:before="100" w:beforeAutospacing="1" w:after="100" w:afterAutospacing="1"/>
              <w:ind w:left="30" w:right="30"/>
              <w:rPr>
                <w:rFonts w:ascii="Calibri" w:eastAsia="Times New Roman" w:hAnsi="Calibri" w:cs="Calibri"/>
              </w:rPr>
            </w:pPr>
            <w:r w:rsidRPr="00300868">
              <w:rPr>
                <w:rFonts w:ascii="Calibri" w:eastAsia="Calibri" w:hAnsi="Calibri" w:cs="Calibri"/>
                <w:lang w:val="tr-TR"/>
              </w:rPr>
              <w:t>İçinde faaliyet gösterdiğimiz topluluklara katkıda bulunmak ve insanların hayatlarında olumlu, kalıcı bir etki yaratmak için çaba gösteririz.</w:t>
            </w:r>
          </w:p>
          <w:p w14:paraId="7E3716A2" w14:textId="77777777" w:rsidR="00B71E05" w:rsidRPr="00300868" w:rsidRDefault="0047764C" w:rsidP="00300868">
            <w:pPr>
              <w:spacing w:before="100" w:beforeAutospacing="1" w:after="100" w:afterAutospacing="1"/>
              <w:ind w:left="30" w:right="30"/>
              <w:rPr>
                <w:rFonts w:ascii="Calibri" w:eastAsia="Times New Roman" w:hAnsi="Calibri" w:cs="Calibri"/>
              </w:rPr>
            </w:pPr>
            <w:r w:rsidRPr="00300868">
              <w:rPr>
                <w:rFonts w:ascii="Calibri" w:eastAsia="Calibri" w:hAnsi="Calibri" w:cs="Calibri"/>
                <w:lang w:val="tr-TR"/>
              </w:rPr>
              <w:t>Abbott, enerji kullanımını azaltıp doğal kaynakları koruyarak çevresel ayak izini en aza indirmeye çalışır.</w:t>
            </w:r>
          </w:p>
          <w:p w14:paraId="226C35EC" w14:textId="77777777" w:rsidR="00B71E05" w:rsidRPr="00300868" w:rsidRDefault="0047764C" w:rsidP="00300868">
            <w:pPr>
              <w:spacing w:before="100" w:beforeAutospacing="1" w:after="100" w:afterAutospacing="1"/>
              <w:ind w:left="30" w:right="30"/>
              <w:rPr>
                <w:rFonts w:ascii="Calibri" w:eastAsia="Times New Roman" w:hAnsi="Calibri" w:cs="Calibri"/>
              </w:rPr>
            </w:pPr>
            <w:r w:rsidRPr="00300868">
              <w:rPr>
                <w:rFonts w:ascii="Calibri" w:eastAsia="Calibri" w:hAnsi="Calibri" w:cs="Calibri"/>
                <w:lang w:val="tr-TR"/>
              </w:rPr>
              <w:t>Ayrıca global operasyonlarımızda uygun politik uğraşları destekler ve topluluğa katılımı teşvik ederiz.</w:t>
            </w:r>
          </w:p>
          <w:p w14:paraId="2C5D55F5" w14:textId="77777777" w:rsidR="00B71E05" w:rsidRPr="00300868" w:rsidRDefault="0047764C" w:rsidP="00300868">
            <w:pPr>
              <w:spacing w:before="100" w:beforeAutospacing="1" w:after="100" w:afterAutospacing="1"/>
              <w:ind w:left="30" w:right="30"/>
              <w:rPr>
                <w:rFonts w:ascii="Calibri" w:eastAsia="Times New Roman" w:hAnsi="Calibri" w:cs="Calibri"/>
              </w:rPr>
            </w:pPr>
            <w:r w:rsidRPr="00300868">
              <w:rPr>
                <w:rFonts w:ascii="Calibri" w:eastAsia="Calibri" w:hAnsi="Calibri" w:cs="Calibri"/>
                <w:lang w:val="tr-TR"/>
              </w:rPr>
              <w:t>Topluluğa Katılım</w:t>
            </w:r>
          </w:p>
          <w:p w14:paraId="13B76CD3" w14:textId="77777777" w:rsidR="00B71E05" w:rsidRPr="00300868" w:rsidRDefault="0047764C" w:rsidP="00300868">
            <w:pPr>
              <w:spacing w:before="100" w:beforeAutospacing="1" w:after="100" w:afterAutospacing="1"/>
              <w:ind w:left="30" w:right="30"/>
              <w:rPr>
                <w:rFonts w:ascii="Calibri" w:eastAsia="Times New Roman" w:hAnsi="Calibri" w:cs="Calibri"/>
              </w:rPr>
            </w:pPr>
            <w:r w:rsidRPr="00300868">
              <w:rPr>
                <w:rFonts w:ascii="Calibri" w:eastAsia="Calibri" w:hAnsi="Calibri" w:cs="Calibri"/>
                <w:lang w:val="tr-TR"/>
              </w:rPr>
              <w:t>Çevresel Sorumluluk</w:t>
            </w:r>
          </w:p>
          <w:p w14:paraId="7ED6A5CD" w14:textId="77777777" w:rsidR="00B71E05" w:rsidRPr="00300868" w:rsidRDefault="0047764C" w:rsidP="00300868">
            <w:pPr>
              <w:spacing w:before="100" w:beforeAutospacing="1" w:after="100" w:afterAutospacing="1"/>
              <w:ind w:left="30" w:right="30"/>
              <w:rPr>
                <w:rFonts w:ascii="Calibri" w:eastAsia="Times New Roman" w:hAnsi="Calibri" w:cs="Calibri"/>
              </w:rPr>
            </w:pPr>
            <w:r w:rsidRPr="00300868">
              <w:rPr>
                <w:rFonts w:ascii="Calibri" w:eastAsia="Calibri" w:hAnsi="Calibri" w:cs="Calibri"/>
                <w:lang w:val="tr-TR"/>
              </w:rPr>
              <w:t>Siyasi Katkılar</w:t>
            </w:r>
          </w:p>
          <w:p w14:paraId="7A2ED5B1" w14:textId="77777777" w:rsidR="00F3548F" w:rsidRDefault="00F3548F" w:rsidP="00300868">
            <w:pPr>
              <w:spacing w:before="100" w:beforeAutospacing="1" w:after="100" w:afterAutospacing="1"/>
              <w:ind w:left="30" w:right="30"/>
              <w:rPr>
                <w:ins w:id="19" w:author="Dalga, Elif" w:date="2026-01-09T16:07:00Z" w16du:dateUtc="2026-01-09T13:07:00Z"/>
                <w:rFonts w:ascii="Calibri" w:eastAsia="Calibri" w:hAnsi="Calibri" w:cs="Calibri"/>
                <w:lang w:val="tr-TR"/>
              </w:rPr>
            </w:pPr>
          </w:p>
          <w:p w14:paraId="0BA3B0CC" w14:textId="3BCE736C" w:rsidR="00B71E05" w:rsidRPr="00300868" w:rsidRDefault="0047764C" w:rsidP="00300868">
            <w:pPr>
              <w:spacing w:before="100" w:beforeAutospacing="1" w:after="100" w:afterAutospacing="1"/>
              <w:ind w:left="30" w:right="30"/>
              <w:rPr>
                <w:rFonts w:ascii="Calibri" w:eastAsia="Times New Roman" w:hAnsi="Calibri" w:cs="Calibri"/>
              </w:rPr>
            </w:pPr>
            <w:r w:rsidRPr="00300868">
              <w:rPr>
                <w:rFonts w:ascii="Calibri" w:eastAsia="Calibri" w:hAnsi="Calibri" w:cs="Calibri"/>
                <w:lang w:val="tr-TR"/>
              </w:rPr>
              <w:t>Daha fazla bilgi için simgelere tıklayın.</w:t>
            </w:r>
          </w:p>
        </w:tc>
      </w:tr>
      <w:tr w:rsidR="0092388F" w:rsidRPr="00300868" w14:paraId="1352B4A7" w14:textId="77777777" w:rsidTr="00300868">
        <w:tc>
          <w:tcPr>
            <w:tcW w:w="1353" w:type="dxa"/>
            <w:shd w:val="clear" w:color="auto" w:fill="C1E4F5"/>
            <w:tcMar>
              <w:top w:w="120" w:type="dxa"/>
              <w:left w:w="180" w:type="dxa"/>
              <w:bottom w:w="120" w:type="dxa"/>
              <w:right w:w="180" w:type="dxa"/>
            </w:tcMar>
            <w:hideMark/>
          </w:tcPr>
          <w:p w14:paraId="32D38A10" w14:textId="77777777" w:rsidR="00671917" w:rsidRPr="00300868" w:rsidRDefault="0047764C" w:rsidP="00671917">
            <w:pPr>
              <w:spacing w:before="30" w:after="30"/>
              <w:ind w:left="30" w:right="30"/>
              <w:rPr>
                <w:rFonts w:ascii="Calibri" w:eastAsia="Times New Roman" w:hAnsi="Calibri" w:cs="Calibri"/>
                <w:sz w:val="16"/>
              </w:rPr>
            </w:pPr>
            <w:hyperlink r:id="rId63" w:tgtFrame="_blank" w:history="1">
              <w:r w:rsidRPr="00300868">
                <w:rPr>
                  <w:rFonts w:ascii="Calibri" w:eastAsia="Times New Roman" w:hAnsi="Calibri" w:cs="Calibri"/>
                  <w:color w:val="0000FF"/>
                  <w:sz w:val="16"/>
                  <w:u w:val="single"/>
                </w:rPr>
                <w:t>Screen 11</w:t>
              </w:r>
            </w:hyperlink>
            <w:r w:rsidRPr="00300868">
              <w:rPr>
                <w:rFonts w:ascii="Calibri" w:eastAsia="Times New Roman" w:hAnsi="Calibri" w:cs="Calibri"/>
                <w:sz w:val="16"/>
              </w:rPr>
              <w:t xml:space="preserve"> </w:t>
            </w:r>
          </w:p>
          <w:p w14:paraId="78644B05" w14:textId="77777777" w:rsidR="00671917" w:rsidRPr="00300868" w:rsidRDefault="0047764C" w:rsidP="00671917">
            <w:pPr>
              <w:ind w:left="30" w:right="30"/>
              <w:rPr>
                <w:rFonts w:ascii="Calibri" w:eastAsia="Times New Roman" w:hAnsi="Calibri" w:cs="Calibri"/>
                <w:sz w:val="16"/>
              </w:rPr>
            </w:pPr>
            <w:hyperlink r:id="rId64" w:tgtFrame="_blank" w:history="1">
              <w:r w:rsidRPr="00300868">
                <w:rPr>
                  <w:rFonts w:ascii="Calibri" w:eastAsia="Times New Roman" w:hAnsi="Calibri" w:cs="Calibri"/>
                  <w:color w:val="0000FF"/>
                  <w:sz w:val="16"/>
                  <w:u w:val="single"/>
                </w:rPr>
                <w:t>27_C_12</w:t>
              </w:r>
            </w:hyperlink>
            <w:r w:rsidRPr="00300868">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3A9EFC66" w14:textId="77777777" w:rsidR="00671917" w:rsidRPr="00300868" w:rsidRDefault="0047764C" w:rsidP="00300868">
            <w:pPr>
              <w:spacing w:before="100" w:beforeAutospacing="1" w:after="100" w:afterAutospacing="1"/>
              <w:ind w:left="30" w:right="30"/>
              <w:rPr>
                <w:rFonts w:ascii="Calibri" w:eastAsia="Times New Roman" w:hAnsi="Calibri" w:cs="Calibri"/>
              </w:rPr>
            </w:pPr>
            <w:r w:rsidRPr="00300868">
              <w:rPr>
                <w:rFonts w:ascii="Calibri" w:eastAsia="Times New Roman" w:hAnsi="Calibri" w:cs="Calibri"/>
              </w:rPr>
              <w:t>COMMUNITY INVOLVEMENT</w:t>
            </w:r>
          </w:p>
          <w:p w14:paraId="00459905" w14:textId="77777777" w:rsidR="00671917" w:rsidRPr="00300868" w:rsidRDefault="0047764C" w:rsidP="00300868">
            <w:pPr>
              <w:spacing w:before="100" w:beforeAutospacing="1" w:after="100" w:afterAutospacing="1"/>
              <w:ind w:left="30" w:right="30"/>
              <w:rPr>
                <w:rFonts w:ascii="Calibri" w:eastAsia="Times New Roman" w:hAnsi="Calibri" w:cs="Calibri"/>
              </w:rPr>
            </w:pPr>
            <w:r w:rsidRPr="00300868">
              <w:rPr>
                <w:rFonts w:ascii="Calibri" w:eastAsia="Times New Roman" w:hAnsi="Calibri" w:cs="Calibri"/>
              </w:rPr>
              <w:t>We support community well-being.</w:t>
            </w:r>
          </w:p>
          <w:p w14:paraId="090BFEA1" w14:textId="77777777" w:rsidR="00671917" w:rsidRPr="00300868" w:rsidRDefault="0047764C" w:rsidP="00300868">
            <w:pPr>
              <w:spacing w:before="100" w:beforeAutospacing="1" w:after="100" w:afterAutospacing="1"/>
              <w:ind w:left="30" w:right="30"/>
              <w:rPr>
                <w:rFonts w:ascii="Calibri" w:eastAsia="Times New Roman" w:hAnsi="Calibri" w:cs="Calibri"/>
              </w:rPr>
            </w:pPr>
            <w:r w:rsidRPr="00300868">
              <w:rPr>
                <w:rFonts w:ascii="Calibri" w:eastAsia="Times New Roman" w:hAnsi="Calibri" w:cs="Calibri"/>
              </w:rPr>
              <w:t>At Abbott, we support the well-being of communities through our products, our work, and our actions and we have a long history of giving back to the places where we live and work, because we believe healthy communities thrive.</w:t>
            </w:r>
          </w:p>
          <w:p w14:paraId="2C34279B" w14:textId="77777777" w:rsidR="00671917" w:rsidRPr="00300868" w:rsidRDefault="0047764C" w:rsidP="00300868">
            <w:pPr>
              <w:spacing w:before="100" w:beforeAutospacing="1" w:after="100" w:afterAutospacing="1"/>
              <w:ind w:left="30" w:right="30"/>
              <w:rPr>
                <w:rFonts w:ascii="Calibri" w:eastAsia="Times New Roman" w:hAnsi="Calibri" w:cs="Calibri"/>
              </w:rPr>
            </w:pPr>
            <w:r w:rsidRPr="00300868">
              <w:rPr>
                <w:rFonts w:ascii="Calibri" w:eastAsia="Times New Roman" w:hAnsi="Calibri" w:cs="Calibri"/>
              </w:rPr>
              <w:t>Through our operations, partnerships, and support for local groups and causes, we strive to make a positive and lasting impact wherever we do business.</w:t>
            </w:r>
          </w:p>
        </w:tc>
        <w:tc>
          <w:tcPr>
            <w:tcW w:w="6000" w:type="dxa"/>
          </w:tcPr>
          <w:p w14:paraId="67E0213D" w14:textId="77777777" w:rsidR="00671917" w:rsidRPr="00300868" w:rsidRDefault="0047764C" w:rsidP="00300868">
            <w:pPr>
              <w:spacing w:before="100" w:beforeAutospacing="1" w:after="100" w:afterAutospacing="1"/>
              <w:ind w:left="30" w:right="30"/>
              <w:rPr>
                <w:rFonts w:ascii="Calibri" w:eastAsia="Times New Roman" w:hAnsi="Calibri" w:cs="Calibri"/>
              </w:rPr>
            </w:pPr>
            <w:r w:rsidRPr="00300868">
              <w:rPr>
                <w:rFonts w:ascii="Calibri" w:eastAsia="Calibri" w:hAnsi="Calibri" w:cs="Calibri"/>
                <w:lang w:val="tr-TR"/>
              </w:rPr>
              <w:t>TOPLULUĞA KATILIM</w:t>
            </w:r>
          </w:p>
          <w:p w14:paraId="1C681E1B" w14:textId="39A891E8" w:rsidR="00671917" w:rsidRPr="00300868" w:rsidRDefault="0047764C" w:rsidP="00300868">
            <w:pPr>
              <w:spacing w:before="100" w:beforeAutospacing="1" w:after="100" w:afterAutospacing="1"/>
              <w:ind w:left="30" w:right="30"/>
              <w:rPr>
                <w:rFonts w:ascii="Calibri" w:eastAsia="Times New Roman" w:hAnsi="Calibri" w:cs="Calibri"/>
              </w:rPr>
            </w:pPr>
            <w:r w:rsidRPr="00300868">
              <w:rPr>
                <w:rFonts w:ascii="Calibri" w:eastAsia="Calibri" w:hAnsi="Calibri" w:cs="Calibri"/>
                <w:lang w:val="tr-TR"/>
              </w:rPr>
              <w:t>Toplulu</w:t>
            </w:r>
            <w:ins w:id="20" w:author="Dalga, Elif" w:date="2026-01-09T16:07:00Z" w16du:dateUtc="2026-01-09T13:07:00Z">
              <w:r w:rsidR="00F3548F">
                <w:rPr>
                  <w:rFonts w:ascii="Calibri" w:eastAsia="Calibri" w:hAnsi="Calibri" w:cs="Calibri"/>
                  <w:lang w:val="tr-TR"/>
                </w:rPr>
                <w:t>k</w:t>
              </w:r>
            </w:ins>
            <w:del w:id="21" w:author="Dalga, Elif" w:date="2026-01-09T16:07:00Z" w16du:dateUtc="2026-01-09T13:07:00Z">
              <w:r w:rsidRPr="00300868" w:rsidDel="00F3548F">
                <w:rPr>
                  <w:rFonts w:ascii="Calibri" w:eastAsia="Calibri" w:hAnsi="Calibri" w:cs="Calibri"/>
                  <w:lang w:val="tr-TR"/>
                </w:rPr>
                <w:delText>ğun</w:delText>
              </w:r>
            </w:del>
            <w:r w:rsidRPr="00300868">
              <w:rPr>
                <w:rFonts w:ascii="Calibri" w:eastAsia="Calibri" w:hAnsi="Calibri" w:cs="Calibri"/>
                <w:lang w:val="tr-TR"/>
              </w:rPr>
              <w:t xml:space="preserve"> refahını destekleriz.</w:t>
            </w:r>
          </w:p>
          <w:p w14:paraId="6157B40B" w14:textId="77777777" w:rsidR="00671917" w:rsidRPr="00300868" w:rsidRDefault="0047764C" w:rsidP="00300868">
            <w:pPr>
              <w:spacing w:before="100" w:beforeAutospacing="1" w:after="100" w:afterAutospacing="1"/>
              <w:ind w:left="30" w:right="30"/>
              <w:rPr>
                <w:rFonts w:ascii="Calibri" w:eastAsia="Times New Roman" w:hAnsi="Calibri" w:cs="Calibri"/>
              </w:rPr>
            </w:pPr>
            <w:r w:rsidRPr="00300868">
              <w:rPr>
                <w:rFonts w:ascii="Calibri" w:eastAsia="Calibri" w:hAnsi="Calibri" w:cs="Calibri"/>
                <w:lang w:val="tr-TR"/>
              </w:rPr>
              <w:t>Abbott olarak ürünlerimiz, çalışmalarımız ve faaliyetlerimizle toplumların refahını destekleriz. Yaşadığımız ve çalıştığımız yerlere katkıda bulunma konusunda köklü bir geçmişe sahibiz çünkü sağlıklı toplumların gelişip büyüdüğüne inanırız.</w:t>
            </w:r>
          </w:p>
          <w:p w14:paraId="7CA2F9B6" w14:textId="77777777" w:rsidR="00671917" w:rsidRPr="00300868" w:rsidRDefault="0047764C" w:rsidP="00300868">
            <w:pPr>
              <w:spacing w:before="100" w:beforeAutospacing="1" w:after="100" w:afterAutospacing="1"/>
              <w:ind w:left="30" w:right="30"/>
              <w:rPr>
                <w:rFonts w:ascii="Calibri" w:eastAsia="Times New Roman" w:hAnsi="Calibri" w:cs="Calibri"/>
              </w:rPr>
            </w:pPr>
            <w:r w:rsidRPr="00300868">
              <w:rPr>
                <w:rFonts w:ascii="Calibri" w:eastAsia="Calibri" w:hAnsi="Calibri" w:cs="Calibri"/>
                <w:lang w:val="tr-TR"/>
              </w:rPr>
              <w:t>Faaliyetlerimiz, ortaklıklarımız, yerel gruplara ve sorunlara yönelik çalışmalara verdiğimiz destekle faaliyet gösterdiğimiz her yerde olumlu ve kalıcı bir etki yaratmayı hedefleriz.</w:t>
            </w:r>
          </w:p>
        </w:tc>
      </w:tr>
      <w:tr w:rsidR="0092388F" w:rsidRPr="00300868" w14:paraId="330508FB" w14:textId="77777777" w:rsidTr="00300868">
        <w:tc>
          <w:tcPr>
            <w:tcW w:w="1353" w:type="dxa"/>
            <w:shd w:val="clear" w:color="auto" w:fill="C1E4F5"/>
            <w:tcMar>
              <w:top w:w="120" w:type="dxa"/>
              <w:left w:w="180" w:type="dxa"/>
              <w:bottom w:w="120" w:type="dxa"/>
              <w:right w:w="180" w:type="dxa"/>
            </w:tcMar>
            <w:hideMark/>
          </w:tcPr>
          <w:p w14:paraId="66E9361E" w14:textId="77777777" w:rsidR="003E5A36" w:rsidRPr="00300868" w:rsidRDefault="0047764C" w:rsidP="003E5A36">
            <w:pPr>
              <w:spacing w:before="30" w:after="30"/>
              <w:ind w:left="30" w:right="30"/>
              <w:rPr>
                <w:rFonts w:ascii="Calibri" w:eastAsia="Times New Roman" w:hAnsi="Calibri" w:cs="Calibri"/>
                <w:sz w:val="16"/>
              </w:rPr>
            </w:pPr>
            <w:hyperlink r:id="rId65" w:tgtFrame="_blank" w:history="1">
              <w:r w:rsidRPr="00300868">
                <w:rPr>
                  <w:rFonts w:ascii="Calibri" w:eastAsia="Times New Roman" w:hAnsi="Calibri" w:cs="Calibri"/>
                  <w:color w:val="0000FF"/>
                  <w:sz w:val="16"/>
                  <w:u w:val="single"/>
                </w:rPr>
                <w:t>Screen 11</w:t>
              </w:r>
            </w:hyperlink>
            <w:r w:rsidRPr="00300868">
              <w:rPr>
                <w:rFonts w:ascii="Calibri" w:eastAsia="Times New Roman" w:hAnsi="Calibri" w:cs="Calibri"/>
                <w:sz w:val="16"/>
              </w:rPr>
              <w:t xml:space="preserve"> </w:t>
            </w:r>
          </w:p>
          <w:p w14:paraId="1BCE19BB" w14:textId="77777777" w:rsidR="003E5A36" w:rsidRPr="00300868" w:rsidRDefault="0047764C" w:rsidP="003E5A36">
            <w:pPr>
              <w:ind w:left="30" w:right="30"/>
              <w:rPr>
                <w:rFonts w:ascii="Calibri" w:eastAsia="Times New Roman" w:hAnsi="Calibri" w:cs="Calibri"/>
                <w:sz w:val="16"/>
              </w:rPr>
            </w:pPr>
            <w:hyperlink r:id="rId66" w:tgtFrame="_blank" w:history="1">
              <w:r w:rsidRPr="00300868">
                <w:rPr>
                  <w:rFonts w:ascii="Calibri" w:eastAsia="Times New Roman" w:hAnsi="Calibri" w:cs="Calibri"/>
                  <w:color w:val="0000FF"/>
                  <w:sz w:val="16"/>
                  <w:u w:val="single"/>
                </w:rPr>
                <w:t>28_C_12</w:t>
              </w:r>
            </w:hyperlink>
            <w:r w:rsidRPr="00300868">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4CBDE5F0" w14:textId="77777777" w:rsidR="003E5A36" w:rsidRPr="00300868" w:rsidRDefault="0047764C" w:rsidP="00300868">
            <w:pPr>
              <w:spacing w:before="100" w:beforeAutospacing="1" w:after="100" w:afterAutospacing="1"/>
              <w:ind w:left="30" w:right="30"/>
              <w:rPr>
                <w:rFonts w:ascii="Calibri" w:eastAsia="Times New Roman" w:hAnsi="Calibri" w:cs="Calibri"/>
              </w:rPr>
            </w:pPr>
            <w:r w:rsidRPr="00300868">
              <w:rPr>
                <w:rFonts w:ascii="Calibri" w:eastAsia="Times New Roman" w:hAnsi="Calibri" w:cs="Calibri"/>
              </w:rPr>
              <w:t>ENVIRONMENTAL RESPONSIBILITY</w:t>
            </w:r>
          </w:p>
          <w:p w14:paraId="2C2AFB36" w14:textId="77777777" w:rsidR="003E5A36" w:rsidRPr="00300868" w:rsidRDefault="0047764C" w:rsidP="00300868">
            <w:pPr>
              <w:spacing w:before="100" w:beforeAutospacing="1" w:after="100" w:afterAutospacing="1"/>
              <w:ind w:left="30" w:right="30"/>
              <w:rPr>
                <w:rFonts w:ascii="Calibri" w:eastAsia="Times New Roman" w:hAnsi="Calibri" w:cs="Calibri"/>
              </w:rPr>
            </w:pPr>
            <w:r w:rsidRPr="00300868">
              <w:rPr>
                <w:rFonts w:ascii="Calibri" w:eastAsia="Times New Roman" w:hAnsi="Calibri" w:cs="Calibri"/>
              </w:rPr>
              <w:t>We take part in sustainable development and work to reduce our impact on the environment.</w:t>
            </w:r>
          </w:p>
          <w:p w14:paraId="07F403FD" w14:textId="77777777" w:rsidR="003E5A36" w:rsidRPr="00300868" w:rsidRDefault="0047764C" w:rsidP="00300868">
            <w:pPr>
              <w:spacing w:before="100" w:beforeAutospacing="1" w:after="100" w:afterAutospacing="1"/>
              <w:ind w:left="30" w:right="30"/>
              <w:rPr>
                <w:rFonts w:ascii="Calibri" w:eastAsia="Times New Roman" w:hAnsi="Calibri" w:cs="Calibri"/>
              </w:rPr>
            </w:pPr>
            <w:r w:rsidRPr="00300868">
              <w:rPr>
                <w:rFonts w:ascii="Calibri" w:eastAsia="Times New Roman" w:hAnsi="Calibri" w:cs="Calibri"/>
              </w:rPr>
              <w:t>We work to protect the environment in everything we do—from how we source materials to how we make, ship, and use our products.</w:t>
            </w:r>
          </w:p>
          <w:p w14:paraId="3749AB52" w14:textId="77777777" w:rsidR="003E5A36" w:rsidRPr="00300868" w:rsidRDefault="0047764C" w:rsidP="00300868">
            <w:pPr>
              <w:spacing w:before="100" w:beforeAutospacing="1" w:after="100" w:afterAutospacing="1"/>
              <w:ind w:left="30" w:right="30"/>
              <w:rPr>
                <w:rFonts w:ascii="Calibri" w:eastAsia="Times New Roman" w:hAnsi="Calibri" w:cs="Calibri"/>
              </w:rPr>
            </w:pPr>
            <w:r w:rsidRPr="00300868">
              <w:rPr>
                <w:rFonts w:ascii="Calibri" w:eastAsia="Times New Roman" w:hAnsi="Calibri" w:cs="Calibri"/>
              </w:rPr>
              <w:t xml:space="preserve">We take steps to use less energy and fewer natural resources. We support clean energy projects at work and </w:t>
            </w:r>
            <w:r w:rsidRPr="00300868">
              <w:rPr>
                <w:rFonts w:ascii="Calibri" w:eastAsia="Times New Roman" w:hAnsi="Calibri" w:cs="Calibri"/>
              </w:rPr>
              <w:lastRenderedPageBreak/>
              <w:t>in our communities. We look for ways to reduce waste, recycle more, and lower environmental risks. We also follow environmental laws and regulations that apply to our operations.</w:t>
            </w:r>
          </w:p>
        </w:tc>
        <w:tc>
          <w:tcPr>
            <w:tcW w:w="6000" w:type="dxa"/>
          </w:tcPr>
          <w:p w14:paraId="203E3B4A" w14:textId="77777777" w:rsidR="003E5A36" w:rsidRPr="00300868" w:rsidRDefault="0047764C" w:rsidP="00300868">
            <w:pPr>
              <w:spacing w:before="100" w:beforeAutospacing="1" w:after="100" w:afterAutospacing="1"/>
              <w:ind w:left="30" w:right="30"/>
              <w:rPr>
                <w:rFonts w:ascii="Calibri" w:eastAsia="Times New Roman" w:hAnsi="Calibri" w:cs="Calibri"/>
              </w:rPr>
            </w:pPr>
            <w:r w:rsidRPr="00300868">
              <w:rPr>
                <w:rFonts w:ascii="Calibri" w:eastAsia="Calibri" w:hAnsi="Calibri" w:cs="Calibri"/>
                <w:lang w:val="tr-TR"/>
              </w:rPr>
              <w:lastRenderedPageBreak/>
              <w:t>ÇEVRESEL SORUMLULUK</w:t>
            </w:r>
          </w:p>
          <w:p w14:paraId="0E7538D6" w14:textId="77777777" w:rsidR="003E5A36" w:rsidRPr="00300868" w:rsidRDefault="0047764C" w:rsidP="00300868">
            <w:pPr>
              <w:spacing w:before="100" w:beforeAutospacing="1" w:after="100" w:afterAutospacing="1"/>
              <w:ind w:left="30" w:right="30"/>
              <w:rPr>
                <w:rFonts w:ascii="Calibri" w:eastAsia="Times New Roman" w:hAnsi="Calibri" w:cs="Calibri"/>
              </w:rPr>
            </w:pPr>
            <w:r w:rsidRPr="00300868">
              <w:rPr>
                <w:rFonts w:ascii="Calibri" w:eastAsia="Calibri" w:hAnsi="Calibri" w:cs="Calibri"/>
                <w:lang w:val="tr-TR"/>
              </w:rPr>
              <w:t>Çevresel etkimizi azaltmak için sürdürülebilir kalkınma içinde yer alır ve çalışmalar yaparız.</w:t>
            </w:r>
          </w:p>
          <w:p w14:paraId="42123100" w14:textId="77777777" w:rsidR="003E5A36" w:rsidRPr="00300868" w:rsidRDefault="0047764C" w:rsidP="00300868">
            <w:pPr>
              <w:spacing w:before="100" w:beforeAutospacing="1" w:after="100" w:afterAutospacing="1"/>
              <w:ind w:left="30" w:right="30"/>
              <w:rPr>
                <w:rFonts w:ascii="Calibri" w:eastAsia="Times New Roman" w:hAnsi="Calibri" w:cs="Calibri"/>
              </w:rPr>
            </w:pPr>
            <w:r w:rsidRPr="00300868">
              <w:rPr>
                <w:rFonts w:ascii="Calibri" w:eastAsia="Calibri" w:hAnsi="Calibri" w:cs="Calibri"/>
                <w:lang w:val="tr-TR"/>
              </w:rPr>
              <w:t>Malzeme kaynaklarımızdan ürünlerimizi üretme, sevk etme ve kullanma yöntemlerimize kadar yaptığımız her şeyde çevreyi korumak için çalışırız.</w:t>
            </w:r>
          </w:p>
          <w:p w14:paraId="4EEE9CDF" w14:textId="77777777" w:rsidR="003E5A36" w:rsidRPr="00300868" w:rsidRDefault="0047764C" w:rsidP="00300868">
            <w:pPr>
              <w:spacing w:before="100" w:beforeAutospacing="1" w:after="100" w:afterAutospacing="1"/>
              <w:ind w:left="30" w:right="30"/>
              <w:rPr>
                <w:rFonts w:ascii="Calibri" w:eastAsia="Times New Roman" w:hAnsi="Calibri" w:cs="Calibri"/>
              </w:rPr>
            </w:pPr>
            <w:r w:rsidRPr="00300868">
              <w:rPr>
                <w:rFonts w:ascii="Calibri" w:eastAsia="Calibri" w:hAnsi="Calibri" w:cs="Calibri"/>
                <w:lang w:val="tr-TR"/>
              </w:rPr>
              <w:t xml:space="preserve">Daha az enerji ve doğal kaynak kullanmak için önlemler alırız. İşte ve içinde bulunduğumuz topluluklarda temiz </w:t>
            </w:r>
            <w:r w:rsidRPr="00300868">
              <w:rPr>
                <w:rFonts w:ascii="Calibri" w:eastAsia="Calibri" w:hAnsi="Calibri" w:cs="Calibri"/>
                <w:lang w:val="tr-TR"/>
              </w:rPr>
              <w:lastRenderedPageBreak/>
              <w:t>enerji projelerini destekleriz. Atığı azaltma, daha fazla geri dönüşüm yapma ve çevresel riskleri azaltmanın yollarını ararız. Operasyonlarımız için geçerli çevre yasalarını ve düzenlemelerini de takip ederiz.</w:t>
            </w:r>
          </w:p>
        </w:tc>
      </w:tr>
      <w:tr w:rsidR="0092388F" w:rsidRPr="00300868" w14:paraId="1048F906" w14:textId="77777777" w:rsidTr="00300868">
        <w:tc>
          <w:tcPr>
            <w:tcW w:w="1353" w:type="dxa"/>
            <w:shd w:val="clear" w:color="auto" w:fill="C1E4F5"/>
            <w:tcMar>
              <w:top w:w="120" w:type="dxa"/>
              <w:left w:w="180" w:type="dxa"/>
              <w:bottom w:w="120" w:type="dxa"/>
              <w:right w:w="180" w:type="dxa"/>
            </w:tcMar>
            <w:hideMark/>
          </w:tcPr>
          <w:p w14:paraId="63364339" w14:textId="77777777" w:rsidR="00B93BBE" w:rsidRPr="00300868" w:rsidRDefault="0047764C" w:rsidP="00B93BBE">
            <w:pPr>
              <w:spacing w:before="30" w:after="30"/>
              <w:ind w:left="30" w:right="30"/>
              <w:rPr>
                <w:rFonts w:ascii="Calibri" w:eastAsia="Times New Roman" w:hAnsi="Calibri" w:cs="Calibri"/>
                <w:sz w:val="16"/>
              </w:rPr>
            </w:pPr>
            <w:hyperlink r:id="rId67" w:tgtFrame="_blank" w:history="1">
              <w:r w:rsidRPr="00300868">
                <w:rPr>
                  <w:rFonts w:ascii="Calibri" w:eastAsia="Times New Roman" w:hAnsi="Calibri" w:cs="Calibri"/>
                  <w:color w:val="0000FF"/>
                  <w:sz w:val="16"/>
                  <w:u w:val="single"/>
                </w:rPr>
                <w:t>Screen 11</w:t>
              </w:r>
            </w:hyperlink>
            <w:r w:rsidRPr="00300868">
              <w:rPr>
                <w:rFonts w:ascii="Calibri" w:eastAsia="Times New Roman" w:hAnsi="Calibri" w:cs="Calibri"/>
                <w:sz w:val="16"/>
              </w:rPr>
              <w:t xml:space="preserve"> </w:t>
            </w:r>
          </w:p>
          <w:p w14:paraId="33BDCAD5" w14:textId="77777777" w:rsidR="00B93BBE" w:rsidRPr="00300868" w:rsidRDefault="0047764C" w:rsidP="00B93BBE">
            <w:pPr>
              <w:ind w:left="30" w:right="30"/>
              <w:rPr>
                <w:rFonts w:ascii="Calibri" w:eastAsia="Times New Roman" w:hAnsi="Calibri" w:cs="Calibri"/>
                <w:sz w:val="16"/>
              </w:rPr>
            </w:pPr>
            <w:hyperlink r:id="rId68" w:tgtFrame="_blank" w:history="1">
              <w:r w:rsidRPr="00300868">
                <w:rPr>
                  <w:rFonts w:ascii="Calibri" w:eastAsia="Times New Roman" w:hAnsi="Calibri" w:cs="Calibri"/>
                  <w:color w:val="0000FF"/>
                  <w:sz w:val="16"/>
                  <w:u w:val="single"/>
                </w:rPr>
                <w:t>29_C_12</w:t>
              </w:r>
            </w:hyperlink>
            <w:r w:rsidRPr="00300868">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131B2127" w14:textId="77777777" w:rsidR="00B93BBE" w:rsidRPr="00300868" w:rsidRDefault="0047764C" w:rsidP="00300868">
            <w:pPr>
              <w:spacing w:before="100" w:beforeAutospacing="1" w:after="100" w:afterAutospacing="1"/>
              <w:ind w:left="30" w:right="30"/>
              <w:rPr>
                <w:rFonts w:ascii="Calibri" w:eastAsia="Times New Roman" w:hAnsi="Calibri" w:cs="Calibri"/>
              </w:rPr>
            </w:pPr>
            <w:r w:rsidRPr="00300868">
              <w:rPr>
                <w:rFonts w:ascii="Calibri" w:eastAsia="Times New Roman" w:hAnsi="Calibri" w:cs="Calibri"/>
              </w:rPr>
              <w:t>POLITICAL CONTRIBUTIONS</w:t>
            </w:r>
          </w:p>
          <w:p w14:paraId="12D38B7E" w14:textId="77777777" w:rsidR="00B93BBE" w:rsidRPr="00300868" w:rsidRDefault="0047764C" w:rsidP="00300868">
            <w:pPr>
              <w:spacing w:before="100" w:beforeAutospacing="1" w:after="100" w:afterAutospacing="1"/>
              <w:ind w:left="30" w:right="30"/>
              <w:rPr>
                <w:rFonts w:ascii="Calibri" w:eastAsia="Times New Roman" w:hAnsi="Calibri" w:cs="Calibri"/>
              </w:rPr>
            </w:pPr>
            <w:r w:rsidRPr="00300868">
              <w:rPr>
                <w:rFonts w:ascii="Calibri" w:eastAsia="Times New Roman" w:hAnsi="Calibri" w:cs="Calibri"/>
              </w:rPr>
              <w:t>We encourage appropriate engagement in the political process and support community involvement.</w:t>
            </w:r>
          </w:p>
          <w:p w14:paraId="589B2EB3" w14:textId="77777777" w:rsidR="00B93BBE" w:rsidRPr="00300868" w:rsidRDefault="0047764C" w:rsidP="00300868">
            <w:pPr>
              <w:spacing w:before="100" w:beforeAutospacing="1" w:after="100" w:afterAutospacing="1"/>
              <w:ind w:left="30" w:right="30"/>
              <w:rPr>
                <w:rFonts w:ascii="Calibri" w:eastAsia="Times New Roman" w:hAnsi="Calibri" w:cs="Calibri"/>
              </w:rPr>
            </w:pPr>
            <w:r w:rsidRPr="00300868">
              <w:rPr>
                <w:rFonts w:ascii="Calibri" w:eastAsia="Times New Roman" w:hAnsi="Calibri" w:cs="Calibri"/>
              </w:rPr>
              <w:t>Abbott supports public policies that align with our mission and values. When appropriate, we may also support political candidates or interest groups.</w:t>
            </w:r>
          </w:p>
          <w:p w14:paraId="545B5F45" w14:textId="77777777" w:rsidR="00B93BBE" w:rsidRPr="00300868" w:rsidRDefault="0047764C" w:rsidP="00300868">
            <w:pPr>
              <w:spacing w:before="100" w:beforeAutospacing="1" w:after="100" w:afterAutospacing="1"/>
              <w:ind w:left="30" w:right="30"/>
              <w:rPr>
                <w:rFonts w:ascii="Calibri" w:eastAsia="Times New Roman" w:hAnsi="Calibri" w:cs="Calibri"/>
              </w:rPr>
            </w:pPr>
            <w:r w:rsidRPr="00300868">
              <w:rPr>
                <w:rFonts w:ascii="Calibri" w:eastAsia="Times New Roman" w:hAnsi="Calibri" w:cs="Calibri"/>
              </w:rPr>
              <w:t>Because laws about political contributions by companies are complex, any use of Abbott funds—or contributions made on Abbott’s behalf—must be reviewed with the Legal Division first.</w:t>
            </w:r>
          </w:p>
        </w:tc>
        <w:tc>
          <w:tcPr>
            <w:tcW w:w="6000" w:type="dxa"/>
          </w:tcPr>
          <w:p w14:paraId="5062B687" w14:textId="77777777" w:rsidR="00B93BBE" w:rsidRPr="00300868" w:rsidRDefault="0047764C" w:rsidP="00300868">
            <w:pPr>
              <w:spacing w:before="100" w:beforeAutospacing="1" w:after="100" w:afterAutospacing="1"/>
              <w:ind w:left="30" w:right="30"/>
              <w:rPr>
                <w:rFonts w:ascii="Calibri" w:eastAsia="Times New Roman" w:hAnsi="Calibri" w:cs="Calibri"/>
              </w:rPr>
            </w:pPr>
            <w:r w:rsidRPr="00300868">
              <w:rPr>
                <w:rFonts w:ascii="Calibri" w:eastAsia="Calibri" w:hAnsi="Calibri" w:cs="Calibri"/>
                <w:lang w:val="tr-TR"/>
              </w:rPr>
              <w:t>SİYASİ KATKILAR</w:t>
            </w:r>
          </w:p>
          <w:p w14:paraId="7601386C" w14:textId="77777777" w:rsidR="00B93BBE" w:rsidRPr="00300868" w:rsidRDefault="0047764C" w:rsidP="00300868">
            <w:pPr>
              <w:spacing w:before="100" w:beforeAutospacing="1" w:after="100" w:afterAutospacing="1"/>
              <w:ind w:left="30" w:right="30"/>
              <w:rPr>
                <w:rFonts w:ascii="Calibri" w:eastAsia="Times New Roman" w:hAnsi="Calibri" w:cs="Calibri"/>
              </w:rPr>
            </w:pPr>
            <w:r w:rsidRPr="00300868">
              <w:rPr>
                <w:rFonts w:ascii="Calibri" w:eastAsia="Calibri" w:hAnsi="Calibri" w:cs="Calibri"/>
                <w:lang w:val="tr-TR"/>
              </w:rPr>
              <w:t>Siyasi sürece uygun bir şekilde katılımı teşvik eder, topluluk katılımını destekleriz.</w:t>
            </w:r>
          </w:p>
          <w:p w14:paraId="27DE9035" w14:textId="77777777" w:rsidR="00B93BBE" w:rsidRPr="00300868" w:rsidRDefault="0047764C" w:rsidP="00300868">
            <w:pPr>
              <w:spacing w:before="100" w:beforeAutospacing="1" w:after="100" w:afterAutospacing="1"/>
              <w:ind w:left="30" w:right="30"/>
              <w:rPr>
                <w:rFonts w:ascii="Calibri" w:eastAsia="Times New Roman" w:hAnsi="Calibri" w:cs="Calibri"/>
              </w:rPr>
            </w:pPr>
            <w:r w:rsidRPr="00300868">
              <w:rPr>
                <w:rFonts w:ascii="Calibri" w:eastAsia="Calibri" w:hAnsi="Calibri" w:cs="Calibri"/>
                <w:lang w:val="tr-TR"/>
              </w:rPr>
              <w:t>Abbott, misyonumuz ve değerlerimizle uyumlu kamu politikalarını destekler. Uygun durumlarda siyasi adayları veya çıkar gruplarını da destekleyebiliriz.</w:t>
            </w:r>
          </w:p>
          <w:p w14:paraId="204EF63B" w14:textId="77777777" w:rsidR="00B93BBE" w:rsidRPr="00300868" w:rsidRDefault="0047764C" w:rsidP="00300868">
            <w:pPr>
              <w:spacing w:before="100" w:beforeAutospacing="1" w:after="100" w:afterAutospacing="1"/>
              <w:ind w:left="30" w:right="30"/>
              <w:rPr>
                <w:rFonts w:ascii="Calibri" w:eastAsia="Times New Roman" w:hAnsi="Calibri" w:cs="Calibri"/>
              </w:rPr>
            </w:pPr>
            <w:r w:rsidRPr="00300868">
              <w:rPr>
                <w:rFonts w:ascii="Calibri" w:eastAsia="Calibri" w:hAnsi="Calibri" w:cs="Calibri"/>
                <w:lang w:val="tr-TR"/>
              </w:rPr>
              <w:t>Şirketlerin siyasi katkılarına ilişkin yasalar karmaşık olduğundan Abbott’a ait fonların kullanımı veya Abbott adına yapılan katkılar, öncelikle Hukuk Bölümü tarafından incelenmelidir.</w:t>
            </w:r>
          </w:p>
        </w:tc>
      </w:tr>
      <w:tr w:rsidR="0092388F" w:rsidRPr="00300868" w14:paraId="4AB95064" w14:textId="77777777" w:rsidTr="00300868">
        <w:tc>
          <w:tcPr>
            <w:tcW w:w="1353" w:type="dxa"/>
            <w:shd w:val="clear" w:color="auto" w:fill="C1E4F5"/>
            <w:tcMar>
              <w:top w:w="120" w:type="dxa"/>
              <w:left w:w="180" w:type="dxa"/>
              <w:bottom w:w="120" w:type="dxa"/>
              <w:right w:w="180" w:type="dxa"/>
            </w:tcMar>
            <w:hideMark/>
          </w:tcPr>
          <w:p w14:paraId="5A860883" w14:textId="77777777" w:rsidR="00BB2193" w:rsidRPr="00300868" w:rsidRDefault="0047764C" w:rsidP="00BB2193">
            <w:pPr>
              <w:spacing w:before="30" w:after="30"/>
              <w:ind w:left="30" w:right="30"/>
              <w:rPr>
                <w:rFonts w:ascii="Calibri" w:eastAsia="Times New Roman" w:hAnsi="Calibri" w:cs="Calibri"/>
                <w:sz w:val="16"/>
              </w:rPr>
            </w:pPr>
            <w:hyperlink r:id="rId69" w:tgtFrame="_blank" w:history="1">
              <w:r w:rsidRPr="00300868">
                <w:rPr>
                  <w:rFonts w:ascii="Calibri" w:eastAsia="Times New Roman" w:hAnsi="Calibri" w:cs="Calibri"/>
                  <w:color w:val="0000FF"/>
                  <w:sz w:val="16"/>
                  <w:u w:val="single"/>
                </w:rPr>
                <w:t>Screen 12</w:t>
              </w:r>
            </w:hyperlink>
            <w:r w:rsidRPr="00300868">
              <w:rPr>
                <w:rFonts w:ascii="Calibri" w:eastAsia="Times New Roman" w:hAnsi="Calibri" w:cs="Calibri"/>
                <w:sz w:val="16"/>
              </w:rPr>
              <w:t xml:space="preserve"> </w:t>
            </w:r>
          </w:p>
          <w:p w14:paraId="63015F4E" w14:textId="77777777" w:rsidR="00BB2193" w:rsidRPr="00300868" w:rsidRDefault="0047764C" w:rsidP="00BB2193">
            <w:pPr>
              <w:ind w:left="30" w:right="30"/>
              <w:rPr>
                <w:rFonts w:ascii="Calibri" w:eastAsia="Times New Roman" w:hAnsi="Calibri" w:cs="Calibri"/>
                <w:sz w:val="16"/>
              </w:rPr>
            </w:pPr>
            <w:hyperlink r:id="rId70" w:tgtFrame="_blank" w:history="1">
              <w:r w:rsidRPr="00300868">
                <w:rPr>
                  <w:rFonts w:ascii="Calibri" w:eastAsia="Times New Roman" w:hAnsi="Calibri" w:cs="Calibri"/>
                  <w:color w:val="0000FF"/>
                  <w:sz w:val="16"/>
                  <w:u w:val="single"/>
                </w:rPr>
                <w:t>30_C_13</w:t>
              </w:r>
            </w:hyperlink>
            <w:r w:rsidRPr="00300868">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46B22BBF" w14:textId="77777777" w:rsidR="00BB2193" w:rsidRPr="00300868" w:rsidRDefault="0047764C" w:rsidP="00300868">
            <w:pPr>
              <w:spacing w:before="100" w:beforeAutospacing="1" w:after="100" w:afterAutospacing="1"/>
              <w:ind w:left="30" w:right="30"/>
              <w:rPr>
                <w:rFonts w:ascii="Calibri" w:eastAsia="Times New Roman" w:hAnsi="Calibri" w:cs="Calibri"/>
              </w:rPr>
            </w:pPr>
            <w:r w:rsidRPr="00300868">
              <w:rPr>
                <w:rFonts w:ascii="Calibri" w:eastAsia="Times New Roman" w:hAnsi="Calibri" w:cs="Calibri"/>
              </w:rPr>
              <w:t>You must view all content before moving forward.</w:t>
            </w:r>
          </w:p>
          <w:p w14:paraId="3C451441" w14:textId="77777777" w:rsidR="00BB2193" w:rsidRPr="00300868" w:rsidRDefault="0047764C" w:rsidP="00300868">
            <w:pPr>
              <w:spacing w:before="100" w:beforeAutospacing="1" w:after="100" w:afterAutospacing="1"/>
              <w:ind w:left="30" w:right="30"/>
              <w:rPr>
                <w:rFonts w:ascii="Calibri" w:eastAsia="Times New Roman" w:hAnsi="Calibri" w:cs="Calibri"/>
              </w:rPr>
            </w:pPr>
            <w:r w:rsidRPr="00300868">
              <w:rPr>
                <w:rFonts w:ascii="Calibri" w:eastAsia="Times New Roman" w:hAnsi="Calibri" w:cs="Calibri"/>
              </w:rPr>
              <w:t>At Abbott, we are committed to doing business honestly and keeping our promises in all areas of our work.</w:t>
            </w:r>
          </w:p>
          <w:p w14:paraId="4126E199" w14:textId="77777777" w:rsidR="00BB2193" w:rsidRPr="00300868" w:rsidRDefault="0047764C" w:rsidP="00300868">
            <w:pPr>
              <w:spacing w:before="100" w:beforeAutospacing="1" w:after="100" w:afterAutospacing="1"/>
              <w:ind w:left="30" w:right="30"/>
              <w:rPr>
                <w:rFonts w:ascii="Calibri" w:eastAsia="Times New Roman" w:hAnsi="Calibri" w:cs="Calibri"/>
              </w:rPr>
            </w:pPr>
            <w:r w:rsidRPr="00300868">
              <w:rPr>
                <w:rFonts w:ascii="Calibri" w:eastAsia="Times New Roman" w:hAnsi="Calibri" w:cs="Calibri"/>
              </w:rPr>
              <w:t>We put Abbott’s interests ahead of our own when handling conflicts of interest. We protect Abbott’s assets and reputation, keep confidential information safe, and respect the privacy of everyone who shares personal information with us.</w:t>
            </w:r>
          </w:p>
          <w:p w14:paraId="0BA97836" w14:textId="77777777" w:rsidR="00BB2193" w:rsidRPr="00300868" w:rsidRDefault="0047764C" w:rsidP="00300868">
            <w:pPr>
              <w:spacing w:before="100" w:beforeAutospacing="1" w:after="100" w:afterAutospacing="1"/>
              <w:ind w:left="30" w:right="30"/>
              <w:rPr>
                <w:rFonts w:ascii="Calibri" w:eastAsia="Times New Roman" w:hAnsi="Calibri" w:cs="Calibri"/>
              </w:rPr>
            </w:pPr>
            <w:r w:rsidRPr="00300868">
              <w:rPr>
                <w:rFonts w:ascii="Calibri" w:eastAsia="Times New Roman" w:hAnsi="Calibri" w:cs="Calibri"/>
              </w:rPr>
              <w:lastRenderedPageBreak/>
              <w:t>Fair Dealing</w:t>
            </w:r>
          </w:p>
          <w:p w14:paraId="7F7569FC" w14:textId="77777777" w:rsidR="00BB2193" w:rsidRPr="00300868" w:rsidRDefault="0047764C" w:rsidP="00300868">
            <w:pPr>
              <w:spacing w:before="100" w:beforeAutospacing="1" w:after="100" w:afterAutospacing="1"/>
              <w:ind w:left="30" w:right="30"/>
              <w:rPr>
                <w:rFonts w:ascii="Calibri" w:eastAsia="Times New Roman" w:hAnsi="Calibri" w:cs="Calibri"/>
              </w:rPr>
            </w:pPr>
            <w:r w:rsidRPr="00300868">
              <w:rPr>
                <w:rFonts w:ascii="Calibri" w:eastAsia="Times New Roman" w:hAnsi="Calibri" w:cs="Calibri"/>
              </w:rPr>
              <w:t>Avoiding Conflicts of Interest I</w:t>
            </w:r>
          </w:p>
          <w:p w14:paraId="566FD57E" w14:textId="77777777" w:rsidR="00BB2193" w:rsidRPr="00300868" w:rsidRDefault="0047764C" w:rsidP="00300868">
            <w:pPr>
              <w:spacing w:before="100" w:beforeAutospacing="1" w:after="100" w:afterAutospacing="1"/>
              <w:ind w:left="30" w:right="30"/>
              <w:rPr>
                <w:rFonts w:ascii="Calibri" w:eastAsia="Times New Roman" w:hAnsi="Calibri" w:cs="Calibri"/>
              </w:rPr>
            </w:pPr>
            <w:r w:rsidRPr="00300868">
              <w:rPr>
                <w:rFonts w:ascii="Calibri" w:eastAsia="Times New Roman" w:hAnsi="Calibri" w:cs="Calibri"/>
              </w:rPr>
              <w:t>Avoiding Conflicts of Interest I</w:t>
            </w:r>
            <w:r w:rsidR="00380CFE" w:rsidRPr="00300868">
              <w:rPr>
                <w:rFonts w:ascii="Calibri" w:eastAsia="Times New Roman" w:hAnsi="Calibri" w:cs="Calibri"/>
              </w:rPr>
              <w:t>I</w:t>
            </w:r>
          </w:p>
          <w:p w14:paraId="1B5E20D0" w14:textId="77777777" w:rsidR="00BB2193" w:rsidRPr="00300868" w:rsidRDefault="0047764C" w:rsidP="00300868">
            <w:pPr>
              <w:spacing w:before="100" w:beforeAutospacing="1" w:after="100" w:afterAutospacing="1"/>
              <w:ind w:left="30" w:right="30"/>
              <w:rPr>
                <w:rFonts w:ascii="Calibri" w:eastAsia="Times New Roman" w:hAnsi="Calibri" w:cs="Calibri"/>
              </w:rPr>
            </w:pPr>
            <w:r w:rsidRPr="00300868">
              <w:rPr>
                <w:rFonts w:ascii="Calibri" w:eastAsia="Times New Roman" w:hAnsi="Calibri" w:cs="Calibri"/>
              </w:rPr>
              <w:t>Protection of Abbott Assets &amp; Reputation</w:t>
            </w:r>
          </w:p>
          <w:p w14:paraId="051D7D78" w14:textId="77777777" w:rsidR="00BB2193" w:rsidRPr="00300868" w:rsidRDefault="0047764C" w:rsidP="00300868">
            <w:pPr>
              <w:spacing w:before="100" w:beforeAutospacing="1" w:after="100" w:afterAutospacing="1"/>
              <w:ind w:left="30" w:right="30"/>
              <w:rPr>
                <w:rFonts w:ascii="Calibri" w:eastAsia="Times New Roman" w:hAnsi="Calibri" w:cs="Calibri"/>
              </w:rPr>
            </w:pPr>
            <w:r w:rsidRPr="00300868">
              <w:rPr>
                <w:rFonts w:ascii="Calibri" w:eastAsia="Times New Roman" w:hAnsi="Calibri" w:cs="Calibri"/>
              </w:rPr>
              <w:t>Confidential Information</w:t>
            </w:r>
          </w:p>
          <w:p w14:paraId="57631705" w14:textId="77777777" w:rsidR="00BB2193" w:rsidRPr="00300868" w:rsidRDefault="0047764C" w:rsidP="00300868">
            <w:pPr>
              <w:spacing w:before="100" w:beforeAutospacing="1" w:after="100" w:afterAutospacing="1"/>
              <w:ind w:left="30" w:right="30"/>
              <w:rPr>
                <w:rFonts w:ascii="Calibri" w:eastAsia="Times New Roman" w:hAnsi="Calibri" w:cs="Calibri"/>
              </w:rPr>
            </w:pPr>
            <w:r w:rsidRPr="00300868">
              <w:rPr>
                <w:rFonts w:ascii="Calibri" w:eastAsia="Times New Roman" w:hAnsi="Calibri" w:cs="Calibri"/>
              </w:rPr>
              <w:t>Anti-bribery</w:t>
            </w:r>
          </w:p>
          <w:p w14:paraId="0F76FE06" w14:textId="77777777" w:rsidR="00BB2193" w:rsidRPr="00300868" w:rsidRDefault="0047764C" w:rsidP="00300868">
            <w:pPr>
              <w:spacing w:before="100" w:beforeAutospacing="1" w:after="100" w:afterAutospacing="1"/>
              <w:ind w:left="30" w:right="30"/>
              <w:rPr>
                <w:rFonts w:ascii="Calibri" w:eastAsia="Times New Roman" w:hAnsi="Calibri" w:cs="Calibri"/>
              </w:rPr>
            </w:pPr>
            <w:r w:rsidRPr="00300868">
              <w:rPr>
                <w:rFonts w:ascii="Calibri" w:eastAsia="Times New Roman" w:hAnsi="Calibri" w:cs="Calibri"/>
              </w:rPr>
              <w:t>Gifts, Meals &amp; Entertainment</w:t>
            </w:r>
          </w:p>
          <w:p w14:paraId="62FBF289" w14:textId="77777777" w:rsidR="00BB2193" w:rsidRPr="00300868" w:rsidRDefault="0047764C" w:rsidP="00300868">
            <w:pPr>
              <w:spacing w:before="100" w:beforeAutospacing="1" w:after="100" w:afterAutospacing="1"/>
              <w:ind w:left="30" w:right="30"/>
              <w:rPr>
                <w:rFonts w:ascii="Calibri" w:eastAsia="Times New Roman" w:hAnsi="Calibri" w:cs="Calibri"/>
              </w:rPr>
            </w:pPr>
            <w:r w:rsidRPr="00300868">
              <w:rPr>
                <w:rFonts w:ascii="Calibri" w:eastAsia="Times New Roman" w:hAnsi="Calibri" w:cs="Calibri"/>
              </w:rPr>
              <w:t>Accurate Books and Records</w:t>
            </w:r>
          </w:p>
          <w:p w14:paraId="7694611C" w14:textId="77777777" w:rsidR="00BB2193" w:rsidRPr="00300868" w:rsidRDefault="0047764C" w:rsidP="00300868">
            <w:pPr>
              <w:spacing w:before="100" w:beforeAutospacing="1" w:after="100" w:afterAutospacing="1"/>
              <w:ind w:left="30" w:right="30"/>
              <w:rPr>
                <w:rFonts w:ascii="Calibri" w:eastAsia="Times New Roman" w:hAnsi="Calibri" w:cs="Calibri"/>
              </w:rPr>
            </w:pPr>
            <w:r w:rsidRPr="00300868">
              <w:rPr>
                <w:rFonts w:ascii="Calibri" w:eastAsia="Times New Roman" w:hAnsi="Calibri" w:cs="Calibri"/>
              </w:rPr>
              <w:t>Compliance with Laws</w:t>
            </w:r>
          </w:p>
          <w:p w14:paraId="355E6C3A" w14:textId="77777777" w:rsidR="00BB2193" w:rsidRPr="00300868" w:rsidRDefault="0047764C" w:rsidP="00300868">
            <w:pPr>
              <w:spacing w:before="100" w:beforeAutospacing="1" w:after="100" w:afterAutospacing="1"/>
              <w:ind w:left="30" w:right="30"/>
              <w:rPr>
                <w:rFonts w:ascii="Calibri" w:eastAsia="Times New Roman" w:hAnsi="Calibri" w:cs="Calibri"/>
              </w:rPr>
            </w:pPr>
            <w:r w:rsidRPr="00300868">
              <w:rPr>
                <w:rFonts w:ascii="Calibri" w:eastAsia="Times New Roman" w:hAnsi="Calibri" w:cs="Calibri"/>
              </w:rPr>
              <w:t>Fair Competition</w:t>
            </w:r>
          </w:p>
          <w:p w14:paraId="026ACD0F" w14:textId="77777777" w:rsidR="00BB2193" w:rsidRPr="00300868" w:rsidRDefault="0047764C" w:rsidP="00300868">
            <w:pPr>
              <w:spacing w:before="100" w:beforeAutospacing="1" w:after="100" w:afterAutospacing="1"/>
              <w:ind w:left="30" w:right="30"/>
              <w:rPr>
                <w:rFonts w:ascii="Calibri" w:eastAsia="Times New Roman" w:hAnsi="Calibri" w:cs="Calibri"/>
              </w:rPr>
            </w:pPr>
            <w:r w:rsidRPr="00300868">
              <w:rPr>
                <w:rFonts w:ascii="Calibri" w:eastAsia="Times New Roman" w:hAnsi="Calibri" w:cs="Calibri"/>
              </w:rPr>
              <w:t>Click each of the icons to learn more.</w:t>
            </w:r>
          </w:p>
        </w:tc>
        <w:tc>
          <w:tcPr>
            <w:tcW w:w="6000" w:type="dxa"/>
          </w:tcPr>
          <w:p w14:paraId="56495FB6" w14:textId="77777777" w:rsidR="00BB2193" w:rsidRPr="00300868" w:rsidRDefault="0047764C" w:rsidP="00300868">
            <w:pPr>
              <w:spacing w:before="100" w:beforeAutospacing="1" w:after="100" w:afterAutospacing="1"/>
              <w:ind w:left="30" w:right="30"/>
              <w:rPr>
                <w:rFonts w:ascii="Calibri" w:eastAsia="Times New Roman" w:hAnsi="Calibri" w:cs="Calibri"/>
              </w:rPr>
            </w:pPr>
            <w:r w:rsidRPr="00300868">
              <w:rPr>
                <w:rFonts w:ascii="Calibri" w:eastAsia="Calibri" w:hAnsi="Calibri" w:cs="Calibri"/>
                <w:lang w:val="tr-TR"/>
              </w:rPr>
              <w:lastRenderedPageBreak/>
              <w:t>Devam etmeden önce tüm içeriği görüntülemeniz gerekir.</w:t>
            </w:r>
          </w:p>
          <w:p w14:paraId="57E9A9DA" w14:textId="77777777" w:rsidR="00BB2193" w:rsidRPr="00300868" w:rsidRDefault="0047764C" w:rsidP="00300868">
            <w:pPr>
              <w:spacing w:before="100" w:beforeAutospacing="1" w:after="100" w:afterAutospacing="1"/>
              <w:ind w:left="30" w:right="30"/>
              <w:rPr>
                <w:rFonts w:ascii="Calibri" w:eastAsia="Times New Roman" w:hAnsi="Calibri" w:cs="Calibri"/>
              </w:rPr>
            </w:pPr>
            <w:r w:rsidRPr="00300868">
              <w:rPr>
                <w:rFonts w:ascii="Calibri" w:eastAsia="Calibri" w:hAnsi="Calibri" w:cs="Calibri"/>
                <w:lang w:val="tr-TR"/>
              </w:rPr>
              <w:t>Abbott olarak dürüst çalışmaya ve işimizin her alanında verdiğimiz sözleri tutmaya kararlıyız.</w:t>
            </w:r>
          </w:p>
          <w:p w14:paraId="3A25EDC8" w14:textId="77777777" w:rsidR="00BB2193" w:rsidRPr="00300868" w:rsidRDefault="0047764C" w:rsidP="00300868">
            <w:pPr>
              <w:spacing w:before="100" w:beforeAutospacing="1" w:after="100" w:afterAutospacing="1"/>
              <w:ind w:left="30" w:right="30"/>
              <w:rPr>
                <w:rFonts w:ascii="Calibri" w:eastAsia="Times New Roman" w:hAnsi="Calibri" w:cs="Calibri"/>
              </w:rPr>
            </w:pPr>
            <w:r w:rsidRPr="00300868">
              <w:rPr>
                <w:rFonts w:ascii="Calibri" w:eastAsia="Calibri" w:hAnsi="Calibri" w:cs="Calibri"/>
                <w:lang w:val="tr-TR"/>
              </w:rPr>
              <w:t>Çıkar çatışmalarını ele alırken Abbott’un çıkarlarını kendi çıkarlarımızın önünde tutarız. Abbott’un varlıklarını ve itibarını korur, gizli bilgileri güvende tutar ve kişisel bilgilerini bizimle paylaşan herkesin gizliliğine saygı duyarız.</w:t>
            </w:r>
          </w:p>
          <w:p w14:paraId="5C1FE679" w14:textId="77777777" w:rsidR="00BB2193" w:rsidRPr="00300868" w:rsidRDefault="0047764C" w:rsidP="00300868">
            <w:pPr>
              <w:spacing w:before="100" w:beforeAutospacing="1" w:after="100" w:afterAutospacing="1"/>
              <w:ind w:left="30" w:right="30"/>
              <w:rPr>
                <w:rFonts w:ascii="Calibri" w:eastAsia="Times New Roman" w:hAnsi="Calibri" w:cs="Calibri"/>
              </w:rPr>
            </w:pPr>
            <w:r w:rsidRPr="00300868">
              <w:rPr>
                <w:rFonts w:ascii="Calibri" w:eastAsia="Calibri" w:hAnsi="Calibri" w:cs="Calibri"/>
                <w:lang w:val="tr-TR"/>
              </w:rPr>
              <w:lastRenderedPageBreak/>
              <w:t>Adil Yaklaşım</w:t>
            </w:r>
          </w:p>
          <w:p w14:paraId="4ED9A179" w14:textId="77777777" w:rsidR="00BB2193" w:rsidRPr="00300868" w:rsidRDefault="0047764C" w:rsidP="00300868">
            <w:pPr>
              <w:spacing w:before="100" w:beforeAutospacing="1" w:after="100" w:afterAutospacing="1"/>
              <w:ind w:left="30" w:right="30"/>
              <w:rPr>
                <w:rFonts w:ascii="Calibri" w:eastAsia="Times New Roman" w:hAnsi="Calibri" w:cs="Calibri"/>
              </w:rPr>
            </w:pPr>
            <w:r w:rsidRPr="00300868">
              <w:rPr>
                <w:rFonts w:ascii="Calibri" w:eastAsia="Calibri" w:hAnsi="Calibri" w:cs="Calibri"/>
                <w:lang w:val="tr-TR"/>
              </w:rPr>
              <w:t>Çıkar Çatışmalarından Kaçınma I</w:t>
            </w:r>
          </w:p>
          <w:p w14:paraId="0E147FEB" w14:textId="77777777" w:rsidR="00BB2193" w:rsidRPr="00300868" w:rsidRDefault="0047764C" w:rsidP="00300868">
            <w:pPr>
              <w:spacing w:before="100" w:beforeAutospacing="1" w:after="100" w:afterAutospacing="1"/>
              <w:ind w:left="30" w:right="30"/>
              <w:rPr>
                <w:rFonts w:ascii="Calibri" w:eastAsia="Times New Roman" w:hAnsi="Calibri" w:cs="Calibri"/>
              </w:rPr>
            </w:pPr>
            <w:r w:rsidRPr="00300868">
              <w:rPr>
                <w:rFonts w:ascii="Calibri" w:eastAsia="Calibri" w:hAnsi="Calibri" w:cs="Calibri"/>
                <w:lang w:val="tr-TR"/>
              </w:rPr>
              <w:t>Çıkar Çatışmalarından Kaçınma II</w:t>
            </w:r>
          </w:p>
          <w:p w14:paraId="437C0F7F" w14:textId="77777777" w:rsidR="00BB2193" w:rsidRPr="00300868" w:rsidRDefault="0047764C" w:rsidP="00300868">
            <w:pPr>
              <w:spacing w:before="100" w:beforeAutospacing="1" w:after="100" w:afterAutospacing="1"/>
              <w:ind w:left="30" w:right="30"/>
              <w:rPr>
                <w:rFonts w:ascii="Calibri" w:eastAsia="Times New Roman" w:hAnsi="Calibri" w:cs="Calibri"/>
              </w:rPr>
            </w:pPr>
            <w:r w:rsidRPr="00300868">
              <w:rPr>
                <w:rFonts w:ascii="Calibri" w:eastAsia="Calibri" w:hAnsi="Calibri" w:cs="Calibri"/>
                <w:lang w:val="tr-TR"/>
              </w:rPr>
              <w:t>Abbott’un Varlık ve İtibarını Koruma</w:t>
            </w:r>
          </w:p>
          <w:p w14:paraId="096B4CAA" w14:textId="77777777" w:rsidR="00BB2193" w:rsidRPr="00300868" w:rsidRDefault="0047764C" w:rsidP="00300868">
            <w:pPr>
              <w:spacing w:before="100" w:beforeAutospacing="1" w:after="100" w:afterAutospacing="1"/>
              <w:ind w:left="30" w:right="30"/>
              <w:rPr>
                <w:rFonts w:ascii="Calibri" w:eastAsia="Times New Roman" w:hAnsi="Calibri" w:cs="Calibri"/>
              </w:rPr>
            </w:pPr>
            <w:r w:rsidRPr="00300868">
              <w:rPr>
                <w:rFonts w:ascii="Calibri" w:eastAsia="Calibri" w:hAnsi="Calibri" w:cs="Calibri"/>
                <w:lang w:val="tr-TR"/>
              </w:rPr>
              <w:t>Gizli Bilgi</w:t>
            </w:r>
          </w:p>
          <w:p w14:paraId="7468BAD8" w14:textId="77777777" w:rsidR="00BB2193" w:rsidRPr="00300868" w:rsidRDefault="0047764C" w:rsidP="00300868">
            <w:pPr>
              <w:spacing w:before="100" w:beforeAutospacing="1" w:after="100" w:afterAutospacing="1"/>
              <w:ind w:left="30" w:right="30"/>
              <w:rPr>
                <w:rFonts w:ascii="Calibri" w:eastAsia="Times New Roman" w:hAnsi="Calibri" w:cs="Calibri"/>
              </w:rPr>
            </w:pPr>
            <w:r w:rsidRPr="00300868">
              <w:rPr>
                <w:rFonts w:ascii="Calibri" w:eastAsia="Calibri" w:hAnsi="Calibri" w:cs="Calibri"/>
                <w:lang w:val="tr-TR"/>
              </w:rPr>
              <w:t>Rüşvetle Mücadele</w:t>
            </w:r>
          </w:p>
          <w:p w14:paraId="70D4ED4C" w14:textId="77777777" w:rsidR="00BB2193" w:rsidRPr="00300868" w:rsidRDefault="0047764C" w:rsidP="00300868">
            <w:pPr>
              <w:spacing w:before="100" w:beforeAutospacing="1" w:after="100" w:afterAutospacing="1"/>
              <w:ind w:left="30" w:right="30"/>
              <w:rPr>
                <w:rFonts w:ascii="Calibri" w:eastAsia="Times New Roman" w:hAnsi="Calibri" w:cs="Calibri"/>
              </w:rPr>
            </w:pPr>
            <w:r w:rsidRPr="00300868">
              <w:rPr>
                <w:rFonts w:ascii="Calibri" w:eastAsia="Calibri" w:hAnsi="Calibri" w:cs="Calibri"/>
                <w:lang w:val="tr-TR"/>
              </w:rPr>
              <w:t>Hediyeler, Yemekler ve Eğlence</w:t>
            </w:r>
          </w:p>
          <w:p w14:paraId="33A06E20" w14:textId="77777777" w:rsidR="00BB2193" w:rsidRPr="00300868" w:rsidRDefault="0047764C" w:rsidP="00300868">
            <w:pPr>
              <w:spacing w:before="100" w:beforeAutospacing="1" w:after="100" w:afterAutospacing="1"/>
              <w:ind w:left="30" w:right="30"/>
              <w:rPr>
                <w:rFonts w:ascii="Calibri" w:eastAsia="Times New Roman" w:hAnsi="Calibri" w:cs="Calibri"/>
              </w:rPr>
            </w:pPr>
            <w:r w:rsidRPr="00300868">
              <w:rPr>
                <w:rFonts w:ascii="Calibri" w:eastAsia="Calibri" w:hAnsi="Calibri" w:cs="Calibri"/>
                <w:lang w:val="tr-TR"/>
              </w:rPr>
              <w:t>Doğru Defter ve Kayıtlar</w:t>
            </w:r>
          </w:p>
          <w:p w14:paraId="2CADA2A9" w14:textId="77777777" w:rsidR="00BB2193" w:rsidRPr="00300868" w:rsidRDefault="0047764C" w:rsidP="00300868">
            <w:pPr>
              <w:spacing w:before="100" w:beforeAutospacing="1" w:after="100" w:afterAutospacing="1"/>
              <w:ind w:left="30" w:right="30"/>
              <w:rPr>
                <w:rFonts w:ascii="Calibri" w:eastAsia="Times New Roman" w:hAnsi="Calibri" w:cs="Calibri"/>
              </w:rPr>
            </w:pPr>
            <w:r w:rsidRPr="00300868">
              <w:rPr>
                <w:rFonts w:ascii="Calibri" w:eastAsia="Calibri" w:hAnsi="Calibri" w:cs="Calibri"/>
                <w:lang w:val="tr-TR"/>
              </w:rPr>
              <w:t>Kanunlara Uyum</w:t>
            </w:r>
          </w:p>
          <w:p w14:paraId="1C45E97D" w14:textId="77777777" w:rsidR="00BB2193" w:rsidRPr="00300868" w:rsidRDefault="0047764C" w:rsidP="00300868">
            <w:pPr>
              <w:spacing w:before="100" w:beforeAutospacing="1" w:after="100" w:afterAutospacing="1"/>
              <w:ind w:left="30" w:right="30"/>
              <w:rPr>
                <w:rFonts w:ascii="Calibri" w:eastAsia="Times New Roman" w:hAnsi="Calibri" w:cs="Calibri"/>
              </w:rPr>
            </w:pPr>
            <w:r w:rsidRPr="00300868">
              <w:rPr>
                <w:rFonts w:ascii="Calibri" w:eastAsia="Calibri" w:hAnsi="Calibri" w:cs="Calibri"/>
                <w:lang w:val="tr-TR"/>
              </w:rPr>
              <w:t>Adil Rekabet</w:t>
            </w:r>
          </w:p>
          <w:p w14:paraId="411B2DD0" w14:textId="77777777" w:rsidR="00BB2193" w:rsidRPr="00300868" w:rsidRDefault="0047764C" w:rsidP="00300868">
            <w:pPr>
              <w:spacing w:before="100" w:beforeAutospacing="1" w:after="100" w:afterAutospacing="1"/>
              <w:ind w:left="30" w:right="30"/>
              <w:rPr>
                <w:rFonts w:ascii="Calibri" w:eastAsia="Times New Roman" w:hAnsi="Calibri" w:cs="Calibri"/>
              </w:rPr>
            </w:pPr>
            <w:r w:rsidRPr="00300868">
              <w:rPr>
                <w:rFonts w:ascii="Calibri" w:eastAsia="Calibri" w:hAnsi="Calibri" w:cs="Calibri"/>
                <w:lang w:val="tr-TR"/>
              </w:rPr>
              <w:t>Daha fazla bilgi için simgelere tıklayın.</w:t>
            </w:r>
          </w:p>
        </w:tc>
      </w:tr>
      <w:tr w:rsidR="0092388F" w:rsidRPr="00300868" w14:paraId="53CD3811" w14:textId="77777777" w:rsidTr="00300868">
        <w:tc>
          <w:tcPr>
            <w:tcW w:w="1353" w:type="dxa"/>
            <w:shd w:val="clear" w:color="auto" w:fill="C1E4F5"/>
            <w:tcMar>
              <w:top w:w="120" w:type="dxa"/>
              <w:left w:w="180" w:type="dxa"/>
              <w:bottom w:w="120" w:type="dxa"/>
              <w:right w:w="180" w:type="dxa"/>
            </w:tcMar>
            <w:hideMark/>
          </w:tcPr>
          <w:p w14:paraId="424DDF46" w14:textId="77777777" w:rsidR="007A2786" w:rsidRPr="00300868" w:rsidRDefault="0047764C" w:rsidP="007A2786">
            <w:pPr>
              <w:spacing w:before="30" w:after="30"/>
              <w:ind w:left="30" w:right="30"/>
              <w:rPr>
                <w:rFonts w:ascii="Calibri" w:eastAsia="Times New Roman" w:hAnsi="Calibri" w:cs="Calibri"/>
                <w:sz w:val="16"/>
              </w:rPr>
            </w:pPr>
            <w:hyperlink r:id="rId71" w:tgtFrame="_blank" w:history="1">
              <w:r w:rsidRPr="00300868">
                <w:rPr>
                  <w:rFonts w:ascii="Calibri" w:eastAsia="Times New Roman" w:hAnsi="Calibri" w:cs="Calibri"/>
                  <w:color w:val="0000FF"/>
                  <w:sz w:val="16"/>
                  <w:u w:val="single"/>
                </w:rPr>
                <w:t>Screen 12</w:t>
              </w:r>
            </w:hyperlink>
            <w:r w:rsidRPr="00300868">
              <w:rPr>
                <w:rFonts w:ascii="Calibri" w:eastAsia="Times New Roman" w:hAnsi="Calibri" w:cs="Calibri"/>
                <w:sz w:val="16"/>
              </w:rPr>
              <w:t xml:space="preserve"> </w:t>
            </w:r>
          </w:p>
          <w:p w14:paraId="407B5D31" w14:textId="77777777" w:rsidR="007A2786" w:rsidRPr="00300868" w:rsidRDefault="0047764C" w:rsidP="007A2786">
            <w:pPr>
              <w:ind w:left="30" w:right="30"/>
              <w:rPr>
                <w:rFonts w:ascii="Calibri" w:eastAsia="Times New Roman" w:hAnsi="Calibri" w:cs="Calibri"/>
                <w:sz w:val="16"/>
              </w:rPr>
            </w:pPr>
            <w:hyperlink r:id="rId72" w:tgtFrame="_blank" w:history="1">
              <w:r w:rsidRPr="00300868">
                <w:rPr>
                  <w:rFonts w:ascii="Calibri" w:eastAsia="Times New Roman" w:hAnsi="Calibri" w:cs="Calibri"/>
                  <w:color w:val="0000FF"/>
                  <w:sz w:val="16"/>
                  <w:u w:val="single"/>
                </w:rPr>
                <w:t>31_C_13</w:t>
              </w:r>
            </w:hyperlink>
            <w:r w:rsidRPr="00300868">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57B2F5B2" w14:textId="77777777" w:rsidR="007A2786" w:rsidRPr="00300868" w:rsidRDefault="0047764C" w:rsidP="00300868">
            <w:pPr>
              <w:spacing w:before="100" w:beforeAutospacing="1" w:after="100" w:afterAutospacing="1"/>
              <w:ind w:left="30" w:right="30"/>
              <w:rPr>
                <w:rFonts w:ascii="Calibri" w:eastAsia="Times New Roman" w:hAnsi="Calibri" w:cs="Calibri"/>
              </w:rPr>
            </w:pPr>
            <w:r w:rsidRPr="00300868">
              <w:rPr>
                <w:rFonts w:ascii="Calibri" w:eastAsia="Times New Roman" w:hAnsi="Calibri" w:cs="Calibri"/>
              </w:rPr>
              <w:t>FAIR DEALING</w:t>
            </w:r>
          </w:p>
          <w:p w14:paraId="07887FCA" w14:textId="77777777" w:rsidR="007A2786" w:rsidRPr="00300868" w:rsidRDefault="0047764C" w:rsidP="00300868">
            <w:pPr>
              <w:spacing w:before="100" w:beforeAutospacing="1" w:after="100" w:afterAutospacing="1"/>
              <w:ind w:left="30" w:right="30"/>
              <w:rPr>
                <w:rFonts w:ascii="Calibri" w:eastAsia="Times New Roman" w:hAnsi="Calibri" w:cs="Calibri"/>
              </w:rPr>
            </w:pPr>
            <w:r w:rsidRPr="00300868">
              <w:rPr>
                <w:rFonts w:ascii="Calibri" w:eastAsia="Times New Roman" w:hAnsi="Calibri" w:cs="Calibri"/>
              </w:rPr>
              <w:t>We conduct business with integrity and follow through on our commitments in every aspect of our work.</w:t>
            </w:r>
          </w:p>
          <w:p w14:paraId="1A9B1EDC" w14:textId="77777777" w:rsidR="007A2786" w:rsidRPr="00300868" w:rsidRDefault="0047764C" w:rsidP="00300868">
            <w:pPr>
              <w:spacing w:before="100" w:beforeAutospacing="1" w:after="100" w:afterAutospacing="1"/>
              <w:ind w:left="30" w:right="30"/>
              <w:rPr>
                <w:rFonts w:ascii="Calibri" w:eastAsia="Times New Roman" w:hAnsi="Calibri" w:cs="Calibri"/>
              </w:rPr>
            </w:pPr>
            <w:r w:rsidRPr="00300868">
              <w:rPr>
                <w:rFonts w:ascii="Calibri" w:eastAsia="Times New Roman" w:hAnsi="Calibri" w:cs="Calibri"/>
              </w:rPr>
              <w:t xml:space="preserve">We are each responsible for our work and the decisions we make in our roles. In every professional interaction—whether with coworkers, customers, suppliers, </w:t>
            </w:r>
            <w:r w:rsidRPr="00300868">
              <w:rPr>
                <w:rFonts w:ascii="Calibri" w:eastAsia="Times New Roman" w:hAnsi="Calibri" w:cs="Calibri"/>
              </w:rPr>
              <w:lastRenderedPageBreak/>
              <w:t>healthcare professionals, competitors, or others—we must be fair and honest about how Abbott does business.</w:t>
            </w:r>
          </w:p>
        </w:tc>
        <w:tc>
          <w:tcPr>
            <w:tcW w:w="6000" w:type="dxa"/>
          </w:tcPr>
          <w:p w14:paraId="4BFB936C" w14:textId="77777777" w:rsidR="007A2786" w:rsidRPr="00300868" w:rsidRDefault="0047764C" w:rsidP="00300868">
            <w:pPr>
              <w:spacing w:before="100" w:beforeAutospacing="1" w:after="100" w:afterAutospacing="1"/>
              <w:ind w:left="30" w:right="30"/>
              <w:rPr>
                <w:rFonts w:ascii="Calibri" w:eastAsia="Times New Roman" w:hAnsi="Calibri" w:cs="Calibri"/>
              </w:rPr>
            </w:pPr>
            <w:r w:rsidRPr="00300868">
              <w:rPr>
                <w:rFonts w:ascii="Calibri" w:eastAsia="Calibri" w:hAnsi="Calibri" w:cs="Calibri"/>
                <w:lang w:val="tr-TR"/>
              </w:rPr>
              <w:lastRenderedPageBreak/>
              <w:t>ADİL YAKLAŞIM</w:t>
            </w:r>
          </w:p>
          <w:p w14:paraId="0D53643D" w14:textId="77777777" w:rsidR="007A2786" w:rsidRPr="00300868" w:rsidRDefault="0047764C" w:rsidP="00300868">
            <w:pPr>
              <w:spacing w:before="100" w:beforeAutospacing="1" w:after="100" w:afterAutospacing="1"/>
              <w:ind w:left="30" w:right="30"/>
              <w:rPr>
                <w:rFonts w:ascii="Calibri" w:eastAsia="Times New Roman" w:hAnsi="Calibri" w:cs="Calibri"/>
              </w:rPr>
            </w:pPr>
            <w:r w:rsidRPr="00300868">
              <w:rPr>
                <w:rFonts w:ascii="Calibri" w:eastAsia="Calibri" w:hAnsi="Calibri" w:cs="Calibri"/>
                <w:lang w:val="tr-TR"/>
              </w:rPr>
              <w:t>İşimizi dürüstlükle yürütür ve her aşamasında taahhütlerimizi yerine getiririz.</w:t>
            </w:r>
          </w:p>
          <w:p w14:paraId="53392F02" w14:textId="77777777" w:rsidR="007A2786" w:rsidRPr="00300868" w:rsidRDefault="0047764C" w:rsidP="00300868">
            <w:pPr>
              <w:spacing w:before="100" w:beforeAutospacing="1" w:after="100" w:afterAutospacing="1"/>
              <w:ind w:left="30" w:right="30"/>
              <w:rPr>
                <w:rFonts w:ascii="Calibri" w:eastAsia="Times New Roman" w:hAnsi="Calibri" w:cs="Calibri"/>
              </w:rPr>
            </w:pPr>
            <w:r w:rsidRPr="00300868">
              <w:rPr>
                <w:rFonts w:ascii="Calibri" w:eastAsia="Calibri" w:hAnsi="Calibri" w:cs="Calibri"/>
                <w:lang w:val="tr-TR"/>
              </w:rPr>
              <w:t xml:space="preserve">Hepimiz işimizden ve rollerimizde aldığımız kararlardan sorumluyuz. İş arkadaşlarımızla, müşterilerimizle, tedarikçilerimizle, sağlık meslek mensuplarıyla, </w:t>
            </w:r>
            <w:r w:rsidRPr="00300868">
              <w:rPr>
                <w:rFonts w:ascii="Calibri" w:eastAsia="Calibri" w:hAnsi="Calibri" w:cs="Calibri"/>
                <w:lang w:val="tr-TR"/>
              </w:rPr>
              <w:lastRenderedPageBreak/>
              <w:t>rakiplerimizle veya başkalarıyla girdiğimiz her türlü profesyonel etkileşimde Abbott’un çalışma şekli konusunda adil ve dürüst olmalıyız.</w:t>
            </w:r>
          </w:p>
        </w:tc>
      </w:tr>
      <w:tr w:rsidR="0092388F" w:rsidRPr="00300868" w14:paraId="67F2CB3E" w14:textId="77777777" w:rsidTr="00300868">
        <w:tc>
          <w:tcPr>
            <w:tcW w:w="1353" w:type="dxa"/>
            <w:shd w:val="clear" w:color="auto" w:fill="C1E4F5"/>
            <w:tcMar>
              <w:top w:w="120" w:type="dxa"/>
              <w:left w:w="180" w:type="dxa"/>
              <w:bottom w:w="120" w:type="dxa"/>
              <w:right w:w="180" w:type="dxa"/>
            </w:tcMar>
            <w:hideMark/>
          </w:tcPr>
          <w:p w14:paraId="02ECC3F0" w14:textId="77777777" w:rsidR="00EA2282" w:rsidRPr="00300868" w:rsidRDefault="0047764C" w:rsidP="00EA2282">
            <w:pPr>
              <w:spacing w:before="30" w:after="30"/>
              <w:ind w:left="30" w:right="30"/>
              <w:rPr>
                <w:rFonts w:ascii="Calibri" w:eastAsia="Times New Roman" w:hAnsi="Calibri" w:cs="Calibri"/>
                <w:sz w:val="16"/>
              </w:rPr>
            </w:pPr>
            <w:hyperlink r:id="rId73" w:tgtFrame="_blank" w:history="1">
              <w:r w:rsidRPr="00300868">
                <w:rPr>
                  <w:rFonts w:ascii="Calibri" w:eastAsia="Times New Roman" w:hAnsi="Calibri" w:cs="Calibri"/>
                  <w:color w:val="0000FF"/>
                  <w:sz w:val="16"/>
                  <w:u w:val="single"/>
                </w:rPr>
                <w:t>Screen 12</w:t>
              </w:r>
            </w:hyperlink>
            <w:r w:rsidRPr="00300868">
              <w:rPr>
                <w:rFonts w:ascii="Calibri" w:eastAsia="Times New Roman" w:hAnsi="Calibri" w:cs="Calibri"/>
                <w:sz w:val="16"/>
              </w:rPr>
              <w:t xml:space="preserve"> </w:t>
            </w:r>
          </w:p>
          <w:p w14:paraId="502586E8" w14:textId="77777777" w:rsidR="00EA2282" w:rsidRPr="00300868" w:rsidRDefault="0047764C" w:rsidP="00EA2282">
            <w:pPr>
              <w:ind w:left="30" w:right="30"/>
              <w:rPr>
                <w:rFonts w:ascii="Calibri" w:eastAsia="Times New Roman" w:hAnsi="Calibri" w:cs="Calibri"/>
                <w:sz w:val="16"/>
              </w:rPr>
            </w:pPr>
            <w:hyperlink r:id="rId74" w:tgtFrame="_blank" w:history="1">
              <w:r w:rsidRPr="00300868">
                <w:rPr>
                  <w:rFonts w:ascii="Calibri" w:eastAsia="Times New Roman" w:hAnsi="Calibri" w:cs="Calibri"/>
                  <w:color w:val="0000FF"/>
                  <w:sz w:val="16"/>
                  <w:u w:val="single"/>
                </w:rPr>
                <w:t>32_C_13</w:t>
              </w:r>
            </w:hyperlink>
            <w:r w:rsidRPr="00300868">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4AB55F61" w14:textId="77777777" w:rsidR="00EA2282" w:rsidRPr="00300868" w:rsidRDefault="0047764C" w:rsidP="00300868">
            <w:pPr>
              <w:spacing w:before="100" w:beforeAutospacing="1" w:after="100" w:afterAutospacing="1"/>
              <w:ind w:left="30" w:right="30"/>
              <w:rPr>
                <w:rFonts w:ascii="Calibri" w:eastAsia="Times New Roman" w:hAnsi="Calibri" w:cs="Calibri"/>
              </w:rPr>
            </w:pPr>
            <w:r w:rsidRPr="00300868">
              <w:rPr>
                <w:rFonts w:ascii="Calibri" w:eastAsia="Times New Roman" w:hAnsi="Calibri" w:cs="Calibri"/>
              </w:rPr>
              <w:t>AVOIDING CONFLICTS OF INTEREST I</w:t>
            </w:r>
          </w:p>
          <w:p w14:paraId="2B18E8B4" w14:textId="77777777" w:rsidR="00EA2282" w:rsidRPr="00300868" w:rsidRDefault="0047764C" w:rsidP="00300868">
            <w:pPr>
              <w:spacing w:before="100" w:beforeAutospacing="1" w:after="100" w:afterAutospacing="1"/>
              <w:ind w:left="30" w:right="30"/>
              <w:rPr>
                <w:rFonts w:ascii="Calibri" w:eastAsia="Times New Roman" w:hAnsi="Calibri" w:cs="Calibri"/>
              </w:rPr>
            </w:pPr>
            <w:r w:rsidRPr="00300868">
              <w:rPr>
                <w:rFonts w:ascii="Calibri" w:eastAsia="Times New Roman" w:hAnsi="Calibri" w:cs="Calibri"/>
              </w:rPr>
              <w:t>We identify and address conflicts of interest before moving forward.</w:t>
            </w:r>
          </w:p>
          <w:p w14:paraId="75A3FA68" w14:textId="77777777" w:rsidR="00EA2282" w:rsidRPr="00300868" w:rsidRDefault="0047764C" w:rsidP="00300868">
            <w:pPr>
              <w:spacing w:before="100" w:beforeAutospacing="1" w:after="100" w:afterAutospacing="1"/>
              <w:ind w:left="30" w:right="30"/>
              <w:rPr>
                <w:rFonts w:ascii="Calibri" w:eastAsia="Times New Roman" w:hAnsi="Calibri" w:cs="Calibri"/>
              </w:rPr>
            </w:pPr>
            <w:r w:rsidRPr="00300868">
              <w:rPr>
                <w:rFonts w:ascii="Calibri" w:eastAsia="Times New Roman" w:hAnsi="Calibri" w:cs="Calibri"/>
              </w:rPr>
              <w:t>A conflict of interest happens when personal interests interfere—or appear to interfere—with what’s best for Abbott. Business decisions must be based on Abbott’s needs, not personal gain or the interests of family or friends. We are expected to use good judgment and avoid situations that could lead to a real or perceived conflict. If personal relationships, interests, or outside activities affect your ability to act fairly and effectively—or could benefit you or a family member—you must disclose the potential conflict and remove yourself from the situation, following Abbott’s guidelines.</w:t>
            </w:r>
          </w:p>
        </w:tc>
        <w:tc>
          <w:tcPr>
            <w:tcW w:w="6000" w:type="dxa"/>
          </w:tcPr>
          <w:p w14:paraId="2ECA70C0" w14:textId="77777777" w:rsidR="00EA2282" w:rsidRPr="00300868" w:rsidRDefault="0047764C" w:rsidP="00300868">
            <w:pPr>
              <w:spacing w:before="100" w:beforeAutospacing="1" w:after="100" w:afterAutospacing="1"/>
              <w:ind w:left="30" w:right="30"/>
              <w:rPr>
                <w:rFonts w:ascii="Calibri" w:eastAsia="Times New Roman" w:hAnsi="Calibri" w:cs="Calibri"/>
              </w:rPr>
            </w:pPr>
            <w:r w:rsidRPr="00300868">
              <w:rPr>
                <w:rFonts w:ascii="Calibri" w:eastAsia="Calibri" w:hAnsi="Calibri" w:cs="Calibri"/>
                <w:lang w:val="tr-TR"/>
              </w:rPr>
              <w:t>ÇIKAR ÇATIŞMALARINDAN KAÇINMA I</w:t>
            </w:r>
          </w:p>
          <w:p w14:paraId="27545117" w14:textId="77777777" w:rsidR="00EA2282" w:rsidRPr="00300868" w:rsidRDefault="0047764C" w:rsidP="00300868">
            <w:pPr>
              <w:spacing w:before="100" w:beforeAutospacing="1" w:after="100" w:afterAutospacing="1"/>
              <w:ind w:left="30" w:right="30"/>
              <w:rPr>
                <w:rFonts w:ascii="Calibri" w:eastAsia="Times New Roman" w:hAnsi="Calibri" w:cs="Calibri"/>
              </w:rPr>
            </w:pPr>
            <w:r w:rsidRPr="00300868">
              <w:rPr>
                <w:rFonts w:ascii="Calibri" w:eastAsia="Calibri" w:hAnsi="Calibri" w:cs="Calibri"/>
                <w:lang w:val="tr-TR"/>
              </w:rPr>
              <w:t>İlerlemeden önce çıkar çatışmalarını belirler ve çözeriz.</w:t>
            </w:r>
          </w:p>
          <w:p w14:paraId="68B7A2F0" w14:textId="5A74903A" w:rsidR="00EA2282" w:rsidRPr="00300868" w:rsidRDefault="0047764C" w:rsidP="00300868">
            <w:pPr>
              <w:spacing w:before="100" w:beforeAutospacing="1" w:after="100" w:afterAutospacing="1"/>
              <w:ind w:left="30" w:right="30"/>
              <w:rPr>
                <w:rFonts w:ascii="Calibri" w:eastAsia="Times New Roman" w:hAnsi="Calibri" w:cs="Calibri"/>
              </w:rPr>
            </w:pPr>
            <w:r w:rsidRPr="00300868">
              <w:rPr>
                <w:rFonts w:ascii="Calibri" w:eastAsia="Calibri" w:hAnsi="Calibri" w:cs="Calibri"/>
                <w:lang w:val="tr-TR"/>
              </w:rPr>
              <w:t>Kişisel çıkarların Abbott’un çıkarlarına engel teşkil etmesi veya böyle görünmesi durumunda çıkar çatışması oluşur. İş</w:t>
            </w:r>
            <w:r w:rsidR="00300868">
              <w:rPr>
                <w:rFonts w:ascii="Calibri" w:eastAsia="Calibri" w:hAnsi="Calibri" w:cs="Calibri"/>
                <w:lang w:val="tr-TR"/>
              </w:rPr>
              <w:t> </w:t>
            </w:r>
            <w:r w:rsidRPr="00300868">
              <w:rPr>
                <w:rFonts w:ascii="Calibri" w:eastAsia="Calibri" w:hAnsi="Calibri" w:cs="Calibri"/>
                <w:lang w:val="tr-TR"/>
              </w:rPr>
              <w:t>kararları, kişisel kazanım veya aile ya da arkadaşların çıkarları yerine Abbott’un ihtiyaçlarına dayanmalıdır. Gerçek veya öyle algılanan bir çatışmaya yol açabilecek durumlardan kaçınmamız için bizden sağduyulu olmamız beklenir. Kişisel ilişkileriniz, çıkarlarınız veya şirket dışı faaliyetleriniz adil ve etkin bir şekilde hareket etmenizi etkiliyorsa, size veya bir aile üyenize fayda sağlayabilecekse, bu olası çatışmayı açıklamalı ve Abbott’un yönergelerini izleyerek kendinizi durumdan çıkarmalısınız.</w:t>
            </w:r>
          </w:p>
        </w:tc>
      </w:tr>
      <w:tr w:rsidR="0092388F" w:rsidRPr="00300868" w14:paraId="5C2CDD8F" w14:textId="77777777" w:rsidTr="00300868">
        <w:tc>
          <w:tcPr>
            <w:tcW w:w="1353" w:type="dxa"/>
            <w:shd w:val="clear" w:color="auto" w:fill="C1E4F5"/>
            <w:tcMar>
              <w:top w:w="120" w:type="dxa"/>
              <w:left w:w="180" w:type="dxa"/>
              <w:bottom w:w="120" w:type="dxa"/>
              <w:right w:w="180" w:type="dxa"/>
            </w:tcMar>
            <w:hideMark/>
          </w:tcPr>
          <w:p w14:paraId="686C059A" w14:textId="77777777" w:rsidR="00795145" w:rsidRPr="00300868" w:rsidRDefault="0047764C" w:rsidP="00795145">
            <w:pPr>
              <w:spacing w:before="30" w:after="30"/>
              <w:ind w:left="30" w:right="30"/>
              <w:rPr>
                <w:rFonts w:ascii="Calibri" w:eastAsia="Times New Roman" w:hAnsi="Calibri" w:cs="Calibri"/>
                <w:sz w:val="16"/>
              </w:rPr>
            </w:pPr>
            <w:hyperlink r:id="rId75" w:tgtFrame="_blank" w:history="1">
              <w:r w:rsidRPr="00300868">
                <w:rPr>
                  <w:rFonts w:ascii="Calibri" w:eastAsia="Times New Roman" w:hAnsi="Calibri" w:cs="Calibri"/>
                  <w:color w:val="0000FF"/>
                  <w:sz w:val="16"/>
                  <w:u w:val="single"/>
                </w:rPr>
                <w:t>Screen 12</w:t>
              </w:r>
            </w:hyperlink>
            <w:r w:rsidRPr="00300868">
              <w:rPr>
                <w:rFonts w:ascii="Calibri" w:eastAsia="Times New Roman" w:hAnsi="Calibri" w:cs="Calibri"/>
                <w:sz w:val="16"/>
              </w:rPr>
              <w:t xml:space="preserve"> </w:t>
            </w:r>
          </w:p>
          <w:p w14:paraId="131FDD5C" w14:textId="77777777" w:rsidR="00795145" w:rsidRPr="00300868" w:rsidRDefault="0047764C" w:rsidP="00795145">
            <w:pPr>
              <w:ind w:left="30" w:right="30"/>
              <w:rPr>
                <w:rFonts w:ascii="Calibri" w:eastAsia="Times New Roman" w:hAnsi="Calibri" w:cs="Calibri"/>
                <w:sz w:val="16"/>
              </w:rPr>
            </w:pPr>
            <w:hyperlink r:id="rId76" w:tgtFrame="_blank" w:history="1">
              <w:r w:rsidRPr="00300868">
                <w:rPr>
                  <w:rFonts w:ascii="Calibri" w:eastAsia="Times New Roman" w:hAnsi="Calibri" w:cs="Calibri"/>
                  <w:color w:val="0000FF"/>
                  <w:sz w:val="16"/>
                  <w:u w:val="single"/>
                </w:rPr>
                <w:t>33_C_13</w:t>
              </w:r>
            </w:hyperlink>
            <w:r w:rsidRPr="00300868">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487BC1ED" w14:textId="77777777" w:rsidR="00795145" w:rsidRPr="00300868" w:rsidRDefault="0047764C" w:rsidP="00300868">
            <w:pPr>
              <w:spacing w:before="100" w:beforeAutospacing="1" w:after="100" w:afterAutospacing="1"/>
              <w:ind w:left="30" w:right="30"/>
              <w:rPr>
                <w:rFonts w:ascii="Calibri" w:eastAsia="Times New Roman" w:hAnsi="Calibri" w:cs="Calibri"/>
              </w:rPr>
            </w:pPr>
            <w:r w:rsidRPr="00300868">
              <w:rPr>
                <w:rFonts w:ascii="Calibri" w:eastAsia="Times New Roman" w:hAnsi="Calibri" w:cs="Calibri"/>
              </w:rPr>
              <w:t>AVOIDING CONFLICTS OF INTEREST II</w:t>
            </w:r>
          </w:p>
          <w:p w14:paraId="4ECB8115" w14:textId="77777777" w:rsidR="00795145" w:rsidRPr="00300868" w:rsidRDefault="0047764C" w:rsidP="00300868">
            <w:pPr>
              <w:spacing w:before="100" w:beforeAutospacing="1" w:after="100" w:afterAutospacing="1"/>
              <w:ind w:left="30" w:right="30"/>
              <w:rPr>
                <w:rFonts w:ascii="Calibri" w:eastAsia="Times New Roman" w:hAnsi="Calibri" w:cs="Calibri"/>
              </w:rPr>
            </w:pPr>
            <w:r w:rsidRPr="00300868">
              <w:rPr>
                <w:rFonts w:ascii="Calibri" w:eastAsia="Times New Roman" w:hAnsi="Calibri" w:cs="Calibri"/>
              </w:rPr>
              <w:t>We put Abbott’s interests first when making work-related decisions.</w:t>
            </w:r>
          </w:p>
          <w:p w14:paraId="7023D041" w14:textId="77777777" w:rsidR="00795145" w:rsidRPr="00300868" w:rsidRDefault="0047764C" w:rsidP="00300868">
            <w:pPr>
              <w:spacing w:before="100" w:beforeAutospacing="1" w:after="100" w:afterAutospacing="1"/>
              <w:ind w:left="30" w:right="30"/>
              <w:rPr>
                <w:rFonts w:ascii="Calibri" w:eastAsia="Times New Roman" w:hAnsi="Calibri" w:cs="Calibri"/>
              </w:rPr>
            </w:pPr>
            <w:r w:rsidRPr="00300868">
              <w:rPr>
                <w:rFonts w:ascii="Calibri" w:eastAsia="Times New Roman" w:hAnsi="Calibri" w:cs="Calibri"/>
              </w:rPr>
              <w:t xml:space="preserve">That means prioritizing the company’s goals over those of a specific team, group, or individual. Any opportunities or resources we access through our roles at Abbott should be used to benefit the company—not </w:t>
            </w:r>
            <w:r w:rsidRPr="00300868">
              <w:rPr>
                <w:rFonts w:ascii="Calibri" w:eastAsia="Times New Roman" w:hAnsi="Calibri" w:cs="Calibri"/>
              </w:rPr>
              <w:lastRenderedPageBreak/>
              <w:t>for personal gain. We should not compete with Abbott or help others do so. When opportunities arise, our focus must be on advancing Abbott’s interests.</w:t>
            </w:r>
          </w:p>
        </w:tc>
        <w:tc>
          <w:tcPr>
            <w:tcW w:w="6000" w:type="dxa"/>
          </w:tcPr>
          <w:p w14:paraId="28F92E59" w14:textId="77777777" w:rsidR="00795145" w:rsidRPr="00300868" w:rsidRDefault="0047764C" w:rsidP="00300868">
            <w:pPr>
              <w:spacing w:before="100" w:beforeAutospacing="1" w:after="100" w:afterAutospacing="1"/>
              <w:ind w:left="30" w:right="30"/>
              <w:rPr>
                <w:rFonts w:ascii="Calibri" w:eastAsia="Times New Roman" w:hAnsi="Calibri" w:cs="Calibri"/>
              </w:rPr>
            </w:pPr>
            <w:r w:rsidRPr="00300868">
              <w:rPr>
                <w:rFonts w:ascii="Calibri" w:eastAsia="Calibri" w:hAnsi="Calibri" w:cs="Calibri"/>
                <w:lang w:val="tr-TR"/>
              </w:rPr>
              <w:lastRenderedPageBreak/>
              <w:t>ÇIKAR ÇATIŞMALARINDAN KAÇINMA II</w:t>
            </w:r>
          </w:p>
          <w:p w14:paraId="7A73D2FC" w14:textId="77777777" w:rsidR="00795145" w:rsidRPr="00300868" w:rsidRDefault="0047764C" w:rsidP="00300868">
            <w:pPr>
              <w:spacing w:before="100" w:beforeAutospacing="1" w:after="100" w:afterAutospacing="1"/>
              <w:ind w:left="30" w:right="30"/>
              <w:rPr>
                <w:rFonts w:ascii="Calibri" w:eastAsia="Times New Roman" w:hAnsi="Calibri" w:cs="Calibri"/>
              </w:rPr>
            </w:pPr>
            <w:r w:rsidRPr="00300868">
              <w:rPr>
                <w:rFonts w:ascii="Calibri" w:eastAsia="Calibri" w:hAnsi="Calibri" w:cs="Calibri"/>
                <w:lang w:val="tr-TR"/>
              </w:rPr>
              <w:t>İşle ilgili kararlarda Abbott’un çıkarlarını ön planda tutarız.</w:t>
            </w:r>
          </w:p>
          <w:p w14:paraId="487218C3" w14:textId="77777777" w:rsidR="00795145" w:rsidRPr="00300868" w:rsidRDefault="0047764C" w:rsidP="00300868">
            <w:pPr>
              <w:spacing w:before="100" w:beforeAutospacing="1" w:after="100" w:afterAutospacing="1"/>
              <w:ind w:left="30" w:right="30"/>
              <w:rPr>
                <w:rFonts w:ascii="Calibri" w:eastAsia="Times New Roman" w:hAnsi="Calibri" w:cs="Calibri"/>
              </w:rPr>
            </w:pPr>
            <w:r w:rsidRPr="00300868">
              <w:rPr>
                <w:rFonts w:ascii="Calibri" w:eastAsia="Calibri" w:hAnsi="Calibri" w:cs="Calibri"/>
                <w:lang w:val="tr-TR"/>
              </w:rPr>
              <w:t xml:space="preserve">Bu, şirketin hedeflerini belirli bir ekibin, grubun veya bireyin hedeflerinden öncelikli hale getirmek anlamına gelir. Abbott’taki rollerimiz aracılığıyla eriştiğimiz her türlü fırsat veya kaynak kişisel kazanç için değil, şirketin yararına kullanılmalıdır. Abbott ile rekabet etmemeli veya rekabet </w:t>
            </w:r>
            <w:r w:rsidRPr="00300868">
              <w:rPr>
                <w:rFonts w:ascii="Calibri" w:eastAsia="Calibri" w:hAnsi="Calibri" w:cs="Calibri"/>
                <w:lang w:val="tr-TR"/>
              </w:rPr>
              <w:lastRenderedPageBreak/>
              <w:t>edenlere yardımcı olmamalıyız. Ortaya çıkan fırsatlarda Abbott’un çıkarlarını geliştirmeye odaklanmalıyız.</w:t>
            </w:r>
          </w:p>
        </w:tc>
      </w:tr>
      <w:tr w:rsidR="0092388F" w:rsidRPr="00300868" w14:paraId="63165990" w14:textId="77777777" w:rsidTr="00300868">
        <w:tc>
          <w:tcPr>
            <w:tcW w:w="1353" w:type="dxa"/>
            <w:shd w:val="clear" w:color="auto" w:fill="C1E4F5"/>
            <w:tcMar>
              <w:top w:w="120" w:type="dxa"/>
              <w:left w:w="180" w:type="dxa"/>
              <w:bottom w:w="120" w:type="dxa"/>
              <w:right w:w="180" w:type="dxa"/>
            </w:tcMar>
            <w:hideMark/>
          </w:tcPr>
          <w:p w14:paraId="403CA64B" w14:textId="77777777" w:rsidR="004150A0" w:rsidRPr="00300868" w:rsidRDefault="0047764C" w:rsidP="004150A0">
            <w:pPr>
              <w:spacing w:before="30" w:after="30"/>
              <w:ind w:left="30" w:right="30"/>
              <w:rPr>
                <w:rFonts w:ascii="Calibri" w:eastAsia="Times New Roman" w:hAnsi="Calibri" w:cs="Calibri"/>
                <w:sz w:val="16"/>
              </w:rPr>
            </w:pPr>
            <w:hyperlink r:id="rId77" w:tgtFrame="_blank" w:history="1">
              <w:r w:rsidRPr="00300868">
                <w:rPr>
                  <w:rFonts w:ascii="Calibri" w:eastAsia="Times New Roman" w:hAnsi="Calibri" w:cs="Calibri"/>
                  <w:color w:val="0000FF"/>
                  <w:sz w:val="16"/>
                  <w:u w:val="single"/>
                </w:rPr>
                <w:t>Screen 12</w:t>
              </w:r>
            </w:hyperlink>
            <w:r w:rsidRPr="00300868">
              <w:rPr>
                <w:rFonts w:ascii="Calibri" w:eastAsia="Times New Roman" w:hAnsi="Calibri" w:cs="Calibri"/>
                <w:sz w:val="16"/>
              </w:rPr>
              <w:t xml:space="preserve"> </w:t>
            </w:r>
          </w:p>
          <w:p w14:paraId="71C461EF" w14:textId="77777777" w:rsidR="004150A0" w:rsidRPr="00300868" w:rsidRDefault="0047764C" w:rsidP="004150A0">
            <w:pPr>
              <w:ind w:left="30" w:right="30"/>
              <w:rPr>
                <w:rFonts w:ascii="Calibri" w:eastAsia="Times New Roman" w:hAnsi="Calibri" w:cs="Calibri"/>
                <w:sz w:val="16"/>
              </w:rPr>
            </w:pPr>
            <w:hyperlink r:id="rId78" w:tgtFrame="_blank" w:history="1">
              <w:r w:rsidRPr="00300868">
                <w:rPr>
                  <w:rFonts w:ascii="Calibri" w:eastAsia="Times New Roman" w:hAnsi="Calibri" w:cs="Calibri"/>
                  <w:color w:val="0000FF"/>
                  <w:sz w:val="16"/>
                  <w:u w:val="single"/>
                </w:rPr>
                <w:t>34_C_13</w:t>
              </w:r>
            </w:hyperlink>
            <w:r w:rsidRPr="00300868">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15EE1419" w14:textId="77777777" w:rsidR="004150A0" w:rsidRPr="00300868" w:rsidRDefault="0047764C" w:rsidP="00300868">
            <w:pPr>
              <w:spacing w:before="100" w:beforeAutospacing="1" w:after="100" w:afterAutospacing="1"/>
              <w:ind w:left="30" w:right="30"/>
              <w:rPr>
                <w:rFonts w:ascii="Calibri" w:eastAsia="Times New Roman" w:hAnsi="Calibri" w:cs="Calibri"/>
              </w:rPr>
            </w:pPr>
            <w:r w:rsidRPr="00300868">
              <w:rPr>
                <w:rFonts w:ascii="Calibri" w:eastAsia="Times New Roman" w:hAnsi="Calibri" w:cs="Calibri"/>
              </w:rPr>
              <w:t>PROTECTION OF ABBOTT ASSETS &amp; REPUTATION</w:t>
            </w:r>
          </w:p>
          <w:p w14:paraId="6985C9BD" w14:textId="77777777" w:rsidR="004150A0" w:rsidRPr="00300868" w:rsidRDefault="0047764C" w:rsidP="00300868">
            <w:pPr>
              <w:spacing w:before="100" w:beforeAutospacing="1" w:after="100" w:afterAutospacing="1"/>
              <w:ind w:left="30" w:right="30"/>
              <w:rPr>
                <w:rFonts w:ascii="Calibri" w:eastAsia="Times New Roman" w:hAnsi="Calibri" w:cs="Calibri"/>
              </w:rPr>
            </w:pPr>
            <w:r w:rsidRPr="00300868">
              <w:rPr>
                <w:rFonts w:ascii="Calibri" w:eastAsia="Times New Roman" w:hAnsi="Calibri" w:cs="Calibri"/>
              </w:rPr>
              <w:t>We are caretakers of our company.</w:t>
            </w:r>
          </w:p>
          <w:p w14:paraId="4C993C83" w14:textId="77777777" w:rsidR="004150A0" w:rsidRPr="00300868" w:rsidRDefault="0047764C" w:rsidP="00300868">
            <w:pPr>
              <w:spacing w:before="100" w:beforeAutospacing="1" w:after="100" w:afterAutospacing="1"/>
              <w:ind w:left="30" w:right="30"/>
              <w:rPr>
                <w:rFonts w:ascii="Calibri" w:eastAsia="Times New Roman" w:hAnsi="Calibri" w:cs="Calibri"/>
              </w:rPr>
            </w:pPr>
            <w:r w:rsidRPr="00300868">
              <w:rPr>
                <w:rFonts w:ascii="Calibri" w:eastAsia="Times New Roman" w:hAnsi="Calibri" w:cs="Calibri"/>
              </w:rPr>
              <w:t>We all share the responsibility to protect and use Abbott’s assets wisely. This includes everything from physical items like vehicles and computers, to valuable information such as intellectual property, trade secrets, and specialized knowledge.</w:t>
            </w:r>
          </w:p>
          <w:p w14:paraId="2DB35A2A" w14:textId="77777777" w:rsidR="004150A0" w:rsidRPr="00300868" w:rsidRDefault="0047764C" w:rsidP="00300868">
            <w:pPr>
              <w:spacing w:before="100" w:beforeAutospacing="1" w:after="100" w:afterAutospacing="1"/>
              <w:ind w:left="30" w:right="30"/>
              <w:rPr>
                <w:rFonts w:ascii="Calibri" w:eastAsia="Times New Roman" w:hAnsi="Calibri" w:cs="Calibri"/>
              </w:rPr>
            </w:pPr>
            <w:r w:rsidRPr="00300868">
              <w:rPr>
                <w:rFonts w:ascii="Calibri" w:eastAsia="Times New Roman" w:hAnsi="Calibri" w:cs="Calibri"/>
              </w:rPr>
              <w:t>We should always use good judgment to make sure these resources are used properly, efficiently, and with care—avoiding loss, theft, misuse, or waste.</w:t>
            </w:r>
          </w:p>
          <w:p w14:paraId="5496B84D" w14:textId="77777777" w:rsidR="004150A0" w:rsidRPr="00300868" w:rsidRDefault="0047764C" w:rsidP="00300868">
            <w:pPr>
              <w:spacing w:before="100" w:beforeAutospacing="1" w:after="100" w:afterAutospacing="1"/>
              <w:ind w:left="30" w:right="30"/>
              <w:rPr>
                <w:rFonts w:ascii="Calibri" w:eastAsia="Times New Roman" w:hAnsi="Calibri" w:cs="Calibri"/>
              </w:rPr>
            </w:pPr>
            <w:r w:rsidRPr="00300868">
              <w:rPr>
                <w:rFonts w:ascii="Calibri" w:eastAsia="Times New Roman" w:hAnsi="Calibri" w:cs="Calibri"/>
              </w:rPr>
              <w:t>Abbott’s reputation is one of our most valuable assets—and we all play a role in protecting it.</w:t>
            </w:r>
          </w:p>
          <w:p w14:paraId="352940E8" w14:textId="77777777" w:rsidR="004150A0" w:rsidRPr="00300868" w:rsidRDefault="0047764C" w:rsidP="00300868">
            <w:pPr>
              <w:spacing w:before="100" w:beforeAutospacing="1" w:after="100" w:afterAutospacing="1"/>
              <w:ind w:left="30" w:right="30"/>
              <w:rPr>
                <w:rFonts w:ascii="Calibri" w:eastAsia="Times New Roman" w:hAnsi="Calibri" w:cs="Calibri"/>
              </w:rPr>
            </w:pPr>
            <w:r w:rsidRPr="00300868">
              <w:rPr>
                <w:rFonts w:ascii="Calibri" w:eastAsia="Times New Roman" w:hAnsi="Calibri" w:cs="Calibri"/>
              </w:rPr>
              <w:t>Each of us is responsible for how we represent Abbott, especially in public settings and online, where anything we share—whether in conversations, emails, or social media—can reflect on the company. It’s important to communicate thoughtfully, use good judgment, and protect Abbott’s confidential information.</w:t>
            </w:r>
          </w:p>
          <w:p w14:paraId="0AABE372" w14:textId="77777777" w:rsidR="004150A0" w:rsidRPr="00300868" w:rsidRDefault="0047764C" w:rsidP="00300868">
            <w:pPr>
              <w:spacing w:before="100" w:beforeAutospacing="1" w:after="100" w:afterAutospacing="1"/>
              <w:ind w:left="30" w:right="30"/>
              <w:rPr>
                <w:rFonts w:ascii="Calibri" w:eastAsia="Times New Roman" w:hAnsi="Calibri" w:cs="Calibri"/>
              </w:rPr>
            </w:pPr>
            <w:r w:rsidRPr="00300868">
              <w:rPr>
                <w:rFonts w:ascii="Calibri" w:eastAsia="Times New Roman" w:hAnsi="Calibri" w:cs="Calibri"/>
              </w:rPr>
              <w:t xml:space="preserve">When interacting externally, we should consider whether we might be seen as representing Abbott and </w:t>
            </w:r>
            <w:r w:rsidRPr="00300868">
              <w:rPr>
                <w:rFonts w:ascii="Calibri" w:eastAsia="Times New Roman" w:hAnsi="Calibri" w:cs="Calibri"/>
              </w:rPr>
              <w:lastRenderedPageBreak/>
              <w:t>how our words or actions could impact its reputation. This is especially important on social media, where posts can spread quickly and widely—a careless comment or post can cause real harm.</w:t>
            </w:r>
          </w:p>
        </w:tc>
        <w:tc>
          <w:tcPr>
            <w:tcW w:w="6000" w:type="dxa"/>
          </w:tcPr>
          <w:p w14:paraId="7F4133BF" w14:textId="77777777" w:rsidR="004150A0" w:rsidRPr="00300868" w:rsidRDefault="0047764C" w:rsidP="00300868">
            <w:pPr>
              <w:spacing w:before="100" w:beforeAutospacing="1" w:after="100" w:afterAutospacing="1"/>
              <w:ind w:left="30" w:right="30"/>
              <w:rPr>
                <w:rFonts w:ascii="Calibri" w:eastAsia="Times New Roman" w:hAnsi="Calibri" w:cs="Calibri"/>
              </w:rPr>
            </w:pPr>
            <w:r w:rsidRPr="00300868">
              <w:rPr>
                <w:rFonts w:ascii="Calibri" w:eastAsia="Calibri" w:hAnsi="Calibri" w:cs="Calibri"/>
                <w:lang w:val="tr-TR"/>
              </w:rPr>
              <w:lastRenderedPageBreak/>
              <w:t>ABBOTT’UN VARLIK VE İTİBARINI KORUMA</w:t>
            </w:r>
          </w:p>
          <w:p w14:paraId="036B3474" w14:textId="77777777" w:rsidR="004150A0" w:rsidRPr="00300868" w:rsidRDefault="0047764C" w:rsidP="00300868">
            <w:pPr>
              <w:spacing w:before="100" w:beforeAutospacing="1" w:after="100" w:afterAutospacing="1"/>
              <w:ind w:left="30" w:right="30"/>
              <w:rPr>
                <w:rFonts w:ascii="Calibri" w:eastAsia="Times New Roman" w:hAnsi="Calibri" w:cs="Calibri"/>
              </w:rPr>
            </w:pPr>
            <w:r w:rsidRPr="00300868">
              <w:rPr>
                <w:rFonts w:ascii="Calibri" w:eastAsia="Calibri" w:hAnsi="Calibri" w:cs="Calibri"/>
                <w:lang w:val="tr-TR"/>
              </w:rPr>
              <w:t>Hepimiz şirketimizin koruyucularıyız.</w:t>
            </w:r>
          </w:p>
          <w:p w14:paraId="42C8089A" w14:textId="4BE16886" w:rsidR="004150A0" w:rsidRPr="00300868" w:rsidRDefault="0047764C" w:rsidP="00300868">
            <w:pPr>
              <w:spacing w:before="100" w:beforeAutospacing="1" w:after="100" w:afterAutospacing="1"/>
              <w:ind w:left="30" w:right="30"/>
              <w:rPr>
                <w:rFonts w:ascii="Calibri" w:eastAsia="Times New Roman" w:hAnsi="Calibri" w:cs="Calibri"/>
              </w:rPr>
            </w:pPr>
            <w:r w:rsidRPr="00300868">
              <w:rPr>
                <w:rFonts w:ascii="Calibri" w:eastAsia="Calibri" w:hAnsi="Calibri" w:cs="Calibri"/>
                <w:lang w:val="tr-TR"/>
              </w:rPr>
              <w:t>Abbott’un varlıklarını korumak ve akıllıca kullanmak hepimizin sorumluluğudur. Bunlara araçlar ve bilgisayarlar gibi fiziksel unsurlardan</w:t>
            </w:r>
            <w:ins w:id="22" w:author="Dalga, Elif" w:date="2026-01-09T16:21:00Z" w16du:dateUtc="2026-01-09T13:21:00Z">
              <w:r w:rsidR="00872F50">
                <w:rPr>
                  <w:rFonts w:ascii="Calibri" w:eastAsia="Calibri" w:hAnsi="Calibri" w:cs="Calibri"/>
                  <w:lang w:val="tr-TR"/>
                </w:rPr>
                <w:t>,</w:t>
              </w:r>
            </w:ins>
            <w:r w:rsidRPr="00300868">
              <w:rPr>
                <w:rFonts w:ascii="Calibri" w:eastAsia="Calibri" w:hAnsi="Calibri" w:cs="Calibri"/>
                <w:lang w:val="tr-TR"/>
              </w:rPr>
              <w:t xml:space="preserve"> fikri mülkiyet, ticari sırlar ve uzmanlık bilgisi gibi değerli bilgilere kadar her şey dahildir.</w:t>
            </w:r>
          </w:p>
          <w:p w14:paraId="0EFEDA35" w14:textId="77777777" w:rsidR="004150A0" w:rsidRPr="00300868" w:rsidRDefault="0047764C" w:rsidP="00300868">
            <w:pPr>
              <w:spacing w:before="100" w:beforeAutospacing="1" w:after="100" w:afterAutospacing="1"/>
              <w:ind w:left="30" w:right="30"/>
              <w:rPr>
                <w:rFonts w:ascii="Calibri" w:eastAsia="Times New Roman" w:hAnsi="Calibri" w:cs="Calibri"/>
              </w:rPr>
            </w:pPr>
            <w:r w:rsidRPr="00300868">
              <w:rPr>
                <w:rFonts w:ascii="Calibri" w:eastAsia="Calibri" w:hAnsi="Calibri" w:cs="Calibri"/>
                <w:lang w:val="tr-TR"/>
              </w:rPr>
              <w:t>Bu kaynakların düzgün, verimli ve dikkatli bir şekilde kullanılmasını sağlamak için her zaman sağduyulu olmalı, bunların kaybolmasını, çalınmasını, kötüye kullanılmasını veya israfını önlemeliyiz.</w:t>
            </w:r>
          </w:p>
          <w:p w14:paraId="6205EA0F" w14:textId="77777777" w:rsidR="004150A0" w:rsidRPr="00300868" w:rsidRDefault="0047764C" w:rsidP="00300868">
            <w:pPr>
              <w:spacing w:before="100" w:beforeAutospacing="1" w:after="100" w:afterAutospacing="1"/>
              <w:ind w:left="30" w:right="30"/>
              <w:rPr>
                <w:rFonts w:ascii="Calibri" w:eastAsia="Times New Roman" w:hAnsi="Calibri" w:cs="Calibri"/>
              </w:rPr>
            </w:pPr>
            <w:r w:rsidRPr="00300868">
              <w:rPr>
                <w:rFonts w:ascii="Calibri" w:eastAsia="Calibri" w:hAnsi="Calibri" w:cs="Calibri"/>
                <w:lang w:val="tr-TR"/>
              </w:rPr>
              <w:t>Abbott’un itibarı en değerli varlıklarımızdan biridir ve hepimiz onu koruma rolüne sahibiz.</w:t>
            </w:r>
          </w:p>
          <w:p w14:paraId="17F1343E" w14:textId="77777777" w:rsidR="004150A0" w:rsidRPr="00300868" w:rsidRDefault="0047764C" w:rsidP="00300868">
            <w:pPr>
              <w:spacing w:before="100" w:beforeAutospacing="1" w:after="100" w:afterAutospacing="1"/>
              <w:ind w:left="30" w:right="30"/>
              <w:rPr>
                <w:rFonts w:ascii="Calibri" w:eastAsia="Times New Roman" w:hAnsi="Calibri" w:cs="Calibri"/>
              </w:rPr>
            </w:pPr>
            <w:r w:rsidRPr="00300868">
              <w:rPr>
                <w:rFonts w:ascii="Calibri" w:eastAsia="Calibri" w:hAnsi="Calibri" w:cs="Calibri"/>
                <w:lang w:val="tr-TR"/>
              </w:rPr>
              <w:t>Hepimiz özellikle kamusal alanlarda ve çevrim içi ortamlarda Abbott’u temsil etmekten sorumluyuz. İster sohbetlerde ister e-postalarda veya sosyal medyada olsun, paylaştığımız her şey şirkete yansıyabilir. Dikkatli iletişim kurmak, sağduyulu davranmak ve Abbott’un gizli bilgilerini korumak önemlidir.</w:t>
            </w:r>
          </w:p>
          <w:p w14:paraId="1B6DEC7E" w14:textId="77777777" w:rsidR="004150A0" w:rsidRPr="00300868" w:rsidRDefault="0047764C" w:rsidP="00300868">
            <w:pPr>
              <w:spacing w:before="100" w:beforeAutospacing="1" w:after="100" w:afterAutospacing="1"/>
              <w:ind w:left="30" w:right="30"/>
              <w:rPr>
                <w:rFonts w:ascii="Calibri" w:eastAsia="Times New Roman" w:hAnsi="Calibri" w:cs="Calibri"/>
              </w:rPr>
            </w:pPr>
            <w:r w:rsidRPr="00300868">
              <w:rPr>
                <w:rFonts w:ascii="Calibri" w:eastAsia="Calibri" w:hAnsi="Calibri" w:cs="Calibri"/>
                <w:lang w:val="tr-TR"/>
              </w:rPr>
              <w:t xml:space="preserve">Şirket dışında etkileşimde bulunurken Abbott’u temsil ediyor gibi görünüp görünmediğimizi, sözlerimizin veya </w:t>
            </w:r>
            <w:r w:rsidRPr="00300868">
              <w:rPr>
                <w:rFonts w:ascii="Calibri" w:eastAsia="Calibri" w:hAnsi="Calibri" w:cs="Calibri"/>
                <w:lang w:val="tr-TR"/>
              </w:rPr>
              <w:lastRenderedPageBreak/>
              <w:t>eylemlerimizin Abbott’un itibarını nasıl etkileyebileceğini göz önünde bulundurmalıyız. Bu durum özellikle sosyal medyada önemlidir çünkü paylaşımlar hızla ve geniş çapta yayılabilir. Dikkatsiz bir yorum veya paylaşım ciddi zararlara yol açabilir.</w:t>
            </w:r>
          </w:p>
        </w:tc>
      </w:tr>
      <w:tr w:rsidR="0092388F" w:rsidRPr="00300868" w14:paraId="7B3C657C" w14:textId="77777777" w:rsidTr="00300868">
        <w:tc>
          <w:tcPr>
            <w:tcW w:w="1353" w:type="dxa"/>
            <w:shd w:val="clear" w:color="auto" w:fill="C1E4F5"/>
            <w:tcMar>
              <w:top w:w="120" w:type="dxa"/>
              <w:left w:w="180" w:type="dxa"/>
              <w:bottom w:w="120" w:type="dxa"/>
              <w:right w:w="180" w:type="dxa"/>
            </w:tcMar>
            <w:hideMark/>
          </w:tcPr>
          <w:p w14:paraId="6B76E790" w14:textId="77777777" w:rsidR="007C042D" w:rsidRPr="00300868" w:rsidRDefault="0047764C" w:rsidP="007C042D">
            <w:pPr>
              <w:spacing w:before="30" w:after="30"/>
              <w:ind w:left="30" w:right="30"/>
              <w:rPr>
                <w:rFonts w:ascii="Calibri" w:eastAsia="Times New Roman" w:hAnsi="Calibri" w:cs="Calibri"/>
                <w:sz w:val="16"/>
              </w:rPr>
            </w:pPr>
            <w:hyperlink r:id="rId79" w:tgtFrame="_blank" w:history="1">
              <w:r w:rsidRPr="00300868">
                <w:rPr>
                  <w:rFonts w:ascii="Calibri" w:eastAsia="Times New Roman" w:hAnsi="Calibri" w:cs="Calibri"/>
                  <w:color w:val="0000FF"/>
                  <w:sz w:val="16"/>
                  <w:u w:val="single"/>
                </w:rPr>
                <w:t>Screen 12</w:t>
              </w:r>
            </w:hyperlink>
            <w:r w:rsidRPr="00300868">
              <w:rPr>
                <w:rFonts w:ascii="Calibri" w:eastAsia="Times New Roman" w:hAnsi="Calibri" w:cs="Calibri"/>
                <w:sz w:val="16"/>
              </w:rPr>
              <w:t xml:space="preserve"> </w:t>
            </w:r>
          </w:p>
          <w:p w14:paraId="4B9E81FD" w14:textId="77777777" w:rsidR="007C042D" w:rsidRPr="00300868" w:rsidRDefault="0047764C" w:rsidP="007C042D">
            <w:pPr>
              <w:ind w:left="30" w:right="30"/>
              <w:rPr>
                <w:rFonts w:ascii="Calibri" w:eastAsia="Times New Roman" w:hAnsi="Calibri" w:cs="Calibri"/>
                <w:sz w:val="16"/>
              </w:rPr>
            </w:pPr>
            <w:hyperlink r:id="rId80" w:tgtFrame="_blank" w:history="1">
              <w:r w:rsidRPr="00300868">
                <w:rPr>
                  <w:rFonts w:ascii="Calibri" w:eastAsia="Times New Roman" w:hAnsi="Calibri" w:cs="Calibri"/>
                  <w:color w:val="0000FF"/>
                  <w:sz w:val="16"/>
                  <w:u w:val="single"/>
                </w:rPr>
                <w:t>35_C_13</w:t>
              </w:r>
            </w:hyperlink>
            <w:r w:rsidRPr="00300868">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1AED985C" w14:textId="77777777" w:rsidR="007C042D" w:rsidRPr="00300868" w:rsidRDefault="0047764C" w:rsidP="00300868">
            <w:pPr>
              <w:spacing w:before="100" w:beforeAutospacing="1" w:after="100" w:afterAutospacing="1"/>
              <w:ind w:left="30" w:right="30"/>
              <w:rPr>
                <w:rFonts w:ascii="Calibri" w:eastAsia="Times New Roman" w:hAnsi="Calibri" w:cs="Calibri"/>
              </w:rPr>
            </w:pPr>
            <w:r w:rsidRPr="00300868">
              <w:rPr>
                <w:rFonts w:ascii="Calibri" w:eastAsia="Times New Roman" w:hAnsi="Calibri" w:cs="Calibri"/>
              </w:rPr>
              <w:t>CONFIDENTIAL INFORMATION</w:t>
            </w:r>
          </w:p>
          <w:p w14:paraId="27FAC5E8" w14:textId="77777777" w:rsidR="007C042D" w:rsidRPr="00300868" w:rsidRDefault="0047764C" w:rsidP="00300868">
            <w:pPr>
              <w:spacing w:before="100" w:beforeAutospacing="1" w:after="100" w:afterAutospacing="1"/>
              <w:ind w:left="30" w:right="30"/>
              <w:rPr>
                <w:rFonts w:ascii="Calibri" w:eastAsia="Times New Roman" w:hAnsi="Calibri" w:cs="Calibri"/>
              </w:rPr>
            </w:pPr>
            <w:r w:rsidRPr="00300868">
              <w:rPr>
                <w:rFonts w:ascii="Calibri" w:eastAsia="Times New Roman" w:hAnsi="Calibri" w:cs="Calibri"/>
              </w:rPr>
              <w:t>We are committed to respecting and protecting all confidential information, including personal data.</w:t>
            </w:r>
          </w:p>
          <w:p w14:paraId="5A872FDE" w14:textId="77777777" w:rsidR="007C042D" w:rsidRPr="00300868" w:rsidRDefault="0047764C" w:rsidP="00300868">
            <w:pPr>
              <w:spacing w:before="100" w:beforeAutospacing="1" w:after="100" w:afterAutospacing="1"/>
              <w:ind w:left="30" w:right="30"/>
              <w:rPr>
                <w:rFonts w:ascii="Calibri" w:eastAsia="Times New Roman" w:hAnsi="Calibri" w:cs="Calibri"/>
              </w:rPr>
            </w:pPr>
            <w:r w:rsidRPr="00300868">
              <w:rPr>
                <w:rFonts w:ascii="Calibri" w:eastAsia="Times New Roman" w:hAnsi="Calibri" w:cs="Calibri"/>
              </w:rPr>
              <w:t>Confidential information is one of Abbott’s most valuable assets. It includes non-public details like research, trade secrets, business plans, pricing, contracts, financial results, and other data that could benefit competitors or harm Abbott if disclosed.</w:t>
            </w:r>
          </w:p>
          <w:p w14:paraId="0F4448A5" w14:textId="77777777" w:rsidR="007C042D" w:rsidRPr="00300868" w:rsidRDefault="0047764C" w:rsidP="00300868">
            <w:pPr>
              <w:spacing w:before="100" w:beforeAutospacing="1" w:after="100" w:afterAutospacing="1"/>
              <w:ind w:left="30" w:right="30"/>
              <w:rPr>
                <w:rFonts w:ascii="Calibri" w:eastAsia="Times New Roman" w:hAnsi="Calibri" w:cs="Calibri"/>
              </w:rPr>
            </w:pPr>
            <w:r w:rsidRPr="00300868">
              <w:rPr>
                <w:rFonts w:ascii="Calibri" w:eastAsia="Times New Roman" w:hAnsi="Calibri" w:cs="Calibri"/>
              </w:rPr>
              <w:t>We must protect confidential information and prevent unauthorized use or sharing—even after our time with Abbott ends.</w:t>
            </w:r>
          </w:p>
          <w:p w14:paraId="49A3921F" w14:textId="77777777" w:rsidR="007C042D" w:rsidRPr="00300868" w:rsidRDefault="0047764C" w:rsidP="00300868">
            <w:pPr>
              <w:spacing w:before="100" w:beforeAutospacing="1" w:after="100" w:afterAutospacing="1"/>
              <w:ind w:left="30" w:right="30"/>
              <w:rPr>
                <w:rFonts w:ascii="Calibri" w:eastAsia="Times New Roman" w:hAnsi="Calibri" w:cs="Calibri"/>
              </w:rPr>
            </w:pPr>
            <w:r w:rsidRPr="00300868">
              <w:rPr>
                <w:rFonts w:ascii="Calibri" w:eastAsia="Times New Roman" w:hAnsi="Calibri" w:cs="Calibri"/>
              </w:rPr>
              <w:t>At Abbott we also respect the intellectual property of others and avoid improper use of their confidential information. Misusing non-public information, such as for insider trading, is illegal and unethical.</w:t>
            </w:r>
          </w:p>
          <w:p w14:paraId="15DA68AE" w14:textId="77777777" w:rsidR="001B0AA8" w:rsidRDefault="001B0AA8" w:rsidP="00300868">
            <w:pPr>
              <w:spacing w:before="100" w:beforeAutospacing="1" w:after="100" w:afterAutospacing="1"/>
              <w:ind w:left="30" w:right="30"/>
              <w:rPr>
                <w:ins w:id="23" w:author="Dalga, Elif" w:date="2026-01-09T16:24:00Z" w16du:dateUtc="2026-01-09T13:24:00Z"/>
                <w:rFonts w:ascii="Calibri" w:eastAsia="Times New Roman" w:hAnsi="Calibri" w:cs="Calibri"/>
              </w:rPr>
            </w:pPr>
          </w:p>
          <w:p w14:paraId="2329813C" w14:textId="02F54165" w:rsidR="007C042D" w:rsidRPr="00300868" w:rsidRDefault="0047764C" w:rsidP="00300868">
            <w:pPr>
              <w:spacing w:before="100" w:beforeAutospacing="1" w:after="100" w:afterAutospacing="1"/>
              <w:ind w:left="30" w:right="30"/>
              <w:rPr>
                <w:rFonts w:ascii="Calibri" w:eastAsia="Times New Roman" w:hAnsi="Calibri" w:cs="Calibri"/>
              </w:rPr>
            </w:pPr>
            <w:r w:rsidRPr="00300868">
              <w:rPr>
                <w:rFonts w:ascii="Calibri" w:eastAsia="Times New Roman" w:hAnsi="Calibri" w:cs="Calibri"/>
              </w:rPr>
              <w:t xml:space="preserve">We also safeguard personal data entrusted to us by colleagues, healthcare professionals, and customers. </w:t>
            </w:r>
            <w:r w:rsidRPr="00300868">
              <w:rPr>
                <w:rFonts w:ascii="Calibri" w:eastAsia="Times New Roman" w:hAnsi="Calibri" w:cs="Calibri"/>
              </w:rPr>
              <w:lastRenderedPageBreak/>
              <w:t>When we collect and use personal information, we do it responsibly, with proper consent, and never sell or obtain it from unauthorized sources. Many locations have strict privacy laws, and we are committed to understanding and following them, especially for the most sensitive categories of personal information.</w:t>
            </w:r>
          </w:p>
        </w:tc>
        <w:tc>
          <w:tcPr>
            <w:tcW w:w="6000" w:type="dxa"/>
          </w:tcPr>
          <w:p w14:paraId="0A4FA9B3" w14:textId="77777777" w:rsidR="007C042D" w:rsidRPr="00300868" w:rsidRDefault="0047764C" w:rsidP="00300868">
            <w:pPr>
              <w:spacing w:before="100" w:beforeAutospacing="1" w:after="100" w:afterAutospacing="1"/>
              <w:ind w:left="30" w:right="30"/>
              <w:rPr>
                <w:rFonts w:ascii="Calibri" w:eastAsia="Times New Roman" w:hAnsi="Calibri" w:cs="Calibri"/>
              </w:rPr>
            </w:pPr>
            <w:r w:rsidRPr="00300868">
              <w:rPr>
                <w:rFonts w:ascii="Calibri" w:eastAsia="Calibri" w:hAnsi="Calibri" w:cs="Calibri"/>
                <w:lang w:val="tr-TR"/>
              </w:rPr>
              <w:lastRenderedPageBreak/>
              <w:t>GİZLİ BİLGİ</w:t>
            </w:r>
          </w:p>
          <w:p w14:paraId="2D2DF5C5" w14:textId="77777777" w:rsidR="007C042D" w:rsidRPr="00300868" w:rsidRDefault="0047764C" w:rsidP="00300868">
            <w:pPr>
              <w:spacing w:before="100" w:beforeAutospacing="1" w:after="100" w:afterAutospacing="1"/>
              <w:ind w:left="30" w:right="30"/>
              <w:rPr>
                <w:rFonts w:ascii="Calibri" w:eastAsia="Times New Roman" w:hAnsi="Calibri" w:cs="Calibri"/>
              </w:rPr>
            </w:pPr>
            <w:r w:rsidRPr="00300868">
              <w:rPr>
                <w:rFonts w:ascii="Calibri" w:eastAsia="Calibri" w:hAnsi="Calibri" w:cs="Calibri"/>
                <w:lang w:val="tr-TR"/>
              </w:rPr>
              <w:t>Kişisel veriler de dahil olmak üzere tüm gizli bilgilere saygı göstermeyi ve onları korumayı taahhüt ediyoruz.</w:t>
            </w:r>
          </w:p>
          <w:p w14:paraId="573A53D1" w14:textId="77777777" w:rsidR="007C042D" w:rsidRPr="00300868" w:rsidRDefault="0047764C" w:rsidP="00300868">
            <w:pPr>
              <w:spacing w:before="100" w:beforeAutospacing="1" w:after="100" w:afterAutospacing="1"/>
              <w:ind w:left="30" w:right="30"/>
              <w:rPr>
                <w:rFonts w:ascii="Calibri" w:eastAsia="Times New Roman" w:hAnsi="Calibri" w:cs="Calibri"/>
              </w:rPr>
            </w:pPr>
            <w:r w:rsidRPr="00300868">
              <w:rPr>
                <w:rFonts w:ascii="Calibri" w:eastAsia="Calibri" w:hAnsi="Calibri" w:cs="Calibri"/>
                <w:lang w:val="tr-TR"/>
              </w:rPr>
              <w:t>Gizli bilgi, Abbott’un en değerli varlıklarından biridir. Bunlar arasında, açıklanması halinde rakiplere fayda sağlayabilecek veya Abbott’a zarar verebilecek araştırma, ticari sır, iş planları, fiyatlandırma, sözleşmeler, mali bilgiler ve diğer veriler gibi kamuya açık olmayan bilgiler yer alır.</w:t>
            </w:r>
          </w:p>
          <w:p w14:paraId="73AE5D2D" w14:textId="77777777" w:rsidR="007C042D" w:rsidRPr="00300868" w:rsidRDefault="0047764C" w:rsidP="00300868">
            <w:pPr>
              <w:spacing w:before="100" w:beforeAutospacing="1" w:after="100" w:afterAutospacing="1"/>
              <w:ind w:left="30" w:right="30"/>
              <w:rPr>
                <w:rFonts w:ascii="Calibri" w:eastAsia="Times New Roman" w:hAnsi="Calibri" w:cs="Calibri"/>
              </w:rPr>
            </w:pPr>
            <w:r w:rsidRPr="00300868">
              <w:rPr>
                <w:rFonts w:ascii="Calibri" w:eastAsia="Calibri" w:hAnsi="Calibri" w:cs="Calibri"/>
                <w:lang w:val="tr-TR"/>
              </w:rPr>
              <w:t>Gizli bilgileri korumamız ve Abbott’taki çalışma süremiz sona erdikten sonra bile yetkisiz kullanım veya paylaşımı engellememiz gerekir.</w:t>
            </w:r>
          </w:p>
          <w:p w14:paraId="033988E7" w14:textId="77777777" w:rsidR="007C042D" w:rsidRPr="00300868" w:rsidRDefault="0047764C" w:rsidP="00300868">
            <w:pPr>
              <w:spacing w:before="100" w:beforeAutospacing="1" w:after="100" w:afterAutospacing="1"/>
              <w:ind w:left="30" w:right="30"/>
              <w:rPr>
                <w:rFonts w:ascii="Calibri" w:eastAsia="Times New Roman" w:hAnsi="Calibri" w:cs="Calibri"/>
              </w:rPr>
            </w:pPr>
            <w:r w:rsidRPr="00300868">
              <w:rPr>
                <w:rFonts w:ascii="Calibri" w:eastAsia="Calibri" w:hAnsi="Calibri" w:cs="Calibri"/>
                <w:lang w:val="tr-TR"/>
              </w:rPr>
              <w:t>Ayrıca Abbott olarak başkalarının fikri mülkiyet haklarına saygı gösterir, onların gizli bilgilerinin uygunsuz kullanımından kaçınırız. Kamuya açık olmayan bilgilerin, içeriden bilgiye dayalı ticaret gibi amaçlarla kötüye kullanılması hem yasa dışıdır hem de etik değildir.</w:t>
            </w:r>
          </w:p>
          <w:p w14:paraId="5145BBA4" w14:textId="77777777" w:rsidR="007C042D" w:rsidRPr="00300868" w:rsidRDefault="0047764C" w:rsidP="00300868">
            <w:pPr>
              <w:spacing w:before="100" w:beforeAutospacing="1" w:after="100" w:afterAutospacing="1"/>
              <w:ind w:left="30" w:right="30"/>
              <w:rPr>
                <w:rFonts w:ascii="Calibri" w:eastAsia="Times New Roman" w:hAnsi="Calibri" w:cs="Calibri"/>
              </w:rPr>
            </w:pPr>
            <w:r w:rsidRPr="00300868">
              <w:rPr>
                <w:rFonts w:ascii="Calibri" w:eastAsia="Calibri" w:hAnsi="Calibri" w:cs="Calibri"/>
                <w:lang w:val="tr-TR"/>
              </w:rPr>
              <w:t xml:space="preserve">Ayrıca iş arkadaşlarımız, sağlık meslek mensupları ve müşterilerimiz tarafından bize emanet edilen kişisel </w:t>
            </w:r>
            <w:r w:rsidRPr="00300868">
              <w:rPr>
                <w:rFonts w:ascii="Calibri" w:eastAsia="Calibri" w:hAnsi="Calibri" w:cs="Calibri"/>
                <w:lang w:val="tr-TR"/>
              </w:rPr>
              <w:lastRenderedPageBreak/>
              <w:t>verileri de koruruz. Kişisel bilgileri topladığımızda ve kullandığımızda bunu sorumlu bir şekilde, uygun onayla yaparız. Bu bilgileri asla yetkisiz kaynaklardan edinmez veya satmayız. Birçok ülkede sıkı gizlilik yasaları bulunur. Özellikle en hassas kişisel bilgi kategorilerinde bunları anlamayı ve uygulamayı taahhüt ederiz.</w:t>
            </w:r>
          </w:p>
        </w:tc>
      </w:tr>
      <w:tr w:rsidR="0092388F" w:rsidRPr="00300868" w14:paraId="2290B9DB" w14:textId="77777777" w:rsidTr="00300868">
        <w:tc>
          <w:tcPr>
            <w:tcW w:w="1353" w:type="dxa"/>
            <w:shd w:val="clear" w:color="auto" w:fill="C1E4F5"/>
            <w:tcMar>
              <w:top w:w="120" w:type="dxa"/>
              <w:left w:w="180" w:type="dxa"/>
              <w:bottom w:w="120" w:type="dxa"/>
              <w:right w:w="180" w:type="dxa"/>
            </w:tcMar>
            <w:hideMark/>
          </w:tcPr>
          <w:p w14:paraId="570E2DE5" w14:textId="77777777" w:rsidR="007317E0" w:rsidRPr="00300868" w:rsidRDefault="0047764C" w:rsidP="007317E0">
            <w:pPr>
              <w:spacing w:before="30" w:after="30"/>
              <w:ind w:left="30" w:right="30"/>
              <w:rPr>
                <w:rFonts w:ascii="Calibri" w:eastAsia="Times New Roman" w:hAnsi="Calibri" w:cs="Calibri"/>
                <w:sz w:val="16"/>
              </w:rPr>
            </w:pPr>
            <w:hyperlink r:id="rId81" w:tgtFrame="_blank" w:history="1">
              <w:r w:rsidRPr="00300868">
                <w:rPr>
                  <w:rFonts w:ascii="Calibri" w:eastAsia="Times New Roman" w:hAnsi="Calibri" w:cs="Calibri"/>
                  <w:color w:val="0000FF"/>
                  <w:sz w:val="16"/>
                  <w:u w:val="single"/>
                </w:rPr>
                <w:t>Screen 12</w:t>
              </w:r>
            </w:hyperlink>
            <w:r w:rsidRPr="00300868">
              <w:rPr>
                <w:rFonts w:ascii="Calibri" w:eastAsia="Times New Roman" w:hAnsi="Calibri" w:cs="Calibri"/>
                <w:sz w:val="16"/>
              </w:rPr>
              <w:t xml:space="preserve"> </w:t>
            </w:r>
          </w:p>
          <w:p w14:paraId="5603A11A" w14:textId="77777777" w:rsidR="007317E0" w:rsidRPr="00300868" w:rsidRDefault="0047764C" w:rsidP="007317E0">
            <w:pPr>
              <w:ind w:left="30" w:right="30"/>
              <w:rPr>
                <w:rFonts w:ascii="Calibri" w:eastAsia="Times New Roman" w:hAnsi="Calibri" w:cs="Calibri"/>
                <w:sz w:val="16"/>
              </w:rPr>
            </w:pPr>
            <w:hyperlink r:id="rId82" w:tgtFrame="_blank" w:history="1">
              <w:r w:rsidRPr="00300868">
                <w:rPr>
                  <w:rFonts w:ascii="Calibri" w:eastAsia="Times New Roman" w:hAnsi="Calibri" w:cs="Calibri"/>
                  <w:color w:val="0000FF"/>
                  <w:sz w:val="16"/>
                  <w:u w:val="single"/>
                </w:rPr>
                <w:t>36_C_13</w:t>
              </w:r>
            </w:hyperlink>
            <w:r w:rsidRPr="00300868">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64484666" w14:textId="77777777" w:rsidR="007317E0" w:rsidRPr="00300868" w:rsidRDefault="0047764C" w:rsidP="00300868">
            <w:pPr>
              <w:spacing w:before="100" w:beforeAutospacing="1" w:after="100" w:afterAutospacing="1"/>
              <w:ind w:left="30" w:right="30"/>
              <w:rPr>
                <w:rFonts w:ascii="Calibri" w:eastAsia="Times New Roman" w:hAnsi="Calibri" w:cs="Calibri"/>
              </w:rPr>
            </w:pPr>
            <w:r w:rsidRPr="00300868">
              <w:rPr>
                <w:rFonts w:ascii="Calibri" w:eastAsia="Times New Roman" w:hAnsi="Calibri" w:cs="Calibri"/>
              </w:rPr>
              <w:t>ANTI-BRIBERY</w:t>
            </w:r>
          </w:p>
          <w:p w14:paraId="43C19CBC" w14:textId="77777777" w:rsidR="007317E0" w:rsidRPr="00300868" w:rsidRDefault="0047764C" w:rsidP="00300868">
            <w:pPr>
              <w:spacing w:before="100" w:beforeAutospacing="1" w:after="100" w:afterAutospacing="1"/>
              <w:ind w:left="30" w:right="30"/>
              <w:rPr>
                <w:rFonts w:ascii="Calibri" w:eastAsia="Times New Roman" w:hAnsi="Calibri" w:cs="Calibri"/>
              </w:rPr>
            </w:pPr>
            <w:r w:rsidRPr="00300868">
              <w:rPr>
                <w:rFonts w:ascii="Calibri" w:eastAsia="Times New Roman" w:hAnsi="Calibri" w:cs="Calibri"/>
              </w:rPr>
              <w:t>We actively oppose fraud, bribery, and corruption. We get business the right way.</w:t>
            </w:r>
          </w:p>
          <w:p w14:paraId="75A69E6D" w14:textId="77777777" w:rsidR="007317E0" w:rsidRPr="00300868" w:rsidRDefault="0047764C" w:rsidP="00300868">
            <w:pPr>
              <w:spacing w:before="100" w:beforeAutospacing="1" w:after="100" w:afterAutospacing="1"/>
              <w:ind w:left="30" w:right="30"/>
              <w:rPr>
                <w:rFonts w:ascii="Calibri" w:eastAsia="Times New Roman" w:hAnsi="Calibri" w:cs="Calibri"/>
              </w:rPr>
            </w:pPr>
            <w:r w:rsidRPr="00300868">
              <w:rPr>
                <w:rFonts w:ascii="Calibri" w:eastAsia="Times New Roman" w:hAnsi="Calibri" w:cs="Calibri"/>
              </w:rPr>
              <w:t>As individuals, we expect healthcare professionals to make decisions based on what’s best for patients—not influenced by incentives from companies. Likewise, we expect government officials to act in the public’s interest, free from corporate pressure.</w:t>
            </w:r>
          </w:p>
          <w:p w14:paraId="1418BC67" w14:textId="77777777" w:rsidR="007317E0" w:rsidRPr="00300868" w:rsidRDefault="0047764C" w:rsidP="00300868">
            <w:pPr>
              <w:spacing w:before="100" w:beforeAutospacing="1" w:after="100" w:afterAutospacing="1"/>
              <w:ind w:left="30" w:right="30"/>
              <w:rPr>
                <w:rFonts w:ascii="Calibri" w:eastAsia="Times New Roman" w:hAnsi="Calibri" w:cs="Calibri"/>
              </w:rPr>
            </w:pPr>
            <w:r w:rsidRPr="00300868">
              <w:rPr>
                <w:rFonts w:ascii="Calibri" w:eastAsia="Times New Roman" w:hAnsi="Calibri" w:cs="Calibri"/>
              </w:rPr>
              <w:t>At Abbott, we educate healthcare professionals about our products but do not interfere with their independent judgment. It is never permissible to offer anything of value to healthcare providers (such as a physician, pharmacist, nurse, researcher or laboratory staff), government officials, or others to gain business or reward past relationships.</w:t>
            </w:r>
          </w:p>
          <w:p w14:paraId="14007830" w14:textId="77777777" w:rsidR="007317E0" w:rsidRPr="00300868" w:rsidRDefault="0047764C" w:rsidP="00300868">
            <w:pPr>
              <w:spacing w:before="100" w:beforeAutospacing="1" w:after="100" w:afterAutospacing="1"/>
              <w:ind w:left="30" w:right="30"/>
              <w:rPr>
                <w:rFonts w:ascii="Calibri" w:eastAsia="Times New Roman" w:hAnsi="Calibri" w:cs="Calibri"/>
              </w:rPr>
            </w:pPr>
            <w:r w:rsidRPr="00300868">
              <w:rPr>
                <w:rFonts w:ascii="Calibri" w:eastAsia="Times New Roman" w:hAnsi="Calibri" w:cs="Calibri"/>
              </w:rPr>
              <w:t xml:space="preserve">We follow anti-bribery, anti-corruption, and anti-kickback laws globally, including the U.S. Foreign Corrupt Practices Act. Everyone at Abbott must carefully manage relationships with service providers—such as </w:t>
            </w:r>
            <w:r w:rsidRPr="00300868">
              <w:rPr>
                <w:rFonts w:ascii="Calibri" w:eastAsia="Times New Roman" w:hAnsi="Calibri" w:cs="Calibri"/>
              </w:rPr>
              <w:lastRenderedPageBreak/>
              <w:t>distributors, consultants, and speakers—by conducting due diligence, paying fair market value, and properly documenting payments to ensure compliance with laws and company standards.</w:t>
            </w:r>
          </w:p>
        </w:tc>
        <w:tc>
          <w:tcPr>
            <w:tcW w:w="6000" w:type="dxa"/>
          </w:tcPr>
          <w:p w14:paraId="710F88D3" w14:textId="77777777" w:rsidR="007317E0" w:rsidRPr="00300868" w:rsidRDefault="0047764C" w:rsidP="00300868">
            <w:pPr>
              <w:spacing w:before="100" w:beforeAutospacing="1" w:after="100" w:afterAutospacing="1"/>
              <w:ind w:left="30" w:right="30"/>
              <w:rPr>
                <w:rFonts w:ascii="Calibri" w:eastAsia="Times New Roman" w:hAnsi="Calibri" w:cs="Calibri"/>
              </w:rPr>
            </w:pPr>
            <w:r w:rsidRPr="00300868">
              <w:rPr>
                <w:rFonts w:ascii="Calibri" w:eastAsia="Calibri" w:hAnsi="Calibri" w:cs="Calibri"/>
                <w:lang w:val="tr-TR"/>
              </w:rPr>
              <w:lastRenderedPageBreak/>
              <w:t>RÜŞVETLE MÜCADELE</w:t>
            </w:r>
          </w:p>
          <w:p w14:paraId="7C00FA1D" w14:textId="77777777" w:rsidR="007317E0" w:rsidRPr="00300868" w:rsidRDefault="0047764C" w:rsidP="00300868">
            <w:pPr>
              <w:spacing w:before="100" w:beforeAutospacing="1" w:after="100" w:afterAutospacing="1"/>
              <w:ind w:left="30" w:right="30"/>
              <w:rPr>
                <w:rFonts w:ascii="Calibri" w:eastAsia="Times New Roman" w:hAnsi="Calibri" w:cs="Calibri"/>
              </w:rPr>
            </w:pPr>
            <w:r w:rsidRPr="00300868">
              <w:rPr>
                <w:rFonts w:ascii="Calibri" w:eastAsia="Calibri" w:hAnsi="Calibri" w:cs="Calibri"/>
                <w:lang w:val="tr-TR"/>
              </w:rPr>
              <w:t>Aktif biçimde dolandırıcılığa, rüşvet vermeye ve yolsuzluğa karşı çıkarız. İşimizi doğru şekilde yaparız.</w:t>
            </w:r>
          </w:p>
          <w:p w14:paraId="4C88274A" w14:textId="77777777" w:rsidR="007317E0" w:rsidRPr="00300868" w:rsidRDefault="0047764C" w:rsidP="00300868">
            <w:pPr>
              <w:spacing w:before="100" w:beforeAutospacing="1" w:after="100" w:afterAutospacing="1"/>
              <w:ind w:left="30" w:right="30"/>
              <w:rPr>
                <w:rFonts w:ascii="Calibri" w:eastAsia="Times New Roman" w:hAnsi="Calibri" w:cs="Calibri"/>
              </w:rPr>
            </w:pPr>
            <w:r w:rsidRPr="00300868">
              <w:rPr>
                <w:rFonts w:ascii="Calibri" w:eastAsia="Calibri" w:hAnsi="Calibri" w:cs="Calibri"/>
                <w:lang w:val="tr-TR"/>
              </w:rPr>
              <w:t>Sağlık meslek mensuplarının bireyler olarak kararlarını şirketlerin teşviklerinden etkilenmeden, hastalar için en iyi olana göre almalarını bekleriz. Aynı şekilde, devlet yetkililerinin kurumsal baskılardan uzak, kamu yararı doğrultusunda hareket etmelerini bekleriz.</w:t>
            </w:r>
          </w:p>
          <w:p w14:paraId="1E582C5C" w14:textId="77777777" w:rsidR="007317E0" w:rsidRPr="00300868" w:rsidRDefault="0047764C" w:rsidP="00300868">
            <w:pPr>
              <w:spacing w:before="100" w:beforeAutospacing="1" w:after="100" w:afterAutospacing="1"/>
              <w:ind w:left="30" w:right="30"/>
              <w:rPr>
                <w:rFonts w:ascii="Calibri" w:eastAsia="Times New Roman" w:hAnsi="Calibri" w:cs="Calibri"/>
              </w:rPr>
            </w:pPr>
            <w:r w:rsidRPr="00300868">
              <w:rPr>
                <w:rFonts w:ascii="Calibri" w:eastAsia="Calibri" w:hAnsi="Calibri" w:cs="Calibri"/>
                <w:lang w:val="tr-TR"/>
              </w:rPr>
              <w:t>Abbott olarak sağlık meslek mensuplarını ürünlerimiz hakkında eğitiriz ancak onların bağımsız kararlarına müdahale etmeyiz. Sağlık hizmeti sağlayıcılarına (doktor, eczacı, hemşire, araştırmacı veya laboratuvar personeli gibi), devlet yetkililerine veya diğer kişilere iş elde etmek veya geçmiş ilişkileri ödüllendirmek amacıyla değerli şeyler teklif etmeye asla izin verilmez.</w:t>
            </w:r>
          </w:p>
          <w:p w14:paraId="37AA7D2B" w14:textId="77777777" w:rsidR="007317E0" w:rsidRPr="00300868" w:rsidRDefault="0047764C" w:rsidP="00300868">
            <w:pPr>
              <w:spacing w:before="100" w:beforeAutospacing="1" w:after="100" w:afterAutospacing="1"/>
              <w:ind w:left="30" w:right="30"/>
              <w:rPr>
                <w:rFonts w:ascii="Calibri" w:eastAsia="Times New Roman" w:hAnsi="Calibri" w:cs="Calibri"/>
              </w:rPr>
            </w:pPr>
            <w:r w:rsidRPr="00300868">
              <w:rPr>
                <w:rFonts w:ascii="Calibri" w:eastAsia="Calibri" w:hAnsi="Calibri" w:cs="Calibri"/>
                <w:lang w:val="tr-TR"/>
              </w:rPr>
              <w:t xml:space="preserve">ABD Yurt Dışı Yolsuzluk Uygulamaları Yasası da dahil olmak üzere dünya çapında rüşvetle, yolsuzlukla ve bahşişle mücadele yasalarına uyarız. Abbott’taki herkes dağıtımcılar, danışmanlar ve konuşmacılar gibi hizmet </w:t>
            </w:r>
            <w:r w:rsidRPr="00300868">
              <w:rPr>
                <w:rFonts w:ascii="Calibri" w:eastAsia="Calibri" w:hAnsi="Calibri" w:cs="Calibri"/>
                <w:lang w:val="tr-TR"/>
              </w:rPr>
              <w:lastRenderedPageBreak/>
              <w:t>sağlayıcılarla ilişkilerini, durum tespiti gerçekleştirerek, adil piyasa değerinde ödeme yaparak, ödemeleri yasalara ve şirket standartlarına uyumu sağlamak için uygun şekilde belgelendirerek dikkatli bir şekilde yönetmelidir.</w:t>
            </w:r>
          </w:p>
        </w:tc>
      </w:tr>
      <w:tr w:rsidR="0092388F" w:rsidRPr="00300868" w14:paraId="6F500485" w14:textId="77777777" w:rsidTr="00300868">
        <w:tc>
          <w:tcPr>
            <w:tcW w:w="1353" w:type="dxa"/>
            <w:shd w:val="clear" w:color="auto" w:fill="C1E4F5"/>
            <w:tcMar>
              <w:top w:w="120" w:type="dxa"/>
              <w:left w:w="180" w:type="dxa"/>
              <w:bottom w:w="120" w:type="dxa"/>
              <w:right w:w="180" w:type="dxa"/>
            </w:tcMar>
            <w:hideMark/>
          </w:tcPr>
          <w:p w14:paraId="2536DB3B" w14:textId="77777777" w:rsidR="00870B35" w:rsidRPr="00300868" w:rsidRDefault="0047764C" w:rsidP="00870B35">
            <w:pPr>
              <w:spacing w:before="30" w:after="30"/>
              <w:ind w:left="30" w:right="30"/>
              <w:rPr>
                <w:rFonts w:ascii="Calibri" w:eastAsia="Times New Roman" w:hAnsi="Calibri" w:cs="Calibri"/>
                <w:sz w:val="16"/>
              </w:rPr>
            </w:pPr>
            <w:hyperlink r:id="rId83" w:tgtFrame="_blank" w:history="1">
              <w:r w:rsidRPr="00300868">
                <w:rPr>
                  <w:rFonts w:ascii="Calibri" w:eastAsia="Times New Roman" w:hAnsi="Calibri" w:cs="Calibri"/>
                  <w:color w:val="0000FF"/>
                  <w:sz w:val="16"/>
                  <w:u w:val="single"/>
                </w:rPr>
                <w:t>Screen 12</w:t>
              </w:r>
            </w:hyperlink>
            <w:r w:rsidRPr="00300868">
              <w:rPr>
                <w:rFonts w:ascii="Calibri" w:eastAsia="Times New Roman" w:hAnsi="Calibri" w:cs="Calibri"/>
                <w:sz w:val="16"/>
              </w:rPr>
              <w:t xml:space="preserve"> </w:t>
            </w:r>
          </w:p>
          <w:p w14:paraId="448523A6" w14:textId="77777777" w:rsidR="00870B35" w:rsidRPr="00300868" w:rsidRDefault="0047764C" w:rsidP="00870B35">
            <w:pPr>
              <w:ind w:left="30" w:right="30"/>
              <w:rPr>
                <w:rFonts w:ascii="Calibri" w:eastAsia="Times New Roman" w:hAnsi="Calibri" w:cs="Calibri"/>
                <w:sz w:val="16"/>
              </w:rPr>
            </w:pPr>
            <w:hyperlink r:id="rId84" w:tgtFrame="_blank" w:history="1">
              <w:r w:rsidRPr="00300868">
                <w:rPr>
                  <w:rFonts w:ascii="Calibri" w:eastAsia="Times New Roman" w:hAnsi="Calibri" w:cs="Calibri"/>
                  <w:color w:val="0000FF"/>
                  <w:sz w:val="16"/>
                  <w:u w:val="single"/>
                </w:rPr>
                <w:t>37_C_13</w:t>
              </w:r>
            </w:hyperlink>
            <w:r w:rsidRPr="00300868">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42B58081" w14:textId="77777777" w:rsidR="00870B35" w:rsidRPr="00300868" w:rsidRDefault="0047764C" w:rsidP="00300868">
            <w:pPr>
              <w:spacing w:before="100" w:beforeAutospacing="1" w:after="100" w:afterAutospacing="1"/>
              <w:ind w:left="30" w:right="30"/>
              <w:rPr>
                <w:rFonts w:ascii="Calibri" w:eastAsia="Times New Roman" w:hAnsi="Calibri" w:cs="Calibri"/>
              </w:rPr>
            </w:pPr>
            <w:r w:rsidRPr="00300868">
              <w:rPr>
                <w:rFonts w:ascii="Calibri" w:eastAsia="Times New Roman" w:hAnsi="Calibri" w:cs="Calibri"/>
              </w:rPr>
              <w:t>GIFTS, MEALS &amp; ENTERTAINMENT</w:t>
            </w:r>
          </w:p>
          <w:p w14:paraId="480FAF9A" w14:textId="77777777" w:rsidR="00870B35" w:rsidRPr="00300868" w:rsidRDefault="0047764C" w:rsidP="00300868">
            <w:pPr>
              <w:spacing w:before="100" w:beforeAutospacing="1" w:after="100" w:afterAutospacing="1"/>
              <w:ind w:left="30" w:right="30"/>
              <w:rPr>
                <w:rFonts w:ascii="Calibri" w:eastAsia="Times New Roman" w:hAnsi="Calibri" w:cs="Calibri"/>
              </w:rPr>
            </w:pPr>
            <w:r w:rsidRPr="00300868">
              <w:rPr>
                <w:rFonts w:ascii="Calibri" w:eastAsia="Times New Roman" w:hAnsi="Calibri" w:cs="Calibri"/>
              </w:rPr>
              <w:t>We do not offer or provide anything of value to gain a business advantage, directly or indirectly, in line with anti-bribery principles.</w:t>
            </w:r>
          </w:p>
          <w:p w14:paraId="1CD07F83" w14:textId="77777777" w:rsidR="00870B35" w:rsidRPr="00300868" w:rsidRDefault="0047764C" w:rsidP="00300868">
            <w:pPr>
              <w:spacing w:before="100" w:beforeAutospacing="1" w:after="100" w:afterAutospacing="1"/>
              <w:ind w:left="30" w:right="30"/>
              <w:rPr>
                <w:rFonts w:ascii="Calibri" w:eastAsia="Times New Roman" w:hAnsi="Calibri" w:cs="Calibri"/>
              </w:rPr>
            </w:pPr>
            <w:r w:rsidRPr="00300868">
              <w:rPr>
                <w:rFonts w:ascii="Calibri" w:eastAsia="Times New Roman" w:hAnsi="Calibri" w:cs="Calibri"/>
              </w:rPr>
              <w:t>To prevent improper influence in business decisions, we set limits surrounding gifts, meals, and entertainment. Abbott’s policies help ensure that brand reminders, cultural courtesies, hospitality, and other benefits never interfere with professional judgment.</w:t>
            </w:r>
          </w:p>
        </w:tc>
        <w:tc>
          <w:tcPr>
            <w:tcW w:w="6000" w:type="dxa"/>
          </w:tcPr>
          <w:p w14:paraId="05B892E5" w14:textId="77777777" w:rsidR="00870B35" w:rsidRPr="00300868" w:rsidRDefault="0047764C" w:rsidP="00300868">
            <w:pPr>
              <w:spacing w:before="100" w:beforeAutospacing="1" w:after="100" w:afterAutospacing="1"/>
              <w:ind w:left="30" w:right="30"/>
              <w:rPr>
                <w:rFonts w:ascii="Calibri" w:eastAsia="Times New Roman" w:hAnsi="Calibri" w:cs="Calibri"/>
              </w:rPr>
            </w:pPr>
            <w:r w:rsidRPr="00300868">
              <w:rPr>
                <w:rFonts w:ascii="Calibri" w:eastAsia="Calibri" w:hAnsi="Calibri" w:cs="Calibri"/>
                <w:lang w:val="tr-TR"/>
              </w:rPr>
              <w:t>HEDİYELER, YEMEKLER VE EĞLENCE</w:t>
            </w:r>
          </w:p>
          <w:p w14:paraId="14E8078D" w14:textId="77777777" w:rsidR="00870B35" w:rsidRPr="00300868" w:rsidRDefault="0047764C" w:rsidP="00300868">
            <w:pPr>
              <w:spacing w:before="100" w:beforeAutospacing="1" w:after="100" w:afterAutospacing="1"/>
              <w:ind w:left="30" w:right="30"/>
              <w:rPr>
                <w:rFonts w:ascii="Calibri" w:eastAsia="Times New Roman" w:hAnsi="Calibri" w:cs="Calibri"/>
              </w:rPr>
            </w:pPr>
            <w:r w:rsidRPr="00300868">
              <w:rPr>
                <w:rFonts w:ascii="Calibri" w:eastAsia="Calibri" w:hAnsi="Calibri" w:cs="Calibri"/>
                <w:lang w:val="tr-TR"/>
              </w:rPr>
              <w:t>Rüşvetle mücadele ilkeleri doğrultusunda, doğrudan veya dolaylı olarak iş avantajı elde etmek için değerli şeyler teklif etmez veya vermeyiz.</w:t>
            </w:r>
          </w:p>
          <w:p w14:paraId="24767415" w14:textId="77777777" w:rsidR="00870B35" w:rsidRPr="00300868" w:rsidRDefault="0047764C" w:rsidP="00300868">
            <w:pPr>
              <w:spacing w:before="100" w:beforeAutospacing="1" w:after="100" w:afterAutospacing="1"/>
              <w:ind w:left="30" w:right="30"/>
              <w:rPr>
                <w:rFonts w:ascii="Calibri" w:eastAsia="Times New Roman" w:hAnsi="Calibri" w:cs="Calibri"/>
              </w:rPr>
            </w:pPr>
            <w:r w:rsidRPr="00300868">
              <w:rPr>
                <w:rFonts w:ascii="Calibri" w:eastAsia="Calibri" w:hAnsi="Calibri" w:cs="Calibri"/>
                <w:lang w:val="tr-TR"/>
              </w:rPr>
              <w:t>İş kararlarına uygunsuz etkide bulunmayı önlemek için hediye, yemek ve eğlence konusunda sınırlamalar koyarız. Abbott politikaları; marka hatırlatıcılarının, kültürel nezakete uygun hediyelerin, ağırlama ve diğer avantajların hiçbir zaman mesleki kararlara müdahale etmemesini sağlamaya yardımcı olur.</w:t>
            </w:r>
          </w:p>
        </w:tc>
      </w:tr>
      <w:tr w:rsidR="0092388F" w:rsidRPr="00300868" w14:paraId="77F14CAC" w14:textId="77777777" w:rsidTr="00300868">
        <w:tc>
          <w:tcPr>
            <w:tcW w:w="1353" w:type="dxa"/>
            <w:shd w:val="clear" w:color="auto" w:fill="C1E4F5"/>
            <w:tcMar>
              <w:top w:w="120" w:type="dxa"/>
              <w:left w:w="180" w:type="dxa"/>
              <w:bottom w:w="120" w:type="dxa"/>
              <w:right w:w="180" w:type="dxa"/>
            </w:tcMar>
            <w:hideMark/>
          </w:tcPr>
          <w:p w14:paraId="6BCA59AD" w14:textId="77777777" w:rsidR="00B44AA0" w:rsidRPr="00300868" w:rsidRDefault="0047764C" w:rsidP="00B44AA0">
            <w:pPr>
              <w:spacing w:before="30" w:after="30"/>
              <w:ind w:left="30" w:right="30"/>
              <w:rPr>
                <w:rFonts w:ascii="Calibri" w:eastAsia="Times New Roman" w:hAnsi="Calibri" w:cs="Calibri"/>
                <w:sz w:val="16"/>
              </w:rPr>
            </w:pPr>
            <w:hyperlink r:id="rId85" w:tgtFrame="_blank" w:history="1">
              <w:r w:rsidRPr="00300868">
                <w:rPr>
                  <w:rFonts w:ascii="Calibri" w:eastAsia="Times New Roman" w:hAnsi="Calibri" w:cs="Calibri"/>
                  <w:color w:val="0000FF"/>
                  <w:sz w:val="16"/>
                  <w:u w:val="single"/>
                </w:rPr>
                <w:t>Screen 12</w:t>
              </w:r>
            </w:hyperlink>
            <w:r w:rsidRPr="00300868">
              <w:rPr>
                <w:rFonts w:ascii="Calibri" w:eastAsia="Times New Roman" w:hAnsi="Calibri" w:cs="Calibri"/>
                <w:sz w:val="16"/>
              </w:rPr>
              <w:t xml:space="preserve"> </w:t>
            </w:r>
          </w:p>
          <w:p w14:paraId="4CDF2953" w14:textId="77777777" w:rsidR="00B44AA0" w:rsidRPr="00300868" w:rsidRDefault="0047764C" w:rsidP="00B44AA0">
            <w:pPr>
              <w:ind w:left="30" w:right="30"/>
              <w:rPr>
                <w:rFonts w:ascii="Calibri" w:eastAsia="Times New Roman" w:hAnsi="Calibri" w:cs="Calibri"/>
                <w:sz w:val="16"/>
              </w:rPr>
            </w:pPr>
            <w:hyperlink r:id="rId86" w:tgtFrame="_blank" w:history="1">
              <w:r w:rsidRPr="00300868">
                <w:rPr>
                  <w:rFonts w:ascii="Calibri" w:eastAsia="Times New Roman" w:hAnsi="Calibri" w:cs="Calibri"/>
                  <w:color w:val="0000FF"/>
                  <w:sz w:val="16"/>
                  <w:u w:val="single"/>
                </w:rPr>
                <w:t>38_C_13</w:t>
              </w:r>
            </w:hyperlink>
            <w:r w:rsidRPr="00300868">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28412926" w14:textId="77777777" w:rsidR="00B44AA0" w:rsidRPr="00300868" w:rsidRDefault="0047764C" w:rsidP="00300868">
            <w:pPr>
              <w:spacing w:before="100" w:beforeAutospacing="1" w:after="100" w:afterAutospacing="1"/>
              <w:ind w:left="30" w:right="30"/>
              <w:rPr>
                <w:rFonts w:ascii="Calibri" w:eastAsia="Times New Roman" w:hAnsi="Calibri" w:cs="Calibri"/>
              </w:rPr>
            </w:pPr>
            <w:r w:rsidRPr="00300868">
              <w:rPr>
                <w:rFonts w:ascii="Calibri" w:eastAsia="Times New Roman" w:hAnsi="Calibri" w:cs="Calibri"/>
              </w:rPr>
              <w:t>ACCURATE BOOKS &amp; RECORDS</w:t>
            </w:r>
          </w:p>
          <w:p w14:paraId="66D46208" w14:textId="77777777" w:rsidR="00B44AA0" w:rsidRPr="00300868" w:rsidRDefault="0047764C" w:rsidP="00300868">
            <w:pPr>
              <w:spacing w:before="100" w:beforeAutospacing="1" w:after="100" w:afterAutospacing="1"/>
              <w:ind w:left="30" w:right="30"/>
              <w:rPr>
                <w:rFonts w:ascii="Calibri" w:eastAsia="Times New Roman" w:hAnsi="Calibri" w:cs="Calibri"/>
              </w:rPr>
            </w:pPr>
            <w:r w:rsidRPr="00300868">
              <w:rPr>
                <w:rFonts w:ascii="Calibri" w:eastAsia="Times New Roman" w:hAnsi="Calibri" w:cs="Calibri"/>
              </w:rPr>
              <w:t>We measure achievements accurately.</w:t>
            </w:r>
          </w:p>
          <w:p w14:paraId="7CC1B4D4" w14:textId="77777777" w:rsidR="00B44AA0" w:rsidRPr="00300868" w:rsidRDefault="0047764C" w:rsidP="00300868">
            <w:pPr>
              <w:spacing w:before="100" w:beforeAutospacing="1" w:after="100" w:afterAutospacing="1"/>
              <w:ind w:left="30" w:right="30"/>
              <w:rPr>
                <w:rFonts w:ascii="Calibri" w:eastAsia="Times New Roman" w:hAnsi="Calibri" w:cs="Calibri"/>
              </w:rPr>
            </w:pPr>
            <w:r w:rsidRPr="00300868">
              <w:rPr>
                <w:rFonts w:ascii="Calibri" w:eastAsia="Times New Roman" w:hAnsi="Calibri" w:cs="Calibri"/>
              </w:rPr>
              <w:t>Abbott’s records and public statements must accurately reflect our actions, with enough context to show the true nature of our work. Financial records must follow accounting standards, laws, and Abbott’s internal policies.</w:t>
            </w:r>
          </w:p>
          <w:p w14:paraId="2E4326BF" w14:textId="77777777" w:rsidR="00B44AA0" w:rsidRPr="00300868" w:rsidRDefault="0047764C" w:rsidP="00300868">
            <w:pPr>
              <w:spacing w:before="100" w:beforeAutospacing="1" w:after="100" w:afterAutospacing="1"/>
              <w:ind w:left="30" w:right="30"/>
              <w:rPr>
                <w:rFonts w:ascii="Calibri" w:eastAsia="Times New Roman" w:hAnsi="Calibri" w:cs="Calibri"/>
              </w:rPr>
            </w:pPr>
            <w:r w:rsidRPr="00300868">
              <w:rPr>
                <w:rFonts w:ascii="Calibri" w:eastAsia="Times New Roman" w:hAnsi="Calibri" w:cs="Calibri"/>
              </w:rPr>
              <w:t xml:space="preserve">When reporting pricing, payments, or items of value—especially to healthcare professionals—we must ensure </w:t>
            </w:r>
            <w:r w:rsidRPr="00300868">
              <w:rPr>
                <w:rFonts w:ascii="Calibri" w:eastAsia="Times New Roman" w:hAnsi="Calibri" w:cs="Calibri"/>
              </w:rPr>
              <w:lastRenderedPageBreak/>
              <w:t>the information is complete and accurate. Many governments require this transparency to protect public funds. Abbott is committed to providing reliable data so that governments, insurers, and other stakeholders can make informed decisions.</w:t>
            </w:r>
          </w:p>
        </w:tc>
        <w:tc>
          <w:tcPr>
            <w:tcW w:w="6000" w:type="dxa"/>
          </w:tcPr>
          <w:p w14:paraId="61323F6E" w14:textId="77777777" w:rsidR="00B44AA0" w:rsidRPr="00300868" w:rsidRDefault="0047764C" w:rsidP="00300868">
            <w:pPr>
              <w:spacing w:before="100" w:beforeAutospacing="1" w:after="100" w:afterAutospacing="1"/>
              <w:ind w:left="30" w:right="30"/>
              <w:rPr>
                <w:rFonts w:ascii="Calibri" w:eastAsia="Times New Roman" w:hAnsi="Calibri" w:cs="Calibri"/>
              </w:rPr>
            </w:pPr>
            <w:r w:rsidRPr="00300868">
              <w:rPr>
                <w:rFonts w:ascii="Calibri" w:eastAsia="Calibri" w:hAnsi="Calibri" w:cs="Calibri"/>
                <w:lang w:val="tr-TR"/>
              </w:rPr>
              <w:lastRenderedPageBreak/>
              <w:t>DOĞRU DEFTER VE KAYITLAR</w:t>
            </w:r>
          </w:p>
          <w:p w14:paraId="5FB85B31" w14:textId="77777777" w:rsidR="00B44AA0" w:rsidRPr="00300868" w:rsidRDefault="0047764C" w:rsidP="00300868">
            <w:pPr>
              <w:spacing w:before="100" w:beforeAutospacing="1" w:after="100" w:afterAutospacing="1"/>
              <w:ind w:left="30" w:right="30"/>
              <w:rPr>
                <w:rFonts w:ascii="Calibri" w:eastAsia="Times New Roman" w:hAnsi="Calibri" w:cs="Calibri"/>
              </w:rPr>
            </w:pPr>
            <w:r w:rsidRPr="00300868">
              <w:rPr>
                <w:rFonts w:ascii="Calibri" w:eastAsia="Calibri" w:hAnsi="Calibri" w:cs="Calibri"/>
                <w:lang w:val="tr-TR"/>
              </w:rPr>
              <w:t>Kazanımları doğru bir şekilde ölçeriz.</w:t>
            </w:r>
          </w:p>
          <w:p w14:paraId="3E8F46C9" w14:textId="77777777" w:rsidR="00B44AA0" w:rsidRPr="00300868" w:rsidRDefault="0047764C" w:rsidP="00300868">
            <w:pPr>
              <w:spacing w:before="100" w:beforeAutospacing="1" w:after="100" w:afterAutospacing="1"/>
              <w:ind w:left="30" w:right="30"/>
              <w:rPr>
                <w:rFonts w:ascii="Calibri" w:eastAsia="Times New Roman" w:hAnsi="Calibri" w:cs="Calibri"/>
              </w:rPr>
            </w:pPr>
            <w:r w:rsidRPr="00300868">
              <w:rPr>
                <w:rFonts w:ascii="Calibri" w:eastAsia="Calibri" w:hAnsi="Calibri" w:cs="Calibri"/>
                <w:lang w:val="tr-TR"/>
              </w:rPr>
              <w:t>Abbott’un kayıtları ve kamusal beyanları, çalışmalarımızın gerçek doğasını gösterecek yeterli bağlamla birlikte eylemlerimizi doğru bir şekilde yansıtmalıdır. Mali kayıtlar muhasebe standartlarına, yasalara ve Abbott’un iç politikalarına uygun olmalıdır.</w:t>
            </w:r>
          </w:p>
          <w:p w14:paraId="199B5AA6" w14:textId="77777777" w:rsidR="00B44AA0" w:rsidRPr="00300868" w:rsidRDefault="0047764C" w:rsidP="00300868">
            <w:pPr>
              <w:spacing w:before="100" w:beforeAutospacing="1" w:after="100" w:afterAutospacing="1"/>
              <w:ind w:left="30" w:right="30"/>
              <w:rPr>
                <w:rFonts w:ascii="Calibri" w:eastAsia="Times New Roman" w:hAnsi="Calibri" w:cs="Calibri"/>
              </w:rPr>
            </w:pPr>
            <w:r w:rsidRPr="00300868">
              <w:rPr>
                <w:rFonts w:ascii="Calibri" w:eastAsia="Calibri" w:hAnsi="Calibri" w:cs="Calibri"/>
                <w:lang w:val="tr-TR"/>
              </w:rPr>
              <w:t xml:space="preserve">Özellikle sağlık meslek mensuplarına yönelik fiyatlandırma, ödemeler veya değerli şeyleri bildirirken, bilgilerin eksiksiz </w:t>
            </w:r>
            <w:r w:rsidRPr="00300868">
              <w:rPr>
                <w:rFonts w:ascii="Calibri" w:eastAsia="Calibri" w:hAnsi="Calibri" w:cs="Calibri"/>
                <w:lang w:val="tr-TR"/>
              </w:rPr>
              <w:lastRenderedPageBreak/>
              <w:t>ve doğru olduğundan emin olmalıyız. Pek çok devlet, kamu fonlarını korumak için bu şeffaflığı talep eder. Abbott, devletlerin, sigorta şirketlerinin ve diğer paydaşların bilinçli kararlar alabilmesi için güvenilir veriler sağlamayı taahhüt eder.</w:t>
            </w:r>
          </w:p>
        </w:tc>
      </w:tr>
      <w:tr w:rsidR="0092388F" w:rsidRPr="00300868" w14:paraId="1DEFF932" w14:textId="77777777" w:rsidTr="00300868">
        <w:tc>
          <w:tcPr>
            <w:tcW w:w="1353" w:type="dxa"/>
            <w:shd w:val="clear" w:color="auto" w:fill="C1E4F5"/>
            <w:tcMar>
              <w:top w:w="120" w:type="dxa"/>
              <w:left w:w="180" w:type="dxa"/>
              <w:bottom w:w="120" w:type="dxa"/>
              <w:right w:w="180" w:type="dxa"/>
            </w:tcMar>
            <w:hideMark/>
          </w:tcPr>
          <w:p w14:paraId="7F174F6D" w14:textId="77777777" w:rsidR="008A1495" w:rsidRPr="00300868" w:rsidRDefault="0047764C" w:rsidP="008A1495">
            <w:pPr>
              <w:spacing w:before="30" w:after="30"/>
              <w:ind w:left="30" w:right="30"/>
              <w:rPr>
                <w:rFonts w:ascii="Calibri" w:eastAsia="Times New Roman" w:hAnsi="Calibri" w:cs="Calibri"/>
                <w:sz w:val="16"/>
              </w:rPr>
            </w:pPr>
            <w:hyperlink r:id="rId87" w:tgtFrame="_blank" w:history="1">
              <w:r w:rsidRPr="00300868">
                <w:rPr>
                  <w:rFonts w:ascii="Calibri" w:eastAsia="Times New Roman" w:hAnsi="Calibri" w:cs="Calibri"/>
                  <w:color w:val="0000FF"/>
                  <w:sz w:val="16"/>
                  <w:u w:val="single"/>
                </w:rPr>
                <w:t>Screen 12</w:t>
              </w:r>
            </w:hyperlink>
            <w:r w:rsidRPr="00300868">
              <w:rPr>
                <w:rFonts w:ascii="Calibri" w:eastAsia="Times New Roman" w:hAnsi="Calibri" w:cs="Calibri"/>
                <w:sz w:val="16"/>
              </w:rPr>
              <w:t xml:space="preserve"> </w:t>
            </w:r>
          </w:p>
          <w:p w14:paraId="3C4F0CFF" w14:textId="77777777" w:rsidR="008A1495" w:rsidRPr="00300868" w:rsidRDefault="0047764C" w:rsidP="008A1495">
            <w:pPr>
              <w:ind w:left="30" w:right="30"/>
              <w:rPr>
                <w:rFonts w:ascii="Calibri" w:eastAsia="Times New Roman" w:hAnsi="Calibri" w:cs="Calibri"/>
                <w:sz w:val="16"/>
              </w:rPr>
            </w:pPr>
            <w:hyperlink r:id="rId88" w:tgtFrame="_blank" w:history="1">
              <w:r w:rsidRPr="00300868">
                <w:rPr>
                  <w:rFonts w:ascii="Calibri" w:eastAsia="Times New Roman" w:hAnsi="Calibri" w:cs="Calibri"/>
                  <w:color w:val="0000FF"/>
                  <w:sz w:val="16"/>
                  <w:u w:val="single"/>
                </w:rPr>
                <w:t>39_C_13</w:t>
              </w:r>
            </w:hyperlink>
            <w:r w:rsidRPr="00300868">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3FB26AFA" w14:textId="77777777" w:rsidR="008A1495" w:rsidRPr="00300868" w:rsidRDefault="0047764C" w:rsidP="00300868">
            <w:pPr>
              <w:spacing w:before="100" w:beforeAutospacing="1" w:after="100" w:afterAutospacing="1"/>
              <w:ind w:left="30" w:right="30"/>
              <w:rPr>
                <w:rFonts w:ascii="Calibri" w:eastAsia="Times New Roman" w:hAnsi="Calibri" w:cs="Calibri"/>
              </w:rPr>
            </w:pPr>
            <w:r w:rsidRPr="00300868">
              <w:rPr>
                <w:rFonts w:ascii="Calibri" w:eastAsia="Times New Roman" w:hAnsi="Calibri" w:cs="Calibri"/>
              </w:rPr>
              <w:t>COMPLIANCE WITH LAWS</w:t>
            </w:r>
          </w:p>
          <w:p w14:paraId="3ABED894" w14:textId="77777777" w:rsidR="008A1495" w:rsidRPr="00300868" w:rsidRDefault="0047764C" w:rsidP="00300868">
            <w:pPr>
              <w:spacing w:before="100" w:beforeAutospacing="1" w:after="100" w:afterAutospacing="1"/>
              <w:ind w:left="30" w:right="30"/>
              <w:rPr>
                <w:rFonts w:ascii="Calibri" w:eastAsia="Times New Roman" w:hAnsi="Calibri" w:cs="Calibri"/>
              </w:rPr>
            </w:pPr>
            <w:r w:rsidRPr="00300868">
              <w:rPr>
                <w:rFonts w:ascii="Calibri" w:eastAsia="Times New Roman" w:hAnsi="Calibri" w:cs="Calibri"/>
              </w:rPr>
              <w:t>We follow all laws, regulations and Abbott requirements that apply to our work.</w:t>
            </w:r>
          </w:p>
          <w:p w14:paraId="468784D9" w14:textId="77777777" w:rsidR="008A1495" w:rsidRPr="00300868" w:rsidRDefault="0047764C" w:rsidP="00300868">
            <w:pPr>
              <w:spacing w:before="100" w:beforeAutospacing="1" w:after="100" w:afterAutospacing="1"/>
              <w:ind w:left="30" w:right="30"/>
              <w:rPr>
                <w:rFonts w:ascii="Calibri" w:eastAsia="Times New Roman" w:hAnsi="Calibri" w:cs="Calibri"/>
              </w:rPr>
            </w:pPr>
            <w:r w:rsidRPr="00300868">
              <w:rPr>
                <w:rFonts w:ascii="Calibri" w:eastAsia="Times New Roman" w:hAnsi="Calibri" w:cs="Calibri"/>
              </w:rPr>
              <w:t>Every Abbott employee is expected to follow all applicable laws, as well as Abbott’s policies, procedures, and the Code. This is a basic condition of employment. Abbott’s policies cover key areas like healthcare compliance, quality, finance, trade, security, and more, helping us meet legal requirements and prevent non-compliance.</w:t>
            </w:r>
          </w:p>
          <w:p w14:paraId="580065ED" w14:textId="77777777" w:rsidR="008A1495" w:rsidRPr="00300868" w:rsidRDefault="0047764C" w:rsidP="00300868">
            <w:pPr>
              <w:spacing w:before="100" w:beforeAutospacing="1" w:after="100" w:afterAutospacing="1"/>
              <w:ind w:left="30" w:right="30"/>
              <w:rPr>
                <w:rFonts w:ascii="Calibri" w:eastAsia="Times New Roman" w:hAnsi="Calibri" w:cs="Calibri"/>
              </w:rPr>
            </w:pPr>
            <w:r w:rsidRPr="00300868">
              <w:rPr>
                <w:rFonts w:ascii="Calibri" w:eastAsia="Times New Roman" w:hAnsi="Calibri" w:cs="Calibri"/>
              </w:rPr>
              <w:t>As a global company, we must also be aware that laws from one country may apply to work done in another. When in doubt, seek guidance from the Legal Division or the Office of Ethics and Compliance.</w:t>
            </w:r>
          </w:p>
        </w:tc>
        <w:tc>
          <w:tcPr>
            <w:tcW w:w="6000" w:type="dxa"/>
          </w:tcPr>
          <w:p w14:paraId="225320EC" w14:textId="77777777" w:rsidR="008A1495" w:rsidRPr="00300868" w:rsidRDefault="0047764C" w:rsidP="00300868">
            <w:pPr>
              <w:spacing w:before="100" w:beforeAutospacing="1" w:after="100" w:afterAutospacing="1"/>
              <w:ind w:left="30" w:right="30"/>
              <w:rPr>
                <w:rFonts w:ascii="Calibri" w:eastAsia="Times New Roman" w:hAnsi="Calibri" w:cs="Calibri"/>
              </w:rPr>
            </w:pPr>
            <w:r w:rsidRPr="00300868">
              <w:rPr>
                <w:rFonts w:ascii="Calibri" w:eastAsia="Calibri" w:hAnsi="Calibri" w:cs="Calibri"/>
                <w:lang w:val="tr-TR"/>
              </w:rPr>
              <w:t>KANUNLARA UYUM</w:t>
            </w:r>
          </w:p>
          <w:p w14:paraId="6A22BFD2" w14:textId="77777777" w:rsidR="008A1495" w:rsidRPr="00300868" w:rsidRDefault="0047764C" w:rsidP="00300868">
            <w:pPr>
              <w:spacing w:before="100" w:beforeAutospacing="1" w:after="100" w:afterAutospacing="1"/>
              <w:ind w:left="30" w:right="30"/>
              <w:rPr>
                <w:rFonts w:ascii="Calibri" w:eastAsia="Times New Roman" w:hAnsi="Calibri" w:cs="Calibri"/>
              </w:rPr>
            </w:pPr>
            <w:r w:rsidRPr="00300868">
              <w:rPr>
                <w:rFonts w:ascii="Calibri" w:eastAsia="Calibri" w:hAnsi="Calibri" w:cs="Calibri"/>
                <w:lang w:val="tr-TR"/>
              </w:rPr>
              <w:t>İşimiz için geçerli olan tüm kanunları, düzenlemeleri ve Abbott gerekliliklerini takip ederiz.</w:t>
            </w:r>
          </w:p>
          <w:p w14:paraId="5225BD12" w14:textId="77777777" w:rsidR="008A1495" w:rsidRPr="00300868" w:rsidRDefault="0047764C" w:rsidP="00300868">
            <w:pPr>
              <w:spacing w:before="100" w:beforeAutospacing="1" w:after="100" w:afterAutospacing="1"/>
              <w:ind w:left="30" w:right="30"/>
              <w:rPr>
                <w:rFonts w:ascii="Calibri" w:eastAsia="Times New Roman" w:hAnsi="Calibri" w:cs="Calibri"/>
              </w:rPr>
            </w:pPr>
            <w:r w:rsidRPr="00300868">
              <w:rPr>
                <w:rFonts w:ascii="Calibri" w:eastAsia="Calibri" w:hAnsi="Calibri" w:cs="Calibri"/>
                <w:lang w:val="tr-TR"/>
              </w:rPr>
              <w:t>Her Abbott çalışanının yürürlükteki tüm yasalara, Abbott politikalarına, prosedürlerine ve Kurallara uyması beklenir. Bu, istihdamın temel koşuludur. Abbott’un politikaları sağlık hizmetlerine uyum, kalite, finans, ticaret, güvenlik gibi pek çok önemli alanı kapsayarak yasal gereklilikleri karşılamamıza ve uyumsuzlukları önlememize yardımcı olur.</w:t>
            </w:r>
          </w:p>
          <w:p w14:paraId="0CD336F4" w14:textId="77777777" w:rsidR="008A1495" w:rsidRPr="00300868" w:rsidRDefault="0047764C" w:rsidP="00300868">
            <w:pPr>
              <w:spacing w:before="100" w:beforeAutospacing="1" w:after="100" w:afterAutospacing="1"/>
              <w:ind w:left="30" w:right="30"/>
              <w:rPr>
                <w:rFonts w:ascii="Calibri" w:eastAsia="Times New Roman" w:hAnsi="Calibri" w:cs="Calibri"/>
              </w:rPr>
            </w:pPr>
            <w:r w:rsidRPr="00300868">
              <w:rPr>
                <w:rFonts w:ascii="Calibri" w:eastAsia="Calibri" w:hAnsi="Calibri" w:cs="Calibri"/>
                <w:lang w:val="tr-TR"/>
              </w:rPr>
              <w:t>Global bir şirket olarak bir ülkedeki yasaların başka bir ülkedeki çalışmalara uygulanabileceğinin de bilincinde olmalıyız. Şüphe duyduğunuzda Hukuk Bölümünden veya Etik ve Uyum Ofisinden rehberlik isteyin.</w:t>
            </w:r>
          </w:p>
        </w:tc>
      </w:tr>
      <w:tr w:rsidR="0092388F" w:rsidRPr="00300868" w14:paraId="0BF37D9F" w14:textId="77777777" w:rsidTr="00300868">
        <w:tc>
          <w:tcPr>
            <w:tcW w:w="1353" w:type="dxa"/>
            <w:shd w:val="clear" w:color="auto" w:fill="C1E4F5"/>
            <w:tcMar>
              <w:top w:w="120" w:type="dxa"/>
              <w:left w:w="180" w:type="dxa"/>
              <w:bottom w:w="120" w:type="dxa"/>
              <w:right w:w="180" w:type="dxa"/>
            </w:tcMar>
            <w:hideMark/>
          </w:tcPr>
          <w:p w14:paraId="1A37C2BE" w14:textId="77777777" w:rsidR="0044511A" w:rsidRPr="00300868" w:rsidRDefault="0047764C" w:rsidP="0044511A">
            <w:pPr>
              <w:spacing w:before="30" w:after="30"/>
              <w:ind w:left="30" w:right="30"/>
              <w:rPr>
                <w:rFonts w:ascii="Calibri" w:eastAsia="Times New Roman" w:hAnsi="Calibri" w:cs="Calibri"/>
                <w:sz w:val="16"/>
              </w:rPr>
            </w:pPr>
            <w:hyperlink r:id="rId89" w:tgtFrame="_blank" w:history="1">
              <w:r w:rsidRPr="00300868">
                <w:rPr>
                  <w:rFonts w:ascii="Calibri" w:eastAsia="Times New Roman" w:hAnsi="Calibri" w:cs="Calibri"/>
                  <w:color w:val="0000FF"/>
                  <w:sz w:val="16"/>
                  <w:u w:val="single"/>
                </w:rPr>
                <w:t>Screen 12</w:t>
              </w:r>
            </w:hyperlink>
            <w:r w:rsidRPr="00300868">
              <w:rPr>
                <w:rFonts w:ascii="Calibri" w:eastAsia="Times New Roman" w:hAnsi="Calibri" w:cs="Calibri"/>
                <w:sz w:val="16"/>
              </w:rPr>
              <w:t xml:space="preserve"> </w:t>
            </w:r>
          </w:p>
          <w:p w14:paraId="6836A2C0" w14:textId="77777777" w:rsidR="0044511A" w:rsidRPr="00300868" w:rsidRDefault="0047764C" w:rsidP="0044511A">
            <w:pPr>
              <w:ind w:left="30" w:right="30"/>
              <w:rPr>
                <w:rFonts w:ascii="Calibri" w:eastAsia="Times New Roman" w:hAnsi="Calibri" w:cs="Calibri"/>
                <w:sz w:val="16"/>
              </w:rPr>
            </w:pPr>
            <w:hyperlink r:id="rId90" w:tgtFrame="_blank" w:history="1">
              <w:r w:rsidRPr="00300868">
                <w:rPr>
                  <w:rFonts w:ascii="Calibri" w:eastAsia="Times New Roman" w:hAnsi="Calibri" w:cs="Calibri"/>
                  <w:color w:val="0000FF"/>
                  <w:sz w:val="16"/>
                  <w:u w:val="single"/>
                </w:rPr>
                <w:t>40_C_13</w:t>
              </w:r>
            </w:hyperlink>
            <w:r w:rsidRPr="00300868">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130E94A4" w14:textId="77777777" w:rsidR="0044511A" w:rsidRPr="00300868" w:rsidRDefault="0047764C" w:rsidP="00300868">
            <w:pPr>
              <w:spacing w:before="100" w:beforeAutospacing="1" w:after="100" w:afterAutospacing="1"/>
              <w:ind w:left="30" w:right="30"/>
              <w:rPr>
                <w:rFonts w:ascii="Calibri" w:eastAsia="Times New Roman" w:hAnsi="Calibri" w:cs="Calibri"/>
              </w:rPr>
            </w:pPr>
            <w:r w:rsidRPr="00300868">
              <w:rPr>
                <w:rFonts w:ascii="Calibri" w:eastAsia="Times New Roman" w:hAnsi="Calibri" w:cs="Calibri"/>
              </w:rPr>
              <w:t>FAIR COMPETITION</w:t>
            </w:r>
          </w:p>
          <w:p w14:paraId="316918D8" w14:textId="77777777" w:rsidR="0044511A" w:rsidRPr="00300868" w:rsidRDefault="0047764C" w:rsidP="00300868">
            <w:pPr>
              <w:spacing w:before="100" w:beforeAutospacing="1" w:after="100" w:afterAutospacing="1"/>
              <w:ind w:left="30" w:right="30"/>
              <w:rPr>
                <w:rFonts w:ascii="Calibri" w:eastAsia="Times New Roman" w:hAnsi="Calibri" w:cs="Calibri"/>
              </w:rPr>
            </w:pPr>
            <w:r w:rsidRPr="00300868">
              <w:rPr>
                <w:rFonts w:ascii="Calibri" w:eastAsia="Times New Roman" w:hAnsi="Calibri" w:cs="Calibri"/>
              </w:rPr>
              <w:t>We ensure that any interactions that we have with competitors are appropriate.</w:t>
            </w:r>
          </w:p>
          <w:p w14:paraId="27EAD1F7" w14:textId="77777777" w:rsidR="0044511A" w:rsidRPr="00300868" w:rsidRDefault="0047764C" w:rsidP="00300868">
            <w:pPr>
              <w:spacing w:before="100" w:beforeAutospacing="1" w:after="100" w:afterAutospacing="1"/>
              <w:ind w:left="30" w:right="30"/>
              <w:rPr>
                <w:rFonts w:ascii="Calibri" w:eastAsia="Times New Roman" w:hAnsi="Calibri" w:cs="Calibri"/>
              </w:rPr>
            </w:pPr>
            <w:r w:rsidRPr="00300868">
              <w:rPr>
                <w:rFonts w:ascii="Calibri" w:eastAsia="Times New Roman" w:hAnsi="Calibri" w:cs="Calibri"/>
              </w:rPr>
              <w:lastRenderedPageBreak/>
              <w:t>At Abbott we are committed to following competition laws everywhere we operate. These laws prohibit agreements or actions that discourage fair market practices—especially in pricing, sales terms, and interactions with competitors.</w:t>
            </w:r>
          </w:p>
          <w:p w14:paraId="7685ACBF" w14:textId="77777777" w:rsidR="0044511A" w:rsidRPr="00300868" w:rsidRDefault="0047764C" w:rsidP="00300868">
            <w:pPr>
              <w:spacing w:before="100" w:beforeAutospacing="1" w:after="100" w:afterAutospacing="1"/>
              <w:ind w:left="30" w:right="30"/>
              <w:rPr>
                <w:rFonts w:ascii="Calibri" w:eastAsia="Times New Roman" w:hAnsi="Calibri" w:cs="Calibri"/>
              </w:rPr>
            </w:pPr>
            <w:r w:rsidRPr="00300868">
              <w:rPr>
                <w:rFonts w:ascii="Calibri" w:eastAsia="Times New Roman" w:hAnsi="Calibri" w:cs="Calibri"/>
              </w:rPr>
              <w:t xml:space="preserve">Avoid discussing sensitive topics—such as pricing, costs, or business plans—with competitors, and reach out to Legal or the Office of Ethics and Compliance if you have questions or encounter anything inappropriate. Because competition laws are complex and violations can carry serious penalties, we must also carefully manage relationships with third parties to ensure compliance and avoid even the appearance of anti-competitive </w:t>
            </w:r>
            <w:proofErr w:type="spellStart"/>
            <w:r w:rsidRPr="00300868">
              <w:rPr>
                <w:rFonts w:ascii="Calibri" w:eastAsia="Times New Roman" w:hAnsi="Calibri" w:cs="Calibri"/>
              </w:rPr>
              <w:t>behavior</w:t>
            </w:r>
            <w:proofErr w:type="spellEnd"/>
            <w:r w:rsidRPr="00300868">
              <w:rPr>
                <w:rFonts w:ascii="Calibri" w:eastAsia="Times New Roman" w:hAnsi="Calibri" w:cs="Calibri"/>
              </w:rPr>
              <w:t>.</w:t>
            </w:r>
          </w:p>
        </w:tc>
        <w:tc>
          <w:tcPr>
            <w:tcW w:w="6000" w:type="dxa"/>
          </w:tcPr>
          <w:p w14:paraId="01410830" w14:textId="77777777" w:rsidR="0044511A" w:rsidRPr="00300868" w:rsidRDefault="0047764C" w:rsidP="00300868">
            <w:pPr>
              <w:spacing w:before="100" w:beforeAutospacing="1" w:after="100" w:afterAutospacing="1"/>
              <w:ind w:left="30" w:right="30"/>
              <w:rPr>
                <w:rFonts w:ascii="Calibri" w:eastAsia="Times New Roman" w:hAnsi="Calibri" w:cs="Calibri"/>
              </w:rPr>
            </w:pPr>
            <w:r w:rsidRPr="00300868">
              <w:rPr>
                <w:rFonts w:ascii="Calibri" w:eastAsia="Calibri" w:hAnsi="Calibri" w:cs="Calibri"/>
                <w:lang w:val="tr-TR"/>
              </w:rPr>
              <w:lastRenderedPageBreak/>
              <w:t>ADİL REKABET</w:t>
            </w:r>
          </w:p>
          <w:p w14:paraId="36E3C306" w14:textId="77777777" w:rsidR="0044511A" w:rsidRPr="00300868" w:rsidRDefault="0047764C" w:rsidP="00300868">
            <w:pPr>
              <w:spacing w:before="100" w:beforeAutospacing="1" w:after="100" w:afterAutospacing="1"/>
              <w:ind w:left="30" w:right="30"/>
              <w:rPr>
                <w:rFonts w:ascii="Calibri" w:eastAsia="Times New Roman" w:hAnsi="Calibri" w:cs="Calibri"/>
              </w:rPr>
            </w:pPr>
            <w:r w:rsidRPr="00300868">
              <w:rPr>
                <w:rFonts w:ascii="Calibri" w:eastAsia="Calibri" w:hAnsi="Calibri" w:cs="Calibri"/>
                <w:lang w:val="tr-TR"/>
              </w:rPr>
              <w:t>Rakiplerle herhangi bir etkileşimin uygun olduğundan emin oluruz.</w:t>
            </w:r>
          </w:p>
          <w:p w14:paraId="5ABD8FC0" w14:textId="77777777" w:rsidR="0044511A" w:rsidRPr="00300868" w:rsidRDefault="0047764C" w:rsidP="00300868">
            <w:pPr>
              <w:spacing w:before="100" w:beforeAutospacing="1" w:after="100" w:afterAutospacing="1"/>
              <w:ind w:left="30" w:right="30"/>
              <w:rPr>
                <w:rFonts w:ascii="Calibri" w:eastAsia="Times New Roman" w:hAnsi="Calibri" w:cs="Calibri"/>
              </w:rPr>
            </w:pPr>
            <w:r w:rsidRPr="00300868">
              <w:rPr>
                <w:rFonts w:ascii="Calibri" w:eastAsia="Calibri" w:hAnsi="Calibri" w:cs="Calibri"/>
                <w:lang w:val="tr-TR"/>
              </w:rPr>
              <w:lastRenderedPageBreak/>
              <w:t>Abbott olarak faaliyet gösterdiğimiz her yerde rekabet yasalarına uymayı taahhüt ederiz. Bu yasalar, özellikle fiyatlandırma, satış koşulları ve rakiplerle etkileşimlerde adil piyasa uygulamalarını engelleyen anlaşmaları veya eylemleri yasaklar.</w:t>
            </w:r>
          </w:p>
          <w:p w14:paraId="3540A47F" w14:textId="77777777" w:rsidR="0044511A" w:rsidRPr="00300868" w:rsidRDefault="0047764C" w:rsidP="00300868">
            <w:pPr>
              <w:spacing w:before="100" w:beforeAutospacing="1" w:after="100" w:afterAutospacing="1"/>
              <w:ind w:left="30" w:right="30"/>
              <w:rPr>
                <w:rFonts w:ascii="Calibri" w:eastAsia="Times New Roman" w:hAnsi="Calibri" w:cs="Calibri"/>
              </w:rPr>
            </w:pPr>
            <w:r w:rsidRPr="00300868">
              <w:rPr>
                <w:rFonts w:ascii="Calibri" w:eastAsia="Calibri" w:hAnsi="Calibri" w:cs="Calibri"/>
                <w:lang w:val="tr-TR"/>
              </w:rPr>
              <w:t>Rakiplerle fiyatlandırma, maliyetler veya iş planları gibi hassas konuları tartışmaktan kaçının. Sorularınız olduğunda veya uygunsuz bir durumla karşılaştığınızda Hukuk veya Etik ve Uyum Ofisi ile iletişime geçin. Ayrıca rekabet yasaları karmaşık olduğundan ve ihlaller ciddi cezalara yol açabileceğinden, uyumu sağlamak ve rekabete aykırı davranış izlenimini dahi önlemek için üçüncü taraflarla olan ilişkilerimizi dikkatlice yönetmeliyiz.</w:t>
            </w:r>
          </w:p>
        </w:tc>
      </w:tr>
      <w:tr w:rsidR="0092388F" w:rsidRPr="00300868" w14:paraId="12DCD83E" w14:textId="77777777" w:rsidTr="00300868">
        <w:tc>
          <w:tcPr>
            <w:tcW w:w="1353" w:type="dxa"/>
            <w:shd w:val="clear" w:color="auto" w:fill="C1E4F5"/>
            <w:tcMar>
              <w:top w:w="120" w:type="dxa"/>
              <w:left w:w="180" w:type="dxa"/>
              <w:bottom w:w="120" w:type="dxa"/>
              <w:right w:w="180" w:type="dxa"/>
            </w:tcMar>
            <w:hideMark/>
          </w:tcPr>
          <w:p w14:paraId="1726FC4E" w14:textId="77777777" w:rsidR="000B1959" w:rsidRPr="00300868" w:rsidRDefault="0047764C" w:rsidP="000B1959">
            <w:pPr>
              <w:spacing w:before="30" w:after="30"/>
              <w:ind w:left="30" w:right="30"/>
              <w:rPr>
                <w:rFonts w:ascii="Calibri" w:eastAsia="Times New Roman" w:hAnsi="Calibri" w:cs="Calibri"/>
                <w:sz w:val="16"/>
              </w:rPr>
            </w:pPr>
            <w:hyperlink r:id="rId91" w:tgtFrame="_blank" w:history="1">
              <w:r w:rsidRPr="00300868">
                <w:rPr>
                  <w:rFonts w:ascii="Calibri" w:eastAsia="Times New Roman" w:hAnsi="Calibri" w:cs="Calibri"/>
                  <w:color w:val="0000FF"/>
                  <w:sz w:val="16"/>
                  <w:u w:val="single"/>
                </w:rPr>
                <w:t>Screen 13</w:t>
              </w:r>
            </w:hyperlink>
            <w:r w:rsidRPr="00300868">
              <w:rPr>
                <w:rFonts w:ascii="Calibri" w:eastAsia="Times New Roman" w:hAnsi="Calibri" w:cs="Calibri"/>
                <w:sz w:val="16"/>
              </w:rPr>
              <w:t xml:space="preserve"> </w:t>
            </w:r>
          </w:p>
          <w:p w14:paraId="4DA9F103" w14:textId="77777777" w:rsidR="000B1959" w:rsidRPr="00300868" w:rsidRDefault="0047764C" w:rsidP="000B1959">
            <w:pPr>
              <w:ind w:left="30" w:right="30"/>
              <w:rPr>
                <w:rFonts w:ascii="Calibri" w:eastAsia="Times New Roman" w:hAnsi="Calibri" w:cs="Calibri"/>
                <w:sz w:val="16"/>
              </w:rPr>
            </w:pPr>
            <w:hyperlink r:id="rId92" w:tgtFrame="_blank" w:history="1">
              <w:r w:rsidRPr="00300868">
                <w:rPr>
                  <w:rFonts w:ascii="Calibri" w:eastAsia="Times New Roman" w:hAnsi="Calibri" w:cs="Calibri"/>
                  <w:color w:val="0000FF"/>
                  <w:sz w:val="16"/>
                  <w:u w:val="single"/>
                </w:rPr>
                <w:t>41_C_14</w:t>
              </w:r>
            </w:hyperlink>
            <w:r w:rsidRPr="00300868">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0B8FCE2B" w14:textId="77777777" w:rsidR="000B1959" w:rsidRPr="00300868" w:rsidRDefault="0047764C" w:rsidP="00300868">
            <w:pPr>
              <w:spacing w:before="100" w:beforeAutospacing="1" w:after="100" w:afterAutospacing="1"/>
              <w:ind w:left="30" w:right="30"/>
              <w:rPr>
                <w:rFonts w:ascii="Calibri" w:eastAsia="Times New Roman" w:hAnsi="Calibri" w:cs="Calibri"/>
              </w:rPr>
            </w:pPr>
            <w:r w:rsidRPr="00300868">
              <w:rPr>
                <w:rFonts w:ascii="Calibri" w:eastAsia="Times New Roman" w:hAnsi="Calibri" w:cs="Calibri"/>
              </w:rPr>
              <w:t>Before you leave this course, take a moment to confirm that you understand your responsibilities related to Abbott’s Code of Business Conduct.</w:t>
            </w:r>
          </w:p>
          <w:p w14:paraId="26E50570" w14:textId="77777777" w:rsidR="000B1959" w:rsidRPr="00300868" w:rsidRDefault="0047764C" w:rsidP="00300868">
            <w:pPr>
              <w:spacing w:before="100" w:beforeAutospacing="1" w:after="100" w:afterAutospacing="1"/>
              <w:ind w:left="30" w:right="30"/>
              <w:rPr>
                <w:rFonts w:ascii="Calibri" w:eastAsia="Times New Roman" w:hAnsi="Calibri" w:cs="Calibri"/>
              </w:rPr>
            </w:pPr>
            <w:r w:rsidRPr="00300868">
              <w:rPr>
                <w:rFonts w:ascii="Calibri" w:eastAsia="Times New Roman" w:hAnsi="Calibri" w:cs="Calibri"/>
              </w:rPr>
              <w:t>I confirm that I understand my responsibilities regarding Abbott’s Code of Business Conduct and know where to locate and review applicable Policies and Procedures.</w:t>
            </w:r>
          </w:p>
          <w:p w14:paraId="3B0E6DE8" w14:textId="77777777" w:rsidR="000B1959" w:rsidRPr="00300868" w:rsidRDefault="0047764C" w:rsidP="00300868">
            <w:pPr>
              <w:spacing w:before="100" w:beforeAutospacing="1" w:after="100" w:afterAutospacing="1"/>
              <w:ind w:left="30" w:right="30"/>
              <w:rPr>
                <w:rFonts w:ascii="Calibri" w:eastAsia="Times New Roman" w:hAnsi="Calibri" w:cs="Calibri"/>
              </w:rPr>
            </w:pPr>
            <w:r w:rsidRPr="00300868">
              <w:rPr>
                <w:rFonts w:ascii="Calibri" w:eastAsia="Times New Roman" w:hAnsi="Calibri" w:cs="Calibri"/>
              </w:rPr>
              <w:t>Confirm</w:t>
            </w:r>
          </w:p>
        </w:tc>
        <w:tc>
          <w:tcPr>
            <w:tcW w:w="6000" w:type="dxa"/>
          </w:tcPr>
          <w:p w14:paraId="339B3D6A" w14:textId="77777777" w:rsidR="000B1959" w:rsidRPr="00300868" w:rsidRDefault="0047764C" w:rsidP="00300868">
            <w:pPr>
              <w:spacing w:before="100" w:beforeAutospacing="1" w:after="100" w:afterAutospacing="1"/>
              <w:ind w:left="30" w:right="30"/>
              <w:rPr>
                <w:rFonts w:ascii="Calibri" w:eastAsia="Times New Roman" w:hAnsi="Calibri" w:cs="Calibri"/>
              </w:rPr>
            </w:pPr>
            <w:r w:rsidRPr="00300868">
              <w:rPr>
                <w:rFonts w:ascii="Calibri" w:eastAsia="Calibri" w:hAnsi="Calibri" w:cs="Calibri"/>
                <w:lang w:val="tr-TR"/>
              </w:rPr>
              <w:t>Bu kurstan ayrılmadan önce, bir dakikanızı ayırarak Abbott İş Davranış Kuralları ile ilgili sorumluluklarınızı anladığınızı onaylayın.</w:t>
            </w:r>
          </w:p>
          <w:p w14:paraId="658FE711" w14:textId="77777777" w:rsidR="000B1959" w:rsidRPr="00300868" w:rsidRDefault="0047764C" w:rsidP="00300868">
            <w:pPr>
              <w:spacing w:before="100" w:beforeAutospacing="1" w:after="100" w:afterAutospacing="1"/>
              <w:ind w:left="30" w:right="30"/>
              <w:rPr>
                <w:rFonts w:ascii="Calibri" w:eastAsia="Times New Roman" w:hAnsi="Calibri" w:cs="Calibri"/>
              </w:rPr>
            </w:pPr>
            <w:r w:rsidRPr="00300868">
              <w:rPr>
                <w:rFonts w:ascii="Calibri" w:eastAsia="Calibri" w:hAnsi="Calibri" w:cs="Calibri"/>
                <w:lang w:val="tr-TR"/>
              </w:rPr>
              <w:t>Abbott İş Davranış Kuralları ile ilgili sorumluluklarımı anladığımı, geçerli Politika ve Prosedürlerin nerede bulunduğunu bildiğimi ve bunları inceleyeceğimi onaylıyorum.</w:t>
            </w:r>
          </w:p>
          <w:p w14:paraId="5CA07607" w14:textId="77777777" w:rsidR="000B1959" w:rsidRPr="00300868" w:rsidRDefault="0047764C" w:rsidP="00300868">
            <w:pPr>
              <w:spacing w:before="100" w:beforeAutospacing="1" w:after="100" w:afterAutospacing="1"/>
              <w:ind w:left="30" w:right="30"/>
              <w:rPr>
                <w:rFonts w:ascii="Calibri" w:eastAsia="Times New Roman" w:hAnsi="Calibri" w:cs="Calibri"/>
              </w:rPr>
            </w:pPr>
            <w:r w:rsidRPr="00300868">
              <w:rPr>
                <w:rFonts w:ascii="Calibri" w:eastAsia="Calibri" w:hAnsi="Calibri" w:cs="Calibri"/>
                <w:lang w:val="tr-TR"/>
              </w:rPr>
              <w:t>Onaylayın</w:t>
            </w:r>
          </w:p>
        </w:tc>
      </w:tr>
      <w:tr w:rsidR="0092388F" w:rsidRPr="00300868" w14:paraId="1CE08812" w14:textId="77777777" w:rsidTr="00300868">
        <w:tc>
          <w:tcPr>
            <w:tcW w:w="1353" w:type="dxa"/>
            <w:shd w:val="clear" w:color="auto" w:fill="C1E4F5"/>
            <w:tcMar>
              <w:top w:w="120" w:type="dxa"/>
              <w:left w:w="180" w:type="dxa"/>
              <w:bottom w:w="120" w:type="dxa"/>
              <w:right w:w="180" w:type="dxa"/>
            </w:tcMar>
            <w:hideMark/>
          </w:tcPr>
          <w:p w14:paraId="3D607301" w14:textId="77777777" w:rsidR="000B1959" w:rsidRPr="00300868" w:rsidRDefault="0047764C" w:rsidP="000B1959">
            <w:pPr>
              <w:spacing w:before="30" w:after="30"/>
              <w:ind w:left="30" w:right="30"/>
              <w:rPr>
                <w:rFonts w:ascii="Calibri" w:eastAsia="Times New Roman" w:hAnsi="Calibri" w:cs="Calibri"/>
                <w:sz w:val="16"/>
              </w:rPr>
            </w:pPr>
            <w:hyperlink r:id="rId93" w:tgtFrame="_blank" w:history="1">
              <w:r w:rsidRPr="00300868">
                <w:rPr>
                  <w:rFonts w:ascii="Calibri" w:eastAsia="Times New Roman" w:hAnsi="Calibri" w:cs="Calibri"/>
                  <w:color w:val="0000FF"/>
                  <w:sz w:val="16"/>
                  <w:u w:val="single"/>
                </w:rPr>
                <w:t>Screen 14</w:t>
              </w:r>
            </w:hyperlink>
            <w:r w:rsidRPr="00300868">
              <w:rPr>
                <w:rFonts w:ascii="Calibri" w:eastAsia="Times New Roman" w:hAnsi="Calibri" w:cs="Calibri"/>
                <w:sz w:val="16"/>
              </w:rPr>
              <w:t xml:space="preserve"> </w:t>
            </w:r>
          </w:p>
          <w:p w14:paraId="3828B4D8" w14:textId="77777777" w:rsidR="000B1959" w:rsidRPr="00300868" w:rsidRDefault="0047764C" w:rsidP="000B1959">
            <w:pPr>
              <w:ind w:left="30" w:right="30"/>
              <w:rPr>
                <w:rFonts w:ascii="Calibri" w:eastAsia="Times New Roman" w:hAnsi="Calibri" w:cs="Calibri"/>
                <w:sz w:val="16"/>
              </w:rPr>
            </w:pPr>
            <w:hyperlink r:id="rId94" w:tgtFrame="_blank" w:history="1">
              <w:r w:rsidRPr="00300868">
                <w:rPr>
                  <w:rFonts w:ascii="Calibri" w:eastAsia="Times New Roman" w:hAnsi="Calibri" w:cs="Calibri"/>
                  <w:color w:val="0000FF"/>
                  <w:sz w:val="16"/>
                  <w:u w:val="single"/>
                </w:rPr>
                <w:t>42_C_15</w:t>
              </w:r>
            </w:hyperlink>
            <w:r w:rsidRPr="00300868">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0CAEA740" w14:textId="77777777" w:rsidR="000B1959" w:rsidRPr="00300868" w:rsidRDefault="0047764C" w:rsidP="00300868">
            <w:pPr>
              <w:spacing w:before="100" w:beforeAutospacing="1" w:after="100" w:afterAutospacing="1"/>
              <w:ind w:left="30" w:right="30"/>
              <w:rPr>
                <w:rFonts w:ascii="Calibri" w:eastAsia="Times New Roman" w:hAnsi="Calibri" w:cs="Calibri"/>
              </w:rPr>
            </w:pPr>
            <w:r w:rsidRPr="00300868">
              <w:rPr>
                <w:rFonts w:ascii="Calibri" w:eastAsia="Times New Roman" w:hAnsi="Calibri" w:cs="Calibri"/>
              </w:rPr>
              <w:t>The Knowledge Check that follows consists of 10 questions. You must score 80% or higher to successfully complete this course.</w:t>
            </w:r>
          </w:p>
          <w:p w14:paraId="2353017E" w14:textId="77777777" w:rsidR="00022AA5" w:rsidRPr="00300868" w:rsidRDefault="0047764C" w:rsidP="00300868">
            <w:pPr>
              <w:spacing w:before="100" w:beforeAutospacing="1" w:after="100" w:afterAutospacing="1"/>
              <w:ind w:left="30" w:right="30"/>
              <w:rPr>
                <w:rFonts w:ascii="Calibri" w:eastAsia="Times New Roman" w:hAnsi="Calibri" w:cs="Calibri"/>
              </w:rPr>
            </w:pPr>
            <w:r w:rsidRPr="00300868">
              <w:rPr>
                <w:rFonts w:ascii="Calibri" w:eastAsia="Times New Roman" w:hAnsi="Calibri" w:cs="Calibri"/>
              </w:rPr>
              <w:lastRenderedPageBreak/>
              <w:t>WHEN YOU ARE READY, CLICK THE KNOWLEDGE CHECK BUTTON.</w:t>
            </w:r>
          </w:p>
        </w:tc>
        <w:tc>
          <w:tcPr>
            <w:tcW w:w="6000" w:type="dxa"/>
          </w:tcPr>
          <w:p w14:paraId="426CFDF0" w14:textId="77777777" w:rsidR="009E2420" w:rsidRPr="00300868" w:rsidRDefault="0047764C" w:rsidP="00300868">
            <w:pPr>
              <w:spacing w:before="100" w:beforeAutospacing="1" w:after="100" w:afterAutospacing="1"/>
              <w:ind w:left="30" w:right="30"/>
              <w:rPr>
                <w:rFonts w:ascii="Calibri" w:eastAsia="Times New Roman" w:hAnsi="Calibri" w:cs="Calibri"/>
              </w:rPr>
            </w:pPr>
            <w:r w:rsidRPr="00300868">
              <w:rPr>
                <w:rFonts w:ascii="Calibri" w:eastAsia="Calibri" w:hAnsi="Calibri" w:cs="Calibri"/>
                <w:lang w:val="tr-TR"/>
              </w:rPr>
              <w:lastRenderedPageBreak/>
              <w:t>Aşağıdaki Bilgi Kontrolü 10 soruyu içeriyor. Bu kursu başarıyla tamamlamak için %80 veya daha yüksek puan almalısınız.</w:t>
            </w:r>
          </w:p>
          <w:p w14:paraId="6A56BEBF" w14:textId="77777777" w:rsidR="000B1959" w:rsidRPr="00300868" w:rsidRDefault="0047764C" w:rsidP="00300868">
            <w:pPr>
              <w:spacing w:before="100" w:beforeAutospacing="1" w:after="100" w:afterAutospacing="1"/>
              <w:ind w:left="30" w:right="30"/>
              <w:rPr>
                <w:rFonts w:ascii="Calibri" w:eastAsia="Times New Roman" w:hAnsi="Calibri" w:cs="Calibri"/>
              </w:rPr>
            </w:pPr>
            <w:r w:rsidRPr="00300868">
              <w:rPr>
                <w:rFonts w:ascii="Calibri" w:eastAsia="Calibri" w:hAnsi="Calibri" w:cs="Calibri"/>
                <w:lang w:val="tr-TR"/>
              </w:rPr>
              <w:lastRenderedPageBreak/>
              <w:t>HAZIR OLDUĞUNUZ ZAMAN BİLGİ KONTROLÜ DÜĞMESİNE TIKLAYIN.</w:t>
            </w:r>
          </w:p>
        </w:tc>
      </w:tr>
      <w:tr w:rsidR="0092388F" w:rsidRPr="00300868" w14:paraId="7775968C" w14:textId="77777777" w:rsidTr="00300868">
        <w:tc>
          <w:tcPr>
            <w:tcW w:w="1353" w:type="dxa"/>
            <w:shd w:val="clear" w:color="auto" w:fill="C1E4F5"/>
            <w:tcMar>
              <w:top w:w="120" w:type="dxa"/>
              <w:left w:w="180" w:type="dxa"/>
              <w:bottom w:w="120" w:type="dxa"/>
              <w:right w:w="180" w:type="dxa"/>
            </w:tcMar>
            <w:hideMark/>
          </w:tcPr>
          <w:p w14:paraId="6CD0D67B" w14:textId="77777777" w:rsidR="00FD6DAC" w:rsidRPr="00300868" w:rsidRDefault="0047764C" w:rsidP="00FD6DAC">
            <w:pPr>
              <w:spacing w:before="30" w:after="30"/>
              <w:ind w:left="30" w:right="30"/>
              <w:rPr>
                <w:rFonts w:ascii="Calibri" w:eastAsia="Times New Roman" w:hAnsi="Calibri" w:cs="Calibri"/>
                <w:sz w:val="16"/>
              </w:rPr>
            </w:pPr>
            <w:hyperlink r:id="rId95" w:tgtFrame="_blank" w:history="1">
              <w:r w:rsidRPr="00300868">
                <w:rPr>
                  <w:rFonts w:ascii="Calibri" w:eastAsia="Times New Roman" w:hAnsi="Calibri" w:cs="Calibri"/>
                  <w:color w:val="0000FF"/>
                  <w:sz w:val="16"/>
                  <w:u w:val="single"/>
                </w:rPr>
                <w:t>Screen 15</w:t>
              </w:r>
            </w:hyperlink>
            <w:r w:rsidRPr="00300868">
              <w:rPr>
                <w:rFonts w:ascii="Calibri" w:eastAsia="Times New Roman" w:hAnsi="Calibri" w:cs="Calibri"/>
                <w:sz w:val="16"/>
              </w:rPr>
              <w:t xml:space="preserve"> </w:t>
            </w:r>
          </w:p>
          <w:p w14:paraId="22C11283" w14:textId="77777777" w:rsidR="00FD6DAC" w:rsidRPr="00300868" w:rsidRDefault="0047764C" w:rsidP="00FD6DAC">
            <w:pPr>
              <w:ind w:left="30" w:right="30"/>
              <w:rPr>
                <w:rFonts w:ascii="Calibri" w:eastAsia="Times New Roman" w:hAnsi="Calibri" w:cs="Calibri"/>
                <w:sz w:val="16"/>
              </w:rPr>
            </w:pPr>
            <w:hyperlink r:id="rId96" w:tgtFrame="_blank" w:history="1">
              <w:r w:rsidRPr="00300868">
                <w:rPr>
                  <w:rFonts w:ascii="Calibri" w:eastAsia="Times New Roman" w:hAnsi="Calibri" w:cs="Calibri"/>
                  <w:color w:val="0000FF"/>
                  <w:sz w:val="16"/>
                  <w:u w:val="single"/>
                </w:rPr>
                <w:t>43_C_16</w:t>
              </w:r>
            </w:hyperlink>
            <w:r w:rsidRPr="00300868">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63EFFFBC" w14:textId="77777777" w:rsidR="00FD6DAC" w:rsidRPr="00300868" w:rsidRDefault="0047764C" w:rsidP="00300868">
            <w:pPr>
              <w:spacing w:before="100" w:beforeAutospacing="1" w:after="100" w:afterAutospacing="1"/>
              <w:ind w:left="30" w:right="30"/>
              <w:rPr>
                <w:rFonts w:ascii="Calibri" w:eastAsia="Times New Roman" w:hAnsi="Calibri" w:cs="Calibri"/>
              </w:rPr>
            </w:pPr>
            <w:r w:rsidRPr="00300868">
              <w:rPr>
                <w:rFonts w:ascii="Calibri" w:eastAsia="Times New Roman" w:hAnsi="Calibri" w:cs="Calibri"/>
              </w:rPr>
              <w:t>[1] Why is the Code of Business Conduct important?</w:t>
            </w:r>
          </w:p>
        </w:tc>
        <w:tc>
          <w:tcPr>
            <w:tcW w:w="6000" w:type="dxa"/>
          </w:tcPr>
          <w:p w14:paraId="0932A877" w14:textId="77777777" w:rsidR="00FD6DAC" w:rsidRPr="00300868" w:rsidRDefault="0047764C" w:rsidP="00300868">
            <w:pPr>
              <w:spacing w:before="100" w:beforeAutospacing="1" w:after="100" w:afterAutospacing="1"/>
              <w:ind w:left="30" w:right="30"/>
              <w:rPr>
                <w:rFonts w:ascii="Calibri" w:eastAsia="Times New Roman" w:hAnsi="Calibri" w:cs="Calibri"/>
              </w:rPr>
            </w:pPr>
            <w:r w:rsidRPr="00300868">
              <w:rPr>
                <w:rFonts w:ascii="Calibri" w:eastAsia="Calibri" w:hAnsi="Calibri" w:cs="Calibri"/>
                <w:lang w:val="tr-TR"/>
              </w:rPr>
              <w:t>[1] İş Davranış Kuralları neden önemlidir?</w:t>
            </w:r>
          </w:p>
        </w:tc>
      </w:tr>
      <w:tr w:rsidR="0092388F" w:rsidRPr="00300868" w14:paraId="18ECA52B" w14:textId="77777777" w:rsidTr="00300868">
        <w:tc>
          <w:tcPr>
            <w:tcW w:w="1353" w:type="dxa"/>
            <w:shd w:val="clear" w:color="auto" w:fill="C1E4F5"/>
            <w:tcMar>
              <w:top w:w="120" w:type="dxa"/>
              <w:left w:w="180" w:type="dxa"/>
              <w:bottom w:w="120" w:type="dxa"/>
              <w:right w:w="180" w:type="dxa"/>
            </w:tcMar>
            <w:hideMark/>
          </w:tcPr>
          <w:p w14:paraId="751D7756" w14:textId="77777777" w:rsidR="00FD6DAC" w:rsidRPr="00300868" w:rsidRDefault="0047764C" w:rsidP="00FD6DAC">
            <w:pPr>
              <w:spacing w:before="30" w:after="30"/>
              <w:ind w:left="30" w:right="30"/>
              <w:rPr>
                <w:rFonts w:ascii="Calibri" w:eastAsia="Times New Roman" w:hAnsi="Calibri" w:cs="Calibri"/>
                <w:sz w:val="16"/>
              </w:rPr>
            </w:pPr>
            <w:hyperlink r:id="rId97" w:tgtFrame="_blank" w:history="1">
              <w:r w:rsidRPr="00300868">
                <w:rPr>
                  <w:rFonts w:ascii="Calibri" w:eastAsia="Times New Roman" w:hAnsi="Calibri" w:cs="Calibri"/>
                  <w:color w:val="0000FF"/>
                  <w:sz w:val="16"/>
                  <w:u w:val="single"/>
                </w:rPr>
                <w:t>Screen 15</w:t>
              </w:r>
            </w:hyperlink>
            <w:r w:rsidRPr="00300868">
              <w:rPr>
                <w:rFonts w:ascii="Calibri" w:eastAsia="Times New Roman" w:hAnsi="Calibri" w:cs="Calibri"/>
                <w:sz w:val="16"/>
              </w:rPr>
              <w:t xml:space="preserve"> </w:t>
            </w:r>
          </w:p>
          <w:p w14:paraId="06780F76" w14:textId="77777777" w:rsidR="00FD6DAC" w:rsidRPr="00300868" w:rsidRDefault="0047764C" w:rsidP="00FD6DAC">
            <w:pPr>
              <w:ind w:left="30" w:right="30"/>
              <w:rPr>
                <w:rFonts w:ascii="Calibri" w:eastAsia="Times New Roman" w:hAnsi="Calibri" w:cs="Calibri"/>
                <w:sz w:val="16"/>
              </w:rPr>
            </w:pPr>
            <w:hyperlink r:id="rId98" w:tgtFrame="_blank" w:history="1">
              <w:r w:rsidRPr="00300868">
                <w:rPr>
                  <w:rFonts w:ascii="Calibri" w:eastAsia="Times New Roman" w:hAnsi="Calibri" w:cs="Calibri"/>
                  <w:color w:val="0000FF"/>
                  <w:sz w:val="16"/>
                  <w:u w:val="single"/>
                </w:rPr>
                <w:t>44_C_16</w:t>
              </w:r>
            </w:hyperlink>
            <w:r w:rsidRPr="00300868">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46F5E707" w14:textId="77777777" w:rsidR="00FD6DAC" w:rsidRPr="00300868" w:rsidRDefault="0047764C" w:rsidP="00300868">
            <w:pPr>
              <w:spacing w:before="100" w:beforeAutospacing="1" w:after="100" w:afterAutospacing="1"/>
              <w:ind w:left="30" w:right="30"/>
              <w:rPr>
                <w:rFonts w:ascii="Calibri" w:eastAsia="Times New Roman" w:hAnsi="Calibri" w:cs="Calibri"/>
              </w:rPr>
            </w:pPr>
            <w:r w:rsidRPr="00300868">
              <w:rPr>
                <w:rFonts w:ascii="Calibri" w:eastAsia="Times New Roman" w:hAnsi="Calibri" w:cs="Calibri"/>
              </w:rPr>
              <w:t>[1] It provides specific advice for every situation we may face in our work.</w:t>
            </w:r>
          </w:p>
        </w:tc>
        <w:tc>
          <w:tcPr>
            <w:tcW w:w="6000" w:type="dxa"/>
          </w:tcPr>
          <w:p w14:paraId="62ACC41E" w14:textId="77777777" w:rsidR="00FD6DAC" w:rsidRPr="00300868" w:rsidRDefault="0047764C" w:rsidP="00300868">
            <w:pPr>
              <w:spacing w:before="100" w:beforeAutospacing="1" w:after="100" w:afterAutospacing="1"/>
              <w:ind w:left="30" w:right="30"/>
              <w:rPr>
                <w:rFonts w:ascii="Calibri" w:eastAsia="Times New Roman" w:hAnsi="Calibri" w:cs="Calibri"/>
              </w:rPr>
            </w:pPr>
            <w:r w:rsidRPr="00300868">
              <w:rPr>
                <w:rFonts w:ascii="Calibri" w:eastAsia="Calibri" w:hAnsi="Calibri" w:cs="Calibri"/>
                <w:lang w:val="tr-TR"/>
              </w:rPr>
              <w:t>[1] İşimizde karşılaşabileceğimiz her durum için belirli tavsiyeler sunar.</w:t>
            </w:r>
          </w:p>
        </w:tc>
      </w:tr>
      <w:tr w:rsidR="0092388F" w:rsidRPr="00300868" w14:paraId="1E3C40EB" w14:textId="77777777" w:rsidTr="00300868">
        <w:tc>
          <w:tcPr>
            <w:tcW w:w="1353" w:type="dxa"/>
            <w:shd w:val="clear" w:color="auto" w:fill="C1E4F5"/>
            <w:tcMar>
              <w:top w:w="120" w:type="dxa"/>
              <w:left w:w="180" w:type="dxa"/>
              <w:bottom w:w="120" w:type="dxa"/>
              <w:right w:w="180" w:type="dxa"/>
            </w:tcMar>
            <w:hideMark/>
          </w:tcPr>
          <w:p w14:paraId="4989162C" w14:textId="77777777" w:rsidR="00FD6DAC" w:rsidRPr="00300868" w:rsidRDefault="0047764C" w:rsidP="00FD6DAC">
            <w:pPr>
              <w:spacing w:before="30" w:after="30"/>
              <w:ind w:left="30" w:right="30"/>
              <w:rPr>
                <w:rFonts w:ascii="Calibri" w:eastAsia="Times New Roman" w:hAnsi="Calibri" w:cs="Calibri"/>
                <w:sz w:val="16"/>
              </w:rPr>
            </w:pPr>
            <w:hyperlink r:id="rId99" w:tgtFrame="_blank" w:history="1">
              <w:r w:rsidRPr="00300868">
                <w:rPr>
                  <w:rFonts w:ascii="Calibri" w:eastAsia="Times New Roman" w:hAnsi="Calibri" w:cs="Calibri"/>
                  <w:color w:val="0000FF"/>
                  <w:sz w:val="16"/>
                  <w:u w:val="single"/>
                </w:rPr>
                <w:t>Screen 15</w:t>
              </w:r>
            </w:hyperlink>
            <w:r w:rsidRPr="00300868">
              <w:rPr>
                <w:rFonts w:ascii="Calibri" w:eastAsia="Times New Roman" w:hAnsi="Calibri" w:cs="Calibri"/>
                <w:sz w:val="16"/>
              </w:rPr>
              <w:t xml:space="preserve"> </w:t>
            </w:r>
          </w:p>
          <w:p w14:paraId="2B246EA0" w14:textId="77777777" w:rsidR="00FD6DAC" w:rsidRPr="00300868" w:rsidRDefault="0047764C" w:rsidP="00FD6DAC">
            <w:pPr>
              <w:ind w:left="30" w:right="30"/>
              <w:rPr>
                <w:rFonts w:ascii="Calibri" w:eastAsia="Times New Roman" w:hAnsi="Calibri" w:cs="Calibri"/>
                <w:sz w:val="16"/>
              </w:rPr>
            </w:pPr>
            <w:hyperlink r:id="rId100" w:tgtFrame="_blank" w:history="1">
              <w:r w:rsidRPr="00300868">
                <w:rPr>
                  <w:rFonts w:ascii="Calibri" w:eastAsia="Times New Roman" w:hAnsi="Calibri" w:cs="Calibri"/>
                  <w:color w:val="0000FF"/>
                  <w:sz w:val="16"/>
                  <w:u w:val="single"/>
                </w:rPr>
                <w:t>45_C_16</w:t>
              </w:r>
            </w:hyperlink>
            <w:r w:rsidRPr="00300868">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2FB4C565" w14:textId="77777777" w:rsidR="00FD6DAC" w:rsidRPr="00300868" w:rsidRDefault="0047764C" w:rsidP="00300868">
            <w:pPr>
              <w:spacing w:before="100" w:beforeAutospacing="1" w:after="100" w:afterAutospacing="1"/>
              <w:ind w:left="30" w:right="30"/>
              <w:rPr>
                <w:rFonts w:ascii="Calibri" w:eastAsia="Times New Roman" w:hAnsi="Calibri" w:cs="Calibri"/>
              </w:rPr>
            </w:pPr>
            <w:r w:rsidRPr="00300868">
              <w:rPr>
                <w:rFonts w:ascii="Calibri" w:eastAsia="Times New Roman" w:hAnsi="Calibri" w:cs="Calibri"/>
              </w:rPr>
              <w:t>[2] It provides a clear set of principles and values on which to base decisions when the best course of action is not immediately clear.</w:t>
            </w:r>
          </w:p>
          <w:p w14:paraId="4505824B" w14:textId="77777777" w:rsidR="00FD6DAC" w:rsidRPr="00300868" w:rsidRDefault="0047764C" w:rsidP="00300868">
            <w:pPr>
              <w:spacing w:before="100" w:beforeAutospacing="1" w:after="100" w:afterAutospacing="1"/>
              <w:ind w:left="30" w:right="30"/>
              <w:rPr>
                <w:rFonts w:ascii="Calibri" w:eastAsia="Times New Roman" w:hAnsi="Calibri" w:cs="Calibri"/>
              </w:rPr>
            </w:pPr>
            <w:r w:rsidRPr="00300868">
              <w:rPr>
                <w:rFonts w:ascii="Calibri" w:eastAsia="Times New Roman" w:hAnsi="Calibri" w:cs="Calibri"/>
              </w:rPr>
              <w:t>Next</w:t>
            </w:r>
          </w:p>
        </w:tc>
        <w:tc>
          <w:tcPr>
            <w:tcW w:w="6000" w:type="dxa"/>
          </w:tcPr>
          <w:p w14:paraId="7F643F79" w14:textId="77777777" w:rsidR="00FD6DAC" w:rsidRPr="00300868" w:rsidRDefault="0047764C" w:rsidP="00300868">
            <w:pPr>
              <w:spacing w:before="100" w:beforeAutospacing="1" w:after="100" w:afterAutospacing="1"/>
              <w:ind w:left="30" w:right="30"/>
              <w:rPr>
                <w:rFonts w:ascii="Calibri" w:eastAsia="Times New Roman" w:hAnsi="Calibri" w:cs="Calibri"/>
              </w:rPr>
            </w:pPr>
            <w:r w:rsidRPr="00300868">
              <w:rPr>
                <w:rFonts w:ascii="Calibri" w:eastAsia="Calibri" w:hAnsi="Calibri" w:cs="Calibri"/>
                <w:lang w:val="tr-TR"/>
              </w:rPr>
              <w:t>[2] İzlenecek en iyi yolun ne olduğuna doğrudan karar verilemediğinde temel alınacak açık ilke ve değerler grubu sunar.</w:t>
            </w:r>
          </w:p>
          <w:p w14:paraId="43E4090E" w14:textId="77777777" w:rsidR="00FD6DAC" w:rsidRPr="00300868" w:rsidRDefault="0047764C" w:rsidP="00300868">
            <w:pPr>
              <w:spacing w:before="100" w:beforeAutospacing="1" w:after="100" w:afterAutospacing="1"/>
              <w:ind w:left="30" w:right="30"/>
              <w:rPr>
                <w:rFonts w:ascii="Calibri" w:eastAsia="Times New Roman" w:hAnsi="Calibri" w:cs="Calibri"/>
              </w:rPr>
            </w:pPr>
            <w:r w:rsidRPr="00300868">
              <w:rPr>
                <w:rFonts w:ascii="Calibri" w:eastAsia="Calibri" w:hAnsi="Calibri" w:cs="Calibri"/>
                <w:lang w:val="tr-TR"/>
              </w:rPr>
              <w:t>İleri</w:t>
            </w:r>
          </w:p>
        </w:tc>
      </w:tr>
      <w:tr w:rsidR="0092388F" w:rsidRPr="00300868" w14:paraId="290020ED" w14:textId="77777777" w:rsidTr="00300868">
        <w:tc>
          <w:tcPr>
            <w:tcW w:w="1353" w:type="dxa"/>
            <w:shd w:val="clear" w:color="auto" w:fill="C1E4F5"/>
            <w:tcMar>
              <w:top w:w="120" w:type="dxa"/>
              <w:left w:w="180" w:type="dxa"/>
              <w:bottom w:w="120" w:type="dxa"/>
              <w:right w:w="180" w:type="dxa"/>
            </w:tcMar>
            <w:hideMark/>
          </w:tcPr>
          <w:p w14:paraId="08934141" w14:textId="77777777" w:rsidR="002117DA" w:rsidRPr="00300868" w:rsidRDefault="0047764C" w:rsidP="002117DA">
            <w:pPr>
              <w:spacing w:before="30" w:after="30"/>
              <w:ind w:left="30" w:right="30"/>
              <w:rPr>
                <w:rFonts w:ascii="Calibri" w:eastAsia="Times New Roman" w:hAnsi="Calibri" w:cs="Calibri"/>
                <w:sz w:val="16"/>
              </w:rPr>
            </w:pPr>
            <w:r w:rsidRPr="00300868">
              <w:rPr>
                <w:rFonts w:ascii="Calibri" w:eastAsia="Times New Roman" w:hAnsi="Calibri" w:cs="Calibri"/>
                <w:sz w:val="16"/>
              </w:rPr>
              <w:t>Screen 15</w:t>
            </w:r>
          </w:p>
          <w:p w14:paraId="143B11D7" w14:textId="77777777" w:rsidR="002117DA" w:rsidRPr="00300868" w:rsidRDefault="0047764C" w:rsidP="002117DA">
            <w:pPr>
              <w:spacing w:before="100" w:beforeAutospacing="1" w:after="100" w:afterAutospacing="1"/>
              <w:ind w:left="30" w:right="30"/>
              <w:rPr>
                <w:rFonts w:ascii="Calibri" w:eastAsia="Times New Roman" w:hAnsi="Calibri" w:cs="Calibri"/>
                <w:sz w:val="16"/>
              </w:rPr>
            </w:pPr>
            <w:r w:rsidRPr="00300868">
              <w:rPr>
                <w:rFonts w:ascii="Calibri" w:eastAsia="Times New Roman" w:hAnsi="Calibri" w:cs="Calibri"/>
                <w:sz w:val="16"/>
              </w:rPr>
              <w:t>Question 1: Feedback</w:t>
            </w:r>
          </w:p>
          <w:p w14:paraId="39281390" w14:textId="77777777" w:rsidR="002117DA" w:rsidRPr="00300868" w:rsidRDefault="0047764C" w:rsidP="002117DA">
            <w:pPr>
              <w:ind w:left="30" w:right="30"/>
              <w:rPr>
                <w:rFonts w:ascii="Calibri" w:eastAsia="Times New Roman" w:hAnsi="Calibri" w:cs="Calibri"/>
                <w:sz w:val="16"/>
              </w:rPr>
            </w:pPr>
            <w:r w:rsidRPr="00300868">
              <w:rPr>
                <w:rFonts w:ascii="Calibri" w:eastAsia="Times New Roman" w:hAnsi="Calibri" w:cs="Calibri"/>
                <w:sz w:val="16"/>
              </w:rPr>
              <w:t>46_C_16</w:t>
            </w:r>
          </w:p>
        </w:tc>
        <w:tc>
          <w:tcPr>
            <w:tcW w:w="6000" w:type="dxa"/>
            <w:tcMar>
              <w:top w:w="120" w:type="dxa"/>
              <w:left w:w="180" w:type="dxa"/>
              <w:bottom w:w="120" w:type="dxa"/>
              <w:right w:w="180" w:type="dxa"/>
            </w:tcMar>
            <w:vAlign w:val="center"/>
            <w:hideMark/>
          </w:tcPr>
          <w:p w14:paraId="51834677" w14:textId="77777777" w:rsidR="002117DA" w:rsidRPr="00300868" w:rsidRDefault="0047764C" w:rsidP="002117DA">
            <w:pPr>
              <w:spacing w:before="100" w:beforeAutospacing="1" w:after="100" w:afterAutospacing="1"/>
              <w:ind w:left="30" w:right="30"/>
              <w:rPr>
                <w:rFonts w:ascii="Calibri" w:eastAsia="Times New Roman" w:hAnsi="Calibri" w:cs="Calibri"/>
              </w:rPr>
            </w:pPr>
            <w:r w:rsidRPr="00300868">
              <w:rPr>
                <w:rFonts w:ascii="Calibri" w:eastAsia="Times New Roman" w:hAnsi="Calibri" w:cs="Calibri"/>
              </w:rPr>
              <w:t>The Code of Business Conduct to provides us with a clear set of principles and values on which to base decisions when the best course of action is not immediately clear.</w:t>
            </w:r>
          </w:p>
        </w:tc>
        <w:tc>
          <w:tcPr>
            <w:tcW w:w="6000" w:type="dxa"/>
            <w:vAlign w:val="center"/>
          </w:tcPr>
          <w:p w14:paraId="34332430" w14:textId="77777777" w:rsidR="002117DA" w:rsidRPr="00300868" w:rsidRDefault="0047764C" w:rsidP="008970A2">
            <w:pPr>
              <w:spacing w:before="100" w:beforeAutospacing="1" w:after="100" w:afterAutospacing="1"/>
              <w:ind w:left="30" w:right="30"/>
              <w:rPr>
                <w:rFonts w:ascii="Calibri" w:eastAsia="Times New Roman" w:hAnsi="Calibri" w:cs="Calibri"/>
              </w:rPr>
            </w:pPr>
            <w:r w:rsidRPr="00300868">
              <w:rPr>
                <w:rFonts w:ascii="Calibri" w:eastAsia="Calibri" w:hAnsi="Calibri" w:cs="Calibri"/>
                <w:lang w:val="tr-TR"/>
              </w:rPr>
              <w:t>İş Davranış Kuralları bize izlenecek en iyi yolun ne olduğuna doğrudan karar verilemediğinde temel alınacak açık ilke ve değerler grubu sunar.</w:t>
            </w:r>
          </w:p>
        </w:tc>
      </w:tr>
      <w:tr w:rsidR="0092388F" w:rsidRPr="00300868" w14:paraId="6B7CCDAD" w14:textId="77777777" w:rsidTr="00300868">
        <w:tc>
          <w:tcPr>
            <w:tcW w:w="1353" w:type="dxa"/>
            <w:shd w:val="clear" w:color="auto" w:fill="C1E4F5"/>
            <w:tcMar>
              <w:top w:w="120" w:type="dxa"/>
              <w:left w:w="180" w:type="dxa"/>
              <w:bottom w:w="120" w:type="dxa"/>
              <w:right w:w="180" w:type="dxa"/>
            </w:tcMar>
            <w:hideMark/>
          </w:tcPr>
          <w:p w14:paraId="04FBF5A0" w14:textId="77777777" w:rsidR="002117DA" w:rsidRPr="00300868" w:rsidRDefault="0047764C" w:rsidP="002117DA">
            <w:pPr>
              <w:spacing w:before="30" w:after="30"/>
              <w:ind w:left="30" w:right="30"/>
              <w:rPr>
                <w:rFonts w:ascii="Calibri" w:eastAsia="Times New Roman" w:hAnsi="Calibri" w:cs="Calibri"/>
                <w:sz w:val="16"/>
              </w:rPr>
            </w:pPr>
            <w:hyperlink r:id="rId101" w:tgtFrame="_blank" w:history="1">
              <w:r w:rsidRPr="00300868">
                <w:rPr>
                  <w:rFonts w:ascii="Calibri" w:eastAsia="Times New Roman" w:hAnsi="Calibri" w:cs="Calibri"/>
                  <w:color w:val="0000FF"/>
                  <w:sz w:val="16"/>
                  <w:u w:val="single"/>
                </w:rPr>
                <w:t>Screen 15</w:t>
              </w:r>
            </w:hyperlink>
            <w:r w:rsidRPr="00300868">
              <w:rPr>
                <w:rFonts w:ascii="Calibri" w:eastAsia="Times New Roman" w:hAnsi="Calibri" w:cs="Calibri"/>
                <w:sz w:val="16"/>
              </w:rPr>
              <w:t xml:space="preserve"> </w:t>
            </w:r>
          </w:p>
          <w:p w14:paraId="510AA037" w14:textId="77777777" w:rsidR="002117DA" w:rsidRPr="00300868" w:rsidRDefault="0047764C" w:rsidP="002117DA">
            <w:pPr>
              <w:ind w:left="30" w:right="30"/>
              <w:rPr>
                <w:rFonts w:ascii="Calibri" w:eastAsia="Times New Roman" w:hAnsi="Calibri" w:cs="Calibri"/>
                <w:sz w:val="16"/>
              </w:rPr>
            </w:pPr>
            <w:hyperlink r:id="rId102" w:tgtFrame="_blank" w:history="1">
              <w:r w:rsidRPr="00300868">
                <w:rPr>
                  <w:rFonts w:ascii="Calibri" w:eastAsia="Times New Roman" w:hAnsi="Calibri" w:cs="Calibri"/>
                  <w:color w:val="0000FF"/>
                  <w:sz w:val="16"/>
                  <w:u w:val="single"/>
                </w:rPr>
                <w:t>47_C_16</w:t>
              </w:r>
            </w:hyperlink>
            <w:r w:rsidRPr="00300868">
              <w:rPr>
                <w:rFonts w:ascii="Calibri" w:eastAsia="Times New Roman" w:hAnsi="Calibri" w:cs="Calibri"/>
                <w:sz w:val="16"/>
              </w:rPr>
              <w:t xml:space="preserve"> </w:t>
            </w:r>
          </w:p>
        </w:tc>
        <w:tc>
          <w:tcPr>
            <w:tcW w:w="6000" w:type="dxa"/>
            <w:tcMar>
              <w:top w:w="120" w:type="dxa"/>
              <w:left w:w="180" w:type="dxa"/>
              <w:bottom w:w="120" w:type="dxa"/>
              <w:right w:w="180" w:type="dxa"/>
            </w:tcMar>
            <w:vAlign w:val="center"/>
            <w:hideMark/>
          </w:tcPr>
          <w:p w14:paraId="1FB13473" w14:textId="77777777" w:rsidR="002117DA" w:rsidRPr="00300868" w:rsidRDefault="0047764C" w:rsidP="002117DA">
            <w:pPr>
              <w:spacing w:before="100" w:beforeAutospacing="1" w:after="100" w:afterAutospacing="1"/>
              <w:ind w:left="30" w:right="30"/>
              <w:rPr>
                <w:rFonts w:ascii="Calibri" w:eastAsia="Times New Roman" w:hAnsi="Calibri" w:cs="Calibri"/>
              </w:rPr>
            </w:pPr>
            <w:r w:rsidRPr="00300868">
              <w:rPr>
                <w:rFonts w:ascii="Calibri" w:eastAsia="Times New Roman" w:hAnsi="Calibri" w:cs="Calibri"/>
              </w:rPr>
              <w:t xml:space="preserve">[2] Which of the following is </w:t>
            </w:r>
            <w:r w:rsidRPr="00300868">
              <w:rPr>
                <w:rFonts w:ascii="Calibri" w:eastAsia="Times New Roman" w:hAnsi="Calibri" w:cs="Calibri"/>
                <w:u w:val="single"/>
              </w:rPr>
              <w:t>never</w:t>
            </w:r>
            <w:r w:rsidRPr="00300868">
              <w:rPr>
                <w:rFonts w:ascii="Calibri" w:eastAsia="Times New Roman" w:hAnsi="Calibri" w:cs="Calibri"/>
              </w:rPr>
              <w:t xml:space="preserve"> an appropriate business transaction?</w:t>
            </w:r>
          </w:p>
        </w:tc>
        <w:tc>
          <w:tcPr>
            <w:tcW w:w="6000" w:type="dxa"/>
            <w:vAlign w:val="center"/>
          </w:tcPr>
          <w:p w14:paraId="6C35EAC7" w14:textId="77777777" w:rsidR="002117DA" w:rsidRPr="00300868" w:rsidRDefault="0047764C" w:rsidP="008970A2">
            <w:pPr>
              <w:spacing w:before="100" w:beforeAutospacing="1" w:after="100" w:afterAutospacing="1"/>
              <w:ind w:left="30" w:right="30"/>
              <w:rPr>
                <w:rFonts w:ascii="Calibri" w:eastAsia="Times New Roman" w:hAnsi="Calibri" w:cs="Calibri"/>
              </w:rPr>
            </w:pPr>
            <w:r w:rsidRPr="00300868">
              <w:rPr>
                <w:rFonts w:ascii="Calibri" w:eastAsia="Calibri" w:hAnsi="Calibri" w:cs="Calibri"/>
                <w:lang w:val="tr-TR"/>
              </w:rPr>
              <w:t xml:space="preserve">[2] Aşağıdakilerden hangisi </w:t>
            </w:r>
            <w:r w:rsidRPr="00300868">
              <w:rPr>
                <w:rFonts w:ascii="Calibri" w:eastAsia="Calibri" w:hAnsi="Calibri" w:cs="Calibri"/>
                <w:u w:val="single"/>
                <w:lang w:val="tr-TR"/>
              </w:rPr>
              <w:t>asla</w:t>
            </w:r>
            <w:r w:rsidRPr="00300868">
              <w:rPr>
                <w:rFonts w:ascii="Calibri" w:eastAsia="Calibri" w:hAnsi="Calibri" w:cs="Calibri"/>
                <w:lang w:val="tr-TR"/>
              </w:rPr>
              <w:t xml:space="preserve"> uygun bir ticari işlem değildir?</w:t>
            </w:r>
          </w:p>
        </w:tc>
      </w:tr>
      <w:tr w:rsidR="0092388F" w:rsidRPr="00300868" w14:paraId="003E7A4D" w14:textId="77777777" w:rsidTr="00300868">
        <w:tc>
          <w:tcPr>
            <w:tcW w:w="1353" w:type="dxa"/>
            <w:shd w:val="clear" w:color="auto" w:fill="C1E4F5"/>
            <w:tcMar>
              <w:top w:w="120" w:type="dxa"/>
              <w:left w:w="180" w:type="dxa"/>
              <w:bottom w:w="120" w:type="dxa"/>
              <w:right w:w="180" w:type="dxa"/>
            </w:tcMar>
            <w:hideMark/>
          </w:tcPr>
          <w:p w14:paraId="2DEB4994" w14:textId="77777777" w:rsidR="002117DA" w:rsidRPr="00300868" w:rsidRDefault="0047764C" w:rsidP="002117DA">
            <w:pPr>
              <w:spacing w:before="30" w:after="30"/>
              <w:ind w:left="30" w:right="30"/>
              <w:rPr>
                <w:rFonts w:ascii="Calibri" w:eastAsia="Times New Roman" w:hAnsi="Calibri" w:cs="Calibri"/>
                <w:sz w:val="16"/>
              </w:rPr>
            </w:pPr>
            <w:hyperlink r:id="rId103" w:tgtFrame="_blank" w:history="1">
              <w:r w:rsidRPr="00300868">
                <w:rPr>
                  <w:rFonts w:ascii="Calibri" w:eastAsia="Times New Roman" w:hAnsi="Calibri" w:cs="Calibri"/>
                  <w:color w:val="0000FF"/>
                  <w:sz w:val="16"/>
                  <w:u w:val="single"/>
                </w:rPr>
                <w:t>Screen 15</w:t>
              </w:r>
            </w:hyperlink>
            <w:r w:rsidRPr="00300868">
              <w:rPr>
                <w:rFonts w:ascii="Calibri" w:eastAsia="Times New Roman" w:hAnsi="Calibri" w:cs="Calibri"/>
                <w:sz w:val="16"/>
              </w:rPr>
              <w:t xml:space="preserve"> </w:t>
            </w:r>
          </w:p>
          <w:p w14:paraId="3672839D" w14:textId="77777777" w:rsidR="002117DA" w:rsidRPr="00300868" w:rsidRDefault="0047764C" w:rsidP="002117DA">
            <w:pPr>
              <w:ind w:left="30" w:right="30"/>
              <w:rPr>
                <w:rFonts w:ascii="Calibri" w:eastAsia="Times New Roman" w:hAnsi="Calibri" w:cs="Calibri"/>
                <w:sz w:val="16"/>
              </w:rPr>
            </w:pPr>
            <w:hyperlink r:id="rId104" w:tgtFrame="_blank" w:history="1">
              <w:r w:rsidRPr="00300868">
                <w:rPr>
                  <w:rFonts w:ascii="Calibri" w:eastAsia="Times New Roman" w:hAnsi="Calibri" w:cs="Calibri"/>
                  <w:color w:val="0000FF"/>
                  <w:sz w:val="16"/>
                  <w:u w:val="single"/>
                </w:rPr>
                <w:t>48_C_16</w:t>
              </w:r>
            </w:hyperlink>
            <w:r w:rsidRPr="00300868">
              <w:rPr>
                <w:rFonts w:ascii="Calibri" w:eastAsia="Times New Roman" w:hAnsi="Calibri" w:cs="Calibri"/>
                <w:sz w:val="16"/>
              </w:rPr>
              <w:t xml:space="preserve"> </w:t>
            </w:r>
          </w:p>
        </w:tc>
        <w:tc>
          <w:tcPr>
            <w:tcW w:w="6000" w:type="dxa"/>
            <w:tcMar>
              <w:top w:w="120" w:type="dxa"/>
              <w:left w:w="180" w:type="dxa"/>
              <w:bottom w:w="120" w:type="dxa"/>
              <w:right w:w="180" w:type="dxa"/>
            </w:tcMar>
            <w:vAlign w:val="center"/>
            <w:hideMark/>
          </w:tcPr>
          <w:p w14:paraId="622FF77F" w14:textId="77777777" w:rsidR="002117DA" w:rsidRPr="00300868" w:rsidRDefault="0047764C" w:rsidP="002117DA">
            <w:pPr>
              <w:spacing w:before="100" w:beforeAutospacing="1" w:after="100" w:afterAutospacing="1"/>
              <w:ind w:left="30" w:right="30"/>
              <w:rPr>
                <w:rFonts w:ascii="Calibri" w:eastAsia="Times New Roman" w:hAnsi="Calibri" w:cs="Calibri"/>
              </w:rPr>
            </w:pPr>
            <w:r w:rsidRPr="00300868">
              <w:rPr>
                <w:rFonts w:ascii="Calibri" w:eastAsia="Times New Roman" w:hAnsi="Calibri" w:cs="Calibri"/>
              </w:rPr>
              <w:t>[1] Hiring an HCP to speak about a particular disease area due to their skills and expertise.</w:t>
            </w:r>
          </w:p>
        </w:tc>
        <w:tc>
          <w:tcPr>
            <w:tcW w:w="6000" w:type="dxa"/>
            <w:vAlign w:val="center"/>
          </w:tcPr>
          <w:p w14:paraId="6536BEB1" w14:textId="277C5805" w:rsidR="002117DA" w:rsidRPr="00300868" w:rsidRDefault="0047764C" w:rsidP="008970A2">
            <w:pPr>
              <w:spacing w:before="100" w:beforeAutospacing="1" w:after="100" w:afterAutospacing="1"/>
              <w:ind w:left="30" w:right="30"/>
              <w:rPr>
                <w:rFonts w:ascii="Calibri" w:eastAsia="Times New Roman" w:hAnsi="Calibri" w:cs="Calibri"/>
              </w:rPr>
            </w:pPr>
            <w:r w:rsidRPr="00300868">
              <w:rPr>
                <w:rFonts w:ascii="Calibri" w:eastAsia="Calibri" w:hAnsi="Calibri" w:cs="Calibri"/>
                <w:lang w:val="tr-TR"/>
              </w:rPr>
              <w:t>[1] Bir SMM’yi becerileri ve uzmanlığı nedeniyle belirli bir</w:t>
            </w:r>
            <w:r w:rsidR="00300868">
              <w:rPr>
                <w:rFonts w:ascii="Calibri" w:eastAsia="Calibri" w:hAnsi="Calibri" w:cs="Calibri"/>
                <w:lang w:val="tr-TR"/>
              </w:rPr>
              <w:t> </w:t>
            </w:r>
            <w:r w:rsidRPr="00300868">
              <w:rPr>
                <w:rFonts w:ascii="Calibri" w:eastAsia="Calibri" w:hAnsi="Calibri" w:cs="Calibri"/>
                <w:lang w:val="tr-TR"/>
              </w:rPr>
              <w:t>hastalık alanı hakkında konuşmak üzere tutmak.</w:t>
            </w:r>
          </w:p>
        </w:tc>
      </w:tr>
      <w:tr w:rsidR="0092388F" w:rsidRPr="00300868" w14:paraId="42DEAD2C" w14:textId="77777777" w:rsidTr="00300868">
        <w:tc>
          <w:tcPr>
            <w:tcW w:w="1353" w:type="dxa"/>
            <w:shd w:val="clear" w:color="auto" w:fill="C1E4F5"/>
            <w:tcMar>
              <w:top w:w="120" w:type="dxa"/>
              <w:left w:w="180" w:type="dxa"/>
              <w:bottom w:w="120" w:type="dxa"/>
              <w:right w:w="180" w:type="dxa"/>
            </w:tcMar>
            <w:hideMark/>
          </w:tcPr>
          <w:p w14:paraId="77E681F5" w14:textId="77777777" w:rsidR="002117DA" w:rsidRPr="00300868" w:rsidRDefault="0047764C" w:rsidP="002117DA">
            <w:pPr>
              <w:spacing w:before="30" w:after="30"/>
              <w:ind w:left="30" w:right="30"/>
              <w:rPr>
                <w:rFonts w:ascii="Calibri" w:eastAsia="Times New Roman" w:hAnsi="Calibri" w:cs="Calibri"/>
                <w:sz w:val="16"/>
              </w:rPr>
            </w:pPr>
            <w:hyperlink r:id="rId105" w:tgtFrame="_blank" w:history="1">
              <w:r w:rsidRPr="00300868">
                <w:rPr>
                  <w:rFonts w:ascii="Calibri" w:eastAsia="Times New Roman" w:hAnsi="Calibri" w:cs="Calibri"/>
                  <w:color w:val="0000FF"/>
                  <w:sz w:val="16"/>
                  <w:u w:val="single"/>
                </w:rPr>
                <w:t>Screen 15</w:t>
              </w:r>
            </w:hyperlink>
            <w:r w:rsidRPr="00300868">
              <w:rPr>
                <w:rFonts w:ascii="Calibri" w:eastAsia="Times New Roman" w:hAnsi="Calibri" w:cs="Calibri"/>
                <w:sz w:val="16"/>
              </w:rPr>
              <w:t xml:space="preserve"> </w:t>
            </w:r>
          </w:p>
          <w:p w14:paraId="611497BA" w14:textId="77777777" w:rsidR="002117DA" w:rsidRPr="00300868" w:rsidRDefault="0047764C" w:rsidP="002117DA">
            <w:pPr>
              <w:ind w:left="30" w:right="30"/>
              <w:rPr>
                <w:rFonts w:ascii="Calibri" w:eastAsia="Times New Roman" w:hAnsi="Calibri" w:cs="Calibri"/>
                <w:sz w:val="16"/>
              </w:rPr>
            </w:pPr>
            <w:hyperlink r:id="rId106" w:tgtFrame="_blank" w:history="1">
              <w:r w:rsidRPr="00300868">
                <w:rPr>
                  <w:rFonts w:ascii="Calibri" w:eastAsia="Times New Roman" w:hAnsi="Calibri" w:cs="Calibri"/>
                  <w:color w:val="0000FF"/>
                  <w:sz w:val="16"/>
                  <w:u w:val="single"/>
                </w:rPr>
                <w:t>49_C_16</w:t>
              </w:r>
            </w:hyperlink>
            <w:r w:rsidRPr="00300868">
              <w:rPr>
                <w:rFonts w:ascii="Calibri" w:eastAsia="Times New Roman" w:hAnsi="Calibri" w:cs="Calibri"/>
                <w:sz w:val="16"/>
              </w:rPr>
              <w:t xml:space="preserve"> </w:t>
            </w:r>
          </w:p>
        </w:tc>
        <w:tc>
          <w:tcPr>
            <w:tcW w:w="6000" w:type="dxa"/>
            <w:tcMar>
              <w:top w:w="120" w:type="dxa"/>
              <w:left w:w="180" w:type="dxa"/>
              <w:bottom w:w="120" w:type="dxa"/>
              <w:right w:w="180" w:type="dxa"/>
            </w:tcMar>
            <w:vAlign w:val="center"/>
            <w:hideMark/>
          </w:tcPr>
          <w:p w14:paraId="6E0DAF3B" w14:textId="77777777" w:rsidR="002117DA" w:rsidRPr="00300868" w:rsidRDefault="0047764C" w:rsidP="002117DA">
            <w:pPr>
              <w:spacing w:before="100" w:beforeAutospacing="1" w:after="100" w:afterAutospacing="1"/>
              <w:ind w:left="30" w:right="30"/>
              <w:rPr>
                <w:rFonts w:ascii="Calibri" w:eastAsia="Times New Roman" w:hAnsi="Calibri" w:cs="Calibri"/>
              </w:rPr>
            </w:pPr>
            <w:r w:rsidRPr="00300868">
              <w:rPr>
                <w:rFonts w:ascii="Calibri" w:eastAsia="Times New Roman" w:hAnsi="Calibri" w:cs="Calibri"/>
              </w:rPr>
              <w:t>[2] Providing a reasonable meal to attendees of an Abbott-sponsored educational program.</w:t>
            </w:r>
          </w:p>
        </w:tc>
        <w:tc>
          <w:tcPr>
            <w:tcW w:w="6000" w:type="dxa"/>
            <w:vAlign w:val="center"/>
          </w:tcPr>
          <w:p w14:paraId="1E086385" w14:textId="77777777" w:rsidR="002117DA" w:rsidRPr="00300868" w:rsidRDefault="0047764C" w:rsidP="008970A2">
            <w:pPr>
              <w:spacing w:before="100" w:beforeAutospacing="1" w:after="100" w:afterAutospacing="1"/>
              <w:ind w:left="30" w:right="30"/>
              <w:rPr>
                <w:rFonts w:ascii="Calibri" w:eastAsia="Times New Roman" w:hAnsi="Calibri" w:cs="Calibri"/>
              </w:rPr>
            </w:pPr>
            <w:r w:rsidRPr="00300868">
              <w:rPr>
                <w:rFonts w:ascii="Calibri" w:eastAsia="Calibri" w:hAnsi="Calibri" w:cs="Calibri"/>
                <w:lang w:val="tr-TR"/>
              </w:rPr>
              <w:t>[2] Abbott’un sponsorluğundaki bir eğitim programının katılımcılarına makul bir yemek vermek.</w:t>
            </w:r>
          </w:p>
        </w:tc>
      </w:tr>
      <w:tr w:rsidR="0092388F" w:rsidRPr="00300868" w14:paraId="7D8BFD61" w14:textId="77777777" w:rsidTr="00300868">
        <w:tc>
          <w:tcPr>
            <w:tcW w:w="1353" w:type="dxa"/>
            <w:shd w:val="clear" w:color="auto" w:fill="C1E4F5"/>
            <w:tcMar>
              <w:top w:w="120" w:type="dxa"/>
              <w:left w:w="180" w:type="dxa"/>
              <w:bottom w:w="120" w:type="dxa"/>
              <w:right w:w="180" w:type="dxa"/>
            </w:tcMar>
            <w:hideMark/>
          </w:tcPr>
          <w:p w14:paraId="73A6523D" w14:textId="77777777" w:rsidR="002117DA" w:rsidRPr="00300868" w:rsidRDefault="0047764C" w:rsidP="002117DA">
            <w:pPr>
              <w:spacing w:before="30" w:after="30"/>
              <w:ind w:left="30" w:right="30"/>
              <w:rPr>
                <w:rFonts w:ascii="Calibri" w:eastAsia="Times New Roman" w:hAnsi="Calibri" w:cs="Calibri"/>
                <w:sz w:val="16"/>
              </w:rPr>
            </w:pPr>
            <w:hyperlink r:id="rId107" w:tgtFrame="_blank" w:history="1">
              <w:r w:rsidRPr="00300868">
                <w:rPr>
                  <w:rFonts w:ascii="Calibri" w:eastAsia="Times New Roman" w:hAnsi="Calibri" w:cs="Calibri"/>
                  <w:color w:val="0000FF"/>
                  <w:sz w:val="16"/>
                  <w:u w:val="single"/>
                </w:rPr>
                <w:t>Screen 15</w:t>
              </w:r>
            </w:hyperlink>
            <w:r w:rsidRPr="00300868">
              <w:rPr>
                <w:rFonts w:ascii="Calibri" w:eastAsia="Times New Roman" w:hAnsi="Calibri" w:cs="Calibri"/>
                <w:sz w:val="16"/>
              </w:rPr>
              <w:t xml:space="preserve"> </w:t>
            </w:r>
          </w:p>
          <w:p w14:paraId="4EADE585" w14:textId="77777777" w:rsidR="002117DA" w:rsidRPr="00300868" w:rsidRDefault="0047764C" w:rsidP="002117DA">
            <w:pPr>
              <w:ind w:left="30" w:right="30"/>
              <w:rPr>
                <w:rFonts w:ascii="Calibri" w:eastAsia="Times New Roman" w:hAnsi="Calibri" w:cs="Calibri"/>
                <w:sz w:val="16"/>
              </w:rPr>
            </w:pPr>
            <w:hyperlink r:id="rId108" w:tgtFrame="_blank" w:history="1">
              <w:r w:rsidRPr="00300868">
                <w:rPr>
                  <w:rFonts w:ascii="Calibri" w:eastAsia="Times New Roman" w:hAnsi="Calibri" w:cs="Calibri"/>
                  <w:color w:val="0000FF"/>
                  <w:sz w:val="16"/>
                  <w:u w:val="single"/>
                </w:rPr>
                <w:t>50_C_16</w:t>
              </w:r>
            </w:hyperlink>
            <w:r w:rsidRPr="00300868">
              <w:rPr>
                <w:rFonts w:ascii="Calibri" w:eastAsia="Times New Roman" w:hAnsi="Calibri" w:cs="Calibri"/>
                <w:sz w:val="16"/>
              </w:rPr>
              <w:t xml:space="preserve"> </w:t>
            </w:r>
          </w:p>
        </w:tc>
        <w:tc>
          <w:tcPr>
            <w:tcW w:w="6000" w:type="dxa"/>
            <w:tcMar>
              <w:top w:w="120" w:type="dxa"/>
              <w:left w:w="180" w:type="dxa"/>
              <w:bottom w:w="120" w:type="dxa"/>
              <w:right w:w="180" w:type="dxa"/>
            </w:tcMar>
            <w:vAlign w:val="center"/>
            <w:hideMark/>
          </w:tcPr>
          <w:p w14:paraId="004B06CC" w14:textId="77777777" w:rsidR="002117DA" w:rsidRPr="00300868" w:rsidRDefault="0047764C" w:rsidP="002117DA">
            <w:pPr>
              <w:spacing w:before="100" w:beforeAutospacing="1" w:after="100" w:afterAutospacing="1"/>
              <w:ind w:left="30" w:right="30"/>
              <w:rPr>
                <w:rFonts w:ascii="Calibri" w:eastAsia="Times New Roman" w:hAnsi="Calibri" w:cs="Calibri"/>
              </w:rPr>
            </w:pPr>
            <w:r w:rsidRPr="00300868">
              <w:rPr>
                <w:rFonts w:ascii="Calibri" w:eastAsia="Times New Roman" w:hAnsi="Calibri" w:cs="Calibri"/>
              </w:rPr>
              <w:t>[3] Arranging a charitable contribution for a local organization.</w:t>
            </w:r>
          </w:p>
        </w:tc>
        <w:tc>
          <w:tcPr>
            <w:tcW w:w="6000" w:type="dxa"/>
            <w:vAlign w:val="center"/>
          </w:tcPr>
          <w:p w14:paraId="59506DAA" w14:textId="77777777" w:rsidR="002117DA" w:rsidRPr="00300868" w:rsidRDefault="0047764C" w:rsidP="008970A2">
            <w:pPr>
              <w:spacing w:before="100" w:beforeAutospacing="1" w:after="100" w:afterAutospacing="1"/>
              <w:ind w:left="30" w:right="30"/>
              <w:rPr>
                <w:rFonts w:ascii="Calibri" w:eastAsia="Times New Roman" w:hAnsi="Calibri" w:cs="Calibri"/>
              </w:rPr>
            </w:pPr>
            <w:r w:rsidRPr="00300868">
              <w:rPr>
                <w:rFonts w:ascii="Calibri" w:eastAsia="Calibri" w:hAnsi="Calibri" w:cs="Calibri"/>
                <w:lang w:val="tr-TR"/>
              </w:rPr>
              <w:t>[3] Yerel bir organizasyon için hayır amaçlı bir bağış düzenlemesi yapmak.</w:t>
            </w:r>
          </w:p>
        </w:tc>
      </w:tr>
      <w:tr w:rsidR="0092388F" w:rsidRPr="00300868" w14:paraId="36A29692" w14:textId="77777777" w:rsidTr="00300868">
        <w:tc>
          <w:tcPr>
            <w:tcW w:w="1353" w:type="dxa"/>
            <w:shd w:val="clear" w:color="auto" w:fill="C1E4F5"/>
            <w:tcMar>
              <w:top w:w="120" w:type="dxa"/>
              <w:left w:w="180" w:type="dxa"/>
              <w:bottom w:w="120" w:type="dxa"/>
              <w:right w:w="180" w:type="dxa"/>
            </w:tcMar>
            <w:hideMark/>
          </w:tcPr>
          <w:p w14:paraId="7E846CAB" w14:textId="77777777" w:rsidR="002117DA" w:rsidRPr="00300868" w:rsidRDefault="0047764C" w:rsidP="002117DA">
            <w:pPr>
              <w:spacing w:before="30" w:after="30"/>
              <w:ind w:left="30" w:right="30"/>
              <w:rPr>
                <w:rFonts w:ascii="Calibri" w:eastAsia="Times New Roman" w:hAnsi="Calibri" w:cs="Calibri"/>
                <w:sz w:val="16"/>
              </w:rPr>
            </w:pPr>
            <w:hyperlink r:id="rId109" w:tgtFrame="_blank" w:history="1">
              <w:r w:rsidRPr="00300868">
                <w:rPr>
                  <w:rFonts w:ascii="Calibri" w:eastAsia="Times New Roman" w:hAnsi="Calibri" w:cs="Calibri"/>
                  <w:color w:val="0000FF"/>
                  <w:sz w:val="16"/>
                  <w:u w:val="single"/>
                </w:rPr>
                <w:t>Screen 15</w:t>
              </w:r>
            </w:hyperlink>
            <w:r w:rsidRPr="00300868">
              <w:rPr>
                <w:rFonts w:ascii="Calibri" w:eastAsia="Times New Roman" w:hAnsi="Calibri" w:cs="Calibri"/>
                <w:sz w:val="16"/>
              </w:rPr>
              <w:t xml:space="preserve"> </w:t>
            </w:r>
          </w:p>
          <w:p w14:paraId="3949D4D5" w14:textId="77777777" w:rsidR="002117DA" w:rsidRPr="00300868" w:rsidRDefault="0047764C" w:rsidP="002117DA">
            <w:pPr>
              <w:ind w:left="30" w:right="30"/>
              <w:rPr>
                <w:rFonts w:ascii="Calibri" w:eastAsia="Times New Roman" w:hAnsi="Calibri" w:cs="Calibri"/>
                <w:sz w:val="16"/>
              </w:rPr>
            </w:pPr>
            <w:hyperlink r:id="rId110" w:tgtFrame="_blank" w:history="1">
              <w:r w:rsidRPr="00300868">
                <w:rPr>
                  <w:rFonts w:ascii="Calibri" w:eastAsia="Times New Roman" w:hAnsi="Calibri" w:cs="Calibri"/>
                  <w:color w:val="0000FF"/>
                  <w:sz w:val="16"/>
                  <w:u w:val="single"/>
                </w:rPr>
                <w:t>51_C_16</w:t>
              </w:r>
            </w:hyperlink>
            <w:r w:rsidRPr="00300868">
              <w:rPr>
                <w:rFonts w:ascii="Calibri" w:eastAsia="Times New Roman" w:hAnsi="Calibri" w:cs="Calibri"/>
                <w:sz w:val="16"/>
              </w:rPr>
              <w:t xml:space="preserve"> </w:t>
            </w:r>
          </w:p>
        </w:tc>
        <w:tc>
          <w:tcPr>
            <w:tcW w:w="6000" w:type="dxa"/>
            <w:tcMar>
              <w:top w:w="120" w:type="dxa"/>
              <w:left w:w="180" w:type="dxa"/>
              <w:bottom w:w="120" w:type="dxa"/>
              <w:right w:w="180" w:type="dxa"/>
            </w:tcMar>
            <w:vAlign w:val="center"/>
            <w:hideMark/>
          </w:tcPr>
          <w:p w14:paraId="6076BAD4" w14:textId="77777777" w:rsidR="002117DA" w:rsidRPr="00300868" w:rsidRDefault="0047764C" w:rsidP="002117DA">
            <w:pPr>
              <w:spacing w:before="100" w:beforeAutospacing="1" w:after="100" w:afterAutospacing="1"/>
              <w:ind w:left="30" w:right="30"/>
              <w:rPr>
                <w:rFonts w:ascii="Calibri" w:eastAsia="Times New Roman" w:hAnsi="Calibri" w:cs="Calibri"/>
              </w:rPr>
            </w:pPr>
            <w:r w:rsidRPr="00300868">
              <w:rPr>
                <w:rFonts w:ascii="Calibri" w:eastAsia="Times New Roman" w:hAnsi="Calibri" w:cs="Calibri"/>
              </w:rPr>
              <w:t>[4] Hiring an HCP to conduct an educational program to thank them for using Abbott products.</w:t>
            </w:r>
          </w:p>
          <w:p w14:paraId="45EA53D9" w14:textId="77777777" w:rsidR="002117DA" w:rsidRPr="00300868" w:rsidRDefault="0047764C" w:rsidP="002117DA">
            <w:pPr>
              <w:spacing w:before="100" w:beforeAutospacing="1" w:after="100" w:afterAutospacing="1"/>
              <w:ind w:left="30" w:right="30"/>
              <w:rPr>
                <w:rFonts w:ascii="Calibri" w:eastAsia="Times New Roman" w:hAnsi="Calibri" w:cs="Calibri"/>
              </w:rPr>
            </w:pPr>
            <w:r w:rsidRPr="00300868">
              <w:rPr>
                <w:rFonts w:ascii="Calibri" w:eastAsia="Times New Roman" w:hAnsi="Calibri" w:cs="Calibri"/>
              </w:rPr>
              <w:t>Next</w:t>
            </w:r>
          </w:p>
        </w:tc>
        <w:tc>
          <w:tcPr>
            <w:tcW w:w="6000" w:type="dxa"/>
            <w:vAlign w:val="center"/>
          </w:tcPr>
          <w:p w14:paraId="499F76D6" w14:textId="77777777" w:rsidR="002117DA" w:rsidRPr="00300868" w:rsidRDefault="0047764C" w:rsidP="008970A2">
            <w:pPr>
              <w:spacing w:before="100" w:beforeAutospacing="1" w:after="100" w:afterAutospacing="1"/>
              <w:ind w:left="30" w:right="30"/>
              <w:rPr>
                <w:rFonts w:ascii="Calibri" w:eastAsia="Times New Roman" w:hAnsi="Calibri" w:cs="Calibri"/>
              </w:rPr>
            </w:pPr>
            <w:r w:rsidRPr="00300868">
              <w:rPr>
                <w:rFonts w:ascii="Calibri" w:eastAsia="Calibri" w:hAnsi="Calibri" w:cs="Calibri"/>
                <w:lang w:val="tr-TR"/>
              </w:rPr>
              <w:t>[4] Bir SMM’yi Abbott ürünlerini kullandığı için teşekkür etmek amacıyla bir eğitim programını yürütmek üzere tutmak.</w:t>
            </w:r>
          </w:p>
          <w:p w14:paraId="059EC2C4" w14:textId="77777777" w:rsidR="002117DA" w:rsidRPr="00300868" w:rsidRDefault="0047764C" w:rsidP="008970A2">
            <w:pPr>
              <w:spacing w:before="100" w:beforeAutospacing="1" w:after="100" w:afterAutospacing="1"/>
              <w:ind w:left="30" w:right="30"/>
              <w:rPr>
                <w:rFonts w:ascii="Calibri" w:eastAsia="Times New Roman" w:hAnsi="Calibri" w:cs="Calibri"/>
              </w:rPr>
            </w:pPr>
            <w:r w:rsidRPr="00300868">
              <w:rPr>
                <w:rFonts w:ascii="Calibri" w:eastAsia="Calibri" w:hAnsi="Calibri" w:cs="Calibri"/>
                <w:lang w:val="tr-TR"/>
              </w:rPr>
              <w:t>İleri</w:t>
            </w:r>
          </w:p>
        </w:tc>
      </w:tr>
      <w:tr w:rsidR="0092388F" w:rsidRPr="00300868" w14:paraId="491939A0" w14:textId="77777777" w:rsidTr="00300868">
        <w:tc>
          <w:tcPr>
            <w:tcW w:w="1353" w:type="dxa"/>
            <w:shd w:val="clear" w:color="auto" w:fill="C1E4F5"/>
            <w:tcMar>
              <w:top w:w="120" w:type="dxa"/>
              <w:left w:w="180" w:type="dxa"/>
              <w:bottom w:w="120" w:type="dxa"/>
              <w:right w:w="180" w:type="dxa"/>
            </w:tcMar>
            <w:hideMark/>
          </w:tcPr>
          <w:p w14:paraId="16772FD1" w14:textId="77777777" w:rsidR="00603700" w:rsidRPr="00300868" w:rsidRDefault="0047764C" w:rsidP="00603700">
            <w:pPr>
              <w:spacing w:before="30" w:after="30"/>
              <w:ind w:left="30" w:right="30"/>
              <w:rPr>
                <w:rFonts w:ascii="Calibri" w:eastAsia="Times New Roman" w:hAnsi="Calibri" w:cs="Calibri"/>
                <w:sz w:val="16"/>
              </w:rPr>
            </w:pPr>
            <w:r w:rsidRPr="00300868">
              <w:rPr>
                <w:rFonts w:ascii="Calibri" w:eastAsia="Times New Roman" w:hAnsi="Calibri" w:cs="Calibri"/>
                <w:sz w:val="16"/>
              </w:rPr>
              <w:t>Screen 15</w:t>
            </w:r>
          </w:p>
          <w:p w14:paraId="7572110E" w14:textId="77777777" w:rsidR="00603700" w:rsidRPr="00300868" w:rsidRDefault="0047764C" w:rsidP="00603700">
            <w:pPr>
              <w:spacing w:before="100" w:beforeAutospacing="1" w:after="100" w:afterAutospacing="1"/>
              <w:ind w:left="30" w:right="30"/>
              <w:rPr>
                <w:rFonts w:ascii="Calibri" w:eastAsia="Times New Roman" w:hAnsi="Calibri" w:cs="Calibri"/>
                <w:sz w:val="16"/>
              </w:rPr>
            </w:pPr>
            <w:r w:rsidRPr="00300868">
              <w:rPr>
                <w:rFonts w:ascii="Calibri" w:eastAsia="Times New Roman" w:hAnsi="Calibri" w:cs="Calibri"/>
                <w:sz w:val="16"/>
              </w:rPr>
              <w:t>Question 2: Feedback</w:t>
            </w:r>
          </w:p>
          <w:p w14:paraId="340545C4" w14:textId="77777777" w:rsidR="00603700" w:rsidRPr="00300868" w:rsidRDefault="0047764C" w:rsidP="00603700">
            <w:pPr>
              <w:ind w:left="30" w:right="30"/>
              <w:rPr>
                <w:rFonts w:ascii="Calibri" w:eastAsia="Times New Roman" w:hAnsi="Calibri" w:cs="Calibri"/>
                <w:sz w:val="16"/>
              </w:rPr>
            </w:pPr>
            <w:r w:rsidRPr="00300868">
              <w:rPr>
                <w:rFonts w:ascii="Calibri" w:eastAsia="Times New Roman" w:hAnsi="Calibri" w:cs="Calibri"/>
                <w:sz w:val="16"/>
              </w:rPr>
              <w:t>52_C_16</w:t>
            </w:r>
          </w:p>
        </w:tc>
        <w:tc>
          <w:tcPr>
            <w:tcW w:w="6000" w:type="dxa"/>
            <w:tcMar>
              <w:top w:w="120" w:type="dxa"/>
              <w:left w:w="180" w:type="dxa"/>
              <w:bottom w:w="120" w:type="dxa"/>
              <w:right w:w="180" w:type="dxa"/>
            </w:tcMar>
            <w:hideMark/>
          </w:tcPr>
          <w:p w14:paraId="49523776" w14:textId="77777777" w:rsidR="00603700" w:rsidRPr="00300868" w:rsidRDefault="0047764C" w:rsidP="00300868">
            <w:pPr>
              <w:spacing w:before="100" w:beforeAutospacing="1" w:after="100" w:afterAutospacing="1"/>
              <w:ind w:left="30" w:right="30"/>
              <w:rPr>
                <w:rFonts w:ascii="Calibri" w:eastAsia="Times New Roman" w:hAnsi="Calibri" w:cs="Calibri"/>
              </w:rPr>
            </w:pPr>
            <w:r w:rsidRPr="00300868">
              <w:rPr>
                <w:rFonts w:ascii="Calibri" w:eastAsia="Times New Roman" w:hAnsi="Calibri" w:cs="Calibri"/>
              </w:rPr>
              <w:t>Hiring an HCP to conduct an educational program due to their skills and expertise is permitted, however, hiring an HCP as a thank you for using Abbott products is inappropriate because this may be perceived as a bribe.</w:t>
            </w:r>
          </w:p>
        </w:tc>
        <w:tc>
          <w:tcPr>
            <w:tcW w:w="6000" w:type="dxa"/>
          </w:tcPr>
          <w:p w14:paraId="722679BD" w14:textId="77777777" w:rsidR="00603700" w:rsidRPr="00300868" w:rsidRDefault="0047764C" w:rsidP="00300868">
            <w:pPr>
              <w:spacing w:before="100" w:beforeAutospacing="1" w:after="100" w:afterAutospacing="1"/>
              <w:ind w:left="30" w:right="30"/>
              <w:rPr>
                <w:rFonts w:ascii="Calibri" w:eastAsia="Times New Roman" w:hAnsi="Calibri" w:cs="Calibri"/>
              </w:rPr>
            </w:pPr>
            <w:r w:rsidRPr="00300868">
              <w:rPr>
                <w:rFonts w:ascii="Calibri" w:eastAsia="Calibri" w:hAnsi="Calibri" w:cs="Calibri"/>
                <w:lang w:val="tr-TR"/>
              </w:rPr>
              <w:t>Becerileri ve uzmanlıkları nedeniyle bir eğitim programını yürütmek üzere bir SMM’nin tutulmasına izin vardır ancak Abbott ürünlerini kullandığı için bir teşekkür olarak bir SMM’nin tutulması rüşvet olarak algılanabileceği için uygunsuzdur.</w:t>
            </w:r>
          </w:p>
        </w:tc>
      </w:tr>
      <w:tr w:rsidR="0092388F" w:rsidRPr="00300868" w14:paraId="5A7DD79E" w14:textId="77777777" w:rsidTr="00300868">
        <w:tc>
          <w:tcPr>
            <w:tcW w:w="1353" w:type="dxa"/>
            <w:shd w:val="clear" w:color="auto" w:fill="C1E4F5"/>
            <w:tcMar>
              <w:top w:w="120" w:type="dxa"/>
              <w:left w:w="180" w:type="dxa"/>
              <w:bottom w:w="120" w:type="dxa"/>
              <w:right w:w="180" w:type="dxa"/>
            </w:tcMar>
            <w:hideMark/>
          </w:tcPr>
          <w:p w14:paraId="67C4939A" w14:textId="77777777" w:rsidR="00603700" w:rsidRPr="00300868" w:rsidRDefault="0047764C" w:rsidP="00603700">
            <w:pPr>
              <w:spacing w:before="30" w:after="30"/>
              <w:ind w:left="30" w:right="30"/>
              <w:rPr>
                <w:rFonts w:ascii="Calibri" w:eastAsia="Times New Roman" w:hAnsi="Calibri" w:cs="Calibri"/>
                <w:sz w:val="16"/>
              </w:rPr>
            </w:pPr>
            <w:hyperlink r:id="rId111" w:tgtFrame="_blank" w:history="1">
              <w:r w:rsidRPr="00300868">
                <w:rPr>
                  <w:rFonts w:ascii="Calibri" w:eastAsia="Times New Roman" w:hAnsi="Calibri" w:cs="Calibri"/>
                  <w:color w:val="0000FF"/>
                  <w:sz w:val="16"/>
                  <w:u w:val="single"/>
                </w:rPr>
                <w:t>Screen 15</w:t>
              </w:r>
            </w:hyperlink>
            <w:r w:rsidRPr="00300868">
              <w:rPr>
                <w:rFonts w:ascii="Calibri" w:eastAsia="Times New Roman" w:hAnsi="Calibri" w:cs="Calibri"/>
                <w:sz w:val="16"/>
              </w:rPr>
              <w:t xml:space="preserve"> </w:t>
            </w:r>
          </w:p>
          <w:p w14:paraId="7B5F6B09" w14:textId="77777777" w:rsidR="00603700" w:rsidRPr="00300868" w:rsidRDefault="0047764C" w:rsidP="00603700">
            <w:pPr>
              <w:ind w:left="30" w:right="30"/>
              <w:rPr>
                <w:rFonts w:ascii="Calibri" w:eastAsia="Times New Roman" w:hAnsi="Calibri" w:cs="Calibri"/>
                <w:sz w:val="16"/>
              </w:rPr>
            </w:pPr>
            <w:hyperlink r:id="rId112" w:tgtFrame="_blank" w:history="1">
              <w:r w:rsidRPr="00300868">
                <w:rPr>
                  <w:rFonts w:ascii="Calibri" w:eastAsia="Times New Roman" w:hAnsi="Calibri" w:cs="Calibri"/>
                  <w:color w:val="0000FF"/>
                  <w:sz w:val="16"/>
                  <w:u w:val="single"/>
                </w:rPr>
                <w:t>53_C_16</w:t>
              </w:r>
            </w:hyperlink>
            <w:r w:rsidRPr="00300868">
              <w:rPr>
                <w:rFonts w:ascii="Calibri" w:eastAsia="Times New Roman" w:hAnsi="Calibri" w:cs="Calibri"/>
                <w:sz w:val="16"/>
              </w:rPr>
              <w:t xml:space="preserve"> </w:t>
            </w:r>
          </w:p>
        </w:tc>
        <w:tc>
          <w:tcPr>
            <w:tcW w:w="6000" w:type="dxa"/>
            <w:tcMar>
              <w:top w:w="120" w:type="dxa"/>
              <w:left w:w="180" w:type="dxa"/>
              <w:bottom w:w="120" w:type="dxa"/>
              <w:right w:w="180" w:type="dxa"/>
            </w:tcMar>
            <w:vAlign w:val="center"/>
            <w:hideMark/>
          </w:tcPr>
          <w:p w14:paraId="169A2E49" w14:textId="77777777" w:rsidR="00603700" w:rsidRPr="00300868" w:rsidRDefault="0047764C" w:rsidP="00603700">
            <w:pPr>
              <w:spacing w:before="100" w:beforeAutospacing="1" w:after="100" w:afterAutospacing="1"/>
              <w:ind w:left="30" w:right="30"/>
              <w:rPr>
                <w:rFonts w:ascii="Calibri" w:eastAsia="Times New Roman" w:hAnsi="Calibri" w:cs="Calibri"/>
              </w:rPr>
            </w:pPr>
            <w:r w:rsidRPr="00300868">
              <w:rPr>
                <w:rFonts w:ascii="Calibri" w:eastAsia="Times New Roman" w:hAnsi="Calibri" w:cs="Calibri"/>
              </w:rPr>
              <w:t>[3] The consequences for individuals involved in bribery and corruption can include:</w:t>
            </w:r>
          </w:p>
        </w:tc>
        <w:tc>
          <w:tcPr>
            <w:tcW w:w="6000" w:type="dxa"/>
            <w:vAlign w:val="center"/>
          </w:tcPr>
          <w:p w14:paraId="33EE5D4B" w14:textId="77777777" w:rsidR="00603700" w:rsidRPr="00300868" w:rsidRDefault="0047764C" w:rsidP="008970A2">
            <w:pPr>
              <w:spacing w:before="100" w:beforeAutospacing="1" w:after="100" w:afterAutospacing="1"/>
              <w:ind w:left="30" w:right="30"/>
              <w:rPr>
                <w:rFonts w:ascii="Calibri" w:eastAsia="Times New Roman" w:hAnsi="Calibri" w:cs="Calibri"/>
              </w:rPr>
            </w:pPr>
            <w:r w:rsidRPr="00300868">
              <w:rPr>
                <w:rFonts w:ascii="Calibri" w:eastAsia="Calibri" w:hAnsi="Calibri" w:cs="Calibri"/>
                <w:lang w:val="tr-TR"/>
              </w:rPr>
              <w:t>[3] Rüşvete ve yolsuzluğa karışan bireyler açısından sonuçlar şunları içerebilir:</w:t>
            </w:r>
          </w:p>
        </w:tc>
      </w:tr>
      <w:tr w:rsidR="0092388F" w:rsidRPr="00300868" w14:paraId="044508F3" w14:textId="77777777" w:rsidTr="00300868">
        <w:tc>
          <w:tcPr>
            <w:tcW w:w="1353" w:type="dxa"/>
            <w:shd w:val="clear" w:color="auto" w:fill="C1E4F5"/>
            <w:tcMar>
              <w:top w:w="120" w:type="dxa"/>
              <w:left w:w="180" w:type="dxa"/>
              <w:bottom w:w="120" w:type="dxa"/>
              <w:right w:w="180" w:type="dxa"/>
            </w:tcMar>
            <w:hideMark/>
          </w:tcPr>
          <w:p w14:paraId="28C5AC48" w14:textId="77777777" w:rsidR="00603700" w:rsidRPr="00300868" w:rsidRDefault="0047764C" w:rsidP="00603700">
            <w:pPr>
              <w:spacing w:before="30" w:after="30"/>
              <w:ind w:left="30" w:right="30"/>
              <w:rPr>
                <w:rFonts w:ascii="Calibri" w:eastAsia="Times New Roman" w:hAnsi="Calibri" w:cs="Calibri"/>
                <w:sz w:val="16"/>
              </w:rPr>
            </w:pPr>
            <w:hyperlink r:id="rId113" w:tgtFrame="_blank" w:history="1">
              <w:r w:rsidRPr="00300868">
                <w:rPr>
                  <w:rFonts w:ascii="Calibri" w:eastAsia="Times New Roman" w:hAnsi="Calibri" w:cs="Calibri"/>
                  <w:color w:val="0000FF"/>
                  <w:sz w:val="16"/>
                  <w:u w:val="single"/>
                </w:rPr>
                <w:t>Screen 15</w:t>
              </w:r>
            </w:hyperlink>
            <w:r w:rsidRPr="00300868">
              <w:rPr>
                <w:rFonts w:ascii="Calibri" w:eastAsia="Times New Roman" w:hAnsi="Calibri" w:cs="Calibri"/>
                <w:sz w:val="16"/>
              </w:rPr>
              <w:t xml:space="preserve"> </w:t>
            </w:r>
          </w:p>
          <w:p w14:paraId="426EFE81" w14:textId="77777777" w:rsidR="00603700" w:rsidRPr="00300868" w:rsidRDefault="0047764C" w:rsidP="00603700">
            <w:pPr>
              <w:ind w:left="30" w:right="30"/>
              <w:rPr>
                <w:rFonts w:ascii="Calibri" w:eastAsia="Times New Roman" w:hAnsi="Calibri" w:cs="Calibri"/>
                <w:sz w:val="16"/>
              </w:rPr>
            </w:pPr>
            <w:hyperlink r:id="rId114" w:tgtFrame="_blank" w:history="1">
              <w:r w:rsidRPr="00300868">
                <w:rPr>
                  <w:rFonts w:ascii="Calibri" w:eastAsia="Times New Roman" w:hAnsi="Calibri" w:cs="Calibri"/>
                  <w:color w:val="0000FF"/>
                  <w:sz w:val="16"/>
                  <w:u w:val="single"/>
                </w:rPr>
                <w:t>54_C_16</w:t>
              </w:r>
            </w:hyperlink>
            <w:r w:rsidRPr="00300868">
              <w:rPr>
                <w:rFonts w:ascii="Calibri" w:eastAsia="Times New Roman" w:hAnsi="Calibri" w:cs="Calibri"/>
                <w:sz w:val="16"/>
              </w:rPr>
              <w:t xml:space="preserve"> </w:t>
            </w:r>
          </w:p>
        </w:tc>
        <w:tc>
          <w:tcPr>
            <w:tcW w:w="6000" w:type="dxa"/>
            <w:tcMar>
              <w:top w:w="120" w:type="dxa"/>
              <w:left w:w="180" w:type="dxa"/>
              <w:bottom w:w="120" w:type="dxa"/>
              <w:right w:w="180" w:type="dxa"/>
            </w:tcMar>
            <w:vAlign w:val="center"/>
            <w:hideMark/>
          </w:tcPr>
          <w:p w14:paraId="3726651E" w14:textId="77777777" w:rsidR="00603700" w:rsidRPr="00300868" w:rsidRDefault="0047764C" w:rsidP="00603700">
            <w:pPr>
              <w:spacing w:before="100" w:beforeAutospacing="1" w:after="100" w:afterAutospacing="1"/>
              <w:ind w:left="30" w:right="30"/>
              <w:rPr>
                <w:rFonts w:ascii="Calibri" w:eastAsia="Times New Roman" w:hAnsi="Calibri" w:cs="Calibri"/>
              </w:rPr>
            </w:pPr>
            <w:r w:rsidRPr="00300868">
              <w:rPr>
                <w:rFonts w:ascii="Calibri" w:eastAsia="Times New Roman" w:hAnsi="Calibri" w:cs="Calibri"/>
              </w:rPr>
              <w:t>[1] Reputational damage.</w:t>
            </w:r>
          </w:p>
        </w:tc>
        <w:tc>
          <w:tcPr>
            <w:tcW w:w="6000" w:type="dxa"/>
            <w:vAlign w:val="center"/>
          </w:tcPr>
          <w:p w14:paraId="570209F6" w14:textId="77777777" w:rsidR="00603700" w:rsidRPr="00300868" w:rsidRDefault="0047764C" w:rsidP="008970A2">
            <w:pPr>
              <w:spacing w:before="100" w:beforeAutospacing="1" w:after="100" w:afterAutospacing="1"/>
              <w:ind w:left="30" w:right="30"/>
              <w:rPr>
                <w:rFonts w:ascii="Calibri" w:eastAsia="Times New Roman" w:hAnsi="Calibri" w:cs="Calibri"/>
              </w:rPr>
            </w:pPr>
            <w:r w:rsidRPr="00300868">
              <w:rPr>
                <w:rFonts w:ascii="Calibri" w:eastAsia="Calibri" w:hAnsi="Calibri" w:cs="Calibri"/>
                <w:lang w:val="tr-TR"/>
              </w:rPr>
              <w:t>[1] İtibarın zarar görmesi.</w:t>
            </w:r>
          </w:p>
        </w:tc>
      </w:tr>
      <w:tr w:rsidR="0092388F" w:rsidRPr="00300868" w14:paraId="6F5ECC2A" w14:textId="77777777" w:rsidTr="00300868">
        <w:tc>
          <w:tcPr>
            <w:tcW w:w="1353" w:type="dxa"/>
            <w:shd w:val="clear" w:color="auto" w:fill="C1E4F5"/>
            <w:tcMar>
              <w:top w:w="120" w:type="dxa"/>
              <w:left w:w="180" w:type="dxa"/>
              <w:bottom w:w="120" w:type="dxa"/>
              <w:right w:w="180" w:type="dxa"/>
            </w:tcMar>
            <w:hideMark/>
          </w:tcPr>
          <w:p w14:paraId="6774F8F0" w14:textId="77777777" w:rsidR="00603700" w:rsidRPr="00300868" w:rsidRDefault="0047764C" w:rsidP="00603700">
            <w:pPr>
              <w:spacing w:before="30" w:after="30"/>
              <w:ind w:left="30" w:right="30"/>
              <w:rPr>
                <w:rFonts w:ascii="Calibri" w:eastAsia="Times New Roman" w:hAnsi="Calibri" w:cs="Calibri"/>
                <w:sz w:val="16"/>
              </w:rPr>
            </w:pPr>
            <w:hyperlink r:id="rId115" w:tgtFrame="_blank" w:history="1">
              <w:r w:rsidRPr="00300868">
                <w:rPr>
                  <w:rFonts w:ascii="Calibri" w:eastAsia="Times New Roman" w:hAnsi="Calibri" w:cs="Calibri"/>
                  <w:color w:val="0000FF"/>
                  <w:sz w:val="16"/>
                  <w:u w:val="single"/>
                </w:rPr>
                <w:t>Screen 15</w:t>
              </w:r>
            </w:hyperlink>
            <w:r w:rsidRPr="00300868">
              <w:rPr>
                <w:rFonts w:ascii="Calibri" w:eastAsia="Times New Roman" w:hAnsi="Calibri" w:cs="Calibri"/>
                <w:sz w:val="16"/>
              </w:rPr>
              <w:t xml:space="preserve"> </w:t>
            </w:r>
          </w:p>
          <w:p w14:paraId="0D7F04E7" w14:textId="77777777" w:rsidR="00603700" w:rsidRPr="00300868" w:rsidRDefault="0047764C" w:rsidP="00603700">
            <w:pPr>
              <w:ind w:left="30" w:right="30"/>
              <w:rPr>
                <w:rFonts w:ascii="Calibri" w:eastAsia="Times New Roman" w:hAnsi="Calibri" w:cs="Calibri"/>
                <w:sz w:val="16"/>
              </w:rPr>
            </w:pPr>
            <w:hyperlink r:id="rId116" w:tgtFrame="_blank" w:history="1">
              <w:r w:rsidRPr="00300868">
                <w:rPr>
                  <w:rFonts w:ascii="Calibri" w:eastAsia="Times New Roman" w:hAnsi="Calibri" w:cs="Calibri"/>
                  <w:color w:val="0000FF"/>
                  <w:sz w:val="16"/>
                  <w:u w:val="single"/>
                </w:rPr>
                <w:t>55_C_16</w:t>
              </w:r>
            </w:hyperlink>
            <w:r w:rsidRPr="00300868">
              <w:rPr>
                <w:rFonts w:ascii="Calibri" w:eastAsia="Times New Roman" w:hAnsi="Calibri" w:cs="Calibri"/>
                <w:sz w:val="16"/>
              </w:rPr>
              <w:t xml:space="preserve"> </w:t>
            </w:r>
          </w:p>
        </w:tc>
        <w:tc>
          <w:tcPr>
            <w:tcW w:w="6000" w:type="dxa"/>
            <w:tcMar>
              <w:top w:w="120" w:type="dxa"/>
              <w:left w:w="180" w:type="dxa"/>
              <w:bottom w:w="120" w:type="dxa"/>
              <w:right w:w="180" w:type="dxa"/>
            </w:tcMar>
            <w:vAlign w:val="center"/>
            <w:hideMark/>
          </w:tcPr>
          <w:p w14:paraId="5CEBD31B" w14:textId="77777777" w:rsidR="00603700" w:rsidRPr="00300868" w:rsidRDefault="0047764C" w:rsidP="00603700">
            <w:pPr>
              <w:spacing w:before="100" w:beforeAutospacing="1" w:after="100" w:afterAutospacing="1"/>
              <w:ind w:left="30" w:right="30"/>
              <w:rPr>
                <w:rFonts w:ascii="Calibri" w:eastAsia="Times New Roman" w:hAnsi="Calibri" w:cs="Calibri"/>
              </w:rPr>
            </w:pPr>
            <w:r w:rsidRPr="00300868">
              <w:rPr>
                <w:rFonts w:ascii="Calibri" w:eastAsia="Times New Roman" w:hAnsi="Calibri" w:cs="Calibri"/>
              </w:rPr>
              <w:t>[2] Fines and penalties.</w:t>
            </w:r>
          </w:p>
        </w:tc>
        <w:tc>
          <w:tcPr>
            <w:tcW w:w="6000" w:type="dxa"/>
            <w:vAlign w:val="center"/>
          </w:tcPr>
          <w:p w14:paraId="5E0E8DB2" w14:textId="77777777" w:rsidR="00603700" w:rsidRPr="00300868" w:rsidRDefault="0047764C" w:rsidP="008970A2">
            <w:pPr>
              <w:spacing w:before="100" w:beforeAutospacing="1" w:after="100" w:afterAutospacing="1"/>
              <w:ind w:left="30" w:right="30"/>
              <w:rPr>
                <w:rFonts w:ascii="Calibri" w:eastAsia="Times New Roman" w:hAnsi="Calibri" w:cs="Calibri"/>
              </w:rPr>
            </w:pPr>
            <w:r w:rsidRPr="00300868">
              <w:rPr>
                <w:rFonts w:ascii="Calibri" w:eastAsia="Calibri" w:hAnsi="Calibri" w:cs="Calibri"/>
                <w:lang w:val="tr-TR"/>
              </w:rPr>
              <w:t>[2] Para cezaları ve yaptırımlar.</w:t>
            </w:r>
          </w:p>
        </w:tc>
      </w:tr>
      <w:tr w:rsidR="0092388F" w:rsidRPr="00300868" w14:paraId="46383690" w14:textId="77777777" w:rsidTr="00300868">
        <w:tc>
          <w:tcPr>
            <w:tcW w:w="1353" w:type="dxa"/>
            <w:shd w:val="clear" w:color="auto" w:fill="C1E4F5"/>
            <w:tcMar>
              <w:top w:w="120" w:type="dxa"/>
              <w:left w:w="180" w:type="dxa"/>
              <w:bottom w:w="120" w:type="dxa"/>
              <w:right w:w="180" w:type="dxa"/>
            </w:tcMar>
            <w:hideMark/>
          </w:tcPr>
          <w:p w14:paraId="22CB53AE" w14:textId="77777777" w:rsidR="00603700" w:rsidRPr="00300868" w:rsidRDefault="0047764C" w:rsidP="00603700">
            <w:pPr>
              <w:spacing w:before="30" w:after="30"/>
              <w:ind w:left="30" w:right="30"/>
              <w:rPr>
                <w:rFonts w:ascii="Calibri" w:eastAsia="Times New Roman" w:hAnsi="Calibri" w:cs="Calibri"/>
                <w:sz w:val="16"/>
              </w:rPr>
            </w:pPr>
            <w:hyperlink r:id="rId117" w:tgtFrame="_blank" w:history="1">
              <w:r w:rsidRPr="00300868">
                <w:rPr>
                  <w:rFonts w:ascii="Calibri" w:eastAsia="Times New Roman" w:hAnsi="Calibri" w:cs="Calibri"/>
                  <w:color w:val="0000FF"/>
                  <w:sz w:val="16"/>
                  <w:u w:val="single"/>
                </w:rPr>
                <w:t>Screen 15</w:t>
              </w:r>
            </w:hyperlink>
            <w:r w:rsidRPr="00300868">
              <w:rPr>
                <w:rFonts w:ascii="Calibri" w:eastAsia="Times New Roman" w:hAnsi="Calibri" w:cs="Calibri"/>
                <w:sz w:val="16"/>
              </w:rPr>
              <w:t xml:space="preserve"> </w:t>
            </w:r>
          </w:p>
          <w:p w14:paraId="6D560DC1" w14:textId="77777777" w:rsidR="00603700" w:rsidRPr="00300868" w:rsidRDefault="0047764C" w:rsidP="00603700">
            <w:pPr>
              <w:ind w:left="30" w:right="30"/>
              <w:rPr>
                <w:rFonts w:ascii="Calibri" w:eastAsia="Times New Roman" w:hAnsi="Calibri" w:cs="Calibri"/>
                <w:sz w:val="16"/>
              </w:rPr>
            </w:pPr>
            <w:hyperlink r:id="rId118" w:tgtFrame="_blank" w:history="1">
              <w:r w:rsidRPr="00300868">
                <w:rPr>
                  <w:rFonts w:ascii="Calibri" w:eastAsia="Times New Roman" w:hAnsi="Calibri" w:cs="Calibri"/>
                  <w:color w:val="0000FF"/>
                  <w:sz w:val="16"/>
                  <w:u w:val="single"/>
                </w:rPr>
                <w:t>56_C_16</w:t>
              </w:r>
            </w:hyperlink>
            <w:r w:rsidRPr="00300868">
              <w:rPr>
                <w:rFonts w:ascii="Calibri" w:eastAsia="Times New Roman" w:hAnsi="Calibri" w:cs="Calibri"/>
                <w:sz w:val="16"/>
              </w:rPr>
              <w:t xml:space="preserve"> </w:t>
            </w:r>
          </w:p>
        </w:tc>
        <w:tc>
          <w:tcPr>
            <w:tcW w:w="6000" w:type="dxa"/>
            <w:tcMar>
              <w:top w:w="120" w:type="dxa"/>
              <w:left w:w="180" w:type="dxa"/>
              <w:bottom w:w="120" w:type="dxa"/>
              <w:right w:w="180" w:type="dxa"/>
            </w:tcMar>
            <w:vAlign w:val="center"/>
            <w:hideMark/>
          </w:tcPr>
          <w:p w14:paraId="195A9343" w14:textId="77777777" w:rsidR="00603700" w:rsidRPr="00300868" w:rsidRDefault="0047764C" w:rsidP="00603700">
            <w:pPr>
              <w:spacing w:before="100" w:beforeAutospacing="1" w:after="100" w:afterAutospacing="1"/>
              <w:ind w:left="30" w:right="30"/>
              <w:rPr>
                <w:rFonts w:ascii="Calibri" w:eastAsia="Times New Roman" w:hAnsi="Calibri" w:cs="Calibri"/>
              </w:rPr>
            </w:pPr>
            <w:r w:rsidRPr="00300868">
              <w:rPr>
                <w:rFonts w:ascii="Calibri" w:eastAsia="Times New Roman" w:hAnsi="Calibri" w:cs="Calibri"/>
              </w:rPr>
              <w:t>[3] Termination of employment.</w:t>
            </w:r>
          </w:p>
        </w:tc>
        <w:tc>
          <w:tcPr>
            <w:tcW w:w="6000" w:type="dxa"/>
            <w:vAlign w:val="center"/>
          </w:tcPr>
          <w:p w14:paraId="42D0256A" w14:textId="77777777" w:rsidR="00603700" w:rsidRPr="00300868" w:rsidRDefault="0047764C" w:rsidP="008970A2">
            <w:pPr>
              <w:spacing w:before="100" w:beforeAutospacing="1" w:after="100" w:afterAutospacing="1"/>
              <w:ind w:left="30" w:right="30"/>
              <w:rPr>
                <w:rFonts w:ascii="Calibri" w:eastAsia="Times New Roman" w:hAnsi="Calibri" w:cs="Calibri"/>
              </w:rPr>
            </w:pPr>
            <w:r w:rsidRPr="00300868">
              <w:rPr>
                <w:rFonts w:ascii="Calibri" w:eastAsia="Calibri" w:hAnsi="Calibri" w:cs="Calibri"/>
                <w:lang w:val="tr-TR"/>
              </w:rPr>
              <w:t>[3] İstihdama son verilmesi.</w:t>
            </w:r>
          </w:p>
        </w:tc>
      </w:tr>
      <w:tr w:rsidR="0092388F" w:rsidRPr="00300868" w14:paraId="554E51C3" w14:textId="77777777" w:rsidTr="00300868">
        <w:tc>
          <w:tcPr>
            <w:tcW w:w="1353" w:type="dxa"/>
            <w:shd w:val="clear" w:color="auto" w:fill="C1E4F5"/>
            <w:tcMar>
              <w:top w:w="120" w:type="dxa"/>
              <w:left w:w="180" w:type="dxa"/>
              <w:bottom w:w="120" w:type="dxa"/>
              <w:right w:w="180" w:type="dxa"/>
            </w:tcMar>
            <w:hideMark/>
          </w:tcPr>
          <w:p w14:paraId="75921118" w14:textId="77777777" w:rsidR="00603700" w:rsidRPr="00300868" w:rsidRDefault="0047764C" w:rsidP="00603700">
            <w:pPr>
              <w:spacing w:before="30" w:after="30"/>
              <w:ind w:left="30" w:right="30"/>
              <w:rPr>
                <w:rFonts w:ascii="Calibri" w:eastAsia="Times New Roman" w:hAnsi="Calibri" w:cs="Calibri"/>
                <w:sz w:val="16"/>
              </w:rPr>
            </w:pPr>
            <w:hyperlink r:id="rId119" w:tgtFrame="_blank" w:history="1">
              <w:r w:rsidRPr="00300868">
                <w:rPr>
                  <w:rFonts w:ascii="Calibri" w:eastAsia="Times New Roman" w:hAnsi="Calibri" w:cs="Calibri"/>
                  <w:color w:val="0000FF"/>
                  <w:sz w:val="16"/>
                  <w:u w:val="single"/>
                </w:rPr>
                <w:t>Screen 15</w:t>
              </w:r>
            </w:hyperlink>
            <w:r w:rsidRPr="00300868">
              <w:rPr>
                <w:rFonts w:ascii="Calibri" w:eastAsia="Times New Roman" w:hAnsi="Calibri" w:cs="Calibri"/>
                <w:sz w:val="16"/>
              </w:rPr>
              <w:t xml:space="preserve"> </w:t>
            </w:r>
          </w:p>
          <w:p w14:paraId="7FA6BD4D" w14:textId="77777777" w:rsidR="00603700" w:rsidRPr="00300868" w:rsidRDefault="0047764C" w:rsidP="00603700">
            <w:pPr>
              <w:ind w:left="30" w:right="30"/>
              <w:rPr>
                <w:rFonts w:ascii="Calibri" w:eastAsia="Times New Roman" w:hAnsi="Calibri" w:cs="Calibri"/>
                <w:sz w:val="16"/>
              </w:rPr>
            </w:pPr>
            <w:hyperlink r:id="rId120" w:tgtFrame="_blank" w:history="1">
              <w:r w:rsidRPr="00300868">
                <w:rPr>
                  <w:rFonts w:ascii="Calibri" w:eastAsia="Times New Roman" w:hAnsi="Calibri" w:cs="Calibri"/>
                  <w:color w:val="0000FF"/>
                  <w:sz w:val="16"/>
                  <w:u w:val="single"/>
                </w:rPr>
                <w:t>57_C_16</w:t>
              </w:r>
            </w:hyperlink>
            <w:r w:rsidRPr="00300868">
              <w:rPr>
                <w:rFonts w:ascii="Calibri" w:eastAsia="Times New Roman" w:hAnsi="Calibri" w:cs="Calibri"/>
                <w:sz w:val="16"/>
              </w:rPr>
              <w:t xml:space="preserve"> </w:t>
            </w:r>
          </w:p>
        </w:tc>
        <w:tc>
          <w:tcPr>
            <w:tcW w:w="6000" w:type="dxa"/>
            <w:tcMar>
              <w:top w:w="120" w:type="dxa"/>
              <w:left w:w="180" w:type="dxa"/>
              <w:bottom w:w="120" w:type="dxa"/>
              <w:right w:w="180" w:type="dxa"/>
            </w:tcMar>
            <w:vAlign w:val="center"/>
            <w:hideMark/>
          </w:tcPr>
          <w:p w14:paraId="3AB92F48" w14:textId="77777777" w:rsidR="00603700" w:rsidRPr="00300868" w:rsidRDefault="0047764C" w:rsidP="00603700">
            <w:pPr>
              <w:spacing w:before="100" w:beforeAutospacing="1" w:after="100" w:afterAutospacing="1"/>
              <w:ind w:left="30" w:right="30"/>
              <w:rPr>
                <w:rFonts w:ascii="Calibri" w:eastAsia="Times New Roman" w:hAnsi="Calibri" w:cs="Calibri"/>
              </w:rPr>
            </w:pPr>
            <w:r w:rsidRPr="00300868">
              <w:rPr>
                <w:rFonts w:ascii="Calibri" w:eastAsia="Times New Roman" w:hAnsi="Calibri" w:cs="Calibri"/>
              </w:rPr>
              <w:t>[4] Prison time.</w:t>
            </w:r>
          </w:p>
        </w:tc>
        <w:tc>
          <w:tcPr>
            <w:tcW w:w="6000" w:type="dxa"/>
            <w:vAlign w:val="center"/>
          </w:tcPr>
          <w:p w14:paraId="6D579DD1" w14:textId="77777777" w:rsidR="00603700" w:rsidRPr="00300868" w:rsidRDefault="0047764C" w:rsidP="008970A2">
            <w:pPr>
              <w:spacing w:before="100" w:beforeAutospacing="1" w:after="100" w:afterAutospacing="1"/>
              <w:ind w:left="30" w:right="30"/>
              <w:rPr>
                <w:rFonts w:ascii="Calibri" w:eastAsia="Times New Roman" w:hAnsi="Calibri" w:cs="Calibri"/>
              </w:rPr>
            </w:pPr>
            <w:r w:rsidRPr="00300868">
              <w:rPr>
                <w:rFonts w:ascii="Calibri" w:eastAsia="Calibri" w:hAnsi="Calibri" w:cs="Calibri"/>
                <w:lang w:val="tr-TR"/>
              </w:rPr>
              <w:t>[4] Hapis cezası.</w:t>
            </w:r>
          </w:p>
        </w:tc>
      </w:tr>
      <w:tr w:rsidR="0092388F" w:rsidRPr="00300868" w14:paraId="33CB373D" w14:textId="77777777" w:rsidTr="00300868">
        <w:tc>
          <w:tcPr>
            <w:tcW w:w="1353" w:type="dxa"/>
            <w:shd w:val="clear" w:color="auto" w:fill="C1E4F5"/>
            <w:tcMar>
              <w:top w:w="120" w:type="dxa"/>
              <w:left w:w="180" w:type="dxa"/>
              <w:bottom w:w="120" w:type="dxa"/>
              <w:right w:w="180" w:type="dxa"/>
            </w:tcMar>
            <w:hideMark/>
          </w:tcPr>
          <w:p w14:paraId="38A382FA" w14:textId="77777777" w:rsidR="00603700" w:rsidRPr="00300868" w:rsidRDefault="0047764C" w:rsidP="00603700">
            <w:pPr>
              <w:spacing w:before="30" w:after="30"/>
              <w:ind w:left="30" w:right="30"/>
              <w:rPr>
                <w:rFonts w:ascii="Calibri" w:eastAsia="Times New Roman" w:hAnsi="Calibri" w:cs="Calibri"/>
                <w:sz w:val="16"/>
              </w:rPr>
            </w:pPr>
            <w:hyperlink r:id="rId121" w:tgtFrame="_blank" w:history="1">
              <w:r w:rsidRPr="00300868">
                <w:rPr>
                  <w:rFonts w:ascii="Calibri" w:eastAsia="Times New Roman" w:hAnsi="Calibri" w:cs="Calibri"/>
                  <w:color w:val="0000FF"/>
                  <w:sz w:val="16"/>
                  <w:u w:val="single"/>
                </w:rPr>
                <w:t>Screen 15</w:t>
              </w:r>
            </w:hyperlink>
            <w:r w:rsidRPr="00300868">
              <w:rPr>
                <w:rFonts w:ascii="Calibri" w:eastAsia="Times New Roman" w:hAnsi="Calibri" w:cs="Calibri"/>
                <w:sz w:val="16"/>
              </w:rPr>
              <w:t xml:space="preserve"> </w:t>
            </w:r>
          </w:p>
          <w:p w14:paraId="73E48231" w14:textId="77777777" w:rsidR="00603700" w:rsidRPr="00300868" w:rsidRDefault="0047764C" w:rsidP="00603700">
            <w:pPr>
              <w:ind w:left="30" w:right="30"/>
              <w:rPr>
                <w:rFonts w:ascii="Calibri" w:eastAsia="Times New Roman" w:hAnsi="Calibri" w:cs="Calibri"/>
                <w:sz w:val="16"/>
              </w:rPr>
            </w:pPr>
            <w:hyperlink r:id="rId122" w:tgtFrame="_blank" w:history="1">
              <w:r w:rsidRPr="00300868">
                <w:rPr>
                  <w:rFonts w:ascii="Calibri" w:eastAsia="Times New Roman" w:hAnsi="Calibri" w:cs="Calibri"/>
                  <w:color w:val="0000FF"/>
                  <w:sz w:val="16"/>
                  <w:u w:val="single"/>
                </w:rPr>
                <w:t>58_C_16</w:t>
              </w:r>
            </w:hyperlink>
            <w:r w:rsidRPr="00300868">
              <w:rPr>
                <w:rFonts w:ascii="Calibri" w:eastAsia="Times New Roman" w:hAnsi="Calibri" w:cs="Calibri"/>
                <w:sz w:val="16"/>
              </w:rPr>
              <w:t xml:space="preserve"> </w:t>
            </w:r>
          </w:p>
        </w:tc>
        <w:tc>
          <w:tcPr>
            <w:tcW w:w="6000" w:type="dxa"/>
            <w:tcMar>
              <w:top w:w="120" w:type="dxa"/>
              <w:left w:w="180" w:type="dxa"/>
              <w:bottom w:w="120" w:type="dxa"/>
              <w:right w:w="180" w:type="dxa"/>
            </w:tcMar>
            <w:vAlign w:val="center"/>
            <w:hideMark/>
          </w:tcPr>
          <w:p w14:paraId="206375AF" w14:textId="77777777" w:rsidR="00603700" w:rsidRPr="00300868" w:rsidRDefault="0047764C" w:rsidP="00603700">
            <w:pPr>
              <w:spacing w:before="100" w:beforeAutospacing="1" w:after="100" w:afterAutospacing="1"/>
              <w:ind w:left="30" w:right="30"/>
              <w:rPr>
                <w:rFonts w:ascii="Calibri" w:eastAsia="Times New Roman" w:hAnsi="Calibri" w:cs="Calibri"/>
              </w:rPr>
            </w:pPr>
            <w:r w:rsidRPr="00300868">
              <w:rPr>
                <w:rFonts w:ascii="Calibri" w:eastAsia="Times New Roman" w:hAnsi="Calibri" w:cs="Calibri"/>
              </w:rPr>
              <w:t>[5] All of the above.</w:t>
            </w:r>
          </w:p>
          <w:p w14:paraId="22A672FF" w14:textId="77777777" w:rsidR="00603700" w:rsidRPr="00300868" w:rsidRDefault="0047764C" w:rsidP="00603700">
            <w:pPr>
              <w:spacing w:before="100" w:beforeAutospacing="1" w:after="100" w:afterAutospacing="1"/>
              <w:ind w:left="30" w:right="30"/>
              <w:rPr>
                <w:rFonts w:ascii="Calibri" w:eastAsia="Times New Roman" w:hAnsi="Calibri" w:cs="Calibri"/>
              </w:rPr>
            </w:pPr>
            <w:r w:rsidRPr="00300868">
              <w:rPr>
                <w:rFonts w:ascii="Calibri" w:eastAsia="Times New Roman" w:hAnsi="Calibri" w:cs="Calibri"/>
              </w:rPr>
              <w:t>Next</w:t>
            </w:r>
          </w:p>
        </w:tc>
        <w:tc>
          <w:tcPr>
            <w:tcW w:w="6000" w:type="dxa"/>
            <w:vAlign w:val="center"/>
          </w:tcPr>
          <w:p w14:paraId="669671DB" w14:textId="77777777" w:rsidR="00603700" w:rsidRPr="00300868" w:rsidRDefault="0047764C" w:rsidP="008970A2">
            <w:pPr>
              <w:spacing w:before="100" w:beforeAutospacing="1" w:after="100" w:afterAutospacing="1"/>
              <w:ind w:left="30" w:right="30"/>
              <w:rPr>
                <w:rFonts w:ascii="Calibri" w:eastAsia="Times New Roman" w:hAnsi="Calibri" w:cs="Calibri"/>
              </w:rPr>
            </w:pPr>
            <w:r w:rsidRPr="00300868">
              <w:rPr>
                <w:rFonts w:ascii="Calibri" w:eastAsia="Calibri" w:hAnsi="Calibri" w:cs="Calibri"/>
                <w:lang w:val="tr-TR"/>
              </w:rPr>
              <w:t>[5] Yukarıdakilerin hepsi.</w:t>
            </w:r>
          </w:p>
          <w:p w14:paraId="349ADADE" w14:textId="77777777" w:rsidR="00603700" w:rsidRPr="00300868" w:rsidRDefault="0047764C" w:rsidP="008970A2">
            <w:pPr>
              <w:spacing w:before="100" w:beforeAutospacing="1" w:after="100" w:afterAutospacing="1"/>
              <w:ind w:left="30" w:right="30"/>
              <w:rPr>
                <w:rFonts w:ascii="Calibri" w:eastAsia="Times New Roman" w:hAnsi="Calibri" w:cs="Calibri"/>
              </w:rPr>
            </w:pPr>
            <w:r w:rsidRPr="00300868">
              <w:rPr>
                <w:rFonts w:ascii="Calibri" w:eastAsia="Calibri" w:hAnsi="Calibri" w:cs="Calibri"/>
                <w:lang w:val="tr-TR"/>
              </w:rPr>
              <w:t>İleri</w:t>
            </w:r>
          </w:p>
        </w:tc>
      </w:tr>
      <w:tr w:rsidR="0092388F" w:rsidRPr="00300868" w14:paraId="40F9EA4B" w14:textId="77777777" w:rsidTr="00300868">
        <w:tc>
          <w:tcPr>
            <w:tcW w:w="1353" w:type="dxa"/>
            <w:shd w:val="clear" w:color="auto" w:fill="C1E4F5"/>
            <w:tcMar>
              <w:top w:w="120" w:type="dxa"/>
              <w:left w:w="180" w:type="dxa"/>
              <w:bottom w:w="120" w:type="dxa"/>
              <w:right w:w="180" w:type="dxa"/>
            </w:tcMar>
            <w:hideMark/>
          </w:tcPr>
          <w:p w14:paraId="1612E8AB" w14:textId="77777777" w:rsidR="0094318D" w:rsidRPr="00300868" w:rsidRDefault="0047764C" w:rsidP="0094318D">
            <w:pPr>
              <w:spacing w:before="30" w:after="30"/>
              <w:ind w:left="30" w:right="30"/>
              <w:rPr>
                <w:rFonts w:ascii="Calibri" w:eastAsia="Times New Roman" w:hAnsi="Calibri" w:cs="Calibri"/>
                <w:sz w:val="16"/>
              </w:rPr>
            </w:pPr>
            <w:r w:rsidRPr="00300868">
              <w:rPr>
                <w:rFonts w:ascii="Calibri" w:eastAsia="Times New Roman" w:hAnsi="Calibri" w:cs="Calibri"/>
                <w:sz w:val="16"/>
              </w:rPr>
              <w:lastRenderedPageBreak/>
              <w:t>Screen 15</w:t>
            </w:r>
          </w:p>
          <w:p w14:paraId="6E74A2DD" w14:textId="77777777" w:rsidR="0094318D" w:rsidRPr="00300868" w:rsidRDefault="0047764C" w:rsidP="0094318D">
            <w:pPr>
              <w:spacing w:before="100" w:beforeAutospacing="1" w:after="100" w:afterAutospacing="1"/>
              <w:ind w:left="30" w:right="30"/>
              <w:rPr>
                <w:rFonts w:ascii="Calibri" w:eastAsia="Times New Roman" w:hAnsi="Calibri" w:cs="Calibri"/>
                <w:sz w:val="16"/>
              </w:rPr>
            </w:pPr>
            <w:r w:rsidRPr="00300868">
              <w:rPr>
                <w:rFonts w:ascii="Calibri" w:eastAsia="Times New Roman" w:hAnsi="Calibri" w:cs="Calibri"/>
                <w:sz w:val="16"/>
              </w:rPr>
              <w:t>Question 3: Feedback</w:t>
            </w:r>
          </w:p>
          <w:p w14:paraId="0B98E1B6" w14:textId="77777777" w:rsidR="0094318D" w:rsidRPr="00300868" w:rsidRDefault="0047764C" w:rsidP="0094318D">
            <w:pPr>
              <w:ind w:left="30" w:right="30"/>
              <w:rPr>
                <w:rFonts w:ascii="Calibri" w:eastAsia="Times New Roman" w:hAnsi="Calibri" w:cs="Calibri"/>
                <w:sz w:val="16"/>
              </w:rPr>
            </w:pPr>
            <w:r w:rsidRPr="00300868">
              <w:rPr>
                <w:rFonts w:ascii="Calibri" w:eastAsia="Times New Roman" w:hAnsi="Calibri" w:cs="Calibri"/>
                <w:sz w:val="16"/>
              </w:rPr>
              <w:t>59_C_16</w:t>
            </w:r>
          </w:p>
        </w:tc>
        <w:tc>
          <w:tcPr>
            <w:tcW w:w="6000" w:type="dxa"/>
            <w:tcMar>
              <w:top w:w="120" w:type="dxa"/>
              <w:left w:w="180" w:type="dxa"/>
              <w:bottom w:w="120" w:type="dxa"/>
              <w:right w:w="180" w:type="dxa"/>
            </w:tcMar>
            <w:vAlign w:val="center"/>
            <w:hideMark/>
          </w:tcPr>
          <w:p w14:paraId="0317CC7A" w14:textId="77777777" w:rsidR="0094318D" w:rsidRPr="00300868" w:rsidRDefault="0047764C" w:rsidP="0094318D">
            <w:pPr>
              <w:spacing w:before="100" w:beforeAutospacing="1" w:after="100" w:afterAutospacing="1"/>
              <w:ind w:left="30" w:right="30"/>
              <w:rPr>
                <w:rFonts w:ascii="Calibri" w:eastAsia="Times New Roman" w:hAnsi="Calibri" w:cs="Calibri"/>
              </w:rPr>
            </w:pPr>
            <w:r w:rsidRPr="00300868">
              <w:rPr>
                <w:rFonts w:ascii="Calibri" w:eastAsia="Times New Roman" w:hAnsi="Calibri" w:cs="Calibri"/>
              </w:rPr>
              <w:t>The consequences for individuals involved in bribery and corruption can include reputational damage, fines and penalties, termination of employment, and even prison time.</w:t>
            </w:r>
          </w:p>
        </w:tc>
        <w:tc>
          <w:tcPr>
            <w:tcW w:w="6000" w:type="dxa"/>
            <w:vAlign w:val="center"/>
          </w:tcPr>
          <w:p w14:paraId="430C1121" w14:textId="77777777" w:rsidR="0094318D" w:rsidRPr="00300868" w:rsidRDefault="0047764C" w:rsidP="008970A2">
            <w:pPr>
              <w:spacing w:before="100" w:beforeAutospacing="1" w:after="100" w:afterAutospacing="1"/>
              <w:ind w:left="30" w:right="30"/>
              <w:rPr>
                <w:rFonts w:ascii="Calibri" w:eastAsia="Times New Roman" w:hAnsi="Calibri" w:cs="Calibri"/>
              </w:rPr>
            </w:pPr>
            <w:r w:rsidRPr="00300868">
              <w:rPr>
                <w:rFonts w:ascii="Calibri" w:eastAsia="Calibri" w:hAnsi="Calibri" w:cs="Calibri"/>
                <w:lang w:val="tr-TR"/>
              </w:rPr>
              <w:t>Rüşvete ve yolsuzluğa bulaşan bireyler için sonuçlar arasında itibarın zarar görmesi, para cezaları ve yaptırımlar, istihdama son verilmesi ve hatta hapis cezası bulunabilir.</w:t>
            </w:r>
          </w:p>
        </w:tc>
      </w:tr>
      <w:tr w:rsidR="0092388F" w:rsidRPr="00300868" w14:paraId="20FE93B4" w14:textId="77777777" w:rsidTr="00300868">
        <w:tc>
          <w:tcPr>
            <w:tcW w:w="1353" w:type="dxa"/>
            <w:shd w:val="clear" w:color="auto" w:fill="C1E4F5"/>
            <w:tcMar>
              <w:top w:w="120" w:type="dxa"/>
              <w:left w:w="180" w:type="dxa"/>
              <w:bottom w:w="120" w:type="dxa"/>
              <w:right w:w="180" w:type="dxa"/>
            </w:tcMar>
            <w:hideMark/>
          </w:tcPr>
          <w:p w14:paraId="4E9E1EC7" w14:textId="77777777" w:rsidR="0094318D" w:rsidRPr="00300868" w:rsidRDefault="0047764C" w:rsidP="0094318D">
            <w:pPr>
              <w:spacing w:before="30" w:after="30"/>
              <w:ind w:left="30" w:right="30"/>
              <w:rPr>
                <w:rFonts w:ascii="Calibri" w:eastAsia="Times New Roman" w:hAnsi="Calibri" w:cs="Calibri"/>
                <w:sz w:val="16"/>
              </w:rPr>
            </w:pPr>
            <w:hyperlink r:id="rId123" w:tgtFrame="_blank" w:history="1">
              <w:r w:rsidRPr="00300868">
                <w:rPr>
                  <w:rFonts w:ascii="Calibri" w:eastAsia="Times New Roman" w:hAnsi="Calibri" w:cs="Calibri"/>
                  <w:color w:val="0000FF"/>
                  <w:sz w:val="16"/>
                  <w:u w:val="single"/>
                </w:rPr>
                <w:t>Screen 15</w:t>
              </w:r>
            </w:hyperlink>
            <w:r w:rsidRPr="00300868">
              <w:rPr>
                <w:rFonts w:ascii="Calibri" w:eastAsia="Times New Roman" w:hAnsi="Calibri" w:cs="Calibri"/>
                <w:sz w:val="16"/>
              </w:rPr>
              <w:t xml:space="preserve"> </w:t>
            </w:r>
          </w:p>
          <w:p w14:paraId="230FA8D6" w14:textId="77777777" w:rsidR="0094318D" w:rsidRPr="00300868" w:rsidRDefault="0047764C" w:rsidP="0094318D">
            <w:pPr>
              <w:ind w:left="30" w:right="30"/>
              <w:rPr>
                <w:rFonts w:ascii="Calibri" w:eastAsia="Times New Roman" w:hAnsi="Calibri" w:cs="Calibri"/>
                <w:sz w:val="16"/>
              </w:rPr>
            </w:pPr>
            <w:hyperlink r:id="rId124" w:tgtFrame="_blank" w:history="1">
              <w:r w:rsidRPr="00300868">
                <w:rPr>
                  <w:rFonts w:ascii="Calibri" w:eastAsia="Times New Roman" w:hAnsi="Calibri" w:cs="Calibri"/>
                  <w:color w:val="0000FF"/>
                  <w:sz w:val="16"/>
                  <w:u w:val="single"/>
                </w:rPr>
                <w:t>60_C_16</w:t>
              </w:r>
            </w:hyperlink>
            <w:r w:rsidRPr="00300868">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2ACCECD7" w14:textId="77777777" w:rsidR="0094318D" w:rsidRPr="00300868" w:rsidRDefault="0047764C" w:rsidP="00300868">
            <w:pPr>
              <w:spacing w:before="100" w:beforeAutospacing="1" w:after="100" w:afterAutospacing="1"/>
              <w:ind w:left="30" w:right="30"/>
              <w:rPr>
                <w:rFonts w:ascii="Calibri" w:eastAsia="Times New Roman" w:hAnsi="Calibri" w:cs="Calibri"/>
              </w:rPr>
            </w:pPr>
            <w:r w:rsidRPr="00300868">
              <w:rPr>
                <w:rFonts w:ascii="Calibri" w:eastAsia="Times New Roman" w:hAnsi="Calibri" w:cs="Calibri"/>
              </w:rPr>
              <w:t xml:space="preserve">[4] A sales representative also owns a small </w:t>
            </w:r>
            <w:proofErr w:type="spellStart"/>
            <w:r w:rsidRPr="00300868">
              <w:rPr>
                <w:rFonts w:ascii="Calibri" w:eastAsia="Times New Roman" w:hAnsi="Calibri" w:cs="Calibri"/>
              </w:rPr>
              <w:t>jewelry</w:t>
            </w:r>
            <w:proofErr w:type="spellEnd"/>
            <w:r w:rsidRPr="00300868">
              <w:rPr>
                <w:rFonts w:ascii="Calibri" w:eastAsia="Times New Roman" w:hAnsi="Calibri" w:cs="Calibri"/>
              </w:rPr>
              <w:t xml:space="preserve"> shop. She decides it would be nice to provide small gifts from her shop to HCPs who have not prescribed Abbott product lately. Is this okay?</w:t>
            </w:r>
          </w:p>
        </w:tc>
        <w:tc>
          <w:tcPr>
            <w:tcW w:w="6000" w:type="dxa"/>
          </w:tcPr>
          <w:p w14:paraId="12A6B871" w14:textId="77777777" w:rsidR="0094318D" w:rsidRPr="00300868" w:rsidRDefault="0047764C" w:rsidP="00300868">
            <w:pPr>
              <w:spacing w:before="100" w:beforeAutospacing="1" w:after="100" w:afterAutospacing="1"/>
              <w:ind w:left="30" w:right="30"/>
              <w:rPr>
                <w:rFonts w:ascii="Calibri" w:eastAsia="Times New Roman" w:hAnsi="Calibri" w:cs="Calibri"/>
              </w:rPr>
            </w:pPr>
            <w:r w:rsidRPr="00300868">
              <w:rPr>
                <w:rFonts w:ascii="Calibri" w:eastAsia="Calibri" w:hAnsi="Calibri" w:cs="Calibri"/>
                <w:lang w:val="tr-TR"/>
              </w:rPr>
              <w:t>[4] Bir satış temsilcisinin aynı zamanda küçük bir kuyumcu dükkanı da vardır. Son zamanlarda Abbott ürününü reçete etmemiş olan SMM’lere dükkanından küçük hediyeler vermenin hoş olacağına karar verir. Bu doğru bir karar mıdır?</w:t>
            </w:r>
          </w:p>
        </w:tc>
      </w:tr>
      <w:tr w:rsidR="0092388F" w:rsidRPr="00300868" w14:paraId="5FE8589F" w14:textId="77777777" w:rsidTr="00300868">
        <w:tc>
          <w:tcPr>
            <w:tcW w:w="1353" w:type="dxa"/>
            <w:shd w:val="clear" w:color="auto" w:fill="C1E4F5"/>
            <w:tcMar>
              <w:top w:w="120" w:type="dxa"/>
              <w:left w:w="180" w:type="dxa"/>
              <w:bottom w:w="120" w:type="dxa"/>
              <w:right w:w="180" w:type="dxa"/>
            </w:tcMar>
            <w:hideMark/>
          </w:tcPr>
          <w:p w14:paraId="61753342" w14:textId="77777777" w:rsidR="0094318D" w:rsidRPr="00300868" w:rsidRDefault="0047764C" w:rsidP="0094318D">
            <w:pPr>
              <w:spacing w:before="30" w:after="30"/>
              <w:ind w:left="30" w:right="30"/>
              <w:rPr>
                <w:rFonts w:ascii="Calibri" w:eastAsia="Times New Roman" w:hAnsi="Calibri" w:cs="Calibri"/>
                <w:sz w:val="16"/>
              </w:rPr>
            </w:pPr>
            <w:hyperlink r:id="rId125" w:tgtFrame="_blank" w:history="1">
              <w:r w:rsidRPr="00300868">
                <w:rPr>
                  <w:rFonts w:ascii="Calibri" w:eastAsia="Times New Roman" w:hAnsi="Calibri" w:cs="Calibri"/>
                  <w:color w:val="0000FF"/>
                  <w:sz w:val="16"/>
                  <w:u w:val="single"/>
                </w:rPr>
                <w:t>Screen 15</w:t>
              </w:r>
            </w:hyperlink>
            <w:r w:rsidRPr="00300868">
              <w:rPr>
                <w:rFonts w:ascii="Calibri" w:eastAsia="Times New Roman" w:hAnsi="Calibri" w:cs="Calibri"/>
                <w:sz w:val="16"/>
              </w:rPr>
              <w:t xml:space="preserve"> </w:t>
            </w:r>
          </w:p>
          <w:p w14:paraId="683C6721" w14:textId="77777777" w:rsidR="0094318D" w:rsidRPr="00300868" w:rsidRDefault="0047764C" w:rsidP="0094318D">
            <w:pPr>
              <w:ind w:left="30" w:right="30"/>
              <w:rPr>
                <w:rFonts w:ascii="Calibri" w:eastAsia="Times New Roman" w:hAnsi="Calibri" w:cs="Calibri"/>
                <w:sz w:val="16"/>
              </w:rPr>
            </w:pPr>
            <w:hyperlink r:id="rId126" w:tgtFrame="_blank" w:history="1">
              <w:r w:rsidRPr="00300868">
                <w:rPr>
                  <w:rFonts w:ascii="Calibri" w:eastAsia="Times New Roman" w:hAnsi="Calibri" w:cs="Calibri"/>
                  <w:color w:val="0000FF"/>
                  <w:sz w:val="16"/>
                  <w:u w:val="single"/>
                </w:rPr>
                <w:t>61_C_16</w:t>
              </w:r>
            </w:hyperlink>
            <w:r w:rsidRPr="00300868">
              <w:rPr>
                <w:rFonts w:ascii="Calibri" w:eastAsia="Times New Roman" w:hAnsi="Calibri" w:cs="Calibri"/>
                <w:sz w:val="16"/>
              </w:rPr>
              <w:t xml:space="preserve"> </w:t>
            </w:r>
          </w:p>
        </w:tc>
        <w:tc>
          <w:tcPr>
            <w:tcW w:w="6000" w:type="dxa"/>
            <w:tcMar>
              <w:top w:w="120" w:type="dxa"/>
              <w:left w:w="180" w:type="dxa"/>
              <w:bottom w:w="120" w:type="dxa"/>
              <w:right w:w="180" w:type="dxa"/>
            </w:tcMar>
            <w:vAlign w:val="center"/>
            <w:hideMark/>
          </w:tcPr>
          <w:p w14:paraId="704D5C5D" w14:textId="77777777" w:rsidR="0094318D" w:rsidRPr="00300868" w:rsidRDefault="0047764C" w:rsidP="0094318D">
            <w:pPr>
              <w:spacing w:before="100" w:beforeAutospacing="1" w:after="100" w:afterAutospacing="1"/>
              <w:ind w:left="30" w:right="30"/>
              <w:rPr>
                <w:rFonts w:ascii="Calibri" w:eastAsia="Times New Roman" w:hAnsi="Calibri" w:cs="Calibri"/>
              </w:rPr>
            </w:pPr>
            <w:r w:rsidRPr="00300868">
              <w:rPr>
                <w:rFonts w:ascii="Calibri" w:eastAsia="Times New Roman" w:hAnsi="Calibri" w:cs="Calibri"/>
              </w:rPr>
              <w:t>[1] Yes</w:t>
            </w:r>
          </w:p>
        </w:tc>
        <w:tc>
          <w:tcPr>
            <w:tcW w:w="6000" w:type="dxa"/>
            <w:vAlign w:val="center"/>
          </w:tcPr>
          <w:p w14:paraId="62DD53E5" w14:textId="77777777" w:rsidR="0094318D" w:rsidRPr="00300868" w:rsidRDefault="0047764C" w:rsidP="008970A2">
            <w:pPr>
              <w:spacing w:before="100" w:beforeAutospacing="1" w:after="100" w:afterAutospacing="1"/>
              <w:ind w:left="30" w:right="30"/>
              <w:rPr>
                <w:rFonts w:ascii="Calibri" w:eastAsia="Times New Roman" w:hAnsi="Calibri" w:cs="Calibri"/>
              </w:rPr>
            </w:pPr>
            <w:r w:rsidRPr="00300868">
              <w:rPr>
                <w:rFonts w:ascii="Calibri" w:eastAsia="Calibri" w:hAnsi="Calibri" w:cs="Calibri"/>
                <w:lang w:val="tr-TR"/>
              </w:rPr>
              <w:t>[1] Evet</w:t>
            </w:r>
          </w:p>
        </w:tc>
      </w:tr>
      <w:tr w:rsidR="0092388F" w:rsidRPr="00300868" w14:paraId="0C9FF8DF" w14:textId="77777777" w:rsidTr="00300868">
        <w:tc>
          <w:tcPr>
            <w:tcW w:w="1353" w:type="dxa"/>
            <w:shd w:val="clear" w:color="auto" w:fill="C1E4F5"/>
            <w:tcMar>
              <w:top w:w="120" w:type="dxa"/>
              <w:left w:w="180" w:type="dxa"/>
              <w:bottom w:w="120" w:type="dxa"/>
              <w:right w:w="180" w:type="dxa"/>
            </w:tcMar>
            <w:hideMark/>
          </w:tcPr>
          <w:p w14:paraId="6F9CC332" w14:textId="77777777" w:rsidR="0094318D" w:rsidRPr="00300868" w:rsidRDefault="0047764C" w:rsidP="0094318D">
            <w:pPr>
              <w:spacing w:before="30" w:after="30"/>
              <w:ind w:left="30" w:right="30"/>
              <w:rPr>
                <w:rFonts w:ascii="Calibri" w:eastAsia="Times New Roman" w:hAnsi="Calibri" w:cs="Calibri"/>
                <w:sz w:val="16"/>
              </w:rPr>
            </w:pPr>
            <w:hyperlink r:id="rId127" w:tgtFrame="_blank" w:history="1">
              <w:r w:rsidRPr="00300868">
                <w:rPr>
                  <w:rFonts w:ascii="Calibri" w:eastAsia="Times New Roman" w:hAnsi="Calibri" w:cs="Calibri"/>
                  <w:color w:val="0000FF"/>
                  <w:sz w:val="16"/>
                  <w:u w:val="single"/>
                </w:rPr>
                <w:t>Screen 15</w:t>
              </w:r>
            </w:hyperlink>
            <w:r w:rsidRPr="00300868">
              <w:rPr>
                <w:rFonts w:ascii="Calibri" w:eastAsia="Times New Roman" w:hAnsi="Calibri" w:cs="Calibri"/>
                <w:sz w:val="16"/>
              </w:rPr>
              <w:t xml:space="preserve"> </w:t>
            </w:r>
          </w:p>
          <w:p w14:paraId="6BF94388" w14:textId="77777777" w:rsidR="0094318D" w:rsidRPr="00300868" w:rsidRDefault="0047764C" w:rsidP="0094318D">
            <w:pPr>
              <w:ind w:left="30" w:right="30"/>
              <w:rPr>
                <w:rFonts w:ascii="Calibri" w:eastAsia="Times New Roman" w:hAnsi="Calibri" w:cs="Calibri"/>
                <w:sz w:val="16"/>
              </w:rPr>
            </w:pPr>
            <w:hyperlink r:id="rId128" w:tgtFrame="_blank" w:history="1">
              <w:r w:rsidRPr="00300868">
                <w:rPr>
                  <w:rFonts w:ascii="Calibri" w:eastAsia="Times New Roman" w:hAnsi="Calibri" w:cs="Calibri"/>
                  <w:color w:val="0000FF"/>
                  <w:sz w:val="16"/>
                  <w:u w:val="single"/>
                </w:rPr>
                <w:t>62_C_16</w:t>
              </w:r>
            </w:hyperlink>
            <w:r w:rsidRPr="00300868">
              <w:rPr>
                <w:rFonts w:ascii="Calibri" w:eastAsia="Times New Roman" w:hAnsi="Calibri" w:cs="Calibri"/>
                <w:sz w:val="16"/>
              </w:rPr>
              <w:t xml:space="preserve"> </w:t>
            </w:r>
          </w:p>
        </w:tc>
        <w:tc>
          <w:tcPr>
            <w:tcW w:w="6000" w:type="dxa"/>
            <w:tcMar>
              <w:top w:w="120" w:type="dxa"/>
              <w:left w:w="180" w:type="dxa"/>
              <w:bottom w:w="120" w:type="dxa"/>
              <w:right w:w="180" w:type="dxa"/>
            </w:tcMar>
            <w:vAlign w:val="center"/>
            <w:hideMark/>
          </w:tcPr>
          <w:p w14:paraId="54A0A7AD" w14:textId="77777777" w:rsidR="0094318D" w:rsidRPr="00300868" w:rsidRDefault="0047764C" w:rsidP="0094318D">
            <w:pPr>
              <w:spacing w:before="100" w:beforeAutospacing="1" w:after="100" w:afterAutospacing="1"/>
              <w:ind w:left="30" w:right="30"/>
              <w:rPr>
                <w:rFonts w:ascii="Calibri" w:eastAsia="Times New Roman" w:hAnsi="Calibri" w:cs="Calibri"/>
              </w:rPr>
            </w:pPr>
            <w:r w:rsidRPr="00300868">
              <w:rPr>
                <w:rFonts w:ascii="Calibri" w:eastAsia="Times New Roman" w:hAnsi="Calibri" w:cs="Calibri"/>
              </w:rPr>
              <w:t>[2] No</w:t>
            </w:r>
          </w:p>
          <w:p w14:paraId="324D67A6" w14:textId="77777777" w:rsidR="0094318D" w:rsidRPr="00300868" w:rsidRDefault="0047764C" w:rsidP="0094318D">
            <w:pPr>
              <w:spacing w:before="100" w:beforeAutospacing="1" w:after="100" w:afterAutospacing="1"/>
              <w:ind w:left="30" w:right="30"/>
              <w:rPr>
                <w:rFonts w:ascii="Calibri" w:eastAsia="Times New Roman" w:hAnsi="Calibri" w:cs="Calibri"/>
              </w:rPr>
            </w:pPr>
            <w:r w:rsidRPr="00300868">
              <w:rPr>
                <w:rFonts w:ascii="Calibri" w:eastAsia="Times New Roman" w:hAnsi="Calibri" w:cs="Calibri"/>
              </w:rPr>
              <w:t>Next</w:t>
            </w:r>
          </w:p>
        </w:tc>
        <w:tc>
          <w:tcPr>
            <w:tcW w:w="6000" w:type="dxa"/>
            <w:vAlign w:val="center"/>
          </w:tcPr>
          <w:p w14:paraId="5E8E0FF0" w14:textId="77777777" w:rsidR="0094318D" w:rsidRPr="00300868" w:rsidRDefault="0047764C" w:rsidP="008970A2">
            <w:pPr>
              <w:spacing w:before="100" w:beforeAutospacing="1" w:after="100" w:afterAutospacing="1"/>
              <w:ind w:left="30" w:right="30"/>
              <w:rPr>
                <w:rFonts w:ascii="Calibri" w:eastAsia="Times New Roman" w:hAnsi="Calibri" w:cs="Calibri"/>
              </w:rPr>
            </w:pPr>
            <w:r w:rsidRPr="00300868">
              <w:rPr>
                <w:rFonts w:ascii="Calibri" w:eastAsia="Calibri" w:hAnsi="Calibri" w:cs="Calibri"/>
                <w:lang w:val="tr-TR"/>
              </w:rPr>
              <w:t>[2] Hayır</w:t>
            </w:r>
          </w:p>
          <w:p w14:paraId="0B0652B7" w14:textId="77777777" w:rsidR="0094318D" w:rsidRPr="00300868" w:rsidRDefault="0047764C" w:rsidP="008970A2">
            <w:pPr>
              <w:spacing w:before="100" w:beforeAutospacing="1" w:after="100" w:afterAutospacing="1"/>
              <w:ind w:left="30" w:right="30"/>
              <w:rPr>
                <w:rFonts w:ascii="Calibri" w:eastAsia="Times New Roman" w:hAnsi="Calibri" w:cs="Calibri"/>
              </w:rPr>
            </w:pPr>
            <w:r w:rsidRPr="00300868">
              <w:rPr>
                <w:rFonts w:ascii="Calibri" w:eastAsia="Calibri" w:hAnsi="Calibri" w:cs="Calibri"/>
                <w:lang w:val="tr-TR"/>
              </w:rPr>
              <w:t>İleri</w:t>
            </w:r>
          </w:p>
        </w:tc>
      </w:tr>
      <w:tr w:rsidR="0092388F" w:rsidRPr="00300868" w14:paraId="4AF24FE8" w14:textId="77777777" w:rsidTr="00300868">
        <w:tc>
          <w:tcPr>
            <w:tcW w:w="1353" w:type="dxa"/>
            <w:shd w:val="clear" w:color="auto" w:fill="C1E4F5"/>
            <w:tcMar>
              <w:top w:w="120" w:type="dxa"/>
              <w:left w:w="180" w:type="dxa"/>
              <w:bottom w:w="120" w:type="dxa"/>
              <w:right w:w="180" w:type="dxa"/>
            </w:tcMar>
            <w:hideMark/>
          </w:tcPr>
          <w:p w14:paraId="701B33F0" w14:textId="77777777" w:rsidR="0094318D" w:rsidRPr="00300868" w:rsidRDefault="0047764C" w:rsidP="0094318D">
            <w:pPr>
              <w:spacing w:before="30" w:after="30"/>
              <w:ind w:left="30" w:right="30"/>
              <w:rPr>
                <w:rFonts w:ascii="Calibri" w:eastAsia="Times New Roman" w:hAnsi="Calibri" w:cs="Calibri"/>
                <w:sz w:val="16"/>
              </w:rPr>
            </w:pPr>
            <w:r w:rsidRPr="00300868">
              <w:rPr>
                <w:rFonts w:ascii="Calibri" w:eastAsia="Times New Roman" w:hAnsi="Calibri" w:cs="Calibri"/>
                <w:sz w:val="16"/>
              </w:rPr>
              <w:t>Screen 15</w:t>
            </w:r>
          </w:p>
          <w:p w14:paraId="5EA46F7A" w14:textId="77777777" w:rsidR="0094318D" w:rsidRPr="00300868" w:rsidRDefault="0047764C" w:rsidP="0094318D">
            <w:pPr>
              <w:spacing w:before="100" w:beforeAutospacing="1" w:after="100" w:afterAutospacing="1"/>
              <w:ind w:left="30" w:right="30"/>
              <w:rPr>
                <w:rFonts w:ascii="Calibri" w:eastAsia="Times New Roman" w:hAnsi="Calibri" w:cs="Calibri"/>
                <w:sz w:val="16"/>
              </w:rPr>
            </w:pPr>
            <w:r w:rsidRPr="00300868">
              <w:rPr>
                <w:rFonts w:ascii="Calibri" w:eastAsia="Times New Roman" w:hAnsi="Calibri" w:cs="Calibri"/>
                <w:sz w:val="16"/>
              </w:rPr>
              <w:t>Question 4: Feedback</w:t>
            </w:r>
          </w:p>
          <w:p w14:paraId="65558DBC" w14:textId="77777777" w:rsidR="0094318D" w:rsidRPr="00300868" w:rsidRDefault="0047764C" w:rsidP="0094318D">
            <w:pPr>
              <w:ind w:left="30" w:right="30"/>
              <w:rPr>
                <w:rFonts w:ascii="Calibri" w:eastAsia="Times New Roman" w:hAnsi="Calibri" w:cs="Calibri"/>
                <w:sz w:val="16"/>
              </w:rPr>
            </w:pPr>
            <w:r w:rsidRPr="00300868">
              <w:rPr>
                <w:rFonts w:ascii="Calibri" w:eastAsia="Times New Roman" w:hAnsi="Calibri" w:cs="Calibri"/>
                <w:sz w:val="16"/>
              </w:rPr>
              <w:t>63_C_16</w:t>
            </w:r>
          </w:p>
        </w:tc>
        <w:tc>
          <w:tcPr>
            <w:tcW w:w="6000" w:type="dxa"/>
            <w:tcMar>
              <w:top w:w="120" w:type="dxa"/>
              <w:left w:w="180" w:type="dxa"/>
              <w:bottom w:w="120" w:type="dxa"/>
              <w:right w:w="180" w:type="dxa"/>
            </w:tcMar>
            <w:hideMark/>
          </w:tcPr>
          <w:p w14:paraId="1E2B4D26" w14:textId="77777777" w:rsidR="0094318D" w:rsidRPr="00300868" w:rsidRDefault="0047764C" w:rsidP="00300868">
            <w:pPr>
              <w:spacing w:before="100" w:beforeAutospacing="1" w:after="100" w:afterAutospacing="1"/>
              <w:ind w:left="30" w:right="30"/>
              <w:rPr>
                <w:rFonts w:ascii="Calibri" w:eastAsia="Times New Roman" w:hAnsi="Calibri" w:cs="Calibri"/>
              </w:rPr>
            </w:pPr>
            <w:r w:rsidRPr="00300868">
              <w:rPr>
                <w:rFonts w:ascii="Calibri" w:eastAsia="Times New Roman" w:hAnsi="Calibri" w:cs="Calibri"/>
              </w:rPr>
              <w:t>Abbott’s policy prohibits gifts to HCPs because the sales representative is acting as an Abbott representative. The gifts are prohibited even though she is paying for them. Providing the gifts could also be perceived as a bribe for future business.</w:t>
            </w:r>
          </w:p>
        </w:tc>
        <w:tc>
          <w:tcPr>
            <w:tcW w:w="6000" w:type="dxa"/>
          </w:tcPr>
          <w:p w14:paraId="7E3B7B33" w14:textId="77777777" w:rsidR="0094318D" w:rsidRPr="00300868" w:rsidRDefault="0047764C" w:rsidP="00300868">
            <w:pPr>
              <w:spacing w:before="100" w:beforeAutospacing="1" w:after="100" w:afterAutospacing="1"/>
              <w:ind w:left="30" w:right="30"/>
              <w:rPr>
                <w:rFonts w:ascii="Calibri" w:eastAsia="Times New Roman" w:hAnsi="Calibri" w:cs="Calibri"/>
              </w:rPr>
            </w:pPr>
            <w:r w:rsidRPr="00300868">
              <w:rPr>
                <w:rFonts w:ascii="Calibri" w:eastAsia="Calibri" w:hAnsi="Calibri" w:cs="Calibri"/>
                <w:lang w:val="tr-TR"/>
              </w:rPr>
              <w:t>Satış temsilcisi, Abbott temsilcisi olarak hareket ettiğinden, Abbott’un politikasına göre SMM’lere hediye verilmesi yasaktır. Hediyelerin ücretini kendisi ödese bile yasaktır. Hediye</w:t>
            </w:r>
            <w:del w:id="24" w:author="Dalga, Elif" w:date="2026-01-09T16:31:00Z" w16du:dateUtc="2026-01-09T13:31:00Z">
              <w:r w:rsidRPr="00300868" w:rsidDel="006E5B70">
                <w:rPr>
                  <w:rFonts w:ascii="Calibri" w:eastAsia="Calibri" w:hAnsi="Calibri" w:cs="Calibri"/>
                  <w:lang w:val="tr-TR"/>
                </w:rPr>
                <w:delText>ler</w:delText>
              </w:r>
            </w:del>
            <w:r w:rsidRPr="00300868">
              <w:rPr>
                <w:rFonts w:ascii="Calibri" w:eastAsia="Calibri" w:hAnsi="Calibri" w:cs="Calibri"/>
                <w:lang w:val="tr-TR"/>
              </w:rPr>
              <w:t xml:space="preserve"> vermek aynı zamanda ileride iş yapmak için rüşvet olarak da algılanabilir.</w:t>
            </w:r>
          </w:p>
        </w:tc>
      </w:tr>
      <w:tr w:rsidR="0092388F" w:rsidRPr="00300868" w14:paraId="2CEB78E6" w14:textId="77777777" w:rsidTr="00300868">
        <w:tc>
          <w:tcPr>
            <w:tcW w:w="1353" w:type="dxa"/>
            <w:shd w:val="clear" w:color="auto" w:fill="C1E4F5"/>
            <w:tcMar>
              <w:top w:w="120" w:type="dxa"/>
              <w:left w:w="180" w:type="dxa"/>
              <w:bottom w:w="120" w:type="dxa"/>
              <w:right w:w="180" w:type="dxa"/>
            </w:tcMar>
            <w:hideMark/>
          </w:tcPr>
          <w:p w14:paraId="4CF06533" w14:textId="77777777" w:rsidR="0094318D" w:rsidRPr="00300868" w:rsidRDefault="0047764C" w:rsidP="0094318D">
            <w:pPr>
              <w:spacing w:before="30" w:after="30"/>
              <w:ind w:left="30" w:right="30"/>
              <w:rPr>
                <w:rFonts w:ascii="Calibri" w:eastAsia="Times New Roman" w:hAnsi="Calibri" w:cs="Calibri"/>
                <w:sz w:val="16"/>
              </w:rPr>
            </w:pPr>
            <w:hyperlink r:id="rId129" w:tgtFrame="_blank" w:history="1">
              <w:r w:rsidRPr="00300868">
                <w:rPr>
                  <w:rFonts w:ascii="Calibri" w:eastAsia="Times New Roman" w:hAnsi="Calibri" w:cs="Calibri"/>
                  <w:color w:val="0000FF"/>
                  <w:sz w:val="16"/>
                  <w:u w:val="single"/>
                </w:rPr>
                <w:t>Screen 15</w:t>
              </w:r>
            </w:hyperlink>
            <w:r w:rsidRPr="00300868">
              <w:rPr>
                <w:rFonts w:ascii="Calibri" w:eastAsia="Times New Roman" w:hAnsi="Calibri" w:cs="Calibri"/>
                <w:sz w:val="16"/>
              </w:rPr>
              <w:t xml:space="preserve"> </w:t>
            </w:r>
          </w:p>
          <w:p w14:paraId="3D674146" w14:textId="77777777" w:rsidR="0094318D" w:rsidRPr="00300868" w:rsidRDefault="0047764C" w:rsidP="0094318D">
            <w:pPr>
              <w:ind w:left="30" w:right="30"/>
              <w:rPr>
                <w:rFonts w:ascii="Calibri" w:eastAsia="Times New Roman" w:hAnsi="Calibri" w:cs="Calibri"/>
                <w:sz w:val="16"/>
              </w:rPr>
            </w:pPr>
            <w:hyperlink r:id="rId130" w:tgtFrame="_blank" w:history="1">
              <w:r w:rsidRPr="00300868">
                <w:rPr>
                  <w:rFonts w:ascii="Calibri" w:eastAsia="Times New Roman" w:hAnsi="Calibri" w:cs="Calibri"/>
                  <w:color w:val="0000FF"/>
                  <w:sz w:val="16"/>
                  <w:u w:val="single"/>
                </w:rPr>
                <w:t>64_C_16</w:t>
              </w:r>
            </w:hyperlink>
            <w:r w:rsidRPr="00300868">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3D3FFBE9" w14:textId="77777777" w:rsidR="0094318D" w:rsidRPr="00300868" w:rsidRDefault="0047764C" w:rsidP="00300868">
            <w:pPr>
              <w:spacing w:before="100" w:beforeAutospacing="1" w:after="100" w:afterAutospacing="1"/>
              <w:ind w:left="30" w:right="30"/>
              <w:rPr>
                <w:rFonts w:ascii="Calibri" w:eastAsia="Times New Roman" w:hAnsi="Calibri" w:cs="Calibri"/>
              </w:rPr>
            </w:pPr>
            <w:r w:rsidRPr="00300868">
              <w:rPr>
                <w:rFonts w:ascii="Calibri" w:eastAsia="Times New Roman" w:hAnsi="Calibri" w:cs="Calibri"/>
              </w:rPr>
              <w:t>[5] A sales manager receives a call from a contact at a competing company. The competitor shares that a third-party sales team contracted by Abbott in a new market is allegedly offering lavish meals to customers who choose Abbott products over the competitors. What is the appropriate action?</w:t>
            </w:r>
          </w:p>
        </w:tc>
        <w:tc>
          <w:tcPr>
            <w:tcW w:w="6000" w:type="dxa"/>
          </w:tcPr>
          <w:p w14:paraId="5AAFFF8C" w14:textId="77777777" w:rsidR="0094318D" w:rsidRPr="00300868" w:rsidRDefault="0047764C" w:rsidP="00300868">
            <w:pPr>
              <w:spacing w:before="100" w:beforeAutospacing="1" w:after="100" w:afterAutospacing="1"/>
              <w:ind w:left="30" w:right="30"/>
              <w:rPr>
                <w:rFonts w:ascii="Calibri" w:eastAsia="Times New Roman" w:hAnsi="Calibri" w:cs="Calibri"/>
              </w:rPr>
            </w:pPr>
            <w:r w:rsidRPr="00300868">
              <w:rPr>
                <w:rFonts w:ascii="Calibri" w:eastAsia="Calibri" w:hAnsi="Calibri" w:cs="Calibri"/>
                <w:lang w:val="tr-TR"/>
              </w:rPr>
              <w:t>[5] Bir satış müdürüne, rakip şirketteki birinden bir telefon gelir. Rakip firma, Abbott’un yeni bir pazarda anlaşmalı olduğu üçüncü taraf satış ekibinin, rakiplerin ürünleri yerine Abbott ürünlerini tercih eden müşterilere lüks yemekler sunduğunu söyler. Uygun eylem nedir?</w:t>
            </w:r>
          </w:p>
        </w:tc>
      </w:tr>
      <w:tr w:rsidR="0092388F" w:rsidRPr="00300868" w14:paraId="344F684C" w14:textId="77777777" w:rsidTr="00300868">
        <w:tc>
          <w:tcPr>
            <w:tcW w:w="1353" w:type="dxa"/>
            <w:shd w:val="clear" w:color="auto" w:fill="C1E4F5"/>
            <w:tcMar>
              <w:top w:w="120" w:type="dxa"/>
              <w:left w:w="180" w:type="dxa"/>
              <w:bottom w:w="120" w:type="dxa"/>
              <w:right w:w="180" w:type="dxa"/>
            </w:tcMar>
            <w:hideMark/>
          </w:tcPr>
          <w:p w14:paraId="6089DDA1" w14:textId="77777777" w:rsidR="0094318D" w:rsidRPr="00300868" w:rsidRDefault="0047764C" w:rsidP="0094318D">
            <w:pPr>
              <w:spacing w:before="30" w:after="30"/>
              <w:ind w:left="30" w:right="30"/>
              <w:rPr>
                <w:rFonts w:ascii="Calibri" w:eastAsia="Times New Roman" w:hAnsi="Calibri" w:cs="Calibri"/>
                <w:sz w:val="16"/>
              </w:rPr>
            </w:pPr>
            <w:hyperlink r:id="rId131" w:tgtFrame="_blank" w:history="1">
              <w:r w:rsidRPr="00300868">
                <w:rPr>
                  <w:rFonts w:ascii="Calibri" w:eastAsia="Times New Roman" w:hAnsi="Calibri" w:cs="Calibri"/>
                  <w:color w:val="0000FF"/>
                  <w:sz w:val="16"/>
                  <w:u w:val="single"/>
                </w:rPr>
                <w:t>Screen 15</w:t>
              </w:r>
            </w:hyperlink>
            <w:r w:rsidRPr="00300868">
              <w:rPr>
                <w:rFonts w:ascii="Calibri" w:eastAsia="Times New Roman" w:hAnsi="Calibri" w:cs="Calibri"/>
                <w:sz w:val="16"/>
              </w:rPr>
              <w:t xml:space="preserve"> </w:t>
            </w:r>
          </w:p>
          <w:p w14:paraId="24084DAB" w14:textId="77777777" w:rsidR="0094318D" w:rsidRPr="00300868" w:rsidRDefault="0047764C" w:rsidP="0094318D">
            <w:pPr>
              <w:ind w:left="30" w:right="30"/>
              <w:rPr>
                <w:rFonts w:ascii="Calibri" w:eastAsia="Times New Roman" w:hAnsi="Calibri" w:cs="Calibri"/>
                <w:sz w:val="16"/>
              </w:rPr>
            </w:pPr>
            <w:hyperlink r:id="rId132" w:tgtFrame="_blank" w:history="1">
              <w:r w:rsidRPr="00300868">
                <w:rPr>
                  <w:rFonts w:ascii="Calibri" w:eastAsia="Times New Roman" w:hAnsi="Calibri" w:cs="Calibri"/>
                  <w:color w:val="0000FF"/>
                  <w:sz w:val="16"/>
                  <w:u w:val="single"/>
                </w:rPr>
                <w:t>65_C_16</w:t>
              </w:r>
            </w:hyperlink>
            <w:r w:rsidRPr="00300868">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6D986D57" w14:textId="77777777" w:rsidR="0094318D" w:rsidRPr="00300868" w:rsidRDefault="0047764C" w:rsidP="00300868">
            <w:pPr>
              <w:spacing w:before="100" w:beforeAutospacing="1" w:after="100" w:afterAutospacing="1"/>
              <w:ind w:left="30" w:right="30"/>
              <w:rPr>
                <w:rFonts w:ascii="Calibri" w:eastAsia="Times New Roman" w:hAnsi="Calibri" w:cs="Calibri"/>
              </w:rPr>
            </w:pPr>
            <w:r w:rsidRPr="00300868">
              <w:rPr>
                <w:rFonts w:ascii="Calibri" w:eastAsia="Times New Roman" w:hAnsi="Calibri" w:cs="Calibri"/>
              </w:rPr>
              <w:t>[1] Do nothing, since the information came from a competitor.</w:t>
            </w:r>
          </w:p>
        </w:tc>
        <w:tc>
          <w:tcPr>
            <w:tcW w:w="6000" w:type="dxa"/>
          </w:tcPr>
          <w:p w14:paraId="0BA782BE" w14:textId="77777777" w:rsidR="0094318D" w:rsidRPr="00300868" w:rsidRDefault="0047764C" w:rsidP="00300868">
            <w:pPr>
              <w:spacing w:before="100" w:beforeAutospacing="1" w:after="100" w:afterAutospacing="1"/>
              <w:ind w:left="30" w:right="30"/>
              <w:rPr>
                <w:rFonts w:ascii="Calibri" w:eastAsia="Times New Roman" w:hAnsi="Calibri" w:cs="Calibri"/>
              </w:rPr>
            </w:pPr>
            <w:r w:rsidRPr="00300868">
              <w:rPr>
                <w:rFonts w:ascii="Calibri" w:eastAsia="Calibri" w:hAnsi="Calibri" w:cs="Calibri"/>
                <w:lang w:val="tr-TR"/>
              </w:rPr>
              <w:t>[1] Hiçbir şey yapmayın, çünkü bilgi bir rakipten geldi.</w:t>
            </w:r>
          </w:p>
        </w:tc>
      </w:tr>
      <w:tr w:rsidR="0092388F" w:rsidRPr="00300868" w14:paraId="0EBA1F43" w14:textId="77777777" w:rsidTr="00300868">
        <w:tc>
          <w:tcPr>
            <w:tcW w:w="1353" w:type="dxa"/>
            <w:shd w:val="clear" w:color="auto" w:fill="C1E4F5"/>
            <w:tcMar>
              <w:top w:w="120" w:type="dxa"/>
              <w:left w:w="180" w:type="dxa"/>
              <w:bottom w:w="120" w:type="dxa"/>
              <w:right w:w="180" w:type="dxa"/>
            </w:tcMar>
            <w:hideMark/>
          </w:tcPr>
          <w:p w14:paraId="65610B11" w14:textId="77777777" w:rsidR="0094318D" w:rsidRPr="00300868" w:rsidRDefault="0047764C" w:rsidP="0094318D">
            <w:pPr>
              <w:spacing w:before="30" w:after="30"/>
              <w:ind w:left="30" w:right="30"/>
              <w:rPr>
                <w:rFonts w:ascii="Calibri" w:eastAsia="Times New Roman" w:hAnsi="Calibri" w:cs="Calibri"/>
                <w:sz w:val="16"/>
              </w:rPr>
            </w:pPr>
            <w:hyperlink r:id="rId133" w:tgtFrame="_blank" w:history="1">
              <w:r w:rsidRPr="00300868">
                <w:rPr>
                  <w:rFonts w:ascii="Calibri" w:eastAsia="Times New Roman" w:hAnsi="Calibri" w:cs="Calibri"/>
                  <w:color w:val="0000FF"/>
                  <w:sz w:val="16"/>
                  <w:u w:val="single"/>
                </w:rPr>
                <w:t>Screen 15</w:t>
              </w:r>
            </w:hyperlink>
            <w:r w:rsidRPr="00300868">
              <w:rPr>
                <w:rFonts w:ascii="Calibri" w:eastAsia="Times New Roman" w:hAnsi="Calibri" w:cs="Calibri"/>
                <w:sz w:val="16"/>
              </w:rPr>
              <w:t xml:space="preserve"> </w:t>
            </w:r>
          </w:p>
          <w:p w14:paraId="56F274C0" w14:textId="77777777" w:rsidR="0094318D" w:rsidRPr="00300868" w:rsidRDefault="0047764C" w:rsidP="0094318D">
            <w:pPr>
              <w:ind w:left="30" w:right="30"/>
              <w:rPr>
                <w:rFonts w:ascii="Calibri" w:eastAsia="Times New Roman" w:hAnsi="Calibri" w:cs="Calibri"/>
                <w:sz w:val="16"/>
              </w:rPr>
            </w:pPr>
            <w:hyperlink r:id="rId134" w:tgtFrame="_blank" w:history="1">
              <w:r w:rsidRPr="00300868">
                <w:rPr>
                  <w:rFonts w:ascii="Calibri" w:eastAsia="Times New Roman" w:hAnsi="Calibri" w:cs="Calibri"/>
                  <w:color w:val="0000FF"/>
                  <w:sz w:val="16"/>
                  <w:u w:val="single"/>
                </w:rPr>
                <w:t>66_C_16</w:t>
              </w:r>
            </w:hyperlink>
            <w:r w:rsidRPr="00300868">
              <w:rPr>
                <w:rFonts w:ascii="Calibri" w:eastAsia="Times New Roman" w:hAnsi="Calibri" w:cs="Calibri"/>
                <w:sz w:val="16"/>
              </w:rPr>
              <w:t xml:space="preserve"> </w:t>
            </w:r>
          </w:p>
        </w:tc>
        <w:tc>
          <w:tcPr>
            <w:tcW w:w="6000" w:type="dxa"/>
            <w:tcMar>
              <w:top w:w="120" w:type="dxa"/>
              <w:left w:w="180" w:type="dxa"/>
              <w:bottom w:w="120" w:type="dxa"/>
              <w:right w:w="180" w:type="dxa"/>
            </w:tcMar>
            <w:vAlign w:val="center"/>
            <w:hideMark/>
          </w:tcPr>
          <w:p w14:paraId="2E75C0F8" w14:textId="77777777" w:rsidR="0094318D" w:rsidRPr="00300868" w:rsidRDefault="0047764C" w:rsidP="0094318D">
            <w:pPr>
              <w:spacing w:before="100" w:beforeAutospacing="1" w:after="100" w:afterAutospacing="1"/>
              <w:ind w:left="30" w:right="30"/>
              <w:rPr>
                <w:rFonts w:ascii="Calibri" w:eastAsia="Times New Roman" w:hAnsi="Calibri" w:cs="Calibri"/>
              </w:rPr>
            </w:pPr>
            <w:r w:rsidRPr="00300868">
              <w:rPr>
                <w:rFonts w:ascii="Calibri" w:eastAsia="Times New Roman" w:hAnsi="Calibri" w:cs="Calibri"/>
              </w:rPr>
              <w:t>[2] Do nothing, because lavish meals are common in that market.</w:t>
            </w:r>
          </w:p>
        </w:tc>
        <w:tc>
          <w:tcPr>
            <w:tcW w:w="6000" w:type="dxa"/>
            <w:vAlign w:val="center"/>
          </w:tcPr>
          <w:p w14:paraId="7678AE0D" w14:textId="77777777" w:rsidR="0094318D" w:rsidRPr="00300868" w:rsidRDefault="0047764C" w:rsidP="008970A2">
            <w:pPr>
              <w:spacing w:before="100" w:beforeAutospacing="1" w:after="100" w:afterAutospacing="1"/>
              <w:ind w:left="30" w:right="30"/>
              <w:rPr>
                <w:rFonts w:ascii="Calibri" w:eastAsia="Times New Roman" w:hAnsi="Calibri" w:cs="Calibri"/>
              </w:rPr>
            </w:pPr>
            <w:r w:rsidRPr="00300868">
              <w:rPr>
                <w:rFonts w:ascii="Calibri" w:eastAsia="Calibri" w:hAnsi="Calibri" w:cs="Calibri"/>
                <w:lang w:val="tr-TR"/>
              </w:rPr>
              <w:t>[2] Hiçbir şey yapmayın, çünkü o pazarda lüks yemekler yaygındır.</w:t>
            </w:r>
          </w:p>
        </w:tc>
      </w:tr>
      <w:tr w:rsidR="0092388F" w:rsidRPr="00300868" w14:paraId="4594BC18" w14:textId="77777777" w:rsidTr="00300868">
        <w:tc>
          <w:tcPr>
            <w:tcW w:w="1353" w:type="dxa"/>
            <w:shd w:val="clear" w:color="auto" w:fill="C1E4F5"/>
            <w:tcMar>
              <w:top w:w="120" w:type="dxa"/>
              <w:left w:w="180" w:type="dxa"/>
              <w:bottom w:w="120" w:type="dxa"/>
              <w:right w:w="180" w:type="dxa"/>
            </w:tcMar>
            <w:hideMark/>
          </w:tcPr>
          <w:p w14:paraId="154E0E9B" w14:textId="77777777" w:rsidR="0094318D" w:rsidRPr="00300868" w:rsidRDefault="0047764C" w:rsidP="0094318D">
            <w:pPr>
              <w:spacing w:before="30" w:after="30"/>
              <w:ind w:left="30" w:right="30"/>
              <w:rPr>
                <w:rFonts w:ascii="Calibri" w:eastAsia="Times New Roman" w:hAnsi="Calibri" w:cs="Calibri"/>
                <w:sz w:val="16"/>
              </w:rPr>
            </w:pPr>
            <w:hyperlink r:id="rId135" w:tgtFrame="_blank" w:history="1">
              <w:r w:rsidRPr="00300868">
                <w:rPr>
                  <w:rFonts w:ascii="Calibri" w:eastAsia="Times New Roman" w:hAnsi="Calibri" w:cs="Calibri"/>
                  <w:color w:val="0000FF"/>
                  <w:sz w:val="16"/>
                  <w:u w:val="single"/>
                </w:rPr>
                <w:t>Screen 15</w:t>
              </w:r>
            </w:hyperlink>
            <w:r w:rsidRPr="00300868">
              <w:rPr>
                <w:rFonts w:ascii="Calibri" w:eastAsia="Times New Roman" w:hAnsi="Calibri" w:cs="Calibri"/>
                <w:sz w:val="16"/>
              </w:rPr>
              <w:t xml:space="preserve"> </w:t>
            </w:r>
          </w:p>
          <w:p w14:paraId="6E930BCD" w14:textId="77777777" w:rsidR="0094318D" w:rsidRPr="00300868" w:rsidRDefault="0047764C" w:rsidP="0094318D">
            <w:pPr>
              <w:ind w:left="30" w:right="30"/>
              <w:rPr>
                <w:rFonts w:ascii="Calibri" w:eastAsia="Times New Roman" w:hAnsi="Calibri" w:cs="Calibri"/>
                <w:sz w:val="16"/>
              </w:rPr>
            </w:pPr>
            <w:hyperlink r:id="rId136" w:tgtFrame="_blank" w:history="1">
              <w:r w:rsidRPr="00300868">
                <w:rPr>
                  <w:rFonts w:ascii="Calibri" w:eastAsia="Times New Roman" w:hAnsi="Calibri" w:cs="Calibri"/>
                  <w:color w:val="0000FF"/>
                  <w:sz w:val="16"/>
                  <w:u w:val="single"/>
                </w:rPr>
                <w:t>67_C_16</w:t>
              </w:r>
            </w:hyperlink>
            <w:r w:rsidRPr="00300868">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1A3899DB" w14:textId="77777777" w:rsidR="0094318D" w:rsidRPr="00300868" w:rsidRDefault="0047764C" w:rsidP="00300868">
            <w:pPr>
              <w:spacing w:before="100" w:beforeAutospacing="1" w:after="100" w:afterAutospacing="1"/>
              <w:ind w:left="30" w:right="30"/>
              <w:rPr>
                <w:rFonts w:ascii="Calibri" w:eastAsia="Times New Roman" w:hAnsi="Calibri" w:cs="Calibri"/>
              </w:rPr>
            </w:pPr>
            <w:r w:rsidRPr="00300868">
              <w:rPr>
                <w:rFonts w:ascii="Calibri" w:eastAsia="Times New Roman" w:hAnsi="Calibri" w:cs="Calibri"/>
              </w:rPr>
              <w:t>[3] Report the matter immediately to the Office of Ethics and Compliance (OEC).</w:t>
            </w:r>
          </w:p>
        </w:tc>
        <w:tc>
          <w:tcPr>
            <w:tcW w:w="6000" w:type="dxa"/>
          </w:tcPr>
          <w:p w14:paraId="08732D12" w14:textId="77777777" w:rsidR="0094318D" w:rsidRPr="00300868" w:rsidRDefault="0047764C" w:rsidP="00300868">
            <w:pPr>
              <w:spacing w:before="100" w:beforeAutospacing="1" w:after="100" w:afterAutospacing="1"/>
              <w:ind w:left="30" w:right="30"/>
              <w:rPr>
                <w:rFonts w:ascii="Calibri" w:eastAsia="Times New Roman" w:hAnsi="Calibri" w:cs="Calibri"/>
              </w:rPr>
            </w:pPr>
            <w:r w:rsidRPr="00300868">
              <w:rPr>
                <w:rFonts w:ascii="Calibri" w:eastAsia="Calibri" w:hAnsi="Calibri" w:cs="Calibri"/>
                <w:lang w:val="tr-TR"/>
              </w:rPr>
              <w:t>[3] Konuyu derhal Etik ve Uyum Ofisine (OEC) bildirin.</w:t>
            </w:r>
          </w:p>
        </w:tc>
      </w:tr>
      <w:tr w:rsidR="0092388F" w:rsidRPr="00300868" w14:paraId="39F46B79" w14:textId="77777777" w:rsidTr="00300868">
        <w:tc>
          <w:tcPr>
            <w:tcW w:w="1353" w:type="dxa"/>
            <w:shd w:val="clear" w:color="auto" w:fill="C1E4F5"/>
            <w:tcMar>
              <w:top w:w="120" w:type="dxa"/>
              <w:left w:w="180" w:type="dxa"/>
              <w:bottom w:w="120" w:type="dxa"/>
              <w:right w:w="180" w:type="dxa"/>
            </w:tcMar>
            <w:hideMark/>
          </w:tcPr>
          <w:p w14:paraId="7600B32A" w14:textId="77777777" w:rsidR="0094318D" w:rsidRPr="00300868" w:rsidRDefault="0047764C" w:rsidP="0094318D">
            <w:pPr>
              <w:spacing w:before="30" w:after="30"/>
              <w:ind w:left="30" w:right="30"/>
              <w:rPr>
                <w:rFonts w:ascii="Calibri" w:eastAsia="Times New Roman" w:hAnsi="Calibri" w:cs="Calibri"/>
                <w:sz w:val="16"/>
              </w:rPr>
            </w:pPr>
            <w:hyperlink r:id="rId137" w:tgtFrame="_blank" w:history="1">
              <w:r w:rsidRPr="00300868">
                <w:rPr>
                  <w:rFonts w:ascii="Calibri" w:eastAsia="Times New Roman" w:hAnsi="Calibri" w:cs="Calibri"/>
                  <w:color w:val="0000FF"/>
                  <w:sz w:val="16"/>
                  <w:u w:val="single"/>
                </w:rPr>
                <w:t>Screen 15</w:t>
              </w:r>
            </w:hyperlink>
            <w:r w:rsidRPr="00300868">
              <w:rPr>
                <w:rFonts w:ascii="Calibri" w:eastAsia="Times New Roman" w:hAnsi="Calibri" w:cs="Calibri"/>
                <w:sz w:val="16"/>
              </w:rPr>
              <w:t xml:space="preserve"> </w:t>
            </w:r>
          </w:p>
          <w:p w14:paraId="13E65948" w14:textId="77777777" w:rsidR="0094318D" w:rsidRPr="00300868" w:rsidRDefault="0047764C" w:rsidP="0094318D">
            <w:pPr>
              <w:ind w:left="30" w:right="30"/>
              <w:rPr>
                <w:rFonts w:ascii="Calibri" w:eastAsia="Times New Roman" w:hAnsi="Calibri" w:cs="Calibri"/>
                <w:sz w:val="16"/>
              </w:rPr>
            </w:pPr>
            <w:hyperlink r:id="rId138" w:tgtFrame="_blank" w:history="1">
              <w:r w:rsidRPr="00300868">
                <w:rPr>
                  <w:rFonts w:ascii="Calibri" w:eastAsia="Times New Roman" w:hAnsi="Calibri" w:cs="Calibri"/>
                  <w:color w:val="0000FF"/>
                  <w:sz w:val="16"/>
                  <w:u w:val="single"/>
                </w:rPr>
                <w:t>68_C_16</w:t>
              </w:r>
            </w:hyperlink>
            <w:r w:rsidRPr="00300868">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06FBDEED" w14:textId="77777777" w:rsidR="0094318D" w:rsidRPr="00300868" w:rsidRDefault="0047764C" w:rsidP="00300868">
            <w:pPr>
              <w:spacing w:before="100" w:beforeAutospacing="1" w:after="100" w:afterAutospacing="1"/>
              <w:ind w:left="30" w:right="30"/>
              <w:rPr>
                <w:rFonts w:ascii="Calibri" w:eastAsia="Times New Roman" w:hAnsi="Calibri" w:cs="Calibri"/>
              </w:rPr>
            </w:pPr>
            <w:r w:rsidRPr="00300868">
              <w:rPr>
                <w:rFonts w:ascii="Calibri" w:eastAsia="Times New Roman" w:hAnsi="Calibri" w:cs="Calibri"/>
              </w:rPr>
              <w:t>[4] Research alternative distributors in case the claim is true.</w:t>
            </w:r>
          </w:p>
          <w:p w14:paraId="07A3CD51" w14:textId="77777777" w:rsidR="0094318D" w:rsidRPr="00300868" w:rsidRDefault="0047764C" w:rsidP="00300868">
            <w:pPr>
              <w:spacing w:before="100" w:beforeAutospacing="1" w:after="100" w:afterAutospacing="1"/>
              <w:ind w:left="30" w:right="30"/>
              <w:rPr>
                <w:rFonts w:ascii="Calibri" w:eastAsia="Times New Roman" w:hAnsi="Calibri" w:cs="Calibri"/>
              </w:rPr>
            </w:pPr>
            <w:r w:rsidRPr="00300868">
              <w:rPr>
                <w:rFonts w:ascii="Calibri" w:eastAsia="Times New Roman" w:hAnsi="Calibri" w:cs="Calibri"/>
              </w:rPr>
              <w:t>Next</w:t>
            </w:r>
          </w:p>
        </w:tc>
        <w:tc>
          <w:tcPr>
            <w:tcW w:w="6000" w:type="dxa"/>
          </w:tcPr>
          <w:p w14:paraId="32085E24" w14:textId="77777777" w:rsidR="0094318D" w:rsidRPr="00300868" w:rsidRDefault="0047764C" w:rsidP="00300868">
            <w:pPr>
              <w:spacing w:before="100" w:beforeAutospacing="1" w:after="100" w:afterAutospacing="1"/>
              <w:ind w:left="30" w:right="30"/>
              <w:rPr>
                <w:rFonts w:ascii="Calibri" w:eastAsia="Times New Roman" w:hAnsi="Calibri" w:cs="Calibri"/>
              </w:rPr>
            </w:pPr>
            <w:r w:rsidRPr="00300868">
              <w:rPr>
                <w:rFonts w:ascii="Calibri" w:eastAsia="Calibri" w:hAnsi="Calibri" w:cs="Calibri"/>
                <w:lang w:val="tr-TR"/>
              </w:rPr>
              <w:t>[4] İddianın doğru olması durumuna karşı alternatif dağıtımcıları araştırın.</w:t>
            </w:r>
          </w:p>
          <w:p w14:paraId="06104A06" w14:textId="77777777" w:rsidR="0094318D" w:rsidRPr="00300868" w:rsidRDefault="0047764C" w:rsidP="00300868">
            <w:pPr>
              <w:spacing w:before="100" w:beforeAutospacing="1" w:after="100" w:afterAutospacing="1"/>
              <w:ind w:left="30" w:right="30"/>
              <w:rPr>
                <w:rFonts w:ascii="Calibri" w:eastAsia="Times New Roman" w:hAnsi="Calibri" w:cs="Calibri"/>
              </w:rPr>
            </w:pPr>
            <w:r w:rsidRPr="00300868">
              <w:rPr>
                <w:rFonts w:ascii="Calibri" w:eastAsia="Calibri" w:hAnsi="Calibri" w:cs="Calibri"/>
                <w:lang w:val="tr-TR"/>
              </w:rPr>
              <w:t>İleri</w:t>
            </w:r>
          </w:p>
        </w:tc>
      </w:tr>
      <w:tr w:rsidR="0092388F" w:rsidRPr="00300868" w14:paraId="413DCA7E" w14:textId="77777777" w:rsidTr="00300868">
        <w:tc>
          <w:tcPr>
            <w:tcW w:w="1353" w:type="dxa"/>
            <w:shd w:val="clear" w:color="auto" w:fill="C1E4F5"/>
            <w:tcMar>
              <w:top w:w="120" w:type="dxa"/>
              <w:left w:w="180" w:type="dxa"/>
              <w:bottom w:w="120" w:type="dxa"/>
              <w:right w:w="180" w:type="dxa"/>
            </w:tcMar>
            <w:hideMark/>
          </w:tcPr>
          <w:p w14:paraId="70CBC9A3" w14:textId="77777777" w:rsidR="00807D7F" w:rsidRPr="00300868" w:rsidRDefault="0047764C" w:rsidP="00807D7F">
            <w:pPr>
              <w:spacing w:before="30" w:after="30"/>
              <w:ind w:left="30" w:right="30"/>
              <w:rPr>
                <w:rFonts w:ascii="Calibri" w:eastAsia="Times New Roman" w:hAnsi="Calibri" w:cs="Calibri"/>
                <w:sz w:val="16"/>
              </w:rPr>
            </w:pPr>
            <w:r w:rsidRPr="00300868">
              <w:rPr>
                <w:rFonts w:ascii="Calibri" w:eastAsia="Times New Roman" w:hAnsi="Calibri" w:cs="Calibri"/>
                <w:sz w:val="16"/>
              </w:rPr>
              <w:t>Screen 15</w:t>
            </w:r>
          </w:p>
          <w:p w14:paraId="55035365" w14:textId="77777777" w:rsidR="00807D7F" w:rsidRPr="00300868" w:rsidRDefault="0047764C" w:rsidP="00807D7F">
            <w:pPr>
              <w:spacing w:before="100" w:beforeAutospacing="1" w:after="100" w:afterAutospacing="1"/>
              <w:ind w:left="30" w:right="30"/>
              <w:rPr>
                <w:rFonts w:ascii="Calibri" w:eastAsia="Times New Roman" w:hAnsi="Calibri" w:cs="Calibri"/>
                <w:sz w:val="16"/>
              </w:rPr>
            </w:pPr>
            <w:r w:rsidRPr="00300868">
              <w:rPr>
                <w:rFonts w:ascii="Calibri" w:eastAsia="Times New Roman" w:hAnsi="Calibri" w:cs="Calibri"/>
                <w:sz w:val="16"/>
              </w:rPr>
              <w:t>Question 5: Feedback</w:t>
            </w:r>
          </w:p>
          <w:p w14:paraId="7BA33A28" w14:textId="77777777" w:rsidR="00807D7F" w:rsidRPr="00300868" w:rsidRDefault="0047764C" w:rsidP="00807D7F">
            <w:pPr>
              <w:ind w:left="30" w:right="30"/>
              <w:rPr>
                <w:rFonts w:ascii="Calibri" w:eastAsia="Times New Roman" w:hAnsi="Calibri" w:cs="Calibri"/>
                <w:sz w:val="16"/>
              </w:rPr>
            </w:pPr>
            <w:r w:rsidRPr="00300868">
              <w:rPr>
                <w:rFonts w:ascii="Calibri" w:eastAsia="Times New Roman" w:hAnsi="Calibri" w:cs="Calibri"/>
                <w:sz w:val="16"/>
              </w:rPr>
              <w:t>69_C_16</w:t>
            </w:r>
          </w:p>
        </w:tc>
        <w:tc>
          <w:tcPr>
            <w:tcW w:w="6000" w:type="dxa"/>
            <w:tcMar>
              <w:top w:w="120" w:type="dxa"/>
              <w:left w:w="180" w:type="dxa"/>
              <w:bottom w:w="120" w:type="dxa"/>
              <w:right w:w="180" w:type="dxa"/>
            </w:tcMar>
            <w:hideMark/>
          </w:tcPr>
          <w:p w14:paraId="3FFB0306" w14:textId="77777777" w:rsidR="00807D7F" w:rsidRPr="00300868" w:rsidRDefault="0047764C" w:rsidP="00300868">
            <w:pPr>
              <w:spacing w:before="100" w:beforeAutospacing="1" w:after="100" w:afterAutospacing="1"/>
              <w:ind w:left="30" w:right="30"/>
              <w:rPr>
                <w:rFonts w:ascii="Calibri" w:eastAsia="Times New Roman" w:hAnsi="Calibri" w:cs="Calibri"/>
              </w:rPr>
            </w:pPr>
            <w:r w:rsidRPr="00300868">
              <w:rPr>
                <w:rFonts w:ascii="Calibri" w:eastAsia="Times New Roman" w:hAnsi="Calibri" w:cs="Calibri"/>
              </w:rPr>
              <w:t>You should immediately report the allegation to the Office of Ethics and Compliance (OEC) so it can be properly investigated, even if the information comes from a competitor.</w:t>
            </w:r>
          </w:p>
        </w:tc>
        <w:tc>
          <w:tcPr>
            <w:tcW w:w="6000" w:type="dxa"/>
          </w:tcPr>
          <w:p w14:paraId="1BAFC5A3" w14:textId="48FB3FE1" w:rsidR="00807D7F" w:rsidRPr="00300868" w:rsidRDefault="0047764C" w:rsidP="00300868">
            <w:pPr>
              <w:spacing w:before="100" w:beforeAutospacing="1" w:after="100" w:afterAutospacing="1"/>
              <w:ind w:left="30" w:right="30"/>
              <w:rPr>
                <w:rFonts w:ascii="Calibri" w:eastAsia="Times New Roman" w:hAnsi="Calibri" w:cs="Calibri"/>
              </w:rPr>
            </w:pPr>
            <w:r w:rsidRPr="00300868">
              <w:rPr>
                <w:rFonts w:ascii="Calibri" w:eastAsia="Calibri" w:hAnsi="Calibri" w:cs="Calibri"/>
                <w:lang w:val="tr-TR"/>
              </w:rPr>
              <w:t xml:space="preserve">Bilgi bir rakipten gelse bile iddianın uygun şekilde araştırılabilmesi için </w:t>
            </w:r>
            <w:ins w:id="25" w:author="Dalga, Elif" w:date="2026-01-09T16:32:00Z" w16du:dateUtc="2026-01-09T13:32:00Z">
              <w:r w:rsidR="004271DE">
                <w:rPr>
                  <w:rFonts w:ascii="Calibri" w:eastAsia="Calibri" w:hAnsi="Calibri" w:cs="Calibri"/>
                  <w:lang w:val="tr-TR"/>
                </w:rPr>
                <w:t xml:space="preserve">iddiayı </w:t>
              </w:r>
            </w:ins>
            <w:r w:rsidRPr="00300868">
              <w:rPr>
                <w:rFonts w:ascii="Calibri" w:eastAsia="Calibri" w:hAnsi="Calibri" w:cs="Calibri"/>
                <w:lang w:val="tr-TR"/>
              </w:rPr>
              <w:t>derhal Etik ve Uyum Ofisine (OEC) bildirmelisiniz.</w:t>
            </w:r>
          </w:p>
        </w:tc>
      </w:tr>
      <w:tr w:rsidR="0092388F" w:rsidRPr="00300868" w14:paraId="7C9CD557" w14:textId="77777777" w:rsidTr="00300868">
        <w:tc>
          <w:tcPr>
            <w:tcW w:w="1353" w:type="dxa"/>
            <w:shd w:val="clear" w:color="auto" w:fill="C1E4F5"/>
            <w:tcMar>
              <w:top w:w="120" w:type="dxa"/>
              <w:left w:w="180" w:type="dxa"/>
              <w:bottom w:w="120" w:type="dxa"/>
              <w:right w:w="180" w:type="dxa"/>
            </w:tcMar>
            <w:hideMark/>
          </w:tcPr>
          <w:p w14:paraId="7A8E1A2A" w14:textId="77777777" w:rsidR="00807D7F" w:rsidRPr="00300868" w:rsidRDefault="0047764C" w:rsidP="00807D7F">
            <w:pPr>
              <w:spacing w:before="30" w:after="30"/>
              <w:ind w:left="30" w:right="30"/>
              <w:rPr>
                <w:rFonts w:ascii="Calibri" w:eastAsia="Times New Roman" w:hAnsi="Calibri" w:cs="Calibri"/>
                <w:sz w:val="16"/>
              </w:rPr>
            </w:pPr>
            <w:hyperlink r:id="rId139" w:tgtFrame="_blank" w:history="1">
              <w:r w:rsidRPr="00300868">
                <w:rPr>
                  <w:rFonts w:ascii="Calibri" w:eastAsia="Times New Roman" w:hAnsi="Calibri" w:cs="Calibri"/>
                  <w:color w:val="0000FF"/>
                  <w:sz w:val="16"/>
                  <w:u w:val="single"/>
                </w:rPr>
                <w:t>Screen 15</w:t>
              </w:r>
            </w:hyperlink>
            <w:r w:rsidRPr="00300868">
              <w:rPr>
                <w:rFonts w:ascii="Calibri" w:eastAsia="Times New Roman" w:hAnsi="Calibri" w:cs="Calibri"/>
                <w:sz w:val="16"/>
              </w:rPr>
              <w:t xml:space="preserve"> </w:t>
            </w:r>
          </w:p>
          <w:p w14:paraId="388EA7A8" w14:textId="77777777" w:rsidR="00807D7F" w:rsidRPr="00300868" w:rsidRDefault="0047764C" w:rsidP="00807D7F">
            <w:pPr>
              <w:ind w:left="30" w:right="30"/>
              <w:rPr>
                <w:rFonts w:ascii="Calibri" w:eastAsia="Times New Roman" w:hAnsi="Calibri" w:cs="Calibri"/>
                <w:sz w:val="16"/>
              </w:rPr>
            </w:pPr>
            <w:hyperlink r:id="rId140" w:tgtFrame="_blank" w:history="1">
              <w:r w:rsidRPr="00300868">
                <w:rPr>
                  <w:rFonts w:ascii="Calibri" w:eastAsia="Times New Roman" w:hAnsi="Calibri" w:cs="Calibri"/>
                  <w:color w:val="0000FF"/>
                  <w:sz w:val="16"/>
                  <w:u w:val="single"/>
                </w:rPr>
                <w:t>70_C_16</w:t>
              </w:r>
            </w:hyperlink>
            <w:r w:rsidRPr="00300868">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53C2AF2C" w14:textId="77777777" w:rsidR="00807D7F" w:rsidRPr="00300868" w:rsidRDefault="0047764C" w:rsidP="00300868">
            <w:pPr>
              <w:spacing w:before="100" w:beforeAutospacing="1" w:after="100" w:afterAutospacing="1"/>
              <w:ind w:left="30" w:right="30"/>
              <w:rPr>
                <w:rFonts w:ascii="Calibri" w:eastAsia="Times New Roman" w:hAnsi="Calibri" w:cs="Calibri"/>
              </w:rPr>
            </w:pPr>
            <w:r w:rsidRPr="00300868">
              <w:rPr>
                <w:rFonts w:ascii="Calibri" w:eastAsia="Times New Roman" w:hAnsi="Calibri" w:cs="Calibri"/>
              </w:rPr>
              <w:t>[6] A travel agency is arranging travel for healthcare professionals (HCPs) who provide proctoring services for Abbott. Upon reviewing the submitted receipts, discrepancies are found—the total does not match the reimbursement request, and some receipts are missing key details such as travel dates.</w:t>
            </w:r>
          </w:p>
          <w:p w14:paraId="6EC70E56" w14:textId="77777777" w:rsidR="00807D7F" w:rsidRPr="00300868" w:rsidRDefault="0047764C" w:rsidP="00300868">
            <w:pPr>
              <w:spacing w:before="100" w:beforeAutospacing="1" w:after="100" w:afterAutospacing="1"/>
              <w:ind w:left="30" w:right="30"/>
              <w:rPr>
                <w:rFonts w:ascii="Calibri" w:eastAsia="Times New Roman" w:hAnsi="Calibri" w:cs="Calibri"/>
              </w:rPr>
            </w:pPr>
            <w:r w:rsidRPr="00300868">
              <w:rPr>
                <w:rFonts w:ascii="Calibri" w:eastAsia="Times New Roman" w:hAnsi="Calibri" w:cs="Calibri"/>
              </w:rPr>
              <w:t>What is the appropriate action?</w:t>
            </w:r>
          </w:p>
        </w:tc>
        <w:tc>
          <w:tcPr>
            <w:tcW w:w="6000" w:type="dxa"/>
          </w:tcPr>
          <w:p w14:paraId="657DF3E6" w14:textId="77777777" w:rsidR="00807D7F" w:rsidRPr="00300868" w:rsidRDefault="0047764C" w:rsidP="00300868">
            <w:pPr>
              <w:spacing w:before="100" w:beforeAutospacing="1" w:after="100" w:afterAutospacing="1"/>
              <w:ind w:left="30" w:right="30"/>
              <w:rPr>
                <w:rFonts w:ascii="Calibri" w:eastAsia="Times New Roman" w:hAnsi="Calibri" w:cs="Calibri"/>
              </w:rPr>
            </w:pPr>
            <w:r w:rsidRPr="00300868">
              <w:rPr>
                <w:rFonts w:ascii="Calibri" w:eastAsia="Calibri" w:hAnsi="Calibri" w:cs="Calibri"/>
                <w:lang w:val="tr-TR"/>
              </w:rPr>
              <w:t>[6] Bir seyahat acentesi, Abbott için gözetmenlik hizmeti sağlayan sağlık meslek mensupları (SMM’ler) için seyahat organizasyonu yapar. Gönderilen makbuzlar incelendiğinde tutarsızlıklar olduğu görülür. Toplam tutar, geri ödeme talebiyle uyuşmaz ve bazı makbuzlarda seyahat tarihleri ​​gibi önemli bilgiler eksiktir.</w:t>
            </w:r>
          </w:p>
          <w:p w14:paraId="2C02A5BC" w14:textId="77777777" w:rsidR="00807D7F" w:rsidRPr="00300868" w:rsidRDefault="0047764C" w:rsidP="00300868">
            <w:pPr>
              <w:spacing w:before="100" w:beforeAutospacing="1" w:after="100" w:afterAutospacing="1"/>
              <w:ind w:left="30" w:right="30"/>
              <w:rPr>
                <w:rFonts w:ascii="Calibri" w:eastAsia="Times New Roman" w:hAnsi="Calibri" w:cs="Calibri"/>
              </w:rPr>
            </w:pPr>
            <w:r w:rsidRPr="00300868">
              <w:rPr>
                <w:rFonts w:ascii="Calibri" w:eastAsia="Calibri" w:hAnsi="Calibri" w:cs="Calibri"/>
                <w:lang w:val="tr-TR"/>
              </w:rPr>
              <w:t>Uygun eylem nedir?</w:t>
            </w:r>
          </w:p>
        </w:tc>
      </w:tr>
      <w:tr w:rsidR="0092388F" w:rsidRPr="00300868" w14:paraId="5418E5E1" w14:textId="77777777" w:rsidTr="00300868">
        <w:tc>
          <w:tcPr>
            <w:tcW w:w="1353" w:type="dxa"/>
            <w:shd w:val="clear" w:color="auto" w:fill="C1E4F5"/>
            <w:tcMar>
              <w:top w:w="120" w:type="dxa"/>
              <w:left w:w="180" w:type="dxa"/>
              <w:bottom w:w="120" w:type="dxa"/>
              <w:right w:w="180" w:type="dxa"/>
            </w:tcMar>
            <w:hideMark/>
          </w:tcPr>
          <w:p w14:paraId="27B165B7" w14:textId="77777777" w:rsidR="00807D7F" w:rsidRPr="00300868" w:rsidRDefault="0047764C" w:rsidP="00807D7F">
            <w:pPr>
              <w:spacing w:before="30" w:after="30"/>
              <w:ind w:left="30" w:right="30"/>
              <w:rPr>
                <w:rFonts w:ascii="Calibri" w:eastAsia="Times New Roman" w:hAnsi="Calibri" w:cs="Calibri"/>
                <w:sz w:val="16"/>
              </w:rPr>
            </w:pPr>
            <w:hyperlink r:id="rId141" w:tgtFrame="_blank" w:history="1">
              <w:r w:rsidRPr="00300868">
                <w:rPr>
                  <w:rFonts w:ascii="Calibri" w:eastAsia="Times New Roman" w:hAnsi="Calibri" w:cs="Calibri"/>
                  <w:color w:val="0000FF"/>
                  <w:sz w:val="16"/>
                  <w:u w:val="single"/>
                </w:rPr>
                <w:t>Screen 15</w:t>
              </w:r>
            </w:hyperlink>
            <w:r w:rsidRPr="00300868">
              <w:rPr>
                <w:rFonts w:ascii="Calibri" w:eastAsia="Times New Roman" w:hAnsi="Calibri" w:cs="Calibri"/>
                <w:sz w:val="16"/>
              </w:rPr>
              <w:t xml:space="preserve"> </w:t>
            </w:r>
          </w:p>
          <w:p w14:paraId="5B97E1BD" w14:textId="77777777" w:rsidR="00807D7F" w:rsidRPr="00300868" w:rsidRDefault="0047764C" w:rsidP="00807D7F">
            <w:pPr>
              <w:ind w:left="30" w:right="30"/>
              <w:rPr>
                <w:rFonts w:ascii="Calibri" w:eastAsia="Times New Roman" w:hAnsi="Calibri" w:cs="Calibri"/>
                <w:sz w:val="16"/>
              </w:rPr>
            </w:pPr>
            <w:hyperlink r:id="rId142" w:tgtFrame="_blank" w:history="1">
              <w:r w:rsidRPr="00300868">
                <w:rPr>
                  <w:rFonts w:ascii="Calibri" w:eastAsia="Times New Roman" w:hAnsi="Calibri" w:cs="Calibri"/>
                  <w:color w:val="0000FF"/>
                  <w:sz w:val="16"/>
                  <w:u w:val="single"/>
                </w:rPr>
                <w:t>71_C_16</w:t>
              </w:r>
            </w:hyperlink>
            <w:r w:rsidRPr="00300868">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6CBBFBB4" w14:textId="77777777" w:rsidR="00807D7F" w:rsidRPr="00300868" w:rsidRDefault="0047764C" w:rsidP="00300868">
            <w:pPr>
              <w:spacing w:before="100" w:beforeAutospacing="1" w:after="100" w:afterAutospacing="1"/>
              <w:ind w:left="30" w:right="30"/>
              <w:rPr>
                <w:rFonts w:ascii="Calibri" w:eastAsia="Times New Roman" w:hAnsi="Calibri" w:cs="Calibri"/>
              </w:rPr>
            </w:pPr>
            <w:r w:rsidRPr="00300868">
              <w:rPr>
                <w:rFonts w:ascii="Calibri" w:eastAsia="Times New Roman" w:hAnsi="Calibri" w:cs="Calibri"/>
              </w:rPr>
              <w:t>[1] Inform the travel agency that Abbott cannot process payment without complete and accurate documentation.</w:t>
            </w:r>
          </w:p>
        </w:tc>
        <w:tc>
          <w:tcPr>
            <w:tcW w:w="6000" w:type="dxa"/>
          </w:tcPr>
          <w:p w14:paraId="02B425C0" w14:textId="77777777" w:rsidR="00807D7F" w:rsidRPr="00300868" w:rsidRDefault="0047764C" w:rsidP="00300868">
            <w:pPr>
              <w:spacing w:before="100" w:beforeAutospacing="1" w:after="100" w:afterAutospacing="1"/>
              <w:ind w:left="30" w:right="30"/>
              <w:rPr>
                <w:rFonts w:ascii="Calibri" w:eastAsia="Times New Roman" w:hAnsi="Calibri" w:cs="Calibri"/>
              </w:rPr>
            </w:pPr>
            <w:r w:rsidRPr="00300868">
              <w:rPr>
                <w:rFonts w:ascii="Calibri" w:eastAsia="Calibri" w:hAnsi="Calibri" w:cs="Calibri"/>
                <w:lang w:val="tr-TR"/>
              </w:rPr>
              <w:t>[1] Seyahat acentesine, doğru ve eksiksiz belgeler olmaksızın Abbott’un ödeme yapamayacağını belirtin.</w:t>
            </w:r>
          </w:p>
        </w:tc>
      </w:tr>
      <w:tr w:rsidR="0092388F" w:rsidRPr="00300868" w14:paraId="7F346A5F" w14:textId="77777777" w:rsidTr="00300868">
        <w:tc>
          <w:tcPr>
            <w:tcW w:w="1353" w:type="dxa"/>
            <w:shd w:val="clear" w:color="auto" w:fill="C1E4F5"/>
            <w:tcMar>
              <w:top w:w="120" w:type="dxa"/>
              <w:left w:w="180" w:type="dxa"/>
              <w:bottom w:w="120" w:type="dxa"/>
              <w:right w:w="180" w:type="dxa"/>
            </w:tcMar>
            <w:hideMark/>
          </w:tcPr>
          <w:p w14:paraId="5A37CC3E" w14:textId="77777777" w:rsidR="00807D7F" w:rsidRPr="00300868" w:rsidRDefault="0047764C" w:rsidP="00807D7F">
            <w:pPr>
              <w:spacing w:before="30" w:after="30"/>
              <w:ind w:left="30" w:right="30"/>
              <w:rPr>
                <w:rFonts w:ascii="Calibri" w:eastAsia="Times New Roman" w:hAnsi="Calibri" w:cs="Calibri"/>
                <w:sz w:val="16"/>
              </w:rPr>
            </w:pPr>
            <w:hyperlink r:id="rId143" w:tgtFrame="_blank" w:history="1">
              <w:r w:rsidRPr="00300868">
                <w:rPr>
                  <w:rFonts w:ascii="Calibri" w:eastAsia="Times New Roman" w:hAnsi="Calibri" w:cs="Calibri"/>
                  <w:color w:val="0000FF"/>
                  <w:sz w:val="16"/>
                  <w:u w:val="single"/>
                </w:rPr>
                <w:t>Screen 15</w:t>
              </w:r>
            </w:hyperlink>
            <w:r w:rsidRPr="00300868">
              <w:rPr>
                <w:rFonts w:ascii="Calibri" w:eastAsia="Times New Roman" w:hAnsi="Calibri" w:cs="Calibri"/>
                <w:sz w:val="16"/>
              </w:rPr>
              <w:t xml:space="preserve"> </w:t>
            </w:r>
          </w:p>
          <w:p w14:paraId="29A35FC2" w14:textId="77777777" w:rsidR="00807D7F" w:rsidRPr="00300868" w:rsidRDefault="0047764C" w:rsidP="00807D7F">
            <w:pPr>
              <w:ind w:left="30" w:right="30"/>
              <w:rPr>
                <w:rFonts w:ascii="Calibri" w:eastAsia="Times New Roman" w:hAnsi="Calibri" w:cs="Calibri"/>
                <w:sz w:val="16"/>
              </w:rPr>
            </w:pPr>
            <w:hyperlink r:id="rId144" w:tgtFrame="_blank" w:history="1">
              <w:r w:rsidRPr="00300868">
                <w:rPr>
                  <w:rFonts w:ascii="Calibri" w:eastAsia="Times New Roman" w:hAnsi="Calibri" w:cs="Calibri"/>
                  <w:color w:val="0000FF"/>
                  <w:sz w:val="16"/>
                  <w:u w:val="single"/>
                </w:rPr>
                <w:t>72_C_16</w:t>
              </w:r>
            </w:hyperlink>
            <w:r w:rsidRPr="00300868">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7B9D6B44" w14:textId="77777777" w:rsidR="00807D7F" w:rsidRPr="00300868" w:rsidRDefault="0047764C" w:rsidP="00300868">
            <w:pPr>
              <w:spacing w:before="100" w:beforeAutospacing="1" w:after="100" w:afterAutospacing="1"/>
              <w:ind w:left="30" w:right="30"/>
              <w:rPr>
                <w:rFonts w:ascii="Calibri" w:eastAsia="Times New Roman" w:hAnsi="Calibri" w:cs="Calibri"/>
              </w:rPr>
            </w:pPr>
            <w:r w:rsidRPr="00300868">
              <w:rPr>
                <w:rFonts w:ascii="Calibri" w:eastAsia="Times New Roman" w:hAnsi="Calibri" w:cs="Calibri"/>
              </w:rPr>
              <w:t>[2] Process the receipts since only some information is missing.</w:t>
            </w:r>
          </w:p>
        </w:tc>
        <w:tc>
          <w:tcPr>
            <w:tcW w:w="6000" w:type="dxa"/>
          </w:tcPr>
          <w:p w14:paraId="61290F14" w14:textId="77777777" w:rsidR="00807D7F" w:rsidRPr="00300868" w:rsidRDefault="0047764C" w:rsidP="00300868">
            <w:pPr>
              <w:spacing w:before="100" w:beforeAutospacing="1" w:after="100" w:afterAutospacing="1"/>
              <w:ind w:left="30" w:right="30"/>
              <w:rPr>
                <w:rFonts w:ascii="Calibri" w:eastAsia="Times New Roman" w:hAnsi="Calibri" w:cs="Calibri"/>
              </w:rPr>
            </w:pPr>
            <w:r w:rsidRPr="00300868">
              <w:rPr>
                <w:rFonts w:ascii="Calibri" w:eastAsia="Calibri" w:hAnsi="Calibri" w:cs="Calibri"/>
                <w:lang w:val="tr-TR"/>
              </w:rPr>
              <w:t>[2] Yalnızca bazı bilgiler eksik olduğuna göre makbuzları işleme koyun.</w:t>
            </w:r>
          </w:p>
        </w:tc>
      </w:tr>
      <w:tr w:rsidR="0092388F" w:rsidRPr="00300868" w14:paraId="65FE749B" w14:textId="77777777" w:rsidTr="00300868">
        <w:tc>
          <w:tcPr>
            <w:tcW w:w="1353" w:type="dxa"/>
            <w:shd w:val="clear" w:color="auto" w:fill="C1E4F5"/>
            <w:tcMar>
              <w:top w:w="120" w:type="dxa"/>
              <w:left w:w="180" w:type="dxa"/>
              <w:bottom w:w="120" w:type="dxa"/>
              <w:right w:w="180" w:type="dxa"/>
            </w:tcMar>
            <w:hideMark/>
          </w:tcPr>
          <w:p w14:paraId="18E1C53C" w14:textId="77777777" w:rsidR="00807D7F" w:rsidRPr="00300868" w:rsidRDefault="0047764C" w:rsidP="00807D7F">
            <w:pPr>
              <w:spacing w:before="30" w:after="30"/>
              <w:ind w:left="30" w:right="30"/>
              <w:rPr>
                <w:rFonts w:ascii="Calibri" w:eastAsia="Times New Roman" w:hAnsi="Calibri" w:cs="Calibri"/>
                <w:sz w:val="16"/>
              </w:rPr>
            </w:pPr>
            <w:hyperlink r:id="rId145" w:tgtFrame="_blank" w:history="1">
              <w:r w:rsidRPr="00300868">
                <w:rPr>
                  <w:rFonts w:ascii="Calibri" w:eastAsia="Times New Roman" w:hAnsi="Calibri" w:cs="Calibri"/>
                  <w:color w:val="0000FF"/>
                  <w:sz w:val="16"/>
                  <w:u w:val="single"/>
                </w:rPr>
                <w:t>Screen 15</w:t>
              </w:r>
            </w:hyperlink>
            <w:r w:rsidRPr="00300868">
              <w:rPr>
                <w:rFonts w:ascii="Calibri" w:eastAsia="Times New Roman" w:hAnsi="Calibri" w:cs="Calibri"/>
                <w:sz w:val="16"/>
              </w:rPr>
              <w:t xml:space="preserve"> </w:t>
            </w:r>
          </w:p>
          <w:p w14:paraId="2858590D" w14:textId="77777777" w:rsidR="00807D7F" w:rsidRPr="00300868" w:rsidRDefault="0047764C" w:rsidP="00807D7F">
            <w:pPr>
              <w:ind w:left="30" w:right="30"/>
              <w:rPr>
                <w:rFonts w:ascii="Calibri" w:eastAsia="Times New Roman" w:hAnsi="Calibri" w:cs="Calibri"/>
                <w:sz w:val="16"/>
              </w:rPr>
            </w:pPr>
            <w:hyperlink r:id="rId146" w:tgtFrame="_blank" w:history="1">
              <w:r w:rsidRPr="00300868">
                <w:rPr>
                  <w:rFonts w:ascii="Calibri" w:eastAsia="Times New Roman" w:hAnsi="Calibri" w:cs="Calibri"/>
                  <w:color w:val="0000FF"/>
                  <w:sz w:val="16"/>
                  <w:u w:val="single"/>
                </w:rPr>
                <w:t>73_C_16</w:t>
              </w:r>
            </w:hyperlink>
            <w:r w:rsidRPr="00300868">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605D21C9" w14:textId="77777777" w:rsidR="00807D7F" w:rsidRPr="00300868" w:rsidRDefault="0047764C" w:rsidP="00300868">
            <w:pPr>
              <w:spacing w:before="100" w:beforeAutospacing="1" w:after="100" w:afterAutospacing="1"/>
              <w:ind w:left="30" w:right="30"/>
              <w:rPr>
                <w:rFonts w:ascii="Calibri" w:eastAsia="Times New Roman" w:hAnsi="Calibri" w:cs="Calibri"/>
              </w:rPr>
            </w:pPr>
            <w:r w:rsidRPr="00300868">
              <w:rPr>
                <w:rFonts w:ascii="Calibri" w:eastAsia="Times New Roman" w:hAnsi="Calibri" w:cs="Calibri"/>
              </w:rPr>
              <w:t>[3] Advise the agency to be more accurate next time.</w:t>
            </w:r>
          </w:p>
        </w:tc>
        <w:tc>
          <w:tcPr>
            <w:tcW w:w="6000" w:type="dxa"/>
          </w:tcPr>
          <w:p w14:paraId="6FE60298" w14:textId="77777777" w:rsidR="00807D7F" w:rsidRPr="00300868" w:rsidRDefault="0047764C" w:rsidP="00300868">
            <w:pPr>
              <w:spacing w:before="100" w:beforeAutospacing="1" w:after="100" w:afterAutospacing="1"/>
              <w:ind w:left="30" w:right="30"/>
              <w:rPr>
                <w:rFonts w:ascii="Calibri" w:eastAsia="Times New Roman" w:hAnsi="Calibri" w:cs="Calibri"/>
              </w:rPr>
            </w:pPr>
            <w:r w:rsidRPr="00300868">
              <w:rPr>
                <w:rFonts w:ascii="Calibri" w:eastAsia="Calibri" w:hAnsi="Calibri" w:cs="Calibri"/>
                <w:lang w:val="tr-TR"/>
              </w:rPr>
              <w:t>[3] Bir dahaki sefere daha doğru olması için acenteye tavsiyede bulunun.</w:t>
            </w:r>
          </w:p>
        </w:tc>
      </w:tr>
      <w:tr w:rsidR="0092388F" w:rsidRPr="00300868" w14:paraId="2D8A4C27" w14:textId="77777777" w:rsidTr="00300868">
        <w:tc>
          <w:tcPr>
            <w:tcW w:w="1353" w:type="dxa"/>
            <w:shd w:val="clear" w:color="auto" w:fill="C1E4F5"/>
            <w:tcMar>
              <w:top w:w="120" w:type="dxa"/>
              <w:left w:w="180" w:type="dxa"/>
              <w:bottom w:w="120" w:type="dxa"/>
              <w:right w:w="180" w:type="dxa"/>
            </w:tcMar>
            <w:hideMark/>
          </w:tcPr>
          <w:p w14:paraId="6DCC5405" w14:textId="77777777" w:rsidR="00807D7F" w:rsidRPr="00300868" w:rsidRDefault="0047764C" w:rsidP="00807D7F">
            <w:pPr>
              <w:spacing w:before="30" w:after="30"/>
              <w:ind w:left="30" w:right="30"/>
              <w:rPr>
                <w:rFonts w:ascii="Calibri" w:eastAsia="Times New Roman" w:hAnsi="Calibri" w:cs="Calibri"/>
                <w:sz w:val="16"/>
              </w:rPr>
            </w:pPr>
            <w:hyperlink r:id="rId147" w:tgtFrame="_blank" w:history="1">
              <w:r w:rsidRPr="00300868">
                <w:rPr>
                  <w:rFonts w:ascii="Calibri" w:eastAsia="Times New Roman" w:hAnsi="Calibri" w:cs="Calibri"/>
                  <w:color w:val="0000FF"/>
                  <w:sz w:val="16"/>
                  <w:u w:val="single"/>
                </w:rPr>
                <w:t>Screen 15</w:t>
              </w:r>
            </w:hyperlink>
            <w:r w:rsidRPr="00300868">
              <w:rPr>
                <w:rFonts w:ascii="Calibri" w:eastAsia="Times New Roman" w:hAnsi="Calibri" w:cs="Calibri"/>
                <w:sz w:val="16"/>
              </w:rPr>
              <w:t xml:space="preserve"> </w:t>
            </w:r>
          </w:p>
          <w:p w14:paraId="52C02B5E" w14:textId="77777777" w:rsidR="00807D7F" w:rsidRPr="00300868" w:rsidRDefault="0047764C" w:rsidP="00807D7F">
            <w:pPr>
              <w:ind w:left="30" w:right="30"/>
              <w:rPr>
                <w:rFonts w:ascii="Calibri" w:eastAsia="Times New Roman" w:hAnsi="Calibri" w:cs="Calibri"/>
                <w:sz w:val="16"/>
              </w:rPr>
            </w:pPr>
            <w:hyperlink r:id="rId148" w:tgtFrame="_blank" w:history="1">
              <w:r w:rsidRPr="00300868">
                <w:rPr>
                  <w:rFonts w:ascii="Calibri" w:eastAsia="Times New Roman" w:hAnsi="Calibri" w:cs="Calibri"/>
                  <w:color w:val="0000FF"/>
                  <w:sz w:val="16"/>
                  <w:u w:val="single"/>
                </w:rPr>
                <w:t>74_C_16</w:t>
              </w:r>
            </w:hyperlink>
            <w:r w:rsidRPr="00300868">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314C9030" w14:textId="77777777" w:rsidR="00807D7F" w:rsidRPr="00300868" w:rsidRDefault="0047764C" w:rsidP="00300868">
            <w:pPr>
              <w:spacing w:before="100" w:beforeAutospacing="1" w:after="100" w:afterAutospacing="1"/>
              <w:ind w:left="30" w:right="30"/>
              <w:rPr>
                <w:rFonts w:ascii="Calibri" w:eastAsia="Times New Roman" w:hAnsi="Calibri" w:cs="Calibri"/>
              </w:rPr>
            </w:pPr>
            <w:r w:rsidRPr="00300868">
              <w:rPr>
                <w:rFonts w:ascii="Calibri" w:eastAsia="Times New Roman" w:hAnsi="Calibri" w:cs="Calibri"/>
              </w:rPr>
              <w:t>[4] Do nothing, since the agency is new.</w:t>
            </w:r>
          </w:p>
          <w:p w14:paraId="61444F83" w14:textId="77777777" w:rsidR="00807D7F" w:rsidRPr="00300868" w:rsidRDefault="0047764C" w:rsidP="00300868">
            <w:pPr>
              <w:spacing w:before="100" w:beforeAutospacing="1" w:after="100" w:afterAutospacing="1"/>
              <w:ind w:left="30" w:right="30"/>
              <w:rPr>
                <w:rFonts w:ascii="Calibri" w:eastAsia="Times New Roman" w:hAnsi="Calibri" w:cs="Calibri"/>
              </w:rPr>
            </w:pPr>
            <w:r w:rsidRPr="00300868">
              <w:rPr>
                <w:rFonts w:ascii="Calibri" w:eastAsia="Times New Roman" w:hAnsi="Calibri" w:cs="Calibri"/>
              </w:rPr>
              <w:t>Next</w:t>
            </w:r>
          </w:p>
        </w:tc>
        <w:tc>
          <w:tcPr>
            <w:tcW w:w="6000" w:type="dxa"/>
          </w:tcPr>
          <w:p w14:paraId="14AB38C6" w14:textId="77777777" w:rsidR="00807D7F" w:rsidRPr="00300868" w:rsidRDefault="0047764C" w:rsidP="00300868">
            <w:pPr>
              <w:spacing w:before="100" w:beforeAutospacing="1" w:after="100" w:afterAutospacing="1"/>
              <w:ind w:left="30" w:right="30"/>
              <w:rPr>
                <w:rFonts w:ascii="Calibri" w:eastAsia="Times New Roman" w:hAnsi="Calibri" w:cs="Calibri"/>
              </w:rPr>
            </w:pPr>
            <w:r w:rsidRPr="00300868">
              <w:rPr>
                <w:rFonts w:ascii="Calibri" w:eastAsia="Calibri" w:hAnsi="Calibri" w:cs="Calibri"/>
                <w:lang w:val="tr-TR"/>
              </w:rPr>
              <w:t>[4] Ajans yeni olduğuna göre hiçbir şey yapmayın.</w:t>
            </w:r>
          </w:p>
          <w:p w14:paraId="07ADB1CA" w14:textId="77777777" w:rsidR="00807D7F" w:rsidRPr="00300868" w:rsidRDefault="0047764C" w:rsidP="00300868">
            <w:pPr>
              <w:spacing w:before="100" w:beforeAutospacing="1" w:after="100" w:afterAutospacing="1"/>
              <w:ind w:left="30" w:right="30"/>
              <w:rPr>
                <w:rFonts w:ascii="Calibri" w:eastAsia="Times New Roman" w:hAnsi="Calibri" w:cs="Calibri"/>
              </w:rPr>
            </w:pPr>
            <w:r w:rsidRPr="00300868">
              <w:rPr>
                <w:rFonts w:ascii="Calibri" w:eastAsia="Calibri" w:hAnsi="Calibri" w:cs="Calibri"/>
                <w:lang w:val="tr-TR"/>
              </w:rPr>
              <w:t>İleri</w:t>
            </w:r>
          </w:p>
        </w:tc>
      </w:tr>
      <w:tr w:rsidR="0092388F" w:rsidRPr="00300868" w14:paraId="7531A7B4" w14:textId="77777777" w:rsidTr="00300868">
        <w:tc>
          <w:tcPr>
            <w:tcW w:w="1353" w:type="dxa"/>
            <w:shd w:val="clear" w:color="auto" w:fill="C1E4F5"/>
            <w:tcMar>
              <w:top w:w="120" w:type="dxa"/>
              <w:left w:w="180" w:type="dxa"/>
              <w:bottom w:w="120" w:type="dxa"/>
              <w:right w:w="180" w:type="dxa"/>
            </w:tcMar>
            <w:hideMark/>
          </w:tcPr>
          <w:p w14:paraId="2D984FBB" w14:textId="77777777" w:rsidR="00E90AF1" w:rsidRPr="00300868" w:rsidRDefault="0047764C" w:rsidP="00E90AF1">
            <w:pPr>
              <w:spacing w:before="30" w:after="30"/>
              <w:ind w:left="30" w:right="30"/>
              <w:rPr>
                <w:rFonts w:ascii="Calibri" w:eastAsia="Times New Roman" w:hAnsi="Calibri" w:cs="Calibri"/>
                <w:sz w:val="16"/>
              </w:rPr>
            </w:pPr>
            <w:r w:rsidRPr="00300868">
              <w:rPr>
                <w:rFonts w:ascii="Calibri" w:eastAsia="Times New Roman" w:hAnsi="Calibri" w:cs="Calibri"/>
                <w:sz w:val="16"/>
              </w:rPr>
              <w:t>Screen 15</w:t>
            </w:r>
          </w:p>
          <w:p w14:paraId="4737916C" w14:textId="77777777" w:rsidR="00E90AF1" w:rsidRPr="00300868" w:rsidRDefault="0047764C" w:rsidP="00E90AF1">
            <w:pPr>
              <w:spacing w:before="100" w:beforeAutospacing="1" w:after="100" w:afterAutospacing="1"/>
              <w:ind w:left="30" w:right="30"/>
              <w:rPr>
                <w:rFonts w:ascii="Calibri" w:eastAsia="Times New Roman" w:hAnsi="Calibri" w:cs="Calibri"/>
                <w:sz w:val="16"/>
              </w:rPr>
            </w:pPr>
            <w:r w:rsidRPr="00300868">
              <w:rPr>
                <w:rFonts w:ascii="Calibri" w:eastAsia="Times New Roman" w:hAnsi="Calibri" w:cs="Calibri"/>
                <w:sz w:val="16"/>
              </w:rPr>
              <w:t>Question 6: Feedback</w:t>
            </w:r>
          </w:p>
          <w:p w14:paraId="39D2C9EE" w14:textId="77777777" w:rsidR="00E90AF1" w:rsidRPr="00300868" w:rsidRDefault="0047764C" w:rsidP="00E90AF1">
            <w:pPr>
              <w:ind w:left="30" w:right="30"/>
              <w:rPr>
                <w:rFonts w:ascii="Calibri" w:eastAsia="Times New Roman" w:hAnsi="Calibri" w:cs="Calibri"/>
                <w:sz w:val="16"/>
              </w:rPr>
            </w:pPr>
            <w:r w:rsidRPr="00300868">
              <w:rPr>
                <w:rFonts w:ascii="Calibri" w:eastAsia="Times New Roman" w:hAnsi="Calibri" w:cs="Calibri"/>
                <w:sz w:val="16"/>
              </w:rPr>
              <w:t>75_C_16</w:t>
            </w:r>
          </w:p>
        </w:tc>
        <w:tc>
          <w:tcPr>
            <w:tcW w:w="6000" w:type="dxa"/>
            <w:tcMar>
              <w:top w:w="120" w:type="dxa"/>
              <w:left w:w="180" w:type="dxa"/>
              <w:bottom w:w="120" w:type="dxa"/>
              <w:right w:w="180" w:type="dxa"/>
            </w:tcMar>
            <w:hideMark/>
          </w:tcPr>
          <w:p w14:paraId="6699864D" w14:textId="77777777" w:rsidR="00E90AF1" w:rsidRPr="00300868" w:rsidRDefault="0047764C" w:rsidP="00300868">
            <w:pPr>
              <w:spacing w:before="100" w:beforeAutospacing="1" w:after="100" w:afterAutospacing="1"/>
              <w:ind w:left="30" w:right="30"/>
              <w:rPr>
                <w:rFonts w:ascii="Calibri" w:eastAsia="Times New Roman" w:hAnsi="Calibri" w:cs="Calibri"/>
              </w:rPr>
            </w:pPr>
            <w:r w:rsidRPr="00300868">
              <w:rPr>
                <w:rFonts w:ascii="Calibri" w:eastAsia="Times New Roman" w:hAnsi="Calibri" w:cs="Calibri"/>
              </w:rPr>
              <w:t>Abbott’s books and records must completely and accurately reflect all transactions. Therefore, it’s critical that third parties performing services for Abbott provide complete documentation that accurately reflects the actual purpose and details of the transactions.</w:t>
            </w:r>
          </w:p>
        </w:tc>
        <w:tc>
          <w:tcPr>
            <w:tcW w:w="6000" w:type="dxa"/>
          </w:tcPr>
          <w:p w14:paraId="2AC225D2" w14:textId="77777777" w:rsidR="00E90AF1" w:rsidRPr="00300868" w:rsidRDefault="0047764C" w:rsidP="00300868">
            <w:pPr>
              <w:spacing w:before="100" w:beforeAutospacing="1" w:after="100" w:afterAutospacing="1"/>
              <w:ind w:left="30" w:right="30"/>
              <w:rPr>
                <w:rFonts w:ascii="Calibri" w:eastAsia="Times New Roman" w:hAnsi="Calibri" w:cs="Calibri"/>
              </w:rPr>
            </w:pPr>
            <w:r w:rsidRPr="00300868">
              <w:rPr>
                <w:rFonts w:ascii="Calibri" w:eastAsia="Calibri" w:hAnsi="Calibri" w:cs="Calibri"/>
                <w:lang w:val="tr-TR"/>
              </w:rPr>
              <w:t>Abbott’un defter ve kayıtları, tüm işlemleri tam ve doğru şekilde yansıtmalıdır. Bu nedenle, Abbott için hizmetler yerine getiren üçüncü tarafların, ticari işlemlerin gerçek amacını ve ayrıntılarını doğru şekilde yansıtan eksiksiz belgeler vermesi çok büyük bir öneme sahiptir.</w:t>
            </w:r>
          </w:p>
        </w:tc>
      </w:tr>
      <w:tr w:rsidR="0092388F" w:rsidRPr="00300868" w14:paraId="66F42ECC" w14:textId="77777777" w:rsidTr="00300868">
        <w:tc>
          <w:tcPr>
            <w:tcW w:w="1353" w:type="dxa"/>
            <w:shd w:val="clear" w:color="auto" w:fill="C1E4F5"/>
            <w:tcMar>
              <w:top w:w="120" w:type="dxa"/>
              <w:left w:w="180" w:type="dxa"/>
              <w:bottom w:w="120" w:type="dxa"/>
              <w:right w:w="180" w:type="dxa"/>
            </w:tcMar>
            <w:hideMark/>
          </w:tcPr>
          <w:p w14:paraId="0CFB89FF" w14:textId="77777777" w:rsidR="00E90AF1" w:rsidRPr="00300868" w:rsidRDefault="0047764C" w:rsidP="00E90AF1">
            <w:pPr>
              <w:spacing w:before="30" w:after="30"/>
              <w:ind w:left="30" w:right="30"/>
              <w:rPr>
                <w:rFonts w:ascii="Calibri" w:eastAsia="Times New Roman" w:hAnsi="Calibri" w:cs="Calibri"/>
                <w:sz w:val="16"/>
              </w:rPr>
            </w:pPr>
            <w:hyperlink r:id="rId149" w:tgtFrame="_blank" w:history="1">
              <w:r w:rsidRPr="00300868">
                <w:rPr>
                  <w:rFonts w:ascii="Calibri" w:eastAsia="Times New Roman" w:hAnsi="Calibri" w:cs="Calibri"/>
                  <w:color w:val="0000FF"/>
                  <w:sz w:val="16"/>
                  <w:u w:val="single"/>
                </w:rPr>
                <w:t>Screen 15</w:t>
              </w:r>
            </w:hyperlink>
            <w:r w:rsidRPr="00300868">
              <w:rPr>
                <w:rFonts w:ascii="Calibri" w:eastAsia="Times New Roman" w:hAnsi="Calibri" w:cs="Calibri"/>
                <w:sz w:val="16"/>
              </w:rPr>
              <w:t xml:space="preserve"> </w:t>
            </w:r>
          </w:p>
          <w:p w14:paraId="28E9BACE" w14:textId="77777777" w:rsidR="00E90AF1" w:rsidRPr="00300868" w:rsidRDefault="0047764C" w:rsidP="00E90AF1">
            <w:pPr>
              <w:ind w:left="30" w:right="30"/>
              <w:rPr>
                <w:rFonts w:ascii="Calibri" w:eastAsia="Times New Roman" w:hAnsi="Calibri" w:cs="Calibri"/>
                <w:sz w:val="16"/>
              </w:rPr>
            </w:pPr>
            <w:hyperlink r:id="rId150" w:tgtFrame="_blank" w:history="1">
              <w:r w:rsidRPr="00300868">
                <w:rPr>
                  <w:rFonts w:ascii="Calibri" w:eastAsia="Times New Roman" w:hAnsi="Calibri" w:cs="Calibri"/>
                  <w:color w:val="0000FF"/>
                  <w:sz w:val="16"/>
                  <w:u w:val="single"/>
                </w:rPr>
                <w:t>76_C_16</w:t>
              </w:r>
            </w:hyperlink>
            <w:r w:rsidRPr="00300868">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29B02909" w14:textId="77777777" w:rsidR="00E90AF1" w:rsidRPr="00300868" w:rsidRDefault="0047764C" w:rsidP="00300868">
            <w:pPr>
              <w:spacing w:before="100" w:beforeAutospacing="1" w:after="100" w:afterAutospacing="1"/>
              <w:ind w:left="30" w:right="30"/>
              <w:rPr>
                <w:rFonts w:ascii="Calibri" w:eastAsia="Times New Roman" w:hAnsi="Calibri" w:cs="Calibri"/>
              </w:rPr>
            </w:pPr>
            <w:r w:rsidRPr="00300868">
              <w:rPr>
                <w:rFonts w:ascii="Calibri" w:eastAsia="Times New Roman" w:hAnsi="Calibri" w:cs="Calibri"/>
              </w:rPr>
              <w:t>[7] You are working in an affiliate where it is allowed to sponsor HCPs to attend educational conferences. You are in the process of selecting HCPs to attend a conference. The criteria that you use for selection include: (1) whether the topic of the conference falls within the HCP’s area of expertise; (2) whether Abbott has sponsored the HCP in the past year; and (3) whether the HCP is likely to recommend Abbott products or utilize Abbott devices after attending the event. Are these criteria appropriate?</w:t>
            </w:r>
          </w:p>
        </w:tc>
        <w:tc>
          <w:tcPr>
            <w:tcW w:w="6000" w:type="dxa"/>
          </w:tcPr>
          <w:p w14:paraId="6622FA96" w14:textId="77777777" w:rsidR="00E90AF1" w:rsidRPr="00300868" w:rsidRDefault="0047764C" w:rsidP="00300868">
            <w:pPr>
              <w:spacing w:before="100" w:beforeAutospacing="1" w:after="100" w:afterAutospacing="1"/>
              <w:ind w:left="30" w:right="30"/>
              <w:rPr>
                <w:rFonts w:ascii="Calibri" w:eastAsia="Times New Roman" w:hAnsi="Calibri" w:cs="Calibri"/>
              </w:rPr>
            </w:pPr>
            <w:r w:rsidRPr="00300868">
              <w:rPr>
                <w:rFonts w:ascii="Calibri" w:eastAsia="Calibri" w:hAnsi="Calibri" w:cs="Calibri"/>
                <w:lang w:val="tr-TR"/>
              </w:rPr>
              <w:t>[7] SMM’lerin eğitim amaçlı konferanslara katılmasına sponsor olmaya izin verilen bir bağlı kuruluşta çalışıyorsunuz. Konferansa katılacak SMM’lerin seçilmesi sürecindesiniz. Seçmek için kullandığınız ölçütler şunları içermektedir: (1) konferansın konusunun SMM’nin uzmanlık alanına girip girmediği; (2) Abbott’un bu SMM’ye geçen yıl sponsor olup olmadığı ve (3) bu SMM’nin bu etkinliğe katıldıktan sonra Abbott ürünlerini tavsiye etme veya Abbott cihazlarını kullanma olasılığı bulunup bulunmadığı. Bu ölçütler uygun mudur?</w:t>
            </w:r>
          </w:p>
        </w:tc>
      </w:tr>
      <w:tr w:rsidR="0092388F" w:rsidRPr="00300868" w14:paraId="11736621" w14:textId="77777777" w:rsidTr="00300868">
        <w:tc>
          <w:tcPr>
            <w:tcW w:w="1353" w:type="dxa"/>
            <w:shd w:val="clear" w:color="auto" w:fill="C1E4F5"/>
            <w:tcMar>
              <w:top w:w="120" w:type="dxa"/>
              <w:left w:w="180" w:type="dxa"/>
              <w:bottom w:w="120" w:type="dxa"/>
              <w:right w:w="180" w:type="dxa"/>
            </w:tcMar>
            <w:hideMark/>
          </w:tcPr>
          <w:p w14:paraId="40B42DF0" w14:textId="77777777" w:rsidR="00E90AF1" w:rsidRPr="00300868" w:rsidRDefault="0047764C" w:rsidP="00E90AF1">
            <w:pPr>
              <w:spacing w:before="30" w:after="30"/>
              <w:ind w:left="30" w:right="30"/>
              <w:rPr>
                <w:rFonts w:ascii="Calibri" w:eastAsia="Times New Roman" w:hAnsi="Calibri" w:cs="Calibri"/>
                <w:sz w:val="16"/>
              </w:rPr>
            </w:pPr>
            <w:hyperlink r:id="rId151" w:tgtFrame="_blank" w:history="1">
              <w:r w:rsidRPr="00300868">
                <w:rPr>
                  <w:rFonts w:ascii="Calibri" w:eastAsia="Times New Roman" w:hAnsi="Calibri" w:cs="Calibri"/>
                  <w:color w:val="0000FF"/>
                  <w:sz w:val="16"/>
                  <w:u w:val="single"/>
                </w:rPr>
                <w:t>Screen 15</w:t>
              </w:r>
            </w:hyperlink>
            <w:r w:rsidRPr="00300868">
              <w:rPr>
                <w:rFonts w:ascii="Calibri" w:eastAsia="Times New Roman" w:hAnsi="Calibri" w:cs="Calibri"/>
                <w:sz w:val="16"/>
              </w:rPr>
              <w:t xml:space="preserve"> </w:t>
            </w:r>
          </w:p>
          <w:p w14:paraId="5B532441" w14:textId="77777777" w:rsidR="00E90AF1" w:rsidRPr="00300868" w:rsidRDefault="0047764C" w:rsidP="00E90AF1">
            <w:pPr>
              <w:ind w:left="30" w:right="30"/>
              <w:rPr>
                <w:rFonts w:ascii="Calibri" w:eastAsia="Times New Roman" w:hAnsi="Calibri" w:cs="Calibri"/>
                <w:sz w:val="16"/>
              </w:rPr>
            </w:pPr>
            <w:hyperlink r:id="rId152" w:tgtFrame="_blank" w:history="1">
              <w:r w:rsidRPr="00300868">
                <w:rPr>
                  <w:rFonts w:ascii="Calibri" w:eastAsia="Times New Roman" w:hAnsi="Calibri" w:cs="Calibri"/>
                  <w:color w:val="0000FF"/>
                  <w:sz w:val="16"/>
                  <w:u w:val="single"/>
                </w:rPr>
                <w:t>77_C_16</w:t>
              </w:r>
            </w:hyperlink>
            <w:r w:rsidRPr="00300868">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1FA2CA2D" w14:textId="77777777" w:rsidR="00E90AF1" w:rsidRPr="00300868" w:rsidRDefault="0047764C" w:rsidP="00300868">
            <w:pPr>
              <w:spacing w:before="100" w:beforeAutospacing="1" w:after="100" w:afterAutospacing="1"/>
              <w:ind w:left="30" w:right="30"/>
              <w:rPr>
                <w:rFonts w:ascii="Calibri" w:eastAsia="Times New Roman" w:hAnsi="Calibri" w:cs="Calibri"/>
              </w:rPr>
            </w:pPr>
            <w:r w:rsidRPr="00300868">
              <w:rPr>
                <w:rFonts w:ascii="Calibri" w:eastAsia="Times New Roman" w:hAnsi="Calibri" w:cs="Calibri"/>
              </w:rPr>
              <w:t>[1] Yes. The two key criteria that must always be met when sponsoring individuals are that the sponsorship: a) is relevant to the HCP’s area of expertise, and b) is not being used as a reward or inducement for business. The fact that you are checking to make sure that Abbott has not sponsored the HCP in the past year helps to ensure the latter.</w:t>
            </w:r>
          </w:p>
        </w:tc>
        <w:tc>
          <w:tcPr>
            <w:tcW w:w="6000" w:type="dxa"/>
          </w:tcPr>
          <w:p w14:paraId="4332DDCA" w14:textId="77777777" w:rsidR="00E90AF1" w:rsidRPr="00300868" w:rsidRDefault="0047764C" w:rsidP="00300868">
            <w:pPr>
              <w:spacing w:before="100" w:beforeAutospacing="1" w:after="100" w:afterAutospacing="1"/>
              <w:ind w:left="30" w:right="30"/>
              <w:rPr>
                <w:rFonts w:ascii="Calibri" w:eastAsia="Times New Roman" w:hAnsi="Calibri" w:cs="Calibri"/>
              </w:rPr>
            </w:pPr>
            <w:r w:rsidRPr="00300868">
              <w:rPr>
                <w:rFonts w:ascii="Calibri" w:eastAsia="Calibri" w:hAnsi="Calibri" w:cs="Calibri"/>
                <w:lang w:val="tr-TR"/>
              </w:rPr>
              <w:t>[1] Evet. Kişiler desteklenirken her zaman karşılanması gereken iki temel ölçüt bu desteğin: a) Sağlık Meslek Mensubunun uzmanlık alanı ile ilgili olduğu ve b) iş için bir ödül veya teşvik olarak kullanılmadığıdır. Abbott'un Sağlık Meslek Mensubunu geçtiğimiz yıl destekleyip desteklemediğini kontrol etmeniz bunlardan ikincisini sağlamaya yardımcı olur.</w:t>
            </w:r>
          </w:p>
        </w:tc>
      </w:tr>
      <w:tr w:rsidR="0092388F" w:rsidRPr="00300868" w14:paraId="2A4BFC65" w14:textId="77777777" w:rsidTr="00300868">
        <w:tc>
          <w:tcPr>
            <w:tcW w:w="1353" w:type="dxa"/>
            <w:shd w:val="clear" w:color="auto" w:fill="C1E4F5"/>
            <w:tcMar>
              <w:top w:w="120" w:type="dxa"/>
              <w:left w:w="180" w:type="dxa"/>
              <w:bottom w:w="120" w:type="dxa"/>
              <w:right w:w="180" w:type="dxa"/>
            </w:tcMar>
            <w:hideMark/>
          </w:tcPr>
          <w:p w14:paraId="1321A801" w14:textId="77777777" w:rsidR="00E90AF1" w:rsidRPr="00300868" w:rsidRDefault="0047764C" w:rsidP="00E90AF1">
            <w:pPr>
              <w:spacing w:before="30" w:after="30"/>
              <w:ind w:left="30" w:right="30"/>
              <w:rPr>
                <w:rFonts w:ascii="Calibri" w:eastAsia="Times New Roman" w:hAnsi="Calibri" w:cs="Calibri"/>
                <w:sz w:val="16"/>
              </w:rPr>
            </w:pPr>
            <w:hyperlink r:id="rId153" w:tgtFrame="_blank" w:history="1">
              <w:r w:rsidRPr="00300868">
                <w:rPr>
                  <w:rFonts w:ascii="Calibri" w:eastAsia="Times New Roman" w:hAnsi="Calibri" w:cs="Calibri"/>
                  <w:color w:val="0000FF"/>
                  <w:sz w:val="16"/>
                  <w:u w:val="single"/>
                </w:rPr>
                <w:t>Screen 15</w:t>
              </w:r>
            </w:hyperlink>
            <w:r w:rsidRPr="00300868">
              <w:rPr>
                <w:rFonts w:ascii="Calibri" w:eastAsia="Times New Roman" w:hAnsi="Calibri" w:cs="Calibri"/>
                <w:sz w:val="16"/>
              </w:rPr>
              <w:t xml:space="preserve"> </w:t>
            </w:r>
          </w:p>
          <w:p w14:paraId="0D36E1B1" w14:textId="77777777" w:rsidR="00E90AF1" w:rsidRPr="00300868" w:rsidRDefault="0047764C" w:rsidP="00E90AF1">
            <w:pPr>
              <w:ind w:left="30" w:right="30"/>
              <w:rPr>
                <w:rFonts w:ascii="Calibri" w:eastAsia="Times New Roman" w:hAnsi="Calibri" w:cs="Calibri"/>
                <w:sz w:val="16"/>
              </w:rPr>
            </w:pPr>
            <w:hyperlink r:id="rId154" w:tgtFrame="_blank" w:history="1">
              <w:r w:rsidRPr="00300868">
                <w:rPr>
                  <w:rFonts w:ascii="Calibri" w:eastAsia="Times New Roman" w:hAnsi="Calibri" w:cs="Calibri"/>
                  <w:color w:val="0000FF"/>
                  <w:sz w:val="16"/>
                  <w:u w:val="single"/>
                </w:rPr>
                <w:t>78_C_16</w:t>
              </w:r>
            </w:hyperlink>
            <w:r w:rsidRPr="00300868">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0D7D070A" w14:textId="77777777" w:rsidR="00E90AF1" w:rsidRPr="00300868" w:rsidRDefault="0047764C" w:rsidP="00300868">
            <w:pPr>
              <w:spacing w:before="100" w:beforeAutospacing="1" w:after="100" w:afterAutospacing="1"/>
              <w:ind w:left="30" w:right="30"/>
              <w:rPr>
                <w:rFonts w:ascii="Calibri" w:eastAsia="Times New Roman" w:hAnsi="Calibri" w:cs="Calibri"/>
              </w:rPr>
            </w:pPr>
            <w:r w:rsidRPr="00300868">
              <w:rPr>
                <w:rFonts w:ascii="Calibri" w:eastAsia="Times New Roman" w:hAnsi="Calibri" w:cs="Calibri"/>
              </w:rPr>
              <w:t>[2] Yes. As long as the reason for sponsoring the HCP is not to influence or reward the individual, you are able to consider the return on your investment – whether or not the individual will continue to prescribe Abbott products.</w:t>
            </w:r>
          </w:p>
        </w:tc>
        <w:tc>
          <w:tcPr>
            <w:tcW w:w="6000" w:type="dxa"/>
          </w:tcPr>
          <w:p w14:paraId="1083C5E8" w14:textId="7AAF8836" w:rsidR="00E90AF1" w:rsidRPr="00300868" w:rsidRDefault="0047764C" w:rsidP="00300868">
            <w:pPr>
              <w:spacing w:before="100" w:beforeAutospacing="1" w:after="100" w:afterAutospacing="1"/>
              <w:ind w:left="30" w:right="30"/>
              <w:rPr>
                <w:rFonts w:ascii="Calibri" w:eastAsia="Times New Roman" w:hAnsi="Calibri" w:cs="Calibri"/>
              </w:rPr>
            </w:pPr>
            <w:r w:rsidRPr="00300868">
              <w:rPr>
                <w:rFonts w:ascii="Calibri" w:eastAsia="Calibri" w:hAnsi="Calibri" w:cs="Calibri"/>
                <w:lang w:val="tr-TR"/>
              </w:rPr>
              <w:t xml:space="preserve">[2] Evet. Sağlık Meslek Mensubunun desteklenme nedeni bu kişiyi etkilemek veya ödüllendirmek olmadığı </w:t>
            </w:r>
            <w:ins w:id="26" w:author="Dalga, Elif" w:date="2026-01-09T16:34:00Z" w16du:dateUtc="2026-01-09T13:34:00Z">
              <w:r w:rsidR="00CC0162">
                <w:rPr>
                  <w:rFonts w:ascii="Calibri" w:eastAsia="Calibri" w:hAnsi="Calibri" w:cs="Calibri"/>
                  <w:lang w:val="tr-TR"/>
                </w:rPr>
                <w:t xml:space="preserve">( </w:t>
              </w:r>
            </w:ins>
            <w:ins w:id="27" w:author="Dalga, Elif" w:date="2026-01-09T16:33:00Z" w16du:dateUtc="2026-01-09T13:33:00Z">
              <w:r w:rsidR="005A5054" w:rsidRPr="00300868">
                <w:rPr>
                  <w:rFonts w:ascii="Calibri" w:eastAsia="Calibri" w:hAnsi="Calibri" w:cs="Calibri"/>
                  <w:lang w:val="tr-TR"/>
                </w:rPr>
                <w:t>yani kişinin Abbott ürünlerini reçete etmeye devam edip etme</w:t>
              </w:r>
            </w:ins>
            <w:ins w:id="28" w:author="Dalga, Elif" w:date="2026-01-09T16:34:00Z" w16du:dateUtc="2026-01-09T13:34:00Z">
              <w:r w:rsidR="00064442">
                <w:rPr>
                  <w:rFonts w:ascii="Calibri" w:eastAsia="Calibri" w:hAnsi="Calibri" w:cs="Calibri"/>
                  <w:lang w:val="tr-TR"/>
                </w:rPr>
                <w:t>yeceği</w:t>
              </w:r>
              <w:r w:rsidR="00CC0162">
                <w:rPr>
                  <w:rFonts w:ascii="Calibri" w:eastAsia="Calibri" w:hAnsi="Calibri" w:cs="Calibri"/>
                  <w:lang w:val="tr-TR"/>
                </w:rPr>
                <w:t xml:space="preserve"> ) </w:t>
              </w:r>
            </w:ins>
            <w:r w:rsidRPr="00300868">
              <w:rPr>
                <w:rFonts w:ascii="Calibri" w:eastAsia="Calibri" w:hAnsi="Calibri" w:cs="Calibri"/>
                <w:lang w:val="tr-TR"/>
              </w:rPr>
              <w:t>sürece yatırım getirinizi düşünebilirsiniz</w:t>
            </w:r>
            <w:ins w:id="29" w:author="Dalga, Elif" w:date="2026-01-09T16:33:00Z" w16du:dateUtc="2026-01-09T13:33:00Z">
              <w:r w:rsidR="005A5054">
                <w:rPr>
                  <w:rFonts w:ascii="Calibri" w:eastAsia="Calibri" w:hAnsi="Calibri" w:cs="Calibri"/>
                  <w:lang w:val="tr-TR"/>
                </w:rPr>
                <w:t>.</w:t>
              </w:r>
            </w:ins>
            <w:del w:id="30" w:author="Dalga, Elif" w:date="2026-01-09T16:33:00Z" w16du:dateUtc="2026-01-09T13:33:00Z">
              <w:r w:rsidRPr="00300868" w:rsidDel="005A5054">
                <w:rPr>
                  <w:rFonts w:ascii="Calibri" w:eastAsia="Calibri" w:hAnsi="Calibri" w:cs="Calibri"/>
                  <w:lang w:val="tr-TR"/>
                </w:rPr>
                <w:delText>,</w:delText>
              </w:r>
            </w:del>
            <w:r w:rsidRPr="00300868">
              <w:rPr>
                <w:rFonts w:ascii="Calibri" w:eastAsia="Calibri" w:hAnsi="Calibri" w:cs="Calibri"/>
                <w:lang w:val="tr-TR"/>
              </w:rPr>
              <w:t xml:space="preserve"> </w:t>
            </w:r>
            <w:del w:id="31" w:author="Dalga, Elif" w:date="2026-01-09T16:33:00Z" w16du:dateUtc="2026-01-09T13:33:00Z">
              <w:r w:rsidRPr="00300868" w:rsidDel="005A5054">
                <w:rPr>
                  <w:rFonts w:ascii="Calibri" w:eastAsia="Calibri" w:hAnsi="Calibri" w:cs="Calibri"/>
                  <w:lang w:val="tr-TR"/>
                </w:rPr>
                <w:delText>yani kişinin Abbott ürünlerini reçete etmeye devam edip etmeyeceğini.</w:delText>
              </w:r>
            </w:del>
          </w:p>
        </w:tc>
      </w:tr>
      <w:tr w:rsidR="0092388F" w:rsidRPr="00300868" w14:paraId="682448E9" w14:textId="77777777" w:rsidTr="00300868">
        <w:tc>
          <w:tcPr>
            <w:tcW w:w="1353" w:type="dxa"/>
            <w:shd w:val="clear" w:color="auto" w:fill="C1E4F5"/>
            <w:tcMar>
              <w:top w:w="120" w:type="dxa"/>
              <w:left w:w="180" w:type="dxa"/>
              <w:bottom w:w="120" w:type="dxa"/>
              <w:right w:w="180" w:type="dxa"/>
            </w:tcMar>
            <w:hideMark/>
          </w:tcPr>
          <w:p w14:paraId="401E817D" w14:textId="77777777" w:rsidR="00E90AF1" w:rsidRPr="00300868" w:rsidRDefault="0047764C" w:rsidP="00E90AF1">
            <w:pPr>
              <w:spacing w:before="30" w:after="30"/>
              <w:ind w:left="30" w:right="30"/>
              <w:rPr>
                <w:rFonts w:ascii="Calibri" w:eastAsia="Times New Roman" w:hAnsi="Calibri" w:cs="Calibri"/>
                <w:sz w:val="16"/>
              </w:rPr>
            </w:pPr>
            <w:hyperlink r:id="rId155" w:tgtFrame="_blank" w:history="1">
              <w:r w:rsidRPr="00300868">
                <w:rPr>
                  <w:rFonts w:ascii="Calibri" w:eastAsia="Times New Roman" w:hAnsi="Calibri" w:cs="Calibri"/>
                  <w:color w:val="0000FF"/>
                  <w:sz w:val="16"/>
                  <w:u w:val="single"/>
                </w:rPr>
                <w:t>Screen 15</w:t>
              </w:r>
            </w:hyperlink>
            <w:r w:rsidRPr="00300868">
              <w:rPr>
                <w:rFonts w:ascii="Calibri" w:eastAsia="Times New Roman" w:hAnsi="Calibri" w:cs="Calibri"/>
                <w:sz w:val="16"/>
              </w:rPr>
              <w:t xml:space="preserve"> </w:t>
            </w:r>
          </w:p>
          <w:p w14:paraId="6D5A673B" w14:textId="77777777" w:rsidR="00E90AF1" w:rsidRPr="00300868" w:rsidRDefault="0047764C" w:rsidP="00E90AF1">
            <w:pPr>
              <w:ind w:left="30" w:right="30"/>
              <w:rPr>
                <w:rFonts w:ascii="Calibri" w:eastAsia="Times New Roman" w:hAnsi="Calibri" w:cs="Calibri"/>
                <w:sz w:val="16"/>
              </w:rPr>
            </w:pPr>
            <w:hyperlink r:id="rId156" w:tgtFrame="_blank" w:history="1">
              <w:r w:rsidRPr="00300868">
                <w:rPr>
                  <w:rFonts w:ascii="Calibri" w:eastAsia="Times New Roman" w:hAnsi="Calibri" w:cs="Calibri"/>
                  <w:color w:val="0000FF"/>
                  <w:sz w:val="16"/>
                  <w:u w:val="single"/>
                </w:rPr>
                <w:t>79_C_16</w:t>
              </w:r>
            </w:hyperlink>
            <w:r w:rsidRPr="00300868">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403745EF" w14:textId="77777777" w:rsidR="00E90AF1" w:rsidRPr="00300868" w:rsidRDefault="0047764C" w:rsidP="00300868">
            <w:pPr>
              <w:spacing w:before="100" w:beforeAutospacing="1" w:after="100" w:afterAutospacing="1"/>
              <w:ind w:left="30" w:right="30"/>
              <w:rPr>
                <w:rFonts w:ascii="Calibri" w:eastAsia="Times New Roman" w:hAnsi="Calibri" w:cs="Calibri"/>
              </w:rPr>
            </w:pPr>
            <w:r w:rsidRPr="00300868">
              <w:rPr>
                <w:rFonts w:ascii="Calibri" w:eastAsia="Times New Roman" w:hAnsi="Calibri" w:cs="Calibri"/>
              </w:rPr>
              <w:t>[3] No. Sponsorship decisions may not be based on the factor that the HCP is likely to recommend Abbott products or utilize Abbott devices after attending a sponsored event.</w:t>
            </w:r>
          </w:p>
        </w:tc>
        <w:tc>
          <w:tcPr>
            <w:tcW w:w="6000" w:type="dxa"/>
          </w:tcPr>
          <w:p w14:paraId="2382B346" w14:textId="77777777" w:rsidR="00E90AF1" w:rsidRPr="00300868" w:rsidRDefault="0047764C" w:rsidP="00300868">
            <w:pPr>
              <w:spacing w:before="100" w:beforeAutospacing="1" w:after="100" w:afterAutospacing="1"/>
              <w:ind w:left="30" w:right="30"/>
              <w:rPr>
                <w:rFonts w:ascii="Calibri" w:eastAsia="Times New Roman" w:hAnsi="Calibri" w:cs="Calibri"/>
              </w:rPr>
            </w:pPr>
            <w:r w:rsidRPr="00300868">
              <w:rPr>
                <w:rFonts w:ascii="Calibri" w:eastAsia="Calibri" w:hAnsi="Calibri" w:cs="Calibri"/>
                <w:lang w:val="tr-TR"/>
              </w:rPr>
              <w:t>[3] Hayır. Sponsorluk kararları, SMM’nin sponsorluk yapılan bir etkinliğe katıldıktan sonra Abbott ürünlerini tavsiye etmesi veya Abbott cihazlarını kullanması olasılığı bulunduğu faktörüne dayanamaz.</w:t>
            </w:r>
          </w:p>
        </w:tc>
      </w:tr>
      <w:tr w:rsidR="0092388F" w:rsidRPr="00300868" w14:paraId="3D0FB0FB" w14:textId="77777777" w:rsidTr="00300868">
        <w:tc>
          <w:tcPr>
            <w:tcW w:w="1353" w:type="dxa"/>
            <w:shd w:val="clear" w:color="auto" w:fill="C1E4F5"/>
            <w:tcMar>
              <w:top w:w="120" w:type="dxa"/>
              <w:left w:w="180" w:type="dxa"/>
              <w:bottom w:w="120" w:type="dxa"/>
              <w:right w:w="180" w:type="dxa"/>
            </w:tcMar>
            <w:hideMark/>
          </w:tcPr>
          <w:p w14:paraId="530E1398" w14:textId="77777777" w:rsidR="00E90AF1" w:rsidRPr="00300868" w:rsidRDefault="0047764C" w:rsidP="00E90AF1">
            <w:pPr>
              <w:spacing w:before="30" w:after="30"/>
              <w:ind w:left="30" w:right="30"/>
              <w:rPr>
                <w:rFonts w:ascii="Calibri" w:eastAsia="Times New Roman" w:hAnsi="Calibri" w:cs="Calibri"/>
                <w:sz w:val="16"/>
              </w:rPr>
            </w:pPr>
            <w:hyperlink r:id="rId157" w:tgtFrame="_blank" w:history="1">
              <w:r w:rsidRPr="00300868">
                <w:rPr>
                  <w:rFonts w:ascii="Calibri" w:eastAsia="Times New Roman" w:hAnsi="Calibri" w:cs="Calibri"/>
                  <w:color w:val="0000FF"/>
                  <w:sz w:val="16"/>
                  <w:u w:val="single"/>
                </w:rPr>
                <w:t>Screen 15</w:t>
              </w:r>
            </w:hyperlink>
            <w:r w:rsidRPr="00300868">
              <w:rPr>
                <w:rFonts w:ascii="Calibri" w:eastAsia="Times New Roman" w:hAnsi="Calibri" w:cs="Calibri"/>
                <w:sz w:val="16"/>
              </w:rPr>
              <w:t xml:space="preserve"> </w:t>
            </w:r>
          </w:p>
          <w:p w14:paraId="5E129F36" w14:textId="77777777" w:rsidR="00E90AF1" w:rsidRPr="00300868" w:rsidRDefault="0047764C" w:rsidP="00E90AF1">
            <w:pPr>
              <w:ind w:left="30" w:right="30"/>
              <w:rPr>
                <w:rFonts w:ascii="Calibri" w:eastAsia="Times New Roman" w:hAnsi="Calibri" w:cs="Calibri"/>
                <w:sz w:val="16"/>
              </w:rPr>
            </w:pPr>
            <w:hyperlink r:id="rId158" w:tgtFrame="_blank" w:history="1">
              <w:r w:rsidRPr="00300868">
                <w:rPr>
                  <w:rFonts w:ascii="Calibri" w:eastAsia="Times New Roman" w:hAnsi="Calibri" w:cs="Calibri"/>
                  <w:color w:val="0000FF"/>
                  <w:sz w:val="16"/>
                  <w:u w:val="single"/>
                </w:rPr>
                <w:t>80_C_16</w:t>
              </w:r>
            </w:hyperlink>
            <w:r w:rsidRPr="00300868">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0B72B12A" w14:textId="77777777" w:rsidR="00E90AF1" w:rsidRPr="00300868" w:rsidRDefault="0047764C" w:rsidP="00300868">
            <w:pPr>
              <w:spacing w:before="100" w:beforeAutospacing="1" w:after="100" w:afterAutospacing="1"/>
              <w:ind w:left="30" w:right="30"/>
              <w:rPr>
                <w:rFonts w:ascii="Calibri" w:eastAsia="Times New Roman" w:hAnsi="Calibri" w:cs="Calibri"/>
              </w:rPr>
            </w:pPr>
            <w:r w:rsidRPr="00300868">
              <w:rPr>
                <w:rFonts w:ascii="Calibri" w:eastAsia="Times New Roman" w:hAnsi="Calibri" w:cs="Calibri"/>
              </w:rPr>
              <w:t>[4] Yes. As long as at least one of the criteria is appropriate, the presence of additional inappropriate criteria is not relevant.</w:t>
            </w:r>
          </w:p>
          <w:p w14:paraId="4A0343DE" w14:textId="77777777" w:rsidR="00E90AF1" w:rsidRPr="00300868" w:rsidRDefault="0047764C" w:rsidP="00300868">
            <w:pPr>
              <w:spacing w:before="100" w:beforeAutospacing="1" w:after="100" w:afterAutospacing="1"/>
              <w:ind w:left="30" w:right="30"/>
              <w:rPr>
                <w:rFonts w:ascii="Calibri" w:eastAsia="Times New Roman" w:hAnsi="Calibri" w:cs="Calibri"/>
              </w:rPr>
            </w:pPr>
            <w:r w:rsidRPr="00300868">
              <w:rPr>
                <w:rFonts w:ascii="Calibri" w:eastAsia="Times New Roman" w:hAnsi="Calibri" w:cs="Calibri"/>
              </w:rPr>
              <w:t>Next</w:t>
            </w:r>
          </w:p>
        </w:tc>
        <w:tc>
          <w:tcPr>
            <w:tcW w:w="6000" w:type="dxa"/>
          </w:tcPr>
          <w:p w14:paraId="7A4F6A8B" w14:textId="77777777" w:rsidR="00E90AF1" w:rsidRPr="00300868" w:rsidRDefault="0047764C" w:rsidP="00300868">
            <w:pPr>
              <w:spacing w:before="100" w:beforeAutospacing="1" w:after="100" w:afterAutospacing="1"/>
              <w:ind w:left="30" w:right="30"/>
              <w:rPr>
                <w:rFonts w:ascii="Calibri" w:eastAsia="Times New Roman" w:hAnsi="Calibri" w:cs="Calibri"/>
              </w:rPr>
            </w:pPr>
            <w:r w:rsidRPr="00300868">
              <w:rPr>
                <w:rFonts w:ascii="Calibri" w:eastAsia="Calibri" w:hAnsi="Calibri" w:cs="Calibri"/>
                <w:lang w:val="tr-TR"/>
              </w:rPr>
              <w:t>[4] Evet. Ölçütlerden en az birisi uygun olduğu sürece, uygun olmayan ilave ölçütlerin olması önemli değildir.</w:t>
            </w:r>
          </w:p>
          <w:p w14:paraId="53B760F6" w14:textId="77777777" w:rsidR="00E90AF1" w:rsidRPr="00300868" w:rsidRDefault="0047764C" w:rsidP="00300868">
            <w:pPr>
              <w:spacing w:before="100" w:beforeAutospacing="1" w:after="100" w:afterAutospacing="1"/>
              <w:ind w:left="30" w:right="30"/>
              <w:rPr>
                <w:rFonts w:ascii="Calibri" w:eastAsia="Times New Roman" w:hAnsi="Calibri" w:cs="Calibri"/>
              </w:rPr>
            </w:pPr>
            <w:r w:rsidRPr="00300868">
              <w:rPr>
                <w:rFonts w:ascii="Calibri" w:eastAsia="Calibri" w:hAnsi="Calibri" w:cs="Calibri"/>
                <w:lang w:val="tr-TR"/>
              </w:rPr>
              <w:t>İleri</w:t>
            </w:r>
          </w:p>
        </w:tc>
      </w:tr>
      <w:tr w:rsidR="0092388F" w:rsidRPr="00300868" w14:paraId="7B9F118D" w14:textId="77777777" w:rsidTr="00300868">
        <w:tc>
          <w:tcPr>
            <w:tcW w:w="1353" w:type="dxa"/>
            <w:shd w:val="clear" w:color="auto" w:fill="C1E4F5"/>
            <w:tcMar>
              <w:top w:w="120" w:type="dxa"/>
              <w:left w:w="180" w:type="dxa"/>
              <w:bottom w:w="120" w:type="dxa"/>
              <w:right w:w="180" w:type="dxa"/>
            </w:tcMar>
            <w:hideMark/>
          </w:tcPr>
          <w:p w14:paraId="1E057171" w14:textId="77777777" w:rsidR="00BD044A" w:rsidRPr="00300868" w:rsidRDefault="0047764C" w:rsidP="00BD044A">
            <w:pPr>
              <w:spacing w:before="30" w:after="30"/>
              <w:ind w:left="30" w:right="30"/>
              <w:rPr>
                <w:rFonts w:ascii="Calibri" w:eastAsia="Times New Roman" w:hAnsi="Calibri" w:cs="Calibri"/>
                <w:sz w:val="16"/>
              </w:rPr>
            </w:pPr>
            <w:r w:rsidRPr="00300868">
              <w:rPr>
                <w:rFonts w:ascii="Calibri" w:eastAsia="Times New Roman" w:hAnsi="Calibri" w:cs="Calibri"/>
                <w:sz w:val="16"/>
              </w:rPr>
              <w:t>Screen 15</w:t>
            </w:r>
          </w:p>
          <w:p w14:paraId="51DDB0E0" w14:textId="77777777" w:rsidR="00BD044A" w:rsidRPr="00300868" w:rsidRDefault="0047764C" w:rsidP="00BD044A">
            <w:pPr>
              <w:spacing w:before="100" w:beforeAutospacing="1" w:after="100" w:afterAutospacing="1"/>
              <w:ind w:left="30" w:right="30"/>
              <w:rPr>
                <w:rFonts w:ascii="Calibri" w:eastAsia="Times New Roman" w:hAnsi="Calibri" w:cs="Calibri"/>
                <w:sz w:val="16"/>
              </w:rPr>
            </w:pPr>
            <w:r w:rsidRPr="00300868">
              <w:rPr>
                <w:rFonts w:ascii="Calibri" w:eastAsia="Times New Roman" w:hAnsi="Calibri" w:cs="Calibri"/>
                <w:sz w:val="16"/>
              </w:rPr>
              <w:t>Question 7: Feedback</w:t>
            </w:r>
          </w:p>
          <w:p w14:paraId="40D75D63" w14:textId="77777777" w:rsidR="00BD044A" w:rsidRPr="00300868" w:rsidRDefault="0047764C" w:rsidP="00BD044A">
            <w:pPr>
              <w:ind w:left="30" w:right="30"/>
              <w:rPr>
                <w:rFonts w:ascii="Calibri" w:eastAsia="Times New Roman" w:hAnsi="Calibri" w:cs="Calibri"/>
                <w:sz w:val="16"/>
              </w:rPr>
            </w:pPr>
            <w:r w:rsidRPr="00300868">
              <w:rPr>
                <w:rFonts w:ascii="Calibri" w:eastAsia="Times New Roman" w:hAnsi="Calibri" w:cs="Calibri"/>
                <w:sz w:val="16"/>
              </w:rPr>
              <w:lastRenderedPageBreak/>
              <w:t>81_C_16</w:t>
            </w:r>
          </w:p>
        </w:tc>
        <w:tc>
          <w:tcPr>
            <w:tcW w:w="6000" w:type="dxa"/>
            <w:tcMar>
              <w:top w:w="120" w:type="dxa"/>
              <w:left w:w="180" w:type="dxa"/>
              <w:bottom w:w="120" w:type="dxa"/>
              <w:right w:w="180" w:type="dxa"/>
            </w:tcMar>
            <w:hideMark/>
          </w:tcPr>
          <w:p w14:paraId="21267AE7" w14:textId="77777777" w:rsidR="00BD044A" w:rsidRPr="00300868" w:rsidRDefault="0047764C" w:rsidP="00300868">
            <w:pPr>
              <w:spacing w:before="100" w:beforeAutospacing="1" w:after="100" w:afterAutospacing="1"/>
              <w:ind w:left="30" w:right="30"/>
              <w:rPr>
                <w:rFonts w:ascii="Calibri" w:eastAsia="Times New Roman" w:hAnsi="Calibri" w:cs="Calibri"/>
              </w:rPr>
            </w:pPr>
            <w:r w:rsidRPr="00300868">
              <w:rPr>
                <w:rFonts w:ascii="Calibri" w:eastAsia="Times New Roman" w:hAnsi="Calibri" w:cs="Calibri"/>
              </w:rPr>
              <w:lastRenderedPageBreak/>
              <w:t xml:space="preserve">Sponsorship decisions may never be made as a reward for prior use, or as an inducement to use more of our products or devices in the future. Keep in mind, in many </w:t>
            </w:r>
            <w:r w:rsidRPr="00300868">
              <w:rPr>
                <w:rFonts w:ascii="Calibri" w:eastAsia="Times New Roman" w:hAnsi="Calibri" w:cs="Calibri"/>
              </w:rPr>
              <w:lastRenderedPageBreak/>
              <w:t>jurisdictions sponsorships are prohibited. Always consult your affiliate procedures before providing a sponsorship.</w:t>
            </w:r>
          </w:p>
        </w:tc>
        <w:tc>
          <w:tcPr>
            <w:tcW w:w="6000" w:type="dxa"/>
          </w:tcPr>
          <w:p w14:paraId="5C45C4E3" w14:textId="77777777" w:rsidR="00BD044A" w:rsidRPr="00300868" w:rsidRDefault="0047764C" w:rsidP="00300868">
            <w:pPr>
              <w:spacing w:before="100" w:beforeAutospacing="1" w:after="100" w:afterAutospacing="1"/>
              <w:ind w:left="30" w:right="30"/>
              <w:rPr>
                <w:rFonts w:ascii="Calibri" w:eastAsia="Times New Roman" w:hAnsi="Calibri" w:cs="Calibri"/>
              </w:rPr>
            </w:pPr>
            <w:r w:rsidRPr="00300868">
              <w:rPr>
                <w:rFonts w:ascii="Calibri" w:eastAsia="Calibri" w:hAnsi="Calibri" w:cs="Calibri"/>
                <w:lang w:val="tr-TR"/>
              </w:rPr>
              <w:lastRenderedPageBreak/>
              <w:t xml:space="preserve">Sponsorluk kararı ürünlerimizin veya cihazlarımızın daha önce kullanılmış olmasını ödüllendirme veya gelecekte daha fazla kullanılması için bir teşvik olarak verilemez. Sponsorlukların pek çok yetki bölgesinde yasak olduğunu </w:t>
            </w:r>
            <w:r w:rsidRPr="00300868">
              <w:rPr>
                <w:rFonts w:ascii="Calibri" w:eastAsia="Calibri" w:hAnsi="Calibri" w:cs="Calibri"/>
                <w:lang w:val="tr-TR"/>
              </w:rPr>
              <w:lastRenderedPageBreak/>
              <w:t>akılda tutun. Bir sponsorluk sağlamadan önce her zaman ilgili iştirakin standartlarına bakınız.</w:t>
            </w:r>
          </w:p>
        </w:tc>
      </w:tr>
      <w:tr w:rsidR="0092388F" w:rsidRPr="00300868" w14:paraId="4B05FE93" w14:textId="77777777" w:rsidTr="00300868">
        <w:tc>
          <w:tcPr>
            <w:tcW w:w="1353" w:type="dxa"/>
            <w:shd w:val="clear" w:color="auto" w:fill="C1E4F5"/>
            <w:tcMar>
              <w:top w:w="120" w:type="dxa"/>
              <w:left w:w="180" w:type="dxa"/>
              <w:bottom w:w="120" w:type="dxa"/>
              <w:right w:w="180" w:type="dxa"/>
            </w:tcMar>
            <w:hideMark/>
          </w:tcPr>
          <w:p w14:paraId="20714D4E" w14:textId="77777777" w:rsidR="00BD044A" w:rsidRPr="00300868" w:rsidRDefault="0047764C" w:rsidP="00BD044A">
            <w:pPr>
              <w:spacing w:before="30" w:after="30"/>
              <w:ind w:left="30" w:right="30"/>
              <w:rPr>
                <w:rFonts w:ascii="Calibri" w:eastAsia="Times New Roman" w:hAnsi="Calibri" w:cs="Calibri"/>
                <w:sz w:val="16"/>
              </w:rPr>
            </w:pPr>
            <w:hyperlink r:id="rId159" w:tgtFrame="_blank" w:history="1">
              <w:r w:rsidRPr="00300868">
                <w:rPr>
                  <w:rFonts w:ascii="Calibri" w:eastAsia="Times New Roman" w:hAnsi="Calibri" w:cs="Calibri"/>
                  <w:color w:val="0000FF"/>
                  <w:sz w:val="16"/>
                  <w:u w:val="single"/>
                </w:rPr>
                <w:t>Screen 15</w:t>
              </w:r>
            </w:hyperlink>
            <w:r w:rsidRPr="00300868">
              <w:rPr>
                <w:rFonts w:ascii="Calibri" w:eastAsia="Times New Roman" w:hAnsi="Calibri" w:cs="Calibri"/>
                <w:sz w:val="16"/>
              </w:rPr>
              <w:t xml:space="preserve"> </w:t>
            </w:r>
          </w:p>
          <w:p w14:paraId="35AF5F36" w14:textId="77777777" w:rsidR="00BD044A" w:rsidRPr="00300868" w:rsidRDefault="0047764C" w:rsidP="00BD044A">
            <w:pPr>
              <w:ind w:left="30" w:right="30"/>
              <w:rPr>
                <w:rFonts w:ascii="Calibri" w:eastAsia="Times New Roman" w:hAnsi="Calibri" w:cs="Calibri"/>
                <w:sz w:val="16"/>
              </w:rPr>
            </w:pPr>
            <w:hyperlink r:id="rId160" w:tgtFrame="_blank" w:history="1">
              <w:r w:rsidRPr="00300868">
                <w:rPr>
                  <w:rFonts w:ascii="Calibri" w:eastAsia="Times New Roman" w:hAnsi="Calibri" w:cs="Calibri"/>
                  <w:color w:val="0000FF"/>
                  <w:sz w:val="16"/>
                  <w:u w:val="single"/>
                </w:rPr>
                <w:t>82_C_16</w:t>
              </w:r>
            </w:hyperlink>
            <w:r w:rsidRPr="00300868">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23E46519" w14:textId="77777777" w:rsidR="00BD044A" w:rsidRPr="00300868" w:rsidRDefault="0047764C" w:rsidP="00300868">
            <w:pPr>
              <w:spacing w:before="100" w:beforeAutospacing="1" w:after="100" w:afterAutospacing="1"/>
              <w:ind w:left="30" w:right="30"/>
              <w:rPr>
                <w:rFonts w:ascii="Calibri" w:eastAsia="Times New Roman" w:hAnsi="Calibri" w:cs="Calibri"/>
              </w:rPr>
            </w:pPr>
            <w:r w:rsidRPr="00300868">
              <w:rPr>
                <w:rFonts w:ascii="Calibri" w:eastAsia="Times New Roman" w:hAnsi="Calibri" w:cs="Calibri"/>
              </w:rPr>
              <w:t>[8] An Abbott sales representative educates a healthcare professional (HCP) on a product. After the discussion, the HCP shares that a competitor offered a new iPad in exchange for helping increase their sales.</w:t>
            </w:r>
          </w:p>
          <w:p w14:paraId="0C0738B1" w14:textId="77777777" w:rsidR="00BD044A" w:rsidRPr="00300868" w:rsidRDefault="0047764C" w:rsidP="00300868">
            <w:pPr>
              <w:spacing w:before="100" w:beforeAutospacing="1" w:after="100" w:afterAutospacing="1"/>
              <w:ind w:left="30" w:right="30"/>
              <w:rPr>
                <w:rFonts w:ascii="Calibri" w:eastAsia="Times New Roman" w:hAnsi="Calibri" w:cs="Calibri"/>
              </w:rPr>
            </w:pPr>
            <w:r w:rsidRPr="00300868">
              <w:rPr>
                <w:rFonts w:ascii="Calibri" w:eastAsia="Times New Roman" w:hAnsi="Calibri" w:cs="Calibri"/>
              </w:rPr>
              <w:t>What is the appropriate action?</w:t>
            </w:r>
          </w:p>
        </w:tc>
        <w:tc>
          <w:tcPr>
            <w:tcW w:w="6000" w:type="dxa"/>
          </w:tcPr>
          <w:p w14:paraId="0C169228" w14:textId="77777777" w:rsidR="00BD044A" w:rsidRPr="00300868" w:rsidRDefault="0047764C" w:rsidP="00300868">
            <w:pPr>
              <w:spacing w:before="100" w:beforeAutospacing="1" w:after="100" w:afterAutospacing="1"/>
              <w:ind w:left="30" w:right="30"/>
              <w:rPr>
                <w:rFonts w:ascii="Calibri" w:eastAsia="Times New Roman" w:hAnsi="Calibri" w:cs="Calibri"/>
              </w:rPr>
            </w:pPr>
            <w:r w:rsidRPr="00300868">
              <w:rPr>
                <w:rFonts w:ascii="Calibri" w:eastAsia="Calibri" w:hAnsi="Calibri" w:cs="Calibri"/>
                <w:lang w:val="tr-TR"/>
              </w:rPr>
              <w:t>[8] Bir Abbott satış temsilcisi, bir sağlık meslek mensubunu (SMM) bir ürün hakkında eğitmektedir. Görüşmenin ardından SMM, bir rakibin satışlarını artırma karşılığında kendisine yeni bir iPad teklif ettiğini paylaşır.</w:t>
            </w:r>
          </w:p>
          <w:p w14:paraId="58F1B051" w14:textId="77777777" w:rsidR="00BD044A" w:rsidRPr="00300868" w:rsidRDefault="0047764C" w:rsidP="00300868">
            <w:pPr>
              <w:spacing w:before="100" w:beforeAutospacing="1" w:after="100" w:afterAutospacing="1"/>
              <w:ind w:left="30" w:right="30"/>
              <w:rPr>
                <w:rFonts w:ascii="Calibri" w:eastAsia="Times New Roman" w:hAnsi="Calibri" w:cs="Calibri"/>
              </w:rPr>
            </w:pPr>
            <w:r w:rsidRPr="00300868">
              <w:rPr>
                <w:rFonts w:ascii="Calibri" w:eastAsia="Calibri" w:hAnsi="Calibri" w:cs="Calibri"/>
                <w:lang w:val="tr-TR"/>
              </w:rPr>
              <w:t>Uygun eylem nedir?</w:t>
            </w:r>
          </w:p>
        </w:tc>
      </w:tr>
      <w:tr w:rsidR="0092388F" w:rsidRPr="00300868" w14:paraId="0897CC38" w14:textId="77777777" w:rsidTr="00300868">
        <w:tc>
          <w:tcPr>
            <w:tcW w:w="1353" w:type="dxa"/>
            <w:shd w:val="clear" w:color="auto" w:fill="C1E4F5"/>
            <w:tcMar>
              <w:top w:w="120" w:type="dxa"/>
              <w:left w:w="180" w:type="dxa"/>
              <w:bottom w:w="120" w:type="dxa"/>
              <w:right w:w="180" w:type="dxa"/>
            </w:tcMar>
            <w:hideMark/>
          </w:tcPr>
          <w:p w14:paraId="40041D80" w14:textId="77777777" w:rsidR="00BD044A" w:rsidRPr="00300868" w:rsidRDefault="0047764C" w:rsidP="00BD044A">
            <w:pPr>
              <w:spacing w:before="30" w:after="30"/>
              <w:ind w:left="30" w:right="30"/>
              <w:rPr>
                <w:rFonts w:ascii="Calibri" w:eastAsia="Times New Roman" w:hAnsi="Calibri" w:cs="Calibri"/>
                <w:sz w:val="16"/>
              </w:rPr>
            </w:pPr>
            <w:hyperlink r:id="rId161" w:tgtFrame="_blank" w:history="1">
              <w:r w:rsidRPr="00300868">
                <w:rPr>
                  <w:rFonts w:ascii="Calibri" w:eastAsia="Times New Roman" w:hAnsi="Calibri" w:cs="Calibri"/>
                  <w:color w:val="0000FF"/>
                  <w:sz w:val="16"/>
                  <w:u w:val="single"/>
                </w:rPr>
                <w:t>Screen 15</w:t>
              </w:r>
            </w:hyperlink>
            <w:r w:rsidRPr="00300868">
              <w:rPr>
                <w:rFonts w:ascii="Calibri" w:eastAsia="Times New Roman" w:hAnsi="Calibri" w:cs="Calibri"/>
                <w:sz w:val="16"/>
              </w:rPr>
              <w:t xml:space="preserve"> </w:t>
            </w:r>
          </w:p>
          <w:p w14:paraId="78EC9801" w14:textId="77777777" w:rsidR="00BD044A" w:rsidRPr="00300868" w:rsidRDefault="0047764C" w:rsidP="00BD044A">
            <w:pPr>
              <w:ind w:left="30" w:right="30"/>
              <w:rPr>
                <w:rFonts w:ascii="Calibri" w:eastAsia="Times New Roman" w:hAnsi="Calibri" w:cs="Calibri"/>
                <w:sz w:val="16"/>
              </w:rPr>
            </w:pPr>
            <w:hyperlink r:id="rId162" w:tgtFrame="_blank" w:history="1">
              <w:r w:rsidRPr="00300868">
                <w:rPr>
                  <w:rFonts w:ascii="Calibri" w:eastAsia="Times New Roman" w:hAnsi="Calibri" w:cs="Calibri"/>
                  <w:color w:val="0000FF"/>
                  <w:sz w:val="16"/>
                  <w:u w:val="single"/>
                </w:rPr>
                <w:t>83_C_16</w:t>
              </w:r>
            </w:hyperlink>
            <w:r w:rsidRPr="00300868">
              <w:rPr>
                <w:rFonts w:ascii="Calibri" w:eastAsia="Times New Roman" w:hAnsi="Calibri" w:cs="Calibri"/>
                <w:sz w:val="16"/>
              </w:rPr>
              <w:t xml:space="preserve"> </w:t>
            </w:r>
          </w:p>
        </w:tc>
        <w:tc>
          <w:tcPr>
            <w:tcW w:w="6000" w:type="dxa"/>
            <w:tcMar>
              <w:top w:w="120" w:type="dxa"/>
              <w:left w:w="180" w:type="dxa"/>
              <w:bottom w:w="120" w:type="dxa"/>
              <w:right w:w="180" w:type="dxa"/>
            </w:tcMar>
            <w:vAlign w:val="center"/>
            <w:hideMark/>
          </w:tcPr>
          <w:p w14:paraId="27905CC5" w14:textId="77777777" w:rsidR="00BD044A" w:rsidRPr="00300868" w:rsidRDefault="0047764C" w:rsidP="00BD044A">
            <w:pPr>
              <w:spacing w:before="100" w:beforeAutospacing="1" w:after="100" w:afterAutospacing="1"/>
              <w:ind w:left="30" w:right="30"/>
              <w:rPr>
                <w:rFonts w:ascii="Calibri" w:eastAsia="Times New Roman" w:hAnsi="Calibri" w:cs="Calibri"/>
              </w:rPr>
            </w:pPr>
            <w:r w:rsidRPr="00300868">
              <w:rPr>
                <w:rFonts w:ascii="Calibri" w:eastAsia="Times New Roman" w:hAnsi="Calibri" w:cs="Calibri"/>
              </w:rPr>
              <w:t>[1] Offer the same incentive to remain competitive.</w:t>
            </w:r>
          </w:p>
        </w:tc>
        <w:tc>
          <w:tcPr>
            <w:tcW w:w="6000" w:type="dxa"/>
            <w:vAlign w:val="center"/>
          </w:tcPr>
          <w:p w14:paraId="6843B586" w14:textId="77777777" w:rsidR="00BD044A" w:rsidRPr="00300868" w:rsidRDefault="0047764C" w:rsidP="008970A2">
            <w:pPr>
              <w:spacing w:before="100" w:beforeAutospacing="1" w:after="100" w:afterAutospacing="1"/>
              <w:ind w:left="30" w:right="30"/>
              <w:rPr>
                <w:rFonts w:ascii="Calibri" w:eastAsia="Times New Roman" w:hAnsi="Calibri" w:cs="Calibri"/>
              </w:rPr>
            </w:pPr>
            <w:r w:rsidRPr="00300868">
              <w:rPr>
                <w:rFonts w:ascii="Calibri" w:eastAsia="Calibri" w:hAnsi="Calibri" w:cs="Calibri"/>
                <w:lang w:val="tr-TR"/>
              </w:rPr>
              <w:t>[1] Rekabeti sürdürmek için aynı teşviki sunun.</w:t>
            </w:r>
          </w:p>
        </w:tc>
      </w:tr>
      <w:tr w:rsidR="0092388F" w:rsidRPr="00300868" w14:paraId="1913384E" w14:textId="77777777" w:rsidTr="00300868">
        <w:tc>
          <w:tcPr>
            <w:tcW w:w="1353" w:type="dxa"/>
            <w:shd w:val="clear" w:color="auto" w:fill="C1E4F5"/>
            <w:tcMar>
              <w:top w:w="120" w:type="dxa"/>
              <w:left w:w="180" w:type="dxa"/>
              <w:bottom w:w="120" w:type="dxa"/>
              <w:right w:w="180" w:type="dxa"/>
            </w:tcMar>
            <w:hideMark/>
          </w:tcPr>
          <w:p w14:paraId="42824175" w14:textId="77777777" w:rsidR="00BD044A" w:rsidRPr="00300868" w:rsidRDefault="0047764C" w:rsidP="00BD044A">
            <w:pPr>
              <w:spacing w:before="30" w:after="30"/>
              <w:ind w:left="30" w:right="30"/>
              <w:rPr>
                <w:rFonts w:ascii="Calibri" w:eastAsia="Times New Roman" w:hAnsi="Calibri" w:cs="Calibri"/>
                <w:sz w:val="16"/>
              </w:rPr>
            </w:pPr>
            <w:hyperlink r:id="rId163" w:tgtFrame="_blank" w:history="1">
              <w:r w:rsidRPr="00300868">
                <w:rPr>
                  <w:rFonts w:ascii="Calibri" w:eastAsia="Times New Roman" w:hAnsi="Calibri" w:cs="Calibri"/>
                  <w:color w:val="0000FF"/>
                  <w:sz w:val="16"/>
                  <w:u w:val="single"/>
                </w:rPr>
                <w:t>Screen 15</w:t>
              </w:r>
            </w:hyperlink>
            <w:r w:rsidRPr="00300868">
              <w:rPr>
                <w:rFonts w:ascii="Calibri" w:eastAsia="Times New Roman" w:hAnsi="Calibri" w:cs="Calibri"/>
                <w:sz w:val="16"/>
              </w:rPr>
              <w:t xml:space="preserve"> </w:t>
            </w:r>
          </w:p>
          <w:p w14:paraId="1A15F96D" w14:textId="77777777" w:rsidR="00BD044A" w:rsidRPr="00300868" w:rsidRDefault="0047764C" w:rsidP="00BD044A">
            <w:pPr>
              <w:ind w:left="30" w:right="30"/>
              <w:rPr>
                <w:rFonts w:ascii="Calibri" w:eastAsia="Times New Roman" w:hAnsi="Calibri" w:cs="Calibri"/>
                <w:sz w:val="16"/>
              </w:rPr>
            </w:pPr>
            <w:hyperlink r:id="rId164" w:tgtFrame="_blank" w:history="1">
              <w:r w:rsidRPr="00300868">
                <w:rPr>
                  <w:rFonts w:ascii="Calibri" w:eastAsia="Times New Roman" w:hAnsi="Calibri" w:cs="Calibri"/>
                  <w:color w:val="0000FF"/>
                  <w:sz w:val="16"/>
                  <w:u w:val="single"/>
                </w:rPr>
                <w:t>84_C_16</w:t>
              </w:r>
            </w:hyperlink>
            <w:r w:rsidRPr="00300868">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580E8EDB" w14:textId="77777777" w:rsidR="00BD044A" w:rsidRPr="00300868" w:rsidRDefault="0047764C" w:rsidP="00300868">
            <w:pPr>
              <w:spacing w:before="100" w:beforeAutospacing="1" w:after="100" w:afterAutospacing="1"/>
              <w:ind w:left="30" w:right="30"/>
              <w:rPr>
                <w:rFonts w:ascii="Calibri" w:eastAsia="Times New Roman" w:hAnsi="Calibri" w:cs="Calibri"/>
              </w:rPr>
            </w:pPr>
            <w:r w:rsidRPr="00300868">
              <w:rPr>
                <w:rFonts w:ascii="Calibri" w:eastAsia="Times New Roman" w:hAnsi="Calibri" w:cs="Calibri"/>
              </w:rPr>
              <w:t>[2] Decline the iPad offer but suggest an expensive dinner to continue the conversation.</w:t>
            </w:r>
          </w:p>
        </w:tc>
        <w:tc>
          <w:tcPr>
            <w:tcW w:w="6000" w:type="dxa"/>
          </w:tcPr>
          <w:p w14:paraId="418B539B" w14:textId="5BAA34A1" w:rsidR="00BD044A" w:rsidRPr="00300868" w:rsidRDefault="0047764C" w:rsidP="00300868">
            <w:pPr>
              <w:spacing w:before="100" w:beforeAutospacing="1" w:after="100" w:afterAutospacing="1"/>
              <w:ind w:left="30" w:right="30"/>
              <w:rPr>
                <w:rFonts w:ascii="Calibri" w:eastAsia="Times New Roman" w:hAnsi="Calibri" w:cs="Calibri"/>
              </w:rPr>
            </w:pPr>
            <w:r w:rsidRPr="00300868">
              <w:rPr>
                <w:rFonts w:ascii="Calibri" w:eastAsia="Calibri" w:hAnsi="Calibri" w:cs="Calibri"/>
                <w:lang w:val="tr-TR"/>
              </w:rPr>
              <w:t>[2] iPad teklifini reddedin ancak sohbete devam etmek için</w:t>
            </w:r>
            <w:r w:rsidR="00F77A1A">
              <w:rPr>
                <w:rFonts w:ascii="Calibri" w:eastAsia="Calibri" w:hAnsi="Calibri" w:cs="Calibri"/>
                <w:lang w:val="tr-TR"/>
              </w:rPr>
              <w:t> </w:t>
            </w:r>
            <w:r w:rsidRPr="00300868">
              <w:rPr>
                <w:rFonts w:ascii="Calibri" w:eastAsia="Calibri" w:hAnsi="Calibri" w:cs="Calibri"/>
                <w:lang w:val="tr-TR"/>
              </w:rPr>
              <w:t>pahalı bir akşam yemeği önerin.</w:t>
            </w:r>
          </w:p>
        </w:tc>
      </w:tr>
      <w:tr w:rsidR="0092388F" w:rsidRPr="00300868" w14:paraId="4E3FB0BD" w14:textId="77777777" w:rsidTr="00300868">
        <w:tc>
          <w:tcPr>
            <w:tcW w:w="1353" w:type="dxa"/>
            <w:shd w:val="clear" w:color="auto" w:fill="C1E4F5"/>
            <w:tcMar>
              <w:top w:w="120" w:type="dxa"/>
              <w:left w:w="180" w:type="dxa"/>
              <w:bottom w:w="120" w:type="dxa"/>
              <w:right w:w="180" w:type="dxa"/>
            </w:tcMar>
            <w:hideMark/>
          </w:tcPr>
          <w:p w14:paraId="1163B765" w14:textId="77777777" w:rsidR="00BD044A" w:rsidRPr="00300868" w:rsidRDefault="0047764C" w:rsidP="00BD044A">
            <w:pPr>
              <w:spacing w:before="30" w:after="30"/>
              <w:ind w:left="30" w:right="30"/>
              <w:rPr>
                <w:rFonts w:ascii="Calibri" w:eastAsia="Times New Roman" w:hAnsi="Calibri" w:cs="Calibri"/>
                <w:sz w:val="16"/>
              </w:rPr>
            </w:pPr>
            <w:hyperlink r:id="rId165" w:tgtFrame="_blank" w:history="1">
              <w:r w:rsidRPr="00300868">
                <w:rPr>
                  <w:rFonts w:ascii="Calibri" w:eastAsia="Times New Roman" w:hAnsi="Calibri" w:cs="Calibri"/>
                  <w:color w:val="0000FF"/>
                  <w:sz w:val="16"/>
                  <w:u w:val="single"/>
                </w:rPr>
                <w:t>Screen 15</w:t>
              </w:r>
            </w:hyperlink>
            <w:r w:rsidRPr="00300868">
              <w:rPr>
                <w:rFonts w:ascii="Calibri" w:eastAsia="Times New Roman" w:hAnsi="Calibri" w:cs="Calibri"/>
                <w:sz w:val="16"/>
              </w:rPr>
              <w:t xml:space="preserve"> </w:t>
            </w:r>
          </w:p>
          <w:p w14:paraId="397F53DE" w14:textId="77777777" w:rsidR="00BD044A" w:rsidRPr="00300868" w:rsidRDefault="0047764C" w:rsidP="00BD044A">
            <w:pPr>
              <w:ind w:left="30" w:right="30"/>
              <w:rPr>
                <w:rFonts w:ascii="Calibri" w:eastAsia="Times New Roman" w:hAnsi="Calibri" w:cs="Calibri"/>
                <w:sz w:val="16"/>
              </w:rPr>
            </w:pPr>
            <w:hyperlink r:id="rId166" w:tgtFrame="_blank" w:history="1">
              <w:r w:rsidRPr="00300868">
                <w:rPr>
                  <w:rFonts w:ascii="Calibri" w:eastAsia="Times New Roman" w:hAnsi="Calibri" w:cs="Calibri"/>
                  <w:color w:val="0000FF"/>
                  <w:sz w:val="16"/>
                  <w:u w:val="single"/>
                </w:rPr>
                <w:t>85_C_16</w:t>
              </w:r>
            </w:hyperlink>
            <w:r w:rsidRPr="00300868">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64C12BA3" w14:textId="77777777" w:rsidR="00BD044A" w:rsidRPr="00300868" w:rsidRDefault="0047764C" w:rsidP="00300868">
            <w:pPr>
              <w:spacing w:before="100" w:beforeAutospacing="1" w:after="100" w:afterAutospacing="1"/>
              <w:ind w:left="30" w:right="30"/>
              <w:rPr>
                <w:rFonts w:ascii="Calibri" w:eastAsia="Times New Roman" w:hAnsi="Calibri" w:cs="Calibri"/>
              </w:rPr>
            </w:pPr>
            <w:r w:rsidRPr="00300868">
              <w:rPr>
                <w:rFonts w:ascii="Calibri" w:eastAsia="Times New Roman" w:hAnsi="Calibri" w:cs="Calibri"/>
              </w:rPr>
              <w:t>[3] Explain that Abbott does business the right way and cannot offer anything of value that may improperly influence decision-making. Then, report the situation to the Office of Ethics and Compliance (OEC) immediately.</w:t>
            </w:r>
          </w:p>
        </w:tc>
        <w:tc>
          <w:tcPr>
            <w:tcW w:w="6000" w:type="dxa"/>
          </w:tcPr>
          <w:p w14:paraId="61B3EAB3" w14:textId="77777777" w:rsidR="00BD044A" w:rsidRPr="00300868" w:rsidRDefault="0047764C" w:rsidP="00300868">
            <w:pPr>
              <w:spacing w:before="100" w:beforeAutospacing="1" w:after="100" w:afterAutospacing="1"/>
              <w:ind w:left="30" w:right="30"/>
              <w:rPr>
                <w:rFonts w:ascii="Calibri" w:eastAsia="Times New Roman" w:hAnsi="Calibri" w:cs="Calibri"/>
              </w:rPr>
            </w:pPr>
            <w:r w:rsidRPr="00300868">
              <w:rPr>
                <w:rFonts w:ascii="Calibri" w:eastAsia="Calibri" w:hAnsi="Calibri" w:cs="Calibri"/>
                <w:lang w:val="tr-TR"/>
              </w:rPr>
              <w:t>[3] Abbott’un işini doğru şekilde yürüttüğünü ve karar alma sürecini uygunsuz şekilde etkileyebilecek değerli hiçbir şey veremeyeceğinizi açıklayın. Ardından durumu derhal Etik ve Uyum Ofisine (OEC) bildirin.</w:t>
            </w:r>
          </w:p>
        </w:tc>
      </w:tr>
      <w:tr w:rsidR="0092388F" w:rsidRPr="00300868" w14:paraId="27766D37" w14:textId="77777777" w:rsidTr="00300868">
        <w:tc>
          <w:tcPr>
            <w:tcW w:w="1353" w:type="dxa"/>
            <w:shd w:val="clear" w:color="auto" w:fill="C1E4F5"/>
            <w:tcMar>
              <w:top w:w="120" w:type="dxa"/>
              <w:left w:w="180" w:type="dxa"/>
              <w:bottom w:w="120" w:type="dxa"/>
              <w:right w:w="180" w:type="dxa"/>
            </w:tcMar>
            <w:hideMark/>
          </w:tcPr>
          <w:p w14:paraId="7C6C2915" w14:textId="77777777" w:rsidR="00BD044A" w:rsidRPr="00300868" w:rsidRDefault="0047764C" w:rsidP="00BD044A">
            <w:pPr>
              <w:spacing w:before="30" w:after="30"/>
              <w:ind w:left="30" w:right="30"/>
              <w:rPr>
                <w:rFonts w:ascii="Calibri" w:eastAsia="Times New Roman" w:hAnsi="Calibri" w:cs="Calibri"/>
                <w:sz w:val="16"/>
              </w:rPr>
            </w:pPr>
            <w:hyperlink r:id="rId167" w:tgtFrame="_blank" w:history="1">
              <w:r w:rsidRPr="00300868">
                <w:rPr>
                  <w:rFonts w:ascii="Calibri" w:eastAsia="Times New Roman" w:hAnsi="Calibri" w:cs="Calibri"/>
                  <w:color w:val="0000FF"/>
                  <w:sz w:val="16"/>
                  <w:u w:val="single"/>
                </w:rPr>
                <w:t>Screen 15</w:t>
              </w:r>
            </w:hyperlink>
            <w:r w:rsidRPr="00300868">
              <w:rPr>
                <w:rFonts w:ascii="Calibri" w:eastAsia="Times New Roman" w:hAnsi="Calibri" w:cs="Calibri"/>
                <w:sz w:val="16"/>
              </w:rPr>
              <w:t xml:space="preserve"> </w:t>
            </w:r>
          </w:p>
          <w:p w14:paraId="5C711672" w14:textId="77777777" w:rsidR="00BD044A" w:rsidRPr="00300868" w:rsidRDefault="0047764C" w:rsidP="00BD044A">
            <w:pPr>
              <w:ind w:left="30" w:right="30"/>
              <w:rPr>
                <w:rFonts w:ascii="Calibri" w:eastAsia="Times New Roman" w:hAnsi="Calibri" w:cs="Calibri"/>
                <w:sz w:val="16"/>
              </w:rPr>
            </w:pPr>
            <w:hyperlink r:id="rId168" w:tgtFrame="_blank" w:history="1">
              <w:r w:rsidRPr="00300868">
                <w:rPr>
                  <w:rFonts w:ascii="Calibri" w:eastAsia="Times New Roman" w:hAnsi="Calibri" w:cs="Calibri"/>
                  <w:color w:val="0000FF"/>
                  <w:sz w:val="16"/>
                  <w:u w:val="single"/>
                </w:rPr>
                <w:t>86_C_16</w:t>
              </w:r>
            </w:hyperlink>
            <w:r w:rsidRPr="00300868">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7976EB27" w14:textId="77777777" w:rsidR="00BD044A" w:rsidRPr="00300868" w:rsidRDefault="0047764C" w:rsidP="00300868">
            <w:pPr>
              <w:spacing w:before="100" w:beforeAutospacing="1" w:after="100" w:afterAutospacing="1"/>
              <w:ind w:left="30" w:right="30"/>
              <w:rPr>
                <w:rFonts w:ascii="Calibri" w:eastAsia="Times New Roman" w:hAnsi="Calibri" w:cs="Calibri"/>
              </w:rPr>
            </w:pPr>
            <w:r w:rsidRPr="00300868">
              <w:rPr>
                <w:rFonts w:ascii="Calibri" w:eastAsia="Times New Roman" w:hAnsi="Calibri" w:cs="Calibri"/>
              </w:rPr>
              <w:t>[4] Thank the HCP for the information and promise you will think about it.</w:t>
            </w:r>
          </w:p>
          <w:p w14:paraId="62282BE8" w14:textId="77777777" w:rsidR="00BD044A" w:rsidRPr="00300868" w:rsidRDefault="0047764C" w:rsidP="00300868">
            <w:pPr>
              <w:spacing w:before="100" w:beforeAutospacing="1" w:after="100" w:afterAutospacing="1"/>
              <w:ind w:left="30" w:right="30"/>
              <w:rPr>
                <w:rFonts w:ascii="Calibri" w:eastAsia="Times New Roman" w:hAnsi="Calibri" w:cs="Calibri"/>
              </w:rPr>
            </w:pPr>
            <w:r w:rsidRPr="00300868">
              <w:rPr>
                <w:rFonts w:ascii="Calibri" w:eastAsia="Times New Roman" w:hAnsi="Calibri" w:cs="Calibri"/>
              </w:rPr>
              <w:t>Next</w:t>
            </w:r>
          </w:p>
        </w:tc>
        <w:tc>
          <w:tcPr>
            <w:tcW w:w="6000" w:type="dxa"/>
          </w:tcPr>
          <w:p w14:paraId="3A293D1F" w14:textId="77777777" w:rsidR="00BD044A" w:rsidRPr="00300868" w:rsidRDefault="0047764C" w:rsidP="00300868">
            <w:pPr>
              <w:spacing w:before="100" w:beforeAutospacing="1" w:after="100" w:afterAutospacing="1"/>
              <w:ind w:left="30" w:right="30"/>
              <w:rPr>
                <w:rFonts w:ascii="Calibri" w:eastAsia="Times New Roman" w:hAnsi="Calibri" w:cs="Calibri"/>
              </w:rPr>
            </w:pPr>
            <w:r w:rsidRPr="00300868">
              <w:rPr>
                <w:rFonts w:ascii="Calibri" w:eastAsia="Calibri" w:hAnsi="Calibri" w:cs="Calibri"/>
                <w:lang w:val="tr-TR"/>
              </w:rPr>
              <w:t>[4] SMM’ye bilgi için teşekkür edin ve bu konu üzerinde düşüneceğinize söz verin.</w:t>
            </w:r>
          </w:p>
          <w:p w14:paraId="5B1A9FEF" w14:textId="77777777" w:rsidR="00BD044A" w:rsidRPr="00300868" w:rsidRDefault="0047764C" w:rsidP="00300868">
            <w:pPr>
              <w:spacing w:before="100" w:beforeAutospacing="1" w:after="100" w:afterAutospacing="1"/>
              <w:ind w:left="30" w:right="30"/>
              <w:rPr>
                <w:rFonts w:ascii="Calibri" w:eastAsia="Times New Roman" w:hAnsi="Calibri" w:cs="Calibri"/>
              </w:rPr>
            </w:pPr>
            <w:r w:rsidRPr="00300868">
              <w:rPr>
                <w:rFonts w:ascii="Calibri" w:eastAsia="Calibri" w:hAnsi="Calibri" w:cs="Calibri"/>
                <w:lang w:val="tr-TR"/>
              </w:rPr>
              <w:t>İleri</w:t>
            </w:r>
          </w:p>
        </w:tc>
      </w:tr>
      <w:tr w:rsidR="0092388F" w:rsidRPr="00300868" w14:paraId="4E535CEB" w14:textId="77777777" w:rsidTr="00300868">
        <w:tc>
          <w:tcPr>
            <w:tcW w:w="1353" w:type="dxa"/>
            <w:shd w:val="clear" w:color="auto" w:fill="C1E4F5"/>
            <w:tcMar>
              <w:top w:w="120" w:type="dxa"/>
              <w:left w:w="180" w:type="dxa"/>
              <w:bottom w:w="120" w:type="dxa"/>
              <w:right w:w="180" w:type="dxa"/>
            </w:tcMar>
            <w:hideMark/>
          </w:tcPr>
          <w:p w14:paraId="0548A536" w14:textId="77777777" w:rsidR="00E5633E" w:rsidRPr="00300868" w:rsidRDefault="0047764C" w:rsidP="00E5633E">
            <w:pPr>
              <w:spacing w:before="30" w:after="30"/>
              <w:ind w:left="30" w:right="30"/>
              <w:rPr>
                <w:rFonts w:ascii="Calibri" w:eastAsia="Times New Roman" w:hAnsi="Calibri" w:cs="Calibri"/>
                <w:sz w:val="16"/>
              </w:rPr>
            </w:pPr>
            <w:r w:rsidRPr="00300868">
              <w:rPr>
                <w:rFonts w:ascii="Calibri" w:eastAsia="Times New Roman" w:hAnsi="Calibri" w:cs="Calibri"/>
                <w:sz w:val="16"/>
              </w:rPr>
              <w:t>Screen 15</w:t>
            </w:r>
          </w:p>
          <w:p w14:paraId="4EF6AE01" w14:textId="77777777" w:rsidR="00E5633E" w:rsidRPr="00300868" w:rsidRDefault="0047764C" w:rsidP="00E5633E">
            <w:pPr>
              <w:spacing w:before="100" w:beforeAutospacing="1" w:after="100" w:afterAutospacing="1"/>
              <w:ind w:left="30" w:right="30"/>
              <w:rPr>
                <w:rFonts w:ascii="Calibri" w:eastAsia="Times New Roman" w:hAnsi="Calibri" w:cs="Calibri"/>
                <w:sz w:val="16"/>
              </w:rPr>
            </w:pPr>
            <w:r w:rsidRPr="00300868">
              <w:rPr>
                <w:rFonts w:ascii="Calibri" w:eastAsia="Times New Roman" w:hAnsi="Calibri" w:cs="Calibri"/>
                <w:sz w:val="16"/>
              </w:rPr>
              <w:t>Question 8: Feedback</w:t>
            </w:r>
          </w:p>
          <w:p w14:paraId="687E4EB4" w14:textId="77777777" w:rsidR="00E5633E" w:rsidRPr="00300868" w:rsidRDefault="0047764C" w:rsidP="00E5633E">
            <w:pPr>
              <w:ind w:left="30" w:right="30"/>
              <w:rPr>
                <w:rFonts w:ascii="Calibri" w:eastAsia="Times New Roman" w:hAnsi="Calibri" w:cs="Calibri"/>
                <w:sz w:val="16"/>
              </w:rPr>
            </w:pPr>
            <w:r w:rsidRPr="00300868">
              <w:rPr>
                <w:rFonts w:ascii="Calibri" w:eastAsia="Times New Roman" w:hAnsi="Calibri" w:cs="Calibri"/>
                <w:sz w:val="16"/>
              </w:rPr>
              <w:t>87_C_16</w:t>
            </w:r>
          </w:p>
        </w:tc>
        <w:tc>
          <w:tcPr>
            <w:tcW w:w="6000" w:type="dxa"/>
            <w:tcMar>
              <w:top w:w="120" w:type="dxa"/>
              <w:left w:w="180" w:type="dxa"/>
              <w:bottom w:w="120" w:type="dxa"/>
              <w:right w:w="180" w:type="dxa"/>
            </w:tcMar>
            <w:hideMark/>
          </w:tcPr>
          <w:p w14:paraId="509E3046" w14:textId="77777777" w:rsidR="00E5633E" w:rsidRPr="00300868" w:rsidRDefault="0047764C" w:rsidP="00300868">
            <w:pPr>
              <w:spacing w:before="100" w:beforeAutospacing="1" w:after="100" w:afterAutospacing="1"/>
              <w:ind w:left="30" w:right="30"/>
              <w:rPr>
                <w:rFonts w:ascii="Calibri" w:eastAsia="Times New Roman" w:hAnsi="Calibri" w:cs="Calibri"/>
              </w:rPr>
            </w:pPr>
            <w:r w:rsidRPr="00300868">
              <w:rPr>
                <w:rFonts w:ascii="Calibri" w:eastAsia="Times New Roman" w:hAnsi="Calibri" w:cs="Calibri"/>
              </w:rPr>
              <w:t xml:space="preserve">You should never offer, promise, give, or receive anything of value in order to gain an improper business advantage or to obtain or retain business. Irrespective of what competitors do, you must comply with applicable law and Abbott policy, including the requirements in </w:t>
            </w:r>
            <w:r w:rsidRPr="00300868">
              <w:rPr>
                <w:rFonts w:ascii="Calibri" w:eastAsia="Times New Roman" w:hAnsi="Calibri" w:cs="Calibri"/>
              </w:rPr>
              <w:lastRenderedPageBreak/>
              <w:t>Abbott’s Global Anti-Corruption Policy (GLB-ANTI-CORRUPTION). When in doubt, always consult with Legal or the OEC.</w:t>
            </w:r>
          </w:p>
        </w:tc>
        <w:tc>
          <w:tcPr>
            <w:tcW w:w="6000" w:type="dxa"/>
          </w:tcPr>
          <w:p w14:paraId="5FAEC1F2" w14:textId="77777777" w:rsidR="00E5633E" w:rsidRPr="00300868" w:rsidRDefault="0047764C" w:rsidP="00300868">
            <w:pPr>
              <w:spacing w:before="100" w:beforeAutospacing="1" w:after="100" w:afterAutospacing="1"/>
              <w:ind w:left="30" w:right="30"/>
              <w:rPr>
                <w:rFonts w:ascii="Calibri" w:eastAsia="Times New Roman" w:hAnsi="Calibri" w:cs="Calibri"/>
              </w:rPr>
            </w:pPr>
            <w:r w:rsidRPr="00300868">
              <w:rPr>
                <w:rFonts w:ascii="Calibri" w:eastAsia="Calibri" w:hAnsi="Calibri" w:cs="Calibri"/>
                <w:lang w:val="tr-TR"/>
              </w:rPr>
              <w:lastRenderedPageBreak/>
              <w:t xml:space="preserve">Uygunsuz iş avantajı elde etmek, iş elde etmek veya elde tutmak için herhangi değerli bir şey önermemeli, vaat etmemeli, vermemeli veya almamalısınız. Rakiplerin ne yaptığına bakmaksızın, Abbott'un Global Yolsuzlukla Mücadele Politikası (GLB-YOLSUZLUKLA-MÜCADELE) </w:t>
            </w:r>
            <w:r w:rsidRPr="00300868">
              <w:rPr>
                <w:rFonts w:ascii="Calibri" w:eastAsia="Calibri" w:hAnsi="Calibri" w:cs="Calibri"/>
                <w:lang w:val="tr-TR"/>
              </w:rPr>
              <w:lastRenderedPageBreak/>
              <w:t>gereksinimleri dahil olmak üzere geçerli kanunlara ve Abbott politikalarına uymanız gerekir. Şüpheniz olması halinde, her zaman Hukuk bölümü veya OEC ile görüşün.</w:t>
            </w:r>
          </w:p>
        </w:tc>
      </w:tr>
      <w:tr w:rsidR="0092388F" w:rsidRPr="00300868" w14:paraId="542AACE8" w14:textId="77777777" w:rsidTr="00300868">
        <w:tc>
          <w:tcPr>
            <w:tcW w:w="1353" w:type="dxa"/>
            <w:shd w:val="clear" w:color="auto" w:fill="C1E4F5"/>
            <w:tcMar>
              <w:top w:w="120" w:type="dxa"/>
              <w:left w:w="180" w:type="dxa"/>
              <w:bottom w:w="120" w:type="dxa"/>
              <w:right w:w="180" w:type="dxa"/>
            </w:tcMar>
            <w:hideMark/>
          </w:tcPr>
          <w:p w14:paraId="6F2094CF" w14:textId="77777777" w:rsidR="00E5633E" w:rsidRPr="00300868" w:rsidRDefault="0047764C" w:rsidP="00E5633E">
            <w:pPr>
              <w:spacing w:before="30" w:after="30"/>
              <w:ind w:left="30" w:right="30"/>
              <w:rPr>
                <w:rFonts w:ascii="Calibri" w:eastAsia="Times New Roman" w:hAnsi="Calibri" w:cs="Calibri"/>
                <w:sz w:val="16"/>
              </w:rPr>
            </w:pPr>
            <w:hyperlink r:id="rId169" w:tgtFrame="_blank" w:history="1">
              <w:r w:rsidRPr="00300868">
                <w:rPr>
                  <w:rFonts w:ascii="Calibri" w:eastAsia="Times New Roman" w:hAnsi="Calibri" w:cs="Calibri"/>
                  <w:color w:val="0000FF"/>
                  <w:sz w:val="16"/>
                  <w:u w:val="single"/>
                </w:rPr>
                <w:t>Screen 15</w:t>
              </w:r>
            </w:hyperlink>
            <w:r w:rsidRPr="00300868">
              <w:rPr>
                <w:rFonts w:ascii="Calibri" w:eastAsia="Times New Roman" w:hAnsi="Calibri" w:cs="Calibri"/>
                <w:sz w:val="16"/>
              </w:rPr>
              <w:t xml:space="preserve"> </w:t>
            </w:r>
          </w:p>
          <w:p w14:paraId="4FF9C98D" w14:textId="77777777" w:rsidR="00E5633E" w:rsidRPr="00300868" w:rsidRDefault="0047764C" w:rsidP="00E5633E">
            <w:pPr>
              <w:ind w:left="30" w:right="30"/>
              <w:rPr>
                <w:rFonts w:ascii="Calibri" w:eastAsia="Times New Roman" w:hAnsi="Calibri" w:cs="Calibri"/>
                <w:sz w:val="16"/>
              </w:rPr>
            </w:pPr>
            <w:hyperlink r:id="rId170" w:tgtFrame="_blank" w:history="1">
              <w:r w:rsidRPr="00300868">
                <w:rPr>
                  <w:rFonts w:ascii="Calibri" w:eastAsia="Times New Roman" w:hAnsi="Calibri" w:cs="Calibri"/>
                  <w:color w:val="0000FF"/>
                  <w:sz w:val="16"/>
                  <w:u w:val="single"/>
                </w:rPr>
                <w:t>88_C_16</w:t>
              </w:r>
            </w:hyperlink>
            <w:r w:rsidRPr="00300868">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3CB605E8" w14:textId="77777777" w:rsidR="00E5633E" w:rsidRPr="00300868" w:rsidRDefault="0047764C" w:rsidP="00300868">
            <w:pPr>
              <w:spacing w:before="100" w:beforeAutospacing="1" w:after="100" w:afterAutospacing="1"/>
              <w:ind w:left="30" w:right="30"/>
              <w:rPr>
                <w:rFonts w:ascii="Calibri" w:eastAsia="Times New Roman" w:hAnsi="Calibri" w:cs="Calibri"/>
              </w:rPr>
            </w:pPr>
            <w:r w:rsidRPr="00300868">
              <w:rPr>
                <w:rFonts w:ascii="Calibri" w:eastAsia="Times New Roman" w:hAnsi="Calibri" w:cs="Calibri"/>
              </w:rPr>
              <w:t>[9] Which of the following are examples of items of value that must not be given to win business?</w:t>
            </w:r>
          </w:p>
        </w:tc>
        <w:tc>
          <w:tcPr>
            <w:tcW w:w="6000" w:type="dxa"/>
          </w:tcPr>
          <w:p w14:paraId="2E0D6D66" w14:textId="77777777" w:rsidR="00E5633E" w:rsidRPr="00300868" w:rsidRDefault="0047764C" w:rsidP="00300868">
            <w:pPr>
              <w:spacing w:before="100" w:beforeAutospacing="1" w:after="100" w:afterAutospacing="1"/>
              <w:ind w:left="30" w:right="30"/>
              <w:rPr>
                <w:rFonts w:ascii="Calibri" w:eastAsia="Times New Roman" w:hAnsi="Calibri" w:cs="Calibri"/>
              </w:rPr>
            </w:pPr>
            <w:r w:rsidRPr="00300868">
              <w:rPr>
                <w:rFonts w:ascii="Calibri" w:eastAsia="Calibri" w:hAnsi="Calibri" w:cs="Calibri"/>
                <w:lang w:val="tr-TR"/>
              </w:rPr>
              <w:t>[9] Aşağıdakilerden hangileri iş kazanmak için verilmemesi gereken değerli şeylerin örnekleridir?</w:t>
            </w:r>
          </w:p>
        </w:tc>
      </w:tr>
      <w:tr w:rsidR="0092388F" w:rsidRPr="00300868" w14:paraId="75A9CEB8" w14:textId="77777777" w:rsidTr="00300868">
        <w:tc>
          <w:tcPr>
            <w:tcW w:w="1353" w:type="dxa"/>
            <w:shd w:val="clear" w:color="auto" w:fill="C1E4F5"/>
            <w:tcMar>
              <w:top w:w="120" w:type="dxa"/>
              <w:left w:w="180" w:type="dxa"/>
              <w:bottom w:w="120" w:type="dxa"/>
              <w:right w:w="180" w:type="dxa"/>
            </w:tcMar>
            <w:hideMark/>
          </w:tcPr>
          <w:p w14:paraId="04382BBB" w14:textId="77777777" w:rsidR="00E5633E" w:rsidRPr="00300868" w:rsidRDefault="0047764C" w:rsidP="00E5633E">
            <w:pPr>
              <w:spacing w:before="30" w:after="30"/>
              <w:ind w:left="30" w:right="30"/>
              <w:rPr>
                <w:rFonts w:ascii="Calibri" w:eastAsia="Times New Roman" w:hAnsi="Calibri" w:cs="Calibri"/>
                <w:sz w:val="16"/>
              </w:rPr>
            </w:pPr>
            <w:hyperlink r:id="rId171" w:tgtFrame="_blank" w:history="1">
              <w:r w:rsidRPr="00300868">
                <w:rPr>
                  <w:rFonts w:ascii="Calibri" w:eastAsia="Times New Roman" w:hAnsi="Calibri" w:cs="Calibri"/>
                  <w:color w:val="0000FF"/>
                  <w:sz w:val="16"/>
                  <w:u w:val="single"/>
                </w:rPr>
                <w:t>Screen 15</w:t>
              </w:r>
            </w:hyperlink>
            <w:r w:rsidRPr="00300868">
              <w:rPr>
                <w:rFonts w:ascii="Calibri" w:eastAsia="Times New Roman" w:hAnsi="Calibri" w:cs="Calibri"/>
                <w:sz w:val="16"/>
              </w:rPr>
              <w:t xml:space="preserve"> </w:t>
            </w:r>
          </w:p>
          <w:p w14:paraId="79F26A8A" w14:textId="77777777" w:rsidR="00E5633E" w:rsidRPr="00300868" w:rsidRDefault="0047764C" w:rsidP="00E5633E">
            <w:pPr>
              <w:ind w:left="30" w:right="30"/>
              <w:rPr>
                <w:rFonts w:ascii="Calibri" w:eastAsia="Times New Roman" w:hAnsi="Calibri" w:cs="Calibri"/>
                <w:sz w:val="16"/>
              </w:rPr>
            </w:pPr>
            <w:hyperlink r:id="rId172" w:tgtFrame="_blank" w:history="1">
              <w:r w:rsidRPr="00300868">
                <w:rPr>
                  <w:rFonts w:ascii="Calibri" w:eastAsia="Times New Roman" w:hAnsi="Calibri" w:cs="Calibri"/>
                  <w:color w:val="0000FF"/>
                  <w:sz w:val="16"/>
                  <w:u w:val="single"/>
                </w:rPr>
                <w:t>89_C_16</w:t>
              </w:r>
            </w:hyperlink>
            <w:r w:rsidRPr="00300868">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63EE2685" w14:textId="77777777" w:rsidR="00E5633E" w:rsidRPr="00300868" w:rsidRDefault="0047764C" w:rsidP="00300868">
            <w:pPr>
              <w:spacing w:before="100" w:beforeAutospacing="1" w:after="100" w:afterAutospacing="1"/>
              <w:ind w:left="30" w:right="30"/>
              <w:rPr>
                <w:rFonts w:ascii="Calibri" w:eastAsia="Times New Roman" w:hAnsi="Calibri" w:cs="Calibri"/>
              </w:rPr>
            </w:pPr>
            <w:r w:rsidRPr="00300868">
              <w:rPr>
                <w:rFonts w:ascii="Calibri" w:eastAsia="Times New Roman" w:hAnsi="Calibri" w:cs="Calibri"/>
              </w:rPr>
              <w:t>[1] Trips to HCPs and their families to visit spas, casinos or other venues known for entertainment.</w:t>
            </w:r>
          </w:p>
        </w:tc>
        <w:tc>
          <w:tcPr>
            <w:tcW w:w="6000" w:type="dxa"/>
          </w:tcPr>
          <w:p w14:paraId="424895DB" w14:textId="77777777" w:rsidR="00E5633E" w:rsidRPr="00300868" w:rsidRDefault="0047764C" w:rsidP="00300868">
            <w:pPr>
              <w:spacing w:before="100" w:beforeAutospacing="1" w:after="100" w:afterAutospacing="1"/>
              <w:ind w:left="30" w:right="30"/>
              <w:rPr>
                <w:rFonts w:ascii="Calibri" w:eastAsia="Times New Roman" w:hAnsi="Calibri" w:cs="Calibri"/>
              </w:rPr>
            </w:pPr>
            <w:r w:rsidRPr="00300868">
              <w:rPr>
                <w:rFonts w:ascii="Calibri" w:eastAsia="Calibri" w:hAnsi="Calibri" w:cs="Calibri"/>
                <w:lang w:val="tr-TR"/>
              </w:rPr>
              <w:t>[1] SMM’lere ve ailelerine spa’ları, kumarhaneleri veya eğlence ile tanınmış başka yerleri ziyaret etmek için geziler sağlamak.</w:t>
            </w:r>
          </w:p>
        </w:tc>
      </w:tr>
      <w:tr w:rsidR="0092388F" w:rsidRPr="00300868" w14:paraId="18AB81D0" w14:textId="77777777" w:rsidTr="00300868">
        <w:tc>
          <w:tcPr>
            <w:tcW w:w="1353" w:type="dxa"/>
            <w:shd w:val="clear" w:color="auto" w:fill="C1E4F5"/>
            <w:tcMar>
              <w:top w:w="120" w:type="dxa"/>
              <w:left w:w="180" w:type="dxa"/>
              <w:bottom w:w="120" w:type="dxa"/>
              <w:right w:w="180" w:type="dxa"/>
            </w:tcMar>
            <w:hideMark/>
          </w:tcPr>
          <w:p w14:paraId="0E6C52B9" w14:textId="77777777" w:rsidR="00E5633E" w:rsidRPr="00300868" w:rsidRDefault="0047764C" w:rsidP="00E5633E">
            <w:pPr>
              <w:spacing w:before="30" w:after="30"/>
              <w:ind w:left="30" w:right="30"/>
              <w:rPr>
                <w:rFonts w:ascii="Calibri" w:eastAsia="Times New Roman" w:hAnsi="Calibri" w:cs="Calibri"/>
                <w:sz w:val="16"/>
              </w:rPr>
            </w:pPr>
            <w:hyperlink r:id="rId173" w:tgtFrame="_blank" w:history="1">
              <w:r w:rsidRPr="00300868">
                <w:rPr>
                  <w:rFonts w:ascii="Calibri" w:eastAsia="Times New Roman" w:hAnsi="Calibri" w:cs="Calibri"/>
                  <w:color w:val="0000FF"/>
                  <w:sz w:val="16"/>
                  <w:u w:val="single"/>
                </w:rPr>
                <w:t>Screen 15</w:t>
              </w:r>
            </w:hyperlink>
            <w:r w:rsidRPr="00300868">
              <w:rPr>
                <w:rFonts w:ascii="Calibri" w:eastAsia="Times New Roman" w:hAnsi="Calibri" w:cs="Calibri"/>
                <w:sz w:val="16"/>
              </w:rPr>
              <w:t xml:space="preserve"> </w:t>
            </w:r>
          </w:p>
          <w:p w14:paraId="6CAE29A5" w14:textId="77777777" w:rsidR="00E5633E" w:rsidRPr="00300868" w:rsidRDefault="0047764C" w:rsidP="00E5633E">
            <w:pPr>
              <w:ind w:left="30" w:right="30"/>
              <w:rPr>
                <w:rFonts w:ascii="Calibri" w:eastAsia="Times New Roman" w:hAnsi="Calibri" w:cs="Calibri"/>
                <w:sz w:val="16"/>
              </w:rPr>
            </w:pPr>
            <w:hyperlink r:id="rId174" w:tgtFrame="_blank" w:history="1">
              <w:r w:rsidRPr="00300868">
                <w:rPr>
                  <w:rFonts w:ascii="Calibri" w:eastAsia="Times New Roman" w:hAnsi="Calibri" w:cs="Calibri"/>
                  <w:color w:val="0000FF"/>
                  <w:sz w:val="16"/>
                  <w:u w:val="single"/>
                </w:rPr>
                <w:t>90_C_16</w:t>
              </w:r>
            </w:hyperlink>
            <w:r w:rsidRPr="00300868">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70807FBF" w14:textId="77777777" w:rsidR="00E5633E" w:rsidRPr="00300868" w:rsidRDefault="0047764C" w:rsidP="00300868">
            <w:pPr>
              <w:spacing w:before="100" w:beforeAutospacing="1" w:after="100" w:afterAutospacing="1"/>
              <w:ind w:left="30" w:right="30"/>
              <w:rPr>
                <w:rFonts w:ascii="Calibri" w:eastAsia="Times New Roman" w:hAnsi="Calibri" w:cs="Calibri"/>
              </w:rPr>
            </w:pPr>
            <w:r w:rsidRPr="00300868">
              <w:rPr>
                <w:rFonts w:ascii="Calibri" w:eastAsia="Times New Roman" w:hAnsi="Calibri" w:cs="Calibri"/>
              </w:rPr>
              <w:t>[2] Grants for future research or educational projects.</w:t>
            </w:r>
          </w:p>
        </w:tc>
        <w:tc>
          <w:tcPr>
            <w:tcW w:w="6000" w:type="dxa"/>
          </w:tcPr>
          <w:p w14:paraId="0CB1B64E" w14:textId="77777777" w:rsidR="00E5633E" w:rsidRPr="00300868" w:rsidRDefault="0047764C" w:rsidP="00300868">
            <w:pPr>
              <w:spacing w:before="100" w:beforeAutospacing="1" w:after="100" w:afterAutospacing="1"/>
              <w:ind w:left="30" w:right="30"/>
              <w:rPr>
                <w:rFonts w:ascii="Calibri" w:eastAsia="Times New Roman" w:hAnsi="Calibri" w:cs="Calibri"/>
              </w:rPr>
            </w:pPr>
            <w:r w:rsidRPr="00300868">
              <w:rPr>
                <w:rFonts w:ascii="Calibri" w:eastAsia="Calibri" w:hAnsi="Calibri" w:cs="Calibri"/>
                <w:lang w:val="tr-TR"/>
              </w:rPr>
              <w:t>[2] Gelecekteki araştırmalar veya öğrenim projeleri için hibeler.</w:t>
            </w:r>
          </w:p>
        </w:tc>
      </w:tr>
      <w:tr w:rsidR="0092388F" w:rsidRPr="00300868" w14:paraId="32D7E291" w14:textId="77777777" w:rsidTr="00300868">
        <w:tc>
          <w:tcPr>
            <w:tcW w:w="1353" w:type="dxa"/>
            <w:shd w:val="clear" w:color="auto" w:fill="C1E4F5"/>
            <w:tcMar>
              <w:top w:w="120" w:type="dxa"/>
              <w:left w:w="180" w:type="dxa"/>
              <w:bottom w:w="120" w:type="dxa"/>
              <w:right w:w="180" w:type="dxa"/>
            </w:tcMar>
            <w:hideMark/>
          </w:tcPr>
          <w:p w14:paraId="069FDA3D" w14:textId="77777777" w:rsidR="00E5633E" w:rsidRPr="00300868" w:rsidRDefault="0047764C" w:rsidP="00E5633E">
            <w:pPr>
              <w:spacing w:before="30" w:after="30"/>
              <w:ind w:left="30" w:right="30"/>
              <w:rPr>
                <w:rFonts w:ascii="Calibri" w:eastAsia="Times New Roman" w:hAnsi="Calibri" w:cs="Calibri"/>
                <w:sz w:val="16"/>
              </w:rPr>
            </w:pPr>
            <w:hyperlink r:id="rId175" w:tgtFrame="_blank" w:history="1">
              <w:r w:rsidRPr="00300868">
                <w:rPr>
                  <w:rFonts w:ascii="Calibri" w:eastAsia="Times New Roman" w:hAnsi="Calibri" w:cs="Calibri"/>
                  <w:color w:val="0000FF"/>
                  <w:sz w:val="16"/>
                  <w:u w:val="single"/>
                </w:rPr>
                <w:t>Screen 15</w:t>
              </w:r>
            </w:hyperlink>
            <w:r w:rsidRPr="00300868">
              <w:rPr>
                <w:rFonts w:ascii="Calibri" w:eastAsia="Times New Roman" w:hAnsi="Calibri" w:cs="Calibri"/>
                <w:sz w:val="16"/>
              </w:rPr>
              <w:t xml:space="preserve"> </w:t>
            </w:r>
          </w:p>
          <w:p w14:paraId="3D840930" w14:textId="77777777" w:rsidR="00E5633E" w:rsidRPr="00300868" w:rsidRDefault="0047764C" w:rsidP="00E5633E">
            <w:pPr>
              <w:ind w:left="30" w:right="30"/>
              <w:rPr>
                <w:rFonts w:ascii="Calibri" w:eastAsia="Times New Roman" w:hAnsi="Calibri" w:cs="Calibri"/>
                <w:sz w:val="16"/>
              </w:rPr>
            </w:pPr>
            <w:hyperlink r:id="rId176" w:tgtFrame="_blank" w:history="1">
              <w:r w:rsidRPr="00300868">
                <w:rPr>
                  <w:rFonts w:ascii="Calibri" w:eastAsia="Times New Roman" w:hAnsi="Calibri" w:cs="Calibri"/>
                  <w:color w:val="0000FF"/>
                  <w:sz w:val="16"/>
                  <w:u w:val="single"/>
                </w:rPr>
                <w:t>91_C_16</w:t>
              </w:r>
            </w:hyperlink>
            <w:r w:rsidRPr="00300868">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0D6144AB" w14:textId="77777777" w:rsidR="00E5633E" w:rsidRPr="00300868" w:rsidRDefault="0047764C" w:rsidP="00300868">
            <w:pPr>
              <w:spacing w:before="100" w:beforeAutospacing="1" w:after="100" w:afterAutospacing="1"/>
              <w:ind w:left="30" w:right="30"/>
              <w:rPr>
                <w:rFonts w:ascii="Calibri" w:eastAsia="Times New Roman" w:hAnsi="Calibri" w:cs="Calibri"/>
              </w:rPr>
            </w:pPr>
            <w:r w:rsidRPr="00300868">
              <w:rPr>
                <w:rFonts w:ascii="Calibri" w:eastAsia="Times New Roman" w:hAnsi="Calibri" w:cs="Calibri"/>
              </w:rPr>
              <w:t xml:space="preserve">[3] Donations to government officials’ </w:t>
            </w:r>
            <w:proofErr w:type="spellStart"/>
            <w:r w:rsidRPr="00300868">
              <w:rPr>
                <w:rFonts w:ascii="Calibri" w:eastAsia="Times New Roman" w:hAnsi="Calibri" w:cs="Calibri"/>
              </w:rPr>
              <w:t>favorite</w:t>
            </w:r>
            <w:proofErr w:type="spellEnd"/>
            <w:r w:rsidRPr="00300868">
              <w:rPr>
                <w:rFonts w:ascii="Calibri" w:eastAsia="Times New Roman" w:hAnsi="Calibri" w:cs="Calibri"/>
              </w:rPr>
              <w:t xml:space="preserve"> charities.</w:t>
            </w:r>
          </w:p>
        </w:tc>
        <w:tc>
          <w:tcPr>
            <w:tcW w:w="6000" w:type="dxa"/>
          </w:tcPr>
          <w:p w14:paraId="6793F982" w14:textId="77777777" w:rsidR="00E5633E" w:rsidRPr="00300868" w:rsidRDefault="0047764C" w:rsidP="00300868">
            <w:pPr>
              <w:spacing w:before="100" w:beforeAutospacing="1" w:after="100" w:afterAutospacing="1"/>
              <w:ind w:left="30" w:right="30"/>
              <w:rPr>
                <w:rFonts w:ascii="Calibri" w:eastAsia="Times New Roman" w:hAnsi="Calibri" w:cs="Calibri"/>
              </w:rPr>
            </w:pPr>
            <w:r w:rsidRPr="00300868">
              <w:rPr>
                <w:rFonts w:ascii="Calibri" w:eastAsia="Calibri" w:hAnsi="Calibri" w:cs="Calibri"/>
                <w:lang w:val="tr-TR"/>
              </w:rPr>
              <w:t>[3] Devlet görevlilerinin en beğendiği hayır kuruluşlarına bağışlar.</w:t>
            </w:r>
          </w:p>
        </w:tc>
      </w:tr>
      <w:tr w:rsidR="0092388F" w:rsidRPr="00300868" w14:paraId="1C11B570" w14:textId="77777777" w:rsidTr="00300868">
        <w:tc>
          <w:tcPr>
            <w:tcW w:w="1353" w:type="dxa"/>
            <w:shd w:val="clear" w:color="auto" w:fill="C1E4F5"/>
            <w:tcMar>
              <w:top w:w="120" w:type="dxa"/>
              <w:left w:w="180" w:type="dxa"/>
              <w:bottom w:w="120" w:type="dxa"/>
              <w:right w:w="180" w:type="dxa"/>
            </w:tcMar>
            <w:hideMark/>
          </w:tcPr>
          <w:p w14:paraId="1F1BB58F" w14:textId="77777777" w:rsidR="00E5633E" w:rsidRPr="00300868" w:rsidRDefault="0047764C" w:rsidP="00E5633E">
            <w:pPr>
              <w:spacing w:before="30" w:after="30"/>
              <w:ind w:left="30" w:right="30"/>
              <w:rPr>
                <w:rFonts w:ascii="Calibri" w:eastAsia="Times New Roman" w:hAnsi="Calibri" w:cs="Calibri"/>
                <w:sz w:val="16"/>
              </w:rPr>
            </w:pPr>
            <w:hyperlink r:id="rId177" w:tgtFrame="_blank" w:history="1">
              <w:r w:rsidRPr="00300868">
                <w:rPr>
                  <w:rFonts w:ascii="Calibri" w:eastAsia="Times New Roman" w:hAnsi="Calibri" w:cs="Calibri"/>
                  <w:color w:val="0000FF"/>
                  <w:sz w:val="16"/>
                  <w:u w:val="single"/>
                </w:rPr>
                <w:t>Screen 15</w:t>
              </w:r>
            </w:hyperlink>
            <w:r w:rsidRPr="00300868">
              <w:rPr>
                <w:rFonts w:ascii="Calibri" w:eastAsia="Times New Roman" w:hAnsi="Calibri" w:cs="Calibri"/>
                <w:sz w:val="16"/>
              </w:rPr>
              <w:t xml:space="preserve"> </w:t>
            </w:r>
          </w:p>
          <w:p w14:paraId="05110379" w14:textId="77777777" w:rsidR="00E5633E" w:rsidRPr="00300868" w:rsidRDefault="0047764C" w:rsidP="00E5633E">
            <w:pPr>
              <w:ind w:left="30" w:right="30"/>
              <w:rPr>
                <w:rFonts w:ascii="Calibri" w:eastAsia="Times New Roman" w:hAnsi="Calibri" w:cs="Calibri"/>
                <w:sz w:val="16"/>
              </w:rPr>
            </w:pPr>
            <w:hyperlink r:id="rId178" w:tgtFrame="_blank" w:history="1">
              <w:r w:rsidRPr="00300868">
                <w:rPr>
                  <w:rFonts w:ascii="Calibri" w:eastAsia="Times New Roman" w:hAnsi="Calibri" w:cs="Calibri"/>
                  <w:color w:val="0000FF"/>
                  <w:sz w:val="16"/>
                  <w:u w:val="single"/>
                </w:rPr>
                <w:t>92_C_16</w:t>
              </w:r>
            </w:hyperlink>
            <w:r w:rsidRPr="00300868">
              <w:rPr>
                <w:rFonts w:ascii="Calibri" w:eastAsia="Times New Roman" w:hAnsi="Calibri" w:cs="Calibri"/>
                <w:sz w:val="16"/>
              </w:rPr>
              <w:t xml:space="preserve"> </w:t>
            </w:r>
          </w:p>
        </w:tc>
        <w:tc>
          <w:tcPr>
            <w:tcW w:w="6000" w:type="dxa"/>
            <w:tcMar>
              <w:top w:w="120" w:type="dxa"/>
              <w:left w:w="180" w:type="dxa"/>
              <w:bottom w:w="120" w:type="dxa"/>
              <w:right w:w="180" w:type="dxa"/>
            </w:tcMar>
            <w:vAlign w:val="center"/>
            <w:hideMark/>
          </w:tcPr>
          <w:p w14:paraId="78BEE83C" w14:textId="77777777" w:rsidR="00E5633E" w:rsidRPr="00300868" w:rsidRDefault="0047764C" w:rsidP="00E5633E">
            <w:pPr>
              <w:spacing w:before="100" w:beforeAutospacing="1" w:after="100" w:afterAutospacing="1"/>
              <w:ind w:left="30" w:right="30"/>
              <w:rPr>
                <w:rFonts w:ascii="Calibri" w:eastAsia="Times New Roman" w:hAnsi="Calibri" w:cs="Calibri"/>
              </w:rPr>
            </w:pPr>
            <w:r w:rsidRPr="00300868">
              <w:rPr>
                <w:rFonts w:ascii="Calibri" w:eastAsia="Times New Roman" w:hAnsi="Calibri" w:cs="Calibri"/>
              </w:rPr>
              <w:t>[4] All of the above.</w:t>
            </w:r>
          </w:p>
          <w:p w14:paraId="4EE0373D" w14:textId="77777777" w:rsidR="00E5633E" w:rsidRPr="00300868" w:rsidRDefault="0047764C" w:rsidP="00E5633E">
            <w:pPr>
              <w:spacing w:before="100" w:beforeAutospacing="1" w:after="100" w:afterAutospacing="1"/>
              <w:ind w:left="30" w:right="30"/>
              <w:rPr>
                <w:rFonts w:ascii="Calibri" w:eastAsia="Times New Roman" w:hAnsi="Calibri" w:cs="Calibri"/>
              </w:rPr>
            </w:pPr>
            <w:r w:rsidRPr="00300868">
              <w:rPr>
                <w:rFonts w:ascii="Calibri" w:eastAsia="Times New Roman" w:hAnsi="Calibri" w:cs="Calibri"/>
              </w:rPr>
              <w:t>Next</w:t>
            </w:r>
          </w:p>
        </w:tc>
        <w:tc>
          <w:tcPr>
            <w:tcW w:w="6000" w:type="dxa"/>
            <w:vAlign w:val="center"/>
          </w:tcPr>
          <w:p w14:paraId="0AB3F94D" w14:textId="77777777" w:rsidR="00E5633E" w:rsidRPr="00300868" w:rsidRDefault="0047764C" w:rsidP="008970A2">
            <w:pPr>
              <w:spacing w:before="100" w:beforeAutospacing="1" w:after="100" w:afterAutospacing="1"/>
              <w:ind w:left="30" w:right="30"/>
              <w:rPr>
                <w:rFonts w:ascii="Calibri" w:eastAsia="Times New Roman" w:hAnsi="Calibri" w:cs="Calibri"/>
              </w:rPr>
            </w:pPr>
            <w:r w:rsidRPr="00300868">
              <w:rPr>
                <w:rFonts w:ascii="Calibri" w:eastAsia="Calibri" w:hAnsi="Calibri" w:cs="Calibri"/>
                <w:lang w:val="tr-TR"/>
              </w:rPr>
              <w:t>[4] Yukarıdakilerin hepsi.</w:t>
            </w:r>
          </w:p>
          <w:p w14:paraId="356FC628" w14:textId="77777777" w:rsidR="00E5633E" w:rsidRPr="00300868" w:rsidRDefault="0047764C" w:rsidP="008970A2">
            <w:pPr>
              <w:spacing w:before="100" w:beforeAutospacing="1" w:after="100" w:afterAutospacing="1"/>
              <w:ind w:left="30" w:right="30"/>
              <w:rPr>
                <w:rFonts w:ascii="Calibri" w:eastAsia="Times New Roman" w:hAnsi="Calibri" w:cs="Calibri"/>
              </w:rPr>
            </w:pPr>
            <w:r w:rsidRPr="00300868">
              <w:rPr>
                <w:rFonts w:ascii="Calibri" w:eastAsia="Calibri" w:hAnsi="Calibri" w:cs="Calibri"/>
                <w:lang w:val="tr-TR"/>
              </w:rPr>
              <w:t>İleri</w:t>
            </w:r>
          </w:p>
        </w:tc>
      </w:tr>
      <w:tr w:rsidR="0092388F" w:rsidRPr="00300868" w14:paraId="7ACA1107" w14:textId="77777777" w:rsidTr="00300868">
        <w:tc>
          <w:tcPr>
            <w:tcW w:w="1353" w:type="dxa"/>
            <w:shd w:val="clear" w:color="auto" w:fill="C1E4F5"/>
            <w:tcMar>
              <w:top w:w="120" w:type="dxa"/>
              <w:left w:w="180" w:type="dxa"/>
              <w:bottom w:w="120" w:type="dxa"/>
              <w:right w:w="180" w:type="dxa"/>
            </w:tcMar>
            <w:hideMark/>
          </w:tcPr>
          <w:p w14:paraId="6E6A5969" w14:textId="77777777" w:rsidR="001C3170" w:rsidRPr="00300868" w:rsidRDefault="0047764C" w:rsidP="001C3170">
            <w:pPr>
              <w:spacing w:before="30" w:after="30"/>
              <w:ind w:left="30" w:right="30"/>
              <w:rPr>
                <w:rFonts w:ascii="Calibri" w:eastAsia="Times New Roman" w:hAnsi="Calibri" w:cs="Calibri"/>
                <w:sz w:val="16"/>
              </w:rPr>
            </w:pPr>
            <w:r w:rsidRPr="00300868">
              <w:rPr>
                <w:rFonts w:ascii="Calibri" w:eastAsia="Times New Roman" w:hAnsi="Calibri" w:cs="Calibri"/>
                <w:sz w:val="16"/>
              </w:rPr>
              <w:t>Screen 15</w:t>
            </w:r>
          </w:p>
          <w:p w14:paraId="00F4F52E" w14:textId="77777777" w:rsidR="001C3170" w:rsidRPr="00300868" w:rsidRDefault="0047764C" w:rsidP="001C3170">
            <w:pPr>
              <w:spacing w:before="100" w:beforeAutospacing="1" w:after="100" w:afterAutospacing="1"/>
              <w:ind w:left="30" w:right="30"/>
              <w:rPr>
                <w:rFonts w:ascii="Calibri" w:eastAsia="Times New Roman" w:hAnsi="Calibri" w:cs="Calibri"/>
                <w:sz w:val="16"/>
              </w:rPr>
            </w:pPr>
            <w:r w:rsidRPr="00300868">
              <w:rPr>
                <w:rFonts w:ascii="Calibri" w:eastAsia="Times New Roman" w:hAnsi="Calibri" w:cs="Calibri"/>
                <w:sz w:val="16"/>
              </w:rPr>
              <w:t>Question 9: Feedback</w:t>
            </w:r>
          </w:p>
          <w:p w14:paraId="506E85B4" w14:textId="77777777" w:rsidR="001C3170" w:rsidRPr="00300868" w:rsidRDefault="0047764C" w:rsidP="001C3170">
            <w:pPr>
              <w:ind w:left="30" w:right="30"/>
              <w:rPr>
                <w:rFonts w:ascii="Calibri" w:eastAsia="Times New Roman" w:hAnsi="Calibri" w:cs="Calibri"/>
                <w:sz w:val="16"/>
              </w:rPr>
            </w:pPr>
            <w:r w:rsidRPr="00300868">
              <w:rPr>
                <w:rFonts w:ascii="Calibri" w:eastAsia="Times New Roman" w:hAnsi="Calibri" w:cs="Calibri"/>
                <w:sz w:val="16"/>
              </w:rPr>
              <w:t>93_C_16</w:t>
            </w:r>
          </w:p>
        </w:tc>
        <w:tc>
          <w:tcPr>
            <w:tcW w:w="6000" w:type="dxa"/>
            <w:tcMar>
              <w:top w:w="120" w:type="dxa"/>
              <w:left w:w="180" w:type="dxa"/>
              <w:bottom w:w="120" w:type="dxa"/>
              <w:right w:w="180" w:type="dxa"/>
            </w:tcMar>
            <w:hideMark/>
          </w:tcPr>
          <w:p w14:paraId="3B0C39BC" w14:textId="77777777" w:rsidR="001C3170" w:rsidRPr="00300868" w:rsidRDefault="0047764C" w:rsidP="00300868">
            <w:pPr>
              <w:spacing w:before="100" w:beforeAutospacing="1" w:after="100" w:afterAutospacing="1"/>
              <w:ind w:left="30" w:right="30"/>
              <w:rPr>
                <w:rFonts w:ascii="Calibri" w:eastAsia="Times New Roman" w:hAnsi="Calibri" w:cs="Calibri"/>
              </w:rPr>
            </w:pPr>
            <w:r w:rsidRPr="00300868">
              <w:rPr>
                <w:rFonts w:ascii="Calibri" w:eastAsia="Times New Roman" w:hAnsi="Calibri" w:cs="Calibri"/>
              </w:rPr>
              <w:t>Abbott’s standards on bribery and corruption, found in the Global Anti-Corruption Policy (GLB-ANTI-CORRUPTION), are consistent with our commitment to conduct business with honesty, fairness, and integrity. This means offering or giving items of value to win business is never permitted.</w:t>
            </w:r>
          </w:p>
        </w:tc>
        <w:tc>
          <w:tcPr>
            <w:tcW w:w="6000" w:type="dxa"/>
          </w:tcPr>
          <w:p w14:paraId="5F0FC374" w14:textId="77777777" w:rsidR="001C3170" w:rsidRPr="00300868" w:rsidRDefault="0047764C" w:rsidP="00300868">
            <w:pPr>
              <w:spacing w:before="100" w:beforeAutospacing="1" w:after="100" w:afterAutospacing="1"/>
              <w:ind w:left="30" w:right="30"/>
              <w:rPr>
                <w:rFonts w:ascii="Calibri" w:eastAsia="Times New Roman" w:hAnsi="Calibri" w:cs="Calibri"/>
              </w:rPr>
            </w:pPr>
            <w:r w:rsidRPr="00300868">
              <w:rPr>
                <w:rFonts w:ascii="Calibri" w:eastAsia="Calibri" w:hAnsi="Calibri" w:cs="Calibri"/>
                <w:lang w:val="tr-TR"/>
              </w:rPr>
              <w:t>Abbott'un Global Yolsuzlukla Mücadele Politikasında (GLB-YOLSUZLUKLA-MÜCADELE) bulunan rüşvet ve yolsuzluk standartları, dürüst, adil ve doğru bir şekilde iş yapma taahhüdümüzle tutarlıdır. Bu, iş almak için değerli şeylerin verilmesine veya teklif edilmesine asla izin verilmediği anlamına gelir.</w:t>
            </w:r>
          </w:p>
        </w:tc>
      </w:tr>
      <w:tr w:rsidR="0092388F" w:rsidRPr="00300868" w14:paraId="37970FCF" w14:textId="77777777" w:rsidTr="00300868">
        <w:tc>
          <w:tcPr>
            <w:tcW w:w="1353" w:type="dxa"/>
            <w:shd w:val="clear" w:color="auto" w:fill="C1E4F5"/>
            <w:tcMar>
              <w:top w:w="120" w:type="dxa"/>
              <w:left w:w="180" w:type="dxa"/>
              <w:bottom w:w="120" w:type="dxa"/>
              <w:right w:w="180" w:type="dxa"/>
            </w:tcMar>
            <w:hideMark/>
          </w:tcPr>
          <w:p w14:paraId="34FC3C38" w14:textId="77777777" w:rsidR="001C3170" w:rsidRPr="00300868" w:rsidRDefault="0047764C" w:rsidP="001C3170">
            <w:pPr>
              <w:spacing w:before="30" w:after="30"/>
              <w:ind w:left="30" w:right="30"/>
              <w:rPr>
                <w:rFonts w:ascii="Calibri" w:eastAsia="Times New Roman" w:hAnsi="Calibri" w:cs="Calibri"/>
                <w:sz w:val="16"/>
              </w:rPr>
            </w:pPr>
            <w:hyperlink r:id="rId179" w:tgtFrame="_blank" w:history="1">
              <w:r w:rsidRPr="00300868">
                <w:rPr>
                  <w:rFonts w:ascii="Calibri" w:eastAsia="Times New Roman" w:hAnsi="Calibri" w:cs="Calibri"/>
                  <w:color w:val="0000FF"/>
                  <w:sz w:val="16"/>
                  <w:u w:val="single"/>
                </w:rPr>
                <w:t>Screen 15</w:t>
              </w:r>
            </w:hyperlink>
            <w:r w:rsidRPr="00300868">
              <w:rPr>
                <w:rFonts w:ascii="Calibri" w:eastAsia="Times New Roman" w:hAnsi="Calibri" w:cs="Calibri"/>
                <w:sz w:val="16"/>
              </w:rPr>
              <w:t xml:space="preserve"> </w:t>
            </w:r>
          </w:p>
          <w:p w14:paraId="4B9F01CA" w14:textId="77777777" w:rsidR="001C3170" w:rsidRPr="00300868" w:rsidRDefault="0047764C" w:rsidP="001C3170">
            <w:pPr>
              <w:ind w:left="30" w:right="30"/>
              <w:rPr>
                <w:rFonts w:ascii="Calibri" w:eastAsia="Times New Roman" w:hAnsi="Calibri" w:cs="Calibri"/>
                <w:sz w:val="16"/>
              </w:rPr>
            </w:pPr>
            <w:hyperlink r:id="rId180" w:tgtFrame="_blank" w:history="1">
              <w:r w:rsidRPr="00300868">
                <w:rPr>
                  <w:rFonts w:ascii="Calibri" w:eastAsia="Times New Roman" w:hAnsi="Calibri" w:cs="Calibri"/>
                  <w:color w:val="0000FF"/>
                  <w:sz w:val="16"/>
                  <w:u w:val="single"/>
                </w:rPr>
                <w:t>94_C_16</w:t>
              </w:r>
            </w:hyperlink>
            <w:r w:rsidRPr="00300868">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2E148D3B" w14:textId="77777777" w:rsidR="001C3170" w:rsidRPr="00300868" w:rsidRDefault="0047764C" w:rsidP="00300868">
            <w:pPr>
              <w:spacing w:before="100" w:beforeAutospacing="1" w:after="100" w:afterAutospacing="1"/>
              <w:ind w:left="30" w:right="30"/>
              <w:rPr>
                <w:rFonts w:ascii="Calibri" w:eastAsia="Times New Roman" w:hAnsi="Calibri" w:cs="Calibri"/>
              </w:rPr>
            </w:pPr>
            <w:r w:rsidRPr="00300868">
              <w:rPr>
                <w:rFonts w:ascii="Calibri" w:eastAsia="Times New Roman" w:hAnsi="Calibri" w:cs="Calibri"/>
              </w:rPr>
              <w:t xml:space="preserve">[10] An HCP that is a key opinion leader asks if you could arrange some support for an education program that he </w:t>
            </w:r>
            <w:r w:rsidRPr="00300868">
              <w:rPr>
                <w:rFonts w:ascii="Calibri" w:eastAsia="Times New Roman" w:hAnsi="Calibri" w:cs="Calibri"/>
              </w:rPr>
              <w:lastRenderedPageBreak/>
              <w:t>would like to attend in exchange for additional business opportunities for Abbott. Which option is the most appropriate?</w:t>
            </w:r>
          </w:p>
        </w:tc>
        <w:tc>
          <w:tcPr>
            <w:tcW w:w="6000" w:type="dxa"/>
          </w:tcPr>
          <w:p w14:paraId="657AEB05" w14:textId="77777777" w:rsidR="001C3170" w:rsidRPr="00300868" w:rsidRDefault="0047764C" w:rsidP="00300868">
            <w:pPr>
              <w:spacing w:before="100" w:beforeAutospacing="1" w:after="100" w:afterAutospacing="1"/>
              <w:ind w:left="30" w:right="30"/>
              <w:rPr>
                <w:rFonts w:ascii="Calibri" w:eastAsia="Times New Roman" w:hAnsi="Calibri" w:cs="Calibri"/>
              </w:rPr>
            </w:pPr>
            <w:r w:rsidRPr="00300868">
              <w:rPr>
                <w:rFonts w:ascii="Calibri" w:eastAsia="Calibri" w:hAnsi="Calibri" w:cs="Calibri"/>
                <w:lang w:val="tr-TR"/>
              </w:rPr>
              <w:lastRenderedPageBreak/>
              <w:t xml:space="preserve">[10] Önemli bir fikir lideri olan bir SMM, Abbott için ek iş fırsatları karşılığında, katılmak istediği bir eğitim programı </w:t>
            </w:r>
            <w:r w:rsidRPr="00300868">
              <w:rPr>
                <w:rFonts w:ascii="Calibri" w:eastAsia="Calibri" w:hAnsi="Calibri" w:cs="Calibri"/>
                <w:lang w:val="tr-TR"/>
              </w:rPr>
              <w:lastRenderedPageBreak/>
              <w:t>için destek verip veremeyeceğinizi sorar. En uygun seçenek hangisidir?</w:t>
            </w:r>
          </w:p>
        </w:tc>
      </w:tr>
      <w:tr w:rsidR="0092388F" w:rsidRPr="00300868" w14:paraId="405A4AA0" w14:textId="77777777" w:rsidTr="00300868">
        <w:tc>
          <w:tcPr>
            <w:tcW w:w="1353" w:type="dxa"/>
            <w:shd w:val="clear" w:color="auto" w:fill="C1E4F5"/>
            <w:tcMar>
              <w:top w:w="120" w:type="dxa"/>
              <w:left w:w="180" w:type="dxa"/>
              <w:bottom w:w="120" w:type="dxa"/>
              <w:right w:w="180" w:type="dxa"/>
            </w:tcMar>
            <w:hideMark/>
          </w:tcPr>
          <w:p w14:paraId="39464EBE" w14:textId="77777777" w:rsidR="001C3170" w:rsidRPr="00300868" w:rsidRDefault="0047764C" w:rsidP="001C3170">
            <w:pPr>
              <w:spacing w:before="30" w:after="30"/>
              <w:ind w:left="30" w:right="30"/>
              <w:rPr>
                <w:rFonts w:ascii="Calibri" w:eastAsia="Times New Roman" w:hAnsi="Calibri" w:cs="Calibri"/>
                <w:sz w:val="16"/>
              </w:rPr>
            </w:pPr>
            <w:hyperlink r:id="rId181" w:tgtFrame="_blank" w:history="1">
              <w:r w:rsidRPr="00300868">
                <w:rPr>
                  <w:rFonts w:ascii="Calibri" w:eastAsia="Times New Roman" w:hAnsi="Calibri" w:cs="Calibri"/>
                  <w:color w:val="0000FF"/>
                  <w:sz w:val="16"/>
                  <w:u w:val="single"/>
                </w:rPr>
                <w:t>Screen 15</w:t>
              </w:r>
            </w:hyperlink>
            <w:r w:rsidRPr="00300868">
              <w:rPr>
                <w:rFonts w:ascii="Calibri" w:eastAsia="Times New Roman" w:hAnsi="Calibri" w:cs="Calibri"/>
                <w:sz w:val="16"/>
              </w:rPr>
              <w:t xml:space="preserve"> </w:t>
            </w:r>
          </w:p>
          <w:p w14:paraId="5947A0FE" w14:textId="77777777" w:rsidR="001C3170" w:rsidRPr="00300868" w:rsidRDefault="0047764C" w:rsidP="001C3170">
            <w:pPr>
              <w:ind w:left="30" w:right="30"/>
              <w:rPr>
                <w:rFonts w:ascii="Calibri" w:eastAsia="Times New Roman" w:hAnsi="Calibri" w:cs="Calibri"/>
                <w:sz w:val="16"/>
              </w:rPr>
            </w:pPr>
            <w:hyperlink r:id="rId182" w:tgtFrame="_blank" w:history="1">
              <w:r w:rsidRPr="00300868">
                <w:rPr>
                  <w:rFonts w:ascii="Calibri" w:eastAsia="Times New Roman" w:hAnsi="Calibri" w:cs="Calibri"/>
                  <w:color w:val="0000FF"/>
                  <w:sz w:val="16"/>
                  <w:u w:val="single"/>
                </w:rPr>
                <w:t>95_C_16</w:t>
              </w:r>
            </w:hyperlink>
            <w:r w:rsidRPr="00300868">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2BF8258A" w14:textId="77777777" w:rsidR="001C3170" w:rsidRPr="00300868" w:rsidRDefault="0047764C" w:rsidP="00300868">
            <w:pPr>
              <w:spacing w:before="100" w:beforeAutospacing="1" w:after="100" w:afterAutospacing="1"/>
              <w:ind w:left="30" w:right="30"/>
              <w:rPr>
                <w:rFonts w:ascii="Calibri" w:eastAsia="Times New Roman" w:hAnsi="Calibri" w:cs="Calibri"/>
              </w:rPr>
            </w:pPr>
            <w:r w:rsidRPr="00300868">
              <w:rPr>
                <w:rFonts w:ascii="Calibri" w:eastAsia="Times New Roman" w:hAnsi="Calibri" w:cs="Calibri"/>
              </w:rPr>
              <w:t>[1] Firmly reject the request on the basis that it violates Abbott’s Anti-corruption Policy.</w:t>
            </w:r>
          </w:p>
        </w:tc>
        <w:tc>
          <w:tcPr>
            <w:tcW w:w="6000" w:type="dxa"/>
          </w:tcPr>
          <w:p w14:paraId="69C4DCDF" w14:textId="77777777" w:rsidR="001C3170" w:rsidRPr="00300868" w:rsidRDefault="0047764C" w:rsidP="00300868">
            <w:pPr>
              <w:spacing w:before="100" w:beforeAutospacing="1" w:after="100" w:afterAutospacing="1"/>
              <w:ind w:left="30" w:right="30"/>
              <w:rPr>
                <w:rFonts w:ascii="Calibri" w:eastAsia="Times New Roman" w:hAnsi="Calibri" w:cs="Calibri"/>
              </w:rPr>
            </w:pPr>
            <w:r w:rsidRPr="00300868">
              <w:rPr>
                <w:rFonts w:ascii="Calibri" w:eastAsia="Calibri" w:hAnsi="Calibri" w:cs="Calibri"/>
                <w:lang w:val="tr-TR"/>
              </w:rPr>
              <w:t>[1] Bu isteğin Abbott’un Yolsuzlukla Mücadele politikasını ihlal ettiğini belirterek bu isteği kesin bir dille reddetmek.</w:t>
            </w:r>
          </w:p>
        </w:tc>
      </w:tr>
      <w:tr w:rsidR="0092388F" w:rsidRPr="00300868" w14:paraId="04512EB8" w14:textId="77777777" w:rsidTr="00300868">
        <w:tc>
          <w:tcPr>
            <w:tcW w:w="1353" w:type="dxa"/>
            <w:shd w:val="clear" w:color="auto" w:fill="C1E4F5"/>
            <w:tcMar>
              <w:top w:w="120" w:type="dxa"/>
              <w:left w:w="180" w:type="dxa"/>
              <w:bottom w:w="120" w:type="dxa"/>
              <w:right w:w="180" w:type="dxa"/>
            </w:tcMar>
            <w:hideMark/>
          </w:tcPr>
          <w:p w14:paraId="62EDC061" w14:textId="77777777" w:rsidR="001C3170" w:rsidRPr="00300868" w:rsidRDefault="0047764C" w:rsidP="001C3170">
            <w:pPr>
              <w:spacing w:before="30" w:after="30"/>
              <w:ind w:left="30" w:right="30"/>
              <w:rPr>
                <w:rFonts w:ascii="Calibri" w:eastAsia="Times New Roman" w:hAnsi="Calibri" w:cs="Calibri"/>
                <w:sz w:val="16"/>
              </w:rPr>
            </w:pPr>
            <w:hyperlink r:id="rId183" w:tgtFrame="_blank" w:history="1">
              <w:r w:rsidRPr="00300868">
                <w:rPr>
                  <w:rFonts w:ascii="Calibri" w:eastAsia="Times New Roman" w:hAnsi="Calibri" w:cs="Calibri"/>
                  <w:color w:val="0000FF"/>
                  <w:sz w:val="16"/>
                  <w:u w:val="single"/>
                </w:rPr>
                <w:t>Screen 15</w:t>
              </w:r>
            </w:hyperlink>
            <w:r w:rsidRPr="00300868">
              <w:rPr>
                <w:rFonts w:ascii="Calibri" w:eastAsia="Times New Roman" w:hAnsi="Calibri" w:cs="Calibri"/>
                <w:sz w:val="16"/>
              </w:rPr>
              <w:t xml:space="preserve"> </w:t>
            </w:r>
          </w:p>
          <w:p w14:paraId="55FA246D" w14:textId="77777777" w:rsidR="001C3170" w:rsidRPr="00300868" w:rsidRDefault="0047764C" w:rsidP="001C3170">
            <w:pPr>
              <w:ind w:left="30" w:right="30"/>
              <w:rPr>
                <w:rFonts w:ascii="Calibri" w:eastAsia="Times New Roman" w:hAnsi="Calibri" w:cs="Calibri"/>
                <w:sz w:val="16"/>
              </w:rPr>
            </w:pPr>
            <w:hyperlink r:id="rId184" w:tgtFrame="_blank" w:history="1">
              <w:r w:rsidRPr="00300868">
                <w:rPr>
                  <w:rFonts w:ascii="Calibri" w:eastAsia="Times New Roman" w:hAnsi="Calibri" w:cs="Calibri"/>
                  <w:color w:val="0000FF"/>
                  <w:sz w:val="16"/>
                  <w:u w:val="single"/>
                </w:rPr>
                <w:t>96_C_16</w:t>
              </w:r>
            </w:hyperlink>
            <w:r w:rsidRPr="00300868">
              <w:rPr>
                <w:rFonts w:ascii="Calibri" w:eastAsia="Times New Roman" w:hAnsi="Calibri" w:cs="Calibri"/>
                <w:sz w:val="16"/>
              </w:rPr>
              <w:t xml:space="preserve"> </w:t>
            </w:r>
          </w:p>
        </w:tc>
        <w:tc>
          <w:tcPr>
            <w:tcW w:w="6000" w:type="dxa"/>
            <w:tcMar>
              <w:top w:w="120" w:type="dxa"/>
              <w:left w:w="180" w:type="dxa"/>
              <w:bottom w:w="120" w:type="dxa"/>
              <w:right w:w="180" w:type="dxa"/>
            </w:tcMar>
            <w:vAlign w:val="center"/>
            <w:hideMark/>
          </w:tcPr>
          <w:p w14:paraId="7854459B" w14:textId="77777777" w:rsidR="001C3170" w:rsidRPr="00300868" w:rsidRDefault="0047764C" w:rsidP="001C3170">
            <w:pPr>
              <w:spacing w:before="100" w:beforeAutospacing="1" w:after="100" w:afterAutospacing="1"/>
              <w:ind w:left="30" w:right="30"/>
              <w:rPr>
                <w:rFonts w:ascii="Calibri" w:eastAsia="Times New Roman" w:hAnsi="Calibri" w:cs="Calibri"/>
              </w:rPr>
            </w:pPr>
            <w:r w:rsidRPr="00300868">
              <w:rPr>
                <w:rFonts w:ascii="Calibri" w:eastAsia="Times New Roman" w:hAnsi="Calibri" w:cs="Calibri"/>
              </w:rPr>
              <w:t>[2] Tell the HCP that you will ask your manager.</w:t>
            </w:r>
          </w:p>
        </w:tc>
        <w:tc>
          <w:tcPr>
            <w:tcW w:w="6000" w:type="dxa"/>
            <w:vAlign w:val="center"/>
          </w:tcPr>
          <w:p w14:paraId="53FF4D9C" w14:textId="77777777" w:rsidR="001C3170" w:rsidRPr="00300868" w:rsidRDefault="0047764C" w:rsidP="008970A2">
            <w:pPr>
              <w:spacing w:before="100" w:beforeAutospacing="1" w:after="100" w:afterAutospacing="1"/>
              <w:ind w:left="30" w:right="30"/>
              <w:rPr>
                <w:rFonts w:ascii="Calibri" w:eastAsia="Times New Roman" w:hAnsi="Calibri" w:cs="Calibri"/>
              </w:rPr>
            </w:pPr>
            <w:r w:rsidRPr="00300868">
              <w:rPr>
                <w:rFonts w:ascii="Calibri" w:eastAsia="Calibri" w:hAnsi="Calibri" w:cs="Calibri"/>
                <w:lang w:val="tr-TR"/>
              </w:rPr>
              <w:t>[2] SMM’ye yöneticinize soracağınızı söylemek.</w:t>
            </w:r>
          </w:p>
        </w:tc>
      </w:tr>
      <w:tr w:rsidR="0092388F" w:rsidRPr="00300868" w14:paraId="2AD61F45" w14:textId="77777777" w:rsidTr="00300868">
        <w:tc>
          <w:tcPr>
            <w:tcW w:w="1353" w:type="dxa"/>
            <w:shd w:val="clear" w:color="auto" w:fill="C1E4F5"/>
            <w:tcMar>
              <w:top w:w="120" w:type="dxa"/>
              <w:left w:w="180" w:type="dxa"/>
              <w:bottom w:w="120" w:type="dxa"/>
              <w:right w:w="180" w:type="dxa"/>
            </w:tcMar>
            <w:hideMark/>
          </w:tcPr>
          <w:p w14:paraId="397A028A" w14:textId="77777777" w:rsidR="001C3170" w:rsidRPr="00300868" w:rsidRDefault="0047764C" w:rsidP="001C3170">
            <w:pPr>
              <w:spacing w:before="30" w:after="30"/>
              <w:ind w:left="30" w:right="30"/>
              <w:rPr>
                <w:rFonts w:ascii="Calibri" w:eastAsia="Times New Roman" w:hAnsi="Calibri" w:cs="Calibri"/>
                <w:sz w:val="16"/>
              </w:rPr>
            </w:pPr>
            <w:hyperlink r:id="rId185" w:tgtFrame="_blank" w:history="1">
              <w:r w:rsidRPr="00300868">
                <w:rPr>
                  <w:rFonts w:ascii="Calibri" w:eastAsia="Times New Roman" w:hAnsi="Calibri" w:cs="Calibri"/>
                  <w:color w:val="0000FF"/>
                  <w:sz w:val="16"/>
                  <w:u w:val="single"/>
                </w:rPr>
                <w:t>Screen 15</w:t>
              </w:r>
            </w:hyperlink>
            <w:r w:rsidRPr="00300868">
              <w:rPr>
                <w:rFonts w:ascii="Calibri" w:eastAsia="Times New Roman" w:hAnsi="Calibri" w:cs="Calibri"/>
                <w:sz w:val="16"/>
              </w:rPr>
              <w:t xml:space="preserve"> </w:t>
            </w:r>
          </w:p>
          <w:p w14:paraId="18C03CBB" w14:textId="77777777" w:rsidR="001C3170" w:rsidRPr="00300868" w:rsidRDefault="0047764C" w:rsidP="001C3170">
            <w:pPr>
              <w:ind w:left="30" w:right="30"/>
              <w:rPr>
                <w:rFonts w:ascii="Calibri" w:eastAsia="Times New Roman" w:hAnsi="Calibri" w:cs="Calibri"/>
                <w:sz w:val="16"/>
              </w:rPr>
            </w:pPr>
            <w:hyperlink r:id="rId186" w:tgtFrame="_blank" w:history="1">
              <w:r w:rsidRPr="00300868">
                <w:rPr>
                  <w:rFonts w:ascii="Calibri" w:eastAsia="Times New Roman" w:hAnsi="Calibri" w:cs="Calibri"/>
                  <w:color w:val="0000FF"/>
                  <w:sz w:val="16"/>
                  <w:u w:val="single"/>
                </w:rPr>
                <w:t>97_C_16</w:t>
              </w:r>
            </w:hyperlink>
            <w:r w:rsidRPr="00300868">
              <w:rPr>
                <w:rFonts w:ascii="Calibri" w:eastAsia="Times New Roman" w:hAnsi="Calibri" w:cs="Calibri"/>
                <w:sz w:val="16"/>
              </w:rPr>
              <w:t xml:space="preserve"> </w:t>
            </w:r>
          </w:p>
        </w:tc>
        <w:tc>
          <w:tcPr>
            <w:tcW w:w="6000" w:type="dxa"/>
            <w:tcMar>
              <w:top w:w="120" w:type="dxa"/>
              <w:left w:w="180" w:type="dxa"/>
              <w:bottom w:w="120" w:type="dxa"/>
              <w:right w:w="180" w:type="dxa"/>
            </w:tcMar>
            <w:vAlign w:val="center"/>
            <w:hideMark/>
          </w:tcPr>
          <w:p w14:paraId="21E6882F" w14:textId="77777777" w:rsidR="001C3170" w:rsidRPr="00300868" w:rsidRDefault="0047764C" w:rsidP="001C3170">
            <w:pPr>
              <w:spacing w:before="100" w:beforeAutospacing="1" w:after="100" w:afterAutospacing="1"/>
              <w:ind w:left="30" w:right="30"/>
              <w:rPr>
                <w:rFonts w:ascii="Calibri" w:eastAsia="Times New Roman" w:hAnsi="Calibri" w:cs="Calibri"/>
              </w:rPr>
            </w:pPr>
            <w:r w:rsidRPr="00300868">
              <w:rPr>
                <w:rFonts w:ascii="Calibri" w:eastAsia="Times New Roman" w:hAnsi="Calibri" w:cs="Calibri"/>
              </w:rPr>
              <w:t>[3] Agree to the request, as the HCP is a key opinion leader with a lot of influence.</w:t>
            </w:r>
          </w:p>
        </w:tc>
        <w:tc>
          <w:tcPr>
            <w:tcW w:w="6000" w:type="dxa"/>
            <w:vAlign w:val="center"/>
          </w:tcPr>
          <w:p w14:paraId="24033A09" w14:textId="77777777" w:rsidR="001C3170" w:rsidRPr="00300868" w:rsidRDefault="0047764C" w:rsidP="008970A2">
            <w:pPr>
              <w:spacing w:before="100" w:beforeAutospacing="1" w:after="100" w:afterAutospacing="1"/>
              <w:ind w:left="30" w:right="30"/>
              <w:rPr>
                <w:rFonts w:ascii="Calibri" w:eastAsia="Times New Roman" w:hAnsi="Calibri" w:cs="Calibri"/>
              </w:rPr>
            </w:pPr>
            <w:r w:rsidRPr="00300868">
              <w:rPr>
                <w:rFonts w:ascii="Calibri" w:eastAsia="Calibri" w:hAnsi="Calibri" w:cs="Calibri"/>
                <w:lang w:val="tr-TR"/>
              </w:rPr>
              <w:t>[3] SMM çok nüfuzlu bir fikir lideri olduğu için bu isteği kabul etmek.</w:t>
            </w:r>
          </w:p>
        </w:tc>
      </w:tr>
      <w:tr w:rsidR="0092388F" w:rsidRPr="00300868" w14:paraId="74EB5E88" w14:textId="77777777" w:rsidTr="00300868">
        <w:tc>
          <w:tcPr>
            <w:tcW w:w="1353" w:type="dxa"/>
            <w:shd w:val="clear" w:color="auto" w:fill="C1E4F5"/>
            <w:tcMar>
              <w:top w:w="120" w:type="dxa"/>
              <w:left w:w="180" w:type="dxa"/>
              <w:bottom w:w="120" w:type="dxa"/>
              <w:right w:w="180" w:type="dxa"/>
            </w:tcMar>
            <w:hideMark/>
          </w:tcPr>
          <w:p w14:paraId="737A7627" w14:textId="77777777" w:rsidR="001C3170" w:rsidRPr="00300868" w:rsidRDefault="0047764C" w:rsidP="001C3170">
            <w:pPr>
              <w:spacing w:before="30" w:after="30"/>
              <w:ind w:left="30" w:right="30"/>
              <w:rPr>
                <w:rFonts w:ascii="Calibri" w:eastAsia="Times New Roman" w:hAnsi="Calibri" w:cs="Calibri"/>
                <w:sz w:val="16"/>
              </w:rPr>
            </w:pPr>
            <w:hyperlink r:id="rId187" w:tgtFrame="_blank" w:history="1">
              <w:r w:rsidRPr="00300868">
                <w:rPr>
                  <w:rFonts w:ascii="Calibri" w:eastAsia="Times New Roman" w:hAnsi="Calibri" w:cs="Calibri"/>
                  <w:color w:val="0000FF"/>
                  <w:sz w:val="16"/>
                  <w:u w:val="single"/>
                </w:rPr>
                <w:t>Screen 15</w:t>
              </w:r>
            </w:hyperlink>
            <w:r w:rsidRPr="00300868">
              <w:rPr>
                <w:rFonts w:ascii="Calibri" w:eastAsia="Times New Roman" w:hAnsi="Calibri" w:cs="Calibri"/>
                <w:sz w:val="16"/>
              </w:rPr>
              <w:t xml:space="preserve"> </w:t>
            </w:r>
          </w:p>
          <w:p w14:paraId="3C139913" w14:textId="77777777" w:rsidR="001C3170" w:rsidRPr="00300868" w:rsidRDefault="0047764C" w:rsidP="001C3170">
            <w:pPr>
              <w:ind w:left="30" w:right="30"/>
              <w:rPr>
                <w:rFonts w:ascii="Calibri" w:eastAsia="Times New Roman" w:hAnsi="Calibri" w:cs="Calibri"/>
                <w:sz w:val="16"/>
              </w:rPr>
            </w:pPr>
            <w:hyperlink r:id="rId188" w:tgtFrame="_blank" w:history="1">
              <w:r w:rsidRPr="00300868">
                <w:rPr>
                  <w:rFonts w:ascii="Calibri" w:eastAsia="Times New Roman" w:hAnsi="Calibri" w:cs="Calibri"/>
                  <w:color w:val="0000FF"/>
                  <w:sz w:val="16"/>
                  <w:u w:val="single"/>
                </w:rPr>
                <w:t>98_C_16</w:t>
              </w:r>
            </w:hyperlink>
            <w:r w:rsidRPr="00300868">
              <w:rPr>
                <w:rFonts w:ascii="Calibri" w:eastAsia="Times New Roman" w:hAnsi="Calibri" w:cs="Calibri"/>
                <w:sz w:val="16"/>
              </w:rPr>
              <w:t xml:space="preserve"> </w:t>
            </w:r>
          </w:p>
        </w:tc>
        <w:tc>
          <w:tcPr>
            <w:tcW w:w="6000" w:type="dxa"/>
            <w:tcMar>
              <w:top w:w="120" w:type="dxa"/>
              <w:left w:w="180" w:type="dxa"/>
              <w:bottom w:w="120" w:type="dxa"/>
              <w:right w:w="180" w:type="dxa"/>
            </w:tcMar>
            <w:vAlign w:val="center"/>
            <w:hideMark/>
          </w:tcPr>
          <w:p w14:paraId="56E43EC0" w14:textId="77777777" w:rsidR="001C3170" w:rsidRPr="00300868" w:rsidRDefault="0047764C" w:rsidP="001C3170">
            <w:pPr>
              <w:spacing w:before="100" w:beforeAutospacing="1" w:after="100" w:afterAutospacing="1"/>
              <w:ind w:left="30" w:right="30"/>
              <w:rPr>
                <w:rFonts w:ascii="Calibri" w:eastAsia="Times New Roman" w:hAnsi="Calibri" w:cs="Calibri"/>
              </w:rPr>
            </w:pPr>
            <w:r w:rsidRPr="00300868">
              <w:rPr>
                <w:rFonts w:ascii="Calibri" w:eastAsia="Times New Roman" w:hAnsi="Calibri" w:cs="Calibri"/>
              </w:rPr>
              <w:t>[4] None of the above.</w:t>
            </w:r>
          </w:p>
          <w:p w14:paraId="0D482538" w14:textId="77777777" w:rsidR="001C3170" w:rsidRPr="00300868" w:rsidRDefault="0047764C" w:rsidP="001C3170">
            <w:pPr>
              <w:spacing w:before="100" w:beforeAutospacing="1" w:after="100" w:afterAutospacing="1"/>
              <w:ind w:left="30" w:right="30"/>
              <w:rPr>
                <w:rFonts w:ascii="Calibri" w:eastAsia="Times New Roman" w:hAnsi="Calibri" w:cs="Calibri"/>
              </w:rPr>
            </w:pPr>
            <w:r w:rsidRPr="00300868">
              <w:rPr>
                <w:rFonts w:ascii="Calibri" w:eastAsia="Times New Roman" w:hAnsi="Calibri" w:cs="Calibri"/>
              </w:rPr>
              <w:t>Submit</w:t>
            </w:r>
          </w:p>
        </w:tc>
        <w:tc>
          <w:tcPr>
            <w:tcW w:w="6000" w:type="dxa"/>
            <w:vAlign w:val="center"/>
          </w:tcPr>
          <w:p w14:paraId="23C8842D" w14:textId="77777777" w:rsidR="001C3170" w:rsidRPr="00300868" w:rsidRDefault="0047764C" w:rsidP="008970A2">
            <w:pPr>
              <w:spacing w:before="100" w:beforeAutospacing="1" w:after="100" w:afterAutospacing="1"/>
              <w:ind w:left="30" w:right="30"/>
              <w:rPr>
                <w:rFonts w:ascii="Calibri" w:eastAsia="Times New Roman" w:hAnsi="Calibri" w:cs="Calibri"/>
              </w:rPr>
            </w:pPr>
            <w:r w:rsidRPr="00300868">
              <w:rPr>
                <w:rFonts w:ascii="Calibri" w:eastAsia="Calibri" w:hAnsi="Calibri" w:cs="Calibri"/>
                <w:lang w:val="tr-TR"/>
              </w:rPr>
              <w:t>[4] Yukarıdakilerin hiçbiri.</w:t>
            </w:r>
          </w:p>
          <w:p w14:paraId="5E8379FA" w14:textId="77777777" w:rsidR="001C3170" w:rsidRPr="00300868" w:rsidRDefault="0047764C" w:rsidP="008970A2">
            <w:pPr>
              <w:spacing w:before="100" w:beforeAutospacing="1" w:after="100" w:afterAutospacing="1"/>
              <w:ind w:left="30" w:right="30"/>
              <w:rPr>
                <w:rFonts w:ascii="Calibri" w:eastAsia="Times New Roman" w:hAnsi="Calibri" w:cs="Calibri"/>
              </w:rPr>
            </w:pPr>
            <w:r w:rsidRPr="00300868">
              <w:rPr>
                <w:rFonts w:ascii="Calibri" w:eastAsia="Calibri" w:hAnsi="Calibri" w:cs="Calibri"/>
                <w:lang w:val="tr-TR"/>
              </w:rPr>
              <w:t>Gönder</w:t>
            </w:r>
          </w:p>
        </w:tc>
      </w:tr>
      <w:tr w:rsidR="0092388F" w:rsidRPr="00300868" w14:paraId="485E07C4" w14:textId="77777777" w:rsidTr="00300868">
        <w:tc>
          <w:tcPr>
            <w:tcW w:w="1353" w:type="dxa"/>
            <w:shd w:val="clear" w:color="auto" w:fill="C1E4F5"/>
            <w:tcMar>
              <w:top w:w="120" w:type="dxa"/>
              <w:left w:w="180" w:type="dxa"/>
              <w:bottom w:w="120" w:type="dxa"/>
              <w:right w:w="180" w:type="dxa"/>
            </w:tcMar>
            <w:hideMark/>
          </w:tcPr>
          <w:p w14:paraId="04968B22" w14:textId="77777777" w:rsidR="00A551B5" w:rsidRPr="00300868" w:rsidRDefault="0047764C" w:rsidP="00A551B5">
            <w:pPr>
              <w:spacing w:before="30" w:after="30"/>
              <w:ind w:left="30" w:right="30"/>
              <w:rPr>
                <w:rFonts w:ascii="Calibri" w:eastAsia="Times New Roman" w:hAnsi="Calibri" w:cs="Calibri"/>
                <w:sz w:val="16"/>
              </w:rPr>
            </w:pPr>
            <w:r w:rsidRPr="00300868">
              <w:rPr>
                <w:rFonts w:ascii="Calibri" w:eastAsia="Times New Roman" w:hAnsi="Calibri" w:cs="Calibri"/>
                <w:sz w:val="16"/>
              </w:rPr>
              <w:t>Screen 15</w:t>
            </w:r>
          </w:p>
          <w:p w14:paraId="1E64576B" w14:textId="77777777" w:rsidR="00A551B5" w:rsidRPr="00300868" w:rsidRDefault="0047764C" w:rsidP="00A551B5">
            <w:pPr>
              <w:spacing w:before="100" w:beforeAutospacing="1" w:after="100" w:afterAutospacing="1"/>
              <w:ind w:left="30" w:right="30"/>
              <w:rPr>
                <w:rFonts w:ascii="Calibri" w:eastAsia="Times New Roman" w:hAnsi="Calibri" w:cs="Calibri"/>
                <w:sz w:val="16"/>
              </w:rPr>
            </w:pPr>
            <w:r w:rsidRPr="00300868">
              <w:rPr>
                <w:rFonts w:ascii="Calibri" w:eastAsia="Times New Roman" w:hAnsi="Calibri" w:cs="Calibri"/>
                <w:sz w:val="16"/>
              </w:rPr>
              <w:t>Question 10: Feedback</w:t>
            </w:r>
          </w:p>
          <w:p w14:paraId="0A7A62F7" w14:textId="77777777" w:rsidR="00A551B5" w:rsidRPr="00300868" w:rsidRDefault="0047764C" w:rsidP="00A551B5">
            <w:pPr>
              <w:ind w:left="30" w:right="30"/>
              <w:rPr>
                <w:rFonts w:ascii="Calibri" w:eastAsia="Times New Roman" w:hAnsi="Calibri" w:cs="Calibri"/>
                <w:sz w:val="16"/>
              </w:rPr>
            </w:pPr>
            <w:r w:rsidRPr="00300868">
              <w:rPr>
                <w:rFonts w:ascii="Calibri" w:eastAsia="Times New Roman" w:hAnsi="Calibri" w:cs="Calibri"/>
                <w:sz w:val="16"/>
              </w:rPr>
              <w:t>99_C_16</w:t>
            </w:r>
          </w:p>
        </w:tc>
        <w:tc>
          <w:tcPr>
            <w:tcW w:w="6000" w:type="dxa"/>
            <w:tcMar>
              <w:top w:w="120" w:type="dxa"/>
              <w:left w:w="180" w:type="dxa"/>
              <w:bottom w:w="120" w:type="dxa"/>
              <w:right w:w="180" w:type="dxa"/>
            </w:tcMar>
            <w:vAlign w:val="center"/>
            <w:hideMark/>
          </w:tcPr>
          <w:p w14:paraId="14334EF6" w14:textId="77777777" w:rsidR="00A551B5" w:rsidRPr="00300868" w:rsidRDefault="0047764C" w:rsidP="00A551B5">
            <w:pPr>
              <w:spacing w:before="100" w:beforeAutospacing="1" w:after="100" w:afterAutospacing="1"/>
              <w:ind w:left="30" w:right="30"/>
              <w:rPr>
                <w:rFonts w:ascii="Calibri" w:eastAsia="Times New Roman" w:hAnsi="Calibri" w:cs="Calibri"/>
              </w:rPr>
            </w:pPr>
            <w:r w:rsidRPr="00300868">
              <w:rPr>
                <w:rFonts w:ascii="Calibri" w:eastAsia="Times New Roman" w:hAnsi="Calibri" w:cs="Calibri"/>
              </w:rPr>
              <w:t>We do not offer or provide anything of value to gain a business advantage, directly or indirectly, in line with anti-bribery principles.</w:t>
            </w:r>
          </w:p>
        </w:tc>
        <w:tc>
          <w:tcPr>
            <w:tcW w:w="6000" w:type="dxa"/>
            <w:vAlign w:val="center"/>
          </w:tcPr>
          <w:p w14:paraId="0F68F3CF" w14:textId="77777777" w:rsidR="00A551B5" w:rsidRPr="00300868" w:rsidRDefault="0047764C" w:rsidP="008970A2">
            <w:pPr>
              <w:spacing w:before="100" w:beforeAutospacing="1" w:after="100" w:afterAutospacing="1"/>
              <w:ind w:left="30" w:right="30"/>
              <w:rPr>
                <w:rFonts w:ascii="Calibri" w:eastAsia="Times New Roman" w:hAnsi="Calibri" w:cs="Calibri"/>
              </w:rPr>
            </w:pPr>
            <w:r w:rsidRPr="00300868">
              <w:rPr>
                <w:rFonts w:ascii="Calibri" w:eastAsia="Calibri" w:hAnsi="Calibri" w:cs="Calibri"/>
                <w:lang w:val="tr-TR"/>
              </w:rPr>
              <w:t>Rüşvetle mücadele ilkeleri doğrultusunda, doğrudan veya dolaylı olarak iş avantajı elde etmek için değerli şeyler teklif etmez veya vermeyiz.</w:t>
            </w:r>
          </w:p>
        </w:tc>
      </w:tr>
      <w:tr w:rsidR="0092388F" w:rsidRPr="00300868" w14:paraId="73A57C0F" w14:textId="77777777" w:rsidTr="00300868">
        <w:tc>
          <w:tcPr>
            <w:tcW w:w="1353" w:type="dxa"/>
            <w:shd w:val="clear" w:color="auto" w:fill="C1E4F5"/>
            <w:tcMar>
              <w:top w:w="120" w:type="dxa"/>
              <w:left w:w="180" w:type="dxa"/>
              <w:bottom w:w="120" w:type="dxa"/>
              <w:right w:w="180" w:type="dxa"/>
            </w:tcMar>
            <w:hideMark/>
          </w:tcPr>
          <w:p w14:paraId="5A5CD38D" w14:textId="77777777" w:rsidR="003C2A50" w:rsidRPr="00300868" w:rsidRDefault="0047764C" w:rsidP="003C2A50">
            <w:pPr>
              <w:spacing w:before="30" w:after="30"/>
              <w:ind w:left="30" w:right="30"/>
              <w:rPr>
                <w:rFonts w:ascii="Calibri" w:eastAsia="Times New Roman" w:hAnsi="Calibri" w:cs="Calibri"/>
                <w:sz w:val="16"/>
              </w:rPr>
            </w:pPr>
            <w:hyperlink r:id="rId189" w:tgtFrame="_blank" w:history="1">
              <w:r w:rsidRPr="00300868">
                <w:rPr>
                  <w:rFonts w:ascii="Calibri" w:eastAsia="Times New Roman" w:hAnsi="Calibri" w:cs="Calibri"/>
                  <w:color w:val="0000FF"/>
                  <w:sz w:val="16"/>
                  <w:u w:val="single"/>
                </w:rPr>
                <w:t>Screen 16</w:t>
              </w:r>
            </w:hyperlink>
            <w:r w:rsidRPr="00300868">
              <w:rPr>
                <w:rFonts w:ascii="Calibri" w:eastAsia="Times New Roman" w:hAnsi="Calibri" w:cs="Calibri"/>
                <w:sz w:val="16"/>
              </w:rPr>
              <w:t xml:space="preserve"> </w:t>
            </w:r>
          </w:p>
          <w:p w14:paraId="362CB0E6" w14:textId="77777777" w:rsidR="003C2A50" w:rsidRPr="00300868" w:rsidRDefault="0047764C" w:rsidP="003C2A50">
            <w:pPr>
              <w:ind w:left="30" w:right="30"/>
              <w:rPr>
                <w:rFonts w:ascii="Calibri" w:eastAsia="Times New Roman" w:hAnsi="Calibri" w:cs="Calibri"/>
                <w:sz w:val="16"/>
              </w:rPr>
            </w:pPr>
            <w:hyperlink r:id="rId190" w:tgtFrame="_blank" w:history="1">
              <w:r w:rsidRPr="00300868">
                <w:rPr>
                  <w:rFonts w:ascii="Calibri" w:eastAsia="Times New Roman" w:hAnsi="Calibri" w:cs="Calibri"/>
                  <w:color w:val="0000FF"/>
                  <w:sz w:val="16"/>
                  <w:u w:val="single"/>
                </w:rPr>
                <w:t>100_C_17</w:t>
              </w:r>
            </w:hyperlink>
            <w:r w:rsidRPr="00300868">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6B8B37E0" w14:textId="77777777" w:rsidR="003C2A50" w:rsidRPr="00300868" w:rsidRDefault="0047764C" w:rsidP="00300868">
            <w:pPr>
              <w:spacing w:before="100" w:beforeAutospacing="1" w:after="100" w:afterAutospacing="1"/>
              <w:ind w:left="30" w:right="30"/>
              <w:rPr>
                <w:rFonts w:ascii="Calibri" w:eastAsia="Times New Roman" w:hAnsi="Calibri" w:cs="Calibri"/>
              </w:rPr>
            </w:pPr>
            <w:r w:rsidRPr="00300868">
              <w:rPr>
                <w:rFonts w:ascii="Calibri" w:eastAsia="Times New Roman" w:hAnsi="Calibri" w:cs="Calibri"/>
              </w:rPr>
              <w:t>No results are available, as you have not completed the Knowledge Check.</w:t>
            </w:r>
          </w:p>
          <w:p w14:paraId="56EB81C9" w14:textId="77777777" w:rsidR="003C2A50" w:rsidRPr="00300868" w:rsidRDefault="0047764C" w:rsidP="00300868">
            <w:pPr>
              <w:spacing w:before="100" w:beforeAutospacing="1" w:after="100" w:afterAutospacing="1"/>
              <w:ind w:left="30" w:right="30"/>
              <w:rPr>
                <w:rFonts w:ascii="Calibri" w:eastAsia="Times New Roman" w:hAnsi="Calibri" w:cs="Calibri"/>
              </w:rPr>
            </w:pPr>
            <w:r w:rsidRPr="00300868">
              <w:rPr>
                <w:rFonts w:ascii="Calibri" w:eastAsia="Times New Roman" w:hAnsi="Calibri" w:cs="Calibri"/>
              </w:rPr>
              <w:t>Congratulations! You have successfully passed the Knowledge Check.</w:t>
            </w:r>
          </w:p>
          <w:p w14:paraId="23DEEE23" w14:textId="77777777" w:rsidR="003C2A50" w:rsidRPr="00300868" w:rsidRDefault="0047764C" w:rsidP="00300868">
            <w:pPr>
              <w:spacing w:before="100" w:beforeAutospacing="1" w:after="100" w:afterAutospacing="1"/>
              <w:ind w:left="30" w:right="30"/>
              <w:rPr>
                <w:rFonts w:ascii="Calibri" w:eastAsia="Times New Roman" w:hAnsi="Calibri" w:cs="Calibri"/>
              </w:rPr>
            </w:pPr>
            <w:r w:rsidRPr="00300868">
              <w:rPr>
                <w:rFonts w:ascii="Calibri" w:eastAsia="Times New Roman" w:hAnsi="Calibri" w:cs="Calibri"/>
              </w:rPr>
              <w:lastRenderedPageBreak/>
              <w:t>Please review your results below by clicking on each question.</w:t>
            </w:r>
          </w:p>
          <w:p w14:paraId="3A6280B1" w14:textId="77777777" w:rsidR="003C2A50" w:rsidRPr="00300868" w:rsidRDefault="0047764C" w:rsidP="00300868">
            <w:pPr>
              <w:spacing w:before="100" w:beforeAutospacing="1" w:after="100" w:afterAutospacing="1"/>
              <w:ind w:left="30" w:right="30"/>
              <w:rPr>
                <w:rFonts w:ascii="Calibri" w:eastAsia="Times New Roman" w:hAnsi="Calibri" w:cs="Calibri"/>
              </w:rPr>
            </w:pPr>
            <w:r w:rsidRPr="00300868">
              <w:rPr>
                <w:rFonts w:ascii="Calibri" w:eastAsia="Times New Roman" w:hAnsi="Calibri" w:cs="Calibri"/>
              </w:rPr>
              <w:t>Once you’re done, click the forward arrow to take a short survey.</w:t>
            </w:r>
          </w:p>
          <w:p w14:paraId="6FEFE72E" w14:textId="77777777" w:rsidR="003C2A50" w:rsidRPr="00300868" w:rsidRDefault="0047764C" w:rsidP="00300868">
            <w:pPr>
              <w:spacing w:before="100" w:beforeAutospacing="1" w:after="100" w:afterAutospacing="1"/>
              <w:ind w:left="30" w:right="30"/>
              <w:rPr>
                <w:rFonts w:ascii="Calibri" w:eastAsia="Times New Roman" w:hAnsi="Calibri" w:cs="Calibri"/>
              </w:rPr>
            </w:pPr>
            <w:r w:rsidRPr="00300868">
              <w:rPr>
                <w:rFonts w:ascii="Calibri" w:eastAsia="Times New Roman" w:hAnsi="Calibri" w:cs="Calibri"/>
              </w:rPr>
              <w:t>Sorry, you did not pass the Knowledge Check. Take a few minutes to review your results below by clicking on each question.</w:t>
            </w:r>
          </w:p>
          <w:p w14:paraId="6184CA97" w14:textId="77777777" w:rsidR="003C2A50" w:rsidRPr="00300868" w:rsidRDefault="0047764C" w:rsidP="00300868">
            <w:pPr>
              <w:spacing w:before="100" w:beforeAutospacing="1" w:after="100" w:afterAutospacing="1"/>
              <w:ind w:left="30" w:right="30"/>
              <w:rPr>
                <w:rFonts w:ascii="Calibri" w:eastAsia="Times New Roman" w:hAnsi="Calibri" w:cs="Calibri"/>
              </w:rPr>
            </w:pPr>
            <w:r w:rsidRPr="00300868">
              <w:rPr>
                <w:rFonts w:ascii="Calibri" w:eastAsia="Times New Roman" w:hAnsi="Calibri" w:cs="Calibri"/>
              </w:rPr>
              <w:t>When you are done, click the Retake button.</w:t>
            </w:r>
          </w:p>
        </w:tc>
        <w:tc>
          <w:tcPr>
            <w:tcW w:w="6000" w:type="dxa"/>
          </w:tcPr>
          <w:p w14:paraId="3E5CFEDD" w14:textId="77777777" w:rsidR="003C2A50" w:rsidRPr="00300868" w:rsidRDefault="0047764C" w:rsidP="00300868">
            <w:pPr>
              <w:spacing w:before="100" w:beforeAutospacing="1" w:after="100" w:afterAutospacing="1"/>
              <w:ind w:left="30" w:right="30"/>
              <w:rPr>
                <w:rFonts w:ascii="Calibri" w:eastAsia="Times New Roman" w:hAnsi="Calibri" w:cs="Calibri"/>
              </w:rPr>
            </w:pPr>
            <w:r w:rsidRPr="00300868">
              <w:rPr>
                <w:rFonts w:ascii="Calibri" w:eastAsia="Calibri" w:hAnsi="Calibri" w:cs="Calibri"/>
                <w:lang w:val="tr-TR"/>
              </w:rPr>
              <w:lastRenderedPageBreak/>
              <w:t>Bilgi Kontrolünü tamamlamadığınız için hiçbir sonuç mevcut değil.</w:t>
            </w:r>
          </w:p>
          <w:p w14:paraId="10AA2F5E" w14:textId="77777777" w:rsidR="003C2A50" w:rsidRPr="00300868" w:rsidRDefault="0047764C" w:rsidP="00300868">
            <w:pPr>
              <w:spacing w:before="100" w:beforeAutospacing="1" w:after="100" w:afterAutospacing="1"/>
              <w:ind w:left="30" w:right="30"/>
              <w:rPr>
                <w:rFonts w:ascii="Calibri" w:eastAsia="Times New Roman" w:hAnsi="Calibri" w:cs="Calibri"/>
              </w:rPr>
            </w:pPr>
            <w:r w:rsidRPr="00300868">
              <w:rPr>
                <w:rFonts w:ascii="Calibri" w:eastAsia="Calibri" w:hAnsi="Calibri" w:cs="Calibri"/>
                <w:lang w:val="tr-TR"/>
              </w:rPr>
              <w:t>Tebrikler! Bilgi Kontrolünü başarılı bir şekilde geçtiniz.</w:t>
            </w:r>
          </w:p>
          <w:p w14:paraId="6BE7DCC6" w14:textId="77777777" w:rsidR="003C2A50" w:rsidRPr="00300868" w:rsidRDefault="0047764C" w:rsidP="00300868">
            <w:pPr>
              <w:spacing w:before="100" w:beforeAutospacing="1" w:after="100" w:afterAutospacing="1"/>
              <w:ind w:left="30" w:right="30"/>
              <w:rPr>
                <w:rFonts w:ascii="Calibri" w:eastAsia="Times New Roman" w:hAnsi="Calibri" w:cs="Calibri"/>
              </w:rPr>
            </w:pPr>
            <w:r w:rsidRPr="00300868">
              <w:rPr>
                <w:rFonts w:ascii="Calibri" w:eastAsia="Calibri" w:hAnsi="Calibri" w:cs="Calibri"/>
                <w:lang w:val="tr-TR"/>
              </w:rPr>
              <w:t>Lütfen her bir soruya tıklayarak aldığınız sonuçları inceleyin.</w:t>
            </w:r>
          </w:p>
          <w:p w14:paraId="390D778A" w14:textId="77777777" w:rsidR="003C2A50" w:rsidRPr="00300868" w:rsidRDefault="0047764C" w:rsidP="00300868">
            <w:pPr>
              <w:spacing w:before="100" w:beforeAutospacing="1" w:after="100" w:afterAutospacing="1"/>
              <w:ind w:left="30" w:right="30"/>
              <w:rPr>
                <w:rFonts w:ascii="Calibri" w:eastAsia="Times New Roman" w:hAnsi="Calibri" w:cs="Calibri"/>
              </w:rPr>
            </w:pPr>
            <w:r w:rsidRPr="00300868">
              <w:rPr>
                <w:rFonts w:ascii="Calibri" w:eastAsia="Calibri" w:hAnsi="Calibri" w:cs="Calibri"/>
                <w:lang w:val="tr-TR"/>
              </w:rPr>
              <w:lastRenderedPageBreak/>
              <w:t>Bitirdiğiniz zaman kısa bir ankete katılmak için ileri okuna tıklayın.</w:t>
            </w:r>
          </w:p>
          <w:p w14:paraId="54AFBA47" w14:textId="77777777" w:rsidR="003C2A50" w:rsidRPr="00300868" w:rsidRDefault="0047764C" w:rsidP="00300868">
            <w:pPr>
              <w:spacing w:before="100" w:beforeAutospacing="1" w:after="100" w:afterAutospacing="1"/>
              <w:ind w:left="30" w:right="30"/>
              <w:rPr>
                <w:rFonts w:ascii="Calibri" w:eastAsia="Times New Roman" w:hAnsi="Calibri" w:cs="Calibri"/>
              </w:rPr>
            </w:pPr>
            <w:r w:rsidRPr="00300868">
              <w:rPr>
                <w:rFonts w:ascii="Calibri" w:eastAsia="Calibri" w:hAnsi="Calibri" w:cs="Calibri"/>
                <w:lang w:val="tr-TR"/>
              </w:rPr>
              <w:t>Üzgünüz, Bilgi Kontrolünü geçemediniz. Her bir soruya tıklayarak aldığınız sonuçları incelemek için birkaç dakika ayırın.</w:t>
            </w:r>
          </w:p>
          <w:p w14:paraId="748A2B21" w14:textId="77777777" w:rsidR="003C2A50" w:rsidRPr="00300868" w:rsidRDefault="0047764C" w:rsidP="00300868">
            <w:pPr>
              <w:spacing w:before="100" w:beforeAutospacing="1" w:after="100" w:afterAutospacing="1"/>
              <w:ind w:left="30" w:right="30"/>
              <w:rPr>
                <w:rFonts w:ascii="Calibri" w:eastAsia="Times New Roman" w:hAnsi="Calibri" w:cs="Calibri"/>
              </w:rPr>
            </w:pPr>
            <w:r w:rsidRPr="00300868">
              <w:rPr>
                <w:rFonts w:ascii="Calibri" w:eastAsia="Calibri" w:hAnsi="Calibri" w:cs="Calibri"/>
                <w:lang w:val="tr-TR"/>
              </w:rPr>
              <w:t>Tamamladığınız zaman Yeniden Gir düğmesine tıklayın.</w:t>
            </w:r>
          </w:p>
        </w:tc>
      </w:tr>
      <w:tr w:rsidR="0092388F" w:rsidRPr="00300868" w14:paraId="1A253634" w14:textId="77777777" w:rsidTr="00300868">
        <w:tc>
          <w:tcPr>
            <w:tcW w:w="1353" w:type="dxa"/>
            <w:shd w:val="clear" w:color="auto" w:fill="C1E4F5"/>
            <w:tcMar>
              <w:top w:w="120" w:type="dxa"/>
              <w:left w:w="180" w:type="dxa"/>
              <w:bottom w:w="120" w:type="dxa"/>
              <w:right w:w="180" w:type="dxa"/>
            </w:tcMar>
            <w:hideMark/>
          </w:tcPr>
          <w:p w14:paraId="2E953B05" w14:textId="77777777" w:rsidR="003C2A50" w:rsidRPr="00300868" w:rsidRDefault="0047764C" w:rsidP="003C2A50">
            <w:pPr>
              <w:spacing w:before="30" w:after="30"/>
              <w:ind w:left="30" w:right="30"/>
              <w:rPr>
                <w:rFonts w:ascii="Calibri" w:eastAsia="Times New Roman" w:hAnsi="Calibri" w:cs="Calibri"/>
                <w:sz w:val="16"/>
              </w:rPr>
            </w:pPr>
            <w:hyperlink r:id="rId191" w:tgtFrame="_blank" w:history="1">
              <w:r w:rsidRPr="00300868">
                <w:rPr>
                  <w:rFonts w:ascii="Calibri" w:eastAsia="Times New Roman" w:hAnsi="Calibri" w:cs="Calibri"/>
                  <w:color w:val="0000FF"/>
                  <w:sz w:val="16"/>
                  <w:u w:val="single"/>
                </w:rPr>
                <w:t>Screen 17</w:t>
              </w:r>
            </w:hyperlink>
            <w:r w:rsidRPr="00300868">
              <w:rPr>
                <w:rFonts w:ascii="Calibri" w:eastAsia="Times New Roman" w:hAnsi="Calibri" w:cs="Calibri"/>
                <w:sz w:val="16"/>
              </w:rPr>
              <w:t xml:space="preserve"> </w:t>
            </w:r>
          </w:p>
          <w:p w14:paraId="2E05F420" w14:textId="77777777" w:rsidR="003C2A50" w:rsidRPr="00300868" w:rsidRDefault="0047764C" w:rsidP="003C2A50">
            <w:pPr>
              <w:ind w:left="30" w:right="30"/>
              <w:rPr>
                <w:rFonts w:ascii="Calibri" w:eastAsia="Times New Roman" w:hAnsi="Calibri" w:cs="Calibri"/>
                <w:sz w:val="16"/>
              </w:rPr>
            </w:pPr>
            <w:hyperlink r:id="rId192" w:tgtFrame="_blank" w:history="1">
              <w:r w:rsidRPr="00300868">
                <w:rPr>
                  <w:rFonts w:ascii="Calibri" w:eastAsia="Times New Roman" w:hAnsi="Calibri" w:cs="Calibri"/>
                  <w:color w:val="0000FF"/>
                  <w:sz w:val="16"/>
                  <w:u w:val="single"/>
                </w:rPr>
                <w:t>104_C_199</w:t>
              </w:r>
            </w:hyperlink>
            <w:r w:rsidRPr="00300868">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35734A24" w14:textId="77777777" w:rsidR="003C2A50" w:rsidRPr="00300868" w:rsidRDefault="0047764C" w:rsidP="00300868">
            <w:pPr>
              <w:spacing w:before="100" w:beforeAutospacing="1" w:after="100" w:afterAutospacing="1"/>
              <w:ind w:left="30" w:right="30"/>
              <w:rPr>
                <w:rFonts w:ascii="Calibri" w:eastAsia="Times New Roman" w:hAnsi="Calibri" w:cs="Calibri"/>
              </w:rPr>
            </w:pPr>
            <w:r w:rsidRPr="00300868">
              <w:rPr>
                <w:rFonts w:ascii="Calibri" w:eastAsia="Times New Roman" w:hAnsi="Calibri" w:cs="Calibri"/>
              </w:rPr>
              <w:t>[3] As a result of this session, I have a better understanding of Abbott's Code of Business Conduct.</w:t>
            </w:r>
          </w:p>
          <w:p w14:paraId="22F00ABE" w14:textId="77777777" w:rsidR="003C2A50" w:rsidRPr="00300868" w:rsidRDefault="0047764C" w:rsidP="00300868">
            <w:pPr>
              <w:spacing w:before="100" w:beforeAutospacing="1" w:after="100" w:afterAutospacing="1"/>
              <w:ind w:left="30" w:right="30"/>
              <w:rPr>
                <w:rFonts w:ascii="Calibri" w:eastAsia="Times New Roman" w:hAnsi="Calibri" w:cs="Calibri"/>
              </w:rPr>
            </w:pPr>
            <w:r w:rsidRPr="00300868">
              <w:rPr>
                <w:rFonts w:ascii="Calibri" w:eastAsia="Times New Roman" w:hAnsi="Calibri" w:cs="Calibri"/>
              </w:rPr>
              <w:t>Strongly Disagree</w:t>
            </w:r>
          </w:p>
          <w:p w14:paraId="6DD8CF52" w14:textId="77777777" w:rsidR="003C2A50" w:rsidRPr="00300868" w:rsidRDefault="0047764C" w:rsidP="00300868">
            <w:pPr>
              <w:spacing w:before="100" w:beforeAutospacing="1" w:after="100" w:afterAutospacing="1"/>
              <w:ind w:left="30" w:right="30"/>
              <w:rPr>
                <w:rFonts w:ascii="Calibri" w:eastAsia="Times New Roman" w:hAnsi="Calibri" w:cs="Calibri"/>
              </w:rPr>
            </w:pPr>
            <w:r w:rsidRPr="00300868">
              <w:rPr>
                <w:rFonts w:ascii="Calibri" w:eastAsia="Times New Roman" w:hAnsi="Calibri" w:cs="Calibri"/>
              </w:rPr>
              <w:t>Disagree</w:t>
            </w:r>
          </w:p>
          <w:p w14:paraId="319674C0" w14:textId="77777777" w:rsidR="003C2A50" w:rsidRPr="00300868" w:rsidRDefault="0047764C" w:rsidP="00300868">
            <w:pPr>
              <w:spacing w:before="100" w:beforeAutospacing="1" w:after="100" w:afterAutospacing="1"/>
              <w:ind w:left="30" w:right="30"/>
              <w:rPr>
                <w:rFonts w:ascii="Calibri" w:eastAsia="Times New Roman" w:hAnsi="Calibri" w:cs="Calibri"/>
              </w:rPr>
            </w:pPr>
            <w:r w:rsidRPr="00300868">
              <w:rPr>
                <w:rFonts w:ascii="Calibri" w:eastAsia="Times New Roman" w:hAnsi="Calibri" w:cs="Calibri"/>
              </w:rPr>
              <w:t>Neutral</w:t>
            </w:r>
          </w:p>
          <w:p w14:paraId="7409BC3E" w14:textId="77777777" w:rsidR="003C2A50" w:rsidRPr="00300868" w:rsidRDefault="0047764C" w:rsidP="00300868">
            <w:pPr>
              <w:spacing w:before="100" w:beforeAutospacing="1" w:after="100" w:afterAutospacing="1"/>
              <w:ind w:left="30" w:right="30"/>
              <w:rPr>
                <w:rFonts w:ascii="Calibri" w:eastAsia="Times New Roman" w:hAnsi="Calibri" w:cs="Calibri"/>
              </w:rPr>
            </w:pPr>
            <w:r w:rsidRPr="00300868">
              <w:rPr>
                <w:rFonts w:ascii="Calibri" w:eastAsia="Times New Roman" w:hAnsi="Calibri" w:cs="Calibri"/>
              </w:rPr>
              <w:t>Agree</w:t>
            </w:r>
          </w:p>
          <w:p w14:paraId="34879634" w14:textId="77777777" w:rsidR="003C2A50" w:rsidRPr="00300868" w:rsidRDefault="0047764C" w:rsidP="00300868">
            <w:pPr>
              <w:spacing w:before="100" w:beforeAutospacing="1" w:after="100" w:afterAutospacing="1"/>
              <w:ind w:left="30" w:right="30"/>
              <w:rPr>
                <w:rFonts w:ascii="Calibri" w:eastAsia="Times New Roman" w:hAnsi="Calibri" w:cs="Calibri"/>
              </w:rPr>
            </w:pPr>
            <w:r w:rsidRPr="00300868">
              <w:rPr>
                <w:rFonts w:ascii="Calibri" w:eastAsia="Times New Roman" w:hAnsi="Calibri" w:cs="Calibri"/>
              </w:rPr>
              <w:t>Strongly Agree</w:t>
            </w:r>
          </w:p>
        </w:tc>
        <w:tc>
          <w:tcPr>
            <w:tcW w:w="6000" w:type="dxa"/>
          </w:tcPr>
          <w:p w14:paraId="509A1026" w14:textId="77777777" w:rsidR="006F1CE1" w:rsidRPr="00300868" w:rsidRDefault="0047764C" w:rsidP="00300868">
            <w:pPr>
              <w:spacing w:before="100" w:beforeAutospacing="1" w:after="100" w:afterAutospacing="1"/>
              <w:ind w:left="30" w:right="30"/>
              <w:rPr>
                <w:rFonts w:ascii="Calibri" w:eastAsia="Times New Roman" w:hAnsi="Calibri" w:cs="Calibri"/>
              </w:rPr>
            </w:pPr>
            <w:r w:rsidRPr="00300868">
              <w:rPr>
                <w:rFonts w:ascii="Calibri" w:eastAsia="Calibri" w:hAnsi="Calibri" w:cs="Calibri"/>
                <w:lang w:val="tr-TR"/>
              </w:rPr>
              <w:t>[3] Bu oturumun sonunda Abbott'un İş Davranış Kurallarını daha iyi kavradım.</w:t>
            </w:r>
          </w:p>
          <w:p w14:paraId="416A51AE" w14:textId="77777777" w:rsidR="006F1CE1" w:rsidRPr="00300868" w:rsidRDefault="0047764C" w:rsidP="00300868">
            <w:pPr>
              <w:spacing w:before="100" w:beforeAutospacing="1" w:after="100" w:afterAutospacing="1"/>
              <w:ind w:left="30" w:right="30"/>
              <w:rPr>
                <w:rFonts w:ascii="Calibri" w:eastAsia="Times New Roman" w:hAnsi="Calibri" w:cs="Calibri"/>
              </w:rPr>
            </w:pPr>
            <w:r w:rsidRPr="00300868">
              <w:rPr>
                <w:rFonts w:ascii="Calibri" w:eastAsia="Calibri" w:hAnsi="Calibri" w:cs="Calibri"/>
                <w:lang w:val="tr-TR"/>
              </w:rPr>
              <w:t>Kesinlikle Katılmıyorum</w:t>
            </w:r>
          </w:p>
          <w:p w14:paraId="26CC4BD1" w14:textId="77777777" w:rsidR="006F1CE1" w:rsidRPr="00300868" w:rsidRDefault="0047764C" w:rsidP="00300868">
            <w:pPr>
              <w:spacing w:before="100" w:beforeAutospacing="1" w:after="100" w:afterAutospacing="1"/>
              <w:ind w:left="30" w:right="30"/>
              <w:rPr>
                <w:rFonts w:ascii="Calibri" w:eastAsia="Times New Roman" w:hAnsi="Calibri" w:cs="Calibri"/>
              </w:rPr>
            </w:pPr>
            <w:r w:rsidRPr="00300868">
              <w:rPr>
                <w:rFonts w:ascii="Calibri" w:eastAsia="Calibri" w:hAnsi="Calibri" w:cs="Calibri"/>
                <w:lang w:val="tr-TR"/>
              </w:rPr>
              <w:t>Katılmıyorum</w:t>
            </w:r>
          </w:p>
          <w:p w14:paraId="06854EF8" w14:textId="77777777" w:rsidR="006F1CE1" w:rsidRPr="00300868" w:rsidRDefault="0047764C" w:rsidP="00300868">
            <w:pPr>
              <w:spacing w:before="100" w:beforeAutospacing="1" w:after="100" w:afterAutospacing="1"/>
              <w:ind w:left="30" w:right="30"/>
              <w:rPr>
                <w:rFonts w:ascii="Calibri" w:eastAsia="Times New Roman" w:hAnsi="Calibri" w:cs="Calibri"/>
              </w:rPr>
            </w:pPr>
            <w:r w:rsidRPr="00300868">
              <w:rPr>
                <w:rFonts w:ascii="Calibri" w:eastAsia="Calibri" w:hAnsi="Calibri" w:cs="Calibri"/>
                <w:lang w:val="tr-TR"/>
              </w:rPr>
              <w:t>Kararsızım</w:t>
            </w:r>
          </w:p>
          <w:p w14:paraId="433342DB" w14:textId="77777777" w:rsidR="006F1CE1" w:rsidRPr="00300868" w:rsidRDefault="0047764C" w:rsidP="00300868">
            <w:pPr>
              <w:spacing w:before="100" w:beforeAutospacing="1" w:after="100" w:afterAutospacing="1"/>
              <w:ind w:left="30" w:right="30"/>
              <w:rPr>
                <w:rFonts w:ascii="Calibri" w:eastAsia="Times New Roman" w:hAnsi="Calibri" w:cs="Calibri"/>
              </w:rPr>
            </w:pPr>
            <w:r w:rsidRPr="00300868">
              <w:rPr>
                <w:rFonts w:ascii="Calibri" w:eastAsia="Calibri" w:hAnsi="Calibri" w:cs="Calibri"/>
                <w:lang w:val="tr-TR"/>
              </w:rPr>
              <w:t>Katılıyorum</w:t>
            </w:r>
          </w:p>
          <w:p w14:paraId="20989F55" w14:textId="77777777" w:rsidR="003C2A50" w:rsidRPr="00300868" w:rsidRDefault="0047764C" w:rsidP="00300868">
            <w:pPr>
              <w:spacing w:before="100" w:beforeAutospacing="1" w:after="100" w:afterAutospacing="1"/>
              <w:ind w:left="30" w:right="30"/>
              <w:rPr>
                <w:rFonts w:ascii="Calibri" w:eastAsia="Times New Roman" w:hAnsi="Calibri" w:cs="Calibri"/>
              </w:rPr>
            </w:pPr>
            <w:r w:rsidRPr="00300868">
              <w:rPr>
                <w:rFonts w:ascii="Calibri" w:eastAsia="Calibri" w:hAnsi="Calibri" w:cs="Calibri"/>
                <w:lang w:val="tr-TR"/>
              </w:rPr>
              <w:t>Kesinlikle Katılıyorum</w:t>
            </w:r>
          </w:p>
        </w:tc>
      </w:tr>
      <w:tr w:rsidR="0092388F" w:rsidRPr="00300868" w14:paraId="258B42C6" w14:textId="77777777" w:rsidTr="00300868">
        <w:tc>
          <w:tcPr>
            <w:tcW w:w="1353" w:type="dxa"/>
            <w:shd w:val="clear" w:color="auto" w:fill="C1E4F5"/>
            <w:tcMar>
              <w:top w:w="120" w:type="dxa"/>
              <w:left w:w="180" w:type="dxa"/>
              <w:bottom w:w="120" w:type="dxa"/>
              <w:right w:w="180" w:type="dxa"/>
            </w:tcMar>
            <w:hideMark/>
          </w:tcPr>
          <w:p w14:paraId="209D36D1" w14:textId="77777777" w:rsidR="00764DBF" w:rsidRPr="00300868" w:rsidRDefault="0047764C" w:rsidP="00764DBF">
            <w:pPr>
              <w:spacing w:before="30" w:after="30"/>
              <w:ind w:left="30" w:right="30"/>
              <w:rPr>
                <w:rFonts w:ascii="Calibri" w:eastAsia="Times New Roman" w:hAnsi="Calibri" w:cs="Calibri"/>
                <w:sz w:val="16"/>
              </w:rPr>
            </w:pPr>
            <w:hyperlink r:id="rId193" w:tgtFrame="_blank" w:history="1">
              <w:r w:rsidRPr="00300868">
                <w:rPr>
                  <w:rFonts w:ascii="Calibri" w:eastAsia="Times New Roman" w:hAnsi="Calibri" w:cs="Calibri"/>
                  <w:color w:val="0000FF"/>
                  <w:sz w:val="16"/>
                  <w:u w:val="single"/>
                </w:rPr>
                <w:t>Screen 18</w:t>
              </w:r>
            </w:hyperlink>
            <w:r w:rsidRPr="00300868">
              <w:rPr>
                <w:rFonts w:ascii="Calibri" w:eastAsia="Times New Roman" w:hAnsi="Calibri" w:cs="Calibri"/>
                <w:sz w:val="16"/>
              </w:rPr>
              <w:t xml:space="preserve"> </w:t>
            </w:r>
          </w:p>
          <w:p w14:paraId="4A4CC62B" w14:textId="77777777" w:rsidR="00764DBF" w:rsidRPr="00300868" w:rsidRDefault="0047764C" w:rsidP="00764DBF">
            <w:pPr>
              <w:ind w:left="30" w:right="30"/>
              <w:rPr>
                <w:rFonts w:ascii="Calibri" w:eastAsia="Times New Roman" w:hAnsi="Calibri" w:cs="Calibri"/>
                <w:sz w:val="16"/>
              </w:rPr>
            </w:pPr>
            <w:hyperlink r:id="rId194" w:tgtFrame="_blank" w:history="1">
              <w:r w:rsidRPr="00300868">
                <w:rPr>
                  <w:rFonts w:ascii="Calibri" w:eastAsia="Times New Roman" w:hAnsi="Calibri" w:cs="Calibri"/>
                  <w:color w:val="0000FF"/>
                  <w:sz w:val="16"/>
                  <w:u w:val="single"/>
                </w:rPr>
                <w:t>107_C_200</w:t>
              </w:r>
            </w:hyperlink>
            <w:r w:rsidRPr="00300868">
              <w:rPr>
                <w:rFonts w:ascii="Calibri" w:eastAsia="Times New Roman" w:hAnsi="Calibri" w:cs="Calibri"/>
                <w:sz w:val="16"/>
              </w:rPr>
              <w:t xml:space="preserve"> </w:t>
            </w:r>
          </w:p>
        </w:tc>
        <w:tc>
          <w:tcPr>
            <w:tcW w:w="6000" w:type="dxa"/>
            <w:tcMar>
              <w:top w:w="120" w:type="dxa"/>
              <w:left w:w="180" w:type="dxa"/>
              <w:bottom w:w="120" w:type="dxa"/>
              <w:right w:w="180" w:type="dxa"/>
            </w:tcMar>
            <w:vAlign w:val="center"/>
            <w:hideMark/>
          </w:tcPr>
          <w:p w14:paraId="7E5B3C14" w14:textId="77777777" w:rsidR="00764DBF" w:rsidRPr="00300868" w:rsidRDefault="0047764C" w:rsidP="00764DBF">
            <w:pPr>
              <w:spacing w:before="100" w:beforeAutospacing="1" w:after="100" w:afterAutospacing="1"/>
              <w:ind w:left="30" w:right="30"/>
              <w:rPr>
                <w:rFonts w:ascii="Calibri" w:eastAsia="Times New Roman" w:hAnsi="Calibri" w:cs="Calibri"/>
              </w:rPr>
            </w:pPr>
            <w:r w:rsidRPr="00300868">
              <w:rPr>
                <w:rFonts w:ascii="Calibri" w:eastAsia="Times New Roman" w:hAnsi="Calibri" w:cs="Calibri"/>
              </w:rPr>
              <w:t>Where to go for Support</w:t>
            </w:r>
          </w:p>
        </w:tc>
        <w:tc>
          <w:tcPr>
            <w:tcW w:w="6000" w:type="dxa"/>
            <w:vAlign w:val="center"/>
          </w:tcPr>
          <w:p w14:paraId="0D1CD104" w14:textId="77777777" w:rsidR="00764DBF" w:rsidRPr="00300868" w:rsidRDefault="0047764C" w:rsidP="008970A2">
            <w:pPr>
              <w:spacing w:before="100" w:beforeAutospacing="1" w:after="100" w:afterAutospacing="1"/>
              <w:ind w:left="30" w:right="30"/>
              <w:rPr>
                <w:rFonts w:ascii="Calibri" w:eastAsia="Times New Roman" w:hAnsi="Calibri" w:cs="Calibri"/>
              </w:rPr>
            </w:pPr>
            <w:r w:rsidRPr="00300868">
              <w:rPr>
                <w:rFonts w:ascii="Calibri" w:eastAsia="Calibri" w:hAnsi="Calibri" w:cs="Calibri"/>
                <w:lang w:val="tr-TR"/>
              </w:rPr>
              <w:t>Destek için nereye başvurmalı</w:t>
            </w:r>
          </w:p>
        </w:tc>
      </w:tr>
      <w:tr w:rsidR="0092388F" w:rsidRPr="00300868" w14:paraId="137614DC" w14:textId="77777777" w:rsidTr="00300868">
        <w:tc>
          <w:tcPr>
            <w:tcW w:w="1353" w:type="dxa"/>
            <w:shd w:val="clear" w:color="auto" w:fill="C1E4F5"/>
            <w:tcMar>
              <w:top w:w="120" w:type="dxa"/>
              <w:left w:w="180" w:type="dxa"/>
              <w:bottom w:w="120" w:type="dxa"/>
              <w:right w:w="180" w:type="dxa"/>
            </w:tcMar>
            <w:hideMark/>
          </w:tcPr>
          <w:p w14:paraId="6A8D61DF" w14:textId="77777777" w:rsidR="00764DBF" w:rsidRPr="00300868" w:rsidRDefault="0047764C" w:rsidP="00764DBF">
            <w:pPr>
              <w:spacing w:before="30" w:after="30"/>
              <w:ind w:left="30" w:right="30"/>
              <w:rPr>
                <w:rFonts w:ascii="Calibri" w:eastAsia="Times New Roman" w:hAnsi="Calibri" w:cs="Calibri"/>
                <w:sz w:val="16"/>
              </w:rPr>
            </w:pPr>
            <w:hyperlink r:id="rId195" w:tgtFrame="_blank" w:history="1">
              <w:r w:rsidRPr="00300868">
                <w:rPr>
                  <w:rFonts w:ascii="Calibri" w:eastAsia="Times New Roman" w:hAnsi="Calibri" w:cs="Calibri"/>
                  <w:color w:val="0000FF"/>
                  <w:sz w:val="16"/>
                  <w:u w:val="single"/>
                </w:rPr>
                <w:t>Screen 18</w:t>
              </w:r>
            </w:hyperlink>
            <w:r w:rsidRPr="00300868">
              <w:rPr>
                <w:rFonts w:ascii="Calibri" w:eastAsia="Times New Roman" w:hAnsi="Calibri" w:cs="Calibri"/>
                <w:sz w:val="16"/>
              </w:rPr>
              <w:t xml:space="preserve"> </w:t>
            </w:r>
          </w:p>
          <w:p w14:paraId="4CF08DD7" w14:textId="77777777" w:rsidR="00764DBF" w:rsidRPr="00300868" w:rsidRDefault="0047764C" w:rsidP="00764DBF">
            <w:pPr>
              <w:ind w:left="30" w:right="30"/>
              <w:rPr>
                <w:rFonts w:ascii="Calibri" w:eastAsia="Times New Roman" w:hAnsi="Calibri" w:cs="Calibri"/>
                <w:sz w:val="16"/>
              </w:rPr>
            </w:pPr>
            <w:hyperlink r:id="rId196" w:tgtFrame="_blank" w:history="1">
              <w:r w:rsidRPr="00300868">
                <w:rPr>
                  <w:rFonts w:ascii="Calibri" w:eastAsia="Times New Roman" w:hAnsi="Calibri" w:cs="Calibri"/>
                  <w:color w:val="0000FF"/>
                  <w:sz w:val="16"/>
                  <w:u w:val="single"/>
                </w:rPr>
                <w:t>108_C_200</w:t>
              </w:r>
            </w:hyperlink>
            <w:r w:rsidRPr="00300868">
              <w:rPr>
                <w:rFonts w:ascii="Calibri" w:eastAsia="Times New Roman" w:hAnsi="Calibri" w:cs="Calibri"/>
                <w:sz w:val="16"/>
              </w:rPr>
              <w:t xml:space="preserve"> </w:t>
            </w:r>
          </w:p>
        </w:tc>
        <w:tc>
          <w:tcPr>
            <w:tcW w:w="6000" w:type="dxa"/>
            <w:tcMar>
              <w:top w:w="120" w:type="dxa"/>
              <w:left w:w="180" w:type="dxa"/>
              <w:bottom w:w="120" w:type="dxa"/>
              <w:right w:w="180" w:type="dxa"/>
            </w:tcMar>
            <w:vAlign w:val="center"/>
            <w:hideMark/>
          </w:tcPr>
          <w:p w14:paraId="437E452D" w14:textId="77777777" w:rsidR="00764DBF" w:rsidRPr="00300868" w:rsidRDefault="0047764C" w:rsidP="00764DBF">
            <w:pPr>
              <w:spacing w:before="100" w:beforeAutospacing="1" w:after="100" w:afterAutospacing="1"/>
              <w:ind w:left="30" w:right="30"/>
              <w:rPr>
                <w:rFonts w:ascii="Calibri" w:eastAsia="Times New Roman" w:hAnsi="Calibri" w:cs="Calibri"/>
              </w:rPr>
            </w:pPr>
            <w:r w:rsidRPr="00300868">
              <w:rPr>
                <w:rFonts w:ascii="Calibri" w:eastAsia="Times New Roman" w:hAnsi="Calibri" w:cs="Calibri"/>
              </w:rPr>
              <w:t>Manager</w:t>
            </w:r>
          </w:p>
          <w:p w14:paraId="5E30A18B" w14:textId="77777777" w:rsidR="00764DBF" w:rsidRPr="00300868" w:rsidRDefault="0047764C" w:rsidP="00764DBF">
            <w:pPr>
              <w:spacing w:before="100" w:beforeAutospacing="1" w:after="100" w:afterAutospacing="1"/>
              <w:ind w:left="30" w:right="30"/>
              <w:rPr>
                <w:rFonts w:ascii="Calibri" w:eastAsia="Times New Roman" w:hAnsi="Calibri" w:cs="Calibri"/>
              </w:rPr>
            </w:pPr>
            <w:r w:rsidRPr="00300868">
              <w:rPr>
                <w:rFonts w:ascii="Calibri" w:eastAsia="Times New Roman" w:hAnsi="Calibri" w:cs="Calibri"/>
              </w:rPr>
              <w:lastRenderedPageBreak/>
              <w:t>If you have questions about your interactions with those outside of Abbott, the best place to start is with your manager</w:t>
            </w:r>
          </w:p>
        </w:tc>
        <w:tc>
          <w:tcPr>
            <w:tcW w:w="6000" w:type="dxa"/>
            <w:vAlign w:val="center"/>
          </w:tcPr>
          <w:p w14:paraId="0AB2354E" w14:textId="77777777" w:rsidR="00764DBF" w:rsidRPr="00300868" w:rsidRDefault="0047764C" w:rsidP="008970A2">
            <w:pPr>
              <w:spacing w:before="100" w:beforeAutospacing="1" w:after="100" w:afterAutospacing="1"/>
              <w:ind w:left="30" w:right="30"/>
              <w:rPr>
                <w:rFonts w:ascii="Calibri" w:eastAsia="Times New Roman" w:hAnsi="Calibri" w:cs="Calibri"/>
              </w:rPr>
            </w:pPr>
            <w:r w:rsidRPr="00300868">
              <w:rPr>
                <w:rFonts w:ascii="Calibri" w:eastAsia="Calibri" w:hAnsi="Calibri" w:cs="Calibri"/>
                <w:lang w:val="tr-TR"/>
              </w:rPr>
              <w:lastRenderedPageBreak/>
              <w:t>Yönetici</w:t>
            </w:r>
          </w:p>
          <w:p w14:paraId="71B3A2B6" w14:textId="77777777" w:rsidR="00764DBF" w:rsidRPr="00300868" w:rsidRDefault="0047764C" w:rsidP="008970A2">
            <w:pPr>
              <w:spacing w:before="100" w:beforeAutospacing="1" w:after="100" w:afterAutospacing="1"/>
              <w:ind w:left="30" w:right="30"/>
              <w:rPr>
                <w:rFonts w:ascii="Calibri" w:eastAsia="Times New Roman" w:hAnsi="Calibri" w:cs="Calibri"/>
              </w:rPr>
            </w:pPr>
            <w:r w:rsidRPr="00300868">
              <w:rPr>
                <w:rFonts w:ascii="Calibri" w:eastAsia="Calibri" w:hAnsi="Calibri" w:cs="Calibri"/>
                <w:lang w:val="tr-TR"/>
              </w:rPr>
              <w:lastRenderedPageBreak/>
              <w:t>Abbott dışındaki kişi ve kurumlarla etkileşiminize yönelik sorularınız varsa bu konuda başvurabileceğiniz en iyi kişi yöneticinizdir</w:t>
            </w:r>
          </w:p>
        </w:tc>
      </w:tr>
      <w:tr w:rsidR="0092388F" w:rsidRPr="00300868" w14:paraId="7AABB3C6" w14:textId="77777777" w:rsidTr="00300868">
        <w:tc>
          <w:tcPr>
            <w:tcW w:w="1353" w:type="dxa"/>
            <w:shd w:val="clear" w:color="auto" w:fill="C1E4F5"/>
            <w:tcMar>
              <w:top w:w="120" w:type="dxa"/>
              <w:left w:w="180" w:type="dxa"/>
              <w:bottom w:w="120" w:type="dxa"/>
              <w:right w:w="180" w:type="dxa"/>
            </w:tcMar>
            <w:hideMark/>
          </w:tcPr>
          <w:p w14:paraId="340AEF66" w14:textId="77777777" w:rsidR="00764DBF" w:rsidRPr="00300868" w:rsidRDefault="0047764C" w:rsidP="00764DBF">
            <w:pPr>
              <w:spacing w:before="30" w:after="30"/>
              <w:ind w:left="30" w:right="30"/>
              <w:rPr>
                <w:rFonts w:ascii="Calibri" w:eastAsia="Times New Roman" w:hAnsi="Calibri" w:cs="Calibri"/>
                <w:sz w:val="16"/>
              </w:rPr>
            </w:pPr>
            <w:hyperlink r:id="rId197" w:tgtFrame="_blank" w:history="1">
              <w:r w:rsidRPr="00300868">
                <w:rPr>
                  <w:rFonts w:ascii="Calibri" w:eastAsia="Times New Roman" w:hAnsi="Calibri" w:cs="Calibri"/>
                  <w:color w:val="0000FF"/>
                  <w:sz w:val="16"/>
                  <w:u w:val="single"/>
                </w:rPr>
                <w:t>Screen 18</w:t>
              </w:r>
            </w:hyperlink>
            <w:r w:rsidRPr="00300868">
              <w:rPr>
                <w:rFonts w:ascii="Calibri" w:eastAsia="Times New Roman" w:hAnsi="Calibri" w:cs="Calibri"/>
                <w:sz w:val="16"/>
              </w:rPr>
              <w:t xml:space="preserve"> </w:t>
            </w:r>
          </w:p>
          <w:p w14:paraId="228EEDBB" w14:textId="77777777" w:rsidR="00764DBF" w:rsidRPr="00300868" w:rsidRDefault="0047764C" w:rsidP="00764DBF">
            <w:pPr>
              <w:ind w:left="30" w:right="30"/>
              <w:rPr>
                <w:rFonts w:ascii="Calibri" w:eastAsia="Times New Roman" w:hAnsi="Calibri" w:cs="Calibri"/>
                <w:sz w:val="16"/>
              </w:rPr>
            </w:pPr>
            <w:hyperlink r:id="rId198" w:tgtFrame="_blank" w:history="1">
              <w:r w:rsidRPr="00300868">
                <w:rPr>
                  <w:rFonts w:ascii="Calibri" w:eastAsia="Times New Roman" w:hAnsi="Calibri" w:cs="Calibri"/>
                  <w:color w:val="0000FF"/>
                  <w:sz w:val="16"/>
                  <w:u w:val="single"/>
                </w:rPr>
                <w:t>109_C_200</w:t>
              </w:r>
            </w:hyperlink>
            <w:r w:rsidRPr="00300868">
              <w:rPr>
                <w:rFonts w:ascii="Calibri" w:eastAsia="Times New Roman" w:hAnsi="Calibri" w:cs="Calibri"/>
                <w:sz w:val="16"/>
              </w:rPr>
              <w:t xml:space="preserve"> </w:t>
            </w:r>
          </w:p>
        </w:tc>
        <w:tc>
          <w:tcPr>
            <w:tcW w:w="6000" w:type="dxa"/>
            <w:tcMar>
              <w:top w:w="120" w:type="dxa"/>
              <w:left w:w="180" w:type="dxa"/>
              <w:bottom w:w="120" w:type="dxa"/>
              <w:right w:w="180" w:type="dxa"/>
            </w:tcMar>
            <w:vAlign w:val="center"/>
            <w:hideMark/>
          </w:tcPr>
          <w:p w14:paraId="6042D1F5" w14:textId="77777777" w:rsidR="00764DBF" w:rsidRPr="00300868" w:rsidRDefault="0047764C" w:rsidP="00764DBF">
            <w:pPr>
              <w:spacing w:before="100" w:beforeAutospacing="1" w:after="100" w:afterAutospacing="1"/>
              <w:ind w:left="30" w:right="30"/>
              <w:rPr>
                <w:rFonts w:ascii="Calibri" w:eastAsia="Times New Roman" w:hAnsi="Calibri" w:cs="Calibri"/>
              </w:rPr>
            </w:pPr>
            <w:r w:rsidRPr="00300868">
              <w:rPr>
                <w:rFonts w:ascii="Calibri" w:eastAsia="Times New Roman" w:hAnsi="Calibri" w:cs="Calibri"/>
              </w:rPr>
              <w:t>Written Standards</w:t>
            </w:r>
          </w:p>
          <w:p w14:paraId="7E7D9897" w14:textId="77777777" w:rsidR="00764DBF" w:rsidRPr="00300868" w:rsidRDefault="0047764C" w:rsidP="00764DBF">
            <w:pPr>
              <w:numPr>
                <w:ilvl w:val="0"/>
                <w:numId w:val="4"/>
              </w:numPr>
              <w:spacing w:before="100" w:beforeAutospacing="1" w:after="100" w:afterAutospacing="1"/>
              <w:ind w:left="750" w:right="30"/>
              <w:rPr>
                <w:rFonts w:ascii="Calibri" w:eastAsia="Times New Roman" w:hAnsi="Calibri" w:cs="Calibri"/>
              </w:rPr>
            </w:pPr>
            <w:r w:rsidRPr="00300868">
              <w:rPr>
                <w:rFonts w:ascii="Calibri" w:eastAsia="Times New Roman" w:hAnsi="Calibri" w:cs="Calibri"/>
              </w:rPr>
              <w:t xml:space="preserve">For our company’s fundamental set of expectations about interactions with others, consult our </w:t>
            </w:r>
            <w:hyperlink r:id="rId199" w:tgtFrame="_blank" w:history="1">
              <w:r w:rsidRPr="00300868">
                <w:rPr>
                  <w:rFonts w:ascii="Calibri" w:eastAsia="Times New Roman" w:hAnsi="Calibri" w:cs="Calibri"/>
                  <w:color w:val="0000FF"/>
                  <w:u w:val="single"/>
                </w:rPr>
                <w:t>Code of Business Conduct</w:t>
              </w:r>
            </w:hyperlink>
            <w:r w:rsidRPr="00300868">
              <w:rPr>
                <w:rFonts w:ascii="Calibri" w:eastAsia="Times New Roman" w:hAnsi="Calibri" w:cs="Calibri"/>
              </w:rPr>
              <w:t>.</w:t>
            </w:r>
          </w:p>
          <w:p w14:paraId="3353CAF9" w14:textId="77777777" w:rsidR="00764DBF" w:rsidRPr="00300868" w:rsidRDefault="0047764C" w:rsidP="00764DBF">
            <w:pPr>
              <w:numPr>
                <w:ilvl w:val="0"/>
                <w:numId w:val="4"/>
              </w:numPr>
              <w:spacing w:before="100" w:beforeAutospacing="1" w:after="100" w:afterAutospacing="1"/>
              <w:ind w:left="750" w:right="30"/>
              <w:rPr>
                <w:rFonts w:ascii="Calibri" w:eastAsia="Times New Roman" w:hAnsi="Calibri" w:cs="Calibri"/>
              </w:rPr>
            </w:pPr>
            <w:r w:rsidRPr="00300868">
              <w:rPr>
                <w:rFonts w:ascii="Calibri" w:eastAsia="Times New Roman" w:hAnsi="Calibri" w:cs="Calibri"/>
              </w:rPr>
              <w:t xml:space="preserve">For our corporate policies and procedures applicable companywide, visit the </w:t>
            </w:r>
            <w:hyperlink r:id="rId200" w:tgtFrame="_blank" w:history="1">
              <w:r w:rsidRPr="00300868">
                <w:rPr>
                  <w:rFonts w:ascii="Calibri" w:eastAsia="Times New Roman" w:hAnsi="Calibri" w:cs="Calibri"/>
                  <w:color w:val="0000FF"/>
                  <w:u w:val="single"/>
                </w:rPr>
                <w:t>Global Policy Portal.</w:t>
              </w:r>
            </w:hyperlink>
          </w:p>
        </w:tc>
        <w:tc>
          <w:tcPr>
            <w:tcW w:w="6000" w:type="dxa"/>
            <w:vAlign w:val="center"/>
          </w:tcPr>
          <w:p w14:paraId="309E7E83" w14:textId="77777777" w:rsidR="00764DBF" w:rsidRPr="00300868" w:rsidRDefault="0047764C" w:rsidP="008970A2">
            <w:pPr>
              <w:spacing w:before="100" w:beforeAutospacing="1" w:after="100" w:afterAutospacing="1"/>
              <w:ind w:left="30" w:right="30"/>
              <w:rPr>
                <w:rFonts w:ascii="Calibri" w:eastAsia="Times New Roman" w:hAnsi="Calibri" w:cs="Calibri"/>
              </w:rPr>
            </w:pPr>
            <w:r w:rsidRPr="00300868">
              <w:rPr>
                <w:rFonts w:ascii="Calibri" w:eastAsia="Calibri" w:hAnsi="Calibri" w:cs="Calibri"/>
                <w:lang w:val="tr-TR"/>
              </w:rPr>
              <w:t>Yazılı Standartlar</w:t>
            </w:r>
          </w:p>
          <w:p w14:paraId="4B682914" w14:textId="77777777" w:rsidR="00AF4AEE" w:rsidRPr="00300868" w:rsidRDefault="0047764C" w:rsidP="008970A2">
            <w:pPr>
              <w:numPr>
                <w:ilvl w:val="0"/>
                <w:numId w:val="4"/>
              </w:numPr>
              <w:spacing w:before="100" w:beforeAutospacing="1" w:after="100" w:afterAutospacing="1"/>
              <w:ind w:left="750" w:right="30"/>
              <w:rPr>
                <w:rFonts w:ascii="Calibri" w:eastAsia="Times New Roman" w:hAnsi="Calibri" w:cs="Calibri"/>
              </w:rPr>
            </w:pPr>
            <w:r w:rsidRPr="00300868">
              <w:rPr>
                <w:rFonts w:ascii="Calibri" w:eastAsia="Calibri" w:hAnsi="Calibri" w:cs="Calibri"/>
                <w:lang w:val="tr-TR"/>
              </w:rPr>
              <w:t xml:space="preserve">Şirketimizin başkalarıyla olan etkileşimlerdeki temel beklentileri için </w:t>
            </w:r>
            <w:r>
              <w:fldChar w:fldCharType="begin"/>
            </w:r>
            <w:r>
              <w:instrText>HYPERLINK "http://www.abbott.com/investors/governance/code-of-business-conduct.html" \t "_blank"</w:instrText>
            </w:r>
            <w:r>
              <w:fldChar w:fldCharType="separate"/>
            </w:r>
            <w:r w:rsidRPr="00300868">
              <w:rPr>
                <w:rFonts w:ascii="Calibri" w:eastAsia="Calibri" w:hAnsi="Calibri" w:cs="Calibri"/>
                <w:color w:val="0000FF"/>
                <w:u w:val="single"/>
                <w:lang w:val="tr-TR"/>
              </w:rPr>
              <w:t>İş</w:t>
            </w:r>
            <w:r w:rsidRPr="00300868">
              <w:rPr>
                <w:rFonts w:ascii="Calibri" w:eastAsia="Calibri" w:hAnsi="Calibri" w:cs="Calibri"/>
                <w:color w:val="0000FF"/>
                <w:lang w:val="tr-TR"/>
              </w:rPr>
              <w:t xml:space="preserve"> </w:t>
            </w:r>
            <w:r w:rsidRPr="00300868">
              <w:rPr>
                <w:rFonts w:ascii="Calibri" w:eastAsia="Calibri" w:hAnsi="Calibri" w:cs="Calibri"/>
                <w:color w:val="0000FF"/>
                <w:u w:val="single"/>
                <w:lang w:val="tr-TR"/>
              </w:rPr>
              <w:t>Davranış Kurallarına</w:t>
            </w:r>
            <w:r>
              <w:fldChar w:fldCharType="end"/>
            </w:r>
            <w:r w:rsidRPr="00300868">
              <w:rPr>
                <w:rFonts w:ascii="Calibri" w:eastAsia="Calibri" w:hAnsi="Calibri" w:cs="Calibri"/>
                <w:lang w:val="tr-TR"/>
              </w:rPr>
              <w:t xml:space="preserve"> başvurun.</w:t>
            </w:r>
          </w:p>
          <w:p w14:paraId="75FCB4A9" w14:textId="77777777" w:rsidR="00764DBF" w:rsidRPr="00300868" w:rsidRDefault="0047764C" w:rsidP="008970A2">
            <w:pPr>
              <w:numPr>
                <w:ilvl w:val="0"/>
                <w:numId w:val="4"/>
              </w:numPr>
              <w:spacing w:before="100" w:beforeAutospacing="1" w:after="100" w:afterAutospacing="1"/>
              <w:ind w:left="750" w:right="30"/>
              <w:rPr>
                <w:rFonts w:ascii="Calibri" w:eastAsia="Times New Roman" w:hAnsi="Calibri" w:cs="Calibri"/>
              </w:rPr>
            </w:pPr>
            <w:r w:rsidRPr="00300868">
              <w:rPr>
                <w:rFonts w:ascii="Calibri" w:eastAsia="Calibri" w:hAnsi="Calibri" w:cs="Calibri"/>
                <w:lang w:val="tr-TR"/>
              </w:rPr>
              <w:t xml:space="preserve">Şirket genelinde geçerli kurumsal politikalar ve prosedürler için, </w:t>
            </w:r>
            <w:r>
              <w:fldChar w:fldCharType="begin"/>
            </w:r>
            <w:r>
              <w:instrText>HYPERLINK "https://icomply.abbott.com/Apps/DocumentLibrary/" \t "_blank"</w:instrText>
            </w:r>
            <w:r>
              <w:fldChar w:fldCharType="separate"/>
            </w:r>
            <w:r w:rsidRPr="00300868">
              <w:rPr>
                <w:rFonts w:ascii="Calibri" w:eastAsia="Calibri" w:hAnsi="Calibri" w:cs="Calibri"/>
                <w:color w:val="0000FF"/>
                <w:u w:val="single"/>
                <w:lang w:val="tr-TR"/>
              </w:rPr>
              <w:t>Global Politika Portalını</w:t>
            </w:r>
            <w:r>
              <w:fldChar w:fldCharType="end"/>
            </w:r>
            <w:r w:rsidRPr="00300868">
              <w:rPr>
                <w:rFonts w:ascii="Calibri" w:eastAsia="Calibri" w:hAnsi="Calibri" w:cs="Calibri"/>
                <w:lang w:val="tr-TR"/>
              </w:rPr>
              <w:t xml:space="preserve"> ziyaret edin.</w:t>
            </w:r>
          </w:p>
        </w:tc>
      </w:tr>
      <w:tr w:rsidR="0092388F" w:rsidRPr="00300868" w14:paraId="40A89BB6" w14:textId="77777777" w:rsidTr="00300868">
        <w:tc>
          <w:tcPr>
            <w:tcW w:w="1353" w:type="dxa"/>
            <w:shd w:val="clear" w:color="auto" w:fill="C1E4F5"/>
            <w:tcMar>
              <w:top w:w="120" w:type="dxa"/>
              <w:left w:w="180" w:type="dxa"/>
              <w:bottom w:w="120" w:type="dxa"/>
              <w:right w:w="180" w:type="dxa"/>
            </w:tcMar>
            <w:hideMark/>
          </w:tcPr>
          <w:p w14:paraId="281CA0DA" w14:textId="77777777" w:rsidR="00764DBF" w:rsidRPr="00300868" w:rsidRDefault="0047764C" w:rsidP="00764DBF">
            <w:pPr>
              <w:spacing w:before="30" w:after="30"/>
              <w:ind w:left="30" w:right="30"/>
              <w:rPr>
                <w:rFonts w:ascii="Calibri" w:eastAsia="Times New Roman" w:hAnsi="Calibri" w:cs="Calibri"/>
                <w:sz w:val="16"/>
              </w:rPr>
            </w:pPr>
            <w:hyperlink r:id="rId201" w:tgtFrame="_blank" w:history="1">
              <w:r w:rsidRPr="00300868">
                <w:rPr>
                  <w:rFonts w:ascii="Calibri" w:eastAsia="Times New Roman" w:hAnsi="Calibri" w:cs="Calibri"/>
                  <w:color w:val="0000FF"/>
                  <w:sz w:val="16"/>
                  <w:u w:val="single"/>
                </w:rPr>
                <w:t>Screen 18</w:t>
              </w:r>
            </w:hyperlink>
            <w:r w:rsidRPr="00300868">
              <w:rPr>
                <w:rFonts w:ascii="Calibri" w:eastAsia="Times New Roman" w:hAnsi="Calibri" w:cs="Calibri"/>
                <w:sz w:val="16"/>
              </w:rPr>
              <w:t xml:space="preserve"> </w:t>
            </w:r>
          </w:p>
          <w:p w14:paraId="6D5390A7" w14:textId="77777777" w:rsidR="00764DBF" w:rsidRPr="00300868" w:rsidRDefault="0047764C" w:rsidP="00764DBF">
            <w:pPr>
              <w:ind w:left="30" w:right="30"/>
              <w:rPr>
                <w:rFonts w:ascii="Calibri" w:eastAsia="Times New Roman" w:hAnsi="Calibri" w:cs="Calibri"/>
                <w:sz w:val="16"/>
              </w:rPr>
            </w:pPr>
            <w:hyperlink r:id="rId202" w:tgtFrame="_blank" w:history="1">
              <w:r w:rsidRPr="00300868">
                <w:rPr>
                  <w:rFonts w:ascii="Calibri" w:eastAsia="Times New Roman" w:hAnsi="Calibri" w:cs="Calibri"/>
                  <w:color w:val="0000FF"/>
                  <w:sz w:val="16"/>
                  <w:u w:val="single"/>
                </w:rPr>
                <w:t>110_C_200</w:t>
              </w:r>
            </w:hyperlink>
            <w:r w:rsidRPr="00300868">
              <w:rPr>
                <w:rFonts w:ascii="Calibri" w:eastAsia="Times New Roman" w:hAnsi="Calibri" w:cs="Calibri"/>
                <w:sz w:val="16"/>
              </w:rPr>
              <w:t xml:space="preserve"> </w:t>
            </w:r>
          </w:p>
        </w:tc>
        <w:tc>
          <w:tcPr>
            <w:tcW w:w="6000" w:type="dxa"/>
            <w:tcMar>
              <w:top w:w="120" w:type="dxa"/>
              <w:left w:w="180" w:type="dxa"/>
              <w:bottom w:w="120" w:type="dxa"/>
              <w:right w:w="180" w:type="dxa"/>
            </w:tcMar>
            <w:vAlign w:val="center"/>
            <w:hideMark/>
          </w:tcPr>
          <w:p w14:paraId="39E13F1E" w14:textId="77777777" w:rsidR="00764DBF" w:rsidRPr="00300868" w:rsidRDefault="0047764C" w:rsidP="00764DBF">
            <w:pPr>
              <w:spacing w:before="100" w:beforeAutospacing="1" w:after="100" w:afterAutospacing="1"/>
              <w:ind w:left="30" w:right="30"/>
              <w:rPr>
                <w:rFonts w:ascii="Calibri" w:eastAsia="Times New Roman" w:hAnsi="Calibri" w:cs="Calibri"/>
              </w:rPr>
            </w:pPr>
            <w:r w:rsidRPr="00300868">
              <w:rPr>
                <w:rFonts w:ascii="Calibri" w:eastAsia="Times New Roman" w:hAnsi="Calibri" w:cs="Calibri"/>
              </w:rPr>
              <w:t>Office of Ethics and Compliance (OEC)</w:t>
            </w:r>
          </w:p>
          <w:p w14:paraId="113F43D5" w14:textId="77777777" w:rsidR="00764DBF" w:rsidRPr="00300868" w:rsidRDefault="0047764C" w:rsidP="00764DBF">
            <w:pPr>
              <w:spacing w:before="100" w:beforeAutospacing="1" w:after="100" w:afterAutospacing="1"/>
              <w:ind w:left="30" w:right="30"/>
              <w:rPr>
                <w:rFonts w:ascii="Calibri" w:eastAsia="Times New Roman" w:hAnsi="Calibri" w:cs="Calibri"/>
              </w:rPr>
            </w:pPr>
            <w:r w:rsidRPr="00300868">
              <w:rPr>
                <w:rFonts w:ascii="Calibri" w:eastAsia="Times New Roman" w:hAnsi="Calibri" w:cs="Calibri"/>
              </w:rPr>
              <w:t>The OEC is a global resource available to address your questions or concerns about our company’s values and standards of conduct.</w:t>
            </w:r>
          </w:p>
          <w:p w14:paraId="431A055D" w14:textId="77777777" w:rsidR="00764DBF" w:rsidRPr="00300868" w:rsidRDefault="0047764C" w:rsidP="00764DBF">
            <w:pPr>
              <w:numPr>
                <w:ilvl w:val="0"/>
                <w:numId w:val="5"/>
              </w:numPr>
              <w:spacing w:before="100" w:beforeAutospacing="1" w:after="100" w:afterAutospacing="1"/>
              <w:ind w:left="750" w:right="30"/>
              <w:rPr>
                <w:rFonts w:ascii="Calibri" w:eastAsia="Times New Roman" w:hAnsi="Calibri" w:cs="Calibri"/>
              </w:rPr>
            </w:pPr>
            <w:r w:rsidRPr="00300868">
              <w:rPr>
                <w:rFonts w:ascii="Calibri" w:eastAsia="Times New Roman" w:hAnsi="Calibri" w:cs="Calibri"/>
              </w:rPr>
              <w:t xml:space="preserve">Visit the </w:t>
            </w:r>
            <w:hyperlink r:id="rId203" w:tgtFrame="_blank" w:history="1">
              <w:r w:rsidRPr="00300868">
                <w:rPr>
                  <w:rFonts w:ascii="Calibri" w:eastAsia="Times New Roman" w:hAnsi="Calibri" w:cs="Calibri"/>
                  <w:color w:val="0000FF"/>
                  <w:u w:val="single"/>
                </w:rPr>
                <w:t>OEC webpage</w:t>
              </w:r>
            </w:hyperlink>
            <w:r w:rsidRPr="00300868">
              <w:rPr>
                <w:rFonts w:ascii="Calibri" w:eastAsia="Times New Roman" w:hAnsi="Calibri" w:cs="Calibri"/>
              </w:rPr>
              <w:t xml:space="preserve"> on Abbott World.</w:t>
            </w:r>
          </w:p>
          <w:p w14:paraId="584CA975" w14:textId="77777777" w:rsidR="00764DBF" w:rsidRPr="00300868" w:rsidRDefault="0047764C" w:rsidP="00764DBF">
            <w:pPr>
              <w:numPr>
                <w:ilvl w:val="0"/>
                <w:numId w:val="5"/>
              </w:numPr>
              <w:spacing w:before="100" w:beforeAutospacing="1" w:after="100" w:afterAutospacing="1"/>
              <w:ind w:left="750" w:right="30"/>
              <w:rPr>
                <w:rFonts w:ascii="Calibri" w:eastAsia="Times New Roman" w:hAnsi="Calibri" w:cs="Calibri"/>
              </w:rPr>
            </w:pPr>
            <w:r w:rsidRPr="00300868">
              <w:rPr>
                <w:rFonts w:ascii="Calibri" w:eastAsia="Times New Roman" w:hAnsi="Calibri" w:cs="Calibri"/>
              </w:rPr>
              <w:t>If you have any concerns about corrupt business activities, either within the company or in your dealings with customers or other third parties, you can report your concerns to the OEC (</w:t>
            </w:r>
            <w:hyperlink r:id="rId204" w:tgtFrame="_blank" w:history="1">
              <w:r w:rsidRPr="00300868">
                <w:rPr>
                  <w:rFonts w:ascii="Calibri" w:eastAsia="Times New Roman" w:hAnsi="Calibri" w:cs="Calibri"/>
                  <w:color w:val="0000FF"/>
                  <w:u w:val="single"/>
                </w:rPr>
                <w:t>investigations@abbott.com</w:t>
              </w:r>
            </w:hyperlink>
            <w:r w:rsidRPr="00300868">
              <w:rPr>
                <w:rFonts w:ascii="Calibri" w:eastAsia="Times New Roman" w:hAnsi="Calibri" w:cs="Calibri"/>
              </w:rPr>
              <w:t xml:space="preserve">) or Legal, or call our multilingual </w:t>
            </w:r>
            <w:hyperlink r:id="rId205" w:tgtFrame="_blank" w:history="1">
              <w:proofErr w:type="spellStart"/>
              <w:r w:rsidRPr="00300868">
                <w:rPr>
                  <w:rFonts w:ascii="Calibri" w:eastAsia="Times New Roman" w:hAnsi="Calibri" w:cs="Calibri"/>
                  <w:color w:val="0000FF"/>
                  <w:u w:val="single"/>
                </w:rPr>
                <w:t>SpeakUp</w:t>
              </w:r>
              <w:proofErr w:type="spellEnd"/>
            </w:hyperlink>
            <w:r w:rsidRPr="00300868">
              <w:rPr>
                <w:rFonts w:ascii="Calibri" w:eastAsia="Times New Roman" w:hAnsi="Calibri" w:cs="Calibri"/>
              </w:rPr>
              <w:t xml:space="preserve"> available globally 24/7.</w:t>
            </w:r>
          </w:p>
          <w:p w14:paraId="100DE432" w14:textId="77777777" w:rsidR="00764DBF" w:rsidRPr="00300868" w:rsidRDefault="0047764C" w:rsidP="00764DBF">
            <w:pPr>
              <w:numPr>
                <w:ilvl w:val="0"/>
                <w:numId w:val="5"/>
              </w:numPr>
              <w:spacing w:before="100" w:beforeAutospacing="1" w:after="100" w:afterAutospacing="1"/>
              <w:ind w:left="750" w:right="30"/>
              <w:rPr>
                <w:rFonts w:ascii="Calibri" w:eastAsia="Times New Roman" w:hAnsi="Calibri" w:cs="Calibri"/>
              </w:rPr>
            </w:pPr>
            <w:r w:rsidRPr="00300868">
              <w:rPr>
                <w:rFonts w:ascii="Calibri" w:eastAsia="Times New Roman" w:hAnsi="Calibri" w:cs="Calibri"/>
              </w:rPr>
              <w:t xml:space="preserve">iComply – Visit </w:t>
            </w:r>
            <w:hyperlink r:id="rId206" w:tgtFrame="_blank" w:history="1">
              <w:r w:rsidRPr="00300868">
                <w:rPr>
                  <w:rFonts w:ascii="Calibri" w:eastAsia="Times New Roman" w:hAnsi="Calibri" w:cs="Calibri"/>
                  <w:color w:val="0000FF"/>
                  <w:u w:val="single"/>
                </w:rPr>
                <w:t>iComply</w:t>
              </w:r>
            </w:hyperlink>
            <w:r w:rsidRPr="00300868">
              <w:rPr>
                <w:rFonts w:ascii="Calibri" w:eastAsia="Times New Roman" w:hAnsi="Calibri" w:cs="Calibri"/>
              </w:rPr>
              <w:t xml:space="preserve"> to access compliance-related applications and resources geared towards interactions with Healthcare </w:t>
            </w:r>
            <w:r w:rsidRPr="00300868">
              <w:rPr>
                <w:rFonts w:ascii="Calibri" w:eastAsia="Times New Roman" w:hAnsi="Calibri" w:cs="Calibri"/>
              </w:rPr>
              <w:lastRenderedPageBreak/>
              <w:t>Professionals and Healthcare Organizations, as well as third parties.</w:t>
            </w:r>
          </w:p>
        </w:tc>
        <w:tc>
          <w:tcPr>
            <w:tcW w:w="6000" w:type="dxa"/>
            <w:vAlign w:val="center"/>
          </w:tcPr>
          <w:p w14:paraId="7FF7FAD9" w14:textId="77777777" w:rsidR="00764DBF" w:rsidRPr="00300868" w:rsidRDefault="0047764C" w:rsidP="008970A2">
            <w:pPr>
              <w:spacing w:before="100" w:beforeAutospacing="1" w:after="100" w:afterAutospacing="1"/>
              <w:ind w:left="30" w:right="30"/>
              <w:rPr>
                <w:rFonts w:ascii="Calibri" w:eastAsia="Times New Roman" w:hAnsi="Calibri" w:cs="Calibri"/>
              </w:rPr>
            </w:pPr>
            <w:r w:rsidRPr="00300868">
              <w:rPr>
                <w:rFonts w:ascii="Calibri" w:eastAsia="Calibri" w:hAnsi="Calibri" w:cs="Calibri"/>
                <w:lang w:val="tr-TR"/>
              </w:rPr>
              <w:lastRenderedPageBreak/>
              <w:t>Etik ve Uyum Ofisi (OEC)</w:t>
            </w:r>
          </w:p>
          <w:p w14:paraId="675F48DF" w14:textId="77777777" w:rsidR="00764DBF" w:rsidRPr="00300868" w:rsidRDefault="0047764C" w:rsidP="008970A2">
            <w:pPr>
              <w:spacing w:before="100" w:beforeAutospacing="1" w:after="100" w:afterAutospacing="1"/>
              <w:ind w:left="30" w:right="30"/>
              <w:rPr>
                <w:rFonts w:ascii="Calibri" w:eastAsia="Times New Roman" w:hAnsi="Calibri" w:cs="Calibri"/>
              </w:rPr>
            </w:pPr>
            <w:r w:rsidRPr="00300868">
              <w:rPr>
                <w:rFonts w:ascii="Calibri" w:eastAsia="Calibri" w:hAnsi="Calibri" w:cs="Calibri"/>
                <w:lang w:val="tr-TR"/>
              </w:rPr>
              <w:t>OEC, şirketimizin değerleri ve davranış standartları hakkındaki sorularınızın veya endişelerinizin ele alınması için kullanılabilir bir global kaynaktır.</w:t>
            </w:r>
          </w:p>
          <w:p w14:paraId="4D7B7E89" w14:textId="77777777" w:rsidR="00764DBF" w:rsidRPr="00300868" w:rsidRDefault="0047764C" w:rsidP="008970A2">
            <w:pPr>
              <w:numPr>
                <w:ilvl w:val="0"/>
                <w:numId w:val="5"/>
              </w:numPr>
              <w:spacing w:before="100" w:beforeAutospacing="1" w:after="100" w:afterAutospacing="1"/>
              <w:ind w:left="750" w:right="30"/>
              <w:rPr>
                <w:rFonts w:ascii="Calibri" w:eastAsia="Times New Roman" w:hAnsi="Calibri" w:cs="Calibri"/>
              </w:rPr>
            </w:pPr>
            <w:r w:rsidRPr="00300868">
              <w:rPr>
                <w:rFonts w:ascii="Calibri" w:eastAsia="Calibri" w:hAnsi="Calibri" w:cs="Calibri"/>
                <w:lang w:val="tr-TR"/>
              </w:rPr>
              <w:t xml:space="preserve">Abbott World adresindeki </w:t>
            </w:r>
            <w:r>
              <w:fldChar w:fldCharType="begin"/>
            </w:r>
            <w:r>
              <w:instrText>HYPERLINK "https://abbott.sharepoint.com/sites/AW-Ethics_Compliance/?xsdata=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%3D%3D&amp;sdata=eWN6c2J1d21FVkNYQUdGQ1lhRnVwcTR2d2xqdlFPeTJJTFNKeE5rZ2Fvdz0%3D&amp;ovuser=5b268d57-2a6f-4e04-b0de-6938583d5ebc%2Ckole.klement%40abbott.com&amp;OR=Teams-HL&amp;CT=1706911207381&amp;clickparams=eyJBcHBOYW1lIjoiVGVhbXMtRGVza3RvcCIsIkFwcFZlcnNpb24iOiI0OS8yMzExMzAyODcyNCIsIkhhc0ZlZGVyYXRlZFVzZXIiOmZhbHNlfQ%3D%3D" \t "_blank"</w:instrText>
            </w:r>
            <w:r>
              <w:fldChar w:fldCharType="separate"/>
            </w:r>
            <w:r w:rsidRPr="00300868">
              <w:rPr>
                <w:rFonts w:ascii="Calibri" w:eastAsia="Calibri" w:hAnsi="Calibri" w:cs="Calibri"/>
                <w:color w:val="0000FF"/>
                <w:u w:val="single"/>
                <w:lang w:val="tr-TR"/>
              </w:rPr>
              <w:t>OEC web sitesini</w:t>
            </w:r>
            <w:r>
              <w:fldChar w:fldCharType="end"/>
            </w:r>
            <w:r w:rsidRPr="00300868">
              <w:rPr>
                <w:rFonts w:ascii="Calibri" w:eastAsia="Calibri" w:hAnsi="Calibri" w:cs="Calibri"/>
                <w:lang w:val="tr-TR"/>
              </w:rPr>
              <w:t xml:space="preserve"> ziyaret edin.</w:t>
            </w:r>
          </w:p>
          <w:p w14:paraId="15B21A59" w14:textId="77777777" w:rsidR="006E5FE6" w:rsidRPr="00300868" w:rsidRDefault="0047764C" w:rsidP="008970A2">
            <w:pPr>
              <w:numPr>
                <w:ilvl w:val="0"/>
                <w:numId w:val="5"/>
              </w:numPr>
              <w:spacing w:before="100" w:beforeAutospacing="1" w:after="100" w:afterAutospacing="1"/>
              <w:ind w:left="750" w:right="30"/>
              <w:rPr>
                <w:rFonts w:ascii="Calibri" w:eastAsia="Times New Roman" w:hAnsi="Calibri" w:cs="Calibri"/>
              </w:rPr>
            </w:pPr>
            <w:r w:rsidRPr="00300868">
              <w:rPr>
                <w:rFonts w:ascii="Calibri" w:eastAsia="Calibri" w:hAnsi="Calibri" w:cs="Calibri"/>
                <w:lang w:val="tr-TR"/>
              </w:rPr>
              <w:t>Şirket içinde veya müşteriler veya diğer üçüncü taraflarla yaptığınız işler sırasında yolsuzluk eylemlerinden endişeleniyorsanız, endişelerinizi OEC (</w:t>
            </w:r>
            <w:r>
              <w:fldChar w:fldCharType="begin"/>
            </w:r>
            <w:r>
              <w:instrText>HYPERLINK "mailto:investigations@abbott.com" \t "_blank"</w:instrText>
            </w:r>
            <w:r>
              <w:fldChar w:fldCharType="separate"/>
            </w:r>
            <w:r w:rsidRPr="00300868">
              <w:rPr>
                <w:rFonts w:ascii="Calibri" w:eastAsia="Calibri" w:hAnsi="Calibri" w:cs="Calibri"/>
                <w:color w:val="0000FF"/>
                <w:u w:val="single"/>
                <w:lang w:val="tr-TR"/>
              </w:rPr>
              <w:t>investigations@abbott.com</w:t>
            </w:r>
            <w:r>
              <w:fldChar w:fldCharType="end"/>
            </w:r>
            <w:r w:rsidRPr="00300868">
              <w:rPr>
                <w:rFonts w:ascii="Calibri" w:eastAsia="Calibri" w:hAnsi="Calibri" w:cs="Calibri"/>
                <w:lang w:val="tr-TR"/>
              </w:rPr>
              <w:t xml:space="preserve">) veya Hukuk Bölümüne bildirin ya da 7 gün 24 saat kullanılabilen çok dilli </w:t>
            </w:r>
            <w:r>
              <w:fldChar w:fldCharType="begin"/>
            </w:r>
            <w:r>
              <w:instrText>HYPERLINK "https://secure.ethicspoint.com/domain/media/en/gui/40393/index.html" \t "_blank"</w:instrText>
            </w:r>
            <w:r>
              <w:fldChar w:fldCharType="separate"/>
            </w:r>
            <w:r w:rsidRPr="00300868">
              <w:rPr>
                <w:rFonts w:ascii="Calibri" w:eastAsia="Calibri" w:hAnsi="Calibri" w:cs="Calibri"/>
                <w:color w:val="0000FF"/>
                <w:u w:val="single"/>
                <w:lang w:val="tr-TR"/>
              </w:rPr>
              <w:t>SpeakUp</w:t>
            </w:r>
            <w:r>
              <w:fldChar w:fldCharType="end"/>
            </w:r>
            <w:r w:rsidRPr="00300868">
              <w:rPr>
                <w:rFonts w:ascii="Calibri" w:eastAsia="Calibri" w:hAnsi="Calibri" w:cs="Calibri"/>
                <w:lang w:val="tr-TR"/>
              </w:rPr>
              <w:t xml:space="preserve"> hattımızı arayın.</w:t>
            </w:r>
          </w:p>
          <w:p w14:paraId="6CA9943B" w14:textId="77777777" w:rsidR="00764DBF" w:rsidRPr="00300868" w:rsidRDefault="0047764C" w:rsidP="008970A2">
            <w:pPr>
              <w:numPr>
                <w:ilvl w:val="0"/>
                <w:numId w:val="5"/>
              </w:numPr>
              <w:spacing w:before="100" w:beforeAutospacing="1" w:after="100" w:afterAutospacing="1"/>
              <w:ind w:left="750" w:right="30"/>
              <w:rPr>
                <w:rFonts w:ascii="Calibri" w:eastAsia="Times New Roman" w:hAnsi="Calibri" w:cs="Calibri"/>
              </w:rPr>
            </w:pPr>
            <w:r w:rsidRPr="00300868">
              <w:rPr>
                <w:rFonts w:ascii="Calibri" w:eastAsia="Calibri" w:hAnsi="Calibri" w:cs="Calibri"/>
                <w:lang w:val="tr-TR"/>
              </w:rPr>
              <w:t xml:space="preserve">iComply – Sağlık Meslek Mensupları ve Sağlık Kurumlarının yanı sıra üçüncü taraflarla </w:t>
            </w:r>
            <w:r w:rsidRPr="00300868">
              <w:rPr>
                <w:rFonts w:ascii="Calibri" w:eastAsia="Calibri" w:hAnsi="Calibri" w:cs="Calibri"/>
                <w:lang w:val="tr-TR"/>
              </w:rPr>
              <w:lastRenderedPageBreak/>
              <w:t xml:space="preserve">etkileşimlerde uyumla ilgili uygulamalar ve kaynaklara erişmek için </w:t>
            </w:r>
            <w:r>
              <w:fldChar w:fldCharType="begin"/>
            </w:r>
            <w:r>
              <w:instrText>HYPERLINK "https://icomply.abbott.com/Default.aspx" \t "_blank"</w:instrText>
            </w:r>
            <w:r>
              <w:fldChar w:fldCharType="separate"/>
            </w:r>
            <w:r w:rsidRPr="00300868">
              <w:rPr>
                <w:rFonts w:ascii="Calibri" w:eastAsia="Calibri" w:hAnsi="Calibri" w:cs="Calibri"/>
                <w:color w:val="0000FF"/>
                <w:u w:val="single"/>
                <w:lang w:val="tr-TR"/>
              </w:rPr>
              <w:t>iComply</w:t>
            </w:r>
            <w:r>
              <w:fldChar w:fldCharType="end"/>
            </w:r>
            <w:r w:rsidRPr="00300868">
              <w:rPr>
                <w:rFonts w:ascii="Calibri" w:eastAsia="Calibri" w:hAnsi="Calibri" w:cs="Calibri"/>
                <w:lang w:val="tr-TR"/>
              </w:rPr>
              <w:t>’ı ziyaret edin.</w:t>
            </w:r>
          </w:p>
        </w:tc>
      </w:tr>
      <w:tr w:rsidR="0092388F" w:rsidRPr="00300868" w14:paraId="675BEBD9" w14:textId="77777777" w:rsidTr="00300868">
        <w:tc>
          <w:tcPr>
            <w:tcW w:w="1353" w:type="dxa"/>
            <w:shd w:val="clear" w:color="auto" w:fill="C1E4F5"/>
            <w:tcMar>
              <w:top w:w="120" w:type="dxa"/>
              <w:left w:w="180" w:type="dxa"/>
              <w:bottom w:w="120" w:type="dxa"/>
              <w:right w:w="180" w:type="dxa"/>
            </w:tcMar>
            <w:hideMark/>
          </w:tcPr>
          <w:p w14:paraId="1F6A6DC2" w14:textId="77777777" w:rsidR="00764DBF" w:rsidRPr="00300868" w:rsidRDefault="0047764C" w:rsidP="00764DBF">
            <w:pPr>
              <w:spacing w:before="30" w:after="30"/>
              <w:ind w:left="30" w:right="30"/>
              <w:rPr>
                <w:rFonts w:ascii="Calibri" w:eastAsia="Times New Roman" w:hAnsi="Calibri" w:cs="Calibri"/>
                <w:sz w:val="16"/>
              </w:rPr>
            </w:pPr>
            <w:hyperlink r:id="rId207" w:tgtFrame="_blank" w:history="1">
              <w:r w:rsidRPr="00300868">
                <w:rPr>
                  <w:rFonts w:ascii="Calibri" w:eastAsia="Times New Roman" w:hAnsi="Calibri" w:cs="Calibri"/>
                  <w:color w:val="0000FF"/>
                  <w:sz w:val="16"/>
                  <w:u w:val="single"/>
                </w:rPr>
                <w:t>Screen 18</w:t>
              </w:r>
            </w:hyperlink>
            <w:r w:rsidRPr="00300868">
              <w:rPr>
                <w:rFonts w:ascii="Calibri" w:eastAsia="Times New Roman" w:hAnsi="Calibri" w:cs="Calibri"/>
                <w:sz w:val="16"/>
              </w:rPr>
              <w:t xml:space="preserve"> </w:t>
            </w:r>
          </w:p>
          <w:p w14:paraId="510180BF" w14:textId="77777777" w:rsidR="00764DBF" w:rsidRPr="00300868" w:rsidRDefault="0047764C" w:rsidP="00764DBF">
            <w:pPr>
              <w:ind w:left="30" w:right="30"/>
              <w:rPr>
                <w:rFonts w:ascii="Calibri" w:eastAsia="Times New Roman" w:hAnsi="Calibri" w:cs="Calibri"/>
                <w:sz w:val="16"/>
              </w:rPr>
            </w:pPr>
            <w:hyperlink r:id="rId208" w:tgtFrame="_blank" w:history="1">
              <w:r w:rsidRPr="00300868">
                <w:rPr>
                  <w:rFonts w:ascii="Calibri" w:eastAsia="Times New Roman" w:hAnsi="Calibri" w:cs="Calibri"/>
                  <w:color w:val="0000FF"/>
                  <w:sz w:val="16"/>
                  <w:u w:val="single"/>
                </w:rPr>
                <w:t>111_C_200</w:t>
              </w:r>
            </w:hyperlink>
            <w:r w:rsidRPr="00300868">
              <w:rPr>
                <w:rFonts w:ascii="Calibri" w:eastAsia="Times New Roman" w:hAnsi="Calibri" w:cs="Calibri"/>
                <w:sz w:val="16"/>
              </w:rPr>
              <w:t xml:space="preserve"> </w:t>
            </w:r>
          </w:p>
        </w:tc>
        <w:tc>
          <w:tcPr>
            <w:tcW w:w="6000" w:type="dxa"/>
            <w:tcMar>
              <w:top w:w="120" w:type="dxa"/>
              <w:left w:w="180" w:type="dxa"/>
              <w:bottom w:w="120" w:type="dxa"/>
              <w:right w:w="180" w:type="dxa"/>
            </w:tcMar>
            <w:vAlign w:val="center"/>
            <w:hideMark/>
          </w:tcPr>
          <w:p w14:paraId="41B4EDFD" w14:textId="77777777" w:rsidR="00764DBF" w:rsidRPr="00300868" w:rsidRDefault="0047764C" w:rsidP="00764DBF">
            <w:pPr>
              <w:spacing w:before="100" w:beforeAutospacing="1" w:after="100" w:afterAutospacing="1"/>
              <w:ind w:left="30" w:right="30"/>
              <w:rPr>
                <w:rFonts w:ascii="Calibri" w:eastAsia="Times New Roman" w:hAnsi="Calibri" w:cs="Calibri"/>
              </w:rPr>
            </w:pPr>
            <w:r w:rsidRPr="00300868">
              <w:rPr>
                <w:rFonts w:ascii="Calibri" w:eastAsia="Times New Roman" w:hAnsi="Calibri" w:cs="Calibri"/>
              </w:rPr>
              <w:t>Human Resources</w:t>
            </w:r>
          </w:p>
          <w:p w14:paraId="551ACB24" w14:textId="77777777" w:rsidR="00764DBF" w:rsidRPr="00300868" w:rsidRDefault="0047764C" w:rsidP="00764DBF">
            <w:pPr>
              <w:spacing w:before="100" w:beforeAutospacing="1" w:after="100" w:afterAutospacing="1"/>
              <w:ind w:left="30" w:right="30"/>
              <w:rPr>
                <w:rFonts w:ascii="Calibri" w:eastAsia="Times New Roman" w:hAnsi="Calibri" w:cs="Calibri"/>
              </w:rPr>
            </w:pPr>
            <w:r w:rsidRPr="00300868">
              <w:rPr>
                <w:rFonts w:ascii="Calibri" w:eastAsia="Times New Roman" w:hAnsi="Calibri" w:cs="Calibri"/>
              </w:rPr>
              <w:t xml:space="preserve">For employee-related issues, such as concerns involving management and/or other employees, contact your local </w:t>
            </w:r>
            <w:hyperlink r:id="rId209" w:tgtFrame="_blank" w:history="1">
              <w:r w:rsidRPr="00300868">
                <w:rPr>
                  <w:rFonts w:ascii="Calibri" w:eastAsia="Times New Roman" w:hAnsi="Calibri" w:cs="Calibri"/>
                  <w:color w:val="0000FF"/>
                  <w:u w:val="single"/>
                </w:rPr>
                <w:t>Human Resources representative</w:t>
              </w:r>
            </w:hyperlink>
            <w:r w:rsidRPr="00300868">
              <w:rPr>
                <w:rFonts w:ascii="Calibri" w:eastAsia="Times New Roman" w:hAnsi="Calibri" w:cs="Calibri"/>
              </w:rPr>
              <w:t>.</w:t>
            </w:r>
          </w:p>
        </w:tc>
        <w:tc>
          <w:tcPr>
            <w:tcW w:w="6000" w:type="dxa"/>
            <w:vAlign w:val="center"/>
          </w:tcPr>
          <w:p w14:paraId="7FF001CF" w14:textId="77777777" w:rsidR="00764DBF" w:rsidRPr="00300868" w:rsidRDefault="0047764C" w:rsidP="008970A2">
            <w:pPr>
              <w:spacing w:before="100" w:beforeAutospacing="1" w:after="100" w:afterAutospacing="1"/>
              <w:ind w:left="30" w:right="30"/>
              <w:rPr>
                <w:rFonts w:ascii="Calibri" w:eastAsia="Times New Roman" w:hAnsi="Calibri" w:cs="Calibri"/>
              </w:rPr>
            </w:pPr>
            <w:r w:rsidRPr="00300868">
              <w:rPr>
                <w:rFonts w:ascii="Calibri" w:eastAsia="Calibri" w:hAnsi="Calibri" w:cs="Calibri"/>
                <w:lang w:val="tr-TR"/>
              </w:rPr>
              <w:t>İnsan Kaynakları</w:t>
            </w:r>
          </w:p>
          <w:p w14:paraId="35826B52" w14:textId="77777777" w:rsidR="00764DBF" w:rsidRPr="00300868" w:rsidRDefault="0047764C" w:rsidP="008970A2">
            <w:pPr>
              <w:spacing w:before="100" w:beforeAutospacing="1" w:after="100" w:afterAutospacing="1"/>
              <w:ind w:left="30" w:right="30"/>
              <w:rPr>
                <w:rFonts w:ascii="Calibri" w:eastAsia="Times New Roman" w:hAnsi="Calibri" w:cs="Calibri"/>
              </w:rPr>
            </w:pPr>
            <w:r w:rsidRPr="00300868">
              <w:rPr>
                <w:rFonts w:ascii="Calibri" w:eastAsia="Calibri" w:hAnsi="Calibri" w:cs="Calibri"/>
                <w:lang w:val="tr-TR"/>
              </w:rPr>
              <w:t xml:space="preserve">Yönetim ve/veya diğer çalışanları içeren endişeler gibi çalışanla ilgili sorunlar için, yerel </w:t>
            </w:r>
            <w:r>
              <w:fldChar w:fldCharType="begin"/>
            </w:r>
            <w:r>
              <w:instrText>HYPERLINK "https://abbott.sharepoint.com/sites/myhr" \t "_blank"</w:instrText>
            </w:r>
            <w:r>
              <w:fldChar w:fldCharType="separate"/>
            </w:r>
            <w:r w:rsidRPr="00300868">
              <w:rPr>
                <w:rFonts w:ascii="Calibri" w:eastAsia="Calibri" w:hAnsi="Calibri" w:cs="Calibri"/>
                <w:color w:val="0000FF"/>
                <w:u w:val="single"/>
                <w:lang w:val="tr-TR"/>
              </w:rPr>
              <w:t>İnsan Kaynakları</w:t>
            </w:r>
            <w:r>
              <w:fldChar w:fldCharType="end"/>
            </w:r>
            <w:r w:rsidRPr="00300868">
              <w:rPr>
                <w:rFonts w:ascii="Calibri" w:eastAsia="Calibri" w:hAnsi="Calibri" w:cs="Calibri"/>
                <w:lang w:val="tr-TR"/>
              </w:rPr>
              <w:t xml:space="preserve"> temsilciniz ile iletişime geçin.</w:t>
            </w:r>
          </w:p>
        </w:tc>
      </w:tr>
      <w:tr w:rsidR="0092388F" w:rsidRPr="00300868" w14:paraId="214364C4" w14:textId="77777777" w:rsidTr="00300868">
        <w:tc>
          <w:tcPr>
            <w:tcW w:w="1353" w:type="dxa"/>
            <w:shd w:val="clear" w:color="auto" w:fill="C1E4F5"/>
            <w:tcMar>
              <w:top w:w="120" w:type="dxa"/>
              <w:left w:w="180" w:type="dxa"/>
              <w:bottom w:w="120" w:type="dxa"/>
              <w:right w:w="180" w:type="dxa"/>
            </w:tcMar>
            <w:hideMark/>
          </w:tcPr>
          <w:p w14:paraId="4C73D37A" w14:textId="77777777" w:rsidR="00764DBF" w:rsidRPr="00300868" w:rsidRDefault="0047764C" w:rsidP="00764DBF">
            <w:pPr>
              <w:spacing w:before="30" w:after="30"/>
              <w:ind w:left="30" w:right="30"/>
              <w:rPr>
                <w:rFonts w:ascii="Calibri" w:eastAsia="Times New Roman" w:hAnsi="Calibri" w:cs="Calibri"/>
                <w:sz w:val="16"/>
              </w:rPr>
            </w:pPr>
            <w:hyperlink r:id="rId210" w:tgtFrame="_blank" w:history="1">
              <w:r w:rsidRPr="00300868">
                <w:rPr>
                  <w:rFonts w:ascii="Calibri" w:eastAsia="Times New Roman" w:hAnsi="Calibri" w:cs="Calibri"/>
                  <w:color w:val="0000FF"/>
                  <w:sz w:val="16"/>
                  <w:u w:val="single"/>
                </w:rPr>
                <w:t>Screen 18</w:t>
              </w:r>
            </w:hyperlink>
            <w:r w:rsidRPr="00300868">
              <w:rPr>
                <w:rFonts w:ascii="Calibri" w:eastAsia="Times New Roman" w:hAnsi="Calibri" w:cs="Calibri"/>
                <w:sz w:val="16"/>
              </w:rPr>
              <w:t xml:space="preserve"> </w:t>
            </w:r>
          </w:p>
          <w:p w14:paraId="1284BB87" w14:textId="77777777" w:rsidR="00764DBF" w:rsidRPr="00300868" w:rsidRDefault="0047764C" w:rsidP="00764DBF">
            <w:pPr>
              <w:ind w:left="30" w:right="30"/>
              <w:rPr>
                <w:rFonts w:ascii="Calibri" w:eastAsia="Times New Roman" w:hAnsi="Calibri" w:cs="Calibri"/>
                <w:sz w:val="16"/>
              </w:rPr>
            </w:pPr>
            <w:hyperlink r:id="rId211" w:tgtFrame="_blank" w:history="1">
              <w:r w:rsidRPr="00300868">
                <w:rPr>
                  <w:rFonts w:ascii="Calibri" w:eastAsia="Times New Roman" w:hAnsi="Calibri" w:cs="Calibri"/>
                  <w:color w:val="0000FF"/>
                  <w:sz w:val="16"/>
                  <w:u w:val="single"/>
                </w:rPr>
                <w:t>112_C_200</w:t>
              </w:r>
            </w:hyperlink>
            <w:r w:rsidRPr="00300868">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091AD31B" w14:textId="77777777" w:rsidR="00764DBF" w:rsidRPr="00300868" w:rsidRDefault="0047764C" w:rsidP="00300868">
            <w:pPr>
              <w:spacing w:before="100" w:beforeAutospacing="1" w:after="100" w:afterAutospacing="1"/>
              <w:ind w:left="30" w:right="30"/>
              <w:rPr>
                <w:rFonts w:ascii="Calibri" w:eastAsia="Times New Roman" w:hAnsi="Calibri" w:cs="Calibri"/>
              </w:rPr>
            </w:pPr>
            <w:r w:rsidRPr="00300868">
              <w:rPr>
                <w:rFonts w:ascii="Calibri" w:eastAsia="Times New Roman" w:hAnsi="Calibri" w:cs="Calibri"/>
              </w:rPr>
              <w:t>Legal Division</w:t>
            </w:r>
          </w:p>
          <w:p w14:paraId="65217AF6" w14:textId="77777777" w:rsidR="00764DBF" w:rsidRPr="00300868" w:rsidRDefault="0047764C" w:rsidP="00300868">
            <w:pPr>
              <w:spacing w:before="100" w:beforeAutospacing="1" w:after="100" w:afterAutospacing="1"/>
              <w:ind w:left="30" w:right="30"/>
              <w:rPr>
                <w:rFonts w:ascii="Calibri" w:eastAsia="Times New Roman" w:hAnsi="Calibri" w:cs="Calibri"/>
              </w:rPr>
            </w:pPr>
            <w:r w:rsidRPr="00300868">
              <w:rPr>
                <w:rFonts w:ascii="Calibri" w:eastAsia="Times New Roman" w:hAnsi="Calibri" w:cs="Calibri"/>
              </w:rPr>
              <w:t>Contact the Legal Division with questions or concerns about legal implications of bribery and corruption.</w:t>
            </w:r>
          </w:p>
          <w:p w14:paraId="50772C7F" w14:textId="77777777" w:rsidR="00764DBF" w:rsidRPr="00300868" w:rsidRDefault="0047764C" w:rsidP="00300868">
            <w:pPr>
              <w:numPr>
                <w:ilvl w:val="0"/>
                <w:numId w:val="6"/>
              </w:numPr>
              <w:spacing w:before="100" w:beforeAutospacing="1" w:after="100" w:afterAutospacing="1"/>
              <w:ind w:left="750" w:right="30"/>
              <w:rPr>
                <w:rFonts w:ascii="Calibri" w:eastAsia="Times New Roman" w:hAnsi="Calibri" w:cs="Calibri"/>
              </w:rPr>
            </w:pPr>
            <w:r w:rsidRPr="00300868">
              <w:rPr>
                <w:rFonts w:ascii="Calibri" w:eastAsia="Times New Roman" w:hAnsi="Calibri" w:cs="Calibri"/>
              </w:rPr>
              <w:t>Click here to access the Legal home page on Abbott World.</w:t>
            </w:r>
          </w:p>
        </w:tc>
        <w:tc>
          <w:tcPr>
            <w:tcW w:w="6000" w:type="dxa"/>
          </w:tcPr>
          <w:p w14:paraId="06F2EB04" w14:textId="77777777" w:rsidR="00764DBF" w:rsidRPr="00300868" w:rsidRDefault="0047764C" w:rsidP="00300868">
            <w:pPr>
              <w:spacing w:before="100" w:beforeAutospacing="1" w:after="100" w:afterAutospacing="1"/>
              <w:ind w:left="30" w:right="30"/>
              <w:rPr>
                <w:rFonts w:ascii="Calibri" w:eastAsia="Times New Roman" w:hAnsi="Calibri" w:cs="Calibri"/>
              </w:rPr>
            </w:pPr>
            <w:r w:rsidRPr="00300868">
              <w:rPr>
                <w:rFonts w:ascii="Calibri" w:eastAsia="Calibri" w:hAnsi="Calibri" w:cs="Calibri"/>
                <w:lang w:val="tr-TR"/>
              </w:rPr>
              <w:t>Hukuk Bölümü</w:t>
            </w:r>
          </w:p>
          <w:p w14:paraId="302EBAFE" w14:textId="77777777" w:rsidR="00764DBF" w:rsidRPr="00300868" w:rsidRDefault="0047764C" w:rsidP="00300868">
            <w:pPr>
              <w:spacing w:before="100" w:beforeAutospacing="1" w:after="100" w:afterAutospacing="1"/>
              <w:ind w:left="30" w:right="30"/>
              <w:rPr>
                <w:rFonts w:ascii="Calibri" w:eastAsia="Times New Roman" w:hAnsi="Calibri" w:cs="Calibri"/>
              </w:rPr>
            </w:pPr>
            <w:r w:rsidRPr="00300868">
              <w:rPr>
                <w:rFonts w:ascii="Calibri" w:eastAsia="Calibri" w:hAnsi="Calibri" w:cs="Calibri"/>
                <w:lang w:val="tr-TR"/>
              </w:rPr>
              <w:t>Rüşvet ve yolsuzluğun yasal etkileri hakkındaki sorular veya kaygılar için Hukuk Bölümü ile iletişime geçin.</w:t>
            </w:r>
          </w:p>
          <w:p w14:paraId="0BC86124" w14:textId="77777777" w:rsidR="00764DBF" w:rsidRPr="00300868" w:rsidRDefault="0047764C" w:rsidP="00300868">
            <w:pPr>
              <w:numPr>
                <w:ilvl w:val="0"/>
                <w:numId w:val="6"/>
              </w:numPr>
              <w:spacing w:before="100" w:beforeAutospacing="1" w:after="100" w:afterAutospacing="1"/>
              <w:ind w:left="750" w:right="30"/>
              <w:rPr>
                <w:rFonts w:ascii="Calibri" w:eastAsia="Times New Roman" w:hAnsi="Calibri" w:cs="Calibri"/>
              </w:rPr>
            </w:pPr>
            <w:r w:rsidRPr="00300868">
              <w:rPr>
                <w:rFonts w:ascii="Calibri" w:eastAsia="Calibri" w:hAnsi="Calibri" w:cs="Calibri"/>
                <w:lang w:val="tr-TR"/>
              </w:rPr>
              <w:t>Abbott World üzerindeki Hukuk ana sayfasına erişmek için buraya tıklayın.</w:t>
            </w:r>
          </w:p>
        </w:tc>
      </w:tr>
      <w:tr w:rsidR="0092388F" w:rsidRPr="00300868" w14:paraId="6BA69231" w14:textId="77777777" w:rsidTr="00300868">
        <w:tc>
          <w:tcPr>
            <w:tcW w:w="1353" w:type="dxa"/>
            <w:shd w:val="clear" w:color="auto" w:fill="C1E4F5"/>
            <w:tcMar>
              <w:top w:w="120" w:type="dxa"/>
              <w:left w:w="180" w:type="dxa"/>
              <w:bottom w:w="120" w:type="dxa"/>
              <w:right w:w="180" w:type="dxa"/>
            </w:tcMar>
            <w:hideMark/>
          </w:tcPr>
          <w:p w14:paraId="317D8001" w14:textId="77777777" w:rsidR="00764DBF" w:rsidRPr="00300868" w:rsidRDefault="0047764C" w:rsidP="00764DBF">
            <w:pPr>
              <w:spacing w:before="30" w:after="30"/>
              <w:ind w:left="30" w:right="30"/>
              <w:rPr>
                <w:rFonts w:ascii="Calibri" w:eastAsia="Times New Roman" w:hAnsi="Calibri" w:cs="Calibri"/>
                <w:sz w:val="16"/>
              </w:rPr>
            </w:pPr>
            <w:hyperlink r:id="rId212" w:tgtFrame="_blank" w:history="1">
              <w:r w:rsidRPr="00300868">
                <w:rPr>
                  <w:rFonts w:ascii="Calibri" w:eastAsia="Times New Roman" w:hAnsi="Calibri" w:cs="Calibri"/>
                  <w:color w:val="0000FF"/>
                  <w:sz w:val="16"/>
                  <w:u w:val="single"/>
                </w:rPr>
                <w:t>Screen 18</w:t>
              </w:r>
            </w:hyperlink>
            <w:r w:rsidRPr="00300868">
              <w:rPr>
                <w:rFonts w:ascii="Calibri" w:eastAsia="Times New Roman" w:hAnsi="Calibri" w:cs="Calibri"/>
                <w:sz w:val="16"/>
              </w:rPr>
              <w:t xml:space="preserve"> </w:t>
            </w:r>
          </w:p>
          <w:p w14:paraId="36A4872C" w14:textId="77777777" w:rsidR="00764DBF" w:rsidRPr="00300868" w:rsidRDefault="0047764C" w:rsidP="00764DBF">
            <w:pPr>
              <w:ind w:left="30" w:right="30"/>
              <w:rPr>
                <w:rFonts w:ascii="Calibri" w:eastAsia="Times New Roman" w:hAnsi="Calibri" w:cs="Calibri"/>
                <w:sz w:val="16"/>
              </w:rPr>
            </w:pPr>
            <w:hyperlink r:id="rId213" w:tgtFrame="_blank" w:history="1">
              <w:r w:rsidRPr="00300868">
                <w:rPr>
                  <w:rFonts w:ascii="Calibri" w:eastAsia="Times New Roman" w:hAnsi="Calibri" w:cs="Calibri"/>
                  <w:color w:val="0000FF"/>
                  <w:sz w:val="16"/>
                  <w:u w:val="single"/>
                </w:rPr>
                <w:t>113_C_200</w:t>
              </w:r>
            </w:hyperlink>
            <w:r w:rsidRPr="00300868">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60E27089" w14:textId="77777777" w:rsidR="00764DBF" w:rsidRPr="00300868" w:rsidRDefault="0047764C" w:rsidP="00300868">
            <w:pPr>
              <w:spacing w:before="100" w:beforeAutospacing="1" w:after="100" w:afterAutospacing="1"/>
              <w:ind w:left="30" w:right="30"/>
              <w:rPr>
                <w:rFonts w:ascii="Calibri" w:eastAsia="Times New Roman" w:hAnsi="Calibri" w:cs="Calibri"/>
              </w:rPr>
            </w:pPr>
            <w:r w:rsidRPr="00300868">
              <w:rPr>
                <w:rFonts w:ascii="Calibri" w:eastAsia="Times New Roman" w:hAnsi="Calibri" w:cs="Calibri"/>
              </w:rPr>
              <w:t>OTHER RESOURCES</w:t>
            </w:r>
          </w:p>
          <w:p w14:paraId="6A041188" w14:textId="77777777" w:rsidR="00764DBF" w:rsidRPr="00300868" w:rsidRDefault="0047764C" w:rsidP="00300868">
            <w:pPr>
              <w:spacing w:before="100" w:beforeAutospacing="1" w:after="100" w:afterAutospacing="1"/>
              <w:ind w:left="30" w:right="30"/>
              <w:rPr>
                <w:rFonts w:ascii="Calibri" w:eastAsia="Times New Roman" w:hAnsi="Calibri" w:cs="Calibri"/>
              </w:rPr>
            </w:pPr>
            <w:r w:rsidRPr="00300868">
              <w:rPr>
                <w:rFonts w:ascii="Calibri" w:eastAsia="Times New Roman" w:hAnsi="Calibri" w:cs="Calibri"/>
              </w:rPr>
              <w:t>There are many other resources available to you:</w:t>
            </w:r>
          </w:p>
          <w:p w14:paraId="39217F79" w14:textId="77777777" w:rsidR="00764DBF" w:rsidRPr="00300868" w:rsidRDefault="0047764C" w:rsidP="00300868">
            <w:pPr>
              <w:spacing w:before="100" w:beforeAutospacing="1" w:after="100" w:afterAutospacing="1"/>
              <w:ind w:left="30" w:right="30"/>
              <w:rPr>
                <w:rFonts w:ascii="Calibri" w:eastAsia="Times New Roman" w:hAnsi="Calibri" w:cs="Calibri"/>
              </w:rPr>
            </w:pPr>
            <w:r w:rsidRPr="00300868">
              <w:rPr>
                <w:rFonts w:ascii="Calibri" w:eastAsia="Times New Roman" w:hAnsi="Calibri" w:cs="Calibri"/>
              </w:rPr>
              <w:t>Finance – If your question is about accounting or finance, contact your local Finance department.</w:t>
            </w:r>
          </w:p>
          <w:p w14:paraId="55242277" w14:textId="77777777" w:rsidR="00764DBF" w:rsidRPr="00300868" w:rsidRDefault="0047764C" w:rsidP="00300868">
            <w:pPr>
              <w:spacing w:before="100" w:beforeAutospacing="1" w:after="100" w:afterAutospacing="1"/>
              <w:ind w:left="30" w:right="30"/>
              <w:rPr>
                <w:rFonts w:ascii="Calibri" w:eastAsia="Times New Roman" w:hAnsi="Calibri" w:cs="Calibri"/>
              </w:rPr>
            </w:pPr>
            <w:r w:rsidRPr="00300868">
              <w:rPr>
                <w:rFonts w:ascii="Calibri" w:eastAsia="Times New Roman" w:hAnsi="Calibri" w:cs="Calibri"/>
              </w:rPr>
              <w:t xml:space="preserve">Corporate Audit – If you have specific concerns regarding accounting, internal accounting controls, or auditing </w:t>
            </w:r>
            <w:r w:rsidRPr="00300868">
              <w:rPr>
                <w:rFonts w:ascii="Calibri" w:eastAsia="Times New Roman" w:hAnsi="Calibri" w:cs="Calibri"/>
              </w:rPr>
              <w:lastRenderedPageBreak/>
              <w:t>matters, promptly report them to Corporate Audit or the OEC.</w:t>
            </w:r>
          </w:p>
          <w:p w14:paraId="664B2371" w14:textId="77777777" w:rsidR="00764DBF" w:rsidRPr="00300868" w:rsidRDefault="0047764C" w:rsidP="00300868">
            <w:pPr>
              <w:spacing w:before="100" w:beforeAutospacing="1" w:after="100" w:afterAutospacing="1"/>
              <w:ind w:left="30" w:right="30"/>
              <w:rPr>
                <w:rFonts w:ascii="Calibri" w:eastAsia="Times New Roman" w:hAnsi="Calibri" w:cs="Calibri"/>
              </w:rPr>
            </w:pPr>
            <w:r w:rsidRPr="00300868">
              <w:rPr>
                <w:rFonts w:ascii="Calibri" w:eastAsia="Times New Roman" w:hAnsi="Calibri" w:cs="Calibri"/>
              </w:rPr>
              <w:t>Abbott Quality and Regulatory – If you have questions about the quality and safety of our products, contact your local Quality or Regulatory department.</w:t>
            </w:r>
          </w:p>
          <w:p w14:paraId="6B9B9BB0" w14:textId="77777777" w:rsidR="00764DBF" w:rsidRPr="00300868" w:rsidRDefault="0047764C" w:rsidP="00300868">
            <w:pPr>
              <w:spacing w:before="100" w:beforeAutospacing="1" w:after="100" w:afterAutospacing="1"/>
              <w:ind w:left="30" w:right="30"/>
              <w:rPr>
                <w:rFonts w:ascii="Calibri" w:eastAsia="Times New Roman" w:hAnsi="Calibri" w:cs="Calibri"/>
              </w:rPr>
            </w:pPr>
            <w:r w:rsidRPr="00300868">
              <w:rPr>
                <w:rFonts w:ascii="Calibri" w:eastAsia="Times New Roman" w:hAnsi="Calibri" w:cs="Calibri"/>
              </w:rPr>
              <w:t>Global Environment, Health, and Safety – Contact a Global Environment, Health, and Safety representative if you have questions about a physical site and potential dangers.</w:t>
            </w:r>
          </w:p>
          <w:p w14:paraId="4BB08F85" w14:textId="77777777" w:rsidR="00764DBF" w:rsidRPr="00300868" w:rsidRDefault="0047764C" w:rsidP="00300868">
            <w:pPr>
              <w:spacing w:before="100" w:beforeAutospacing="1" w:after="100" w:afterAutospacing="1"/>
              <w:ind w:left="30" w:right="30"/>
              <w:rPr>
                <w:rFonts w:ascii="Calibri" w:eastAsia="Times New Roman" w:hAnsi="Calibri" w:cs="Calibri"/>
              </w:rPr>
            </w:pPr>
            <w:r w:rsidRPr="00300868">
              <w:rPr>
                <w:rFonts w:ascii="Calibri" w:eastAsia="Times New Roman" w:hAnsi="Calibri" w:cs="Calibri"/>
              </w:rPr>
              <w:t>Global Procurement – If you have questions about supplier relations, contact Global Procurement.</w:t>
            </w:r>
          </w:p>
        </w:tc>
        <w:tc>
          <w:tcPr>
            <w:tcW w:w="6000" w:type="dxa"/>
          </w:tcPr>
          <w:p w14:paraId="4F7EC066" w14:textId="77777777" w:rsidR="00764DBF" w:rsidRPr="00300868" w:rsidRDefault="0047764C" w:rsidP="00300868">
            <w:pPr>
              <w:spacing w:before="100" w:beforeAutospacing="1" w:after="100" w:afterAutospacing="1"/>
              <w:ind w:left="30" w:right="30"/>
              <w:rPr>
                <w:rFonts w:ascii="Calibri" w:eastAsia="Times New Roman" w:hAnsi="Calibri" w:cs="Calibri"/>
              </w:rPr>
            </w:pPr>
            <w:r w:rsidRPr="00300868">
              <w:rPr>
                <w:rFonts w:ascii="Calibri" w:eastAsia="Calibri" w:hAnsi="Calibri" w:cs="Calibri"/>
                <w:lang w:val="tr-TR"/>
              </w:rPr>
              <w:lastRenderedPageBreak/>
              <w:t>DİĞER KAYNAKLAR</w:t>
            </w:r>
          </w:p>
          <w:p w14:paraId="4CA7F626" w14:textId="77777777" w:rsidR="00764DBF" w:rsidRPr="00300868" w:rsidRDefault="0047764C" w:rsidP="00300868">
            <w:pPr>
              <w:spacing w:before="100" w:beforeAutospacing="1" w:after="100" w:afterAutospacing="1"/>
              <w:ind w:left="30" w:right="30"/>
              <w:rPr>
                <w:rFonts w:ascii="Calibri" w:eastAsia="Times New Roman" w:hAnsi="Calibri" w:cs="Calibri"/>
              </w:rPr>
            </w:pPr>
            <w:r w:rsidRPr="00300868">
              <w:rPr>
                <w:rFonts w:ascii="Calibri" w:eastAsia="Calibri" w:hAnsi="Calibri" w:cs="Calibri"/>
                <w:lang w:val="tr-TR"/>
              </w:rPr>
              <w:t>Size sunulan diğer pek çok kaynak bulunmaktadır:</w:t>
            </w:r>
          </w:p>
          <w:p w14:paraId="629AFBA0" w14:textId="77777777" w:rsidR="00764DBF" w:rsidRPr="00300868" w:rsidRDefault="0047764C" w:rsidP="00300868">
            <w:pPr>
              <w:spacing w:before="100" w:beforeAutospacing="1" w:after="100" w:afterAutospacing="1"/>
              <w:ind w:left="30" w:right="30"/>
              <w:rPr>
                <w:rFonts w:ascii="Calibri" w:eastAsia="Times New Roman" w:hAnsi="Calibri" w:cs="Calibri"/>
              </w:rPr>
            </w:pPr>
            <w:r w:rsidRPr="00300868">
              <w:rPr>
                <w:rFonts w:ascii="Calibri" w:eastAsia="Calibri" w:hAnsi="Calibri" w:cs="Calibri"/>
                <w:lang w:val="tr-TR"/>
              </w:rPr>
              <w:t>Finans – Sorunuz muhasebe veya finans hakkındaysa, yerel Finans bölümünüzle iletişim kurun.</w:t>
            </w:r>
          </w:p>
          <w:p w14:paraId="6EB41193" w14:textId="77777777" w:rsidR="00764DBF" w:rsidRPr="00300868" w:rsidRDefault="0047764C" w:rsidP="00300868">
            <w:pPr>
              <w:spacing w:before="100" w:beforeAutospacing="1" w:after="100" w:afterAutospacing="1"/>
              <w:ind w:left="30" w:right="30"/>
              <w:rPr>
                <w:rFonts w:ascii="Calibri" w:eastAsia="Times New Roman" w:hAnsi="Calibri" w:cs="Calibri"/>
              </w:rPr>
            </w:pPr>
            <w:r w:rsidRPr="00300868">
              <w:rPr>
                <w:rFonts w:ascii="Calibri" w:eastAsia="Calibri" w:hAnsi="Calibri" w:cs="Calibri"/>
                <w:lang w:val="tr-TR"/>
              </w:rPr>
              <w:t xml:space="preserve">Kurumsal Denetim – Muhasebe, kurum içi muhasebe denetimleri veya denetim konularına ilişkin belirli </w:t>
            </w:r>
            <w:r w:rsidRPr="00300868">
              <w:rPr>
                <w:rFonts w:ascii="Calibri" w:eastAsia="Calibri" w:hAnsi="Calibri" w:cs="Calibri"/>
                <w:lang w:val="tr-TR"/>
              </w:rPr>
              <w:lastRenderedPageBreak/>
              <w:t>endişeleriniz varsa, bunları derhal Kurumsal Denetim veya OEC'ye raporlayın.</w:t>
            </w:r>
          </w:p>
          <w:p w14:paraId="0D131630" w14:textId="77777777" w:rsidR="00764DBF" w:rsidRPr="00300868" w:rsidRDefault="0047764C" w:rsidP="00300868">
            <w:pPr>
              <w:spacing w:before="100" w:beforeAutospacing="1" w:after="100" w:afterAutospacing="1"/>
              <w:ind w:left="30" w:right="30"/>
              <w:rPr>
                <w:rFonts w:ascii="Calibri" w:eastAsia="Times New Roman" w:hAnsi="Calibri" w:cs="Calibri"/>
              </w:rPr>
            </w:pPr>
            <w:r w:rsidRPr="00300868">
              <w:rPr>
                <w:rFonts w:ascii="Calibri" w:eastAsia="Calibri" w:hAnsi="Calibri" w:cs="Calibri"/>
                <w:lang w:val="tr-TR"/>
              </w:rPr>
              <w:t>Abbott Kalite ve Düzenleyici – Ürünlerimizin kalitesi ve güvenliği hakkında sorularınız varsa, yerel Kalite veya Düzenleyici bölümümüz ile iletişime geçin.</w:t>
            </w:r>
          </w:p>
          <w:p w14:paraId="3046E490" w14:textId="77777777" w:rsidR="00764DBF" w:rsidRPr="00300868" w:rsidRDefault="0047764C" w:rsidP="00300868">
            <w:pPr>
              <w:spacing w:before="100" w:beforeAutospacing="1" w:after="100" w:afterAutospacing="1"/>
              <w:ind w:left="30" w:right="30"/>
              <w:rPr>
                <w:rFonts w:ascii="Calibri" w:eastAsia="Times New Roman" w:hAnsi="Calibri" w:cs="Calibri"/>
              </w:rPr>
            </w:pPr>
            <w:r w:rsidRPr="00300868">
              <w:rPr>
                <w:rFonts w:ascii="Calibri" w:eastAsia="Calibri" w:hAnsi="Calibri" w:cs="Calibri"/>
                <w:lang w:val="tr-TR"/>
              </w:rPr>
              <w:t>Global Çevre, Sağlık ve Güvenlik – Bir lokasyon ve potansiyel tehlikeleri hakkında sorunuz varsa, bir Global Çevre, Sağlık ve Güvenlik temsilcisi ile iletişime geçin.</w:t>
            </w:r>
          </w:p>
          <w:p w14:paraId="2ABB39D6" w14:textId="77777777" w:rsidR="00764DBF" w:rsidRPr="00300868" w:rsidRDefault="0047764C" w:rsidP="00300868">
            <w:pPr>
              <w:spacing w:before="100" w:beforeAutospacing="1" w:after="100" w:afterAutospacing="1"/>
              <w:ind w:left="30" w:right="30"/>
              <w:rPr>
                <w:rFonts w:ascii="Calibri" w:eastAsia="Times New Roman" w:hAnsi="Calibri" w:cs="Calibri"/>
              </w:rPr>
            </w:pPr>
            <w:r w:rsidRPr="00300868">
              <w:rPr>
                <w:rFonts w:ascii="Calibri" w:eastAsia="Calibri" w:hAnsi="Calibri" w:cs="Calibri"/>
                <w:lang w:val="tr-TR"/>
              </w:rPr>
              <w:t>Global Satınalma – Tedarikçi ilişkileriyle ilgili sorularınız varsa, Global Satınalma bölümüyle iletişime geçin.</w:t>
            </w:r>
          </w:p>
        </w:tc>
      </w:tr>
      <w:tr w:rsidR="0092388F" w:rsidRPr="00300868" w14:paraId="6A9982C2" w14:textId="77777777" w:rsidTr="00300868">
        <w:tc>
          <w:tcPr>
            <w:tcW w:w="1353" w:type="dxa"/>
            <w:shd w:val="clear" w:color="auto" w:fill="C1E4F5"/>
            <w:tcMar>
              <w:top w:w="120" w:type="dxa"/>
              <w:left w:w="180" w:type="dxa"/>
              <w:bottom w:w="120" w:type="dxa"/>
              <w:right w:w="180" w:type="dxa"/>
            </w:tcMar>
            <w:hideMark/>
          </w:tcPr>
          <w:p w14:paraId="70435EA1" w14:textId="77777777" w:rsidR="00764DBF" w:rsidRPr="00300868" w:rsidRDefault="0047764C" w:rsidP="00764DBF">
            <w:pPr>
              <w:spacing w:before="30" w:after="30"/>
              <w:ind w:left="30" w:right="30"/>
              <w:rPr>
                <w:rFonts w:ascii="Calibri" w:eastAsia="Times New Roman" w:hAnsi="Calibri" w:cs="Calibri"/>
                <w:sz w:val="16"/>
              </w:rPr>
            </w:pPr>
            <w:hyperlink r:id="rId214" w:tgtFrame="_blank" w:history="1">
              <w:r w:rsidRPr="00300868">
                <w:rPr>
                  <w:rFonts w:ascii="Calibri" w:eastAsia="Times New Roman" w:hAnsi="Calibri" w:cs="Calibri"/>
                  <w:color w:val="0000FF"/>
                  <w:sz w:val="16"/>
                  <w:u w:val="single"/>
                </w:rPr>
                <w:t>Screen 18</w:t>
              </w:r>
            </w:hyperlink>
            <w:r w:rsidRPr="00300868">
              <w:rPr>
                <w:rFonts w:ascii="Calibri" w:eastAsia="Times New Roman" w:hAnsi="Calibri" w:cs="Calibri"/>
                <w:sz w:val="16"/>
              </w:rPr>
              <w:t xml:space="preserve"> </w:t>
            </w:r>
          </w:p>
          <w:p w14:paraId="63923801" w14:textId="77777777" w:rsidR="00764DBF" w:rsidRPr="00300868" w:rsidRDefault="0047764C" w:rsidP="00764DBF">
            <w:pPr>
              <w:ind w:left="30" w:right="30"/>
              <w:rPr>
                <w:rFonts w:ascii="Calibri" w:eastAsia="Times New Roman" w:hAnsi="Calibri" w:cs="Calibri"/>
                <w:sz w:val="16"/>
              </w:rPr>
            </w:pPr>
            <w:hyperlink r:id="rId215" w:tgtFrame="_blank" w:history="1">
              <w:r w:rsidRPr="00300868">
                <w:rPr>
                  <w:rFonts w:ascii="Calibri" w:eastAsia="Times New Roman" w:hAnsi="Calibri" w:cs="Calibri"/>
                  <w:color w:val="0000FF"/>
                  <w:sz w:val="16"/>
                  <w:u w:val="single"/>
                </w:rPr>
                <w:t>114_C_200</w:t>
              </w:r>
            </w:hyperlink>
            <w:r w:rsidRPr="00300868">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7B7B5F64" w14:textId="77777777" w:rsidR="00764DBF" w:rsidRPr="00300868" w:rsidRDefault="0047764C" w:rsidP="00300868">
            <w:pPr>
              <w:spacing w:before="100" w:beforeAutospacing="1" w:after="100" w:afterAutospacing="1"/>
              <w:ind w:left="30" w:right="30"/>
              <w:rPr>
                <w:rFonts w:ascii="Calibri" w:eastAsia="Times New Roman" w:hAnsi="Calibri" w:cs="Calibri"/>
              </w:rPr>
            </w:pPr>
            <w:r w:rsidRPr="00300868">
              <w:rPr>
                <w:rFonts w:ascii="Calibri" w:eastAsia="Times New Roman" w:hAnsi="Calibri" w:cs="Calibri"/>
              </w:rPr>
              <w:t>Course Resources</w:t>
            </w:r>
          </w:p>
          <w:p w14:paraId="47078826" w14:textId="77777777" w:rsidR="00764DBF" w:rsidRPr="00300868" w:rsidRDefault="0047764C" w:rsidP="00300868">
            <w:pPr>
              <w:spacing w:before="100" w:beforeAutospacing="1" w:after="100" w:afterAutospacing="1"/>
              <w:ind w:left="30" w:right="30"/>
              <w:rPr>
                <w:rFonts w:ascii="Calibri" w:eastAsia="Times New Roman" w:hAnsi="Calibri" w:cs="Calibri"/>
              </w:rPr>
            </w:pPr>
            <w:r w:rsidRPr="00300868">
              <w:rPr>
                <w:rFonts w:ascii="Calibri" w:eastAsia="Times New Roman" w:hAnsi="Calibri" w:cs="Calibri"/>
              </w:rPr>
              <w:t>Transcript</w:t>
            </w:r>
          </w:p>
          <w:p w14:paraId="06FEE75C" w14:textId="7803E6B6" w:rsidR="00764DBF" w:rsidRPr="00300868" w:rsidRDefault="0047764C" w:rsidP="00300868">
            <w:pPr>
              <w:spacing w:before="100" w:beforeAutospacing="1" w:after="100" w:afterAutospacing="1"/>
              <w:ind w:left="30" w:right="30"/>
              <w:rPr>
                <w:rFonts w:ascii="Calibri" w:eastAsia="Times New Roman" w:hAnsi="Calibri" w:cs="Calibri"/>
              </w:rPr>
            </w:pPr>
            <w:r w:rsidRPr="00300868">
              <w:rPr>
                <w:rFonts w:ascii="Calibri" w:eastAsia="Times New Roman" w:hAnsi="Calibri" w:cs="Calibri"/>
              </w:rPr>
              <w:t xml:space="preserve">Click </w:t>
            </w:r>
            <w:hyperlink r:id="rId216" w:tgtFrame="_blank" w:history="1">
              <w:r w:rsidRPr="00300868">
                <w:rPr>
                  <w:rFonts w:ascii="Calibri" w:eastAsia="Times New Roman" w:hAnsi="Calibri" w:cs="Calibri"/>
                  <w:color w:val="0000FF"/>
                  <w:u w:val="single"/>
                </w:rPr>
                <w:t>here</w:t>
              </w:r>
            </w:hyperlink>
            <w:r w:rsidRPr="00300868">
              <w:rPr>
                <w:rFonts w:ascii="Calibri" w:eastAsia="Times New Roman" w:hAnsi="Calibri" w:cs="Calibri"/>
              </w:rPr>
              <w:t xml:space="preserve"> for a full transcript of the course</w:t>
            </w:r>
          </w:p>
        </w:tc>
        <w:tc>
          <w:tcPr>
            <w:tcW w:w="6000" w:type="dxa"/>
          </w:tcPr>
          <w:p w14:paraId="7BFE67D2" w14:textId="77777777" w:rsidR="00764DBF" w:rsidRPr="00300868" w:rsidRDefault="0047764C" w:rsidP="00300868">
            <w:pPr>
              <w:spacing w:before="100" w:beforeAutospacing="1" w:after="100" w:afterAutospacing="1"/>
              <w:ind w:left="30" w:right="30"/>
              <w:rPr>
                <w:rFonts w:ascii="Calibri" w:eastAsia="Times New Roman" w:hAnsi="Calibri" w:cs="Calibri"/>
              </w:rPr>
            </w:pPr>
            <w:r w:rsidRPr="00300868">
              <w:rPr>
                <w:rFonts w:ascii="Calibri" w:eastAsia="Calibri" w:hAnsi="Calibri" w:cs="Calibri"/>
                <w:lang w:val="tr-TR"/>
              </w:rPr>
              <w:t>Kurs Kaynakları</w:t>
            </w:r>
          </w:p>
          <w:p w14:paraId="69E1D45B" w14:textId="77777777" w:rsidR="00764DBF" w:rsidRPr="00300868" w:rsidRDefault="0047764C" w:rsidP="00300868">
            <w:pPr>
              <w:spacing w:before="100" w:beforeAutospacing="1" w:after="100" w:afterAutospacing="1"/>
              <w:ind w:left="30" w:right="30"/>
              <w:rPr>
                <w:rFonts w:ascii="Calibri" w:eastAsia="Times New Roman" w:hAnsi="Calibri" w:cs="Calibri"/>
              </w:rPr>
            </w:pPr>
            <w:r w:rsidRPr="00300868">
              <w:rPr>
                <w:rFonts w:ascii="Calibri" w:eastAsia="Calibri" w:hAnsi="Calibri" w:cs="Calibri"/>
                <w:lang w:val="tr-TR"/>
              </w:rPr>
              <w:t>Transkript</w:t>
            </w:r>
          </w:p>
          <w:p w14:paraId="179C84A6" w14:textId="071D71FA" w:rsidR="00764DBF" w:rsidRPr="00300868" w:rsidRDefault="0047764C" w:rsidP="00300868">
            <w:pPr>
              <w:spacing w:before="100" w:beforeAutospacing="1" w:after="100" w:afterAutospacing="1"/>
              <w:ind w:left="30" w:right="30"/>
              <w:rPr>
                <w:rFonts w:ascii="Calibri" w:eastAsia="Times New Roman" w:hAnsi="Calibri" w:cs="Calibri"/>
              </w:rPr>
            </w:pPr>
            <w:r w:rsidRPr="00300868">
              <w:rPr>
                <w:rFonts w:ascii="Calibri" w:eastAsia="Calibri" w:hAnsi="Calibri" w:cs="Calibri"/>
                <w:lang w:val="tr-TR"/>
              </w:rPr>
              <w:t xml:space="preserve">Kursun tam bir transkripti için </w:t>
            </w:r>
            <w:hyperlink r:id="rId217" w:tgtFrame="_blank" w:history="1">
              <w:r w:rsidRPr="00300868">
                <w:rPr>
                  <w:rFonts w:ascii="Calibri" w:eastAsia="Calibri" w:hAnsi="Calibri" w:cs="Calibri"/>
                  <w:color w:val="0000FF"/>
                  <w:u w:val="single"/>
                  <w:lang w:val="tr-TR"/>
                </w:rPr>
                <w:t>buraya</w:t>
              </w:r>
            </w:hyperlink>
            <w:r w:rsidRPr="00300868">
              <w:rPr>
                <w:rFonts w:ascii="Calibri" w:eastAsia="Calibri" w:hAnsi="Calibri" w:cs="Calibri"/>
                <w:lang w:val="tr-TR"/>
              </w:rPr>
              <w:t xml:space="preserve"> tıklayın</w:t>
            </w:r>
          </w:p>
        </w:tc>
      </w:tr>
      <w:tr w:rsidR="0092388F" w:rsidRPr="00300868" w14:paraId="4E354341" w14:textId="77777777" w:rsidTr="00300868">
        <w:tc>
          <w:tcPr>
            <w:tcW w:w="1353" w:type="dxa"/>
            <w:shd w:val="clear" w:color="auto" w:fill="C1E4F5"/>
            <w:tcMar>
              <w:top w:w="120" w:type="dxa"/>
              <w:left w:w="180" w:type="dxa"/>
              <w:bottom w:w="120" w:type="dxa"/>
              <w:right w:w="180" w:type="dxa"/>
            </w:tcMar>
            <w:hideMark/>
          </w:tcPr>
          <w:p w14:paraId="1E3A3DFF" w14:textId="77777777" w:rsidR="00315D6E" w:rsidRPr="00300868" w:rsidRDefault="0047764C" w:rsidP="00315D6E">
            <w:pPr>
              <w:spacing w:before="30" w:after="30"/>
              <w:ind w:left="30" w:right="30"/>
              <w:rPr>
                <w:rFonts w:ascii="Calibri" w:eastAsia="Times New Roman" w:hAnsi="Calibri" w:cs="Calibri"/>
                <w:sz w:val="16"/>
              </w:rPr>
            </w:pPr>
            <w:r w:rsidRPr="00300868">
              <w:rPr>
                <w:rFonts w:ascii="Calibri" w:eastAsia="Times New Roman" w:hAnsi="Calibri" w:cs="Calibri"/>
                <w:sz w:val="16"/>
              </w:rPr>
              <w:t>115_toc_1</w:t>
            </w:r>
          </w:p>
        </w:tc>
        <w:tc>
          <w:tcPr>
            <w:tcW w:w="6000" w:type="dxa"/>
            <w:tcMar>
              <w:top w:w="120" w:type="dxa"/>
              <w:left w:w="180" w:type="dxa"/>
              <w:bottom w:w="120" w:type="dxa"/>
              <w:right w:w="180" w:type="dxa"/>
            </w:tcMar>
            <w:vAlign w:val="center"/>
            <w:hideMark/>
          </w:tcPr>
          <w:p w14:paraId="3B691A3B" w14:textId="77777777" w:rsidR="00315D6E" w:rsidRPr="00300868" w:rsidRDefault="0047764C" w:rsidP="00315D6E">
            <w:pPr>
              <w:spacing w:before="100" w:beforeAutospacing="1" w:after="100" w:afterAutospacing="1"/>
              <w:ind w:left="30" w:right="30"/>
              <w:rPr>
                <w:rFonts w:ascii="Calibri" w:eastAsia="Times New Roman" w:hAnsi="Calibri" w:cs="Calibri"/>
              </w:rPr>
            </w:pPr>
            <w:r w:rsidRPr="00300868">
              <w:rPr>
                <w:rFonts w:ascii="Calibri" w:eastAsia="Times New Roman" w:hAnsi="Calibri" w:cs="Calibri"/>
              </w:rPr>
              <w:t>Welcome</w:t>
            </w:r>
          </w:p>
        </w:tc>
        <w:tc>
          <w:tcPr>
            <w:tcW w:w="6000" w:type="dxa"/>
            <w:vAlign w:val="center"/>
          </w:tcPr>
          <w:p w14:paraId="4A2024EC" w14:textId="77777777" w:rsidR="00315D6E" w:rsidRPr="00300868" w:rsidRDefault="0047764C" w:rsidP="008970A2">
            <w:pPr>
              <w:spacing w:before="100" w:beforeAutospacing="1" w:after="100" w:afterAutospacing="1"/>
              <w:ind w:left="30" w:right="30"/>
              <w:rPr>
                <w:rFonts w:ascii="Calibri" w:eastAsia="Times New Roman" w:hAnsi="Calibri" w:cs="Calibri"/>
              </w:rPr>
            </w:pPr>
            <w:r w:rsidRPr="00300868">
              <w:rPr>
                <w:rFonts w:ascii="Calibri" w:eastAsia="Calibri" w:hAnsi="Calibri" w:cs="Calibri"/>
                <w:lang w:val="tr-TR"/>
              </w:rPr>
              <w:t>Açılış</w:t>
            </w:r>
          </w:p>
        </w:tc>
      </w:tr>
      <w:tr w:rsidR="0092388F" w:rsidRPr="00300868" w14:paraId="0F67847F" w14:textId="77777777" w:rsidTr="00300868">
        <w:tc>
          <w:tcPr>
            <w:tcW w:w="1353" w:type="dxa"/>
            <w:shd w:val="clear" w:color="auto" w:fill="C1E4F5"/>
            <w:tcMar>
              <w:top w:w="120" w:type="dxa"/>
              <w:left w:w="180" w:type="dxa"/>
              <w:bottom w:w="120" w:type="dxa"/>
              <w:right w:w="180" w:type="dxa"/>
            </w:tcMar>
            <w:hideMark/>
          </w:tcPr>
          <w:p w14:paraId="6C62066D" w14:textId="77777777" w:rsidR="00315D6E" w:rsidRPr="00300868" w:rsidRDefault="0047764C" w:rsidP="00315D6E">
            <w:pPr>
              <w:spacing w:before="30" w:after="30"/>
              <w:ind w:left="30" w:right="30"/>
              <w:rPr>
                <w:rFonts w:ascii="Calibri" w:eastAsia="Times New Roman" w:hAnsi="Calibri" w:cs="Calibri"/>
                <w:sz w:val="16"/>
              </w:rPr>
            </w:pPr>
            <w:r w:rsidRPr="00300868">
              <w:rPr>
                <w:rFonts w:ascii="Calibri" w:eastAsia="Times New Roman" w:hAnsi="Calibri" w:cs="Calibri"/>
                <w:sz w:val="16"/>
              </w:rPr>
              <w:t>116_toc_2</w:t>
            </w:r>
          </w:p>
        </w:tc>
        <w:tc>
          <w:tcPr>
            <w:tcW w:w="6000" w:type="dxa"/>
            <w:tcMar>
              <w:top w:w="120" w:type="dxa"/>
              <w:left w:w="180" w:type="dxa"/>
              <w:bottom w:w="120" w:type="dxa"/>
              <w:right w:w="180" w:type="dxa"/>
            </w:tcMar>
            <w:vAlign w:val="center"/>
            <w:hideMark/>
          </w:tcPr>
          <w:p w14:paraId="079D806F" w14:textId="77777777" w:rsidR="00315D6E" w:rsidRPr="00300868" w:rsidRDefault="0047764C" w:rsidP="00315D6E">
            <w:pPr>
              <w:spacing w:before="100" w:beforeAutospacing="1" w:after="100" w:afterAutospacing="1"/>
              <w:ind w:left="30" w:right="30"/>
              <w:rPr>
                <w:rFonts w:ascii="Calibri" w:eastAsia="Times New Roman" w:hAnsi="Calibri" w:cs="Calibri"/>
              </w:rPr>
            </w:pPr>
            <w:r w:rsidRPr="00300868">
              <w:rPr>
                <w:rFonts w:ascii="Calibri" w:eastAsia="Times New Roman" w:hAnsi="Calibri" w:cs="Calibri"/>
              </w:rPr>
              <w:t>Code of Business Conduct</w:t>
            </w:r>
          </w:p>
        </w:tc>
        <w:tc>
          <w:tcPr>
            <w:tcW w:w="6000" w:type="dxa"/>
            <w:vAlign w:val="center"/>
          </w:tcPr>
          <w:p w14:paraId="4054C71D" w14:textId="77777777" w:rsidR="00315D6E" w:rsidRPr="00300868" w:rsidRDefault="0047764C" w:rsidP="008970A2">
            <w:pPr>
              <w:spacing w:before="100" w:beforeAutospacing="1" w:after="100" w:afterAutospacing="1"/>
              <w:ind w:left="30" w:right="30"/>
              <w:rPr>
                <w:rFonts w:ascii="Calibri" w:eastAsia="Times New Roman" w:hAnsi="Calibri" w:cs="Calibri"/>
              </w:rPr>
            </w:pPr>
            <w:r w:rsidRPr="00300868">
              <w:rPr>
                <w:rFonts w:ascii="Calibri" w:eastAsia="Calibri" w:hAnsi="Calibri" w:cs="Calibri"/>
                <w:lang w:val="tr-TR"/>
              </w:rPr>
              <w:t>İş Davranış Kuralları</w:t>
            </w:r>
          </w:p>
        </w:tc>
      </w:tr>
      <w:tr w:rsidR="0092388F" w:rsidRPr="00300868" w14:paraId="28F33621" w14:textId="77777777" w:rsidTr="00300868">
        <w:tc>
          <w:tcPr>
            <w:tcW w:w="1353" w:type="dxa"/>
            <w:shd w:val="clear" w:color="auto" w:fill="C1E4F5"/>
            <w:tcMar>
              <w:top w:w="120" w:type="dxa"/>
              <w:left w:w="180" w:type="dxa"/>
              <w:bottom w:w="120" w:type="dxa"/>
              <w:right w:w="180" w:type="dxa"/>
            </w:tcMar>
            <w:hideMark/>
          </w:tcPr>
          <w:p w14:paraId="1152B144" w14:textId="77777777" w:rsidR="00315D6E" w:rsidRPr="00300868" w:rsidRDefault="0047764C" w:rsidP="00315D6E">
            <w:pPr>
              <w:spacing w:before="30" w:after="30"/>
              <w:ind w:left="30" w:right="30"/>
              <w:rPr>
                <w:rFonts w:ascii="Calibri" w:eastAsia="Times New Roman" w:hAnsi="Calibri" w:cs="Calibri"/>
                <w:sz w:val="16"/>
              </w:rPr>
            </w:pPr>
            <w:r w:rsidRPr="00300868">
              <w:rPr>
                <w:rFonts w:ascii="Calibri" w:eastAsia="Times New Roman" w:hAnsi="Calibri" w:cs="Calibri"/>
                <w:sz w:val="16"/>
              </w:rPr>
              <w:t>117_toc_3</w:t>
            </w:r>
          </w:p>
        </w:tc>
        <w:tc>
          <w:tcPr>
            <w:tcW w:w="6000" w:type="dxa"/>
            <w:tcMar>
              <w:top w:w="120" w:type="dxa"/>
              <w:left w:w="180" w:type="dxa"/>
              <w:bottom w:w="120" w:type="dxa"/>
              <w:right w:w="180" w:type="dxa"/>
            </w:tcMar>
            <w:vAlign w:val="center"/>
            <w:hideMark/>
          </w:tcPr>
          <w:p w14:paraId="2C6728DD" w14:textId="77777777" w:rsidR="00315D6E" w:rsidRPr="00300868" w:rsidRDefault="0047764C" w:rsidP="00315D6E">
            <w:pPr>
              <w:spacing w:before="100" w:beforeAutospacing="1" w:after="100" w:afterAutospacing="1"/>
              <w:ind w:left="30" w:right="30"/>
              <w:rPr>
                <w:rFonts w:ascii="Calibri" w:eastAsia="Times New Roman" w:hAnsi="Calibri" w:cs="Calibri"/>
              </w:rPr>
            </w:pPr>
            <w:r w:rsidRPr="00300868">
              <w:rPr>
                <w:rFonts w:ascii="Calibri" w:eastAsia="Times New Roman" w:hAnsi="Calibri" w:cs="Calibri"/>
              </w:rPr>
              <w:t>Our Philosophy</w:t>
            </w:r>
          </w:p>
        </w:tc>
        <w:tc>
          <w:tcPr>
            <w:tcW w:w="6000" w:type="dxa"/>
            <w:vAlign w:val="center"/>
          </w:tcPr>
          <w:p w14:paraId="0C9771BE" w14:textId="77777777" w:rsidR="00315D6E" w:rsidRPr="00300868" w:rsidRDefault="0047764C" w:rsidP="008970A2">
            <w:pPr>
              <w:spacing w:before="100" w:beforeAutospacing="1" w:after="100" w:afterAutospacing="1"/>
              <w:ind w:left="30" w:right="30"/>
              <w:rPr>
                <w:rFonts w:ascii="Calibri" w:eastAsia="Times New Roman" w:hAnsi="Calibri" w:cs="Calibri"/>
              </w:rPr>
            </w:pPr>
            <w:r w:rsidRPr="00300868">
              <w:rPr>
                <w:rFonts w:ascii="Calibri" w:eastAsia="Calibri" w:hAnsi="Calibri" w:cs="Calibri"/>
                <w:lang w:val="tr-TR"/>
              </w:rPr>
              <w:t>Felsefemiz</w:t>
            </w:r>
          </w:p>
        </w:tc>
      </w:tr>
      <w:tr w:rsidR="0092388F" w:rsidRPr="00300868" w14:paraId="30C2E498" w14:textId="77777777" w:rsidTr="00300868">
        <w:tc>
          <w:tcPr>
            <w:tcW w:w="1353" w:type="dxa"/>
            <w:shd w:val="clear" w:color="auto" w:fill="C1E4F5"/>
            <w:tcMar>
              <w:top w:w="120" w:type="dxa"/>
              <w:left w:w="180" w:type="dxa"/>
              <w:bottom w:w="120" w:type="dxa"/>
              <w:right w:w="180" w:type="dxa"/>
            </w:tcMar>
            <w:hideMark/>
          </w:tcPr>
          <w:p w14:paraId="15705AFF" w14:textId="77777777" w:rsidR="00315D6E" w:rsidRPr="00300868" w:rsidRDefault="0047764C" w:rsidP="00315D6E">
            <w:pPr>
              <w:spacing w:before="30" w:after="30"/>
              <w:ind w:left="30" w:right="30"/>
              <w:rPr>
                <w:rFonts w:ascii="Calibri" w:eastAsia="Times New Roman" w:hAnsi="Calibri" w:cs="Calibri"/>
                <w:sz w:val="16"/>
              </w:rPr>
            </w:pPr>
            <w:r w:rsidRPr="00300868">
              <w:rPr>
                <w:rFonts w:ascii="Calibri" w:eastAsia="Times New Roman" w:hAnsi="Calibri" w:cs="Calibri"/>
                <w:sz w:val="16"/>
              </w:rPr>
              <w:t>118_toc_4</w:t>
            </w:r>
          </w:p>
        </w:tc>
        <w:tc>
          <w:tcPr>
            <w:tcW w:w="6000" w:type="dxa"/>
            <w:tcMar>
              <w:top w:w="120" w:type="dxa"/>
              <w:left w:w="180" w:type="dxa"/>
              <w:bottom w:w="120" w:type="dxa"/>
              <w:right w:w="180" w:type="dxa"/>
            </w:tcMar>
            <w:vAlign w:val="center"/>
            <w:hideMark/>
          </w:tcPr>
          <w:p w14:paraId="125F954C" w14:textId="77777777" w:rsidR="00315D6E" w:rsidRPr="00300868" w:rsidRDefault="0047764C" w:rsidP="00315D6E">
            <w:pPr>
              <w:spacing w:before="100" w:beforeAutospacing="1" w:after="100" w:afterAutospacing="1"/>
              <w:ind w:left="30" w:right="30"/>
              <w:rPr>
                <w:rFonts w:ascii="Calibri" w:eastAsia="Times New Roman" w:hAnsi="Calibri" w:cs="Calibri"/>
              </w:rPr>
            </w:pPr>
            <w:r w:rsidRPr="00300868">
              <w:rPr>
                <w:rFonts w:ascii="Calibri" w:eastAsia="Times New Roman" w:hAnsi="Calibri" w:cs="Calibri"/>
              </w:rPr>
              <w:t>Objectives</w:t>
            </w:r>
          </w:p>
        </w:tc>
        <w:tc>
          <w:tcPr>
            <w:tcW w:w="6000" w:type="dxa"/>
            <w:vAlign w:val="center"/>
          </w:tcPr>
          <w:p w14:paraId="77EF41F9" w14:textId="77777777" w:rsidR="00315D6E" w:rsidRPr="00300868" w:rsidRDefault="0047764C" w:rsidP="008970A2">
            <w:pPr>
              <w:spacing w:before="100" w:beforeAutospacing="1" w:after="100" w:afterAutospacing="1"/>
              <w:ind w:left="30" w:right="30"/>
              <w:rPr>
                <w:rFonts w:ascii="Calibri" w:eastAsia="Times New Roman" w:hAnsi="Calibri" w:cs="Calibri"/>
              </w:rPr>
            </w:pPr>
            <w:r w:rsidRPr="00300868">
              <w:rPr>
                <w:rFonts w:ascii="Calibri" w:eastAsia="Calibri" w:hAnsi="Calibri" w:cs="Calibri"/>
                <w:lang w:val="tr-TR"/>
              </w:rPr>
              <w:t>Amaçlar</w:t>
            </w:r>
          </w:p>
        </w:tc>
      </w:tr>
      <w:tr w:rsidR="0092388F" w:rsidRPr="00300868" w14:paraId="234A296E" w14:textId="77777777" w:rsidTr="00300868">
        <w:tc>
          <w:tcPr>
            <w:tcW w:w="1353" w:type="dxa"/>
            <w:shd w:val="clear" w:color="auto" w:fill="C1E4F5"/>
            <w:tcMar>
              <w:top w:w="120" w:type="dxa"/>
              <w:left w:w="180" w:type="dxa"/>
              <w:bottom w:w="120" w:type="dxa"/>
              <w:right w:w="180" w:type="dxa"/>
            </w:tcMar>
            <w:hideMark/>
          </w:tcPr>
          <w:p w14:paraId="3FC86DDD" w14:textId="77777777" w:rsidR="00315D6E" w:rsidRPr="00300868" w:rsidRDefault="0047764C" w:rsidP="00315D6E">
            <w:pPr>
              <w:spacing w:before="30" w:after="30"/>
              <w:ind w:left="30" w:right="30"/>
              <w:rPr>
                <w:rFonts w:ascii="Calibri" w:eastAsia="Times New Roman" w:hAnsi="Calibri" w:cs="Calibri"/>
                <w:sz w:val="16"/>
              </w:rPr>
            </w:pPr>
            <w:r w:rsidRPr="00300868">
              <w:rPr>
                <w:rFonts w:ascii="Calibri" w:eastAsia="Times New Roman" w:hAnsi="Calibri" w:cs="Calibri"/>
                <w:sz w:val="16"/>
              </w:rPr>
              <w:t>119_toc_5</w:t>
            </w:r>
          </w:p>
        </w:tc>
        <w:tc>
          <w:tcPr>
            <w:tcW w:w="6000" w:type="dxa"/>
            <w:tcMar>
              <w:top w:w="120" w:type="dxa"/>
              <w:left w:w="180" w:type="dxa"/>
              <w:bottom w:w="120" w:type="dxa"/>
              <w:right w:w="180" w:type="dxa"/>
            </w:tcMar>
            <w:vAlign w:val="center"/>
            <w:hideMark/>
          </w:tcPr>
          <w:p w14:paraId="072B9E8A" w14:textId="77777777" w:rsidR="00315D6E" w:rsidRPr="00300868" w:rsidRDefault="0047764C" w:rsidP="00315D6E">
            <w:pPr>
              <w:spacing w:before="100" w:beforeAutospacing="1" w:after="100" w:afterAutospacing="1"/>
              <w:ind w:left="30" w:right="30"/>
              <w:rPr>
                <w:rFonts w:ascii="Calibri" w:eastAsia="Times New Roman" w:hAnsi="Calibri" w:cs="Calibri"/>
              </w:rPr>
            </w:pPr>
            <w:r w:rsidRPr="00300868">
              <w:rPr>
                <w:rFonts w:ascii="Calibri" w:eastAsia="Times New Roman" w:hAnsi="Calibri" w:cs="Calibri"/>
              </w:rPr>
              <w:t>Table of Contents</w:t>
            </w:r>
          </w:p>
        </w:tc>
        <w:tc>
          <w:tcPr>
            <w:tcW w:w="6000" w:type="dxa"/>
            <w:vAlign w:val="center"/>
          </w:tcPr>
          <w:p w14:paraId="2F6DD326" w14:textId="77777777" w:rsidR="00315D6E" w:rsidRPr="00300868" w:rsidRDefault="0047764C" w:rsidP="008970A2">
            <w:pPr>
              <w:spacing w:before="100" w:beforeAutospacing="1" w:after="100" w:afterAutospacing="1"/>
              <w:ind w:left="30" w:right="30"/>
              <w:rPr>
                <w:rFonts w:ascii="Calibri" w:eastAsia="Times New Roman" w:hAnsi="Calibri" w:cs="Calibri"/>
              </w:rPr>
            </w:pPr>
            <w:r w:rsidRPr="00300868">
              <w:rPr>
                <w:rFonts w:ascii="Calibri" w:eastAsia="Calibri" w:hAnsi="Calibri" w:cs="Calibri"/>
                <w:lang w:val="tr-TR"/>
              </w:rPr>
              <w:t>İçindekiler</w:t>
            </w:r>
          </w:p>
        </w:tc>
      </w:tr>
      <w:tr w:rsidR="0092388F" w:rsidRPr="00300868" w14:paraId="3A264FC3" w14:textId="77777777" w:rsidTr="00300868">
        <w:tc>
          <w:tcPr>
            <w:tcW w:w="1353" w:type="dxa"/>
            <w:shd w:val="clear" w:color="auto" w:fill="C1E4F5"/>
            <w:tcMar>
              <w:top w:w="120" w:type="dxa"/>
              <w:left w:w="180" w:type="dxa"/>
              <w:bottom w:w="120" w:type="dxa"/>
              <w:right w:w="180" w:type="dxa"/>
            </w:tcMar>
            <w:hideMark/>
          </w:tcPr>
          <w:p w14:paraId="6F242585" w14:textId="77777777" w:rsidR="00315D6E" w:rsidRPr="00300868" w:rsidRDefault="0047764C" w:rsidP="00315D6E">
            <w:pPr>
              <w:spacing w:before="30" w:after="30"/>
              <w:ind w:left="30" w:right="30"/>
              <w:rPr>
                <w:rFonts w:ascii="Calibri" w:eastAsia="Times New Roman" w:hAnsi="Calibri" w:cs="Calibri"/>
                <w:sz w:val="16"/>
              </w:rPr>
            </w:pPr>
            <w:r w:rsidRPr="00300868">
              <w:rPr>
                <w:rFonts w:ascii="Calibri" w:eastAsia="Times New Roman" w:hAnsi="Calibri" w:cs="Calibri"/>
                <w:sz w:val="16"/>
              </w:rPr>
              <w:lastRenderedPageBreak/>
              <w:t>120_toc_6</w:t>
            </w:r>
          </w:p>
        </w:tc>
        <w:tc>
          <w:tcPr>
            <w:tcW w:w="6000" w:type="dxa"/>
            <w:tcMar>
              <w:top w:w="120" w:type="dxa"/>
              <w:left w:w="180" w:type="dxa"/>
              <w:bottom w:w="120" w:type="dxa"/>
              <w:right w:w="180" w:type="dxa"/>
            </w:tcMar>
            <w:vAlign w:val="center"/>
            <w:hideMark/>
          </w:tcPr>
          <w:p w14:paraId="58C040DF" w14:textId="77777777" w:rsidR="00315D6E" w:rsidRPr="00300868" w:rsidRDefault="0047764C" w:rsidP="00315D6E">
            <w:pPr>
              <w:spacing w:before="100" w:beforeAutospacing="1" w:after="100" w:afterAutospacing="1"/>
              <w:ind w:left="30" w:right="30"/>
              <w:rPr>
                <w:rFonts w:ascii="Calibri" w:eastAsia="Times New Roman" w:hAnsi="Calibri" w:cs="Calibri"/>
              </w:rPr>
            </w:pPr>
            <w:r w:rsidRPr="00300868">
              <w:rPr>
                <w:rFonts w:ascii="Calibri" w:eastAsia="Times New Roman" w:hAnsi="Calibri" w:cs="Calibri"/>
              </w:rPr>
              <w:t xml:space="preserve">The Importance of Abbott’s Code of Business Conduct </w:t>
            </w:r>
          </w:p>
        </w:tc>
        <w:tc>
          <w:tcPr>
            <w:tcW w:w="6000" w:type="dxa"/>
            <w:vAlign w:val="center"/>
          </w:tcPr>
          <w:p w14:paraId="62859808" w14:textId="77777777" w:rsidR="00315D6E" w:rsidRPr="00300868" w:rsidRDefault="0047764C" w:rsidP="008970A2">
            <w:pPr>
              <w:spacing w:before="100" w:beforeAutospacing="1" w:after="100" w:afterAutospacing="1"/>
              <w:ind w:left="30" w:right="30"/>
              <w:rPr>
                <w:rFonts w:ascii="Calibri" w:eastAsia="Times New Roman" w:hAnsi="Calibri" w:cs="Calibri"/>
              </w:rPr>
            </w:pPr>
            <w:r w:rsidRPr="00300868">
              <w:rPr>
                <w:rFonts w:ascii="Calibri" w:eastAsia="Calibri" w:hAnsi="Calibri" w:cs="Calibri"/>
                <w:lang w:val="tr-TR"/>
              </w:rPr>
              <w:t xml:space="preserve">Abbott İş Davranış Kurallarının Önemi </w:t>
            </w:r>
          </w:p>
        </w:tc>
      </w:tr>
      <w:tr w:rsidR="0092388F" w:rsidRPr="00300868" w14:paraId="2CF6F2E0" w14:textId="77777777" w:rsidTr="00300868">
        <w:tc>
          <w:tcPr>
            <w:tcW w:w="1353" w:type="dxa"/>
            <w:shd w:val="clear" w:color="auto" w:fill="C1E4F5"/>
            <w:tcMar>
              <w:top w:w="120" w:type="dxa"/>
              <w:left w:w="180" w:type="dxa"/>
              <w:bottom w:w="120" w:type="dxa"/>
              <w:right w:w="180" w:type="dxa"/>
            </w:tcMar>
            <w:hideMark/>
          </w:tcPr>
          <w:p w14:paraId="6ACEB20C" w14:textId="77777777" w:rsidR="00315D6E" w:rsidRPr="00300868" w:rsidRDefault="0047764C" w:rsidP="00315D6E">
            <w:pPr>
              <w:spacing w:before="30" w:after="30"/>
              <w:ind w:left="30" w:right="30"/>
              <w:rPr>
                <w:rFonts w:ascii="Calibri" w:eastAsia="Times New Roman" w:hAnsi="Calibri" w:cs="Calibri"/>
                <w:sz w:val="16"/>
              </w:rPr>
            </w:pPr>
            <w:r w:rsidRPr="00300868">
              <w:rPr>
                <w:rFonts w:ascii="Calibri" w:eastAsia="Times New Roman" w:hAnsi="Calibri" w:cs="Calibri"/>
                <w:sz w:val="16"/>
              </w:rPr>
              <w:t>121_toc_7</w:t>
            </w:r>
          </w:p>
        </w:tc>
        <w:tc>
          <w:tcPr>
            <w:tcW w:w="6000" w:type="dxa"/>
            <w:tcMar>
              <w:top w:w="120" w:type="dxa"/>
              <w:left w:w="180" w:type="dxa"/>
              <w:bottom w:w="120" w:type="dxa"/>
              <w:right w:w="180" w:type="dxa"/>
            </w:tcMar>
            <w:vAlign w:val="center"/>
            <w:hideMark/>
          </w:tcPr>
          <w:p w14:paraId="169157C5" w14:textId="77777777" w:rsidR="00315D6E" w:rsidRPr="00300868" w:rsidRDefault="0047764C" w:rsidP="00315D6E">
            <w:pPr>
              <w:spacing w:before="100" w:beforeAutospacing="1" w:after="100" w:afterAutospacing="1"/>
              <w:ind w:left="30" w:right="30"/>
              <w:rPr>
                <w:rFonts w:ascii="Calibri" w:eastAsia="Times New Roman" w:hAnsi="Calibri" w:cs="Calibri"/>
              </w:rPr>
            </w:pPr>
            <w:r w:rsidRPr="00300868">
              <w:rPr>
                <w:rFonts w:ascii="Calibri" w:eastAsia="Times New Roman" w:hAnsi="Calibri" w:cs="Calibri"/>
              </w:rPr>
              <w:t>Our Everyday Commitments</w:t>
            </w:r>
          </w:p>
        </w:tc>
        <w:tc>
          <w:tcPr>
            <w:tcW w:w="6000" w:type="dxa"/>
            <w:vAlign w:val="center"/>
          </w:tcPr>
          <w:p w14:paraId="60E0D923" w14:textId="77777777" w:rsidR="00315D6E" w:rsidRPr="00300868" w:rsidRDefault="0047764C" w:rsidP="008970A2">
            <w:pPr>
              <w:spacing w:before="100" w:beforeAutospacing="1" w:after="100" w:afterAutospacing="1"/>
              <w:ind w:left="30" w:right="30"/>
              <w:rPr>
                <w:rFonts w:ascii="Calibri" w:eastAsia="Times New Roman" w:hAnsi="Calibri" w:cs="Calibri"/>
              </w:rPr>
            </w:pPr>
            <w:r w:rsidRPr="00300868">
              <w:rPr>
                <w:rFonts w:ascii="Calibri" w:eastAsia="Calibri" w:hAnsi="Calibri" w:cs="Calibri"/>
                <w:lang w:val="tr-TR"/>
              </w:rPr>
              <w:t>Günlük Taahhütlerimiz</w:t>
            </w:r>
          </w:p>
        </w:tc>
      </w:tr>
      <w:tr w:rsidR="0092388F" w:rsidRPr="00300868" w14:paraId="4EDC1CD3" w14:textId="77777777" w:rsidTr="00300868">
        <w:tc>
          <w:tcPr>
            <w:tcW w:w="1353" w:type="dxa"/>
            <w:shd w:val="clear" w:color="auto" w:fill="C1E4F5"/>
            <w:tcMar>
              <w:top w:w="120" w:type="dxa"/>
              <w:left w:w="180" w:type="dxa"/>
              <w:bottom w:w="120" w:type="dxa"/>
              <w:right w:w="180" w:type="dxa"/>
            </w:tcMar>
            <w:hideMark/>
          </w:tcPr>
          <w:p w14:paraId="18D04914" w14:textId="77777777" w:rsidR="00315D6E" w:rsidRPr="00300868" w:rsidRDefault="0047764C" w:rsidP="00315D6E">
            <w:pPr>
              <w:spacing w:before="30" w:after="30"/>
              <w:ind w:left="30" w:right="30"/>
              <w:rPr>
                <w:rFonts w:ascii="Calibri" w:eastAsia="Times New Roman" w:hAnsi="Calibri" w:cs="Calibri"/>
                <w:sz w:val="16"/>
              </w:rPr>
            </w:pPr>
            <w:r w:rsidRPr="00300868">
              <w:rPr>
                <w:rFonts w:ascii="Calibri" w:eastAsia="Times New Roman" w:hAnsi="Calibri" w:cs="Calibri"/>
                <w:sz w:val="16"/>
              </w:rPr>
              <w:t>122_toc_8</w:t>
            </w:r>
          </w:p>
        </w:tc>
        <w:tc>
          <w:tcPr>
            <w:tcW w:w="6000" w:type="dxa"/>
            <w:tcMar>
              <w:top w:w="120" w:type="dxa"/>
              <w:left w:w="180" w:type="dxa"/>
              <w:bottom w:w="120" w:type="dxa"/>
              <w:right w:w="180" w:type="dxa"/>
            </w:tcMar>
            <w:vAlign w:val="center"/>
            <w:hideMark/>
          </w:tcPr>
          <w:p w14:paraId="0990459B" w14:textId="77777777" w:rsidR="00315D6E" w:rsidRPr="00300868" w:rsidRDefault="0047764C" w:rsidP="00315D6E">
            <w:pPr>
              <w:spacing w:before="100" w:beforeAutospacing="1" w:after="100" w:afterAutospacing="1"/>
              <w:ind w:left="30" w:right="30"/>
              <w:rPr>
                <w:rFonts w:ascii="Calibri" w:eastAsia="Times New Roman" w:hAnsi="Calibri" w:cs="Calibri"/>
              </w:rPr>
            </w:pPr>
            <w:r w:rsidRPr="00300868">
              <w:rPr>
                <w:rFonts w:ascii="Calibri" w:eastAsia="Times New Roman" w:hAnsi="Calibri" w:cs="Calibri"/>
              </w:rPr>
              <w:t>The Importance of the Code to Our Business</w:t>
            </w:r>
          </w:p>
        </w:tc>
        <w:tc>
          <w:tcPr>
            <w:tcW w:w="6000" w:type="dxa"/>
            <w:vAlign w:val="center"/>
          </w:tcPr>
          <w:p w14:paraId="7ECB0DC4" w14:textId="77777777" w:rsidR="00315D6E" w:rsidRPr="00300868" w:rsidRDefault="0047764C" w:rsidP="008970A2">
            <w:pPr>
              <w:spacing w:before="100" w:beforeAutospacing="1" w:after="100" w:afterAutospacing="1"/>
              <w:ind w:left="30" w:right="30"/>
              <w:rPr>
                <w:rFonts w:ascii="Calibri" w:eastAsia="Times New Roman" w:hAnsi="Calibri" w:cs="Calibri"/>
              </w:rPr>
            </w:pPr>
            <w:r w:rsidRPr="00300868">
              <w:rPr>
                <w:rFonts w:ascii="Calibri" w:eastAsia="Calibri" w:hAnsi="Calibri" w:cs="Calibri"/>
                <w:lang w:val="tr-TR"/>
              </w:rPr>
              <w:t>Kuralların İşimiz İçin Önemi</w:t>
            </w:r>
          </w:p>
        </w:tc>
      </w:tr>
      <w:tr w:rsidR="0092388F" w:rsidRPr="00300868" w14:paraId="1E861686" w14:textId="77777777" w:rsidTr="00300868">
        <w:tc>
          <w:tcPr>
            <w:tcW w:w="1353" w:type="dxa"/>
            <w:shd w:val="clear" w:color="auto" w:fill="C1E4F5"/>
            <w:tcMar>
              <w:top w:w="120" w:type="dxa"/>
              <w:left w:w="180" w:type="dxa"/>
              <w:bottom w:w="120" w:type="dxa"/>
              <w:right w:w="180" w:type="dxa"/>
            </w:tcMar>
            <w:hideMark/>
          </w:tcPr>
          <w:p w14:paraId="6D4AB7F8" w14:textId="77777777" w:rsidR="00315D6E" w:rsidRPr="00300868" w:rsidRDefault="0047764C" w:rsidP="00315D6E">
            <w:pPr>
              <w:spacing w:before="30" w:after="30"/>
              <w:ind w:left="30" w:right="30"/>
              <w:rPr>
                <w:rFonts w:ascii="Calibri" w:eastAsia="Times New Roman" w:hAnsi="Calibri" w:cs="Calibri"/>
                <w:sz w:val="16"/>
              </w:rPr>
            </w:pPr>
            <w:r w:rsidRPr="00300868">
              <w:rPr>
                <w:rFonts w:ascii="Calibri" w:eastAsia="Times New Roman" w:hAnsi="Calibri" w:cs="Calibri"/>
                <w:sz w:val="16"/>
              </w:rPr>
              <w:t>123_toc_9</w:t>
            </w:r>
          </w:p>
        </w:tc>
        <w:tc>
          <w:tcPr>
            <w:tcW w:w="6000" w:type="dxa"/>
            <w:tcMar>
              <w:top w:w="120" w:type="dxa"/>
              <w:left w:w="180" w:type="dxa"/>
              <w:bottom w:w="120" w:type="dxa"/>
              <w:right w:w="180" w:type="dxa"/>
            </w:tcMar>
            <w:vAlign w:val="center"/>
            <w:hideMark/>
          </w:tcPr>
          <w:p w14:paraId="6680A5D2" w14:textId="77777777" w:rsidR="00315D6E" w:rsidRPr="00300868" w:rsidRDefault="0047764C" w:rsidP="00315D6E">
            <w:pPr>
              <w:spacing w:before="100" w:beforeAutospacing="1" w:after="100" w:afterAutospacing="1"/>
              <w:ind w:left="30" w:right="30"/>
              <w:rPr>
                <w:rFonts w:ascii="Calibri" w:eastAsia="Times New Roman" w:hAnsi="Calibri" w:cs="Calibri"/>
              </w:rPr>
            </w:pPr>
            <w:r w:rsidRPr="00300868">
              <w:rPr>
                <w:rFonts w:ascii="Calibri" w:eastAsia="Times New Roman" w:hAnsi="Calibri" w:cs="Calibri"/>
              </w:rPr>
              <w:t>Our Code</w:t>
            </w:r>
          </w:p>
        </w:tc>
        <w:tc>
          <w:tcPr>
            <w:tcW w:w="6000" w:type="dxa"/>
            <w:vAlign w:val="center"/>
          </w:tcPr>
          <w:p w14:paraId="70664586" w14:textId="77777777" w:rsidR="00315D6E" w:rsidRPr="00300868" w:rsidRDefault="0047764C" w:rsidP="008970A2">
            <w:pPr>
              <w:spacing w:before="100" w:beforeAutospacing="1" w:after="100" w:afterAutospacing="1"/>
              <w:ind w:left="30" w:right="30"/>
              <w:rPr>
                <w:rFonts w:ascii="Calibri" w:eastAsia="Times New Roman" w:hAnsi="Calibri" w:cs="Calibri"/>
              </w:rPr>
            </w:pPr>
            <w:r w:rsidRPr="00300868">
              <w:rPr>
                <w:rFonts w:ascii="Calibri" w:eastAsia="Calibri" w:hAnsi="Calibri" w:cs="Calibri"/>
                <w:lang w:val="tr-TR"/>
              </w:rPr>
              <w:t>Kurallarımız</w:t>
            </w:r>
          </w:p>
        </w:tc>
      </w:tr>
      <w:tr w:rsidR="0092388F" w:rsidRPr="00300868" w14:paraId="1A2353F8" w14:textId="77777777" w:rsidTr="00300868">
        <w:tc>
          <w:tcPr>
            <w:tcW w:w="1353" w:type="dxa"/>
            <w:shd w:val="clear" w:color="auto" w:fill="C1E4F5"/>
            <w:tcMar>
              <w:top w:w="120" w:type="dxa"/>
              <w:left w:w="180" w:type="dxa"/>
              <w:bottom w:w="120" w:type="dxa"/>
              <w:right w:w="180" w:type="dxa"/>
            </w:tcMar>
            <w:hideMark/>
          </w:tcPr>
          <w:p w14:paraId="191ADB70" w14:textId="77777777" w:rsidR="00315D6E" w:rsidRPr="00300868" w:rsidRDefault="0047764C" w:rsidP="00315D6E">
            <w:pPr>
              <w:spacing w:before="30" w:after="30"/>
              <w:ind w:left="30" w:right="30"/>
              <w:rPr>
                <w:rFonts w:ascii="Calibri" w:eastAsia="Times New Roman" w:hAnsi="Calibri" w:cs="Calibri"/>
                <w:sz w:val="16"/>
              </w:rPr>
            </w:pPr>
            <w:r w:rsidRPr="00300868">
              <w:rPr>
                <w:rFonts w:ascii="Calibri" w:eastAsia="Times New Roman" w:hAnsi="Calibri" w:cs="Calibri"/>
                <w:sz w:val="16"/>
              </w:rPr>
              <w:t>124_toc_10</w:t>
            </w:r>
          </w:p>
        </w:tc>
        <w:tc>
          <w:tcPr>
            <w:tcW w:w="6000" w:type="dxa"/>
            <w:tcMar>
              <w:top w:w="120" w:type="dxa"/>
              <w:left w:w="180" w:type="dxa"/>
              <w:bottom w:w="120" w:type="dxa"/>
              <w:right w:w="180" w:type="dxa"/>
            </w:tcMar>
            <w:vAlign w:val="center"/>
            <w:hideMark/>
          </w:tcPr>
          <w:p w14:paraId="3661197A" w14:textId="77777777" w:rsidR="00315D6E" w:rsidRPr="00300868" w:rsidRDefault="0047764C" w:rsidP="00315D6E">
            <w:pPr>
              <w:spacing w:before="100" w:beforeAutospacing="1" w:after="100" w:afterAutospacing="1"/>
              <w:ind w:left="30" w:right="30"/>
              <w:rPr>
                <w:rFonts w:ascii="Calibri" w:eastAsia="Times New Roman" w:hAnsi="Calibri" w:cs="Calibri"/>
              </w:rPr>
            </w:pPr>
            <w:r w:rsidRPr="00300868">
              <w:rPr>
                <w:rFonts w:ascii="Calibri" w:eastAsia="Times New Roman" w:hAnsi="Calibri" w:cs="Calibri"/>
              </w:rPr>
              <w:t>Overview</w:t>
            </w:r>
          </w:p>
        </w:tc>
        <w:tc>
          <w:tcPr>
            <w:tcW w:w="6000" w:type="dxa"/>
            <w:vAlign w:val="center"/>
          </w:tcPr>
          <w:p w14:paraId="461B233A" w14:textId="77777777" w:rsidR="00315D6E" w:rsidRPr="00300868" w:rsidRDefault="0047764C" w:rsidP="008970A2">
            <w:pPr>
              <w:spacing w:before="100" w:beforeAutospacing="1" w:after="100" w:afterAutospacing="1"/>
              <w:ind w:left="30" w:right="30"/>
              <w:rPr>
                <w:rFonts w:ascii="Calibri" w:eastAsia="Times New Roman" w:hAnsi="Calibri" w:cs="Calibri"/>
              </w:rPr>
            </w:pPr>
            <w:r w:rsidRPr="00300868">
              <w:rPr>
                <w:rFonts w:ascii="Calibri" w:eastAsia="Calibri" w:hAnsi="Calibri" w:cs="Calibri"/>
                <w:lang w:val="tr-TR"/>
              </w:rPr>
              <w:t>Genel Bakış</w:t>
            </w:r>
          </w:p>
        </w:tc>
      </w:tr>
      <w:tr w:rsidR="0092388F" w:rsidRPr="00300868" w14:paraId="6DAC9CEC" w14:textId="77777777" w:rsidTr="00300868">
        <w:tc>
          <w:tcPr>
            <w:tcW w:w="1353" w:type="dxa"/>
            <w:shd w:val="clear" w:color="auto" w:fill="C1E4F5"/>
            <w:tcMar>
              <w:top w:w="120" w:type="dxa"/>
              <w:left w:w="180" w:type="dxa"/>
              <w:bottom w:w="120" w:type="dxa"/>
              <w:right w:w="180" w:type="dxa"/>
            </w:tcMar>
            <w:hideMark/>
          </w:tcPr>
          <w:p w14:paraId="58591A26" w14:textId="77777777" w:rsidR="00315D6E" w:rsidRPr="00300868" w:rsidRDefault="0047764C" w:rsidP="00315D6E">
            <w:pPr>
              <w:spacing w:before="30" w:after="30"/>
              <w:ind w:left="30" w:right="30"/>
              <w:rPr>
                <w:rFonts w:ascii="Calibri" w:eastAsia="Times New Roman" w:hAnsi="Calibri" w:cs="Calibri"/>
                <w:sz w:val="16"/>
              </w:rPr>
            </w:pPr>
            <w:r w:rsidRPr="00300868">
              <w:rPr>
                <w:rFonts w:ascii="Calibri" w:eastAsia="Times New Roman" w:hAnsi="Calibri" w:cs="Calibri"/>
                <w:sz w:val="16"/>
              </w:rPr>
              <w:t>125_toc_11</w:t>
            </w:r>
          </w:p>
        </w:tc>
        <w:tc>
          <w:tcPr>
            <w:tcW w:w="6000" w:type="dxa"/>
            <w:tcMar>
              <w:top w:w="120" w:type="dxa"/>
              <w:left w:w="180" w:type="dxa"/>
              <w:bottom w:w="120" w:type="dxa"/>
              <w:right w:w="180" w:type="dxa"/>
            </w:tcMar>
            <w:vAlign w:val="center"/>
            <w:hideMark/>
          </w:tcPr>
          <w:p w14:paraId="6D4D0176" w14:textId="77777777" w:rsidR="00315D6E" w:rsidRPr="00300868" w:rsidRDefault="0047764C" w:rsidP="00315D6E">
            <w:pPr>
              <w:spacing w:before="100" w:beforeAutospacing="1" w:after="100" w:afterAutospacing="1"/>
              <w:ind w:left="30" w:right="30"/>
              <w:rPr>
                <w:rFonts w:ascii="Calibri" w:eastAsia="Times New Roman" w:hAnsi="Calibri" w:cs="Calibri"/>
              </w:rPr>
            </w:pPr>
            <w:r w:rsidRPr="00300868">
              <w:rPr>
                <w:rFonts w:ascii="Calibri" w:eastAsia="Times New Roman" w:hAnsi="Calibri" w:cs="Calibri"/>
              </w:rPr>
              <w:t>Our Customers</w:t>
            </w:r>
          </w:p>
        </w:tc>
        <w:tc>
          <w:tcPr>
            <w:tcW w:w="6000" w:type="dxa"/>
            <w:vAlign w:val="center"/>
          </w:tcPr>
          <w:p w14:paraId="3E3E0E05" w14:textId="77777777" w:rsidR="00315D6E" w:rsidRPr="00300868" w:rsidRDefault="0047764C" w:rsidP="008970A2">
            <w:pPr>
              <w:spacing w:before="100" w:beforeAutospacing="1" w:after="100" w:afterAutospacing="1"/>
              <w:ind w:left="30" w:right="30"/>
              <w:rPr>
                <w:rFonts w:ascii="Calibri" w:eastAsia="Times New Roman" w:hAnsi="Calibri" w:cs="Calibri"/>
              </w:rPr>
            </w:pPr>
            <w:r w:rsidRPr="00300868">
              <w:rPr>
                <w:rFonts w:ascii="Calibri" w:eastAsia="Calibri" w:hAnsi="Calibri" w:cs="Calibri"/>
                <w:lang w:val="tr-TR"/>
              </w:rPr>
              <w:t>Müşterilerimiz</w:t>
            </w:r>
          </w:p>
        </w:tc>
      </w:tr>
      <w:tr w:rsidR="0092388F" w:rsidRPr="00300868" w14:paraId="34E9FC9B" w14:textId="77777777" w:rsidTr="00300868">
        <w:tc>
          <w:tcPr>
            <w:tcW w:w="1353" w:type="dxa"/>
            <w:shd w:val="clear" w:color="auto" w:fill="C1E4F5"/>
            <w:tcMar>
              <w:top w:w="120" w:type="dxa"/>
              <w:left w:w="180" w:type="dxa"/>
              <w:bottom w:w="120" w:type="dxa"/>
              <w:right w:w="180" w:type="dxa"/>
            </w:tcMar>
            <w:hideMark/>
          </w:tcPr>
          <w:p w14:paraId="120CF20A" w14:textId="77777777" w:rsidR="00315D6E" w:rsidRPr="00300868" w:rsidRDefault="0047764C" w:rsidP="00315D6E">
            <w:pPr>
              <w:spacing w:before="30" w:after="30"/>
              <w:ind w:left="30" w:right="30"/>
              <w:rPr>
                <w:rFonts w:ascii="Calibri" w:eastAsia="Times New Roman" w:hAnsi="Calibri" w:cs="Calibri"/>
                <w:sz w:val="16"/>
              </w:rPr>
            </w:pPr>
            <w:r w:rsidRPr="00300868">
              <w:rPr>
                <w:rFonts w:ascii="Calibri" w:eastAsia="Times New Roman" w:hAnsi="Calibri" w:cs="Calibri"/>
                <w:sz w:val="16"/>
              </w:rPr>
              <w:t>126_toc_12</w:t>
            </w:r>
          </w:p>
        </w:tc>
        <w:tc>
          <w:tcPr>
            <w:tcW w:w="6000" w:type="dxa"/>
            <w:tcMar>
              <w:top w:w="120" w:type="dxa"/>
              <w:left w:w="180" w:type="dxa"/>
              <w:bottom w:w="120" w:type="dxa"/>
              <w:right w:w="180" w:type="dxa"/>
            </w:tcMar>
            <w:vAlign w:val="center"/>
            <w:hideMark/>
          </w:tcPr>
          <w:p w14:paraId="15AE171E" w14:textId="77777777" w:rsidR="00315D6E" w:rsidRPr="00300868" w:rsidRDefault="0047764C" w:rsidP="00315D6E">
            <w:pPr>
              <w:spacing w:before="100" w:beforeAutospacing="1" w:after="100" w:afterAutospacing="1"/>
              <w:ind w:left="30" w:right="30"/>
              <w:rPr>
                <w:rFonts w:ascii="Calibri" w:eastAsia="Times New Roman" w:hAnsi="Calibri" w:cs="Calibri"/>
              </w:rPr>
            </w:pPr>
            <w:r w:rsidRPr="00300868">
              <w:rPr>
                <w:rFonts w:ascii="Calibri" w:eastAsia="Times New Roman" w:hAnsi="Calibri" w:cs="Calibri"/>
              </w:rPr>
              <w:t>Our Products</w:t>
            </w:r>
          </w:p>
        </w:tc>
        <w:tc>
          <w:tcPr>
            <w:tcW w:w="6000" w:type="dxa"/>
            <w:vAlign w:val="center"/>
          </w:tcPr>
          <w:p w14:paraId="52B99730" w14:textId="77777777" w:rsidR="00315D6E" w:rsidRPr="00300868" w:rsidRDefault="0047764C" w:rsidP="008970A2">
            <w:pPr>
              <w:spacing w:before="100" w:beforeAutospacing="1" w:after="100" w:afterAutospacing="1"/>
              <w:ind w:left="30" w:right="30"/>
              <w:rPr>
                <w:rFonts w:ascii="Calibri" w:eastAsia="Times New Roman" w:hAnsi="Calibri" w:cs="Calibri"/>
              </w:rPr>
            </w:pPr>
            <w:r w:rsidRPr="00300868">
              <w:rPr>
                <w:rFonts w:ascii="Calibri" w:eastAsia="Calibri" w:hAnsi="Calibri" w:cs="Calibri"/>
                <w:lang w:val="tr-TR"/>
              </w:rPr>
              <w:t>Ürünlerimiz</w:t>
            </w:r>
          </w:p>
        </w:tc>
      </w:tr>
      <w:tr w:rsidR="0092388F" w:rsidRPr="00300868" w14:paraId="3A8A93A0" w14:textId="77777777" w:rsidTr="00300868">
        <w:tc>
          <w:tcPr>
            <w:tcW w:w="1353" w:type="dxa"/>
            <w:shd w:val="clear" w:color="auto" w:fill="C1E4F5"/>
            <w:tcMar>
              <w:top w:w="120" w:type="dxa"/>
              <w:left w:w="180" w:type="dxa"/>
              <w:bottom w:w="120" w:type="dxa"/>
              <w:right w:w="180" w:type="dxa"/>
            </w:tcMar>
            <w:hideMark/>
          </w:tcPr>
          <w:p w14:paraId="0F8C9CEE" w14:textId="77777777" w:rsidR="00315D6E" w:rsidRPr="00300868" w:rsidRDefault="0047764C" w:rsidP="00315D6E">
            <w:pPr>
              <w:spacing w:before="30" w:after="30"/>
              <w:ind w:left="30" w:right="30"/>
              <w:rPr>
                <w:rFonts w:ascii="Calibri" w:eastAsia="Times New Roman" w:hAnsi="Calibri" w:cs="Calibri"/>
                <w:sz w:val="16"/>
              </w:rPr>
            </w:pPr>
            <w:r w:rsidRPr="00300868">
              <w:rPr>
                <w:rFonts w:ascii="Calibri" w:eastAsia="Times New Roman" w:hAnsi="Calibri" w:cs="Calibri"/>
                <w:sz w:val="16"/>
              </w:rPr>
              <w:t>127_toc_13</w:t>
            </w:r>
          </w:p>
        </w:tc>
        <w:tc>
          <w:tcPr>
            <w:tcW w:w="6000" w:type="dxa"/>
            <w:tcMar>
              <w:top w:w="120" w:type="dxa"/>
              <w:left w:w="180" w:type="dxa"/>
              <w:bottom w:w="120" w:type="dxa"/>
              <w:right w:w="180" w:type="dxa"/>
            </w:tcMar>
            <w:vAlign w:val="center"/>
            <w:hideMark/>
          </w:tcPr>
          <w:p w14:paraId="206D090A" w14:textId="77777777" w:rsidR="00315D6E" w:rsidRPr="00300868" w:rsidRDefault="0047764C" w:rsidP="00315D6E">
            <w:pPr>
              <w:spacing w:before="100" w:beforeAutospacing="1" w:after="100" w:afterAutospacing="1"/>
              <w:ind w:left="30" w:right="30"/>
              <w:rPr>
                <w:rFonts w:ascii="Calibri" w:eastAsia="Times New Roman" w:hAnsi="Calibri" w:cs="Calibri"/>
              </w:rPr>
            </w:pPr>
            <w:r w:rsidRPr="00300868">
              <w:rPr>
                <w:rFonts w:ascii="Calibri" w:eastAsia="Times New Roman" w:hAnsi="Calibri" w:cs="Calibri"/>
              </w:rPr>
              <w:t>Advancing Science</w:t>
            </w:r>
          </w:p>
        </w:tc>
        <w:tc>
          <w:tcPr>
            <w:tcW w:w="6000" w:type="dxa"/>
            <w:vAlign w:val="center"/>
          </w:tcPr>
          <w:p w14:paraId="12008F6A" w14:textId="77777777" w:rsidR="00315D6E" w:rsidRPr="00300868" w:rsidRDefault="0047764C" w:rsidP="008970A2">
            <w:pPr>
              <w:spacing w:before="100" w:beforeAutospacing="1" w:after="100" w:afterAutospacing="1"/>
              <w:ind w:left="30" w:right="30"/>
              <w:rPr>
                <w:rFonts w:ascii="Calibri" w:eastAsia="Times New Roman" w:hAnsi="Calibri" w:cs="Calibri"/>
              </w:rPr>
            </w:pPr>
            <w:r w:rsidRPr="00300868">
              <w:rPr>
                <w:rFonts w:ascii="Calibri" w:eastAsia="Calibri" w:hAnsi="Calibri" w:cs="Calibri"/>
                <w:lang w:val="tr-TR"/>
              </w:rPr>
              <w:t>Bilimi İlerletme</w:t>
            </w:r>
          </w:p>
        </w:tc>
      </w:tr>
      <w:tr w:rsidR="0092388F" w:rsidRPr="00300868" w14:paraId="1345DEB4" w14:textId="77777777" w:rsidTr="00300868">
        <w:tc>
          <w:tcPr>
            <w:tcW w:w="1353" w:type="dxa"/>
            <w:shd w:val="clear" w:color="auto" w:fill="C1E4F5"/>
            <w:tcMar>
              <w:top w:w="120" w:type="dxa"/>
              <w:left w:w="180" w:type="dxa"/>
              <w:bottom w:w="120" w:type="dxa"/>
              <w:right w:w="180" w:type="dxa"/>
            </w:tcMar>
            <w:hideMark/>
          </w:tcPr>
          <w:p w14:paraId="714E2ADA" w14:textId="77777777" w:rsidR="00315D6E" w:rsidRPr="00300868" w:rsidRDefault="0047764C" w:rsidP="00315D6E">
            <w:pPr>
              <w:spacing w:before="30" w:after="30"/>
              <w:ind w:left="30" w:right="30"/>
              <w:rPr>
                <w:rFonts w:ascii="Calibri" w:eastAsia="Times New Roman" w:hAnsi="Calibri" w:cs="Calibri"/>
                <w:sz w:val="16"/>
              </w:rPr>
            </w:pPr>
            <w:r w:rsidRPr="00300868">
              <w:rPr>
                <w:rFonts w:ascii="Calibri" w:eastAsia="Times New Roman" w:hAnsi="Calibri" w:cs="Calibri"/>
                <w:sz w:val="16"/>
              </w:rPr>
              <w:t>128_toc_14</w:t>
            </w:r>
          </w:p>
        </w:tc>
        <w:tc>
          <w:tcPr>
            <w:tcW w:w="6000" w:type="dxa"/>
            <w:tcMar>
              <w:top w:w="120" w:type="dxa"/>
              <w:left w:w="180" w:type="dxa"/>
              <w:bottom w:w="120" w:type="dxa"/>
              <w:right w:w="180" w:type="dxa"/>
            </w:tcMar>
            <w:vAlign w:val="center"/>
            <w:hideMark/>
          </w:tcPr>
          <w:p w14:paraId="5ECEE335" w14:textId="77777777" w:rsidR="00315D6E" w:rsidRPr="00300868" w:rsidRDefault="0047764C" w:rsidP="00315D6E">
            <w:pPr>
              <w:spacing w:before="100" w:beforeAutospacing="1" w:after="100" w:afterAutospacing="1"/>
              <w:ind w:left="30" w:right="30"/>
              <w:rPr>
                <w:rFonts w:ascii="Calibri" w:eastAsia="Times New Roman" w:hAnsi="Calibri" w:cs="Calibri"/>
              </w:rPr>
            </w:pPr>
            <w:r w:rsidRPr="00300868">
              <w:rPr>
                <w:rFonts w:ascii="Calibri" w:eastAsia="Times New Roman" w:hAnsi="Calibri" w:cs="Calibri"/>
              </w:rPr>
              <w:t>Our People</w:t>
            </w:r>
          </w:p>
        </w:tc>
        <w:tc>
          <w:tcPr>
            <w:tcW w:w="6000" w:type="dxa"/>
            <w:vAlign w:val="center"/>
          </w:tcPr>
          <w:p w14:paraId="41EF4564" w14:textId="77777777" w:rsidR="00315D6E" w:rsidRPr="00300868" w:rsidRDefault="0047764C" w:rsidP="008970A2">
            <w:pPr>
              <w:spacing w:before="100" w:beforeAutospacing="1" w:after="100" w:afterAutospacing="1"/>
              <w:ind w:left="30" w:right="30"/>
              <w:rPr>
                <w:rFonts w:ascii="Calibri" w:eastAsia="Times New Roman" w:hAnsi="Calibri" w:cs="Calibri"/>
              </w:rPr>
            </w:pPr>
            <w:r w:rsidRPr="00300868">
              <w:rPr>
                <w:rFonts w:ascii="Calibri" w:eastAsia="Calibri" w:hAnsi="Calibri" w:cs="Calibri"/>
                <w:lang w:val="tr-TR"/>
              </w:rPr>
              <w:t>Çalışanlarımız</w:t>
            </w:r>
          </w:p>
        </w:tc>
      </w:tr>
      <w:tr w:rsidR="0092388F" w:rsidRPr="00300868" w14:paraId="1249451C" w14:textId="77777777" w:rsidTr="00300868">
        <w:tc>
          <w:tcPr>
            <w:tcW w:w="1353" w:type="dxa"/>
            <w:shd w:val="clear" w:color="auto" w:fill="C1E4F5"/>
            <w:tcMar>
              <w:top w:w="120" w:type="dxa"/>
              <w:left w:w="180" w:type="dxa"/>
              <w:bottom w:w="120" w:type="dxa"/>
              <w:right w:w="180" w:type="dxa"/>
            </w:tcMar>
            <w:hideMark/>
          </w:tcPr>
          <w:p w14:paraId="7A7D5CE7" w14:textId="77777777" w:rsidR="00315D6E" w:rsidRPr="00300868" w:rsidRDefault="0047764C" w:rsidP="00315D6E">
            <w:pPr>
              <w:spacing w:before="30" w:after="30"/>
              <w:ind w:left="30" w:right="30"/>
              <w:rPr>
                <w:rFonts w:ascii="Calibri" w:eastAsia="Times New Roman" w:hAnsi="Calibri" w:cs="Calibri"/>
                <w:sz w:val="16"/>
              </w:rPr>
            </w:pPr>
            <w:r w:rsidRPr="00300868">
              <w:rPr>
                <w:rFonts w:ascii="Calibri" w:eastAsia="Times New Roman" w:hAnsi="Calibri" w:cs="Calibri"/>
                <w:sz w:val="16"/>
              </w:rPr>
              <w:t>129_toc_15</w:t>
            </w:r>
          </w:p>
        </w:tc>
        <w:tc>
          <w:tcPr>
            <w:tcW w:w="6000" w:type="dxa"/>
            <w:tcMar>
              <w:top w:w="120" w:type="dxa"/>
              <w:left w:w="180" w:type="dxa"/>
              <w:bottom w:w="120" w:type="dxa"/>
              <w:right w:w="180" w:type="dxa"/>
            </w:tcMar>
            <w:vAlign w:val="center"/>
            <w:hideMark/>
          </w:tcPr>
          <w:p w14:paraId="36620EFE" w14:textId="77777777" w:rsidR="00315D6E" w:rsidRPr="00300868" w:rsidRDefault="0047764C" w:rsidP="00315D6E">
            <w:pPr>
              <w:spacing w:before="100" w:beforeAutospacing="1" w:after="100" w:afterAutospacing="1"/>
              <w:ind w:left="30" w:right="30"/>
              <w:rPr>
                <w:rFonts w:ascii="Calibri" w:eastAsia="Times New Roman" w:hAnsi="Calibri" w:cs="Calibri"/>
              </w:rPr>
            </w:pPr>
            <w:r w:rsidRPr="00300868">
              <w:rPr>
                <w:rFonts w:ascii="Calibri" w:eastAsia="Times New Roman" w:hAnsi="Calibri" w:cs="Calibri"/>
              </w:rPr>
              <w:t>Our Communities</w:t>
            </w:r>
          </w:p>
        </w:tc>
        <w:tc>
          <w:tcPr>
            <w:tcW w:w="6000" w:type="dxa"/>
            <w:vAlign w:val="center"/>
          </w:tcPr>
          <w:p w14:paraId="6AE5F086" w14:textId="77777777" w:rsidR="00315D6E" w:rsidRPr="00300868" w:rsidRDefault="0047764C" w:rsidP="008970A2">
            <w:pPr>
              <w:spacing w:before="100" w:beforeAutospacing="1" w:after="100" w:afterAutospacing="1"/>
              <w:ind w:left="30" w:right="30"/>
              <w:rPr>
                <w:rFonts w:ascii="Calibri" w:eastAsia="Times New Roman" w:hAnsi="Calibri" w:cs="Calibri"/>
              </w:rPr>
            </w:pPr>
            <w:r w:rsidRPr="00300868">
              <w:rPr>
                <w:rFonts w:ascii="Calibri" w:eastAsia="Calibri" w:hAnsi="Calibri" w:cs="Calibri"/>
                <w:lang w:val="tr-TR"/>
              </w:rPr>
              <w:t>Topluluklarımız</w:t>
            </w:r>
          </w:p>
        </w:tc>
      </w:tr>
      <w:tr w:rsidR="0092388F" w:rsidRPr="00300868" w14:paraId="60979FB7" w14:textId="77777777" w:rsidTr="00300868">
        <w:tc>
          <w:tcPr>
            <w:tcW w:w="1353" w:type="dxa"/>
            <w:shd w:val="clear" w:color="auto" w:fill="C1E4F5"/>
            <w:tcMar>
              <w:top w:w="120" w:type="dxa"/>
              <w:left w:w="180" w:type="dxa"/>
              <w:bottom w:w="120" w:type="dxa"/>
              <w:right w:w="180" w:type="dxa"/>
            </w:tcMar>
            <w:hideMark/>
          </w:tcPr>
          <w:p w14:paraId="1FED038A" w14:textId="77777777" w:rsidR="00315D6E" w:rsidRPr="00300868" w:rsidRDefault="0047764C" w:rsidP="00315D6E">
            <w:pPr>
              <w:spacing w:before="30" w:after="30"/>
              <w:ind w:left="30" w:right="30"/>
              <w:rPr>
                <w:rFonts w:ascii="Calibri" w:eastAsia="Times New Roman" w:hAnsi="Calibri" w:cs="Calibri"/>
                <w:sz w:val="16"/>
              </w:rPr>
            </w:pPr>
            <w:r w:rsidRPr="00300868">
              <w:rPr>
                <w:rFonts w:ascii="Calibri" w:eastAsia="Times New Roman" w:hAnsi="Calibri" w:cs="Calibri"/>
                <w:sz w:val="16"/>
              </w:rPr>
              <w:t>130_toc_16</w:t>
            </w:r>
          </w:p>
        </w:tc>
        <w:tc>
          <w:tcPr>
            <w:tcW w:w="6000" w:type="dxa"/>
            <w:tcMar>
              <w:top w:w="120" w:type="dxa"/>
              <w:left w:w="180" w:type="dxa"/>
              <w:bottom w:w="120" w:type="dxa"/>
              <w:right w:w="180" w:type="dxa"/>
            </w:tcMar>
            <w:vAlign w:val="center"/>
            <w:hideMark/>
          </w:tcPr>
          <w:p w14:paraId="62AD79BB" w14:textId="77777777" w:rsidR="00315D6E" w:rsidRPr="00300868" w:rsidRDefault="0047764C" w:rsidP="00315D6E">
            <w:pPr>
              <w:spacing w:before="100" w:beforeAutospacing="1" w:after="100" w:afterAutospacing="1"/>
              <w:ind w:left="30" w:right="30"/>
              <w:rPr>
                <w:rFonts w:ascii="Calibri" w:eastAsia="Times New Roman" w:hAnsi="Calibri" w:cs="Calibri"/>
              </w:rPr>
            </w:pPr>
            <w:r w:rsidRPr="00300868">
              <w:rPr>
                <w:rFonts w:ascii="Calibri" w:eastAsia="Times New Roman" w:hAnsi="Calibri" w:cs="Calibri"/>
              </w:rPr>
              <w:t>How we Operate</w:t>
            </w:r>
          </w:p>
        </w:tc>
        <w:tc>
          <w:tcPr>
            <w:tcW w:w="6000" w:type="dxa"/>
            <w:vAlign w:val="center"/>
          </w:tcPr>
          <w:p w14:paraId="3423E868" w14:textId="77777777" w:rsidR="00315D6E" w:rsidRPr="00300868" w:rsidRDefault="0047764C" w:rsidP="008970A2">
            <w:pPr>
              <w:spacing w:before="100" w:beforeAutospacing="1" w:after="100" w:afterAutospacing="1"/>
              <w:ind w:left="30" w:right="30"/>
              <w:rPr>
                <w:rFonts w:ascii="Calibri" w:eastAsia="Times New Roman" w:hAnsi="Calibri" w:cs="Calibri"/>
              </w:rPr>
            </w:pPr>
            <w:r w:rsidRPr="00300868">
              <w:rPr>
                <w:rFonts w:ascii="Calibri" w:eastAsia="Calibri" w:hAnsi="Calibri" w:cs="Calibri"/>
                <w:lang w:val="tr-TR"/>
              </w:rPr>
              <w:t>Nasıl Çalışırız</w:t>
            </w:r>
          </w:p>
        </w:tc>
      </w:tr>
      <w:tr w:rsidR="0092388F" w:rsidRPr="00300868" w14:paraId="7005D1CB" w14:textId="77777777" w:rsidTr="00300868">
        <w:tc>
          <w:tcPr>
            <w:tcW w:w="1353" w:type="dxa"/>
            <w:shd w:val="clear" w:color="auto" w:fill="C1E4F5"/>
            <w:tcMar>
              <w:top w:w="120" w:type="dxa"/>
              <w:left w:w="180" w:type="dxa"/>
              <w:bottom w:w="120" w:type="dxa"/>
              <w:right w:w="180" w:type="dxa"/>
            </w:tcMar>
            <w:hideMark/>
          </w:tcPr>
          <w:p w14:paraId="33D729B1" w14:textId="77777777" w:rsidR="00315D6E" w:rsidRPr="00300868" w:rsidRDefault="0047764C" w:rsidP="00315D6E">
            <w:pPr>
              <w:spacing w:before="30" w:after="30"/>
              <w:ind w:left="30" w:right="30"/>
              <w:rPr>
                <w:rFonts w:ascii="Calibri" w:eastAsia="Times New Roman" w:hAnsi="Calibri" w:cs="Calibri"/>
                <w:sz w:val="16"/>
              </w:rPr>
            </w:pPr>
            <w:r w:rsidRPr="00300868">
              <w:rPr>
                <w:rFonts w:ascii="Calibri" w:eastAsia="Times New Roman" w:hAnsi="Calibri" w:cs="Calibri"/>
                <w:sz w:val="16"/>
              </w:rPr>
              <w:t>131_toc_17</w:t>
            </w:r>
          </w:p>
        </w:tc>
        <w:tc>
          <w:tcPr>
            <w:tcW w:w="6000" w:type="dxa"/>
            <w:tcMar>
              <w:top w:w="120" w:type="dxa"/>
              <w:left w:w="180" w:type="dxa"/>
              <w:bottom w:w="120" w:type="dxa"/>
              <w:right w:w="180" w:type="dxa"/>
            </w:tcMar>
            <w:vAlign w:val="center"/>
            <w:hideMark/>
          </w:tcPr>
          <w:p w14:paraId="60672897" w14:textId="77777777" w:rsidR="00315D6E" w:rsidRPr="00300868" w:rsidRDefault="0047764C" w:rsidP="00315D6E">
            <w:pPr>
              <w:spacing w:before="100" w:beforeAutospacing="1" w:after="100" w:afterAutospacing="1"/>
              <w:ind w:left="30" w:right="30"/>
              <w:rPr>
                <w:rFonts w:ascii="Calibri" w:eastAsia="Times New Roman" w:hAnsi="Calibri" w:cs="Calibri"/>
              </w:rPr>
            </w:pPr>
            <w:r w:rsidRPr="00300868">
              <w:rPr>
                <w:rFonts w:ascii="Calibri" w:eastAsia="Times New Roman" w:hAnsi="Calibri" w:cs="Calibri"/>
              </w:rPr>
              <w:t xml:space="preserve">Your Commitment </w:t>
            </w:r>
          </w:p>
        </w:tc>
        <w:tc>
          <w:tcPr>
            <w:tcW w:w="6000" w:type="dxa"/>
            <w:vAlign w:val="center"/>
          </w:tcPr>
          <w:p w14:paraId="708D1905" w14:textId="77777777" w:rsidR="00315D6E" w:rsidRPr="00300868" w:rsidRDefault="0047764C" w:rsidP="008970A2">
            <w:pPr>
              <w:spacing w:before="100" w:beforeAutospacing="1" w:after="100" w:afterAutospacing="1"/>
              <w:ind w:left="30" w:right="30"/>
              <w:rPr>
                <w:rFonts w:ascii="Calibri" w:eastAsia="Times New Roman" w:hAnsi="Calibri" w:cs="Calibri"/>
              </w:rPr>
            </w:pPr>
            <w:r w:rsidRPr="00300868">
              <w:rPr>
                <w:rFonts w:ascii="Calibri" w:eastAsia="Calibri" w:hAnsi="Calibri" w:cs="Calibri"/>
                <w:lang w:val="tr-TR"/>
              </w:rPr>
              <w:t xml:space="preserve">Taahhüdünüz </w:t>
            </w:r>
          </w:p>
        </w:tc>
      </w:tr>
      <w:tr w:rsidR="0092388F" w:rsidRPr="00300868" w14:paraId="5A2E77CD" w14:textId="77777777" w:rsidTr="00300868">
        <w:tc>
          <w:tcPr>
            <w:tcW w:w="1353" w:type="dxa"/>
            <w:shd w:val="clear" w:color="auto" w:fill="C1E4F5"/>
            <w:tcMar>
              <w:top w:w="120" w:type="dxa"/>
              <w:left w:w="180" w:type="dxa"/>
              <w:bottom w:w="120" w:type="dxa"/>
              <w:right w:w="180" w:type="dxa"/>
            </w:tcMar>
            <w:hideMark/>
          </w:tcPr>
          <w:p w14:paraId="2A4E580D" w14:textId="77777777" w:rsidR="00315D6E" w:rsidRPr="00300868" w:rsidRDefault="0047764C" w:rsidP="00315D6E">
            <w:pPr>
              <w:spacing w:before="30" w:after="30"/>
              <w:ind w:left="30" w:right="30"/>
              <w:rPr>
                <w:rFonts w:ascii="Calibri" w:eastAsia="Times New Roman" w:hAnsi="Calibri" w:cs="Calibri"/>
                <w:sz w:val="16"/>
              </w:rPr>
            </w:pPr>
            <w:r w:rsidRPr="00300868">
              <w:rPr>
                <w:rFonts w:ascii="Calibri" w:eastAsia="Times New Roman" w:hAnsi="Calibri" w:cs="Calibri"/>
                <w:sz w:val="16"/>
              </w:rPr>
              <w:t>132_toc_18</w:t>
            </w:r>
          </w:p>
        </w:tc>
        <w:tc>
          <w:tcPr>
            <w:tcW w:w="6000" w:type="dxa"/>
            <w:tcMar>
              <w:top w:w="120" w:type="dxa"/>
              <w:left w:w="180" w:type="dxa"/>
              <w:bottom w:w="120" w:type="dxa"/>
              <w:right w:w="180" w:type="dxa"/>
            </w:tcMar>
            <w:vAlign w:val="center"/>
            <w:hideMark/>
          </w:tcPr>
          <w:p w14:paraId="1A94B594" w14:textId="77777777" w:rsidR="00315D6E" w:rsidRPr="00300868" w:rsidRDefault="0047764C" w:rsidP="00315D6E">
            <w:pPr>
              <w:spacing w:before="100" w:beforeAutospacing="1" w:after="100" w:afterAutospacing="1"/>
              <w:ind w:left="30" w:right="30"/>
              <w:rPr>
                <w:rFonts w:ascii="Calibri" w:eastAsia="Times New Roman" w:hAnsi="Calibri" w:cs="Calibri"/>
              </w:rPr>
            </w:pPr>
            <w:r w:rsidRPr="00300868">
              <w:rPr>
                <w:rFonts w:ascii="Calibri" w:eastAsia="Times New Roman" w:hAnsi="Calibri" w:cs="Calibri"/>
              </w:rPr>
              <w:t>Your Commitment</w:t>
            </w:r>
          </w:p>
        </w:tc>
        <w:tc>
          <w:tcPr>
            <w:tcW w:w="6000" w:type="dxa"/>
            <w:vAlign w:val="center"/>
          </w:tcPr>
          <w:p w14:paraId="5606B3D9" w14:textId="77777777" w:rsidR="00315D6E" w:rsidRPr="00300868" w:rsidRDefault="0047764C" w:rsidP="008970A2">
            <w:pPr>
              <w:spacing w:before="100" w:beforeAutospacing="1" w:after="100" w:afterAutospacing="1"/>
              <w:ind w:left="30" w:right="30"/>
              <w:rPr>
                <w:rFonts w:ascii="Calibri" w:eastAsia="Times New Roman" w:hAnsi="Calibri" w:cs="Calibri"/>
              </w:rPr>
            </w:pPr>
            <w:r w:rsidRPr="00300868">
              <w:rPr>
                <w:rFonts w:ascii="Calibri" w:eastAsia="Calibri" w:hAnsi="Calibri" w:cs="Calibri"/>
                <w:lang w:val="tr-TR"/>
              </w:rPr>
              <w:t>Taahhüdünüz</w:t>
            </w:r>
          </w:p>
        </w:tc>
      </w:tr>
      <w:tr w:rsidR="0092388F" w:rsidRPr="00300868" w14:paraId="5AA91B6A" w14:textId="77777777" w:rsidTr="00300868">
        <w:tc>
          <w:tcPr>
            <w:tcW w:w="1353" w:type="dxa"/>
            <w:shd w:val="clear" w:color="auto" w:fill="C1E4F5"/>
            <w:tcMar>
              <w:top w:w="120" w:type="dxa"/>
              <w:left w:w="180" w:type="dxa"/>
              <w:bottom w:w="120" w:type="dxa"/>
              <w:right w:w="180" w:type="dxa"/>
            </w:tcMar>
            <w:hideMark/>
          </w:tcPr>
          <w:p w14:paraId="43B6E9DC" w14:textId="77777777" w:rsidR="00315D6E" w:rsidRPr="00300868" w:rsidRDefault="0047764C" w:rsidP="00315D6E">
            <w:pPr>
              <w:spacing w:before="30" w:after="30"/>
              <w:ind w:left="30" w:right="30"/>
              <w:rPr>
                <w:rFonts w:ascii="Calibri" w:eastAsia="Times New Roman" w:hAnsi="Calibri" w:cs="Calibri"/>
                <w:sz w:val="16"/>
              </w:rPr>
            </w:pPr>
            <w:r w:rsidRPr="00300868">
              <w:rPr>
                <w:rFonts w:ascii="Calibri" w:eastAsia="Times New Roman" w:hAnsi="Calibri" w:cs="Calibri"/>
                <w:sz w:val="16"/>
              </w:rPr>
              <w:t>133_toc_19</w:t>
            </w:r>
          </w:p>
        </w:tc>
        <w:tc>
          <w:tcPr>
            <w:tcW w:w="6000" w:type="dxa"/>
            <w:tcMar>
              <w:top w:w="120" w:type="dxa"/>
              <w:left w:w="180" w:type="dxa"/>
              <w:bottom w:w="120" w:type="dxa"/>
              <w:right w:w="180" w:type="dxa"/>
            </w:tcMar>
            <w:vAlign w:val="center"/>
            <w:hideMark/>
          </w:tcPr>
          <w:p w14:paraId="5B367676" w14:textId="77777777" w:rsidR="00315D6E" w:rsidRPr="00300868" w:rsidRDefault="0047764C" w:rsidP="00315D6E">
            <w:pPr>
              <w:spacing w:before="100" w:beforeAutospacing="1" w:after="100" w:afterAutospacing="1"/>
              <w:ind w:left="30" w:right="30"/>
              <w:rPr>
                <w:rFonts w:ascii="Calibri" w:eastAsia="Times New Roman" w:hAnsi="Calibri" w:cs="Calibri"/>
              </w:rPr>
            </w:pPr>
            <w:r w:rsidRPr="00300868">
              <w:rPr>
                <w:rFonts w:ascii="Calibri" w:eastAsia="Times New Roman" w:hAnsi="Calibri" w:cs="Calibri"/>
              </w:rPr>
              <w:t>Knowledge Check</w:t>
            </w:r>
          </w:p>
        </w:tc>
        <w:tc>
          <w:tcPr>
            <w:tcW w:w="6000" w:type="dxa"/>
            <w:vAlign w:val="center"/>
          </w:tcPr>
          <w:p w14:paraId="536B6907" w14:textId="77777777" w:rsidR="00315D6E" w:rsidRPr="00300868" w:rsidRDefault="0047764C" w:rsidP="008970A2">
            <w:pPr>
              <w:spacing w:before="100" w:beforeAutospacing="1" w:after="100" w:afterAutospacing="1"/>
              <w:ind w:left="30" w:right="30"/>
              <w:rPr>
                <w:rFonts w:ascii="Calibri" w:eastAsia="Times New Roman" w:hAnsi="Calibri" w:cs="Calibri"/>
              </w:rPr>
            </w:pPr>
            <w:r w:rsidRPr="00300868">
              <w:rPr>
                <w:rFonts w:ascii="Calibri" w:eastAsia="Calibri" w:hAnsi="Calibri" w:cs="Calibri"/>
                <w:lang w:val="tr-TR"/>
              </w:rPr>
              <w:t>Bilgi Kontrolü</w:t>
            </w:r>
          </w:p>
        </w:tc>
      </w:tr>
      <w:tr w:rsidR="0092388F" w:rsidRPr="00300868" w14:paraId="7F9F10AB" w14:textId="77777777" w:rsidTr="00300868">
        <w:tc>
          <w:tcPr>
            <w:tcW w:w="1353" w:type="dxa"/>
            <w:shd w:val="clear" w:color="auto" w:fill="C1E4F5"/>
            <w:tcMar>
              <w:top w:w="120" w:type="dxa"/>
              <w:left w:w="180" w:type="dxa"/>
              <w:bottom w:w="120" w:type="dxa"/>
              <w:right w:w="180" w:type="dxa"/>
            </w:tcMar>
            <w:hideMark/>
          </w:tcPr>
          <w:p w14:paraId="248DA49A" w14:textId="77777777" w:rsidR="00315D6E" w:rsidRPr="00300868" w:rsidRDefault="0047764C" w:rsidP="00315D6E">
            <w:pPr>
              <w:spacing w:before="30" w:after="30"/>
              <w:ind w:left="30" w:right="30"/>
              <w:rPr>
                <w:rFonts w:ascii="Calibri" w:eastAsia="Times New Roman" w:hAnsi="Calibri" w:cs="Calibri"/>
                <w:sz w:val="16"/>
              </w:rPr>
            </w:pPr>
            <w:r w:rsidRPr="00300868">
              <w:rPr>
                <w:rFonts w:ascii="Calibri" w:eastAsia="Times New Roman" w:hAnsi="Calibri" w:cs="Calibri"/>
                <w:sz w:val="16"/>
              </w:rPr>
              <w:t>134_toc_20</w:t>
            </w:r>
          </w:p>
        </w:tc>
        <w:tc>
          <w:tcPr>
            <w:tcW w:w="6000" w:type="dxa"/>
            <w:tcMar>
              <w:top w:w="120" w:type="dxa"/>
              <w:left w:w="180" w:type="dxa"/>
              <w:bottom w:w="120" w:type="dxa"/>
              <w:right w:w="180" w:type="dxa"/>
            </w:tcMar>
            <w:vAlign w:val="center"/>
            <w:hideMark/>
          </w:tcPr>
          <w:p w14:paraId="68F05B6B" w14:textId="77777777" w:rsidR="00315D6E" w:rsidRPr="00300868" w:rsidRDefault="0047764C" w:rsidP="00315D6E">
            <w:pPr>
              <w:spacing w:before="100" w:beforeAutospacing="1" w:after="100" w:afterAutospacing="1"/>
              <w:ind w:left="30" w:right="30"/>
              <w:rPr>
                <w:rFonts w:ascii="Calibri" w:eastAsia="Times New Roman" w:hAnsi="Calibri" w:cs="Calibri"/>
              </w:rPr>
            </w:pPr>
            <w:r w:rsidRPr="00300868">
              <w:rPr>
                <w:rFonts w:ascii="Calibri" w:eastAsia="Times New Roman" w:hAnsi="Calibri" w:cs="Calibri"/>
              </w:rPr>
              <w:t>Introduction</w:t>
            </w:r>
          </w:p>
        </w:tc>
        <w:tc>
          <w:tcPr>
            <w:tcW w:w="6000" w:type="dxa"/>
            <w:vAlign w:val="center"/>
          </w:tcPr>
          <w:p w14:paraId="67F00FE7" w14:textId="77777777" w:rsidR="00315D6E" w:rsidRPr="00300868" w:rsidRDefault="0047764C" w:rsidP="008970A2">
            <w:pPr>
              <w:spacing w:before="100" w:beforeAutospacing="1" w:after="100" w:afterAutospacing="1"/>
              <w:ind w:left="30" w:right="30"/>
              <w:rPr>
                <w:rFonts w:ascii="Calibri" w:eastAsia="Times New Roman" w:hAnsi="Calibri" w:cs="Calibri"/>
              </w:rPr>
            </w:pPr>
            <w:r w:rsidRPr="00300868">
              <w:rPr>
                <w:rFonts w:ascii="Calibri" w:eastAsia="Calibri" w:hAnsi="Calibri" w:cs="Calibri"/>
                <w:lang w:val="tr-TR"/>
              </w:rPr>
              <w:t>Giriş</w:t>
            </w:r>
          </w:p>
        </w:tc>
      </w:tr>
      <w:tr w:rsidR="0092388F" w:rsidRPr="00300868" w14:paraId="44AFB5CB" w14:textId="77777777" w:rsidTr="00300868">
        <w:tc>
          <w:tcPr>
            <w:tcW w:w="1353" w:type="dxa"/>
            <w:shd w:val="clear" w:color="auto" w:fill="C1E4F5"/>
            <w:tcMar>
              <w:top w:w="120" w:type="dxa"/>
              <w:left w:w="180" w:type="dxa"/>
              <w:bottom w:w="120" w:type="dxa"/>
              <w:right w:w="180" w:type="dxa"/>
            </w:tcMar>
            <w:hideMark/>
          </w:tcPr>
          <w:p w14:paraId="144F64B6" w14:textId="77777777" w:rsidR="00315D6E" w:rsidRPr="00300868" w:rsidRDefault="0047764C" w:rsidP="00315D6E">
            <w:pPr>
              <w:spacing w:before="30" w:after="30"/>
              <w:ind w:left="30" w:right="30"/>
              <w:rPr>
                <w:rFonts w:ascii="Calibri" w:eastAsia="Times New Roman" w:hAnsi="Calibri" w:cs="Calibri"/>
                <w:sz w:val="16"/>
              </w:rPr>
            </w:pPr>
            <w:r w:rsidRPr="00300868">
              <w:rPr>
                <w:rFonts w:ascii="Calibri" w:eastAsia="Times New Roman" w:hAnsi="Calibri" w:cs="Calibri"/>
                <w:sz w:val="16"/>
              </w:rPr>
              <w:t>135_toc_21</w:t>
            </w:r>
          </w:p>
        </w:tc>
        <w:tc>
          <w:tcPr>
            <w:tcW w:w="6000" w:type="dxa"/>
            <w:tcMar>
              <w:top w:w="120" w:type="dxa"/>
              <w:left w:w="180" w:type="dxa"/>
              <w:bottom w:w="120" w:type="dxa"/>
              <w:right w:w="180" w:type="dxa"/>
            </w:tcMar>
            <w:vAlign w:val="center"/>
            <w:hideMark/>
          </w:tcPr>
          <w:p w14:paraId="44D765DF" w14:textId="77777777" w:rsidR="00315D6E" w:rsidRPr="00300868" w:rsidRDefault="0047764C" w:rsidP="00315D6E">
            <w:pPr>
              <w:spacing w:before="100" w:beforeAutospacing="1" w:after="100" w:afterAutospacing="1"/>
              <w:ind w:left="30" w:right="30"/>
              <w:rPr>
                <w:rFonts w:ascii="Calibri" w:eastAsia="Times New Roman" w:hAnsi="Calibri" w:cs="Calibri"/>
              </w:rPr>
            </w:pPr>
            <w:r w:rsidRPr="00300868">
              <w:rPr>
                <w:rFonts w:ascii="Calibri" w:eastAsia="Times New Roman" w:hAnsi="Calibri" w:cs="Calibri"/>
              </w:rPr>
              <w:t>Assessment</w:t>
            </w:r>
          </w:p>
        </w:tc>
        <w:tc>
          <w:tcPr>
            <w:tcW w:w="6000" w:type="dxa"/>
            <w:vAlign w:val="center"/>
          </w:tcPr>
          <w:p w14:paraId="166BE7FE" w14:textId="77777777" w:rsidR="00315D6E" w:rsidRPr="00300868" w:rsidRDefault="0047764C" w:rsidP="008970A2">
            <w:pPr>
              <w:spacing w:before="100" w:beforeAutospacing="1" w:after="100" w:afterAutospacing="1"/>
              <w:ind w:left="30" w:right="30"/>
              <w:rPr>
                <w:rFonts w:ascii="Calibri" w:eastAsia="Times New Roman" w:hAnsi="Calibri" w:cs="Calibri"/>
              </w:rPr>
            </w:pPr>
            <w:r w:rsidRPr="00300868">
              <w:rPr>
                <w:rFonts w:ascii="Calibri" w:eastAsia="Calibri" w:hAnsi="Calibri" w:cs="Calibri"/>
                <w:lang w:val="tr-TR"/>
              </w:rPr>
              <w:t>Değerlendirme</w:t>
            </w:r>
          </w:p>
        </w:tc>
      </w:tr>
      <w:tr w:rsidR="0092388F" w:rsidRPr="00300868" w14:paraId="0A204E23" w14:textId="77777777" w:rsidTr="00300868">
        <w:tc>
          <w:tcPr>
            <w:tcW w:w="1353" w:type="dxa"/>
            <w:shd w:val="clear" w:color="auto" w:fill="C1E4F5"/>
            <w:tcMar>
              <w:top w:w="120" w:type="dxa"/>
              <w:left w:w="180" w:type="dxa"/>
              <w:bottom w:w="120" w:type="dxa"/>
              <w:right w:w="180" w:type="dxa"/>
            </w:tcMar>
            <w:hideMark/>
          </w:tcPr>
          <w:p w14:paraId="23DE0144" w14:textId="77777777" w:rsidR="00315D6E" w:rsidRPr="00300868" w:rsidRDefault="0047764C" w:rsidP="00315D6E">
            <w:pPr>
              <w:spacing w:before="30" w:after="30"/>
              <w:ind w:left="30" w:right="30"/>
              <w:rPr>
                <w:rFonts w:ascii="Calibri" w:eastAsia="Times New Roman" w:hAnsi="Calibri" w:cs="Calibri"/>
                <w:sz w:val="16"/>
              </w:rPr>
            </w:pPr>
            <w:r w:rsidRPr="00300868">
              <w:rPr>
                <w:rFonts w:ascii="Calibri" w:eastAsia="Times New Roman" w:hAnsi="Calibri" w:cs="Calibri"/>
                <w:sz w:val="16"/>
              </w:rPr>
              <w:lastRenderedPageBreak/>
              <w:t>136_toc_22</w:t>
            </w:r>
          </w:p>
        </w:tc>
        <w:tc>
          <w:tcPr>
            <w:tcW w:w="6000" w:type="dxa"/>
            <w:tcMar>
              <w:top w:w="120" w:type="dxa"/>
              <w:left w:w="180" w:type="dxa"/>
              <w:bottom w:w="120" w:type="dxa"/>
              <w:right w:w="180" w:type="dxa"/>
            </w:tcMar>
            <w:vAlign w:val="center"/>
            <w:hideMark/>
          </w:tcPr>
          <w:p w14:paraId="16E36359" w14:textId="77777777" w:rsidR="00315D6E" w:rsidRPr="00300868" w:rsidRDefault="0047764C" w:rsidP="00315D6E">
            <w:pPr>
              <w:spacing w:before="100" w:beforeAutospacing="1" w:after="100" w:afterAutospacing="1"/>
              <w:ind w:left="30" w:right="30"/>
              <w:rPr>
                <w:rFonts w:ascii="Calibri" w:eastAsia="Times New Roman" w:hAnsi="Calibri" w:cs="Calibri"/>
              </w:rPr>
            </w:pPr>
            <w:r w:rsidRPr="00300868">
              <w:rPr>
                <w:rFonts w:ascii="Calibri" w:eastAsia="Times New Roman" w:hAnsi="Calibri" w:cs="Calibri"/>
              </w:rPr>
              <w:t>Feedback</w:t>
            </w:r>
          </w:p>
        </w:tc>
        <w:tc>
          <w:tcPr>
            <w:tcW w:w="6000" w:type="dxa"/>
            <w:vAlign w:val="center"/>
          </w:tcPr>
          <w:p w14:paraId="2C671869" w14:textId="77777777" w:rsidR="00315D6E" w:rsidRPr="00300868" w:rsidRDefault="0047764C" w:rsidP="008970A2">
            <w:pPr>
              <w:spacing w:before="100" w:beforeAutospacing="1" w:after="100" w:afterAutospacing="1"/>
              <w:ind w:left="30" w:right="30"/>
              <w:rPr>
                <w:rFonts w:ascii="Calibri" w:eastAsia="Times New Roman" w:hAnsi="Calibri" w:cs="Calibri"/>
              </w:rPr>
            </w:pPr>
            <w:r w:rsidRPr="00300868">
              <w:rPr>
                <w:rFonts w:ascii="Calibri" w:eastAsia="Calibri" w:hAnsi="Calibri" w:cs="Calibri"/>
                <w:lang w:val="tr-TR"/>
              </w:rPr>
              <w:t>Geri Bildirim</w:t>
            </w:r>
          </w:p>
        </w:tc>
      </w:tr>
      <w:tr w:rsidR="0092388F" w:rsidRPr="00300868" w14:paraId="4ED60C2B" w14:textId="77777777" w:rsidTr="00300868">
        <w:tc>
          <w:tcPr>
            <w:tcW w:w="1353" w:type="dxa"/>
            <w:shd w:val="clear" w:color="auto" w:fill="C1E4F5"/>
            <w:tcMar>
              <w:top w:w="120" w:type="dxa"/>
              <w:left w:w="180" w:type="dxa"/>
              <w:bottom w:w="120" w:type="dxa"/>
              <w:right w:w="180" w:type="dxa"/>
            </w:tcMar>
            <w:hideMark/>
          </w:tcPr>
          <w:p w14:paraId="14624DF7" w14:textId="77777777" w:rsidR="00315D6E" w:rsidRPr="00300868" w:rsidRDefault="0047764C" w:rsidP="00315D6E">
            <w:pPr>
              <w:spacing w:before="30" w:after="30"/>
              <w:ind w:left="30" w:right="30"/>
              <w:rPr>
                <w:rFonts w:ascii="Calibri" w:eastAsia="Times New Roman" w:hAnsi="Calibri" w:cs="Calibri"/>
                <w:sz w:val="16"/>
              </w:rPr>
            </w:pPr>
            <w:r w:rsidRPr="00300868">
              <w:rPr>
                <w:rFonts w:ascii="Calibri" w:eastAsia="Times New Roman" w:hAnsi="Calibri" w:cs="Calibri"/>
                <w:sz w:val="16"/>
              </w:rPr>
              <w:t>137_toc_23</w:t>
            </w:r>
          </w:p>
        </w:tc>
        <w:tc>
          <w:tcPr>
            <w:tcW w:w="6000" w:type="dxa"/>
            <w:tcMar>
              <w:top w:w="120" w:type="dxa"/>
              <w:left w:w="180" w:type="dxa"/>
              <w:bottom w:w="120" w:type="dxa"/>
              <w:right w:w="180" w:type="dxa"/>
            </w:tcMar>
            <w:vAlign w:val="center"/>
            <w:hideMark/>
          </w:tcPr>
          <w:p w14:paraId="1A55A784" w14:textId="77777777" w:rsidR="00315D6E" w:rsidRPr="00300868" w:rsidRDefault="0047764C" w:rsidP="00315D6E">
            <w:pPr>
              <w:spacing w:before="100" w:beforeAutospacing="1" w:after="100" w:afterAutospacing="1"/>
              <w:ind w:left="30" w:right="30"/>
              <w:rPr>
                <w:rFonts w:ascii="Calibri" w:eastAsia="Times New Roman" w:hAnsi="Calibri" w:cs="Calibri"/>
              </w:rPr>
            </w:pPr>
            <w:r w:rsidRPr="00300868">
              <w:rPr>
                <w:rFonts w:ascii="Calibri" w:eastAsia="Times New Roman" w:hAnsi="Calibri" w:cs="Calibri"/>
              </w:rPr>
              <w:t>Survey</w:t>
            </w:r>
          </w:p>
        </w:tc>
        <w:tc>
          <w:tcPr>
            <w:tcW w:w="6000" w:type="dxa"/>
            <w:vAlign w:val="center"/>
          </w:tcPr>
          <w:p w14:paraId="630841ED" w14:textId="77777777" w:rsidR="00315D6E" w:rsidRPr="00300868" w:rsidRDefault="0047764C" w:rsidP="008970A2">
            <w:pPr>
              <w:spacing w:before="100" w:beforeAutospacing="1" w:after="100" w:afterAutospacing="1"/>
              <w:ind w:left="30" w:right="30"/>
              <w:rPr>
                <w:rFonts w:ascii="Calibri" w:eastAsia="Times New Roman" w:hAnsi="Calibri" w:cs="Calibri"/>
              </w:rPr>
            </w:pPr>
            <w:r w:rsidRPr="00300868">
              <w:rPr>
                <w:rFonts w:ascii="Calibri" w:eastAsia="Calibri" w:hAnsi="Calibri" w:cs="Calibri"/>
                <w:lang w:val="tr-TR"/>
              </w:rPr>
              <w:t>Anket</w:t>
            </w:r>
          </w:p>
        </w:tc>
      </w:tr>
      <w:tr w:rsidR="0092388F" w:rsidRPr="00300868" w14:paraId="5F7E3B81" w14:textId="77777777" w:rsidTr="00300868">
        <w:tc>
          <w:tcPr>
            <w:tcW w:w="1353" w:type="dxa"/>
            <w:shd w:val="clear" w:color="auto" w:fill="C1E4F5"/>
            <w:tcMar>
              <w:top w:w="120" w:type="dxa"/>
              <w:left w:w="180" w:type="dxa"/>
              <w:bottom w:w="120" w:type="dxa"/>
              <w:right w:w="180" w:type="dxa"/>
            </w:tcMar>
            <w:hideMark/>
          </w:tcPr>
          <w:p w14:paraId="049DBD1E" w14:textId="77777777" w:rsidR="00315D6E" w:rsidRPr="00300868" w:rsidRDefault="0047764C" w:rsidP="00315D6E">
            <w:pPr>
              <w:spacing w:before="30" w:after="30"/>
              <w:ind w:left="30" w:right="30"/>
              <w:rPr>
                <w:rFonts w:ascii="Calibri" w:eastAsia="Times New Roman" w:hAnsi="Calibri" w:cs="Calibri"/>
                <w:sz w:val="16"/>
              </w:rPr>
            </w:pPr>
            <w:r w:rsidRPr="00300868">
              <w:rPr>
                <w:rFonts w:ascii="Calibri" w:eastAsia="Times New Roman" w:hAnsi="Calibri" w:cs="Calibri"/>
                <w:sz w:val="16"/>
              </w:rPr>
              <w:t>138_string_1</w:t>
            </w:r>
          </w:p>
        </w:tc>
        <w:tc>
          <w:tcPr>
            <w:tcW w:w="6000" w:type="dxa"/>
            <w:tcMar>
              <w:top w:w="120" w:type="dxa"/>
              <w:left w:w="180" w:type="dxa"/>
              <w:bottom w:w="120" w:type="dxa"/>
              <w:right w:w="180" w:type="dxa"/>
            </w:tcMar>
            <w:hideMark/>
          </w:tcPr>
          <w:p w14:paraId="326CE62A" w14:textId="77777777" w:rsidR="00315D6E" w:rsidRPr="00300868" w:rsidRDefault="0047764C" w:rsidP="00300868">
            <w:pPr>
              <w:spacing w:before="100" w:beforeAutospacing="1" w:after="100" w:afterAutospacing="1"/>
              <w:ind w:left="30" w:right="30"/>
              <w:rPr>
                <w:rFonts w:ascii="Calibri" w:eastAsia="Times New Roman" w:hAnsi="Calibri" w:cs="Calibri"/>
              </w:rPr>
            </w:pPr>
            <w:r w:rsidRPr="00300868">
              <w:rPr>
                <w:rFonts w:ascii="Calibri" w:eastAsia="Times New Roman" w:hAnsi="Calibri" w:cs="Calibri"/>
              </w:rPr>
              <w:t xml:space="preserve">The Course cannot contact the LMS. Click 'OK' to continue and review the course. Note, Course Certification may not be available. Click 'Cancel' to exit </w:t>
            </w:r>
          </w:p>
        </w:tc>
        <w:tc>
          <w:tcPr>
            <w:tcW w:w="6000" w:type="dxa"/>
          </w:tcPr>
          <w:p w14:paraId="16C6B0ED" w14:textId="77777777" w:rsidR="00315D6E" w:rsidRPr="00300868" w:rsidRDefault="0047764C" w:rsidP="00300868">
            <w:pPr>
              <w:spacing w:before="100" w:beforeAutospacing="1" w:after="100" w:afterAutospacing="1"/>
              <w:ind w:left="30" w:right="30"/>
              <w:rPr>
                <w:rFonts w:ascii="Calibri" w:eastAsia="Times New Roman" w:hAnsi="Calibri" w:cs="Calibri"/>
              </w:rPr>
            </w:pPr>
            <w:r w:rsidRPr="00300868">
              <w:rPr>
                <w:rFonts w:ascii="Calibri" w:eastAsia="Calibri" w:hAnsi="Calibri" w:cs="Calibri"/>
                <w:lang w:val="tr-TR"/>
              </w:rPr>
              <w:t xml:space="preserve">Kurs, LMS ile iletişim kuramıyor. Devam etmek ve kursu incelemek için 'TAMAM' düğmesine tıklayın. Not, Kurs Sertifikasyonu mevcut olmayabilir. Çıkış için 'İptal' düğmesine tıklayın </w:t>
            </w:r>
          </w:p>
        </w:tc>
      </w:tr>
      <w:tr w:rsidR="0092388F" w:rsidRPr="00300868" w14:paraId="3F3E8B03" w14:textId="77777777" w:rsidTr="00300868">
        <w:tc>
          <w:tcPr>
            <w:tcW w:w="1353" w:type="dxa"/>
            <w:shd w:val="clear" w:color="auto" w:fill="C1E4F5"/>
            <w:tcMar>
              <w:top w:w="120" w:type="dxa"/>
              <w:left w:w="180" w:type="dxa"/>
              <w:bottom w:w="120" w:type="dxa"/>
              <w:right w:w="180" w:type="dxa"/>
            </w:tcMar>
            <w:hideMark/>
          </w:tcPr>
          <w:p w14:paraId="08BDA1AD" w14:textId="77777777" w:rsidR="00315D6E" w:rsidRPr="00300868" w:rsidRDefault="0047764C" w:rsidP="00315D6E">
            <w:pPr>
              <w:spacing w:before="30" w:after="30"/>
              <w:ind w:left="30" w:right="30"/>
              <w:rPr>
                <w:rFonts w:ascii="Calibri" w:eastAsia="Times New Roman" w:hAnsi="Calibri" w:cs="Calibri"/>
                <w:sz w:val="16"/>
              </w:rPr>
            </w:pPr>
            <w:r w:rsidRPr="00300868">
              <w:rPr>
                <w:rFonts w:ascii="Calibri" w:eastAsia="Times New Roman" w:hAnsi="Calibri" w:cs="Calibri"/>
                <w:sz w:val="16"/>
              </w:rPr>
              <w:t>139_string_2</w:t>
            </w:r>
          </w:p>
        </w:tc>
        <w:tc>
          <w:tcPr>
            <w:tcW w:w="6000" w:type="dxa"/>
            <w:tcMar>
              <w:top w:w="120" w:type="dxa"/>
              <w:left w:w="180" w:type="dxa"/>
              <w:bottom w:w="120" w:type="dxa"/>
              <w:right w:w="180" w:type="dxa"/>
            </w:tcMar>
            <w:vAlign w:val="center"/>
            <w:hideMark/>
          </w:tcPr>
          <w:p w14:paraId="6DF02D35" w14:textId="77777777" w:rsidR="00315D6E" w:rsidRPr="00300868" w:rsidRDefault="0047764C" w:rsidP="00315D6E">
            <w:pPr>
              <w:spacing w:before="100" w:beforeAutospacing="1" w:after="100" w:afterAutospacing="1"/>
              <w:ind w:left="30" w:right="30"/>
              <w:rPr>
                <w:rFonts w:ascii="Calibri" w:eastAsia="Times New Roman" w:hAnsi="Calibri" w:cs="Calibri"/>
              </w:rPr>
            </w:pPr>
            <w:r w:rsidRPr="00300868">
              <w:rPr>
                <w:rFonts w:ascii="Calibri" w:eastAsia="Times New Roman" w:hAnsi="Calibri" w:cs="Calibri"/>
              </w:rPr>
              <w:t>All questions remain unanswered</w:t>
            </w:r>
          </w:p>
        </w:tc>
        <w:tc>
          <w:tcPr>
            <w:tcW w:w="6000" w:type="dxa"/>
            <w:vAlign w:val="center"/>
          </w:tcPr>
          <w:p w14:paraId="32032F69" w14:textId="77777777" w:rsidR="00315D6E" w:rsidRPr="00300868" w:rsidRDefault="0047764C" w:rsidP="008970A2">
            <w:pPr>
              <w:spacing w:before="100" w:beforeAutospacing="1" w:after="100" w:afterAutospacing="1"/>
              <w:ind w:left="30" w:right="30"/>
              <w:rPr>
                <w:rFonts w:ascii="Calibri" w:eastAsia="Times New Roman" w:hAnsi="Calibri" w:cs="Calibri"/>
              </w:rPr>
            </w:pPr>
            <w:r w:rsidRPr="00300868">
              <w:rPr>
                <w:rFonts w:ascii="Calibri" w:eastAsia="Calibri" w:hAnsi="Calibri" w:cs="Calibri"/>
                <w:lang w:val="tr-TR"/>
              </w:rPr>
              <w:t>Tüm sorular yanıtlanmamış durumdadır</w:t>
            </w:r>
          </w:p>
        </w:tc>
      </w:tr>
      <w:tr w:rsidR="0092388F" w:rsidRPr="00300868" w14:paraId="5AA924D5" w14:textId="77777777" w:rsidTr="00300868">
        <w:tc>
          <w:tcPr>
            <w:tcW w:w="1353" w:type="dxa"/>
            <w:shd w:val="clear" w:color="auto" w:fill="C1E4F5"/>
            <w:tcMar>
              <w:top w:w="120" w:type="dxa"/>
              <w:left w:w="180" w:type="dxa"/>
              <w:bottom w:w="120" w:type="dxa"/>
              <w:right w:w="180" w:type="dxa"/>
            </w:tcMar>
            <w:hideMark/>
          </w:tcPr>
          <w:p w14:paraId="5D67D0F3" w14:textId="77777777" w:rsidR="00315D6E" w:rsidRPr="00300868" w:rsidRDefault="0047764C" w:rsidP="00315D6E">
            <w:pPr>
              <w:spacing w:before="30" w:after="30"/>
              <w:ind w:left="30" w:right="30"/>
              <w:rPr>
                <w:rFonts w:ascii="Calibri" w:eastAsia="Times New Roman" w:hAnsi="Calibri" w:cs="Calibri"/>
                <w:sz w:val="16"/>
              </w:rPr>
            </w:pPr>
            <w:r w:rsidRPr="00300868">
              <w:rPr>
                <w:rFonts w:ascii="Calibri" w:eastAsia="Times New Roman" w:hAnsi="Calibri" w:cs="Calibri"/>
                <w:sz w:val="16"/>
              </w:rPr>
              <w:t>140_string_3</w:t>
            </w:r>
          </w:p>
        </w:tc>
        <w:tc>
          <w:tcPr>
            <w:tcW w:w="6000" w:type="dxa"/>
            <w:tcMar>
              <w:top w:w="120" w:type="dxa"/>
              <w:left w:w="180" w:type="dxa"/>
              <w:bottom w:w="120" w:type="dxa"/>
              <w:right w:w="180" w:type="dxa"/>
            </w:tcMar>
            <w:vAlign w:val="center"/>
            <w:hideMark/>
          </w:tcPr>
          <w:p w14:paraId="72C7D277" w14:textId="77777777" w:rsidR="00315D6E" w:rsidRPr="00300868" w:rsidRDefault="0047764C" w:rsidP="00315D6E">
            <w:pPr>
              <w:spacing w:before="100" w:beforeAutospacing="1" w:after="100" w:afterAutospacing="1"/>
              <w:ind w:left="30" w:right="30"/>
              <w:rPr>
                <w:rFonts w:ascii="Calibri" w:eastAsia="Times New Roman" w:hAnsi="Calibri" w:cs="Calibri"/>
              </w:rPr>
            </w:pPr>
            <w:r w:rsidRPr="00300868">
              <w:rPr>
                <w:rFonts w:ascii="Calibri" w:eastAsia="Times New Roman" w:hAnsi="Calibri" w:cs="Calibri"/>
              </w:rPr>
              <w:t>Questions</w:t>
            </w:r>
          </w:p>
        </w:tc>
        <w:tc>
          <w:tcPr>
            <w:tcW w:w="6000" w:type="dxa"/>
            <w:vAlign w:val="center"/>
          </w:tcPr>
          <w:p w14:paraId="76E2176A" w14:textId="77777777" w:rsidR="00315D6E" w:rsidRPr="00300868" w:rsidRDefault="0047764C" w:rsidP="008970A2">
            <w:pPr>
              <w:spacing w:before="100" w:beforeAutospacing="1" w:after="100" w:afterAutospacing="1"/>
              <w:ind w:left="30" w:right="30"/>
              <w:rPr>
                <w:rFonts w:ascii="Calibri" w:eastAsia="Times New Roman" w:hAnsi="Calibri" w:cs="Calibri"/>
              </w:rPr>
            </w:pPr>
            <w:r w:rsidRPr="00300868">
              <w:rPr>
                <w:rFonts w:ascii="Calibri" w:eastAsia="Calibri" w:hAnsi="Calibri" w:cs="Calibri"/>
                <w:lang w:val="tr-TR"/>
              </w:rPr>
              <w:t>Sorular</w:t>
            </w:r>
          </w:p>
        </w:tc>
      </w:tr>
      <w:tr w:rsidR="0092388F" w:rsidRPr="00300868" w14:paraId="48C8EBFB" w14:textId="77777777" w:rsidTr="00300868">
        <w:tc>
          <w:tcPr>
            <w:tcW w:w="1353" w:type="dxa"/>
            <w:shd w:val="clear" w:color="auto" w:fill="C1E4F5"/>
            <w:tcMar>
              <w:top w:w="120" w:type="dxa"/>
              <w:left w:w="180" w:type="dxa"/>
              <w:bottom w:w="120" w:type="dxa"/>
              <w:right w:w="180" w:type="dxa"/>
            </w:tcMar>
            <w:hideMark/>
          </w:tcPr>
          <w:p w14:paraId="25F6EBCD" w14:textId="77777777" w:rsidR="00315D6E" w:rsidRPr="00300868" w:rsidRDefault="0047764C" w:rsidP="00315D6E">
            <w:pPr>
              <w:spacing w:before="30" w:after="30"/>
              <w:ind w:left="30" w:right="30"/>
              <w:rPr>
                <w:rFonts w:ascii="Calibri" w:eastAsia="Times New Roman" w:hAnsi="Calibri" w:cs="Calibri"/>
                <w:sz w:val="16"/>
              </w:rPr>
            </w:pPr>
            <w:r w:rsidRPr="00300868">
              <w:rPr>
                <w:rFonts w:ascii="Calibri" w:eastAsia="Times New Roman" w:hAnsi="Calibri" w:cs="Calibri"/>
                <w:sz w:val="16"/>
              </w:rPr>
              <w:t>141_string_4</w:t>
            </w:r>
          </w:p>
        </w:tc>
        <w:tc>
          <w:tcPr>
            <w:tcW w:w="6000" w:type="dxa"/>
            <w:tcMar>
              <w:top w:w="120" w:type="dxa"/>
              <w:left w:w="180" w:type="dxa"/>
              <w:bottom w:w="120" w:type="dxa"/>
              <w:right w:w="180" w:type="dxa"/>
            </w:tcMar>
            <w:vAlign w:val="center"/>
            <w:hideMark/>
          </w:tcPr>
          <w:p w14:paraId="0CC0EAF2" w14:textId="77777777" w:rsidR="00315D6E" w:rsidRPr="00300868" w:rsidRDefault="0047764C" w:rsidP="00315D6E">
            <w:pPr>
              <w:spacing w:before="100" w:beforeAutospacing="1" w:after="100" w:afterAutospacing="1"/>
              <w:ind w:left="30" w:right="30"/>
              <w:rPr>
                <w:rFonts w:ascii="Calibri" w:eastAsia="Times New Roman" w:hAnsi="Calibri" w:cs="Calibri"/>
              </w:rPr>
            </w:pPr>
            <w:r w:rsidRPr="00300868">
              <w:rPr>
                <w:rFonts w:ascii="Calibri" w:eastAsia="Times New Roman" w:hAnsi="Calibri" w:cs="Calibri"/>
              </w:rPr>
              <w:t>Question</w:t>
            </w:r>
          </w:p>
        </w:tc>
        <w:tc>
          <w:tcPr>
            <w:tcW w:w="6000" w:type="dxa"/>
            <w:vAlign w:val="center"/>
          </w:tcPr>
          <w:p w14:paraId="600206BA" w14:textId="77777777" w:rsidR="00315D6E" w:rsidRPr="00300868" w:rsidRDefault="0047764C" w:rsidP="008970A2">
            <w:pPr>
              <w:spacing w:before="100" w:beforeAutospacing="1" w:after="100" w:afterAutospacing="1"/>
              <w:ind w:left="30" w:right="30"/>
              <w:rPr>
                <w:rFonts w:ascii="Calibri" w:eastAsia="Times New Roman" w:hAnsi="Calibri" w:cs="Calibri"/>
              </w:rPr>
            </w:pPr>
            <w:r w:rsidRPr="00300868">
              <w:rPr>
                <w:rFonts w:ascii="Calibri" w:eastAsia="Calibri" w:hAnsi="Calibri" w:cs="Calibri"/>
                <w:lang w:val="tr-TR"/>
              </w:rPr>
              <w:t>Soru</w:t>
            </w:r>
          </w:p>
        </w:tc>
      </w:tr>
      <w:tr w:rsidR="0092388F" w:rsidRPr="00300868" w14:paraId="6F67CBED" w14:textId="77777777" w:rsidTr="00300868">
        <w:tc>
          <w:tcPr>
            <w:tcW w:w="1353" w:type="dxa"/>
            <w:shd w:val="clear" w:color="auto" w:fill="C1E4F5"/>
            <w:tcMar>
              <w:top w:w="120" w:type="dxa"/>
              <w:left w:w="180" w:type="dxa"/>
              <w:bottom w:w="120" w:type="dxa"/>
              <w:right w:w="180" w:type="dxa"/>
            </w:tcMar>
            <w:hideMark/>
          </w:tcPr>
          <w:p w14:paraId="5F11D0ED" w14:textId="77777777" w:rsidR="00315D6E" w:rsidRPr="00300868" w:rsidRDefault="0047764C" w:rsidP="00315D6E">
            <w:pPr>
              <w:spacing w:before="30" w:after="30"/>
              <w:ind w:left="30" w:right="30"/>
              <w:rPr>
                <w:rFonts w:ascii="Calibri" w:eastAsia="Times New Roman" w:hAnsi="Calibri" w:cs="Calibri"/>
                <w:sz w:val="16"/>
              </w:rPr>
            </w:pPr>
            <w:r w:rsidRPr="00300868">
              <w:rPr>
                <w:rFonts w:ascii="Calibri" w:eastAsia="Times New Roman" w:hAnsi="Calibri" w:cs="Calibri"/>
                <w:sz w:val="16"/>
              </w:rPr>
              <w:t>142_string_5</w:t>
            </w:r>
          </w:p>
        </w:tc>
        <w:tc>
          <w:tcPr>
            <w:tcW w:w="6000" w:type="dxa"/>
            <w:tcMar>
              <w:top w:w="120" w:type="dxa"/>
              <w:left w:w="180" w:type="dxa"/>
              <w:bottom w:w="120" w:type="dxa"/>
              <w:right w:w="180" w:type="dxa"/>
            </w:tcMar>
            <w:vAlign w:val="center"/>
            <w:hideMark/>
          </w:tcPr>
          <w:p w14:paraId="4988FEA5" w14:textId="77777777" w:rsidR="00315D6E" w:rsidRPr="00300868" w:rsidRDefault="0047764C" w:rsidP="00315D6E">
            <w:pPr>
              <w:spacing w:before="100" w:beforeAutospacing="1" w:after="100" w:afterAutospacing="1"/>
              <w:ind w:left="30" w:right="30"/>
              <w:rPr>
                <w:rFonts w:ascii="Calibri" w:eastAsia="Times New Roman" w:hAnsi="Calibri" w:cs="Calibri"/>
              </w:rPr>
            </w:pPr>
            <w:r w:rsidRPr="00300868">
              <w:rPr>
                <w:rFonts w:ascii="Calibri" w:eastAsia="Times New Roman" w:hAnsi="Calibri" w:cs="Calibri"/>
              </w:rPr>
              <w:t>not answered</w:t>
            </w:r>
          </w:p>
        </w:tc>
        <w:tc>
          <w:tcPr>
            <w:tcW w:w="6000" w:type="dxa"/>
            <w:vAlign w:val="center"/>
          </w:tcPr>
          <w:p w14:paraId="279DE506" w14:textId="77777777" w:rsidR="00315D6E" w:rsidRPr="00300868" w:rsidRDefault="0047764C" w:rsidP="008970A2">
            <w:pPr>
              <w:spacing w:before="100" w:beforeAutospacing="1" w:after="100" w:afterAutospacing="1"/>
              <w:ind w:left="30" w:right="30"/>
              <w:rPr>
                <w:rFonts w:ascii="Calibri" w:eastAsia="Times New Roman" w:hAnsi="Calibri" w:cs="Calibri"/>
              </w:rPr>
            </w:pPr>
            <w:r w:rsidRPr="00300868">
              <w:rPr>
                <w:rFonts w:ascii="Calibri" w:eastAsia="Calibri" w:hAnsi="Calibri" w:cs="Calibri"/>
                <w:lang w:val="tr-TR"/>
              </w:rPr>
              <w:t>yanıtlanmadı</w:t>
            </w:r>
          </w:p>
        </w:tc>
      </w:tr>
      <w:tr w:rsidR="0092388F" w:rsidRPr="00300868" w14:paraId="1E91F0E4" w14:textId="77777777" w:rsidTr="00300868">
        <w:tc>
          <w:tcPr>
            <w:tcW w:w="1353" w:type="dxa"/>
            <w:shd w:val="clear" w:color="auto" w:fill="C1E4F5"/>
            <w:tcMar>
              <w:top w:w="120" w:type="dxa"/>
              <w:left w:w="180" w:type="dxa"/>
              <w:bottom w:w="120" w:type="dxa"/>
              <w:right w:w="180" w:type="dxa"/>
            </w:tcMar>
            <w:hideMark/>
          </w:tcPr>
          <w:p w14:paraId="7C073E80" w14:textId="77777777" w:rsidR="00315D6E" w:rsidRPr="00300868" w:rsidRDefault="0047764C" w:rsidP="00315D6E">
            <w:pPr>
              <w:spacing w:before="30" w:after="30"/>
              <w:ind w:left="30" w:right="30"/>
              <w:rPr>
                <w:rFonts w:ascii="Calibri" w:eastAsia="Times New Roman" w:hAnsi="Calibri" w:cs="Calibri"/>
                <w:sz w:val="16"/>
              </w:rPr>
            </w:pPr>
            <w:r w:rsidRPr="00300868">
              <w:rPr>
                <w:rFonts w:ascii="Calibri" w:eastAsia="Times New Roman" w:hAnsi="Calibri" w:cs="Calibri"/>
                <w:sz w:val="16"/>
              </w:rPr>
              <w:t>143_string_6</w:t>
            </w:r>
          </w:p>
        </w:tc>
        <w:tc>
          <w:tcPr>
            <w:tcW w:w="6000" w:type="dxa"/>
            <w:tcMar>
              <w:top w:w="120" w:type="dxa"/>
              <w:left w:w="180" w:type="dxa"/>
              <w:bottom w:w="120" w:type="dxa"/>
              <w:right w:w="180" w:type="dxa"/>
            </w:tcMar>
            <w:vAlign w:val="center"/>
            <w:hideMark/>
          </w:tcPr>
          <w:p w14:paraId="3CF5BAFF" w14:textId="77777777" w:rsidR="00315D6E" w:rsidRPr="00300868" w:rsidRDefault="0047764C" w:rsidP="00315D6E">
            <w:pPr>
              <w:spacing w:before="100" w:beforeAutospacing="1" w:after="100" w:afterAutospacing="1"/>
              <w:ind w:left="30" w:right="30"/>
              <w:rPr>
                <w:rFonts w:ascii="Calibri" w:eastAsia="Times New Roman" w:hAnsi="Calibri" w:cs="Calibri"/>
              </w:rPr>
            </w:pPr>
            <w:r w:rsidRPr="00300868">
              <w:rPr>
                <w:rFonts w:ascii="Calibri" w:eastAsia="Times New Roman" w:hAnsi="Calibri" w:cs="Calibri"/>
              </w:rPr>
              <w:t>That's correct!</w:t>
            </w:r>
          </w:p>
        </w:tc>
        <w:tc>
          <w:tcPr>
            <w:tcW w:w="6000" w:type="dxa"/>
            <w:vAlign w:val="center"/>
          </w:tcPr>
          <w:p w14:paraId="3A13A446" w14:textId="77777777" w:rsidR="00315D6E" w:rsidRPr="00300868" w:rsidRDefault="0047764C" w:rsidP="008970A2">
            <w:pPr>
              <w:spacing w:before="100" w:beforeAutospacing="1" w:after="100" w:afterAutospacing="1"/>
              <w:ind w:left="30" w:right="30"/>
              <w:rPr>
                <w:rFonts w:ascii="Calibri" w:eastAsia="Times New Roman" w:hAnsi="Calibri" w:cs="Calibri"/>
              </w:rPr>
            </w:pPr>
            <w:r w:rsidRPr="00300868">
              <w:rPr>
                <w:rFonts w:ascii="Calibri" w:eastAsia="Calibri" w:hAnsi="Calibri" w:cs="Calibri"/>
                <w:lang w:val="tr-TR"/>
              </w:rPr>
              <w:t>Bu doğru!</w:t>
            </w:r>
          </w:p>
        </w:tc>
      </w:tr>
      <w:tr w:rsidR="0092388F" w:rsidRPr="00300868" w14:paraId="3F5D3DB4" w14:textId="77777777" w:rsidTr="00300868">
        <w:tc>
          <w:tcPr>
            <w:tcW w:w="1353" w:type="dxa"/>
            <w:shd w:val="clear" w:color="auto" w:fill="C1E4F5"/>
            <w:tcMar>
              <w:top w:w="120" w:type="dxa"/>
              <w:left w:w="180" w:type="dxa"/>
              <w:bottom w:w="120" w:type="dxa"/>
              <w:right w:w="180" w:type="dxa"/>
            </w:tcMar>
            <w:hideMark/>
          </w:tcPr>
          <w:p w14:paraId="5FD31E0A" w14:textId="77777777" w:rsidR="00315D6E" w:rsidRPr="00300868" w:rsidRDefault="0047764C" w:rsidP="00315D6E">
            <w:pPr>
              <w:spacing w:before="30" w:after="30"/>
              <w:ind w:left="30" w:right="30"/>
              <w:rPr>
                <w:rFonts w:ascii="Calibri" w:eastAsia="Times New Roman" w:hAnsi="Calibri" w:cs="Calibri"/>
                <w:sz w:val="16"/>
              </w:rPr>
            </w:pPr>
            <w:r w:rsidRPr="00300868">
              <w:rPr>
                <w:rFonts w:ascii="Calibri" w:eastAsia="Times New Roman" w:hAnsi="Calibri" w:cs="Calibri"/>
                <w:sz w:val="16"/>
              </w:rPr>
              <w:t>144_string_7</w:t>
            </w:r>
          </w:p>
        </w:tc>
        <w:tc>
          <w:tcPr>
            <w:tcW w:w="6000" w:type="dxa"/>
            <w:tcMar>
              <w:top w:w="120" w:type="dxa"/>
              <w:left w:w="180" w:type="dxa"/>
              <w:bottom w:w="120" w:type="dxa"/>
              <w:right w:w="180" w:type="dxa"/>
            </w:tcMar>
            <w:vAlign w:val="center"/>
            <w:hideMark/>
          </w:tcPr>
          <w:p w14:paraId="41343CD9" w14:textId="77777777" w:rsidR="00315D6E" w:rsidRPr="00300868" w:rsidRDefault="0047764C" w:rsidP="00315D6E">
            <w:pPr>
              <w:spacing w:before="100" w:beforeAutospacing="1" w:after="100" w:afterAutospacing="1"/>
              <w:ind w:left="30" w:right="30"/>
              <w:rPr>
                <w:rFonts w:ascii="Calibri" w:eastAsia="Times New Roman" w:hAnsi="Calibri" w:cs="Calibri"/>
              </w:rPr>
            </w:pPr>
            <w:r w:rsidRPr="00300868">
              <w:rPr>
                <w:rFonts w:ascii="Calibri" w:eastAsia="Times New Roman" w:hAnsi="Calibri" w:cs="Calibri"/>
              </w:rPr>
              <w:t>That's not correct!</w:t>
            </w:r>
          </w:p>
        </w:tc>
        <w:tc>
          <w:tcPr>
            <w:tcW w:w="6000" w:type="dxa"/>
            <w:vAlign w:val="center"/>
          </w:tcPr>
          <w:p w14:paraId="0C0F3B29" w14:textId="77777777" w:rsidR="00315D6E" w:rsidRPr="00300868" w:rsidRDefault="0047764C" w:rsidP="008970A2">
            <w:pPr>
              <w:spacing w:before="100" w:beforeAutospacing="1" w:after="100" w:afterAutospacing="1"/>
              <w:ind w:left="30" w:right="30"/>
              <w:rPr>
                <w:rFonts w:ascii="Calibri" w:eastAsia="Times New Roman" w:hAnsi="Calibri" w:cs="Calibri"/>
              </w:rPr>
            </w:pPr>
            <w:r w:rsidRPr="00300868">
              <w:rPr>
                <w:rFonts w:ascii="Calibri" w:eastAsia="Calibri" w:hAnsi="Calibri" w:cs="Calibri"/>
                <w:lang w:val="tr-TR"/>
              </w:rPr>
              <w:t>Bu doğru değil!</w:t>
            </w:r>
          </w:p>
        </w:tc>
      </w:tr>
      <w:tr w:rsidR="0092388F" w:rsidRPr="00300868" w14:paraId="0F8645BC" w14:textId="77777777" w:rsidTr="00300868">
        <w:tc>
          <w:tcPr>
            <w:tcW w:w="1353" w:type="dxa"/>
            <w:shd w:val="clear" w:color="auto" w:fill="C1E4F5"/>
            <w:tcMar>
              <w:top w:w="120" w:type="dxa"/>
              <w:left w:w="180" w:type="dxa"/>
              <w:bottom w:w="120" w:type="dxa"/>
              <w:right w:w="180" w:type="dxa"/>
            </w:tcMar>
            <w:hideMark/>
          </w:tcPr>
          <w:p w14:paraId="771509DD" w14:textId="77777777" w:rsidR="00315D6E" w:rsidRPr="00300868" w:rsidRDefault="0047764C" w:rsidP="00315D6E">
            <w:pPr>
              <w:spacing w:before="30" w:after="30"/>
              <w:ind w:left="30" w:right="30"/>
              <w:rPr>
                <w:rFonts w:ascii="Calibri" w:eastAsia="Times New Roman" w:hAnsi="Calibri" w:cs="Calibri"/>
                <w:sz w:val="16"/>
              </w:rPr>
            </w:pPr>
            <w:r w:rsidRPr="00300868">
              <w:rPr>
                <w:rFonts w:ascii="Calibri" w:eastAsia="Times New Roman" w:hAnsi="Calibri" w:cs="Calibri"/>
                <w:sz w:val="16"/>
              </w:rPr>
              <w:t>145_string_8</w:t>
            </w:r>
          </w:p>
        </w:tc>
        <w:tc>
          <w:tcPr>
            <w:tcW w:w="6000" w:type="dxa"/>
            <w:tcMar>
              <w:top w:w="120" w:type="dxa"/>
              <w:left w:w="180" w:type="dxa"/>
              <w:bottom w:w="120" w:type="dxa"/>
              <w:right w:w="180" w:type="dxa"/>
            </w:tcMar>
            <w:vAlign w:val="center"/>
            <w:hideMark/>
          </w:tcPr>
          <w:p w14:paraId="7D285D91" w14:textId="77777777" w:rsidR="00315D6E" w:rsidRPr="00300868" w:rsidRDefault="0047764C" w:rsidP="00315D6E">
            <w:pPr>
              <w:spacing w:before="100" w:beforeAutospacing="1" w:after="100" w:afterAutospacing="1"/>
              <w:ind w:left="30" w:right="30"/>
              <w:rPr>
                <w:rFonts w:ascii="Calibri" w:eastAsia="Times New Roman" w:hAnsi="Calibri" w:cs="Calibri"/>
              </w:rPr>
            </w:pPr>
            <w:r w:rsidRPr="00300868">
              <w:rPr>
                <w:rFonts w:ascii="Calibri" w:eastAsia="Times New Roman" w:hAnsi="Calibri" w:cs="Calibri"/>
              </w:rPr>
              <w:t xml:space="preserve">Feedback: </w:t>
            </w:r>
          </w:p>
        </w:tc>
        <w:tc>
          <w:tcPr>
            <w:tcW w:w="6000" w:type="dxa"/>
            <w:vAlign w:val="center"/>
          </w:tcPr>
          <w:p w14:paraId="109A6E4D" w14:textId="77777777" w:rsidR="00315D6E" w:rsidRPr="00300868" w:rsidRDefault="0047764C" w:rsidP="008970A2">
            <w:pPr>
              <w:spacing w:before="100" w:beforeAutospacing="1" w:after="100" w:afterAutospacing="1"/>
              <w:ind w:left="30" w:right="30"/>
              <w:rPr>
                <w:rFonts w:ascii="Calibri" w:eastAsia="Times New Roman" w:hAnsi="Calibri" w:cs="Calibri"/>
              </w:rPr>
            </w:pPr>
            <w:r w:rsidRPr="00300868">
              <w:rPr>
                <w:rFonts w:ascii="Calibri" w:eastAsia="Calibri" w:hAnsi="Calibri" w:cs="Calibri"/>
                <w:lang w:val="tr-TR"/>
              </w:rPr>
              <w:t xml:space="preserve">Geri Bildirim: </w:t>
            </w:r>
          </w:p>
        </w:tc>
      </w:tr>
      <w:tr w:rsidR="0092388F" w:rsidRPr="00300868" w14:paraId="0CC4DA9F" w14:textId="77777777" w:rsidTr="00300868">
        <w:tc>
          <w:tcPr>
            <w:tcW w:w="1353" w:type="dxa"/>
            <w:shd w:val="clear" w:color="auto" w:fill="C1E4F5"/>
            <w:tcMar>
              <w:top w:w="120" w:type="dxa"/>
              <w:left w:w="180" w:type="dxa"/>
              <w:bottom w:w="120" w:type="dxa"/>
              <w:right w:w="180" w:type="dxa"/>
            </w:tcMar>
            <w:hideMark/>
          </w:tcPr>
          <w:p w14:paraId="2D2DF4E5" w14:textId="77777777" w:rsidR="00315D6E" w:rsidRPr="00300868" w:rsidRDefault="0047764C" w:rsidP="00315D6E">
            <w:pPr>
              <w:spacing w:before="30" w:after="30"/>
              <w:ind w:left="30" w:right="30"/>
              <w:rPr>
                <w:rFonts w:ascii="Calibri" w:eastAsia="Times New Roman" w:hAnsi="Calibri" w:cs="Calibri"/>
                <w:sz w:val="16"/>
              </w:rPr>
            </w:pPr>
            <w:r w:rsidRPr="00300868">
              <w:rPr>
                <w:rFonts w:ascii="Calibri" w:eastAsia="Times New Roman" w:hAnsi="Calibri" w:cs="Calibri"/>
                <w:sz w:val="16"/>
              </w:rPr>
              <w:t>146_string_9</w:t>
            </w:r>
          </w:p>
        </w:tc>
        <w:tc>
          <w:tcPr>
            <w:tcW w:w="6000" w:type="dxa"/>
            <w:tcMar>
              <w:top w:w="120" w:type="dxa"/>
              <w:left w:w="180" w:type="dxa"/>
              <w:bottom w:w="120" w:type="dxa"/>
              <w:right w:w="180" w:type="dxa"/>
            </w:tcMar>
            <w:vAlign w:val="center"/>
            <w:hideMark/>
          </w:tcPr>
          <w:p w14:paraId="5718C67D" w14:textId="77777777" w:rsidR="00315D6E" w:rsidRPr="00300868" w:rsidRDefault="0047764C" w:rsidP="00315D6E">
            <w:pPr>
              <w:spacing w:before="100" w:beforeAutospacing="1" w:after="100" w:afterAutospacing="1"/>
              <w:ind w:left="30" w:right="30"/>
              <w:rPr>
                <w:rFonts w:ascii="Calibri" w:eastAsia="Times New Roman" w:hAnsi="Calibri" w:cs="Calibri"/>
              </w:rPr>
            </w:pPr>
            <w:r w:rsidRPr="00300868">
              <w:rPr>
                <w:rFonts w:ascii="Calibri" w:eastAsia="Times New Roman" w:hAnsi="Calibri" w:cs="Calibri"/>
              </w:rPr>
              <w:t>Code of Business Conduct</w:t>
            </w:r>
          </w:p>
        </w:tc>
        <w:tc>
          <w:tcPr>
            <w:tcW w:w="6000" w:type="dxa"/>
            <w:vAlign w:val="center"/>
          </w:tcPr>
          <w:p w14:paraId="6C838652" w14:textId="77777777" w:rsidR="00315D6E" w:rsidRPr="00300868" w:rsidRDefault="0047764C" w:rsidP="008970A2">
            <w:pPr>
              <w:spacing w:before="100" w:beforeAutospacing="1" w:after="100" w:afterAutospacing="1"/>
              <w:ind w:left="30" w:right="30"/>
              <w:rPr>
                <w:rFonts w:ascii="Calibri" w:eastAsia="Times New Roman" w:hAnsi="Calibri" w:cs="Calibri"/>
              </w:rPr>
            </w:pPr>
            <w:r w:rsidRPr="00300868">
              <w:rPr>
                <w:rFonts w:ascii="Calibri" w:eastAsia="Calibri" w:hAnsi="Calibri" w:cs="Calibri"/>
                <w:lang w:val="tr-TR"/>
              </w:rPr>
              <w:t>İş Davranış Kuralları</w:t>
            </w:r>
          </w:p>
        </w:tc>
      </w:tr>
      <w:tr w:rsidR="0092388F" w:rsidRPr="00300868" w14:paraId="78B23E5C" w14:textId="77777777" w:rsidTr="00300868">
        <w:tc>
          <w:tcPr>
            <w:tcW w:w="1353" w:type="dxa"/>
            <w:shd w:val="clear" w:color="auto" w:fill="C1E4F5"/>
            <w:tcMar>
              <w:top w:w="120" w:type="dxa"/>
              <w:left w:w="180" w:type="dxa"/>
              <w:bottom w:w="120" w:type="dxa"/>
              <w:right w:w="180" w:type="dxa"/>
            </w:tcMar>
            <w:hideMark/>
          </w:tcPr>
          <w:p w14:paraId="7703CFB7" w14:textId="77777777" w:rsidR="00315D6E" w:rsidRPr="00300868" w:rsidRDefault="0047764C" w:rsidP="00315D6E">
            <w:pPr>
              <w:spacing w:before="30" w:after="30"/>
              <w:ind w:left="30" w:right="30"/>
              <w:rPr>
                <w:rFonts w:ascii="Calibri" w:eastAsia="Times New Roman" w:hAnsi="Calibri" w:cs="Calibri"/>
                <w:sz w:val="16"/>
              </w:rPr>
            </w:pPr>
            <w:r w:rsidRPr="00300868">
              <w:rPr>
                <w:rFonts w:ascii="Calibri" w:eastAsia="Times New Roman" w:hAnsi="Calibri" w:cs="Calibri"/>
                <w:sz w:val="16"/>
              </w:rPr>
              <w:t>147_string_10</w:t>
            </w:r>
          </w:p>
        </w:tc>
        <w:tc>
          <w:tcPr>
            <w:tcW w:w="6000" w:type="dxa"/>
            <w:tcMar>
              <w:top w:w="120" w:type="dxa"/>
              <w:left w:w="180" w:type="dxa"/>
              <w:bottom w:w="120" w:type="dxa"/>
              <w:right w:w="180" w:type="dxa"/>
            </w:tcMar>
            <w:vAlign w:val="center"/>
            <w:hideMark/>
          </w:tcPr>
          <w:p w14:paraId="68448408" w14:textId="77777777" w:rsidR="00315D6E" w:rsidRPr="00300868" w:rsidRDefault="0047764C" w:rsidP="00315D6E">
            <w:pPr>
              <w:spacing w:before="100" w:beforeAutospacing="1" w:after="100" w:afterAutospacing="1"/>
              <w:ind w:left="30" w:right="30"/>
              <w:rPr>
                <w:rFonts w:ascii="Calibri" w:eastAsia="Times New Roman" w:hAnsi="Calibri" w:cs="Calibri"/>
              </w:rPr>
            </w:pPr>
            <w:r w:rsidRPr="00300868">
              <w:rPr>
                <w:rFonts w:ascii="Calibri" w:eastAsia="Times New Roman" w:hAnsi="Calibri" w:cs="Calibri"/>
              </w:rPr>
              <w:t>Knowledge Check</w:t>
            </w:r>
          </w:p>
        </w:tc>
        <w:tc>
          <w:tcPr>
            <w:tcW w:w="6000" w:type="dxa"/>
            <w:vAlign w:val="center"/>
          </w:tcPr>
          <w:p w14:paraId="278A1E1E" w14:textId="77777777" w:rsidR="00315D6E" w:rsidRPr="00300868" w:rsidRDefault="0047764C" w:rsidP="008970A2">
            <w:pPr>
              <w:spacing w:before="100" w:beforeAutospacing="1" w:after="100" w:afterAutospacing="1"/>
              <w:ind w:left="30" w:right="30"/>
              <w:rPr>
                <w:rFonts w:ascii="Calibri" w:eastAsia="Times New Roman" w:hAnsi="Calibri" w:cs="Calibri"/>
              </w:rPr>
            </w:pPr>
            <w:r w:rsidRPr="00300868">
              <w:rPr>
                <w:rFonts w:ascii="Calibri" w:eastAsia="Calibri" w:hAnsi="Calibri" w:cs="Calibri"/>
                <w:lang w:val="tr-TR"/>
              </w:rPr>
              <w:t>Bilgi Kontrolü</w:t>
            </w:r>
          </w:p>
        </w:tc>
      </w:tr>
      <w:tr w:rsidR="0092388F" w:rsidRPr="00300868" w14:paraId="1C59C70C" w14:textId="77777777" w:rsidTr="00300868">
        <w:tc>
          <w:tcPr>
            <w:tcW w:w="1353" w:type="dxa"/>
            <w:shd w:val="clear" w:color="auto" w:fill="C1E4F5"/>
            <w:tcMar>
              <w:top w:w="120" w:type="dxa"/>
              <w:left w:w="180" w:type="dxa"/>
              <w:bottom w:w="120" w:type="dxa"/>
              <w:right w:w="180" w:type="dxa"/>
            </w:tcMar>
            <w:hideMark/>
          </w:tcPr>
          <w:p w14:paraId="690F4AFA" w14:textId="77777777" w:rsidR="00315D6E" w:rsidRPr="00300868" w:rsidRDefault="0047764C" w:rsidP="00315D6E">
            <w:pPr>
              <w:spacing w:before="30" w:after="30"/>
              <w:ind w:left="30" w:right="30"/>
              <w:rPr>
                <w:rFonts w:ascii="Calibri" w:eastAsia="Times New Roman" w:hAnsi="Calibri" w:cs="Calibri"/>
                <w:sz w:val="16"/>
              </w:rPr>
            </w:pPr>
            <w:r w:rsidRPr="00300868">
              <w:rPr>
                <w:rFonts w:ascii="Calibri" w:eastAsia="Times New Roman" w:hAnsi="Calibri" w:cs="Calibri"/>
                <w:sz w:val="16"/>
              </w:rPr>
              <w:t>148_string_11</w:t>
            </w:r>
          </w:p>
        </w:tc>
        <w:tc>
          <w:tcPr>
            <w:tcW w:w="6000" w:type="dxa"/>
            <w:tcMar>
              <w:top w:w="120" w:type="dxa"/>
              <w:left w:w="180" w:type="dxa"/>
              <w:bottom w:w="120" w:type="dxa"/>
              <w:right w:w="180" w:type="dxa"/>
            </w:tcMar>
            <w:vAlign w:val="center"/>
            <w:hideMark/>
          </w:tcPr>
          <w:p w14:paraId="0ABC46E5" w14:textId="77777777" w:rsidR="00315D6E" w:rsidRPr="00300868" w:rsidRDefault="0047764C" w:rsidP="00315D6E">
            <w:pPr>
              <w:spacing w:before="100" w:beforeAutospacing="1" w:after="100" w:afterAutospacing="1"/>
              <w:ind w:left="30" w:right="30"/>
              <w:rPr>
                <w:rFonts w:ascii="Calibri" w:eastAsia="Times New Roman" w:hAnsi="Calibri" w:cs="Calibri"/>
              </w:rPr>
            </w:pPr>
            <w:r w:rsidRPr="00300868">
              <w:rPr>
                <w:rFonts w:ascii="Calibri" w:eastAsia="Times New Roman" w:hAnsi="Calibri" w:cs="Calibri"/>
              </w:rPr>
              <w:t>Submit</w:t>
            </w:r>
          </w:p>
        </w:tc>
        <w:tc>
          <w:tcPr>
            <w:tcW w:w="6000" w:type="dxa"/>
            <w:vAlign w:val="center"/>
          </w:tcPr>
          <w:p w14:paraId="73F86C25" w14:textId="77777777" w:rsidR="00315D6E" w:rsidRPr="00300868" w:rsidRDefault="0047764C" w:rsidP="008970A2">
            <w:pPr>
              <w:spacing w:before="100" w:beforeAutospacing="1" w:after="100" w:afterAutospacing="1"/>
              <w:ind w:left="30" w:right="30"/>
              <w:rPr>
                <w:rFonts w:ascii="Calibri" w:eastAsia="Times New Roman" w:hAnsi="Calibri" w:cs="Calibri"/>
              </w:rPr>
            </w:pPr>
            <w:r w:rsidRPr="00300868">
              <w:rPr>
                <w:rFonts w:ascii="Calibri" w:eastAsia="Calibri" w:hAnsi="Calibri" w:cs="Calibri"/>
                <w:lang w:val="tr-TR"/>
              </w:rPr>
              <w:t>Gönder</w:t>
            </w:r>
          </w:p>
        </w:tc>
      </w:tr>
      <w:tr w:rsidR="0092388F" w:rsidRPr="00300868" w14:paraId="725944A7" w14:textId="77777777" w:rsidTr="00300868">
        <w:tc>
          <w:tcPr>
            <w:tcW w:w="1353" w:type="dxa"/>
            <w:shd w:val="clear" w:color="auto" w:fill="C1E4F5"/>
            <w:tcMar>
              <w:top w:w="120" w:type="dxa"/>
              <w:left w:w="180" w:type="dxa"/>
              <w:bottom w:w="120" w:type="dxa"/>
              <w:right w:w="180" w:type="dxa"/>
            </w:tcMar>
            <w:hideMark/>
          </w:tcPr>
          <w:p w14:paraId="3B35D7B9" w14:textId="77777777" w:rsidR="00315D6E" w:rsidRPr="00300868" w:rsidRDefault="0047764C" w:rsidP="00315D6E">
            <w:pPr>
              <w:spacing w:before="30" w:after="30"/>
              <w:ind w:left="30" w:right="30"/>
              <w:rPr>
                <w:rFonts w:ascii="Calibri" w:eastAsia="Times New Roman" w:hAnsi="Calibri" w:cs="Calibri"/>
                <w:sz w:val="16"/>
              </w:rPr>
            </w:pPr>
            <w:r w:rsidRPr="00300868">
              <w:rPr>
                <w:rFonts w:ascii="Calibri" w:eastAsia="Times New Roman" w:hAnsi="Calibri" w:cs="Calibri"/>
                <w:sz w:val="16"/>
              </w:rPr>
              <w:t>149_string_12</w:t>
            </w:r>
          </w:p>
        </w:tc>
        <w:tc>
          <w:tcPr>
            <w:tcW w:w="6000" w:type="dxa"/>
            <w:tcMar>
              <w:top w:w="120" w:type="dxa"/>
              <w:left w:w="180" w:type="dxa"/>
              <w:bottom w:w="120" w:type="dxa"/>
              <w:right w:w="180" w:type="dxa"/>
            </w:tcMar>
            <w:vAlign w:val="center"/>
            <w:hideMark/>
          </w:tcPr>
          <w:p w14:paraId="1BA1AF2C" w14:textId="77777777" w:rsidR="00315D6E" w:rsidRPr="00300868" w:rsidRDefault="0047764C" w:rsidP="00315D6E">
            <w:pPr>
              <w:spacing w:before="100" w:beforeAutospacing="1" w:after="100" w:afterAutospacing="1"/>
              <w:ind w:left="30" w:right="30"/>
              <w:rPr>
                <w:rFonts w:ascii="Calibri" w:eastAsia="Times New Roman" w:hAnsi="Calibri" w:cs="Calibri"/>
              </w:rPr>
            </w:pPr>
            <w:r w:rsidRPr="00300868">
              <w:rPr>
                <w:rFonts w:ascii="Calibri" w:eastAsia="Times New Roman" w:hAnsi="Calibri" w:cs="Calibri"/>
              </w:rPr>
              <w:t>Retake</w:t>
            </w:r>
          </w:p>
        </w:tc>
        <w:tc>
          <w:tcPr>
            <w:tcW w:w="6000" w:type="dxa"/>
            <w:vAlign w:val="center"/>
          </w:tcPr>
          <w:p w14:paraId="24C9F218" w14:textId="77777777" w:rsidR="00315D6E" w:rsidRPr="00300868" w:rsidRDefault="0047764C" w:rsidP="008970A2">
            <w:pPr>
              <w:spacing w:before="100" w:beforeAutospacing="1" w:after="100" w:afterAutospacing="1"/>
              <w:ind w:left="30" w:right="30"/>
              <w:rPr>
                <w:rFonts w:ascii="Calibri" w:eastAsia="Times New Roman" w:hAnsi="Calibri" w:cs="Calibri"/>
              </w:rPr>
            </w:pPr>
            <w:r w:rsidRPr="00300868">
              <w:rPr>
                <w:rFonts w:ascii="Calibri" w:eastAsia="Calibri" w:hAnsi="Calibri" w:cs="Calibri"/>
                <w:lang w:val="tr-TR"/>
              </w:rPr>
              <w:t>Yeniden Gir</w:t>
            </w:r>
          </w:p>
        </w:tc>
      </w:tr>
      <w:tr w:rsidR="0092388F" w:rsidRPr="00300868" w14:paraId="5CC073A0" w14:textId="77777777" w:rsidTr="00300868">
        <w:tc>
          <w:tcPr>
            <w:tcW w:w="1353" w:type="dxa"/>
            <w:shd w:val="clear" w:color="auto" w:fill="C1E4F5"/>
            <w:tcMar>
              <w:top w:w="120" w:type="dxa"/>
              <w:left w:w="180" w:type="dxa"/>
              <w:bottom w:w="120" w:type="dxa"/>
              <w:right w:w="180" w:type="dxa"/>
            </w:tcMar>
            <w:hideMark/>
          </w:tcPr>
          <w:p w14:paraId="65ABB4E0" w14:textId="77777777" w:rsidR="005B5C04" w:rsidRPr="00300868" w:rsidRDefault="0047764C" w:rsidP="005B5C04">
            <w:pPr>
              <w:spacing w:before="30" w:after="30"/>
              <w:ind w:left="30" w:right="30"/>
              <w:rPr>
                <w:rFonts w:ascii="Calibri" w:eastAsia="Times New Roman" w:hAnsi="Calibri" w:cs="Calibri"/>
                <w:sz w:val="16"/>
              </w:rPr>
            </w:pPr>
            <w:r w:rsidRPr="00300868">
              <w:rPr>
                <w:rFonts w:ascii="Calibri" w:eastAsia="Times New Roman" w:hAnsi="Calibri" w:cs="Calibri"/>
                <w:sz w:val="16"/>
              </w:rPr>
              <w:lastRenderedPageBreak/>
              <w:t>150_string_13</w:t>
            </w:r>
          </w:p>
        </w:tc>
        <w:tc>
          <w:tcPr>
            <w:tcW w:w="6000" w:type="dxa"/>
            <w:tcMar>
              <w:top w:w="120" w:type="dxa"/>
              <w:left w:w="180" w:type="dxa"/>
              <w:bottom w:w="120" w:type="dxa"/>
              <w:right w:w="180" w:type="dxa"/>
            </w:tcMar>
            <w:hideMark/>
          </w:tcPr>
          <w:p w14:paraId="0746D91C" w14:textId="77777777" w:rsidR="005B5C04" w:rsidRPr="00300868" w:rsidRDefault="0047764C" w:rsidP="00300868">
            <w:pPr>
              <w:spacing w:before="100" w:beforeAutospacing="1" w:after="100" w:afterAutospacing="1"/>
              <w:ind w:left="30" w:right="30"/>
              <w:rPr>
                <w:rFonts w:ascii="Calibri" w:eastAsia="Times New Roman" w:hAnsi="Calibri" w:cs="Calibri"/>
              </w:rPr>
            </w:pPr>
            <w:r w:rsidRPr="00300868">
              <w:rPr>
                <w:rFonts w:ascii="Calibri" w:eastAsia="Times New Roman" w:hAnsi="Calibri" w:cs="Calibri"/>
              </w:rPr>
              <w:t xml:space="preserve">Course Description: Our Code of Business Conduct is a critically important document that describes our company’s expectations of every employee as we represent Abbott in our daily work. It provides a foundation for our responsibilities and </w:t>
            </w:r>
            <w:proofErr w:type="spellStart"/>
            <w:r w:rsidRPr="00300868">
              <w:rPr>
                <w:rFonts w:ascii="Calibri" w:eastAsia="Times New Roman" w:hAnsi="Calibri" w:cs="Calibri"/>
              </w:rPr>
              <w:t>behaviors</w:t>
            </w:r>
            <w:proofErr w:type="spellEnd"/>
            <w:r w:rsidRPr="00300868">
              <w:rPr>
                <w:rFonts w:ascii="Calibri" w:eastAsia="Times New Roman" w:hAnsi="Calibri" w:cs="Calibri"/>
              </w:rPr>
              <w:t xml:space="preserve"> that will help us make the best choices for Abbott, for ourselves, and for the many people we serve. This course provides a high level overview of the Code, outlines our company's expectations and your obligations, and provides practical advice on what to do when the best path forward is hard to determine. The course will take 35-45 minutes to complete.</w:t>
            </w:r>
          </w:p>
        </w:tc>
        <w:tc>
          <w:tcPr>
            <w:tcW w:w="6000" w:type="dxa"/>
          </w:tcPr>
          <w:p w14:paraId="4403B195" w14:textId="77777777" w:rsidR="005B5C04" w:rsidRPr="00300868" w:rsidRDefault="0047764C" w:rsidP="00300868">
            <w:pPr>
              <w:spacing w:before="100" w:beforeAutospacing="1" w:after="100" w:afterAutospacing="1"/>
              <w:ind w:left="30" w:right="30"/>
              <w:rPr>
                <w:rFonts w:ascii="Calibri" w:eastAsia="Times New Roman" w:hAnsi="Calibri" w:cs="Calibri"/>
              </w:rPr>
            </w:pPr>
            <w:r w:rsidRPr="00300868">
              <w:rPr>
                <w:rFonts w:ascii="Calibri" w:eastAsia="Calibri" w:hAnsi="Calibri" w:cs="Calibri"/>
                <w:lang w:val="tr-TR"/>
              </w:rPr>
              <w:t>Kurs Tanımı: İş Davranış Kurallarımız, günlük çalışmamızda Abbott’u temsil etmemiz nedeniyle, şirketimizin her bir çalışanı hakkındaki beklentilerini açıklayan kritik derecede önemli bir belgedir. Sorumluluklarımız ve Abbott, kendimiz ve hizmet verdiğimiz pek çok kişi için en iyi seçimi yapmamıza yardımcı olan davranışlar için bir temel sağlar. Bu kurs, Kurallar hakkında genel bir bakış sunar. Şirketimizin beklentilerini ve sizin yükümlülüklerinizi özetler ve önümüzdeki en iyi yolu belirlemenin zor olduğu durumlarda ne yapılması gerektiği konusunda pratik tavsiyeler verir. Kursun tamamlanması yaklaşık 35-45 dakika sürecektir.</w:t>
            </w:r>
          </w:p>
        </w:tc>
      </w:tr>
      <w:tr w:rsidR="0092388F" w:rsidRPr="00300868" w14:paraId="5C600901" w14:textId="77777777" w:rsidTr="00300868">
        <w:tc>
          <w:tcPr>
            <w:tcW w:w="1353" w:type="dxa"/>
            <w:shd w:val="clear" w:color="auto" w:fill="C1E4F5"/>
            <w:tcMar>
              <w:top w:w="120" w:type="dxa"/>
              <w:left w:w="180" w:type="dxa"/>
              <w:bottom w:w="120" w:type="dxa"/>
              <w:right w:w="180" w:type="dxa"/>
            </w:tcMar>
            <w:hideMark/>
          </w:tcPr>
          <w:p w14:paraId="5E209A70" w14:textId="77777777" w:rsidR="005B5C04" w:rsidRPr="00300868" w:rsidRDefault="0047764C" w:rsidP="005B5C04">
            <w:pPr>
              <w:spacing w:before="30" w:after="30"/>
              <w:ind w:left="30" w:right="30"/>
              <w:rPr>
                <w:rFonts w:ascii="Calibri" w:eastAsia="Times New Roman" w:hAnsi="Calibri" w:cs="Calibri"/>
                <w:sz w:val="16"/>
              </w:rPr>
            </w:pPr>
            <w:r w:rsidRPr="00300868">
              <w:rPr>
                <w:rFonts w:ascii="Calibri" w:eastAsia="Times New Roman" w:hAnsi="Calibri" w:cs="Calibri"/>
                <w:sz w:val="16"/>
              </w:rPr>
              <w:t>151_string_14</w:t>
            </w:r>
          </w:p>
        </w:tc>
        <w:tc>
          <w:tcPr>
            <w:tcW w:w="6000" w:type="dxa"/>
            <w:tcMar>
              <w:top w:w="120" w:type="dxa"/>
              <w:left w:w="180" w:type="dxa"/>
              <w:bottom w:w="120" w:type="dxa"/>
              <w:right w:w="180" w:type="dxa"/>
            </w:tcMar>
            <w:vAlign w:val="center"/>
            <w:hideMark/>
          </w:tcPr>
          <w:p w14:paraId="23D1A84F" w14:textId="77777777" w:rsidR="005B5C04" w:rsidRPr="00300868" w:rsidRDefault="0047764C" w:rsidP="005B5C04">
            <w:pPr>
              <w:spacing w:before="100" w:beforeAutospacing="1" w:after="100" w:afterAutospacing="1"/>
              <w:ind w:left="30" w:right="30"/>
              <w:rPr>
                <w:rFonts w:ascii="Calibri" w:eastAsia="Times New Roman" w:hAnsi="Calibri" w:cs="Calibri"/>
              </w:rPr>
            </w:pPr>
            <w:r w:rsidRPr="00300868">
              <w:rPr>
                <w:rFonts w:ascii="Calibri" w:eastAsia="Times New Roman" w:hAnsi="Calibri" w:cs="Calibri"/>
              </w:rPr>
              <w:t>Menu</w:t>
            </w:r>
          </w:p>
        </w:tc>
        <w:tc>
          <w:tcPr>
            <w:tcW w:w="6000" w:type="dxa"/>
            <w:vAlign w:val="center"/>
          </w:tcPr>
          <w:p w14:paraId="3D32AE93" w14:textId="77777777" w:rsidR="005B5C04" w:rsidRPr="00300868" w:rsidRDefault="0047764C" w:rsidP="008970A2">
            <w:pPr>
              <w:spacing w:before="100" w:beforeAutospacing="1" w:after="100" w:afterAutospacing="1"/>
              <w:ind w:left="30" w:right="30"/>
              <w:rPr>
                <w:rFonts w:ascii="Calibri" w:eastAsia="Times New Roman" w:hAnsi="Calibri" w:cs="Calibri"/>
              </w:rPr>
            </w:pPr>
            <w:r w:rsidRPr="00300868">
              <w:rPr>
                <w:rFonts w:ascii="Calibri" w:eastAsia="Calibri" w:hAnsi="Calibri" w:cs="Calibri"/>
                <w:lang w:val="tr-TR"/>
              </w:rPr>
              <w:t>Menü</w:t>
            </w:r>
          </w:p>
        </w:tc>
      </w:tr>
      <w:tr w:rsidR="0092388F" w:rsidRPr="00300868" w14:paraId="1F844214" w14:textId="77777777" w:rsidTr="00300868">
        <w:tc>
          <w:tcPr>
            <w:tcW w:w="1353" w:type="dxa"/>
            <w:shd w:val="clear" w:color="auto" w:fill="C1E4F5"/>
            <w:tcMar>
              <w:top w:w="120" w:type="dxa"/>
              <w:left w:w="180" w:type="dxa"/>
              <w:bottom w:w="120" w:type="dxa"/>
              <w:right w:w="180" w:type="dxa"/>
            </w:tcMar>
            <w:hideMark/>
          </w:tcPr>
          <w:p w14:paraId="6B464FC4" w14:textId="77777777" w:rsidR="005B5C04" w:rsidRPr="00300868" w:rsidRDefault="0047764C" w:rsidP="005B5C04">
            <w:pPr>
              <w:spacing w:before="30" w:after="30"/>
              <w:ind w:left="30" w:right="30"/>
              <w:rPr>
                <w:rFonts w:ascii="Calibri" w:eastAsia="Times New Roman" w:hAnsi="Calibri" w:cs="Calibri"/>
                <w:sz w:val="16"/>
              </w:rPr>
            </w:pPr>
            <w:r w:rsidRPr="00300868">
              <w:rPr>
                <w:rFonts w:ascii="Calibri" w:eastAsia="Times New Roman" w:hAnsi="Calibri" w:cs="Calibri"/>
                <w:sz w:val="16"/>
              </w:rPr>
              <w:t>152_string_15</w:t>
            </w:r>
          </w:p>
        </w:tc>
        <w:tc>
          <w:tcPr>
            <w:tcW w:w="6000" w:type="dxa"/>
            <w:tcMar>
              <w:top w:w="120" w:type="dxa"/>
              <w:left w:w="180" w:type="dxa"/>
              <w:bottom w:w="120" w:type="dxa"/>
              <w:right w:w="180" w:type="dxa"/>
            </w:tcMar>
            <w:vAlign w:val="center"/>
            <w:hideMark/>
          </w:tcPr>
          <w:p w14:paraId="036EFB55" w14:textId="77777777" w:rsidR="005B5C04" w:rsidRPr="00300868" w:rsidRDefault="0047764C" w:rsidP="005B5C04">
            <w:pPr>
              <w:spacing w:before="100" w:beforeAutospacing="1" w:after="100" w:afterAutospacing="1"/>
              <w:ind w:left="30" w:right="30"/>
              <w:rPr>
                <w:rFonts w:ascii="Calibri" w:eastAsia="Times New Roman" w:hAnsi="Calibri" w:cs="Calibri"/>
              </w:rPr>
            </w:pPr>
            <w:r w:rsidRPr="00300868">
              <w:rPr>
                <w:rFonts w:ascii="Calibri" w:eastAsia="Times New Roman" w:hAnsi="Calibri" w:cs="Calibri"/>
              </w:rPr>
              <w:t>Resources</w:t>
            </w:r>
          </w:p>
        </w:tc>
        <w:tc>
          <w:tcPr>
            <w:tcW w:w="6000" w:type="dxa"/>
            <w:vAlign w:val="center"/>
          </w:tcPr>
          <w:p w14:paraId="53AC995C" w14:textId="77777777" w:rsidR="005B5C04" w:rsidRPr="00300868" w:rsidRDefault="0047764C" w:rsidP="008970A2">
            <w:pPr>
              <w:spacing w:before="100" w:beforeAutospacing="1" w:after="100" w:afterAutospacing="1"/>
              <w:ind w:left="30" w:right="30"/>
              <w:rPr>
                <w:rFonts w:ascii="Calibri" w:eastAsia="Times New Roman" w:hAnsi="Calibri" w:cs="Calibri"/>
              </w:rPr>
            </w:pPr>
            <w:r w:rsidRPr="00300868">
              <w:rPr>
                <w:rFonts w:ascii="Calibri" w:eastAsia="Calibri" w:hAnsi="Calibri" w:cs="Calibri"/>
                <w:lang w:val="tr-TR"/>
              </w:rPr>
              <w:t>Kaynaklar</w:t>
            </w:r>
          </w:p>
        </w:tc>
      </w:tr>
      <w:tr w:rsidR="0092388F" w:rsidRPr="00300868" w14:paraId="641767BC" w14:textId="77777777" w:rsidTr="00300868">
        <w:tc>
          <w:tcPr>
            <w:tcW w:w="1353" w:type="dxa"/>
            <w:shd w:val="clear" w:color="auto" w:fill="C1E4F5"/>
            <w:tcMar>
              <w:top w:w="120" w:type="dxa"/>
              <w:left w:w="180" w:type="dxa"/>
              <w:bottom w:w="120" w:type="dxa"/>
              <w:right w:w="180" w:type="dxa"/>
            </w:tcMar>
            <w:hideMark/>
          </w:tcPr>
          <w:p w14:paraId="2FE7C312" w14:textId="77777777" w:rsidR="005B5C04" w:rsidRPr="00300868" w:rsidRDefault="0047764C" w:rsidP="005B5C04">
            <w:pPr>
              <w:spacing w:before="30" w:after="30"/>
              <w:ind w:left="30" w:right="30"/>
              <w:rPr>
                <w:rFonts w:ascii="Calibri" w:eastAsia="Times New Roman" w:hAnsi="Calibri" w:cs="Calibri"/>
                <w:sz w:val="16"/>
              </w:rPr>
            </w:pPr>
            <w:r w:rsidRPr="00300868">
              <w:rPr>
                <w:rFonts w:ascii="Calibri" w:eastAsia="Times New Roman" w:hAnsi="Calibri" w:cs="Calibri"/>
                <w:sz w:val="16"/>
              </w:rPr>
              <w:t>153_string_16</w:t>
            </w:r>
          </w:p>
        </w:tc>
        <w:tc>
          <w:tcPr>
            <w:tcW w:w="6000" w:type="dxa"/>
            <w:tcMar>
              <w:top w:w="120" w:type="dxa"/>
              <w:left w:w="180" w:type="dxa"/>
              <w:bottom w:w="120" w:type="dxa"/>
              <w:right w:w="180" w:type="dxa"/>
            </w:tcMar>
            <w:vAlign w:val="center"/>
            <w:hideMark/>
          </w:tcPr>
          <w:p w14:paraId="69336027" w14:textId="77777777" w:rsidR="005B5C04" w:rsidRPr="00300868" w:rsidRDefault="0047764C" w:rsidP="005B5C04">
            <w:pPr>
              <w:spacing w:before="100" w:beforeAutospacing="1" w:after="100" w:afterAutospacing="1"/>
              <w:ind w:left="30" w:right="30"/>
              <w:rPr>
                <w:rFonts w:ascii="Calibri" w:eastAsia="Times New Roman" w:hAnsi="Calibri" w:cs="Calibri"/>
              </w:rPr>
            </w:pPr>
            <w:r w:rsidRPr="00300868">
              <w:rPr>
                <w:rFonts w:ascii="Calibri" w:eastAsia="Times New Roman" w:hAnsi="Calibri" w:cs="Calibri"/>
              </w:rPr>
              <w:t>Reference Material</w:t>
            </w:r>
          </w:p>
        </w:tc>
        <w:tc>
          <w:tcPr>
            <w:tcW w:w="6000" w:type="dxa"/>
            <w:vAlign w:val="center"/>
          </w:tcPr>
          <w:p w14:paraId="72FCB778" w14:textId="77777777" w:rsidR="005B5C04" w:rsidRPr="00300868" w:rsidRDefault="0047764C" w:rsidP="008970A2">
            <w:pPr>
              <w:spacing w:before="100" w:beforeAutospacing="1" w:after="100" w:afterAutospacing="1"/>
              <w:ind w:left="30" w:right="30"/>
              <w:rPr>
                <w:rFonts w:ascii="Calibri" w:eastAsia="Times New Roman" w:hAnsi="Calibri" w:cs="Calibri"/>
              </w:rPr>
            </w:pPr>
            <w:r w:rsidRPr="00300868">
              <w:rPr>
                <w:rFonts w:ascii="Calibri" w:eastAsia="Calibri" w:hAnsi="Calibri" w:cs="Calibri"/>
                <w:lang w:val="tr-TR"/>
              </w:rPr>
              <w:t>Başvuru Materyali</w:t>
            </w:r>
          </w:p>
        </w:tc>
      </w:tr>
      <w:tr w:rsidR="0092388F" w:rsidRPr="00300868" w14:paraId="7A1DA638" w14:textId="77777777" w:rsidTr="00300868">
        <w:tc>
          <w:tcPr>
            <w:tcW w:w="1353" w:type="dxa"/>
            <w:shd w:val="clear" w:color="auto" w:fill="C1E4F5"/>
            <w:tcMar>
              <w:top w:w="120" w:type="dxa"/>
              <w:left w:w="180" w:type="dxa"/>
              <w:bottom w:w="120" w:type="dxa"/>
              <w:right w:w="180" w:type="dxa"/>
            </w:tcMar>
            <w:hideMark/>
          </w:tcPr>
          <w:p w14:paraId="70F37BEC" w14:textId="77777777" w:rsidR="005B5C04" w:rsidRPr="00300868" w:rsidRDefault="0047764C" w:rsidP="005B5C04">
            <w:pPr>
              <w:spacing w:before="30" w:after="30"/>
              <w:ind w:left="30" w:right="30"/>
              <w:rPr>
                <w:rFonts w:ascii="Calibri" w:eastAsia="Times New Roman" w:hAnsi="Calibri" w:cs="Calibri"/>
                <w:sz w:val="16"/>
              </w:rPr>
            </w:pPr>
            <w:r w:rsidRPr="00300868">
              <w:rPr>
                <w:rFonts w:ascii="Calibri" w:eastAsia="Times New Roman" w:hAnsi="Calibri" w:cs="Calibri"/>
                <w:sz w:val="16"/>
              </w:rPr>
              <w:t>154_string_17</w:t>
            </w:r>
          </w:p>
        </w:tc>
        <w:tc>
          <w:tcPr>
            <w:tcW w:w="6000" w:type="dxa"/>
            <w:tcMar>
              <w:top w:w="120" w:type="dxa"/>
              <w:left w:w="180" w:type="dxa"/>
              <w:bottom w:w="120" w:type="dxa"/>
              <w:right w:w="180" w:type="dxa"/>
            </w:tcMar>
            <w:vAlign w:val="center"/>
            <w:hideMark/>
          </w:tcPr>
          <w:p w14:paraId="47E60AC3" w14:textId="77777777" w:rsidR="005B5C04" w:rsidRPr="00300868" w:rsidRDefault="0047764C" w:rsidP="005B5C04">
            <w:pPr>
              <w:spacing w:before="100" w:beforeAutospacing="1" w:after="100" w:afterAutospacing="1"/>
              <w:ind w:left="30" w:right="30"/>
              <w:rPr>
                <w:rFonts w:ascii="Calibri" w:eastAsia="Times New Roman" w:hAnsi="Calibri" w:cs="Calibri"/>
              </w:rPr>
            </w:pPr>
            <w:r w:rsidRPr="00300868">
              <w:rPr>
                <w:rFonts w:ascii="Calibri" w:eastAsia="Times New Roman" w:hAnsi="Calibri" w:cs="Calibri"/>
              </w:rPr>
              <w:t>Audio</w:t>
            </w:r>
          </w:p>
        </w:tc>
        <w:tc>
          <w:tcPr>
            <w:tcW w:w="6000" w:type="dxa"/>
            <w:vAlign w:val="center"/>
          </w:tcPr>
          <w:p w14:paraId="5F37C8C2" w14:textId="77777777" w:rsidR="005B5C04" w:rsidRPr="00300868" w:rsidRDefault="0047764C" w:rsidP="008970A2">
            <w:pPr>
              <w:spacing w:before="100" w:beforeAutospacing="1" w:after="100" w:afterAutospacing="1"/>
              <w:ind w:left="30" w:right="30"/>
              <w:rPr>
                <w:rFonts w:ascii="Calibri" w:eastAsia="Times New Roman" w:hAnsi="Calibri" w:cs="Calibri"/>
              </w:rPr>
            </w:pPr>
            <w:r w:rsidRPr="00300868">
              <w:rPr>
                <w:rFonts w:ascii="Calibri" w:eastAsia="Calibri" w:hAnsi="Calibri" w:cs="Calibri"/>
                <w:lang w:val="tr-TR"/>
              </w:rPr>
              <w:t>Ses</w:t>
            </w:r>
          </w:p>
        </w:tc>
      </w:tr>
      <w:tr w:rsidR="0092388F" w:rsidRPr="00300868" w14:paraId="223676E9" w14:textId="77777777" w:rsidTr="00300868">
        <w:tc>
          <w:tcPr>
            <w:tcW w:w="1353" w:type="dxa"/>
            <w:shd w:val="clear" w:color="auto" w:fill="C1E4F5"/>
            <w:tcMar>
              <w:top w:w="120" w:type="dxa"/>
              <w:left w:w="180" w:type="dxa"/>
              <w:bottom w:w="120" w:type="dxa"/>
              <w:right w:w="180" w:type="dxa"/>
            </w:tcMar>
            <w:hideMark/>
          </w:tcPr>
          <w:p w14:paraId="5E7EBA30" w14:textId="77777777" w:rsidR="005B5C04" w:rsidRPr="00300868" w:rsidRDefault="0047764C" w:rsidP="005B5C04">
            <w:pPr>
              <w:spacing w:before="30" w:after="30"/>
              <w:ind w:left="30" w:right="30"/>
              <w:rPr>
                <w:rFonts w:ascii="Calibri" w:eastAsia="Times New Roman" w:hAnsi="Calibri" w:cs="Calibri"/>
                <w:sz w:val="16"/>
              </w:rPr>
            </w:pPr>
            <w:r w:rsidRPr="00300868">
              <w:rPr>
                <w:rFonts w:ascii="Calibri" w:eastAsia="Times New Roman" w:hAnsi="Calibri" w:cs="Calibri"/>
                <w:sz w:val="16"/>
              </w:rPr>
              <w:t>155_string_18</w:t>
            </w:r>
          </w:p>
        </w:tc>
        <w:tc>
          <w:tcPr>
            <w:tcW w:w="6000" w:type="dxa"/>
            <w:tcMar>
              <w:top w:w="120" w:type="dxa"/>
              <w:left w:w="180" w:type="dxa"/>
              <w:bottom w:w="120" w:type="dxa"/>
              <w:right w:w="180" w:type="dxa"/>
            </w:tcMar>
            <w:vAlign w:val="center"/>
            <w:hideMark/>
          </w:tcPr>
          <w:p w14:paraId="3EB9A96A" w14:textId="77777777" w:rsidR="005B5C04" w:rsidRPr="00300868" w:rsidRDefault="0047764C" w:rsidP="005B5C04">
            <w:pPr>
              <w:spacing w:before="100" w:beforeAutospacing="1" w:after="100" w:afterAutospacing="1"/>
              <w:ind w:left="30" w:right="30"/>
              <w:rPr>
                <w:rFonts w:ascii="Calibri" w:eastAsia="Times New Roman" w:hAnsi="Calibri" w:cs="Calibri"/>
              </w:rPr>
            </w:pPr>
            <w:r w:rsidRPr="00300868">
              <w:rPr>
                <w:rFonts w:ascii="Calibri" w:eastAsia="Times New Roman" w:hAnsi="Calibri" w:cs="Calibri"/>
              </w:rPr>
              <w:t>Exit</w:t>
            </w:r>
          </w:p>
        </w:tc>
        <w:tc>
          <w:tcPr>
            <w:tcW w:w="6000" w:type="dxa"/>
            <w:vAlign w:val="center"/>
          </w:tcPr>
          <w:p w14:paraId="73A52983" w14:textId="77777777" w:rsidR="005B5C04" w:rsidRPr="00300868" w:rsidRDefault="0047764C" w:rsidP="008970A2">
            <w:pPr>
              <w:spacing w:before="100" w:beforeAutospacing="1" w:after="100" w:afterAutospacing="1"/>
              <w:ind w:left="30" w:right="30"/>
              <w:rPr>
                <w:rFonts w:ascii="Calibri" w:eastAsia="Times New Roman" w:hAnsi="Calibri" w:cs="Calibri"/>
              </w:rPr>
            </w:pPr>
            <w:r w:rsidRPr="00300868">
              <w:rPr>
                <w:rFonts w:ascii="Calibri" w:eastAsia="Calibri" w:hAnsi="Calibri" w:cs="Calibri"/>
                <w:lang w:val="tr-TR"/>
              </w:rPr>
              <w:t>Çıkış</w:t>
            </w:r>
          </w:p>
        </w:tc>
      </w:tr>
      <w:tr w:rsidR="0092388F" w:rsidRPr="00300868" w14:paraId="4C0DFD67" w14:textId="77777777" w:rsidTr="00300868">
        <w:tc>
          <w:tcPr>
            <w:tcW w:w="1353" w:type="dxa"/>
            <w:shd w:val="clear" w:color="auto" w:fill="C1E4F5"/>
            <w:tcMar>
              <w:top w:w="120" w:type="dxa"/>
              <w:left w:w="180" w:type="dxa"/>
              <w:bottom w:w="120" w:type="dxa"/>
              <w:right w:w="180" w:type="dxa"/>
            </w:tcMar>
            <w:hideMark/>
          </w:tcPr>
          <w:p w14:paraId="1E7C86EA" w14:textId="77777777" w:rsidR="005B5C04" w:rsidRPr="00300868" w:rsidRDefault="0047764C" w:rsidP="005B5C04">
            <w:pPr>
              <w:spacing w:before="30" w:after="30"/>
              <w:ind w:left="30" w:right="30"/>
              <w:rPr>
                <w:rFonts w:ascii="Calibri" w:eastAsia="Times New Roman" w:hAnsi="Calibri" w:cs="Calibri"/>
                <w:sz w:val="16"/>
              </w:rPr>
            </w:pPr>
            <w:r w:rsidRPr="00300868">
              <w:rPr>
                <w:rFonts w:ascii="Calibri" w:eastAsia="Times New Roman" w:hAnsi="Calibri" w:cs="Calibri"/>
                <w:sz w:val="16"/>
              </w:rPr>
              <w:t>156_string_19</w:t>
            </w:r>
          </w:p>
        </w:tc>
        <w:tc>
          <w:tcPr>
            <w:tcW w:w="6000" w:type="dxa"/>
            <w:tcMar>
              <w:top w:w="120" w:type="dxa"/>
              <w:left w:w="180" w:type="dxa"/>
              <w:bottom w:w="120" w:type="dxa"/>
              <w:right w:w="180" w:type="dxa"/>
            </w:tcMar>
            <w:vAlign w:val="center"/>
            <w:hideMark/>
          </w:tcPr>
          <w:p w14:paraId="2A507050" w14:textId="77777777" w:rsidR="005B5C04" w:rsidRPr="00300868" w:rsidRDefault="0047764C" w:rsidP="005B5C04">
            <w:pPr>
              <w:spacing w:before="100" w:beforeAutospacing="1" w:after="100" w:afterAutospacing="1"/>
              <w:ind w:left="30" w:right="30"/>
              <w:rPr>
                <w:rFonts w:ascii="Calibri" w:eastAsia="Times New Roman" w:hAnsi="Calibri" w:cs="Calibri"/>
              </w:rPr>
            </w:pPr>
            <w:r w:rsidRPr="00300868">
              <w:rPr>
                <w:rFonts w:ascii="Calibri" w:eastAsia="Times New Roman" w:hAnsi="Calibri" w:cs="Calibri"/>
              </w:rPr>
              <w:t>Close</w:t>
            </w:r>
          </w:p>
        </w:tc>
        <w:tc>
          <w:tcPr>
            <w:tcW w:w="6000" w:type="dxa"/>
            <w:vAlign w:val="center"/>
          </w:tcPr>
          <w:p w14:paraId="6AF17478" w14:textId="77777777" w:rsidR="005B5C04" w:rsidRPr="00300868" w:rsidRDefault="0047764C" w:rsidP="008970A2">
            <w:pPr>
              <w:spacing w:before="100" w:beforeAutospacing="1" w:after="100" w:afterAutospacing="1"/>
              <w:ind w:left="30" w:right="30"/>
              <w:rPr>
                <w:rFonts w:ascii="Calibri" w:eastAsia="Times New Roman" w:hAnsi="Calibri" w:cs="Calibri"/>
              </w:rPr>
            </w:pPr>
            <w:r w:rsidRPr="00300868">
              <w:rPr>
                <w:rFonts w:ascii="Calibri" w:eastAsia="Calibri" w:hAnsi="Calibri" w:cs="Calibri"/>
                <w:lang w:val="tr-TR"/>
              </w:rPr>
              <w:t>Kapat</w:t>
            </w:r>
          </w:p>
        </w:tc>
      </w:tr>
      <w:tr w:rsidR="0092388F" w:rsidRPr="00300868" w14:paraId="03C531F4" w14:textId="77777777" w:rsidTr="00300868">
        <w:tc>
          <w:tcPr>
            <w:tcW w:w="1353" w:type="dxa"/>
            <w:shd w:val="clear" w:color="auto" w:fill="C1E4F5"/>
            <w:tcMar>
              <w:top w:w="120" w:type="dxa"/>
              <w:left w:w="180" w:type="dxa"/>
              <w:bottom w:w="120" w:type="dxa"/>
              <w:right w:w="180" w:type="dxa"/>
            </w:tcMar>
            <w:hideMark/>
          </w:tcPr>
          <w:p w14:paraId="4FBF4224" w14:textId="77777777" w:rsidR="005B5C04" w:rsidRPr="00300868" w:rsidRDefault="0047764C" w:rsidP="005B5C04">
            <w:pPr>
              <w:spacing w:before="30" w:after="30"/>
              <w:ind w:left="30" w:right="30"/>
              <w:rPr>
                <w:rFonts w:ascii="Calibri" w:eastAsia="Times New Roman" w:hAnsi="Calibri" w:cs="Calibri"/>
                <w:sz w:val="16"/>
              </w:rPr>
            </w:pPr>
            <w:r w:rsidRPr="00300868">
              <w:rPr>
                <w:rFonts w:ascii="Calibri" w:eastAsia="Times New Roman" w:hAnsi="Calibri" w:cs="Calibri"/>
                <w:sz w:val="16"/>
              </w:rPr>
              <w:t>157_string_20</w:t>
            </w:r>
          </w:p>
        </w:tc>
        <w:tc>
          <w:tcPr>
            <w:tcW w:w="6000" w:type="dxa"/>
            <w:tcMar>
              <w:top w:w="120" w:type="dxa"/>
              <w:left w:w="180" w:type="dxa"/>
              <w:bottom w:w="120" w:type="dxa"/>
              <w:right w:w="180" w:type="dxa"/>
            </w:tcMar>
            <w:vAlign w:val="center"/>
            <w:hideMark/>
          </w:tcPr>
          <w:p w14:paraId="7759443A" w14:textId="77777777" w:rsidR="005B5C04" w:rsidRPr="00300868" w:rsidRDefault="0047764C" w:rsidP="005B5C04">
            <w:pPr>
              <w:spacing w:before="100" w:beforeAutospacing="1" w:after="100" w:afterAutospacing="1"/>
              <w:ind w:left="30" w:right="30"/>
              <w:rPr>
                <w:rFonts w:ascii="Calibri" w:eastAsia="Times New Roman" w:hAnsi="Calibri" w:cs="Calibri"/>
              </w:rPr>
            </w:pPr>
            <w:r w:rsidRPr="00300868">
              <w:rPr>
                <w:rFonts w:ascii="Calibri" w:eastAsia="Times New Roman" w:hAnsi="Calibri" w:cs="Calibri"/>
              </w:rPr>
              <w:t>Comment</w:t>
            </w:r>
            <w:r w:rsidR="00F5122E" w:rsidRPr="00300868">
              <w:rPr>
                <w:rFonts w:ascii="Calibri" w:eastAsia="Times New Roman" w:hAnsi="Calibri" w:cs="Calibri"/>
              </w:rPr>
              <w:t>…</w:t>
            </w:r>
          </w:p>
        </w:tc>
        <w:tc>
          <w:tcPr>
            <w:tcW w:w="6000" w:type="dxa"/>
            <w:vAlign w:val="center"/>
          </w:tcPr>
          <w:p w14:paraId="369B6D84" w14:textId="77777777" w:rsidR="005B5C04" w:rsidRPr="00300868" w:rsidRDefault="0047764C" w:rsidP="008970A2">
            <w:pPr>
              <w:spacing w:before="100" w:beforeAutospacing="1" w:after="100" w:afterAutospacing="1"/>
              <w:ind w:left="30" w:right="30"/>
              <w:rPr>
                <w:rFonts w:ascii="Calibri" w:eastAsia="Times New Roman" w:hAnsi="Calibri" w:cs="Calibri"/>
              </w:rPr>
            </w:pPr>
            <w:r w:rsidRPr="00300868">
              <w:rPr>
                <w:rFonts w:ascii="Calibri" w:eastAsia="Calibri" w:hAnsi="Calibri" w:cs="Calibri"/>
                <w:lang w:val="tr-TR"/>
              </w:rPr>
              <w:t>Yorum…</w:t>
            </w:r>
          </w:p>
        </w:tc>
      </w:tr>
      <w:tr w:rsidR="0092388F" w:rsidRPr="00300868" w14:paraId="47BDB5E3" w14:textId="77777777" w:rsidTr="00300868">
        <w:tc>
          <w:tcPr>
            <w:tcW w:w="1353" w:type="dxa"/>
            <w:shd w:val="clear" w:color="auto" w:fill="C1E4F5"/>
            <w:tcMar>
              <w:top w:w="120" w:type="dxa"/>
              <w:left w:w="180" w:type="dxa"/>
              <w:bottom w:w="120" w:type="dxa"/>
              <w:right w:w="180" w:type="dxa"/>
            </w:tcMar>
          </w:tcPr>
          <w:p w14:paraId="3F1A1EAE" w14:textId="77777777" w:rsidR="005B5C04" w:rsidRPr="00300868" w:rsidRDefault="0047764C" w:rsidP="005B5C04">
            <w:pPr>
              <w:spacing w:before="30" w:after="30"/>
              <w:ind w:left="30" w:right="30"/>
              <w:rPr>
                <w:rFonts w:ascii="Calibri" w:eastAsia="Times New Roman" w:hAnsi="Calibri" w:cs="Calibri"/>
                <w:sz w:val="16"/>
              </w:rPr>
            </w:pPr>
            <w:r w:rsidRPr="00300868">
              <w:rPr>
                <w:rFonts w:ascii="Calibri" w:eastAsia="Times New Roman" w:hAnsi="Calibri" w:cs="Calibri"/>
                <w:sz w:val="16"/>
              </w:rPr>
              <w:t>FB_01</w:t>
            </w:r>
          </w:p>
        </w:tc>
        <w:tc>
          <w:tcPr>
            <w:tcW w:w="6000" w:type="dxa"/>
            <w:tcMar>
              <w:top w:w="120" w:type="dxa"/>
              <w:left w:w="180" w:type="dxa"/>
              <w:bottom w:w="120" w:type="dxa"/>
              <w:right w:w="180" w:type="dxa"/>
            </w:tcMar>
            <w:vAlign w:val="center"/>
          </w:tcPr>
          <w:p w14:paraId="6817C629" w14:textId="77777777" w:rsidR="005B5C04" w:rsidRPr="00300868" w:rsidRDefault="0047764C" w:rsidP="005B5C04">
            <w:pPr>
              <w:spacing w:before="100" w:beforeAutospacing="1" w:after="100" w:afterAutospacing="1"/>
              <w:ind w:left="30" w:right="30"/>
              <w:rPr>
                <w:rFonts w:ascii="Calibri" w:eastAsia="Times New Roman" w:hAnsi="Calibri" w:cs="Calibri"/>
              </w:rPr>
            </w:pPr>
            <w:r w:rsidRPr="00300868">
              <w:rPr>
                <w:rFonts w:ascii="Calibri" w:eastAsia="Times New Roman" w:hAnsi="Calibri" w:cs="Calibri"/>
              </w:rPr>
              <w:t>You must view all content before moving forward.</w:t>
            </w:r>
          </w:p>
        </w:tc>
        <w:tc>
          <w:tcPr>
            <w:tcW w:w="6000" w:type="dxa"/>
            <w:vAlign w:val="center"/>
          </w:tcPr>
          <w:p w14:paraId="731A01A3" w14:textId="77777777" w:rsidR="005B5C04" w:rsidRPr="00300868" w:rsidRDefault="0047764C" w:rsidP="008970A2">
            <w:pPr>
              <w:spacing w:before="100" w:beforeAutospacing="1" w:after="100" w:afterAutospacing="1"/>
              <w:ind w:left="30" w:right="30"/>
              <w:rPr>
                <w:rFonts w:ascii="Calibri" w:eastAsia="Times New Roman" w:hAnsi="Calibri" w:cs="Calibri"/>
              </w:rPr>
            </w:pPr>
            <w:r w:rsidRPr="00300868">
              <w:rPr>
                <w:rFonts w:ascii="Calibri" w:eastAsia="Calibri" w:hAnsi="Calibri" w:cs="Calibri"/>
                <w:lang w:val="tr-TR"/>
              </w:rPr>
              <w:t>Devam etmeden önce tüm içeriği görüntülemeniz gerekir.</w:t>
            </w:r>
          </w:p>
        </w:tc>
      </w:tr>
    </w:tbl>
    <w:p w14:paraId="53F7A00D" w14:textId="77777777" w:rsidR="00840375" w:rsidRPr="00300868" w:rsidRDefault="00840375"/>
    <w:p w14:paraId="5DC403B7" w14:textId="77777777" w:rsidR="002C1E64" w:rsidRPr="00300868" w:rsidRDefault="002C1E64">
      <w:pPr>
        <w:rPr>
          <w:rFonts w:eastAsia="Times New Roman"/>
        </w:rPr>
      </w:pPr>
    </w:p>
    <w:p w14:paraId="43CF5A06" w14:textId="77777777" w:rsidR="00F44929" w:rsidRPr="00300868" w:rsidRDefault="00F44929">
      <w:pPr>
        <w:rPr>
          <w:rFonts w:eastAsia="Times New Roman"/>
        </w:rPr>
      </w:pPr>
    </w:p>
    <w:p w14:paraId="04BD6A28" w14:textId="77777777" w:rsidR="003E2E74" w:rsidRPr="00300868" w:rsidRDefault="0047764C">
      <w:pPr>
        <w:rPr>
          <w:rFonts w:ascii="Calibri Light" w:hAnsi="Calibri Light" w:cs="Calibri Light"/>
          <w:smallCaps/>
          <w:color w:val="0F243E"/>
          <w:sz w:val="48"/>
          <w:szCs w:val="48"/>
        </w:rPr>
      </w:pPr>
      <w:r w:rsidRPr="00300868">
        <w:rPr>
          <w:rFonts w:ascii="Calibri Light" w:hAnsi="Calibri Light" w:cs="Calibri Light"/>
          <w:smallCaps/>
          <w:color w:val="0F243E"/>
          <w:sz w:val="48"/>
          <w:szCs w:val="48"/>
        </w:rPr>
        <w:lastRenderedPageBreak/>
        <w:br w:type="page"/>
      </w:r>
    </w:p>
    <w:p w14:paraId="719E2911" w14:textId="77777777" w:rsidR="00F44929" w:rsidRPr="00300868" w:rsidRDefault="0047764C" w:rsidP="00F44929">
      <w:pPr>
        <w:ind w:left="-1134"/>
        <w:rPr>
          <w:rFonts w:ascii="Calibri Light" w:hAnsi="Calibri Light" w:cs="Calibri Light"/>
          <w:smallCaps/>
          <w:color w:val="0F243E"/>
          <w:sz w:val="72"/>
          <w:szCs w:val="72"/>
        </w:rPr>
      </w:pPr>
      <w:r w:rsidRPr="00300868">
        <w:rPr>
          <w:rFonts w:ascii="Calibri Light" w:hAnsi="Calibri Light" w:cs="Calibri Light"/>
          <w:smallCaps/>
          <w:color w:val="0F243E"/>
          <w:sz w:val="48"/>
          <w:szCs w:val="48"/>
        </w:rPr>
        <w:lastRenderedPageBreak/>
        <w:t xml:space="preserve">         </w:t>
      </w:r>
      <w:r w:rsidRPr="00300868">
        <w:rPr>
          <w:rFonts w:ascii="Calibri Light" w:hAnsi="Calibri Light" w:cs="Calibri Light"/>
          <w:smallCaps/>
          <w:color w:val="0F243E"/>
          <w:sz w:val="72"/>
          <w:szCs w:val="72"/>
        </w:rPr>
        <w:t xml:space="preserve">Interactions with Competitors </w:t>
      </w:r>
    </w:p>
    <w:p w14:paraId="5B9A5547" w14:textId="77777777" w:rsidR="00F44929" w:rsidRPr="00300868" w:rsidRDefault="00F44929">
      <w:pPr>
        <w:rPr>
          <w:rFonts w:eastAsia="Times New Roman"/>
        </w:rPr>
      </w:pPr>
    </w:p>
    <w:p w14:paraId="4AC67868" w14:textId="77777777" w:rsidR="00F44929" w:rsidRPr="00300868" w:rsidRDefault="00F44929">
      <w:pPr>
        <w:rPr>
          <w:rFonts w:eastAsia="Times New Roman"/>
        </w:rPr>
      </w:pPr>
    </w:p>
    <w:p w14:paraId="3B061209" w14:textId="77777777" w:rsidR="00F44929" w:rsidRPr="00300868" w:rsidRDefault="00F44929">
      <w:pPr>
        <w:rPr>
          <w:rFonts w:eastAsia="Times New Roman"/>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73" w:type="dxa"/>
          <w:bottom w:w="15" w:type="dxa"/>
          <w:right w:w="15" w:type="dxa"/>
        </w:tblCellMar>
        <w:tblLook w:val="04A0" w:firstRow="1" w:lastRow="0" w:firstColumn="1" w:lastColumn="0" w:noHBand="0" w:noVBand="1"/>
      </w:tblPr>
      <w:tblGrid>
        <w:gridCol w:w="1353"/>
        <w:gridCol w:w="6000"/>
        <w:gridCol w:w="6000"/>
      </w:tblGrid>
      <w:tr w:rsidR="0092388F" w:rsidRPr="00300868" w14:paraId="020670CD" w14:textId="77777777" w:rsidTr="00300868">
        <w:tc>
          <w:tcPr>
            <w:tcW w:w="1353" w:type="dxa"/>
            <w:shd w:val="clear" w:color="auto" w:fill="F1A983" w:themeFill="accent2" w:themeFillTint="99"/>
            <w:tcMar>
              <w:top w:w="120" w:type="dxa"/>
              <w:left w:w="180" w:type="dxa"/>
              <w:bottom w:w="120" w:type="dxa"/>
              <w:right w:w="180" w:type="dxa"/>
            </w:tcMar>
          </w:tcPr>
          <w:p w14:paraId="72EEBE74" w14:textId="77777777" w:rsidR="009E03B7" w:rsidRPr="00300868" w:rsidRDefault="0047764C" w:rsidP="000A2928">
            <w:pPr>
              <w:spacing w:before="30" w:after="30"/>
              <w:ind w:left="30" w:right="30"/>
              <w:rPr>
                <w:rFonts w:eastAsia="Times New Roman"/>
              </w:rPr>
            </w:pPr>
            <w:r w:rsidRPr="00300868">
              <w:rPr>
                <w:rFonts w:eastAsia="Times New Roman"/>
              </w:rPr>
              <w:t>ID</w:t>
            </w:r>
          </w:p>
        </w:tc>
        <w:tc>
          <w:tcPr>
            <w:tcW w:w="6000" w:type="dxa"/>
            <w:shd w:val="clear" w:color="auto" w:fill="F1A983" w:themeFill="accent2" w:themeFillTint="99"/>
            <w:tcMar>
              <w:top w:w="120" w:type="dxa"/>
              <w:left w:w="180" w:type="dxa"/>
              <w:bottom w:w="120" w:type="dxa"/>
              <w:right w:w="180" w:type="dxa"/>
            </w:tcMar>
            <w:vAlign w:val="center"/>
          </w:tcPr>
          <w:p w14:paraId="4C0D6A84" w14:textId="77777777" w:rsidR="009E03B7" w:rsidRPr="00300868" w:rsidRDefault="0047764C" w:rsidP="000A2928">
            <w:pPr>
              <w:spacing w:before="100" w:beforeAutospacing="1" w:after="100" w:afterAutospacing="1"/>
              <w:ind w:left="30" w:right="30"/>
              <w:rPr>
                <w:rFonts w:ascii="Calibri" w:eastAsia="Times New Roman" w:hAnsi="Calibri" w:cs="Calibri"/>
              </w:rPr>
            </w:pPr>
            <w:r w:rsidRPr="00300868">
              <w:rPr>
                <w:rFonts w:ascii="Calibri" w:eastAsia="Times New Roman" w:hAnsi="Calibri" w:cs="Calibri"/>
              </w:rPr>
              <w:t>Source</w:t>
            </w:r>
          </w:p>
        </w:tc>
        <w:tc>
          <w:tcPr>
            <w:tcW w:w="6000" w:type="dxa"/>
            <w:shd w:val="clear" w:color="auto" w:fill="F1A983" w:themeFill="accent2" w:themeFillTint="99"/>
          </w:tcPr>
          <w:p w14:paraId="39BC25E4" w14:textId="77777777" w:rsidR="009E03B7" w:rsidRPr="00300868" w:rsidRDefault="0047764C" w:rsidP="000A2928">
            <w:pPr>
              <w:spacing w:before="100" w:beforeAutospacing="1" w:after="100" w:afterAutospacing="1"/>
              <w:ind w:left="30" w:right="30"/>
              <w:rPr>
                <w:rFonts w:ascii="Calibri" w:eastAsia="Times New Roman" w:hAnsi="Calibri" w:cs="Calibri"/>
              </w:rPr>
            </w:pPr>
            <w:r w:rsidRPr="00300868">
              <w:rPr>
                <w:rFonts w:ascii="Calibri" w:eastAsia="Times New Roman" w:hAnsi="Calibri" w:cs="Calibri"/>
              </w:rPr>
              <w:t>Target</w:t>
            </w:r>
          </w:p>
        </w:tc>
      </w:tr>
      <w:tr w:rsidR="0092388F" w:rsidRPr="00300868" w14:paraId="3D7477D4" w14:textId="77777777" w:rsidTr="00300868">
        <w:tc>
          <w:tcPr>
            <w:tcW w:w="1353" w:type="dxa"/>
            <w:shd w:val="clear" w:color="auto" w:fill="C1E4F5"/>
            <w:tcMar>
              <w:top w:w="120" w:type="dxa"/>
              <w:left w:w="180" w:type="dxa"/>
              <w:bottom w:w="120" w:type="dxa"/>
              <w:right w:w="180" w:type="dxa"/>
            </w:tcMar>
            <w:hideMark/>
          </w:tcPr>
          <w:p w14:paraId="4C221B33" w14:textId="77777777" w:rsidR="000B4F03" w:rsidRPr="00300868" w:rsidRDefault="0047764C" w:rsidP="000B4F03">
            <w:pPr>
              <w:spacing w:before="30" w:after="30"/>
              <w:ind w:left="30" w:right="30"/>
              <w:rPr>
                <w:rFonts w:ascii="Calibri" w:eastAsia="Times New Roman" w:hAnsi="Calibri" w:cs="Calibri"/>
                <w:sz w:val="16"/>
              </w:rPr>
            </w:pPr>
            <w:hyperlink r:id="rId218" w:tgtFrame="_blank" w:history="1">
              <w:r w:rsidRPr="00300868">
                <w:rPr>
                  <w:rFonts w:ascii="Calibri" w:eastAsia="Times New Roman" w:hAnsi="Calibri" w:cs="Calibri"/>
                  <w:color w:val="0000FF"/>
                  <w:sz w:val="16"/>
                  <w:u w:val="single"/>
                </w:rPr>
                <w:t>Screen 1</w:t>
              </w:r>
            </w:hyperlink>
            <w:r w:rsidRPr="00300868">
              <w:rPr>
                <w:rFonts w:ascii="Calibri" w:eastAsia="Times New Roman" w:hAnsi="Calibri" w:cs="Calibri"/>
                <w:sz w:val="16"/>
              </w:rPr>
              <w:t xml:space="preserve"> </w:t>
            </w:r>
          </w:p>
          <w:p w14:paraId="537A4C3E" w14:textId="77777777" w:rsidR="000B4F03" w:rsidRPr="00300868" w:rsidRDefault="0047764C" w:rsidP="000B4F03">
            <w:pPr>
              <w:ind w:left="30" w:right="30"/>
              <w:rPr>
                <w:rFonts w:ascii="Calibri" w:eastAsia="Times New Roman" w:hAnsi="Calibri" w:cs="Calibri"/>
                <w:sz w:val="16"/>
              </w:rPr>
            </w:pPr>
            <w:hyperlink r:id="rId219" w:tgtFrame="_blank" w:history="1">
              <w:r w:rsidRPr="00300868">
                <w:rPr>
                  <w:rFonts w:ascii="Calibri" w:eastAsia="Times New Roman" w:hAnsi="Calibri" w:cs="Calibri"/>
                  <w:color w:val="0000FF"/>
                  <w:sz w:val="16"/>
                  <w:u w:val="single"/>
                </w:rPr>
                <w:t>2_C_2</w:t>
              </w:r>
            </w:hyperlink>
            <w:r w:rsidRPr="00300868">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15CBD9C4" w14:textId="77777777" w:rsidR="000B4F03" w:rsidRPr="00300868" w:rsidRDefault="0047764C" w:rsidP="00300868">
            <w:pPr>
              <w:spacing w:before="100" w:beforeAutospacing="1" w:after="100" w:afterAutospacing="1"/>
              <w:ind w:left="30" w:right="30"/>
              <w:rPr>
                <w:rFonts w:ascii="Calibri" w:eastAsia="Times New Roman" w:hAnsi="Calibri" w:cs="Calibri"/>
              </w:rPr>
            </w:pPr>
            <w:r w:rsidRPr="00300868">
              <w:rPr>
                <w:rFonts w:ascii="Calibri" w:eastAsia="Times New Roman" w:hAnsi="Calibri" w:cs="Calibri"/>
              </w:rPr>
              <w:t>Fair competition benefits everyone, from businesses to consumers to the economy as a whole. Fair competition results in dynamic markets, leading to increased productivity and better value for consumers.</w:t>
            </w:r>
          </w:p>
        </w:tc>
        <w:tc>
          <w:tcPr>
            <w:tcW w:w="6000" w:type="dxa"/>
          </w:tcPr>
          <w:p w14:paraId="486DF59E" w14:textId="1006F10F" w:rsidR="000B4F03" w:rsidRPr="00300868" w:rsidRDefault="0047764C" w:rsidP="00300868">
            <w:pPr>
              <w:spacing w:before="100" w:beforeAutospacing="1" w:after="100" w:afterAutospacing="1"/>
              <w:ind w:left="30" w:right="30"/>
              <w:rPr>
                <w:rFonts w:ascii="Calibri" w:eastAsia="Times New Roman" w:hAnsi="Calibri" w:cs="Calibri"/>
              </w:rPr>
            </w:pPr>
            <w:r w:rsidRPr="00300868">
              <w:rPr>
                <w:rFonts w:ascii="Calibri" w:eastAsia="Calibri" w:hAnsi="Calibri" w:cs="Calibri"/>
                <w:lang w:val="tr-TR"/>
              </w:rPr>
              <w:t>Adil rekabet, bir bütün olarak işletmelerden tüketicilere ve</w:t>
            </w:r>
            <w:r w:rsidR="00F77A1A">
              <w:rPr>
                <w:rFonts w:ascii="Calibri" w:eastAsia="Calibri" w:hAnsi="Calibri" w:cs="Calibri"/>
                <w:lang w:val="tr-TR"/>
              </w:rPr>
              <w:t> </w:t>
            </w:r>
            <w:r w:rsidRPr="00300868">
              <w:rPr>
                <w:rFonts w:ascii="Calibri" w:eastAsia="Calibri" w:hAnsi="Calibri" w:cs="Calibri"/>
                <w:lang w:val="tr-TR"/>
              </w:rPr>
              <w:t>ekonomiye kadar herkese yarar sağlar. Adil rekabet, artan üretkenliğe ve tüketiciler için daha iyi değere yol açarak dinamik pazarlar oluşturur.</w:t>
            </w:r>
          </w:p>
        </w:tc>
      </w:tr>
      <w:tr w:rsidR="0092388F" w:rsidRPr="00300868" w14:paraId="7D45A4F7" w14:textId="77777777" w:rsidTr="00300868">
        <w:tc>
          <w:tcPr>
            <w:tcW w:w="1353" w:type="dxa"/>
            <w:shd w:val="clear" w:color="auto" w:fill="C1E4F5"/>
            <w:tcMar>
              <w:top w:w="120" w:type="dxa"/>
              <w:left w:w="180" w:type="dxa"/>
              <w:bottom w:w="120" w:type="dxa"/>
              <w:right w:w="180" w:type="dxa"/>
            </w:tcMar>
            <w:hideMark/>
          </w:tcPr>
          <w:p w14:paraId="3825DA28" w14:textId="77777777" w:rsidR="000B4F03" w:rsidRPr="00300868" w:rsidRDefault="0047764C" w:rsidP="000B4F03">
            <w:pPr>
              <w:spacing w:before="30" w:after="30"/>
              <w:ind w:left="30" w:right="30"/>
              <w:rPr>
                <w:rFonts w:ascii="Calibri" w:eastAsia="Times New Roman" w:hAnsi="Calibri" w:cs="Calibri"/>
                <w:sz w:val="16"/>
              </w:rPr>
            </w:pPr>
            <w:hyperlink r:id="rId220" w:tgtFrame="_blank" w:history="1">
              <w:r w:rsidRPr="00300868">
                <w:rPr>
                  <w:rFonts w:ascii="Calibri" w:eastAsia="Times New Roman" w:hAnsi="Calibri" w:cs="Calibri"/>
                  <w:color w:val="0000FF"/>
                  <w:sz w:val="16"/>
                  <w:u w:val="single"/>
                </w:rPr>
                <w:t>Screen 10</w:t>
              </w:r>
            </w:hyperlink>
            <w:r w:rsidRPr="00300868">
              <w:rPr>
                <w:rFonts w:ascii="Calibri" w:eastAsia="Times New Roman" w:hAnsi="Calibri" w:cs="Calibri"/>
                <w:sz w:val="16"/>
              </w:rPr>
              <w:t xml:space="preserve"> </w:t>
            </w:r>
          </w:p>
          <w:p w14:paraId="1F2EF7B7" w14:textId="77777777" w:rsidR="000B4F03" w:rsidRPr="00300868" w:rsidRDefault="0047764C" w:rsidP="000B4F03">
            <w:pPr>
              <w:ind w:left="30" w:right="30"/>
              <w:rPr>
                <w:rFonts w:ascii="Calibri" w:eastAsia="Times New Roman" w:hAnsi="Calibri" w:cs="Calibri"/>
                <w:sz w:val="16"/>
              </w:rPr>
            </w:pPr>
            <w:hyperlink r:id="rId221" w:tgtFrame="_blank" w:history="1">
              <w:r w:rsidRPr="00300868">
                <w:rPr>
                  <w:rFonts w:ascii="Calibri" w:eastAsia="Times New Roman" w:hAnsi="Calibri" w:cs="Calibri"/>
                  <w:color w:val="0000FF"/>
                  <w:sz w:val="16"/>
                  <w:u w:val="single"/>
                </w:rPr>
                <w:t>17_C_11</w:t>
              </w:r>
            </w:hyperlink>
            <w:r w:rsidRPr="00300868">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67E1F062" w14:textId="77777777" w:rsidR="000B4F03" w:rsidRPr="00300868" w:rsidRDefault="0047764C" w:rsidP="00300868">
            <w:pPr>
              <w:spacing w:before="100" w:beforeAutospacing="1" w:after="100" w:afterAutospacing="1"/>
              <w:ind w:left="30" w:right="30"/>
              <w:rPr>
                <w:rFonts w:ascii="Calibri" w:eastAsia="Times New Roman" w:hAnsi="Calibri" w:cs="Calibri"/>
              </w:rPr>
            </w:pPr>
            <w:r w:rsidRPr="00300868">
              <w:rPr>
                <w:rFonts w:ascii="Calibri" w:eastAsia="Times New Roman" w:hAnsi="Calibri" w:cs="Calibri"/>
              </w:rPr>
              <w:t>An Abbott distributor can be considered a competitor if we are submitting separate bids in connection with a tender.</w:t>
            </w:r>
          </w:p>
        </w:tc>
        <w:tc>
          <w:tcPr>
            <w:tcW w:w="6000" w:type="dxa"/>
          </w:tcPr>
          <w:p w14:paraId="61CFD5B0" w14:textId="2F8DCEDF" w:rsidR="000B4F03" w:rsidRPr="00300868" w:rsidRDefault="0047764C" w:rsidP="00300868">
            <w:pPr>
              <w:spacing w:before="100" w:beforeAutospacing="1" w:after="100" w:afterAutospacing="1"/>
              <w:ind w:left="30" w:right="30"/>
              <w:rPr>
                <w:rFonts w:ascii="Calibri" w:eastAsia="Times New Roman" w:hAnsi="Calibri" w:cs="Calibri"/>
              </w:rPr>
            </w:pPr>
            <w:r w:rsidRPr="00300868">
              <w:rPr>
                <w:rFonts w:ascii="Calibri" w:eastAsia="Calibri" w:hAnsi="Calibri" w:cs="Calibri"/>
                <w:lang w:val="tr-TR"/>
              </w:rPr>
              <w:t>Bir ihale kapsamında ayrı ayrı teklif sunuyorsak bir Abbott</w:t>
            </w:r>
            <w:r w:rsidR="00F77A1A">
              <w:rPr>
                <w:rFonts w:ascii="Calibri" w:eastAsia="Calibri" w:hAnsi="Calibri" w:cs="Calibri"/>
                <w:lang w:val="tr-TR"/>
              </w:rPr>
              <w:t xml:space="preserve"> </w:t>
            </w:r>
            <w:r w:rsidRPr="00300868">
              <w:rPr>
                <w:rFonts w:ascii="Calibri" w:eastAsia="Calibri" w:hAnsi="Calibri" w:cs="Calibri"/>
                <w:lang w:val="tr-TR"/>
              </w:rPr>
              <w:t>distribütörü rakip olarak değerlendirilebilir.</w:t>
            </w:r>
          </w:p>
        </w:tc>
      </w:tr>
      <w:tr w:rsidR="0092388F" w:rsidRPr="00300868" w14:paraId="19EAF8CF" w14:textId="77777777" w:rsidTr="00300868">
        <w:tc>
          <w:tcPr>
            <w:tcW w:w="1353" w:type="dxa"/>
            <w:shd w:val="clear" w:color="auto" w:fill="C1E4F5"/>
            <w:tcMar>
              <w:top w:w="120" w:type="dxa"/>
              <w:left w:w="180" w:type="dxa"/>
              <w:bottom w:w="120" w:type="dxa"/>
              <w:right w:w="180" w:type="dxa"/>
            </w:tcMar>
            <w:hideMark/>
          </w:tcPr>
          <w:p w14:paraId="73D68460" w14:textId="77777777" w:rsidR="000B4F03" w:rsidRPr="00300868" w:rsidRDefault="0047764C" w:rsidP="000B4F03">
            <w:pPr>
              <w:spacing w:before="30" w:after="30"/>
              <w:ind w:left="30" w:right="30"/>
              <w:rPr>
                <w:rFonts w:ascii="Calibri" w:eastAsia="Times New Roman" w:hAnsi="Calibri" w:cs="Calibri"/>
                <w:sz w:val="16"/>
              </w:rPr>
            </w:pPr>
            <w:hyperlink r:id="rId222" w:tgtFrame="_blank" w:history="1">
              <w:r w:rsidRPr="00300868">
                <w:rPr>
                  <w:rFonts w:ascii="Calibri" w:eastAsia="Times New Roman" w:hAnsi="Calibri" w:cs="Calibri"/>
                  <w:color w:val="0000FF"/>
                  <w:sz w:val="16"/>
                  <w:u w:val="single"/>
                </w:rPr>
                <w:t>Screen 10</w:t>
              </w:r>
            </w:hyperlink>
            <w:r w:rsidRPr="00300868">
              <w:rPr>
                <w:rFonts w:ascii="Calibri" w:eastAsia="Times New Roman" w:hAnsi="Calibri" w:cs="Calibri"/>
                <w:sz w:val="16"/>
              </w:rPr>
              <w:t xml:space="preserve"> </w:t>
            </w:r>
          </w:p>
          <w:p w14:paraId="07A13F67" w14:textId="77777777" w:rsidR="000B4F03" w:rsidRPr="00300868" w:rsidRDefault="0047764C" w:rsidP="000B4F03">
            <w:pPr>
              <w:ind w:left="30" w:right="30"/>
              <w:rPr>
                <w:rFonts w:ascii="Calibri" w:eastAsia="Times New Roman" w:hAnsi="Calibri" w:cs="Calibri"/>
                <w:sz w:val="16"/>
              </w:rPr>
            </w:pPr>
            <w:hyperlink r:id="rId223" w:tgtFrame="_blank" w:history="1">
              <w:r w:rsidRPr="00300868">
                <w:rPr>
                  <w:rFonts w:ascii="Calibri" w:eastAsia="Times New Roman" w:hAnsi="Calibri" w:cs="Calibri"/>
                  <w:color w:val="0000FF"/>
                  <w:sz w:val="16"/>
                  <w:u w:val="single"/>
                </w:rPr>
                <w:t>18_C_11</w:t>
              </w:r>
            </w:hyperlink>
            <w:r w:rsidRPr="00300868">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500A14E1" w14:textId="77777777" w:rsidR="000B4F03" w:rsidRPr="00300868" w:rsidRDefault="0047764C" w:rsidP="00300868">
            <w:pPr>
              <w:spacing w:before="100" w:beforeAutospacing="1" w:after="100" w:afterAutospacing="1"/>
              <w:ind w:left="30" w:right="30"/>
              <w:rPr>
                <w:rFonts w:ascii="Calibri" w:eastAsia="Times New Roman" w:hAnsi="Calibri" w:cs="Calibri"/>
              </w:rPr>
            </w:pPr>
            <w:r w:rsidRPr="00300868">
              <w:rPr>
                <w:rFonts w:ascii="Calibri" w:eastAsia="Times New Roman" w:hAnsi="Calibri" w:cs="Calibri"/>
              </w:rPr>
              <w:t>If someone begins to discuss these matters, take immediate action. End your involvement in the meeting and ask that your objections be recorded in any meeting minutes. Leave and make a loud, dramatic gesture as you depart, so others remember your departure from the prohibited discussion.</w:t>
            </w:r>
          </w:p>
        </w:tc>
        <w:tc>
          <w:tcPr>
            <w:tcW w:w="6000" w:type="dxa"/>
          </w:tcPr>
          <w:p w14:paraId="2DCFDA00" w14:textId="77777777" w:rsidR="000B4F03" w:rsidRPr="00300868" w:rsidRDefault="0047764C" w:rsidP="00300868">
            <w:pPr>
              <w:spacing w:before="100" w:beforeAutospacing="1" w:after="100" w:afterAutospacing="1"/>
              <w:ind w:left="30" w:right="30"/>
              <w:rPr>
                <w:rFonts w:ascii="Calibri" w:eastAsia="Times New Roman" w:hAnsi="Calibri" w:cs="Calibri"/>
              </w:rPr>
            </w:pPr>
            <w:r w:rsidRPr="00300868">
              <w:rPr>
                <w:rFonts w:ascii="Calibri" w:eastAsia="Calibri" w:hAnsi="Calibri" w:cs="Calibri"/>
                <w:lang w:val="tr-TR"/>
              </w:rPr>
              <w:t>Birisi bu konuları görüşmeye başlarsa, derhal buna müdahale edin. Toplantıya katılımınızı sonlandırın ve itirazlarınızla ilgili toplantı tutanaklarına kayıt düşülmesini isteyin. Çıkarken sesli, etkileyici bir harekette bulunun, böylece diğerleri yasaklanan görüşmeden ayrılışınızı hatırlayabilir.</w:t>
            </w:r>
          </w:p>
        </w:tc>
      </w:tr>
      <w:tr w:rsidR="0092388F" w:rsidRPr="00300868" w14:paraId="46536CD0" w14:textId="77777777" w:rsidTr="00300868">
        <w:tc>
          <w:tcPr>
            <w:tcW w:w="1353" w:type="dxa"/>
            <w:shd w:val="clear" w:color="auto" w:fill="C1E4F5"/>
            <w:tcMar>
              <w:top w:w="120" w:type="dxa"/>
              <w:left w:w="180" w:type="dxa"/>
              <w:bottom w:w="120" w:type="dxa"/>
              <w:right w:w="180" w:type="dxa"/>
            </w:tcMar>
            <w:hideMark/>
          </w:tcPr>
          <w:p w14:paraId="6657E9A0" w14:textId="77777777" w:rsidR="000B4F03" w:rsidRPr="00300868" w:rsidRDefault="0047764C" w:rsidP="000B4F03">
            <w:pPr>
              <w:spacing w:before="30" w:after="30"/>
              <w:ind w:left="30" w:right="30"/>
              <w:rPr>
                <w:rFonts w:ascii="Calibri" w:eastAsia="Times New Roman" w:hAnsi="Calibri" w:cs="Calibri"/>
                <w:sz w:val="16"/>
              </w:rPr>
            </w:pPr>
            <w:hyperlink r:id="rId224" w:tgtFrame="_blank" w:history="1">
              <w:r w:rsidRPr="00300868">
                <w:rPr>
                  <w:rFonts w:ascii="Calibri" w:eastAsia="Times New Roman" w:hAnsi="Calibri" w:cs="Calibri"/>
                  <w:color w:val="0000FF"/>
                  <w:sz w:val="16"/>
                  <w:u w:val="single"/>
                </w:rPr>
                <w:t>Screen 11</w:t>
              </w:r>
            </w:hyperlink>
            <w:r w:rsidRPr="00300868">
              <w:rPr>
                <w:rFonts w:ascii="Calibri" w:eastAsia="Times New Roman" w:hAnsi="Calibri" w:cs="Calibri"/>
                <w:sz w:val="16"/>
              </w:rPr>
              <w:t xml:space="preserve"> </w:t>
            </w:r>
          </w:p>
          <w:p w14:paraId="55AA8374" w14:textId="77777777" w:rsidR="000B4F03" w:rsidRPr="00300868" w:rsidRDefault="0047764C" w:rsidP="000B4F03">
            <w:pPr>
              <w:ind w:left="30" w:right="30"/>
              <w:rPr>
                <w:rFonts w:ascii="Calibri" w:eastAsia="Times New Roman" w:hAnsi="Calibri" w:cs="Calibri"/>
                <w:sz w:val="16"/>
              </w:rPr>
            </w:pPr>
            <w:hyperlink r:id="rId225" w:tgtFrame="_blank" w:history="1">
              <w:r w:rsidRPr="00300868">
                <w:rPr>
                  <w:rFonts w:ascii="Calibri" w:eastAsia="Times New Roman" w:hAnsi="Calibri" w:cs="Calibri"/>
                  <w:color w:val="0000FF"/>
                  <w:sz w:val="16"/>
                  <w:u w:val="single"/>
                </w:rPr>
                <w:t>22_C_12</w:t>
              </w:r>
            </w:hyperlink>
            <w:r w:rsidRPr="00300868">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0981DB4D" w14:textId="77777777" w:rsidR="000B4F03" w:rsidRPr="00300868" w:rsidRDefault="0047764C" w:rsidP="00300868">
            <w:pPr>
              <w:spacing w:before="100" w:beforeAutospacing="1" w:after="100" w:afterAutospacing="1"/>
              <w:ind w:left="30" w:right="30"/>
              <w:rPr>
                <w:rFonts w:ascii="Calibri" w:eastAsia="Times New Roman" w:hAnsi="Calibri" w:cs="Calibri"/>
              </w:rPr>
            </w:pPr>
            <w:r w:rsidRPr="00300868">
              <w:rPr>
                <w:rFonts w:ascii="Calibri" w:eastAsia="Times New Roman" w:hAnsi="Calibri" w:cs="Calibri"/>
              </w:rPr>
              <w:t>You are a Regional Sales Manager responsible for Abbott Vascular in Turkey. You are considering submitting a bid to supply product to a large public hospital in your area. Before investing a lot of time into putting together the bid, you reach out to a counterpart at Medtronic to find out whether they are bidding. Is this okay?</w:t>
            </w:r>
          </w:p>
        </w:tc>
        <w:tc>
          <w:tcPr>
            <w:tcW w:w="6000" w:type="dxa"/>
          </w:tcPr>
          <w:p w14:paraId="55C6CA80" w14:textId="77777777" w:rsidR="000B4F03" w:rsidRPr="00300868" w:rsidRDefault="0047764C" w:rsidP="00300868">
            <w:pPr>
              <w:spacing w:before="100" w:beforeAutospacing="1" w:after="100" w:afterAutospacing="1"/>
              <w:ind w:left="30" w:right="30"/>
              <w:rPr>
                <w:rFonts w:ascii="Calibri" w:eastAsia="Times New Roman" w:hAnsi="Calibri" w:cs="Calibri"/>
              </w:rPr>
            </w:pPr>
            <w:r w:rsidRPr="00300868">
              <w:rPr>
                <w:rFonts w:ascii="Calibri" w:eastAsia="Calibri" w:hAnsi="Calibri" w:cs="Calibri"/>
                <w:lang w:val="tr-TR"/>
              </w:rPr>
              <w:t>Abbott Vascular'ın Türkiye'den sorumlu Bölge Satış Müdürüsünüz. Bölgenizdeki büyük bir devlet hastanesine ürün tedarik etmek için teklif vermeyi düşünüyorsunuz. Teklifi oluşturmak için çok fazla zaman ayırmadan önce, Medtronic'teki akranınızı teklif verip vermediklerini öğrenmek için ararsınız. Bu doğru bir karar mıdır?</w:t>
            </w:r>
          </w:p>
        </w:tc>
      </w:tr>
      <w:tr w:rsidR="0092388F" w:rsidRPr="00300868" w14:paraId="6DFDEB75" w14:textId="77777777" w:rsidTr="00300868">
        <w:tc>
          <w:tcPr>
            <w:tcW w:w="1353" w:type="dxa"/>
            <w:shd w:val="clear" w:color="auto" w:fill="C1E4F5"/>
            <w:tcMar>
              <w:top w:w="120" w:type="dxa"/>
              <w:left w:w="180" w:type="dxa"/>
              <w:bottom w:w="120" w:type="dxa"/>
              <w:right w:w="180" w:type="dxa"/>
            </w:tcMar>
            <w:hideMark/>
          </w:tcPr>
          <w:p w14:paraId="09823903" w14:textId="77777777" w:rsidR="000B4F03" w:rsidRPr="00300868" w:rsidRDefault="0047764C" w:rsidP="000B4F03">
            <w:pPr>
              <w:spacing w:before="30" w:after="30"/>
              <w:ind w:left="30" w:right="30"/>
              <w:rPr>
                <w:rFonts w:ascii="Calibri" w:eastAsia="Times New Roman" w:hAnsi="Calibri" w:cs="Calibri"/>
                <w:sz w:val="16"/>
              </w:rPr>
            </w:pPr>
            <w:hyperlink r:id="rId226" w:tgtFrame="_blank" w:history="1">
              <w:r w:rsidRPr="00300868">
                <w:rPr>
                  <w:rFonts w:ascii="Calibri" w:eastAsia="Times New Roman" w:hAnsi="Calibri" w:cs="Calibri"/>
                  <w:color w:val="0000FF"/>
                  <w:sz w:val="16"/>
                  <w:u w:val="single"/>
                </w:rPr>
                <w:t>Screen 12</w:t>
              </w:r>
            </w:hyperlink>
            <w:r w:rsidRPr="00300868">
              <w:rPr>
                <w:rFonts w:ascii="Calibri" w:eastAsia="Times New Roman" w:hAnsi="Calibri" w:cs="Calibri"/>
                <w:sz w:val="16"/>
              </w:rPr>
              <w:t xml:space="preserve"> </w:t>
            </w:r>
          </w:p>
          <w:p w14:paraId="63D1EC93" w14:textId="77777777" w:rsidR="000B4F03" w:rsidRPr="00300868" w:rsidRDefault="0047764C" w:rsidP="000B4F03">
            <w:pPr>
              <w:ind w:left="30" w:right="30"/>
              <w:rPr>
                <w:rFonts w:ascii="Calibri" w:eastAsia="Times New Roman" w:hAnsi="Calibri" w:cs="Calibri"/>
                <w:sz w:val="16"/>
              </w:rPr>
            </w:pPr>
            <w:hyperlink r:id="rId227" w:tgtFrame="_blank" w:history="1">
              <w:r w:rsidRPr="00300868">
                <w:rPr>
                  <w:rFonts w:ascii="Calibri" w:eastAsia="Times New Roman" w:hAnsi="Calibri" w:cs="Calibri"/>
                  <w:color w:val="0000FF"/>
                  <w:sz w:val="16"/>
                  <w:u w:val="single"/>
                </w:rPr>
                <w:t>25_C_13</w:t>
              </w:r>
            </w:hyperlink>
            <w:r w:rsidRPr="00300868">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076D9DFF" w14:textId="77777777" w:rsidR="000B4F03" w:rsidRPr="00300868" w:rsidRDefault="0047764C" w:rsidP="00300868">
            <w:pPr>
              <w:spacing w:before="100" w:beforeAutospacing="1" w:after="100" w:afterAutospacing="1"/>
              <w:ind w:left="30" w:right="30"/>
              <w:rPr>
                <w:rFonts w:ascii="Calibri" w:eastAsia="Times New Roman" w:hAnsi="Calibri" w:cs="Calibri"/>
              </w:rPr>
            </w:pPr>
            <w:r w:rsidRPr="00300868">
              <w:rPr>
                <w:rFonts w:ascii="Calibri" w:eastAsia="Times New Roman" w:hAnsi="Calibri" w:cs="Calibri"/>
              </w:rPr>
              <w:t>You are an Area Sales Director for Abbott’s Rapid Diagnostics business in East Africa. At a meeting with a local distributor who distributes diagnostic testing equipment for Abbott and a leading competitor, you are provided with a list of customers who the distributor says you should target for rapid diagnostic marketing. It is explained that a similar length list with different customers has been given to your competitor, so that the two companies’ marketing efforts don’t overlap. Since the distributor is responsible for the final sale of the companies’ products, you agree to limit your marketing efforts to the customers on the list. Is this okay?</w:t>
            </w:r>
          </w:p>
        </w:tc>
        <w:tc>
          <w:tcPr>
            <w:tcW w:w="6000" w:type="dxa"/>
          </w:tcPr>
          <w:p w14:paraId="1352E3E8" w14:textId="77777777" w:rsidR="000B4F03" w:rsidRPr="00300868" w:rsidRDefault="0047764C" w:rsidP="00300868">
            <w:pPr>
              <w:spacing w:before="100" w:beforeAutospacing="1" w:after="100" w:afterAutospacing="1"/>
              <w:ind w:left="30" w:right="30"/>
              <w:rPr>
                <w:rFonts w:ascii="Calibri" w:eastAsia="Times New Roman" w:hAnsi="Calibri" w:cs="Calibri"/>
              </w:rPr>
            </w:pPr>
            <w:r w:rsidRPr="00300868">
              <w:rPr>
                <w:rFonts w:ascii="Calibri" w:eastAsia="Calibri" w:hAnsi="Calibri" w:cs="Calibri"/>
                <w:lang w:val="tr-TR"/>
              </w:rPr>
              <w:t>Doğu Afrika'da Abbott'ın Rapid Diagnostics işletmesinin Bölge Satış Direktörüsünüz. Abbott için tanı test ekipmanı dağıtan ve önde gelen bir rakip olan yerel distribütörle yapılan bir toplantıda, distribütör size hızlı tanı araçları pazarlamada hedeflemeniz gerektiğini söylediği müşterilerin listesini verilir. Rakibinize benzer uzunlukta farklı müşterileri içeren bir listenin verilmiş olduğu, böylece şirketlerin pazarlama girişimlerinin çakışmayacağı açıklanır. Distribütörün, şirketlerin ürünlerinin nihai satışından sorumlu olması nedeniyle, pazarlama girişimlerinizi listedeki müşterilerle sınırlandırmayı kabul edersiniz. Bu doğru bir karar mıdır?</w:t>
            </w:r>
          </w:p>
        </w:tc>
      </w:tr>
      <w:tr w:rsidR="0092388F" w:rsidRPr="00300868" w14:paraId="598D6E84" w14:textId="77777777" w:rsidTr="00300868">
        <w:tc>
          <w:tcPr>
            <w:tcW w:w="1353" w:type="dxa"/>
            <w:shd w:val="clear" w:color="auto" w:fill="C1E4F5"/>
            <w:tcMar>
              <w:top w:w="120" w:type="dxa"/>
              <w:left w:w="180" w:type="dxa"/>
              <w:bottom w:w="120" w:type="dxa"/>
              <w:right w:w="180" w:type="dxa"/>
            </w:tcMar>
            <w:hideMark/>
          </w:tcPr>
          <w:p w14:paraId="413EDFD7" w14:textId="77777777" w:rsidR="000B4F03" w:rsidRPr="00300868" w:rsidRDefault="0047764C" w:rsidP="000B4F03">
            <w:pPr>
              <w:spacing w:before="30" w:after="30"/>
              <w:ind w:left="30" w:right="30"/>
              <w:rPr>
                <w:rFonts w:ascii="Calibri" w:eastAsia="Times New Roman" w:hAnsi="Calibri" w:cs="Calibri"/>
                <w:sz w:val="16"/>
              </w:rPr>
            </w:pPr>
            <w:hyperlink r:id="rId228" w:tgtFrame="_blank" w:history="1">
              <w:r w:rsidRPr="00300868">
                <w:rPr>
                  <w:rFonts w:ascii="Calibri" w:eastAsia="Times New Roman" w:hAnsi="Calibri" w:cs="Calibri"/>
                  <w:color w:val="0000FF"/>
                  <w:sz w:val="16"/>
                  <w:u w:val="single"/>
                </w:rPr>
                <w:t>Screen 17</w:t>
              </w:r>
            </w:hyperlink>
            <w:r w:rsidRPr="00300868">
              <w:rPr>
                <w:rFonts w:ascii="Calibri" w:eastAsia="Times New Roman" w:hAnsi="Calibri" w:cs="Calibri"/>
                <w:sz w:val="16"/>
              </w:rPr>
              <w:t xml:space="preserve"> </w:t>
            </w:r>
          </w:p>
          <w:p w14:paraId="241E0A28" w14:textId="77777777" w:rsidR="000B4F03" w:rsidRPr="00300868" w:rsidRDefault="0047764C" w:rsidP="000B4F03">
            <w:pPr>
              <w:ind w:left="30" w:right="30"/>
              <w:rPr>
                <w:rFonts w:ascii="Calibri" w:eastAsia="Times New Roman" w:hAnsi="Calibri" w:cs="Calibri"/>
                <w:sz w:val="16"/>
              </w:rPr>
            </w:pPr>
            <w:hyperlink r:id="rId229" w:tgtFrame="_blank" w:history="1">
              <w:r w:rsidRPr="00300868">
                <w:rPr>
                  <w:rFonts w:ascii="Calibri" w:eastAsia="Times New Roman" w:hAnsi="Calibri" w:cs="Calibri"/>
                  <w:color w:val="0000FF"/>
                  <w:sz w:val="16"/>
                  <w:u w:val="single"/>
                </w:rPr>
                <w:t>37_C_18</w:t>
              </w:r>
            </w:hyperlink>
            <w:r w:rsidRPr="00300868">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2F786C36" w14:textId="396FB352" w:rsidR="000B4F03" w:rsidRPr="00300868" w:rsidRDefault="0047764C" w:rsidP="00300868">
            <w:pPr>
              <w:spacing w:before="100" w:beforeAutospacing="1" w:after="100" w:afterAutospacing="1"/>
              <w:ind w:left="30" w:right="30"/>
              <w:rPr>
                <w:rFonts w:ascii="Calibri" w:eastAsia="Times New Roman" w:hAnsi="Calibri" w:cs="Calibri"/>
              </w:rPr>
            </w:pPr>
            <w:r w:rsidRPr="00300868">
              <w:rPr>
                <w:rFonts w:ascii="Calibri" w:eastAsia="Times New Roman" w:hAnsi="Calibri" w:cs="Calibri"/>
              </w:rPr>
              <w:t>Because anti-competitive conduct usually results in higher prices or reduced selection for consumers, a</w:t>
            </w:r>
            <w:r w:rsidR="00300868">
              <w:rPr>
                <w:rFonts w:ascii="Calibri" w:eastAsia="Times New Roman" w:hAnsi="Calibri" w:cs="Calibri"/>
              </w:rPr>
              <w:t> </w:t>
            </w:r>
            <w:r w:rsidRPr="00300868">
              <w:rPr>
                <w:rFonts w:ascii="Calibri" w:eastAsia="Times New Roman" w:hAnsi="Calibri" w:cs="Calibri"/>
              </w:rPr>
              <w:t>company that commits such crimes risks seriously damaging its reputation in the eyes of its customers.</w:t>
            </w:r>
          </w:p>
          <w:p w14:paraId="39DC18A0" w14:textId="77777777" w:rsidR="000B4F03" w:rsidRPr="00300868" w:rsidRDefault="0047764C" w:rsidP="00300868">
            <w:pPr>
              <w:spacing w:before="100" w:beforeAutospacing="1" w:after="100" w:afterAutospacing="1"/>
              <w:ind w:left="30" w:right="30"/>
              <w:rPr>
                <w:rFonts w:ascii="Calibri" w:eastAsia="Times New Roman" w:hAnsi="Calibri" w:cs="Calibri"/>
              </w:rPr>
            </w:pPr>
            <w:r w:rsidRPr="00300868">
              <w:rPr>
                <w:rFonts w:ascii="Calibri" w:eastAsia="Times New Roman" w:hAnsi="Calibri" w:cs="Calibri"/>
              </w:rPr>
              <w:t>In addition to civil/criminal penalties and reputational damage, one consequence is potentially being barred from future tenders or other bidding.</w:t>
            </w:r>
          </w:p>
        </w:tc>
        <w:tc>
          <w:tcPr>
            <w:tcW w:w="6000" w:type="dxa"/>
          </w:tcPr>
          <w:p w14:paraId="4BA99721" w14:textId="023E0EF0" w:rsidR="000B4F03" w:rsidRPr="00300868" w:rsidRDefault="0047764C" w:rsidP="00300868">
            <w:pPr>
              <w:spacing w:before="100" w:beforeAutospacing="1" w:after="100" w:afterAutospacing="1"/>
              <w:ind w:left="30" w:right="30"/>
              <w:rPr>
                <w:rFonts w:ascii="Calibri" w:eastAsia="Times New Roman" w:hAnsi="Calibri" w:cs="Calibri"/>
              </w:rPr>
            </w:pPr>
            <w:r w:rsidRPr="00300868">
              <w:rPr>
                <w:rFonts w:ascii="Calibri" w:eastAsia="Calibri" w:hAnsi="Calibri" w:cs="Calibri"/>
                <w:lang w:val="tr-TR"/>
              </w:rPr>
              <w:t>Rekabet karşıtı davranış sıklıkla tüketiciler için daha yüksek fiyatlar veya azalan ürün seçeneği ile sonuçlandığından, bu</w:t>
            </w:r>
            <w:r w:rsidR="00300868">
              <w:rPr>
                <w:rFonts w:ascii="Calibri" w:eastAsia="Calibri" w:hAnsi="Calibri" w:cs="Calibri"/>
                <w:lang w:val="tr-TR"/>
              </w:rPr>
              <w:t> </w:t>
            </w:r>
            <w:r w:rsidRPr="00300868">
              <w:rPr>
                <w:rFonts w:ascii="Calibri" w:eastAsia="Calibri" w:hAnsi="Calibri" w:cs="Calibri"/>
                <w:lang w:val="tr-TR"/>
              </w:rPr>
              <w:t>türdeki suçları işleyen bir şirket, müşterilerinin gözünde itibarına ciddi biçimde zarar verme riskini taşır.</w:t>
            </w:r>
          </w:p>
          <w:p w14:paraId="4417A122" w14:textId="77777777" w:rsidR="000B4F03" w:rsidRPr="00300868" w:rsidRDefault="0047764C" w:rsidP="00300868">
            <w:pPr>
              <w:spacing w:before="100" w:beforeAutospacing="1" w:after="100" w:afterAutospacing="1"/>
              <w:ind w:left="30" w:right="30"/>
              <w:rPr>
                <w:rFonts w:ascii="Calibri" w:eastAsia="Times New Roman" w:hAnsi="Calibri" w:cs="Calibri"/>
              </w:rPr>
            </w:pPr>
            <w:r w:rsidRPr="00300868">
              <w:rPr>
                <w:rFonts w:ascii="Calibri" w:eastAsia="Calibri" w:hAnsi="Calibri" w:cs="Calibri"/>
                <w:lang w:val="tr-TR"/>
              </w:rPr>
              <w:t>Hukuki/cezai yaptırımlar ve itibar kaybına ek olarak bir diğer sonuç da gelecekteki ihalelere veya başka tekliflere katılımın yasaklanması olasılığıdır.</w:t>
            </w:r>
          </w:p>
        </w:tc>
      </w:tr>
      <w:tr w:rsidR="0092388F" w:rsidRPr="00300868" w14:paraId="1BA98736" w14:textId="77777777" w:rsidTr="00300868">
        <w:tc>
          <w:tcPr>
            <w:tcW w:w="1353" w:type="dxa"/>
            <w:shd w:val="clear" w:color="auto" w:fill="C1E4F5"/>
            <w:tcMar>
              <w:top w:w="120" w:type="dxa"/>
              <w:left w:w="180" w:type="dxa"/>
              <w:bottom w:w="120" w:type="dxa"/>
              <w:right w:w="180" w:type="dxa"/>
            </w:tcMar>
            <w:hideMark/>
          </w:tcPr>
          <w:p w14:paraId="21D59DA4" w14:textId="77777777" w:rsidR="000B4F03" w:rsidRPr="00300868" w:rsidRDefault="0047764C" w:rsidP="000B4F03">
            <w:pPr>
              <w:spacing w:before="30" w:after="30"/>
              <w:ind w:left="30" w:right="30"/>
              <w:rPr>
                <w:rFonts w:ascii="Calibri" w:eastAsia="Times New Roman" w:hAnsi="Calibri" w:cs="Calibri"/>
                <w:sz w:val="16"/>
              </w:rPr>
            </w:pPr>
            <w:hyperlink r:id="rId230" w:tgtFrame="_blank" w:history="1">
              <w:r w:rsidRPr="00300868">
                <w:rPr>
                  <w:rFonts w:ascii="Calibri" w:eastAsia="Times New Roman" w:hAnsi="Calibri" w:cs="Calibri"/>
                  <w:color w:val="0000FF"/>
                  <w:sz w:val="16"/>
                  <w:u w:val="single"/>
                </w:rPr>
                <w:t>Screen 21</w:t>
              </w:r>
            </w:hyperlink>
            <w:r w:rsidRPr="00300868">
              <w:rPr>
                <w:rFonts w:ascii="Calibri" w:eastAsia="Times New Roman" w:hAnsi="Calibri" w:cs="Calibri"/>
                <w:sz w:val="16"/>
              </w:rPr>
              <w:t xml:space="preserve"> </w:t>
            </w:r>
          </w:p>
          <w:p w14:paraId="1B0D4E55" w14:textId="77777777" w:rsidR="000B4F03" w:rsidRPr="00300868" w:rsidRDefault="0047764C" w:rsidP="000B4F03">
            <w:pPr>
              <w:ind w:left="30" w:right="30"/>
              <w:rPr>
                <w:rFonts w:ascii="Calibri" w:eastAsia="Times New Roman" w:hAnsi="Calibri" w:cs="Calibri"/>
                <w:sz w:val="16"/>
              </w:rPr>
            </w:pPr>
            <w:hyperlink r:id="rId231" w:tgtFrame="_blank" w:history="1">
              <w:r w:rsidRPr="00300868">
                <w:rPr>
                  <w:rFonts w:ascii="Calibri" w:eastAsia="Times New Roman" w:hAnsi="Calibri" w:cs="Calibri"/>
                  <w:color w:val="0000FF"/>
                  <w:sz w:val="16"/>
                  <w:u w:val="single"/>
                </w:rPr>
                <w:t>42_C_22</w:t>
              </w:r>
            </w:hyperlink>
            <w:r w:rsidRPr="00300868">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6882DDBB" w14:textId="77777777" w:rsidR="000B4F03" w:rsidRPr="00300868" w:rsidRDefault="0047764C" w:rsidP="00300868">
            <w:pPr>
              <w:spacing w:before="100" w:beforeAutospacing="1" w:after="100" w:afterAutospacing="1"/>
              <w:ind w:left="30" w:right="30"/>
              <w:rPr>
                <w:rFonts w:ascii="Calibri" w:eastAsia="Times New Roman" w:hAnsi="Calibri" w:cs="Calibri"/>
              </w:rPr>
            </w:pPr>
            <w:r w:rsidRPr="00300868">
              <w:rPr>
                <w:rFonts w:ascii="Calibri" w:eastAsia="Times New Roman" w:hAnsi="Calibri" w:cs="Calibri"/>
              </w:rPr>
              <w:t>In many countries controlling the prices of distributors is a violation of competition law, please contact your local Legal team for guidance.</w:t>
            </w:r>
          </w:p>
        </w:tc>
        <w:tc>
          <w:tcPr>
            <w:tcW w:w="6000" w:type="dxa"/>
          </w:tcPr>
          <w:p w14:paraId="7F813A61" w14:textId="77777777" w:rsidR="000B4F03" w:rsidRPr="00300868" w:rsidRDefault="0047764C" w:rsidP="00300868">
            <w:pPr>
              <w:spacing w:before="100" w:beforeAutospacing="1" w:after="100" w:afterAutospacing="1"/>
              <w:ind w:left="30" w:right="30"/>
              <w:rPr>
                <w:rFonts w:ascii="Calibri" w:eastAsia="Times New Roman" w:hAnsi="Calibri" w:cs="Calibri"/>
              </w:rPr>
            </w:pPr>
            <w:r w:rsidRPr="00300868">
              <w:rPr>
                <w:rFonts w:ascii="Calibri" w:eastAsia="Calibri" w:hAnsi="Calibri" w:cs="Calibri"/>
                <w:lang w:val="tr-TR"/>
              </w:rPr>
              <w:t>Birçok ülkede distribütör fiyatlarını kontrol etmek rekabet hukukunun ihlali anlamına gelir, lütfen rehberlik için yerel Hukuk ekibinizle iletişime geçin.</w:t>
            </w:r>
          </w:p>
        </w:tc>
      </w:tr>
      <w:tr w:rsidR="0092388F" w:rsidRPr="00300868" w14:paraId="0A1C1F40" w14:textId="77777777" w:rsidTr="00300868">
        <w:tc>
          <w:tcPr>
            <w:tcW w:w="1353" w:type="dxa"/>
            <w:shd w:val="clear" w:color="auto" w:fill="C1E4F5"/>
            <w:tcMar>
              <w:top w:w="120" w:type="dxa"/>
              <w:left w:w="180" w:type="dxa"/>
              <w:bottom w:w="120" w:type="dxa"/>
              <w:right w:w="180" w:type="dxa"/>
            </w:tcMar>
            <w:hideMark/>
          </w:tcPr>
          <w:p w14:paraId="51B4F2B7" w14:textId="77777777" w:rsidR="000B4F03" w:rsidRPr="00300868" w:rsidRDefault="0047764C" w:rsidP="000B4F03">
            <w:pPr>
              <w:spacing w:before="30" w:after="30"/>
              <w:ind w:left="30" w:right="30"/>
              <w:rPr>
                <w:rFonts w:ascii="Calibri" w:eastAsia="Times New Roman" w:hAnsi="Calibri" w:cs="Calibri"/>
                <w:sz w:val="16"/>
              </w:rPr>
            </w:pPr>
            <w:hyperlink r:id="rId232" w:tgtFrame="_blank" w:history="1">
              <w:r w:rsidRPr="00300868">
                <w:rPr>
                  <w:rFonts w:ascii="Calibri" w:eastAsia="Times New Roman" w:hAnsi="Calibri" w:cs="Calibri"/>
                  <w:color w:val="0000FF"/>
                  <w:sz w:val="16"/>
                  <w:u w:val="single"/>
                </w:rPr>
                <w:t>Screen 21</w:t>
              </w:r>
            </w:hyperlink>
            <w:r w:rsidRPr="00300868">
              <w:rPr>
                <w:rFonts w:ascii="Calibri" w:eastAsia="Times New Roman" w:hAnsi="Calibri" w:cs="Calibri"/>
                <w:sz w:val="16"/>
              </w:rPr>
              <w:t xml:space="preserve"> </w:t>
            </w:r>
          </w:p>
          <w:p w14:paraId="25D036FD" w14:textId="77777777" w:rsidR="000B4F03" w:rsidRPr="00300868" w:rsidRDefault="0047764C" w:rsidP="000B4F03">
            <w:pPr>
              <w:ind w:left="30" w:right="30"/>
              <w:rPr>
                <w:rFonts w:ascii="Calibri" w:eastAsia="Times New Roman" w:hAnsi="Calibri" w:cs="Calibri"/>
                <w:sz w:val="16"/>
              </w:rPr>
            </w:pPr>
            <w:hyperlink r:id="rId233" w:tgtFrame="_blank" w:history="1">
              <w:r w:rsidRPr="00300868">
                <w:rPr>
                  <w:rFonts w:ascii="Calibri" w:eastAsia="Times New Roman" w:hAnsi="Calibri" w:cs="Calibri"/>
                  <w:color w:val="0000FF"/>
                  <w:sz w:val="16"/>
                  <w:u w:val="single"/>
                </w:rPr>
                <w:t>44_C_22</w:t>
              </w:r>
            </w:hyperlink>
            <w:r w:rsidRPr="00300868">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3FDA5FF4" w14:textId="77777777" w:rsidR="000B4F03" w:rsidRPr="00300868" w:rsidRDefault="0047764C" w:rsidP="00300868">
            <w:pPr>
              <w:spacing w:before="100" w:beforeAutospacing="1" w:after="100" w:afterAutospacing="1"/>
              <w:ind w:left="30" w:right="30"/>
              <w:rPr>
                <w:rFonts w:ascii="Calibri" w:eastAsia="Times New Roman" w:hAnsi="Calibri" w:cs="Calibri"/>
              </w:rPr>
            </w:pPr>
            <w:r w:rsidRPr="00300868">
              <w:rPr>
                <w:rFonts w:ascii="Calibri" w:eastAsia="Times New Roman" w:hAnsi="Calibri" w:cs="Calibri"/>
              </w:rPr>
              <w:t xml:space="preserve">Any discussion between competitors around market or dividing clients, products or resources – known as customer allocation – could be viewed as illegal </w:t>
            </w:r>
            <w:r w:rsidRPr="00300868">
              <w:rPr>
                <w:rFonts w:ascii="Calibri" w:eastAsia="Times New Roman" w:hAnsi="Calibri" w:cs="Calibri"/>
              </w:rPr>
              <w:lastRenderedPageBreak/>
              <w:t>collaboration and should be avoided. These conversations do not have to result in a formal agreement with a competitor to be considered anti-competitive.</w:t>
            </w:r>
          </w:p>
        </w:tc>
        <w:tc>
          <w:tcPr>
            <w:tcW w:w="6000" w:type="dxa"/>
          </w:tcPr>
          <w:p w14:paraId="379FD787" w14:textId="77777777" w:rsidR="000B4F03" w:rsidRPr="00300868" w:rsidRDefault="0047764C" w:rsidP="00300868">
            <w:pPr>
              <w:spacing w:before="100" w:beforeAutospacing="1" w:after="100" w:afterAutospacing="1"/>
              <w:ind w:left="30" w:right="30"/>
              <w:rPr>
                <w:rFonts w:ascii="Calibri" w:eastAsia="Times New Roman" w:hAnsi="Calibri" w:cs="Calibri"/>
              </w:rPr>
            </w:pPr>
            <w:r w:rsidRPr="00300868">
              <w:rPr>
                <w:rFonts w:ascii="Calibri" w:eastAsia="Calibri" w:hAnsi="Calibri" w:cs="Calibri"/>
                <w:lang w:val="tr-TR"/>
              </w:rPr>
              <w:lastRenderedPageBreak/>
              <w:t xml:space="preserve">Rakipler arasında pazar veya müşteri, ürün, kaynak bölüşümü hakkında yapılan herhangi bir görüşme, yasa dışı iş birliği olarak görülebilir ve bunlardan kaçınılmalıdır. Bu </w:t>
            </w:r>
            <w:r w:rsidRPr="00300868">
              <w:rPr>
                <w:rFonts w:ascii="Calibri" w:eastAsia="Calibri" w:hAnsi="Calibri" w:cs="Calibri"/>
                <w:lang w:val="tr-TR"/>
              </w:rPr>
              <w:lastRenderedPageBreak/>
              <w:t>görüşmelerin, bir rakiple rekabet karşıtı olarak değerlendirilecek resmi bir anlaşmayla sonuçlanması gerekmez.</w:t>
            </w:r>
          </w:p>
        </w:tc>
      </w:tr>
      <w:tr w:rsidR="0092388F" w:rsidRPr="00300868" w14:paraId="7FD2A5E3" w14:textId="77777777" w:rsidTr="00300868">
        <w:tc>
          <w:tcPr>
            <w:tcW w:w="1353" w:type="dxa"/>
            <w:shd w:val="clear" w:color="auto" w:fill="C1E4F5"/>
            <w:tcMar>
              <w:top w:w="120" w:type="dxa"/>
              <w:left w:w="180" w:type="dxa"/>
              <w:bottom w:w="120" w:type="dxa"/>
              <w:right w:w="180" w:type="dxa"/>
            </w:tcMar>
            <w:hideMark/>
          </w:tcPr>
          <w:p w14:paraId="73E79F7B" w14:textId="77777777" w:rsidR="000B4F03" w:rsidRPr="00300868" w:rsidRDefault="0047764C" w:rsidP="000B4F03">
            <w:pPr>
              <w:spacing w:before="30" w:after="30"/>
              <w:ind w:left="30" w:right="30"/>
              <w:rPr>
                <w:rFonts w:ascii="Calibri" w:eastAsia="Times New Roman" w:hAnsi="Calibri" w:cs="Calibri"/>
                <w:sz w:val="16"/>
              </w:rPr>
            </w:pPr>
            <w:hyperlink r:id="rId234" w:tgtFrame="_blank" w:history="1">
              <w:r w:rsidRPr="00300868">
                <w:rPr>
                  <w:rFonts w:ascii="Calibri" w:eastAsia="Times New Roman" w:hAnsi="Calibri" w:cs="Calibri"/>
                  <w:color w:val="0000FF"/>
                  <w:sz w:val="16"/>
                  <w:u w:val="single"/>
                </w:rPr>
                <w:t>Screen 21</w:t>
              </w:r>
            </w:hyperlink>
            <w:r w:rsidRPr="00300868">
              <w:rPr>
                <w:rFonts w:ascii="Calibri" w:eastAsia="Times New Roman" w:hAnsi="Calibri" w:cs="Calibri"/>
                <w:sz w:val="16"/>
              </w:rPr>
              <w:t xml:space="preserve"> </w:t>
            </w:r>
          </w:p>
          <w:p w14:paraId="17DE2B98" w14:textId="77777777" w:rsidR="000B4F03" w:rsidRPr="00300868" w:rsidRDefault="0047764C" w:rsidP="000B4F03">
            <w:pPr>
              <w:ind w:left="30" w:right="30"/>
              <w:rPr>
                <w:rFonts w:ascii="Calibri" w:eastAsia="Times New Roman" w:hAnsi="Calibri" w:cs="Calibri"/>
                <w:sz w:val="16"/>
              </w:rPr>
            </w:pPr>
            <w:hyperlink r:id="rId235" w:tgtFrame="_blank" w:history="1">
              <w:r w:rsidRPr="00300868">
                <w:rPr>
                  <w:rFonts w:ascii="Calibri" w:eastAsia="Times New Roman" w:hAnsi="Calibri" w:cs="Calibri"/>
                  <w:color w:val="0000FF"/>
                  <w:sz w:val="16"/>
                  <w:u w:val="single"/>
                </w:rPr>
                <w:t>45_C_22</w:t>
              </w:r>
            </w:hyperlink>
            <w:r w:rsidRPr="00300868">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413B2E13" w14:textId="77777777" w:rsidR="000B4F03" w:rsidRPr="00300868" w:rsidRDefault="0047764C" w:rsidP="00300868">
            <w:pPr>
              <w:spacing w:before="100" w:beforeAutospacing="1" w:after="100" w:afterAutospacing="1"/>
              <w:ind w:left="30" w:right="30"/>
              <w:rPr>
                <w:rFonts w:ascii="Calibri" w:eastAsia="Times New Roman" w:hAnsi="Calibri" w:cs="Calibri"/>
              </w:rPr>
            </w:pPr>
            <w:r w:rsidRPr="00300868">
              <w:rPr>
                <w:rFonts w:ascii="Calibri" w:eastAsia="Times New Roman" w:hAnsi="Calibri" w:cs="Calibri"/>
              </w:rPr>
              <w:t>Any discussion that takes place between companies with respect to boycotting third parties such as suppliers, distributors or retailers could be viewed as illegal collaboration and should be avoided. These conversations do not have to result in a formal agreement to be considered anti-competitive.</w:t>
            </w:r>
          </w:p>
        </w:tc>
        <w:tc>
          <w:tcPr>
            <w:tcW w:w="6000" w:type="dxa"/>
          </w:tcPr>
          <w:p w14:paraId="1663702A" w14:textId="77777777" w:rsidR="000B4F03" w:rsidRPr="00300868" w:rsidRDefault="0047764C" w:rsidP="00300868">
            <w:pPr>
              <w:spacing w:before="100" w:beforeAutospacing="1" w:after="100" w:afterAutospacing="1"/>
              <w:ind w:left="30" w:right="30"/>
              <w:rPr>
                <w:rFonts w:ascii="Calibri" w:eastAsia="Times New Roman" w:hAnsi="Calibri" w:cs="Calibri"/>
              </w:rPr>
            </w:pPr>
            <w:r w:rsidRPr="00300868">
              <w:rPr>
                <w:rFonts w:ascii="Calibri" w:eastAsia="Calibri" w:hAnsi="Calibri" w:cs="Calibri"/>
                <w:lang w:val="tr-TR"/>
              </w:rPr>
              <w:t>Tedarikçiler, distribütörler veya perakendeciler gibi üçüncü tarafların boykot edilmesine ilişkin olarak şirketler arasında gerçekleşen herhangi bir görüşme yasa dışı iş birliği olarak görülebilir ve bunlardan kaçınılmalıdır. Bu görüşmelerin, rekabet karşıtı olarak değerlendirilecek resmi bir anlaşmayla sonuçlanması gerekmez.</w:t>
            </w:r>
          </w:p>
        </w:tc>
      </w:tr>
      <w:tr w:rsidR="0092388F" w:rsidRPr="00300868" w14:paraId="0C64B1D6" w14:textId="77777777" w:rsidTr="00300868">
        <w:tc>
          <w:tcPr>
            <w:tcW w:w="1353" w:type="dxa"/>
            <w:shd w:val="clear" w:color="auto" w:fill="C1E4F5"/>
            <w:tcMar>
              <w:top w:w="120" w:type="dxa"/>
              <w:left w:w="180" w:type="dxa"/>
              <w:bottom w:w="120" w:type="dxa"/>
              <w:right w:w="180" w:type="dxa"/>
            </w:tcMar>
            <w:hideMark/>
          </w:tcPr>
          <w:p w14:paraId="4F33033B" w14:textId="77777777" w:rsidR="000B4F03" w:rsidRPr="00300868" w:rsidRDefault="0047764C" w:rsidP="000B4F03">
            <w:pPr>
              <w:spacing w:before="30" w:after="30"/>
              <w:ind w:left="30" w:right="30"/>
              <w:rPr>
                <w:rFonts w:ascii="Calibri" w:eastAsia="Times New Roman" w:hAnsi="Calibri" w:cs="Calibri"/>
                <w:sz w:val="16"/>
              </w:rPr>
            </w:pPr>
            <w:hyperlink r:id="rId236" w:tgtFrame="_blank" w:history="1">
              <w:r w:rsidRPr="00300868">
                <w:rPr>
                  <w:rFonts w:ascii="Calibri" w:eastAsia="Times New Roman" w:hAnsi="Calibri" w:cs="Calibri"/>
                  <w:color w:val="0000FF"/>
                  <w:sz w:val="16"/>
                  <w:u w:val="single"/>
                </w:rPr>
                <w:t>Screen 26</w:t>
              </w:r>
            </w:hyperlink>
            <w:r w:rsidRPr="00300868">
              <w:rPr>
                <w:rFonts w:ascii="Calibri" w:eastAsia="Times New Roman" w:hAnsi="Calibri" w:cs="Calibri"/>
                <w:sz w:val="16"/>
              </w:rPr>
              <w:t xml:space="preserve"> </w:t>
            </w:r>
          </w:p>
          <w:p w14:paraId="730FBB62" w14:textId="77777777" w:rsidR="000B4F03" w:rsidRPr="00300868" w:rsidRDefault="0047764C" w:rsidP="000B4F03">
            <w:pPr>
              <w:ind w:left="30" w:right="30"/>
              <w:rPr>
                <w:rFonts w:ascii="Calibri" w:eastAsia="Times New Roman" w:hAnsi="Calibri" w:cs="Calibri"/>
                <w:sz w:val="16"/>
              </w:rPr>
            </w:pPr>
            <w:hyperlink r:id="rId237" w:tgtFrame="_blank" w:history="1">
              <w:r w:rsidRPr="00300868">
                <w:rPr>
                  <w:rFonts w:ascii="Calibri" w:eastAsia="Times New Roman" w:hAnsi="Calibri" w:cs="Calibri"/>
                  <w:color w:val="0000FF"/>
                  <w:sz w:val="16"/>
                  <w:u w:val="single"/>
                </w:rPr>
                <w:t>55_C_27</w:t>
              </w:r>
            </w:hyperlink>
            <w:r w:rsidRPr="00300868">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3D948D59" w14:textId="77777777" w:rsidR="000B4F03" w:rsidRPr="00300868" w:rsidRDefault="0047764C" w:rsidP="00300868">
            <w:pPr>
              <w:spacing w:before="100" w:beforeAutospacing="1" w:after="100" w:afterAutospacing="1"/>
              <w:ind w:left="30" w:right="30"/>
              <w:rPr>
                <w:rFonts w:ascii="Calibri" w:eastAsia="Times New Roman" w:hAnsi="Calibri" w:cs="Calibri"/>
              </w:rPr>
            </w:pPr>
            <w:r w:rsidRPr="00300868">
              <w:rPr>
                <w:rFonts w:ascii="Calibri" w:eastAsia="Times New Roman" w:hAnsi="Calibri" w:cs="Calibri"/>
              </w:rPr>
              <w:t>[1] You are responsible for the manufacturing of reagents in the United States. During a conference, you and a few of your counterparts at other companies have an “off-the-record” discussion about one of your suppliers. Although no formal agreement is reached, a number of these counterparts indicate they will no longer be using a particular supplier because this supplier has near monopoly power and is using its dominant position to raise prices. Could your participation in the discussion be considered anti-competitive?</w:t>
            </w:r>
          </w:p>
        </w:tc>
        <w:tc>
          <w:tcPr>
            <w:tcW w:w="6000" w:type="dxa"/>
          </w:tcPr>
          <w:p w14:paraId="06FF54CB" w14:textId="0DD524AC" w:rsidR="000B4F03" w:rsidRPr="00300868" w:rsidRDefault="0047764C" w:rsidP="00300868">
            <w:pPr>
              <w:spacing w:before="100" w:beforeAutospacing="1" w:after="100" w:afterAutospacing="1"/>
              <w:ind w:left="30" w:right="30"/>
              <w:rPr>
                <w:rFonts w:ascii="Calibri" w:eastAsia="Times New Roman" w:hAnsi="Calibri" w:cs="Calibri"/>
              </w:rPr>
            </w:pPr>
            <w:r w:rsidRPr="00300868">
              <w:rPr>
                <w:rFonts w:ascii="Calibri" w:eastAsia="Calibri" w:hAnsi="Calibri" w:cs="Calibri"/>
                <w:lang w:val="tr-TR"/>
              </w:rPr>
              <w:t>[1] Reaktiflerin Amerika Birleşik Devletleri'ndeki üretiminden siz sorumlusunuz. Bir konferans sırasında, siz</w:t>
            </w:r>
            <w:r w:rsidR="00F77A1A">
              <w:rPr>
                <w:rFonts w:ascii="Calibri" w:eastAsia="Calibri" w:hAnsi="Calibri" w:cs="Calibri"/>
                <w:lang w:val="tr-TR"/>
              </w:rPr>
              <w:t> </w:t>
            </w:r>
            <w:r w:rsidRPr="00300868">
              <w:rPr>
                <w:rFonts w:ascii="Calibri" w:eastAsia="Calibri" w:hAnsi="Calibri" w:cs="Calibri"/>
                <w:lang w:val="tr-TR"/>
              </w:rPr>
              <w:t>ve diğer şirketlerdeki birkaç meslektaşınız, tedarikçilerinizden biri hakkında bir “kayıt dışı” görüşme yaparsınız. Hiçbir resmi anlaşma yapılmamış olmasına karşın, bu akranların birkaçı, belirli bir tedarikçiyi, bu tedarikçinin neredeyse tekel gücüne ulaşması ve fiyatları artırmak için hakim pozisyonunu kullanıyor olması nedeniyle bundan sonra kullanmayacaklarını belirttiler. Görüşmeye katılımınız rekabet karşıtı olarak değerlendirilebilir mi?</w:t>
            </w:r>
          </w:p>
        </w:tc>
      </w:tr>
      <w:tr w:rsidR="0092388F" w:rsidRPr="00300868" w14:paraId="1FB666AD" w14:textId="77777777" w:rsidTr="00300868">
        <w:tc>
          <w:tcPr>
            <w:tcW w:w="1353" w:type="dxa"/>
            <w:shd w:val="clear" w:color="auto" w:fill="C1E4F5"/>
            <w:tcMar>
              <w:top w:w="120" w:type="dxa"/>
              <w:left w:w="180" w:type="dxa"/>
              <w:bottom w:w="120" w:type="dxa"/>
              <w:right w:w="180" w:type="dxa"/>
            </w:tcMar>
            <w:hideMark/>
          </w:tcPr>
          <w:p w14:paraId="0E071A2A" w14:textId="77777777" w:rsidR="000B4F03" w:rsidRPr="00300868" w:rsidRDefault="0047764C" w:rsidP="000B4F03">
            <w:pPr>
              <w:spacing w:before="30" w:after="30"/>
              <w:ind w:left="30" w:right="30"/>
              <w:rPr>
                <w:rFonts w:ascii="Calibri" w:eastAsia="Times New Roman" w:hAnsi="Calibri" w:cs="Calibri"/>
                <w:sz w:val="16"/>
              </w:rPr>
            </w:pPr>
            <w:r w:rsidRPr="00300868">
              <w:rPr>
                <w:rFonts w:ascii="Calibri" w:eastAsia="Times New Roman" w:hAnsi="Calibri" w:cs="Calibri"/>
                <w:sz w:val="16"/>
              </w:rPr>
              <w:t>Screen 26</w:t>
            </w:r>
          </w:p>
          <w:p w14:paraId="4183724F" w14:textId="77777777" w:rsidR="000B4F03" w:rsidRPr="00300868" w:rsidRDefault="0047764C" w:rsidP="000B4F03">
            <w:pPr>
              <w:spacing w:before="100" w:beforeAutospacing="1" w:after="100" w:afterAutospacing="1"/>
              <w:ind w:left="30" w:right="30"/>
              <w:rPr>
                <w:rFonts w:ascii="Calibri" w:eastAsia="Times New Roman" w:hAnsi="Calibri" w:cs="Calibri"/>
                <w:sz w:val="16"/>
              </w:rPr>
            </w:pPr>
            <w:r w:rsidRPr="00300868">
              <w:rPr>
                <w:rFonts w:ascii="Calibri" w:eastAsia="Times New Roman" w:hAnsi="Calibri" w:cs="Calibri"/>
                <w:sz w:val="16"/>
              </w:rPr>
              <w:t>Question 1: Feedback</w:t>
            </w:r>
          </w:p>
          <w:p w14:paraId="6AC50B40" w14:textId="77777777" w:rsidR="000B4F03" w:rsidRPr="00300868" w:rsidRDefault="0047764C" w:rsidP="000B4F03">
            <w:pPr>
              <w:ind w:left="30" w:right="30"/>
              <w:rPr>
                <w:rFonts w:ascii="Calibri" w:eastAsia="Times New Roman" w:hAnsi="Calibri" w:cs="Calibri"/>
                <w:sz w:val="16"/>
              </w:rPr>
            </w:pPr>
            <w:r w:rsidRPr="00300868">
              <w:rPr>
                <w:rFonts w:ascii="Calibri" w:eastAsia="Times New Roman" w:hAnsi="Calibri" w:cs="Calibri"/>
                <w:sz w:val="16"/>
              </w:rPr>
              <w:t>60_C_27</w:t>
            </w:r>
          </w:p>
        </w:tc>
        <w:tc>
          <w:tcPr>
            <w:tcW w:w="6000" w:type="dxa"/>
            <w:tcMar>
              <w:top w:w="120" w:type="dxa"/>
              <w:left w:w="180" w:type="dxa"/>
              <w:bottom w:w="120" w:type="dxa"/>
              <w:right w:w="180" w:type="dxa"/>
            </w:tcMar>
            <w:hideMark/>
          </w:tcPr>
          <w:p w14:paraId="244D8C30" w14:textId="77777777" w:rsidR="000B4F03" w:rsidRPr="00300868" w:rsidRDefault="0047764C" w:rsidP="00300868">
            <w:pPr>
              <w:spacing w:before="100" w:beforeAutospacing="1" w:after="100" w:afterAutospacing="1"/>
              <w:ind w:left="30" w:right="30"/>
              <w:rPr>
                <w:rFonts w:ascii="Calibri" w:eastAsia="Times New Roman" w:hAnsi="Calibri" w:cs="Calibri"/>
              </w:rPr>
            </w:pPr>
            <w:r w:rsidRPr="00300868">
              <w:rPr>
                <w:rFonts w:ascii="Calibri" w:eastAsia="Times New Roman" w:hAnsi="Calibri" w:cs="Calibri"/>
              </w:rPr>
              <w:t>Any discussion that takes place between companies with respect to boycotting third parties such as suppliers, distributors, or retailers could be viewed as anti-competitive by government authorities.</w:t>
            </w:r>
          </w:p>
        </w:tc>
        <w:tc>
          <w:tcPr>
            <w:tcW w:w="6000" w:type="dxa"/>
          </w:tcPr>
          <w:p w14:paraId="4E07E3AE" w14:textId="77777777" w:rsidR="000B4F03" w:rsidRPr="00300868" w:rsidRDefault="0047764C" w:rsidP="00300868">
            <w:pPr>
              <w:spacing w:before="100" w:beforeAutospacing="1" w:after="100" w:afterAutospacing="1"/>
              <w:ind w:left="30" w:right="30"/>
              <w:rPr>
                <w:rFonts w:ascii="Calibri" w:eastAsia="Times New Roman" w:hAnsi="Calibri" w:cs="Calibri"/>
              </w:rPr>
            </w:pPr>
            <w:r w:rsidRPr="00300868">
              <w:rPr>
                <w:rFonts w:ascii="Calibri" w:eastAsia="Calibri" w:hAnsi="Calibri" w:cs="Calibri"/>
                <w:lang w:val="tr-TR"/>
              </w:rPr>
              <w:t>Tedarikçiler, distribütörler veya perakendeciler gibi üçüncü tarafların boykot edilmesine ilişkin olarak şirketler arasında gerçekleşen herhangi bir görüşme, hükümet yetkilileri tarafından rekabet karşıtı olarak görülebilir.</w:t>
            </w:r>
          </w:p>
        </w:tc>
      </w:tr>
    </w:tbl>
    <w:p w14:paraId="338DB3DF" w14:textId="77777777" w:rsidR="00F44929" w:rsidRPr="00300868" w:rsidRDefault="00F44929">
      <w:pPr>
        <w:rPr>
          <w:rFonts w:eastAsia="Times New Roman"/>
        </w:rPr>
      </w:pPr>
    </w:p>
    <w:sectPr w:rsidR="00F44929" w:rsidRPr="00300868" w:rsidSect="002C1E64">
      <w:headerReference w:type="default" r:id="rId238"/>
      <w:pgSz w:w="16838" w:h="11906" w:orient="landscape"/>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F342A4" w14:textId="77777777" w:rsidR="00EF20FA" w:rsidRDefault="00EF20FA">
      <w:r>
        <w:separator/>
      </w:r>
    </w:p>
  </w:endnote>
  <w:endnote w:type="continuationSeparator" w:id="0">
    <w:p w14:paraId="5B8851F5" w14:textId="77777777" w:rsidR="00EF20FA" w:rsidRDefault="00EF20FA">
      <w:r>
        <w:continuationSeparator/>
      </w:r>
    </w:p>
  </w:endnote>
  <w:endnote w:type="continuationNotice" w:id="1">
    <w:p w14:paraId="4A1DC539" w14:textId="77777777" w:rsidR="00EF20FA" w:rsidRDefault="00EF20FA"/>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242D55" w14:textId="77777777" w:rsidR="00EF20FA" w:rsidRDefault="00EF20FA">
      <w:r>
        <w:separator/>
      </w:r>
    </w:p>
  </w:footnote>
  <w:footnote w:type="continuationSeparator" w:id="0">
    <w:p w14:paraId="611C05BD" w14:textId="77777777" w:rsidR="00EF20FA" w:rsidRDefault="00EF20FA">
      <w:r>
        <w:continuationSeparator/>
      </w:r>
    </w:p>
  </w:footnote>
  <w:footnote w:type="continuationNotice" w:id="1">
    <w:p w14:paraId="43EE33E4" w14:textId="77777777" w:rsidR="00EF20FA" w:rsidRDefault="00EF20FA"/>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863B56" w14:textId="77777777" w:rsidR="002C1E64" w:rsidRDefault="0047764C">
    <w:pPr>
      <w:pStyle w:val="Header"/>
    </w:pPr>
    <w:r>
      <w:tab/>
    </w:r>
    <w:r>
      <w:tab/>
    </w: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7E0126"/>
    <w:multiLevelType w:val="multilevel"/>
    <w:tmpl w:val="62C8F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D7173D7"/>
    <w:multiLevelType w:val="multilevel"/>
    <w:tmpl w:val="915018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1B613DE"/>
    <w:multiLevelType w:val="multilevel"/>
    <w:tmpl w:val="4536B306"/>
    <w:lvl w:ilvl="0">
      <w:start w:val="1"/>
      <w:numFmt w:val="bullet"/>
      <w:lvlText w:val=""/>
      <w:lvlJc w:val="left"/>
      <w:pPr>
        <w:tabs>
          <w:tab w:val="num" w:pos="720"/>
        </w:tabs>
        <w:ind w:left="720" w:hanging="360"/>
      </w:pPr>
      <w:rPr>
        <w:rFonts w:ascii="Symbol" w:hAnsi="Symbol" w:cs="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0FE6F2E"/>
    <w:multiLevelType w:val="hybridMultilevel"/>
    <w:tmpl w:val="F6500A92"/>
    <w:lvl w:ilvl="0" w:tplc="AFB8CF72">
      <w:start w:val="1"/>
      <w:numFmt w:val="bullet"/>
      <w:lvlText w:val=""/>
      <w:lvlJc w:val="left"/>
      <w:pPr>
        <w:ind w:left="1440" w:hanging="360"/>
      </w:pPr>
      <w:rPr>
        <w:rFonts w:ascii="Symbol" w:hAnsi="Symbol" w:hint="default"/>
      </w:rPr>
    </w:lvl>
    <w:lvl w:ilvl="1" w:tplc="009CAF70" w:tentative="1">
      <w:start w:val="1"/>
      <w:numFmt w:val="bullet"/>
      <w:lvlText w:val="o"/>
      <w:lvlJc w:val="left"/>
      <w:pPr>
        <w:ind w:left="2160" w:hanging="360"/>
      </w:pPr>
      <w:rPr>
        <w:rFonts w:ascii="Courier New" w:hAnsi="Courier New" w:cs="Courier New" w:hint="default"/>
      </w:rPr>
    </w:lvl>
    <w:lvl w:ilvl="2" w:tplc="EAB23CA6" w:tentative="1">
      <w:start w:val="1"/>
      <w:numFmt w:val="bullet"/>
      <w:lvlText w:val=""/>
      <w:lvlJc w:val="left"/>
      <w:pPr>
        <w:ind w:left="2880" w:hanging="360"/>
      </w:pPr>
      <w:rPr>
        <w:rFonts w:ascii="Wingdings" w:hAnsi="Wingdings" w:hint="default"/>
      </w:rPr>
    </w:lvl>
    <w:lvl w:ilvl="3" w:tplc="2E62BCE4" w:tentative="1">
      <w:start w:val="1"/>
      <w:numFmt w:val="bullet"/>
      <w:lvlText w:val=""/>
      <w:lvlJc w:val="left"/>
      <w:pPr>
        <w:ind w:left="3600" w:hanging="360"/>
      </w:pPr>
      <w:rPr>
        <w:rFonts w:ascii="Symbol" w:hAnsi="Symbol" w:hint="default"/>
      </w:rPr>
    </w:lvl>
    <w:lvl w:ilvl="4" w:tplc="11902CCE" w:tentative="1">
      <w:start w:val="1"/>
      <w:numFmt w:val="bullet"/>
      <w:lvlText w:val="o"/>
      <w:lvlJc w:val="left"/>
      <w:pPr>
        <w:ind w:left="4320" w:hanging="360"/>
      </w:pPr>
      <w:rPr>
        <w:rFonts w:ascii="Courier New" w:hAnsi="Courier New" w:cs="Courier New" w:hint="default"/>
      </w:rPr>
    </w:lvl>
    <w:lvl w:ilvl="5" w:tplc="2D06A774" w:tentative="1">
      <w:start w:val="1"/>
      <w:numFmt w:val="bullet"/>
      <w:lvlText w:val=""/>
      <w:lvlJc w:val="left"/>
      <w:pPr>
        <w:ind w:left="5040" w:hanging="360"/>
      </w:pPr>
      <w:rPr>
        <w:rFonts w:ascii="Wingdings" w:hAnsi="Wingdings" w:hint="default"/>
      </w:rPr>
    </w:lvl>
    <w:lvl w:ilvl="6" w:tplc="7F2894DA" w:tentative="1">
      <w:start w:val="1"/>
      <w:numFmt w:val="bullet"/>
      <w:lvlText w:val=""/>
      <w:lvlJc w:val="left"/>
      <w:pPr>
        <w:ind w:left="5760" w:hanging="360"/>
      </w:pPr>
      <w:rPr>
        <w:rFonts w:ascii="Symbol" w:hAnsi="Symbol" w:hint="default"/>
      </w:rPr>
    </w:lvl>
    <w:lvl w:ilvl="7" w:tplc="1E529526" w:tentative="1">
      <w:start w:val="1"/>
      <w:numFmt w:val="bullet"/>
      <w:lvlText w:val="o"/>
      <w:lvlJc w:val="left"/>
      <w:pPr>
        <w:ind w:left="6480" w:hanging="360"/>
      </w:pPr>
      <w:rPr>
        <w:rFonts w:ascii="Courier New" w:hAnsi="Courier New" w:cs="Courier New" w:hint="default"/>
      </w:rPr>
    </w:lvl>
    <w:lvl w:ilvl="8" w:tplc="4E6E4B6E" w:tentative="1">
      <w:start w:val="1"/>
      <w:numFmt w:val="bullet"/>
      <w:lvlText w:val=""/>
      <w:lvlJc w:val="left"/>
      <w:pPr>
        <w:ind w:left="7200" w:hanging="360"/>
      </w:pPr>
      <w:rPr>
        <w:rFonts w:ascii="Wingdings" w:hAnsi="Wingdings" w:hint="default"/>
      </w:rPr>
    </w:lvl>
  </w:abstractNum>
  <w:abstractNum w:abstractNumId="4" w15:restartNumberingAfterBreak="0">
    <w:nsid w:val="5EB17125"/>
    <w:multiLevelType w:val="multilevel"/>
    <w:tmpl w:val="EFCCE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30D17F0"/>
    <w:multiLevelType w:val="multilevel"/>
    <w:tmpl w:val="E9C4A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79937237">
    <w:abstractNumId w:val="3"/>
  </w:num>
  <w:num w:numId="2" w16cid:durableId="848254086">
    <w:abstractNumId w:val="1"/>
  </w:num>
  <w:num w:numId="3" w16cid:durableId="1883323152">
    <w:abstractNumId w:val="2"/>
  </w:num>
  <w:num w:numId="4" w16cid:durableId="152989880">
    <w:abstractNumId w:val="0"/>
  </w:num>
  <w:num w:numId="5" w16cid:durableId="1990011257">
    <w:abstractNumId w:val="5"/>
  </w:num>
  <w:num w:numId="6" w16cid:durableId="1205948998">
    <w:abstractNumId w:val="4"/>
  </w:num>
  <w:numIdMacAtCleanup w:val="6"/>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Dalga, Elif">
    <w15:presenceInfo w15:providerId="AD" w15:userId="S::elif.dalga@abbott.com::3be00d6e-50d2-46d1-a68b-fe051af07bf3"/>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trackRevisions/>
  <w:defaultTabStop w:val="720"/>
  <w:noPunctuationKerning/>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1E64"/>
    <w:rsid w:val="00000F84"/>
    <w:rsid w:val="0000396F"/>
    <w:rsid w:val="0001504B"/>
    <w:rsid w:val="00022AA5"/>
    <w:rsid w:val="000515B2"/>
    <w:rsid w:val="00064442"/>
    <w:rsid w:val="000701A9"/>
    <w:rsid w:val="0009367D"/>
    <w:rsid w:val="000A2928"/>
    <w:rsid w:val="000B1959"/>
    <w:rsid w:val="000B2E73"/>
    <w:rsid w:val="000B4F03"/>
    <w:rsid w:val="000E3269"/>
    <w:rsid w:val="00106FB1"/>
    <w:rsid w:val="001A529A"/>
    <w:rsid w:val="001B0AA8"/>
    <w:rsid w:val="001C3170"/>
    <w:rsid w:val="0020674E"/>
    <w:rsid w:val="002117DA"/>
    <w:rsid w:val="00221C80"/>
    <w:rsid w:val="00222B72"/>
    <w:rsid w:val="002303E1"/>
    <w:rsid w:val="00247243"/>
    <w:rsid w:val="00257449"/>
    <w:rsid w:val="00277052"/>
    <w:rsid w:val="00287EE9"/>
    <w:rsid w:val="00294ABE"/>
    <w:rsid w:val="002950F5"/>
    <w:rsid w:val="002975F2"/>
    <w:rsid w:val="002C1E64"/>
    <w:rsid w:val="002F3A10"/>
    <w:rsid w:val="00300868"/>
    <w:rsid w:val="00310ED1"/>
    <w:rsid w:val="00314236"/>
    <w:rsid w:val="00315D6E"/>
    <w:rsid w:val="00367398"/>
    <w:rsid w:val="00370E9A"/>
    <w:rsid w:val="00375C32"/>
    <w:rsid w:val="00380CFE"/>
    <w:rsid w:val="0039511E"/>
    <w:rsid w:val="003B736E"/>
    <w:rsid w:val="003C2A50"/>
    <w:rsid w:val="003C4FB1"/>
    <w:rsid w:val="003E2E74"/>
    <w:rsid w:val="003E5A36"/>
    <w:rsid w:val="003F23F2"/>
    <w:rsid w:val="003F2466"/>
    <w:rsid w:val="004150A0"/>
    <w:rsid w:val="00424E66"/>
    <w:rsid w:val="004271DE"/>
    <w:rsid w:val="004422A3"/>
    <w:rsid w:val="0044511A"/>
    <w:rsid w:val="00472365"/>
    <w:rsid w:val="0047764C"/>
    <w:rsid w:val="00487775"/>
    <w:rsid w:val="004A6088"/>
    <w:rsid w:val="004D60B2"/>
    <w:rsid w:val="005011CC"/>
    <w:rsid w:val="0051618B"/>
    <w:rsid w:val="00585268"/>
    <w:rsid w:val="0059265E"/>
    <w:rsid w:val="00597F68"/>
    <w:rsid w:val="005A5054"/>
    <w:rsid w:val="005B5C04"/>
    <w:rsid w:val="005C43A0"/>
    <w:rsid w:val="005C6739"/>
    <w:rsid w:val="005C7B27"/>
    <w:rsid w:val="005D1A4D"/>
    <w:rsid w:val="005F1E76"/>
    <w:rsid w:val="00603700"/>
    <w:rsid w:val="006205BB"/>
    <w:rsid w:val="0065371E"/>
    <w:rsid w:val="0065570F"/>
    <w:rsid w:val="00657165"/>
    <w:rsid w:val="00666511"/>
    <w:rsid w:val="00671917"/>
    <w:rsid w:val="006C1B96"/>
    <w:rsid w:val="006E5B70"/>
    <w:rsid w:val="006E5FE6"/>
    <w:rsid w:val="006F1CE1"/>
    <w:rsid w:val="00704439"/>
    <w:rsid w:val="007137BE"/>
    <w:rsid w:val="00723EDD"/>
    <w:rsid w:val="0072497F"/>
    <w:rsid w:val="0072567B"/>
    <w:rsid w:val="007317E0"/>
    <w:rsid w:val="007375B7"/>
    <w:rsid w:val="007502B3"/>
    <w:rsid w:val="00751316"/>
    <w:rsid w:val="00764DBF"/>
    <w:rsid w:val="0077641B"/>
    <w:rsid w:val="00786C94"/>
    <w:rsid w:val="007920A2"/>
    <w:rsid w:val="00795145"/>
    <w:rsid w:val="007A2786"/>
    <w:rsid w:val="007C042D"/>
    <w:rsid w:val="007F3317"/>
    <w:rsid w:val="007F7BBC"/>
    <w:rsid w:val="00801ADC"/>
    <w:rsid w:val="008079A2"/>
    <w:rsid w:val="00807D7F"/>
    <w:rsid w:val="00814E14"/>
    <w:rsid w:val="00830D57"/>
    <w:rsid w:val="008333B9"/>
    <w:rsid w:val="00835013"/>
    <w:rsid w:val="00835B5B"/>
    <w:rsid w:val="00836998"/>
    <w:rsid w:val="00840375"/>
    <w:rsid w:val="008550AC"/>
    <w:rsid w:val="00857794"/>
    <w:rsid w:val="00870B35"/>
    <w:rsid w:val="00872853"/>
    <w:rsid w:val="00872F50"/>
    <w:rsid w:val="00886E85"/>
    <w:rsid w:val="008970A2"/>
    <w:rsid w:val="008A1495"/>
    <w:rsid w:val="008A2D00"/>
    <w:rsid w:val="008A4899"/>
    <w:rsid w:val="008F4D10"/>
    <w:rsid w:val="00903579"/>
    <w:rsid w:val="009059BB"/>
    <w:rsid w:val="009217BB"/>
    <w:rsid w:val="0092388F"/>
    <w:rsid w:val="0093665F"/>
    <w:rsid w:val="00940C39"/>
    <w:rsid w:val="0094318D"/>
    <w:rsid w:val="00961732"/>
    <w:rsid w:val="009674C0"/>
    <w:rsid w:val="00981542"/>
    <w:rsid w:val="00996A4E"/>
    <w:rsid w:val="009A0BBE"/>
    <w:rsid w:val="009A46D3"/>
    <w:rsid w:val="009D7F9A"/>
    <w:rsid w:val="009E03B7"/>
    <w:rsid w:val="009E2420"/>
    <w:rsid w:val="009F7999"/>
    <w:rsid w:val="00A30FE8"/>
    <w:rsid w:val="00A551B5"/>
    <w:rsid w:val="00A944EC"/>
    <w:rsid w:val="00AA0C19"/>
    <w:rsid w:val="00AC0538"/>
    <w:rsid w:val="00AF4AEE"/>
    <w:rsid w:val="00B04054"/>
    <w:rsid w:val="00B050E1"/>
    <w:rsid w:val="00B10059"/>
    <w:rsid w:val="00B139F7"/>
    <w:rsid w:val="00B26A56"/>
    <w:rsid w:val="00B32FB9"/>
    <w:rsid w:val="00B44AA0"/>
    <w:rsid w:val="00B4646D"/>
    <w:rsid w:val="00B5424A"/>
    <w:rsid w:val="00B6262E"/>
    <w:rsid w:val="00B6655E"/>
    <w:rsid w:val="00B71E05"/>
    <w:rsid w:val="00B93BBE"/>
    <w:rsid w:val="00BB2193"/>
    <w:rsid w:val="00BD044A"/>
    <w:rsid w:val="00BD4290"/>
    <w:rsid w:val="00BE08E6"/>
    <w:rsid w:val="00BE36FE"/>
    <w:rsid w:val="00C1674D"/>
    <w:rsid w:val="00C3746E"/>
    <w:rsid w:val="00C70688"/>
    <w:rsid w:val="00C711EA"/>
    <w:rsid w:val="00C74B1F"/>
    <w:rsid w:val="00CB03A3"/>
    <w:rsid w:val="00CC0162"/>
    <w:rsid w:val="00CF5288"/>
    <w:rsid w:val="00CF5623"/>
    <w:rsid w:val="00D13615"/>
    <w:rsid w:val="00D21F04"/>
    <w:rsid w:val="00D24002"/>
    <w:rsid w:val="00D319D3"/>
    <w:rsid w:val="00D51737"/>
    <w:rsid w:val="00D54E89"/>
    <w:rsid w:val="00D779B5"/>
    <w:rsid w:val="00DD7E91"/>
    <w:rsid w:val="00DE5484"/>
    <w:rsid w:val="00DF2A44"/>
    <w:rsid w:val="00E2699E"/>
    <w:rsid w:val="00E36CE0"/>
    <w:rsid w:val="00E5633E"/>
    <w:rsid w:val="00E575CE"/>
    <w:rsid w:val="00E72CDE"/>
    <w:rsid w:val="00E8257A"/>
    <w:rsid w:val="00E8613C"/>
    <w:rsid w:val="00E866EF"/>
    <w:rsid w:val="00E90AF1"/>
    <w:rsid w:val="00E979A6"/>
    <w:rsid w:val="00EA2282"/>
    <w:rsid w:val="00EA2B27"/>
    <w:rsid w:val="00EA3E42"/>
    <w:rsid w:val="00EE2E1E"/>
    <w:rsid w:val="00EE66DE"/>
    <w:rsid w:val="00EF20FA"/>
    <w:rsid w:val="00EF55B7"/>
    <w:rsid w:val="00F20B1E"/>
    <w:rsid w:val="00F3548F"/>
    <w:rsid w:val="00F44929"/>
    <w:rsid w:val="00F47217"/>
    <w:rsid w:val="00F5122E"/>
    <w:rsid w:val="00F540EF"/>
    <w:rsid w:val="00F63DFF"/>
    <w:rsid w:val="00F66488"/>
    <w:rsid w:val="00F77A1A"/>
    <w:rsid w:val="00F81109"/>
    <w:rsid w:val="00F870BF"/>
    <w:rsid w:val="00F9341F"/>
    <w:rsid w:val="00FA3DF9"/>
    <w:rsid w:val="00FD6DAC"/>
  </w:rsids>
  <m:mathPr>
    <m:mathFont m:val="Cambria Math"/>
    <m:brkBin m:val="before"/>
    <m:brkBinSub m:val="--"/>
    <m:smallFrac m:val="0"/>
    <m:dispDef/>
    <m:lMargin m:val="0"/>
    <m:rMargin m:val="0"/>
    <m:defJc m:val="centerGroup"/>
    <m:wrapIndent m:val="1440"/>
    <m:intLim m:val="subSup"/>
    <m:naryLim m:val="undOvr"/>
  </m:mathPr>
  <w:themeFontLang w:val="en-IE"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8DA9270"/>
  <w15:chartTrackingRefBased/>
  <w15:docId w15:val="{07D09EE8-C1A9-4CB3-B69F-6DD4706E56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E" w:eastAsia="en-I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msonormal0">
    <w:name w:val="msonormal"/>
    <w:basedOn w:val="Normal"/>
    <w:pPr>
      <w:spacing w:before="100" w:beforeAutospacing="1" w:after="100" w:afterAutospacing="1"/>
    </w:pPr>
  </w:style>
  <w:style w:type="paragraph" w:customStyle="1" w:styleId="bold">
    <w:name w:val="bold"/>
    <w:basedOn w:val="Normal"/>
    <w:pPr>
      <w:spacing w:before="100" w:beforeAutospacing="1" w:after="100" w:afterAutospacing="1"/>
    </w:pPr>
    <w:rPr>
      <w:b/>
      <w:bCs/>
    </w:rPr>
  </w:style>
  <w:style w:type="paragraph" w:customStyle="1" w:styleId="italic">
    <w:name w:val="italic"/>
    <w:basedOn w:val="Normal"/>
    <w:pPr>
      <w:spacing w:before="100" w:beforeAutospacing="1" w:after="100" w:afterAutospacing="1"/>
    </w:pPr>
    <w:rPr>
      <w:i/>
      <w:iCs/>
    </w:rPr>
  </w:style>
  <w:style w:type="paragraph" w:customStyle="1" w:styleId="underline">
    <w:name w:val="underline"/>
    <w:basedOn w:val="Normal"/>
    <w:pPr>
      <w:spacing w:before="100" w:beforeAutospacing="1" w:after="100" w:afterAutospacing="1"/>
    </w:pPr>
    <w:rPr>
      <w:u w:val="single"/>
    </w:rPr>
  </w:style>
  <w:style w:type="character" w:styleId="Hyperlink">
    <w:name w:val="Hyperlink"/>
    <w:basedOn w:val="DefaultParagraphFont"/>
    <w:uiPriority w:val="99"/>
    <w:semiHidden/>
    <w:unhideWhenUsed/>
    <w:rPr>
      <w:color w:val="0000FF"/>
      <w:u w:val="single"/>
    </w:rPr>
  </w:style>
  <w:style w:type="character" w:styleId="FollowedHyperlink">
    <w:name w:val="FollowedHyperlink"/>
    <w:basedOn w:val="DefaultParagraphFont"/>
    <w:uiPriority w:val="99"/>
    <w:semiHidden/>
    <w:unhideWhenUsed/>
    <w:rPr>
      <w:color w:val="800080"/>
      <w:u w:val="single"/>
    </w:rPr>
  </w:style>
  <w:style w:type="paragraph" w:styleId="NormalWeb">
    <w:name w:val="Normal (Web)"/>
    <w:basedOn w:val="Normal"/>
    <w:uiPriority w:val="99"/>
    <w:semiHidden/>
    <w:unhideWhenUsed/>
    <w:pPr>
      <w:spacing w:before="100" w:beforeAutospacing="1" w:after="100" w:afterAutospacing="1"/>
    </w:pPr>
  </w:style>
  <w:style w:type="character" w:customStyle="1" w:styleId="bold1">
    <w:name w:val="bold1"/>
    <w:basedOn w:val="DefaultParagraphFont"/>
    <w:rPr>
      <w:b/>
      <w:bCs/>
    </w:rPr>
  </w:style>
  <w:style w:type="character" w:customStyle="1" w:styleId="italic1">
    <w:name w:val="italic1"/>
    <w:basedOn w:val="DefaultParagraphFont"/>
    <w:rPr>
      <w:i/>
      <w:iCs/>
    </w:rPr>
  </w:style>
  <w:style w:type="paragraph" w:styleId="Header">
    <w:name w:val="header"/>
    <w:basedOn w:val="Normal"/>
    <w:link w:val="HeaderChar"/>
    <w:uiPriority w:val="99"/>
    <w:unhideWhenUsed/>
    <w:rsid w:val="002C1E64"/>
    <w:pPr>
      <w:tabs>
        <w:tab w:val="center" w:pos="4513"/>
        <w:tab w:val="right" w:pos="9026"/>
      </w:tabs>
    </w:pPr>
  </w:style>
  <w:style w:type="character" w:customStyle="1" w:styleId="HeaderChar">
    <w:name w:val="Header Char"/>
    <w:basedOn w:val="DefaultParagraphFont"/>
    <w:link w:val="Header"/>
    <w:uiPriority w:val="99"/>
    <w:rsid w:val="002C1E64"/>
    <w:rPr>
      <w:rFonts w:eastAsiaTheme="minorEastAsia"/>
      <w:sz w:val="24"/>
      <w:szCs w:val="24"/>
    </w:rPr>
  </w:style>
  <w:style w:type="paragraph" w:styleId="Footer">
    <w:name w:val="footer"/>
    <w:basedOn w:val="Normal"/>
    <w:link w:val="FooterChar"/>
    <w:uiPriority w:val="99"/>
    <w:unhideWhenUsed/>
    <w:rsid w:val="002C1E64"/>
    <w:pPr>
      <w:tabs>
        <w:tab w:val="center" w:pos="4513"/>
        <w:tab w:val="right" w:pos="9026"/>
      </w:tabs>
    </w:pPr>
  </w:style>
  <w:style w:type="character" w:customStyle="1" w:styleId="FooterChar">
    <w:name w:val="Footer Char"/>
    <w:basedOn w:val="DefaultParagraphFont"/>
    <w:link w:val="Footer"/>
    <w:uiPriority w:val="99"/>
    <w:rsid w:val="002C1E64"/>
    <w:rPr>
      <w:rFonts w:eastAsiaTheme="minorEastAsia"/>
      <w:sz w:val="24"/>
      <w:szCs w:val="24"/>
    </w:rPr>
  </w:style>
  <w:style w:type="character" w:customStyle="1" w:styleId="tw4winExternal">
    <w:name w:val="tw4winExternal"/>
    <w:uiPriority w:val="99"/>
    <w:rsid w:val="00840375"/>
    <w:rPr>
      <w:rFonts w:ascii="Arial" w:hAnsi="Arial"/>
      <w:noProof/>
      <w:color w:val="808080"/>
      <w:sz w:val="24"/>
    </w:rPr>
  </w:style>
  <w:style w:type="paragraph" w:styleId="ListParagraph">
    <w:name w:val="List Paragraph"/>
    <w:basedOn w:val="Normal"/>
    <w:uiPriority w:val="34"/>
    <w:qFormat/>
    <w:rsid w:val="00840375"/>
    <w:pPr>
      <w:ind w:left="720"/>
      <w:contextualSpacing/>
    </w:pPr>
    <w:rPr>
      <w:rFonts w:eastAsia="Times New Roman" w:hint="eastAsia"/>
      <w:szCs w:val="20"/>
      <w:lang w:val="es-ES" w:eastAsia="es-ES" w:bidi="he-IL"/>
    </w:rPr>
  </w:style>
  <w:style w:type="paragraph" w:styleId="NoSpacing">
    <w:name w:val="No Spacing"/>
    <w:link w:val="NoSpacingChar"/>
    <w:uiPriority w:val="1"/>
    <w:qFormat/>
    <w:rsid w:val="00840375"/>
    <w:rPr>
      <w:rFonts w:asciiTheme="minorHAnsi" w:eastAsiaTheme="minorEastAsia" w:hAnsiTheme="minorHAnsi" w:cstheme="minorBidi"/>
      <w:sz w:val="22"/>
      <w:szCs w:val="22"/>
      <w:lang w:val="en-US" w:eastAsia="en-US"/>
    </w:rPr>
  </w:style>
  <w:style w:type="character" w:customStyle="1" w:styleId="NoSpacingChar">
    <w:name w:val="No Spacing Char"/>
    <w:basedOn w:val="DefaultParagraphFont"/>
    <w:link w:val="NoSpacing"/>
    <w:uiPriority w:val="1"/>
    <w:rsid w:val="00840375"/>
    <w:rPr>
      <w:rFonts w:asciiTheme="minorHAnsi" w:eastAsiaTheme="minorEastAsia" w:hAnsiTheme="minorHAnsi" w:cstheme="minorBidi"/>
      <w:sz w:val="22"/>
      <w:szCs w:val="22"/>
      <w:lang w:val="en-US" w:eastAsia="en-US"/>
    </w:rPr>
  </w:style>
  <w:style w:type="character" w:customStyle="1" w:styleId="underline1">
    <w:name w:val="underline1"/>
    <w:basedOn w:val="DefaultParagraphFont"/>
    <w:rsid w:val="00F66488"/>
    <w:rPr>
      <w:u w:val="single"/>
    </w:rPr>
  </w:style>
  <w:style w:type="paragraph" w:styleId="Revision">
    <w:name w:val="Revision"/>
    <w:hidden/>
    <w:uiPriority w:val="99"/>
    <w:semiHidden/>
    <w:rsid w:val="00EA2B27"/>
    <w:rPr>
      <w:rFonts w:eastAsiaTheme="minorEastAsia"/>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rusnakassociates.com/content/AbbottCOBCCourse/courses/EN-US/course/index.html?showScreen=56_C_16" TargetMode="External"/><Relationship Id="rId21" Type="http://schemas.openxmlformats.org/officeDocument/2006/relationships/hyperlink" Target="http:/rusnakassociates.com/content/AbbottCOBCCourse/courses/EN-US/course/index.html?showScreen=6_C_6" TargetMode="External"/><Relationship Id="rId42" Type="http://schemas.openxmlformats.org/officeDocument/2006/relationships/hyperlink" Target="http:/rusnakassociates.com/content/AbbottCOBCCourse/courses/EN-US/course/index.html?showScreen=16_C_10" TargetMode="External"/><Relationship Id="rId63" Type="http://schemas.openxmlformats.org/officeDocument/2006/relationships/hyperlink" Target="http:/rusnakassociates.com/content/AbbottCOBCCourse/courses/EN-US/course/index.html?showScreen=27_C_12" TargetMode="External"/><Relationship Id="rId84" Type="http://schemas.openxmlformats.org/officeDocument/2006/relationships/hyperlink" Target="http:/rusnakassociates.com/content/AbbottCOBCCourse/courses/EN-US/course/index.html?showScreen=37_C_13" TargetMode="External"/><Relationship Id="rId138" Type="http://schemas.openxmlformats.org/officeDocument/2006/relationships/hyperlink" Target="http:/rusnakassociates.com/content/AbbottCOBCCourse/courses/EN-US/course/index.html?showScreen=68_C_16" TargetMode="External"/><Relationship Id="rId159" Type="http://schemas.openxmlformats.org/officeDocument/2006/relationships/hyperlink" Target="http:/rusnakassociates.com/content/AbbottCOBCCourse/courses/EN-US/course/index.html?showScreen=82_C_16" TargetMode="External"/><Relationship Id="rId170" Type="http://schemas.openxmlformats.org/officeDocument/2006/relationships/hyperlink" Target="http:/rusnakassociates.com/content/AbbottCOBCCourse/courses/EN-US/course/index.html?showScreen=88_C_16" TargetMode="External"/><Relationship Id="rId191" Type="http://schemas.openxmlformats.org/officeDocument/2006/relationships/hyperlink" Target="http:/rusnakassociates.com/content/AbbottCOBCCourse/courses/EN-US/course/index.html?showScreen=104_C_199" TargetMode="External"/><Relationship Id="rId205" Type="http://schemas.openxmlformats.org/officeDocument/2006/relationships/hyperlink" Target="https://secure.ethicspoint.com/domain/media/en/gui/40393/index.html" TargetMode="External"/><Relationship Id="rId226" Type="http://schemas.openxmlformats.org/officeDocument/2006/relationships/hyperlink" Target="http:/rusnakassociates.com/content/AbbottCompete/courses/EN-US/course/index.html?showScreen=25_C_13" TargetMode="External"/><Relationship Id="rId107" Type="http://schemas.openxmlformats.org/officeDocument/2006/relationships/hyperlink" Target="http:/rusnakassociates.com/content/AbbottCOBCCourse/courses/EN-US/course/index.html?showScreen=50_C_16" TargetMode="External"/><Relationship Id="rId11" Type="http://schemas.openxmlformats.org/officeDocument/2006/relationships/hyperlink" Target="http:/rusnakassociates.com/content/AbbottCOBCCourse/courses/EN-US/course/index.html?showScreen=1_C_1" TargetMode="External"/><Relationship Id="rId32" Type="http://schemas.openxmlformats.org/officeDocument/2006/relationships/hyperlink" Target="http:/rusnakassociates.com/content/AbbottCOBCCourse/courses/EN-US/course/index.html?showScreen=11_C_9" TargetMode="External"/><Relationship Id="rId53" Type="http://schemas.openxmlformats.org/officeDocument/2006/relationships/hyperlink" Target="http:/rusnakassociates.com/content/AbbottCOBCCourse/courses/EN-US/course/index.html?showScreen=22_C_11" TargetMode="External"/><Relationship Id="rId74" Type="http://schemas.openxmlformats.org/officeDocument/2006/relationships/hyperlink" Target="http:/rusnakassociates.com/content/AbbottCOBCCourse/courses/EN-US/course/index.html?showScreen=32_C_13" TargetMode="External"/><Relationship Id="rId128" Type="http://schemas.openxmlformats.org/officeDocument/2006/relationships/hyperlink" Target="http:/rusnakassociates.com/content/AbbottCOBCCourse/courses/EN-US/course/index.html?showScreen=62_C_16" TargetMode="External"/><Relationship Id="rId149" Type="http://schemas.openxmlformats.org/officeDocument/2006/relationships/hyperlink" Target="http:/rusnakassociates.com/content/AbbottCOBCCourse/courses/EN-US/course/index.html?showScreen=76_C_16" TargetMode="External"/><Relationship Id="rId5" Type="http://schemas.openxmlformats.org/officeDocument/2006/relationships/numbering" Target="numbering.xml"/><Relationship Id="rId95" Type="http://schemas.openxmlformats.org/officeDocument/2006/relationships/hyperlink" Target="http:/rusnakassociates.com/content/AbbottCOBCCourse/courses/EN-US/course/index.html?showScreen=43_C_16" TargetMode="External"/><Relationship Id="rId160" Type="http://schemas.openxmlformats.org/officeDocument/2006/relationships/hyperlink" Target="http:/rusnakassociates.com/content/AbbottCOBCCourse/courses/EN-US/course/index.html?showScreen=82_C_16" TargetMode="External"/><Relationship Id="rId181" Type="http://schemas.openxmlformats.org/officeDocument/2006/relationships/hyperlink" Target="http:/rusnakassociates.com/content/AbbottCOBCCourse/courses/EN-US/course/index.html?showScreen=95_C_16" TargetMode="External"/><Relationship Id="rId216" Type="http://schemas.openxmlformats.org/officeDocument/2006/relationships/hyperlink" Target="https://rusnakassociates.com/content/AbbottCOBCCourse/courses/EN-US/course/reference/Transcript.pdf" TargetMode="External"/><Relationship Id="rId237" Type="http://schemas.openxmlformats.org/officeDocument/2006/relationships/hyperlink" Target="http:/rusnakassociates.com/content/AbbottCompete/courses/EN-US/course/index.html?showScreen=55_C_27" TargetMode="External"/><Relationship Id="rId22" Type="http://schemas.openxmlformats.org/officeDocument/2006/relationships/hyperlink" Target="http:/rusnakassociates.com/content/AbbottCOBCCourse/courses/EN-US/course/index.html?showScreen=6_C_6" TargetMode="External"/><Relationship Id="rId43" Type="http://schemas.openxmlformats.org/officeDocument/2006/relationships/hyperlink" Target="http:/rusnakassociates.com/content/AbbottCOBCCourse/courses/EN-US/course/index.html?showScreen=17_C_10" TargetMode="External"/><Relationship Id="rId64" Type="http://schemas.openxmlformats.org/officeDocument/2006/relationships/hyperlink" Target="http:/rusnakassociates.com/content/AbbottCOBCCourse/courses/EN-US/course/index.html?showScreen=27_C_12" TargetMode="External"/><Relationship Id="rId118" Type="http://schemas.openxmlformats.org/officeDocument/2006/relationships/hyperlink" Target="http:/rusnakassociates.com/content/AbbottCOBCCourse/courses/EN-US/course/index.html?showScreen=56_C_16" TargetMode="External"/><Relationship Id="rId139" Type="http://schemas.openxmlformats.org/officeDocument/2006/relationships/hyperlink" Target="http:/rusnakassociates.com/content/AbbottCOBCCourse/courses/EN-US/course/index.html?showScreen=70_C_16" TargetMode="External"/><Relationship Id="rId85" Type="http://schemas.openxmlformats.org/officeDocument/2006/relationships/hyperlink" Target="http:/rusnakassociates.com/content/AbbottCOBCCourse/courses/EN-US/course/index.html?showScreen=38_C_13" TargetMode="External"/><Relationship Id="rId150" Type="http://schemas.openxmlformats.org/officeDocument/2006/relationships/hyperlink" Target="http:/rusnakassociates.com/content/AbbottCOBCCourse/courses/EN-US/course/index.html?showScreen=76_C_16" TargetMode="External"/><Relationship Id="rId171" Type="http://schemas.openxmlformats.org/officeDocument/2006/relationships/hyperlink" Target="http:/rusnakassociates.com/content/AbbottCOBCCourse/courses/EN-US/course/index.html?showScreen=89_C_16" TargetMode="External"/><Relationship Id="rId192" Type="http://schemas.openxmlformats.org/officeDocument/2006/relationships/hyperlink" Target="http:/rusnakassociates.com/content/AbbottCOBCCourse/courses/EN-US/course/index.html?showScreen=104_C_199" TargetMode="External"/><Relationship Id="rId206" Type="http://schemas.openxmlformats.org/officeDocument/2006/relationships/hyperlink" Target="https://icomply.abbott.com/Default.aspx" TargetMode="External"/><Relationship Id="rId227" Type="http://schemas.openxmlformats.org/officeDocument/2006/relationships/hyperlink" Target="http:/rusnakassociates.com/content/AbbottCompete/courses/EN-US/course/index.html?showScreen=25_C_13" TargetMode="External"/><Relationship Id="rId12" Type="http://schemas.openxmlformats.org/officeDocument/2006/relationships/hyperlink" Target="http:/rusnakassociates.com/content/AbbottCOBCCourse/courses/EN-US/course/index.html?showScreen=1_C_1" TargetMode="External"/><Relationship Id="rId33" Type="http://schemas.openxmlformats.org/officeDocument/2006/relationships/hyperlink" Target="http:/rusnakassociates.com/content/AbbottCOBCCourse/courses/EN-US/course/index.html?showScreen=12_C_9" TargetMode="External"/><Relationship Id="rId108" Type="http://schemas.openxmlformats.org/officeDocument/2006/relationships/hyperlink" Target="http:/rusnakassociates.com/content/AbbottCOBCCourse/courses/EN-US/course/index.html?showScreen=50_C_16" TargetMode="External"/><Relationship Id="rId129" Type="http://schemas.openxmlformats.org/officeDocument/2006/relationships/hyperlink" Target="http:/rusnakassociates.com/content/AbbottCOBCCourse/courses/EN-US/course/index.html?showScreen=64_C_16" TargetMode="External"/><Relationship Id="rId54" Type="http://schemas.openxmlformats.org/officeDocument/2006/relationships/hyperlink" Target="http:/rusnakassociates.com/content/AbbottCOBCCourse/courses/EN-US/course/index.html?showScreen=22_C_11" TargetMode="External"/><Relationship Id="rId75" Type="http://schemas.openxmlformats.org/officeDocument/2006/relationships/hyperlink" Target="http:/rusnakassociates.com/content/AbbottCOBCCourse/courses/EN-US/course/index.html?showScreen=33_C_13" TargetMode="External"/><Relationship Id="rId96" Type="http://schemas.openxmlformats.org/officeDocument/2006/relationships/hyperlink" Target="http:/rusnakassociates.com/content/AbbottCOBCCourse/courses/EN-US/course/index.html?showScreen=43_C_16" TargetMode="External"/><Relationship Id="rId140" Type="http://schemas.openxmlformats.org/officeDocument/2006/relationships/hyperlink" Target="http:/rusnakassociates.com/content/AbbottCOBCCourse/courses/EN-US/course/index.html?showScreen=70_C_16" TargetMode="External"/><Relationship Id="rId161" Type="http://schemas.openxmlformats.org/officeDocument/2006/relationships/hyperlink" Target="http:/rusnakassociates.com/content/AbbottCOBCCourse/courses/EN-US/course/index.html?showScreen=83_C_16" TargetMode="External"/><Relationship Id="rId182" Type="http://schemas.openxmlformats.org/officeDocument/2006/relationships/hyperlink" Target="http:/rusnakassociates.com/content/AbbottCOBCCourse/courses/EN-US/course/index.html?showScreen=95_C_16" TargetMode="External"/><Relationship Id="rId217" Type="http://schemas.openxmlformats.org/officeDocument/2006/relationships/hyperlink" Target="https://rusnakassociates.com/content/AbbottCOBCCourse/courses/EN-US/course/reference/Transcript.pdf" TargetMode="External"/><Relationship Id="rId6" Type="http://schemas.openxmlformats.org/officeDocument/2006/relationships/styles" Target="styles.xml"/><Relationship Id="rId238" Type="http://schemas.openxmlformats.org/officeDocument/2006/relationships/header" Target="header1.xml"/><Relationship Id="rId23" Type="http://schemas.openxmlformats.org/officeDocument/2006/relationships/hyperlink" Target="http:/rusnakassociates.com/content/AbbottCOBCCourse/courses/EN-US/course/index.html?showScreen=7_C_7" TargetMode="External"/><Relationship Id="rId119" Type="http://schemas.openxmlformats.org/officeDocument/2006/relationships/hyperlink" Target="http:/rusnakassociates.com/content/AbbottCOBCCourse/courses/EN-US/course/index.html?showScreen=57_C_16" TargetMode="External"/><Relationship Id="rId44" Type="http://schemas.openxmlformats.org/officeDocument/2006/relationships/hyperlink" Target="http:/rusnakassociates.com/content/AbbottCOBCCourse/courses/EN-US/course/index.html?showScreen=17_C_10" TargetMode="External"/><Relationship Id="rId65" Type="http://schemas.openxmlformats.org/officeDocument/2006/relationships/hyperlink" Target="http:/rusnakassociates.com/content/AbbottCOBCCourse/courses/EN-US/course/index.html?showScreen=28_C_12" TargetMode="External"/><Relationship Id="rId86" Type="http://schemas.openxmlformats.org/officeDocument/2006/relationships/hyperlink" Target="http:/rusnakassociates.com/content/AbbottCOBCCourse/courses/EN-US/course/index.html?showScreen=38_C_13" TargetMode="External"/><Relationship Id="rId130" Type="http://schemas.openxmlformats.org/officeDocument/2006/relationships/hyperlink" Target="http:/rusnakassociates.com/content/AbbottCOBCCourse/courses/EN-US/course/index.html?showScreen=64_C_16" TargetMode="External"/><Relationship Id="rId151" Type="http://schemas.openxmlformats.org/officeDocument/2006/relationships/hyperlink" Target="http:/rusnakassociates.com/content/AbbottCOBCCourse/courses/EN-US/course/index.html?showScreen=77_C_16" TargetMode="External"/><Relationship Id="rId172" Type="http://schemas.openxmlformats.org/officeDocument/2006/relationships/hyperlink" Target="http:/rusnakassociates.com/content/AbbottCOBCCourse/courses/EN-US/course/index.html?showScreen=89_C_16" TargetMode="External"/><Relationship Id="rId193" Type="http://schemas.openxmlformats.org/officeDocument/2006/relationships/hyperlink" Target="http:/rusnakassociates.com/content/AbbottCOBCCourse/courses/EN-US/course/index.html?showScreen=107_C_200" TargetMode="External"/><Relationship Id="rId207" Type="http://schemas.openxmlformats.org/officeDocument/2006/relationships/hyperlink" Target="http:/rusnakassociates.com/content/AbbottCOBCCourse/courses/EN-US/course/index.html?showScreen=111_C_200" TargetMode="External"/><Relationship Id="rId228" Type="http://schemas.openxmlformats.org/officeDocument/2006/relationships/hyperlink" Target="http:/rusnakassociates.com/content/AbbottCompete/courses/EN-US/course/index.html?showScreen=37_C_18" TargetMode="External"/><Relationship Id="rId13" Type="http://schemas.openxmlformats.org/officeDocument/2006/relationships/hyperlink" Target="http:/rusnakassociates.com/content/AbbottCOBCCourse/courses/EN-US/course/index.html?showScreen=2_C_2" TargetMode="External"/><Relationship Id="rId109" Type="http://schemas.openxmlformats.org/officeDocument/2006/relationships/hyperlink" Target="http:/rusnakassociates.com/content/AbbottCOBCCourse/courses/EN-US/course/index.html?showScreen=51_C_16" TargetMode="External"/><Relationship Id="rId34" Type="http://schemas.openxmlformats.org/officeDocument/2006/relationships/hyperlink" Target="http:/rusnakassociates.com/content/AbbottCOBCCourse/courses/EN-US/course/index.html?showScreen=12_C_9" TargetMode="External"/><Relationship Id="rId55" Type="http://schemas.openxmlformats.org/officeDocument/2006/relationships/hyperlink" Target="http:/rusnakassociates.com/content/AbbottCOBCCourse/courses/EN-US/course/index.html?showScreen=23_C_11" TargetMode="External"/><Relationship Id="rId76" Type="http://schemas.openxmlformats.org/officeDocument/2006/relationships/hyperlink" Target="http:/rusnakassociates.com/content/AbbottCOBCCourse/courses/EN-US/course/index.html?showScreen=33_C_13" TargetMode="External"/><Relationship Id="rId97" Type="http://schemas.openxmlformats.org/officeDocument/2006/relationships/hyperlink" Target="http:/rusnakassociates.com/content/AbbottCOBCCourse/courses/EN-US/course/index.html?showScreen=44_C_16" TargetMode="External"/><Relationship Id="rId120" Type="http://schemas.openxmlformats.org/officeDocument/2006/relationships/hyperlink" Target="http:/rusnakassociates.com/content/AbbottCOBCCourse/courses/EN-US/course/index.html?showScreen=57_C_16" TargetMode="External"/><Relationship Id="rId141" Type="http://schemas.openxmlformats.org/officeDocument/2006/relationships/hyperlink" Target="http:/rusnakassociates.com/content/AbbottCOBCCourse/courses/EN-US/course/index.html?showScreen=71_C_16" TargetMode="External"/><Relationship Id="rId7" Type="http://schemas.openxmlformats.org/officeDocument/2006/relationships/settings" Target="settings.xml"/><Relationship Id="rId162" Type="http://schemas.openxmlformats.org/officeDocument/2006/relationships/hyperlink" Target="http:/rusnakassociates.com/content/AbbottCOBCCourse/courses/EN-US/course/index.html?showScreen=83_C_16" TargetMode="External"/><Relationship Id="rId183" Type="http://schemas.openxmlformats.org/officeDocument/2006/relationships/hyperlink" Target="http:/rusnakassociates.com/content/AbbottCOBCCourse/courses/EN-US/course/index.html?showScreen=96_C_16" TargetMode="External"/><Relationship Id="rId218" Type="http://schemas.openxmlformats.org/officeDocument/2006/relationships/hyperlink" Target="http:/rusnakassociates.com/content/AbbottCompete/courses/EN-US/course/index.html?showScreen=2_C_2" TargetMode="External"/><Relationship Id="rId239" Type="http://schemas.openxmlformats.org/officeDocument/2006/relationships/fontTable" Target="fontTable.xml"/><Relationship Id="rId24" Type="http://schemas.openxmlformats.org/officeDocument/2006/relationships/hyperlink" Target="http:/rusnakassociates.com/content/AbbottCOBCCourse/courses/EN-US/course/index.html?showScreen=7_C_7" TargetMode="External"/><Relationship Id="rId45" Type="http://schemas.openxmlformats.org/officeDocument/2006/relationships/hyperlink" Target="http:/rusnakassociates.com/content/AbbottCOBCCourse/courses/EN-US/course/index.html?showScreen=18_C_10" TargetMode="External"/><Relationship Id="rId66" Type="http://schemas.openxmlformats.org/officeDocument/2006/relationships/hyperlink" Target="http:/rusnakassociates.com/content/AbbottCOBCCourse/courses/EN-US/course/index.html?showScreen=28_C_12" TargetMode="External"/><Relationship Id="rId87" Type="http://schemas.openxmlformats.org/officeDocument/2006/relationships/hyperlink" Target="http:/rusnakassociates.com/content/AbbottCOBCCourse/courses/EN-US/course/index.html?showScreen=39_C_13" TargetMode="External"/><Relationship Id="rId110" Type="http://schemas.openxmlformats.org/officeDocument/2006/relationships/hyperlink" Target="http:/rusnakassociates.com/content/AbbottCOBCCourse/courses/EN-US/course/index.html?showScreen=51_C_16" TargetMode="External"/><Relationship Id="rId131" Type="http://schemas.openxmlformats.org/officeDocument/2006/relationships/hyperlink" Target="http:/rusnakassociates.com/content/AbbottCOBCCourse/courses/EN-US/course/index.html?showScreen=65_C_16" TargetMode="External"/><Relationship Id="rId152" Type="http://schemas.openxmlformats.org/officeDocument/2006/relationships/hyperlink" Target="http:/rusnakassociates.com/content/AbbottCOBCCourse/courses/EN-US/course/index.html?showScreen=77_C_16" TargetMode="External"/><Relationship Id="rId173" Type="http://schemas.openxmlformats.org/officeDocument/2006/relationships/hyperlink" Target="http:/rusnakassociates.com/content/AbbottCOBCCourse/courses/EN-US/course/index.html?showScreen=90_C_16" TargetMode="External"/><Relationship Id="rId194" Type="http://schemas.openxmlformats.org/officeDocument/2006/relationships/hyperlink" Target="http:/rusnakassociates.com/content/AbbottCOBCCourse/courses/EN-US/course/index.html?showScreen=107_C_200" TargetMode="External"/><Relationship Id="rId208" Type="http://schemas.openxmlformats.org/officeDocument/2006/relationships/hyperlink" Target="http:/rusnakassociates.com/content/AbbottCOBCCourse/courses/EN-US/course/index.html?showScreen=111_C_200" TargetMode="External"/><Relationship Id="rId229" Type="http://schemas.openxmlformats.org/officeDocument/2006/relationships/hyperlink" Target="http:/rusnakassociates.com/content/AbbottCompete/courses/EN-US/course/index.html?showScreen=37_C_18" TargetMode="External"/><Relationship Id="rId240" Type="http://schemas.microsoft.com/office/2011/relationships/people" Target="people.xml"/><Relationship Id="rId14" Type="http://schemas.openxmlformats.org/officeDocument/2006/relationships/hyperlink" Target="http:/rusnakassociates.com/content/AbbottCOBCCourse/courses/EN-US/course/index.html?showScreen=2_C_2" TargetMode="External"/><Relationship Id="rId35" Type="http://schemas.openxmlformats.org/officeDocument/2006/relationships/hyperlink" Target="http:/rusnakassociates.com/content/AbbottCOBCCourse/courses/EN-US/course/index.html?showScreen=13_C_9" TargetMode="External"/><Relationship Id="rId56" Type="http://schemas.openxmlformats.org/officeDocument/2006/relationships/hyperlink" Target="http:/rusnakassociates.com/content/AbbottCOBCCourse/courses/EN-US/course/index.html?showScreen=23_C_11" TargetMode="External"/><Relationship Id="rId77" Type="http://schemas.openxmlformats.org/officeDocument/2006/relationships/hyperlink" Target="http:/rusnakassociates.com/content/AbbottCOBCCourse/courses/EN-US/course/index.html?showScreen=34_C_13" TargetMode="External"/><Relationship Id="rId100" Type="http://schemas.openxmlformats.org/officeDocument/2006/relationships/hyperlink" Target="http:/rusnakassociates.com/content/AbbottCOBCCourse/courses/EN-US/course/index.html?showScreen=45_C_16" TargetMode="External"/><Relationship Id="rId8" Type="http://schemas.openxmlformats.org/officeDocument/2006/relationships/webSettings" Target="webSettings.xml"/><Relationship Id="rId98" Type="http://schemas.openxmlformats.org/officeDocument/2006/relationships/hyperlink" Target="http:/rusnakassociates.com/content/AbbottCOBCCourse/courses/EN-US/course/index.html?showScreen=44_C_16" TargetMode="External"/><Relationship Id="rId121" Type="http://schemas.openxmlformats.org/officeDocument/2006/relationships/hyperlink" Target="http:/rusnakassociates.com/content/AbbottCOBCCourse/courses/EN-US/course/index.html?showScreen=58_C_16" TargetMode="External"/><Relationship Id="rId142" Type="http://schemas.openxmlformats.org/officeDocument/2006/relationships/hyperlink" Target="http:/rusnakassociates.com/content/AbbottCOBCCourse/courses/EN-US/course/index.html?showScreen=71_C_16" TargetMode="External"/><Relationship Id="rId163" Type="http://schemas.openxmlformats.org/officeDocument/2006/relationships/hyperlink" Target="http:/rusnakassociates.com/content/AbbottCOBCCourse/courses/EN-US/course/index.html?showScreen=84_C_16" TargetMode="External"/><Relationship Id="rId184" Type="http://schemas.openxmlformats.org/officeDocument/2006/relationships/hyperlink" Target="http:/rusnakassociates.com/content/AbbottCOBCCourse/courses/EN-US/course/index.html?showScreen=96_C_16" TargetMode="External"/><Relationship Id="rId219" Type="http://schemas.openxmlformats.org/officeDocument/2006/relationships/hyperlink" Target="http:/rusnakassociates.com/content/AbbottCompete/courses/EN-US/course/index.html?showScreen=2_C_2" TargetMode="External"/><Relationship Id="rId230" Type="http://schemas.openxmlformats.org/officeDocument/2006/relationships/hyperlink" Target="http:/rusnakassociates.com/content/AbbottCompete/courses/EN-US/course/index.html?showScreen=42_C_22" TargetMode="External"/><Relationship Id="rId25" Type="http://schemas.openxmlformats.org/officeDocument/2006/relationships/hyperlink" Target="http:/rusnakassociates.com/content/AbbottCOBCCourse/courses/EN-US/course/index.html?showScreen=8_C_8" TargetMode="External"/><Relationship Id="rId46" Type="http://schemas.openxmlformats.org/officeDocument/2006/relationships/hyperlink" Target="http:/rusnakassociates.com/content/AbbottCOBCCourse/courses/EN-US/course/index.html?showScreen=18_C_10" TargetMode="External"/><Relationship Id="rId67" Type="http://schemas.openxmlformats.org/officeDocument/2006/relationships/hyperlink" Target="http:/rusnakassociates.com/content/AbbottCOBCCourse/courses/EN-US/course/index.html?showScreen=29_C_12" TargetMode="External"/><Relationship Id="rId88" Type="http://schemas.openxmlformats.org/officeDocument/2006/relationships/hyperlink" Target="http:/rusnakassociates.com/content/AbbottCOBCCourse/courses/EN-US/course/index.html?showScreen=39_C_13" TargetMode="External"/><Relationship Id="rId111" Type="http://schemas.openxmlformats.org/officeDocument/2006/relationships/hyperlink" Target="http:/rusnakassociates.com/content/AbbottCOBCCourse/courses/EN-US/course/index.html?showScreen=53_C_16" TargetMode="External"/><Relationship Id="rId132" Type="http://schemas.openxmlformats.org/officeDocument/2006/relationships/hyperlink" Target="http:/rusnakassociates.com/content/AbbottCOBCCourse/courses/EN-US/course/index.html?showScreen=65_C_16" TargetMode="External"/><Relationship Id="rId153" Type="http://schemas.openxmlformats.org/officeDocument/2006/relationships/hyperlink" Target="http:/rusnakassociates.com/content/AbbottCOBCCourse/courses/EN-US/course/index.html?showScreen=78_C_16" TargetMode="External"/><Relationship Id="rId174" Type="http://schemas.openxmlformats.org/officeDocument/2006/relationships/hyperlink" Target="http:/rusnakassociates.com/content/AbbottCOBCCourse/courses/EN-US/course/index.html?showScreen=90_C_16" TargetMode="External"/><Relationship Id="rId195" Type="http://schemas.openxmlformats.org/officeDocument/2006/relationships/hyperlink" Target="http:/rusnakassociates.com/content/AbbottCOBCCourse/courses/EN-US/course/index.html?showScreen=108_C_200" TargetMode="External"/><Relationship Id="rId209" Type="http://schemas.openxmlformats.org/officeDocument/2006/relationships/hyperlink" Target="https://abbott.sharepoint.com/sites/myhr" TargetMode="External"/><Relationship Id="rId220" Type="http://schemas.openxmlformats.org/officeDocument/2006/relationships/hyperlink" Target="http:/rusnakassociates.com/content/AbbottCompete/courses/EN-US/course/index.html?showScreen=17_C_11" TargetMode="External"/><Relationship Id="rId241" Type="http://schemas.openxmlformats.org/officeDocument/2006/relationships/theme" Target="theme/theme1.xml"/><Relationship Id="rId15" Type="http://schemas.openxmlformats.org/officeDocument/2006/relationships/hyperlink" Target="http:/rusnakassociates.com/content/AbbottCOBCCourse/courses/EN-US/course/index.html?showScreen=3_C_3" TargetMode="External"/><Relationship Id="rId36" Type="http://schemas.openxmlformats.org/officeDocument/2006/relationships/hyperlink" Target="http:/rusnakassociates.com/content/AbbottCOBCCourse/courses/EN-US/course/index.html?showScreen=13_C_9" TargetMode="External"/><Relationship Id="rId57" Type="http://schemas.openxmlformats.org/officeDocument/2006/relationships/hyperlink" Target="http:/rusnakassociates.com/content/AbbottCOBCCourse/courses/EN-US/course/index.html?showScreen=24_C_11" TargetMode="External"/><Relationship Id="rId106" Type="http://schemas.openxmlformats.org/officeDocument/2006/relationships/hyperlink" Target="http:/rusnakassociates.com/content/AbbottCOBCCourse/courses/EN-US/course/index.html?showScreen=49_C_16" TargetMode="External"/><Relationship Id="rId127" Type="http://schemas.openxmlformats.org/officeDocument/2006/relationships/hyperlink" Target="http:/rusnakassociates.com/content/AbbottCOBCCourse/courses/EN-US/course/index.html?showScreen=62_C_16" TargetMode="External"/><Relationship Id="rId10" Type="http://schemas.openxmlformats.org/officeDocument/2006/relationships/endnotes" Target="endnotes.xml"/><Relationship Id="rId31" Type="http://schemas.openxmlformats.org/officeDocument/2006/relationships/hyperlink" Target="http:/rusnakassociates.com/content/AbbottCOBCCourse/courses/EN-US/course/index.html?showScreen=11_C_9" TargetMode="External"/><Relationship Id="rId52" Type="http://schemas.openxmlformats.org/officeDocument/2006/relationships/hyperlink" Target="http:/rusnakassociates.com/content/AbbottCOBCCourse/courses/EN-US/course/index.html?showScreen=21_C_11" TargetMode="External"/><Relationship Id="rId73" Type="http://schemas.openxmlformats.org/officeDocument/2006/relationships/hyperlink" Target="http:/rusnakassociates.com/content/AbbottCOBCCourse/courses/EN-US/course/index.html?showScreen=32_C_13" TargetMode="External"/><Relationship Id="rId78" Type="http://schemas.openxmlformats.org/officeDocument/2006/relationships/hyperlink" Target="http:/rusnakassociates.com/content/AbbottCOBCCourse/courses/EN-US/course/index.html?showScreen=34_C_13" TargetMode="External"/><Relationship Id="rId94" Type="http://schemas.openxmlformats.org/officeDocument/2006/relationships/hyperlink" Target="http:/rusnakassociates.com/content/AbbottCOBCCourse/courses/EN-US/course/index.html?showScreen=42_C_15" TargetMode="External"/><Relationship Id="rId99" Type="http://schemas.openxmlformats.org/officeDocument/2006/relationships/hyperlink" Target="http:/rusnakassociates.com/content/AbbottCOBCCourse/courses/EN-US/course/index.html?showScreen=45_C_16" TargetMode="External"/><Relationship Id="rId101" Type="http://schemas.openxmlformats.org/officeDocument/2006/relationships/hyperlink" Target="http:/rusnakassociates.com/content/AbbottCOBCCourse/courses/EN-US/course/index.html?showScreen=47_C_16" TargetMode="External"/><Relationship Id="rId122" Type="http://schemas.openxmlformats.org/officeDocument/2006/relationships/hyperlink" Target="http:/rusnakassociates.com/content/AbbottCOBCCourse/courses/EN-US/course/index.html?showScreen=58_C_16" TargetMode="External"/><Relationship Id="rId143" Type="http://schemas.openxmlformats.org/officeDocument/2006/relationships/hyperlink" Target="http:/rusnakassociates.com/content/AbbottCOBCCourse/courses/EN-US/course/index.html?showScreen=72_C_16" TargetMode="External"/><Relationship Id="rId148" Type="http://schemas.openxmlformats.org/officeDocument/2006/relationships/hyperlink" Target="http:/rusnakassociates.com/content/AbbottCOBCCourse/courses/EN-US/course/index.html?showScreen=74_C_16" TargetMode="External"/><Relationship Id="rId164" Type="http://schemas.openxmlformats.org/officeDocument/2006/relationships/hyperlink" Target="http:/rusnakassociates.com/content/AbbottCOBCCourse/courses/EN-US/course/index.html?showScreen=84_C_16" TargetMode="External"/><Relationship Id="rId169" Type="http://schemas.openxmlformats.org/officeDocument/2006/relationships/hyperlink" Target="http:/rusnakassociates.com/content/AbbottCOBCCourse/courses/EN-US/course/index.html?showScreen=88_C_16" TargetMode="External"/><Relationship Id="rId185" Type="http://schemas.openxmlformats.org/officeDocument/2006/relationships/hyperlink" Target="http:/rusnakassociates.com/content/AbbottCOBCCourse/courses/EN-US/course/index.html?showScreen=97_C_16" TargetMode="External"/><Relationship Id="rId4" Type="http://schemas.openxmlformats.org/officeDocument/2006/relationships/customXml" Target="../customXml/item4.xml"/><Relationship Id="rId9" Type="http://schemas.openxmlformats.org/officeDocument/2006/relationships/footnotes" Target="footnotes.xml"/><Relationship Id="rId180" Type="http://schemas.openxmlformats.org/officeDocument/2006/relationships/hyperlink" Target="http:/rusnakassociates.com/content/AbbottCOBCCourse/courses/EN-US/course/index.html?showScreen=94_C_16" TargetMode="External"/><Relationship Id="rId210" Type="http://schemas.openxmlformats.org/officeDocument/2006/relationships/hyperlink" Target="http:/rusnakassociates.com/content/AbbottCOBCCourse/courses/EN-US/course/index.html?showScreen=112_C_200" TargetMode="External"/><Relationship Id="rId215" Type="http://schemas.openxmlformats.org/officeDocument/2006/relationships/hyperlink" Target="http:/rusnakassociates.com/content/AbbottCOBCCourse/courses/EN-US/course/index.html?showScreen=114_C_200" TargetMode="External"/><Relationship Id="rId236" Type="http://schemas.openxmlformats.org/officeDocument/2006/relationships/hyperlink" Target="http:/rusnakassociates.com/content/AbbottCompete/courses/EN-US/course/index.html?showScreen=55_C_27" TargetMode="External"/><Relationship Id="rId26" Type="http://schemas.openxmlformats.org/officeDocument/2006/relationships/hyperlink" Target="http:/rusnakassociates.com/content/AbbottCOBCCourse/courses/EN-US/course/index.html?showScreen=8_C_8" TargetMode="External"/><Relationship Id="rId231" Type="http://schemas.openxmlformats.org/officeDocument/2006/relationships/hyperlink" Target="http:/rusnakassociates.com/content/AbbottCompete/courses/EN-US/course/index.html?showScreen=42_C_22" TargetMode="External"/><Relationship Id="rId47" Type="http://schemas.openxmlformats.org/officeDocument/2006/relationships/hyperlink" Target="http:/rusnakassociates.com/content/AbbottCOBCCourse/courses/EN-US/course/index.html?showScreen=19_C_11" TargetMode="External"/><Relationship Id="rId68" Type="http://schemas.openxmlformats.org/officeDocument/2006/relationships/hyperlink" Target="http:/rusnakassociates.com/content/AbbottCOBCCourse/courses/EN-US/course/index.html?showScreen=29_C_12" TargetMode="External"/><Relationship Id="rId89" Type="http://schemas.openxmlformats.org/officeDocument/2006/relationships/hyperlink" Target="http:/rusnakassociates.com/content/AbbottCOBCCourse/courses/EN-US/course/index.html?showScreen=40_C_13" TargetMode="External"/><Relationship Id="rId112" Type="http://schemas.openxmlformats.org/officeDocument/2006/relationships/hyperlink" Target="http:/rusnakassociates.com/content/AbbottCOBCCourse/courses/EN-US/course/index.html?showScreen=53_C_16" TargetMode="External"/><Relationship Id="rId133" Type="http://schemas.openxmlformats.org/officeDocument/2006/relationships/hyperlink" Target="http:/rusnakassociates.com/content/AbbottCOBCCourse/courses/EN-US/course/index.html?showScreen=66_C_16" TargetMode="External"/><Relationship Id="rId154" Type="http://schemas.openxmlformats.org/officeDocument/2006/relationships/hyperlink" Target="http:/rusnakassociates.com/content/AbbottCOBCCourse/courses/EN-US/course/index.html?showScreen=78_C_16" TargetMode="External"/><Relationship Id="rId175" Type="http://schemas.openxmlformats.org/officeDocument/2006/relationships/hyperlink" Target="http:/rusnakassociates.com/content/AbbottCOBCCourse/courses/EN-US/course/index.html?showScreen=91_C_16" TargetMode="External"/><Relationship Id="rId196" Type="http://schemas.openxmlformats.org/officeDocument/2006/relationships/hyperlink" Target="http:/rusnakassociates.com/content/AbbottCOBCCourse/courses/EN-US/course/index.html?showScreen=108_C_200" TargetMode="External"/><Relationship Id="rId200" Type="http://schemas.openxmlformats.org/officeDocument/2006/relationships/hyperlink" Target="https://icomply.abbott.com/Apps/DocumentLibrary/" TargetMode="External"/><Relationship Id="rId16" Type="http://schemas.openxmlformats.org/officeDocument/2006/relationships/hyperlink" Target="http:/rusnakassociates.com/content/AbbottCOBCCourse/courses/EN-US/course/index.html?showScreen=3_C_3" TargetMode="External"/><Relationship Id="rId221" Type="http://schemas.openxmlformats.org/officeDocument/2006/relationships/hyperlink" Target="http:/rusnakassociates.com/content/AbbottCompete/courses/EN-US/course/index.html?showScreen=17_C_11" TargetMode="External"/><Relationship Id="rId37" Type="http://schemas.openxmlformats.org/officeDocument/2006/relationships/hyperlink" Target="http:/rusnakassociates.com/content/AbbottCOBCCourse/courses/EN-US/course/index.html?showScreen=14_C_9" TargetMode="External"/><Relationship Id="rId58" Type="http://schemas.openxmlformats.org/officeDocument/2006/relationships/hyperlink" Target="http:/rusnakassociates.com/content/AbbottCOBCCourse/courses/EN-US/course/index.html?showScreen=24_C_11" TargetMode="External"/><Relationship Id="rId79" Type="http://schemas.openxmlformats.org/officeDocument/2006/relationships/hyperlink" Target="http:/rusnakassociates.com/content/AbbottCOBCCourse/courses/EN-US/course/index.html?showScreen=35_C_13" TargetMode="External"/><Relationship Id="rId102" Type="http://schemas.openxmlformats.org/officeDocument/2006/relationships/hyperlink" Target="http:/rusnakassociates.com/content/AbbottCOBCCourse/courses/EN-US/course/index.html?showScreen=47_C_16" TargetMode="External"/><Relationship Id="rId123" Type="http://schemas.openxmlformats.org/officeDocument/2006/relationships/hyperlink" Target="http:/rusnakassociates.com/content/AbbottCOBCCourse/courses/EN-US/course/index.html?showScreen=60_C_16" TargetMode="External"/><Relationship Id="rId144" Type="http://schemas.openxmlformats.org/officeDocument/2006/relationships/hyperlink" Target="http:/rusnakassociates.com/content/AbbottCOBCCourse/courses/EN-US/course/index.html?showScreen=72_C_16" TargetMode="External"/><Relationship Id="rId90" Type="http://schemas.openxmlformats.org/officeDocument/2006/relationships/hyperlink" Target="http:/rusnakassociates.com/content/AbbottCOBCCourse/courses/EN-US/course/index.html?showScreen=40_C_13" TargetMode="External"/><Relationship Id="rId165" Type="http://schemas.openxmlformats.org/officeDocument/2006/relationships/hyperlink" Target="http:/rusnakassociates.com/content/AbbottCOBCCourse/courses/EN-US/course/index.html?showScreen=85_C_16" TargetMode="External"/><Relationship Id="rId186" Type="http://schemas.openxmlformats.org/officeDocument/2006/relationships/hyperlink" Target="http:/rusnakassociates.com/content/AbbottCOBCCourse/courses/EN-US/course/index.html?showScreen=97_C_16" TargetMode="External"/><Relationship Id="rId211" Type="http://schemas.openxmlformats.org/officeDocument/2006/relationships/hyperlink" Target="http:/rusnakassociates.com/content/AbbottCOBCCourse/courses/EN-US/course/index.html?showScreen=112_C_200" TargetMode="External"/><Relationship Id="rId232" Type="http://schemas.openxmlformats.org/officeDocument/2006/relationships/hyperlink" Target="http:/rusnakassociates.com/content/AbbottCompete/courses/EN-US/course/index.html?showScreen=44_C_22" TargetMode="External"/><Relationship Id="rId27" Type="http://schemas.openxmlformats.org/officeDocument/2006/relationships/hyperlink" Target="http:/rusnakassociates.com/content/AbbottCOBCCourse/courses/EN-US/course/index.html?showScreen=9_C_8" TargetMode="External"/><Relationship Id="rId48" Type="http://schemas.openxmlformats.org/officeDocument/2006/relationships/hyperlink" Target="http:/rusnakassociates.com/content/AbbottCOBCCourse/courses/EN-US/course/index.html?showScreen=19_C_11" TargetMode="External"/><Relationship Id="rId69" Type="http://schemas.openxmlformats.org/officeDocument/2006/relationships/hyperlink" Target="http:/rusnakassociates.com/content/AbbottCOBCCourse/courses/EN-US/course/index.html?showScreen=30_C_13" TargetMode="External"/><Relationship Id="rId113" Type="http://schemas.openxmlformats.org/officeDocument/2006/relationships/hyperlink" Target="http:/rusnakassociates.com/content/AbbottCOBCCourse/courses/EN-US/course/index.html?showScreen=54_C_16" TargetMode="External"/><Relationship Id="rId134" Type="http://schemas.openxmlformats.org/officeDocument/2006/relationships/hyperlink" Target="http:/rusnakassociates.com/content/AbbottCOBCCourse/courses/EN-US/course/index.html?showScreen=66_C_16" TargetMode="External"/><Relationship Id="rId80" Type="http://schemas.openxmlformats.org/officeDocument/2006/relationships/hyperlink" Target="http:/rusnakassociates.com/content/AbbottCOBCCourse/courses/EN-US/course/index.html?showScreen=35_C_13" TargetMode="External"/><Relationship Id="rId155" Type="http://schemas.openxmlformats.org/officeDocument/2006/relationships/hyperlink" Target="http:/rusnakassociates.com/content/AbbottCOBCCourse/courses/EN-US/course/index.html?showScreen=79_C_16" TargetMode="External"/><Relationship Id="rId176" Type="http://schemas.openxmlformats.org/officeDocument/2006/relationships/hyperlink" Target="http:/rusnakassociates.com/content/AbbottCOBCCourse/courses/EN-US/course/index.html?showScreen=91_C_16" TargetMode="External"/><Relationship Id="rId197" Type="http://schemas.openxmlformats.org/officeDocument/2006/relationships/hyperlink" Target="http:/rusnakassociates.com/content/AbbottCOBCCourse/courses/EN-US/course/index.html?showScreen=109_C_200" TargetMode="External"/><Relationship Id="rId201" Type="http://schemas.openxmlformats.org/officeDocument/2006/relationships/hyperlink" Target="http:/rusnakassociates.com/content/AbbottCOBCCourse/courses/EN-US/course/index.html?showScreen=110_C_200" TargetMode="External"/><Relationship Id="rId222" Type="http://schemas.openxmlformats.org/officeDocument/2006/relationships/hyperlink" Target="http:/rusnakassociates.com/content/AbbottCompete/courses/EN-US/course/index.html?showScreen=18_C_11" TargetMode="External"/><Relationship Id="rId17" Type="http://schemas.openxmlformats.org/officeDocument/2006/relationships/hyperlink" Target="http:/rusnakassociates.com/content/AbbottCOBCCourse/courses/EN-US/course/index.html?showScreen=4_C_4" TargetMode="External"/><Relationship Id="rId38" Type="http://schemas.openxmlformats.org/officeDocument/2006/relationships/hyperlink" Target="http:/rusnakassociates.com/content/AbbottCOBCCourse/courses/EN-US/course/index.html?showScreen=14_C_9" TargetMode="External"/><Relationship Id="rId59" Type="http://schemas.openxmlformats.org/officeDocument/2006/relationships/hyperlink" Target="http:/rusnakassociates.com/content/AbbottCOBCCourse/courses/EN-US/course/index.html?showScreen=25_C_11" TargetMode="External"/><Relationship Id="rId103" Type="http://schemas.openxmlformats.org/officeDocument/2006/relationships/hyperlink" Target="http:/rusnakassociates.com/content/AbbottCOBCCourse/courses/EN-US/course/index.html?showScreen=48_C_16" TargetMode="External"/><Relationship Id="rId124" Type="http://schemas.openxmlformats.org/officeDocument/2006/relationships/hyperlink" Target="http:/rusnakassociates.com/content/AbbottCOBCCourse/courses/EN-US/course/index.html?showScreen=60_C_16" TargetMode="External"/><Relationship Id="rId70" Type="http://schemas.openxmlformats.org/officeDocument/2006/relationships/hyperlink" Target="http:/rusnakassociates.com/content/AbbottCOBCCourse/courses/EN-US/course/index.html?showScreen=30_C_13" TargetMode="External"/><Relationship Id="rId91" Type="http://schemas.openxmlformats.org/officeDocument/2006/relationships/hyperlink" Target="http:/rusnakassociates.com/content/AbbottCOBCCourse/courses/EN-US/course/index.html?showScreen=41_C_14" TargetMode="External"/><Relationship Id="rId145" Type="http://schemas.openxmlformats.org/officeDocument/2006/relationships/hyperlink" Target="http:/rusnakassociates.com/content/AbbottCOBCCourse/courses/EN-US/course/index.html?showScreen=73_C_16" TargetMode="External"/><Relationship Id="rId166" Type="http://schemas.openxmlformats.org/officeDocument/2006/relationships/hyperlink" Target="http:/rusnakassociates.com/content/AbbottCOBCCourse/courses/EN-US/course/index.html?showScreen=85_C_16" TargetMode="External"/><Relationship Id="rId187" Type="http://schemas.openxmlformats.org/officeDocument/2006/relationships/hyperlink" Target="http:/rusnakassociates.com/content/AbbottCOBCCourse/courses/EN-US/course/index.html?showScreen=98_C_16" TargetMode="External"/><Relationship Id="rId1" Type="http://schemas.openxmlformats.org/officeDocument/2006/relationships/customXml" Target="../customXml/item1.xml"/><Relationship Id="rId212" Type="http://schemas.openxmlformats.org/officeDocument/2006/relationships/hyperlink" Target="http:/rusnakassociates.com/content/AbbottCOBCCourse/courses/EN-US/course/index.html?showScreen=113_C_200" TargetMode="External"/><Relationship Id="rId233" Type="http://schemas.openxmlformats.org/officeDocument/2006/relationships/hyperlink" Target="http:/rusnakassociates.com/content/AbbottCompete/courses/EN-US/course/index.html?showScreen=44_C_22" TargetMode="External"/><Relationship Id="rId28" Type="http://schemas.openxmlformats.org/officeDocument/2006/relationships/hyperlink" Target="http:/rusnakassociates.com/content/AbbottCOBCCourse/courses/EN-US/course/index.html?showScreen=9_C_8" TargetMode="External"/><Relationship Id="rId49" Type="http://schemas.openxmlformats.org/officeDocument/2006/relationships/hyperlink" Target="http:/rusnakassociates.com/content/AbbottCOBCCourse/courses/EN-US/course/index.html?showScreen=20_C_11" TargetMode="External"/><Relationship Id="rId114" Type="http://schemas.openxmlformats.org/officeDocument/2006/relationships/hyperlink" Target="http:/rusnakassociates.com/content/AbbottCOBCCourse/courses/EN-US/course/index.html?showScreen=54_C_16" TargetMode="External"/><Relationship Id="rId60" Type="http://schemas.openxmlformats.org/officeDocument/2006/relationships/hyperlink" Target="http:/rusnakassociates.com/content/AbbottCOBCCourse/courses/EN-US/course/index.html?showScreen=25_C_11" TargetMode="External"/><Relationship Id="rId81" Type="http://schemas.openxmlformats.org/officeDocument/2006/relationships/hyperlink" Target="http:/rusnakassociates.com/content/AbbottCOBCCourse/courses/EN-US/course/index.html?showScreen=36_C_13" TargetMode="External"/><Relationship Id="rId135" Type="http://schemas.openxmlformats.org/officeDocument/2006/relationships/hyperlink" Target="http:/rusnakassociates.com/content/AbbottCOBCCourse/courses/EN-US/course/index.html?showScreen=67_C_16" TargetMode="External"/><Relationship Id="rId156" Type="http://schemas.openxmlformats.org/officeDocument/2006/relationships/hyperlink" Target="http:/rusnakassociates.com/content/AbbottCOBCCourse/courses/EN-US/course/index.html?showScreen=79_C_16" TargetMode="External"/><Relationship Id="rId177" Type="http://schemas.openxmlformats.org/officeDocument/2006/relationships/hyperlink" Target="http:/rusnakassociates.com/content/AbbottCOBCCourse/courses/EN-US/course/index.html?showScreen=92_C_16" TargetMode="External"/><Relationship Id="rId198" Type="http://schemas.openxmlformats.org/officeDocument/2006/relationships/hyperlink" Target="http:/rusnakassociates.com/content/AbbottCOBCCourse/courses/EN-US/course/index.html?showScreen=109_C_200" TargetMode="External"/><Relationship Id="rId202" Type="http://schemas.openxmlformats.org/officeDocument/2006/relationships/hyperlink" Target="http:/rusnakassociates.com/content/AbbottCOBCCourse/courses/EN-US/course/index.html?showScreen=110_C_200" TargetMode="External"/><Relationship Id="rId223" Type="http://schemas.openxmlformats.org/officeDocument/2006/relationships/hyperlink" Target="http:/rusnakassociates.com/content/AbbottCompete/courses/EN-US/course/index.html?showScreen=18_C_11" TargetMode="External"/><Relationship Id="rId18" Type="http://schemas.openxmlformats.org/officeDocument/2006/relationships/hyperlink" Target="http:/rusnakassociates.com/content/AbbottCOBCCourse/courses/EN-US/course/index.html?showScreen=4_C_4" TargetMode="External"/><Relationship Id="rId39" Type="http://schemas.openxmlformats.org/officeDocument/2006/relationships/hyperlink" Target="http:/rusnakassociates.com/content/AbbottCOBCCourse/courses/EN-US/course/index.html?showScreen=15_C_10" TargetMode="External"/><Relationship Id="rId50" Type="http://schemas.openxmlformats.org/officeDocument/2006/relationships/hyperlink" Target="http:/rusnakassociates.com/content/AbbottCOBCCourse/courses/EN-US/course/index.html?showScreen=20_C_11" TargetMode="External"/><Relationship Id="rId104" Type="http://schemas.openxmlformats.org/officeDocument/2006/relationships/hyperlink" Target="http:/rusnakassociates.com/content/AbbottCOBCCourse/courses/EN-US/course/index.html?showScreen=48_C_16" TargetMode="External"/><Relationship Id="rId125" Type="http://schemas.openxmlformats.org/officeDocument/2006/relationships/hyperlink" Target="http:/rusnakassociates.com/content/AbbottCOBCCourse/courses/EN-US/course/index.html?showScreen=61_C_16" TargetMode="External"/><Relationship Id="rId146" Type="http://schemas.openxmlformats.org/officeDocument/2006/relationships/hyperlink" Target="http:/rusnakassociates.com/content/AbbottCOBCCourse/courses/EN-US/course/index.html?showScreen=73_C_16" TargetMode="External"/><Relationship Id="rId167" Type="http://schemas.openxmlformats.org/officeDocument/2006/relationships/hyperlink" Target="http:/rusnakassociates.com/content/AbbottCOBCCourse/courses/EN-US/course/index.html?showScreen=86_C_16" TargetMode="External"/><Relationship Id="rId188" Type="http://schemas.openxmlformats.org/officeDocument/2006/relationships/hyperlink" Target="http:/rusnakassociates.com/content/AbbottCOBCCourse/courses/EN-US/course/index.html?showScreen=98_C_16" TargetMode="External"/><Relationship Id="rId71" Type="http://schemas.openxmlformats.org/officeDocument/2006/relationships/hyperlink" Target="http:/rusnakassociates.com/content/AbbottCOBCCourse/courses/EN-US/course/index.html?showScreen=31_C_13" TargetMode="External"/><Relationship Id="rId92" Type="http://schemas.openxmlformats.org/officeDocument/2006/relationships/hyperlink" Target="http:/rusnakassociates.com/content/AbbottCOBCCourse/courses/EN-US/course/index.html?showScreen=41_C_14" TargetMode="External"/><Relationship Id="rId213" Type="http://schemas.openxmlformats.org/officeDocument/2006/relationships/hyperlink" Target="http:/rusnakassociates.com/content/AbbottCOBCCourse/courses/EN-US/course/index.html?showScreen=113_C_200" TargetMode="External"/><Relationship Id="rId234" Type="http://schemas.openxmlformats.org/officeDocument/2006/relationships/hyperlink" Target="http:/rusnakassociates.com/content/AbbottCompete/courses/EN-US/course/index.html?showScreen=45_C_22" TargetMode="External"/><Relationship Id="rId2" Type="http://schemas.openxmlformats.org/officeDocument/2006/relationships/customXml" Target="../customXml/item2.xml"/><Relationship Id="rId29" Type="http://schemas.openxmlformats.org/officeDocument/2006/relationships/hyperlink" Target="http:/rusnakassociates.com/content/AbbottCOBCCourse/courses/EN-US/course/index.html?showScreen=10_C_8" TargetMode="External"/><Relationship Id="rId40" Type="http://schemas.openxmlformats.org/officeDocument/2006/relationships/hyperlink" Target="http:/rusnakassociates.com/content/AbbottCOBCCourse/courses/EN-US/course/index.html?showScreen=15_C_10" TargetMode="External"/><Relationship Id="rId115" Type="http://schemas.openxmlformats.org/officeDocument/2006/relationships/hyperlink" Target="http:/rusnakassociates.com/content/AbbottCOBCCourse/courses/EN-US/course/index.html?showScreen=55_C_16" TargetMode="External"/><Relationship Id="rId136" Type="http://schemas.openxmlformats.org/officeDocument/2006/relationships/hyperlink" Target="http:/rusnakassociates.com/content/AbbottCOBCCourse/courses/EN-US/course/index.html?showScreen=67_C_16" TargetMode="External"/><Relationship Id="rId157" Type="http://schemas.openxmlformats.org/officeDocument/2006/relationships/hyperlink" Target="http:/rusnakassociates.com/content/AbbottCOBCCourse/courses/EN-US/course/index.html?showScreen=80_C_16" TargetMode="External"/><Relationship Id="rId178" Type="http://schemas.openxmlformats.org/officeDocument/2006/relationships/hyperlink" Target="http:/rusnakassociates.com/content/AbbottCOBCCourse/courses/EN-US/course/index.html?showScreen=92_C_16" TargetMode="External"/><Relationship Id="rId61" Type="http://schemas.openxmlformats.org/officeDocument/2006/relationships/hyperlink" Target="http:/rusnakassociates.com/content/AbbottCOBCCourse/courses/EN-US/course/index.html?showScreen=26_C_12" TargetMode="External"/><Relationship Id="rId82" Type="http://schemas.openxmlformats.org/officeDocument/2006/relationships/hyperlink" Target="http:/rusnakassociates.com/content/AbbottCOBCCourse/courses/EN-US/course/index.html?showScreen=36_C_13" TargetMode="External"/><Relationship Id="rId199" Type="http://schemas.openxmlformats.org/officeDocument/2006/relationships/hyperlink" Target="http://www.abbott.com/investors/governance/code-of-business-conduct.html" TargetMode="External"/><Relationship Id="rId203" Type="http://schemas.openxmlformats.org/officeDocument/2006/relationships/hyperlink" Target="https://abbott.sharepoint.com/sites/AW-Ethics_Compliance?xsdata=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%3D%3D&amp;sdata=eWN6c2J1d21FVkNYQUdGQ1lhRnVwcTR2d2xqdlFPeTJJTFNKeE5rZ2Fvdz0%3D&amp;ovuser=5b268d57-2a6f-4e04-b0de-6938583d5ebc%2Ckole.klement%40abbott.com&amp;OR=Teams-HL&amp;CT=1706911207381&amp;clickparams=eyJBcHBOYW1lIjoiVGVhbXMtRGVza3RvcCIsIkFwcFZlcnNpb24iOiI0OS8yMzExMzAyODcyNCIsIkhhc0ZlZGVyYXRlZFVzZXIiOmZhbHNlfQ%3D%3D" TargetMode="External"/><Relationship Id="rId19" Type="http://schemas.openxmlformats.org/officeDocument/2006/relationships/hyperlink" Target="http:/rusnakassociates.com/content/AbbottCOBCCourse/courses/EN-US/course/index.html?showScreen=5_C_5" TargetMode="External"/><Relationship Id="rId224" Type="http://schemas.openxmlformats.org/officeDocument/2006/relationships/hyperlink" Target="http:/rusnakassociates.com/content/AbbottCompete/courses/EN-US/course/index.html?showScreen=22_C_12" TargetMode="External"/><Relationship Id="rId30" Type="http://schemas.openxmlformats.org/officeDocument/2006/relationships/hyperlink" Target="http:/rusnakassociates.com/content/AbbottCOBCCourse/courses/EN-US/course/index.html?showScreen=10_C_8" TargetMode="External"/><Relationship Id="rId105" Type="http://schemas.openxmlformats.org/officeDocument/2006/relationships/hyperlink" Target="http:/rusnakassociates.com/content/AbbottCOBCCourse/courses/EN-US/course/index.html?showScreen=49_C_16" TargetMode="External"/><Relationship Id="rId126" Type="http://schemas.openxmlformats.org/officeDocument/2006/relationships/hyperlink" Target="http:/rusnakassociates.com/content/AbbottCOBCCourse/courses/EN-US/course/index.html?showScreen=61_C_16" TargetMode="External"/><Relationship Id="rId147" Type="http://schemas.openxmlformats.org/officeDocument/2006/relationships/hyperlink" Target="http:/rusnakassociates.com/content/AbbottCOBCCourse/courses/EN-US/course/index.html?showScreen=74_C_16" TargetMode="External"/><Relationship Id="rId168" Type="http://schemas.openxmlformats.org/officeDocument/2006/relationships/hyperlink" Target="http:/rusnakassociates.com/content/AbbottCOBCCourse/courses/EN-US/course/index.html?showScreen=86_C_16" TargetMode="External"/><Relationship Id="rId51" Type="http://schemas.openxmlformats.org/officeDocument/2006/relationships/hyperlink" Target="http:/rusnakassociates.com/content/AbbottCOBCCourse/courses/EN-US/course/index.html?showScreen=21_C_11" TargetMode="External"/><Relationship Id="rId72" Type="http://schemas.openxmlformats.org/officeDocument/2006/relationships/hyperlink" Target="http:/rusnakassociates.com/content/AbbottCOBCCourse/courses/EN-US/course/index.html?showScreen=31_C_13" TargetMode="External"/><Relationship Id="rId93" Type="http://schemas.openxmlformats.org/officeDocument/2006/relationships/hyperlink" Target="http:/rusnakassociates.com/content/AbbottCOBCCourse/courses/EN-US/course/index.html?showScreen=42_C_15" TargetMode="External"/><Relationship Id="rId189" Type="http://schemas.openxmlformats.org/officeDocument/2006/relationships/hyperlink" Target="http:/rusnakassociates.com/content/AbbottCOBCCourse/courses/EN-US/course/index.html?showScreen=100_C_17" TargetMode="External"/><Relationship Id="rId3" Type="http://schemas.openxmlformats.org/officeDocument/2006/relationships/customXml" Target="../customXml/item3.xml"/><Relationship Id="rId214" Type="http://schemas.openxmlformats.org/officeDocument/2006/relationships/hyperlink" Target="http:/rusnakassociates.com/content/AbbottCOBCCourse/courses/EN-US/course/index.html?showScreen=114_C_200" TargetMode="External"/><Relationship Id="rId235" Type="http://schemas.openxmlformats.org/officeDocument/2006/relationships/hyperlink" Target="http:/rusnakassociates.com/content/AbbottCompete/courses/EN-US/course/index.html?showScreen=45_C_22" TargetMode="External"/><Relationship Id="rId116" Type="http://schemas.openxmlformats.org/officeDocument/2006/relationships/hyperlink" Target="http:/rusnakassociates.com/content/AbbottCOBCCourse/courses/EN-US/course/index.html?showScreen=55_C_16" TargetMode="External"/><Relationship Id="rId137" Type="http://schemas.openxmlformats.org/officeDocument/2006/relationships/hyperlink" Target="http:/rusnakassociates.com/content/AbbottCOBCCourse/courses/EN-US/course/index.html?showScreen=68_C_16" TargetMode="External"/><Relationship Id="rId158" Type="http://schemas.openxmlformats.org/officeDocument/2006/relationships/hyperlink" Target="http:/rusnakassociates.com/content/AbbottCOBCCourse/courses/EN-US/course/index.html?showScreen=80_C_16" TargetMode="External"/><Relationship Id="rId20" Type="http://schemas.openxmlformats.org/officeDocument/2006/relationships/hyperlink" Target="http:/rusnakassociates.com/content/AbbottCOBCCourse/courses/EN-US/course/index.html?showScreen=5_C_5" TargetMode="External"/><Relationship Id="rId41" Type="http://schemas.openxmlformats.org/officeDocument/2006/relationships/hyperlink" Target="http:/rusnakassociates.com/content/AbbottCOBCCourse/courses/EN-US/course/index.html?showScreen=16_C_10" TargetMode="External"/><Relationship Id="rId62" Type="http://schemas.openxmlformats.org/officeDocument/2006/relationships/hyperlink" Target="http:/rusnakassociates.com/content/AbbottCOBCCourse/courses/EN-US/course/index.html?showScreen=26_C_12" TargetMode="External"/><Relationship Id="rId83" Type="http://schemas.openxmlformats.org/officeDocument/2006/relationships/hyperlink" Target="http:/rusnakassociates.com/content/AbbottCOBCCourse/courses/EN-US/course/index.html?showScreen=37_C_13" TargetMode="External"/><Relationship Id="rId179" Type="http://schemas.openxmlformats.org/officeDocument/2006/relationships/hyperlink" Target="http:/rusnakassociates.com/content/AbbottCOBCCourse/courses/EN-US/course/index.html?showScreen=94_C_16" TargetMode="External"/><Relationship Id="rId190" Type="http://schemas.openxmlformats.org/officeDocument/2006/relationships/hyperlink" Target="http:/rusnakassociates.com/content/AbbottCOBCCourse/courses/EN-US/course/index.html?showScreen=100_C_17" TargetMode="External"/><Relationship Id="rId204" Type="http://schemas.openxmlformats.org/officeDocument/2006/relationships/hyperlink" Target="mailto:investigations@abbott.com" TargetMode="External"/><Relationship Id="rId225" Type="http://schemas.openxmlformats.org/officeDocument/2006/relationships/hyperlink" Target="http:/rusnakassociates.com/content/AbbottCompete/courses/EN-US/course/index.html?showScreen=22_C_1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4c96ffaa-e583-4fec-9066-c67f93f0c50b">
      <Terms xmlns="http://schemas.microsoft.com/office/infopath/2007/PartnerControls"/>
    </lcf76f155ced4ddcb4097134ff3c332f>
    <TaxCatchAll xmlns="5272ee8c-751a-48a4-a010-d4bf09b9b006"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D5D832FB5F668142B451E273E21F3BF1" ma:contentTypeVersion="17" ma:contentTypeDescription="Create a new document." ma:contentTypeScope="" ma:versionID="1f052a6c340ffe5b7444d208ec15f777">
  <xsd:schema xmlns:xsd="http://www.w3.org/2001/XMLSchema" xmlns:xs="http://www.w3.org/2001/XMLSchema" xmlns:p="http://schemas.microsoft.com/office/2006/metadata/properties" xmlns:ns2="5272ee8c-751a-48a4-a010-d4bf09b9b006" xmlns:ns3="4c96ffaa-e583-4fec-9066-c67f93f0c50b" targetNamespace="http://schemas.microsoft.com/office/2006/metadata/properties" ma:root="true" ma:fieldsID="8f39f0da473d06802f655f57c8d2a7bd" ns2:_="" ns3:_="">
    <xsd:import namespace="5272ee8c-751a-48a4-a010-d4bf09b9b006"/>
    <xsd:import namespace="4c96ffaa-e583-4fec-9066-c67f93f0c50b"/>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SearchProperties" minOccurs="0"/>
                <xsd:element ref="ns3:MediaServiceObjectDetectorVersions" minOccurs="0"/>
                <xsd:element ref="ns3:lcf76f155ced4ddcb4097134ff3c332f" minOccurs="0"/>
                <xsd:element ref="ns2:TaxCatchAll" minOccurs="0"/>
                <xsd:element ref="ns3:MediaServiceDateTaken" minOccurs="0"/>
                <xsd:element ref="ns3:MediaServiceOCR" minOccurs="0"/>
                <xsd:element ref="ns3:MediaServiceGenerationTime" minOccurs="0"/>
                <xsd:element ref="ns3:MediaServiceEventHashCode"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272ee8c-751a-48a4-a010-d4bf09b9b006"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TaxCatchAll" ma:index="16" nillable="true" ma:displayName="Taxonomy Catch All Column" ma:hidden="true" ma:list="{ae38300b-f075-4603-af0d-4994aa2253ee}" ma:internalName="TaxCatchAll" ma:showField="CatchAllData" ma:web="5272ee8c-751a-48a4-a010-d4bf09b9b006">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4c96ffaa-e583-4fec-9066-c67f93f0c50b"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1940c914-643f-4df2-b20a-c5bc47cd009d" ma:termSetId="09814cd3-568e-fe90-9814-8d621ff8fb84" ma:anchorId="fba54fb3-c3e1-fe81-a776-ca4b69148c4d" ma:open="true" ma:isKeyword="false">
      <xsd:complexType>
        <xsd:sequence>
          <xsd:element ref="pc:Terms" minOccurs="0" maxOccurs="1"/>
        </xsd:sequence>
      </xsd:complexType>
    </xsd:element>
    <xsd:element name="MediaServiceDateTaken" ma:index="17" nillable="true" ma:displayName="MediaServiceDateTaken" ma:hidden="true" ma:indexed="true" ma:internalName="MediaServiceDateTaken"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6"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2424A77-6C7E-41C2-B46C-E7797ABCD669}">
  <ds:schemaRefs>
    <ds:schemaRef ds:uri="http://schemas.microsoft.com/sharepoint/v3/contenttype/forms"/>
  </ds:schemaRefs>
</ds:datastoreItem>
</file>

<file path=customXml/itemProps2.xml><?xml version="1.0" encoding="utf-8"?>
<ds:datastoreItem xmlns:ds="http://schemas.openxmlformats.org/officeDocument/2006/customXml" ds:itemID="{DDE26B49-EBE5-4EFE-A0CE-55CAE5A924DB}">
  <ds:schemaRefs>
    <ds:schemaRef ds:uri="http://schemas.microsoft.com/office/2006/metadata/properties"/>
    <ds:schemaRef ds:uri="http://schemas.microsoft.com/office/infopath/2007/PartnerControls"/>
    <ds:schemaRef ds:uri="4c96ffaa-e583-4fec-9066-c67f93f0c50b"/>
    <ds:schemaRef ds:uri="5272ee8c-751a-48a4-a010-d4bf09b9b006"/>
  </ds:schemaRefs>
</ds:datastoreItem>
</file>

<file path=customXml/itemProps3.xml><?xml version="1.0" encoding="utf-8"?>
<ds:datastoreItem xmlns:ds="http://schemas.openxmlformats.org/officeDocument/2006/customXml" ds:itemID="{DF7FF157-80CB-413F-BF06-7D4D3C538D0C}"/>
</file>

<file path=customXml/itemProps4.xml><?xml version="1.0" encoding="utf-8"?>
<ds:datastoreItem xmlns:ds="http://schemas.openxmlformats.org/officeDocument/2006/customXml" ds:itemID="{12CBE0BF-C594-4E45-8FB9-110DB5A7D63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47</TotalTime>
  <Pages>47</Pages>
  <Words>16822</Words>
  <Characters>95888</Characters>
  <Application>Microsoft Office Word</Application>
  <DocSecurity>0</DocSecurity>
  <Lines>799</Lines>
  <Paragraphs>224</Paragraphs>
  <ScaleCrop>false</ScaleCrop>
  <HeadingPairs>
    <vt:vector size="2" baseType="variant">
      <vt:variant>
        <vt:lpstr>Title</vt:lpstr>
      </vt:variant>
      <vt:variant>
        <vt:i4>1</vt:i4>
      </vt:variant>
    </vt:vector>
  </HeadingPairs>
  <TitlesOfParts>
    <vt:vector size="1" baseType="lpstr">
      <vt:lpstr>1. Code of Business Conduct   2. Interacting with Competitors</vt:lpstr>
    </vt:vector>
  </TitlesOfParts>
  <Company/>
  <LinksUpToDate>false</LinksUpToDate>
  <CharactersWithSpaces>112486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 Code of Business Conduct    2. Interacting with Competitors</dc:title>
  <dc:subject>Translation table 2025</dc:subject>
  <dc:creator>Fintan O'Neill</dc:creator>
  <cp:lastModifiedBy>Dalga, Elif</cp:lastModifiedBy>
  <cp:revision>22</cp:revision>
  <dcterms:created xsi:type="dcterms:W3CDTF">2025-12-09T12:00:00Z</dcterms:created>
  <dcterms:modified xsi:type="dcterms:W3CDTF">2026-01-09T13:35:00Z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0x010100D5D832FB5F668142B451E273E21F3BF1</vt:lpwstr>
  </property>
  <property fmtid="{D5CDD505-2E9C-101B-9397-08002B2CF9AE}" pid="3" name="MediaServiceImageTags">
    <vt:lpwstr/>
  </property>
</Properties>
</file>