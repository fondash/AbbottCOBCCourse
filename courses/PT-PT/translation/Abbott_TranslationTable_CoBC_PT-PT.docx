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w16du="http://schemas.microsoft.com/office/word/2023/wordml/word16du" mc:Ignorable="w14 w15 w16se w16cid w16 w16cex w16sdtdh wp14">
  <w:body>
    <w:p w:rsidRPr="00F0027C" w:rsidR="00840375" w:rsidP="00840375" w:rsidRDefault="00D71AFD" w14:paraId="7332FB80" w14:textId="77777777">
      <w:pPr>
        <w:rPr>
          <w:rStyle w:val="tw4winExternal"/>
          <w:rFonts w:ascii="Calibri" w:hAnsi="Calibri" w:cs="Calibri"/>
          <w:color w:val="000000" w:themeColor="text1"/>
          <w:sz w:val="36"/>
          <w:szCs w:val="36"/>
          <w:lang w:val="en-US"/>
        </w:rPr>
      </w:pPr>
      <w:r w:rsidRPr="00F0027C">
        <w:rPr>
          <w:noProof/>
          <w:lang w:val="en-US"/>
        </w:rPr>
        <mc:AlternateContent>
          <mc:Choice Requires="wps">
            <w:drawing>
              <wp:anchor distT="0" distB="0" distL="114300" distR="114300" simplePos="0" relativeHeight="251658240" behindDoc="1" locked="0" layoutInCell="1" allowOverlap="1" wp14:anchorId="1AC34202" wp14:editId="4FC80837">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874E3B" w:rsidR="00840375" w:rsidP="005F1E76" w:rsidRDefault="00341C09" w14:paraId="5EF5040F" w14:textId="77D81E25">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874E3B">
                                  <w:rPr>
                                    <w:rFonts w:asciiTheme="majorHAnsi" w:hAnsiTheme="majorHAnsi" w:eastAsiaTheme="majorEastAsia" w:cstheme="majorBidi"/>
                                    <w:color w:val="595959" w:themeColor="text1" w:themeTint="A6"/>
                                    <w:sz w:val="72"/>
                                    <w:szCs w:val="72"/>
                                  </w:rPr>
                                  <w:t xml:space="preserve">1. Code of Business Conduct  </w:t>
                                </w:r>
                                <w:r w:rsidR="0038276F">
                                  <w:rPr>
                                    <w:rFonts w:asciiTheme="majorHAnsi" w:hAnsiTheme="majorHAnsi" w:eastAsiaTheme="majorEastAsia" w:cstheme="majorBidi"/>
                                    <w:color w:val="595959" w:themeColor="text1" w:themeTint="A6"/>
                                    <w:sz w:val="72"/>
                                    <w:szCs w:val="72"/>
                                  </w:rPr>
                                  <w:t xml:space="preserve"> </w:t>
                                </w:r>
                                <w:r w:rsidRPr="00874E3B">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874E3B" w:rsidR="00840375" w:rsidP="00840375" w:rsidRDefault="00341C09" w14:paraId="78A9A124" w14:textId="77777777">
                                <w:pPr>
                                  <w:pStyle w:val="NoSpacing"/>
                                  <w:spacing w:before="240"/>
                                  <w:rPr>
                                    <w:caps/>
                                    <w:color w:val="0E2841" w:themeColor="text2"/>
                                    <w:sz w:val="36"/>
                                    <w:szCs w:val="36"/>
                                  </w:rPr>
                                </w:pPr>
                                <w:r w:rsidRPr="00874E3B">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id="_x0000_t202" coordsize="21600,21600" o:spt="202" path="m,l,21600r21600,l21600,xe" w14:anchorId="1AC34202">
                <v:stroke joinstyle="miter"/>
                <v:path gradientshapeok="t" o:connecttype="rect"/>
              </v:shapetype>
              <v:shape id="Text Box 12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v:textbox inset="36pt,36pt,36pt,36pt">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874E3B" w:rsidR="00840375" w:rsidP="005F1E76" w:rsidRDefault="00341C09" w14:paraId="5EF5040F" w14:textId="77D81E25">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874E3B">
                            <w:rPr>
                              <w:rFonts w:asciiTheme="majorHAnsi" w:hAnsiTheme="majorHAnsi" w:eastAsiaTheme="majorEastAsia" w:cstheme="majorBidi"/>
                              <w:color w:val="595959" w:themeColor="text1" w:themeTint="A6"/>
                              <w:sz w:val="72"/>
                              <w:szCs w:val="72"/>
                            </w:rPr>
                            <w:t xml:space="preserve">1. Code of Business Conduct  </w:t>
                          </w:r>
                          <w:r w:rsidR="0038276F">
                            <w:rPr>
                              <w:rFonts w:asciiTheme="majorHAnsi" w:hAnsiTheme="majorHAnsi" w:eastAsiaTheme="majorEastAsia" w:cstheme="majorBidi"/>
                              <w:color w:val="595959" w:themeColor="text1" w:themeTint="A6"/>
                              <w:sz w:val="72"/>
                              <w:szCs w:val="72"/>
                            </w:rPr>
                            <w:t xml:space="preserve"> </w:t>
                          </w:r>
                          <w:r w:rsidRPr="00874E3B">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874E3B" w:rsidR="00840375" w:rsidP="00840375" w:rsidRDefault="00341C09" w14:paraId="78A9A124" w14:textId="77777777">
                          <w:pPr>
                            <w:pStyle w:val="NoSpacing"/>
                            <w:spacing w:before="240"/>
                            <w:rPr>
                              <w:caps/>
                              <w:color w:val="0E2841" w:themeColor="text2"/>
                              <w:sz w:val="36"/>
                              <w:szCs w:val="36"/>
                            </w:rPr>
                          </w:pPr>
                          <w:r w:rsidRPr="00874E3B">
                            <w:rPr>
                              <w:caps/>
                              <w:color w:val="0E2841" w:themeColor="text2"/>
                              <w:sz w:val="36"/>
                              <w:szCs w:val="36"/>
                            </w:rPr>
                            <w:t>Translation table 2025</w:t>
                          </w:r>
                        </w:p>
                      </w:sdtContent>
                    </w:sdt>
                  </w:txbxContent>
                </v:textbox>
              </v:shape>
            </w:pict>
          </mc:Fallback>
        </mc:AlternateContent>
      </w:r>
      <w:r w:rsidRPr="00F0027C">
        <w:br w:type="page"/>
      </w:r>
      <w:r w:rsidRPr="00F0027C">
        <w:rPr>
          <w:rStyle w:val="tw4winExternal"/>
          <w:rFonts w:ascii="Calibri" w:hAnsi="Calibri" w:cs="Calibri"/>
          <w:b/>
          <w:color w:val="000000" w:themeColor="text1"/>
          <w:sz w:val="36"/>
          <w:szCs w:val="36"/>
          <w:lang w:val="en-US"/>
        </w:rPr>
        <w:lastRenderedPageBreak/>
        <w:t>INSTRUCTIONS:</w:t>
      </w:r>
    </w:p>
    <w:p w:rsidRPr="00F0027C" w:rsidR="00840375" w:rsidP="00840375" w:rsidRDefault="00840375" w14:paraId="05E76499" w14:textId="77777777">
      <w:pPr>
        <w:widowControl w:val="0"/>
        <w:autoSpaceDE w:val="0"/>
        <w:autoSpaceDN w:val="0"/>
        <w:adjustRightInd w:val="0"/>
        <w:textAlignment w:val="top"/>
        <w:rPr>
          <w:rStyle w:val="tw4winExternal"/>
          <w:rFonts w:ascii="Calibri" w:hAnsi="Calibri" w:cs="Calibri"/>
          <w:color w:val="000000" w:themeColor="text1"/>
          <w:lang w:val="en-US"/>
        </w:rPr>
      </w:pPr>
    </w:p>
    <w:p w:rsidRPr="00F0027C" w:rsidR="00840375" w:rsidP="00840375" w:rsidRDefault="00D71AFD" w14:paraId="190B083E"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color w:val="000000" w:themeColor="text1"/>
          <w:lang w:val="en-US"/>
        </w:rPr>
        <w:t xml:space="preserve">1) </w:t>
      </w:r>
      <w:r w:rsidRPr="00F0027C">
        <w:rPr>
          <w:rStyle w:val="tw4winExternal"/>
          <w:rFonts w:ascii="Calibri" w:hAnsi="Calibri" w:cs="Calibri"/>
          <w:color w:val="000000" w:themeColor="text1"/>
          <w:lang w:val="en-US"/>
        </w:rPr>
        <w:t>Please edit the translation in the TARGET column directly.</w:t>
      </w:r>
    </w:p>
    <w:p w:rsidRPr="00F0027C" w:rsidR="00840375" w:rsidP="00840375" w:rsidRDefault="00D71AFD" w14:paraId="5747F103"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color w:val="000000" w:themeColor="text1"/>
          <w:lang w:val="en-US"/>
        </w:rPr>
        <w:t xml:space="preserve">2) </w:t>
      </w:r>
      <w:r w:rsidRPr="00F0027C">
        <w:rPr>
          <w:rStyle w:val="tw4winExternal"/>
          <w:rFonts w:ascii="Calibri" w:hAnsi="Calibri" w:cs="Calibri"/>
          <w:color w:val="000000" w:themeColor="text1"/>
          <w:lang w:val="en-US"/>
        </w:rPr>
        <w:t>To comment on a segment, simply create a new MS-Word comment.</w:t>
      </w:r>
    </w:p>
    <w:p w:rsidRPr="00F0027C" w:rsidR="00840375" w:rsidP="00840375" w:rsidRDefault="00D71AFD" w14:paraId="7DF5ECA8"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color w:val="000000" w:themeColor="text1"/>
          <w:lang w:val="en-US"/>
        </w:rPr>
        <w:t xml:space="preserve">3) </w:t>
      </w:r>
      <w:r w:rsidRPr="00F0027C">
        <w:rPr>
          <w:rStyle w:val="tw4winExternal"/>
          <w:rFonts w:ascii="Calibri" w:hAnsi="Calibri" w:cs="Calibri"/>
          <w:color w:val="000000" w:themeColor="text1"/>
          <w:lang w:val="en-US"/>
        </w:rPr>
        <w:t xml:space="preserve">It is best to </w:t>
      </w:r>
      <w:r w:rsidRPr="00F0027C">
        <w:rPr>
          <w:rStyle w:val="tw4winExternal"/>
          <w:rFonts w:ascii="Calibri" w:hAnsi="Calibri" w:cs="Calibri"/>
          <w:color w:val="000000" w:themeColor="text1"/>
          <w:lang w:val="en-US"/>
        </w:rPr>
        <w:t>edit this file in Normal or Draft view rather than page layout.</w:t>
      </w:r>
    </w:p>
    <w:p w:rsidRPr="00F0027C" w:rsidR="00840375" w:rsidP="00840375" w:rsidRDefault="00D71AFD" w14:paraId="5E84F0CD"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color w:val="000000" w:themeColor="text1"/>
          <w:lang w:val="en-US"/>
        </w:rPr>
        <w:t xml:space="preserve">4) </w:t>
      </w:r>
      <w:r w:rsidRPr="00F0027C">
        <w:rPr>
          <w:rStyle w:val="tw4winExternal"/>
          <w:rFonts w:ascii="Calibri" w:hAnsi="Calibri" w:cs="Calibri"/>
          <w:color w:val="000000" w:themeColor="text1"/>
          <w:lang w:val="en-US"/>
        </w:rPr>
        <w:t>DO NOT alter the ID or SOURCE column text.</w:t>
      </w:r>
    </w:p>
    <w:p w:rsidRPr="00F0027C" w:rsidR="00840375" w:rsidP="00840375" w:rsidRDefault="00D71AFD" w14:paraId="2D16C769"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bCs/>
          <w:color w:val="000000" w:themeColor="text1"/>
          <w:lang w:val="en-US"/>
        </w:rPr>
        <w:t>5</w:t>
      </w:r>
      <w:r w:rsidRPr="00F0027C">
        <w:rPr>
          <w:rStyle w:val="tw4winExternal"/>
          <w:rFonts w:ascii="Calibri" w:hAnsi="Calibri" w:cs="Calibri"/>
          <w:color w:val="000000" w:themeColor="text1"/>
          <w:lang w:val="en-US"/>
        </w:rPr>
        <w:t>) Blank rows should be ignored but not deleted.</w:t>
      </w:r>
    </w:p>
    <w:p w:rsidRPr="00F0027C" w:rsidR="00840375" w:rsidP="00840375" w:rsidRDefault="00D71AFD" w14:paraId="5DECBFF0" w14:textId="77777777">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F0027C">
        <w:rPr>
          <w:rStyle w:val="tw4winExternal"/>
          <w:rFonts w:ascii="Calibri" w:hAnsi="Calibri" w:cs="Calibri"/>
          <w:b/>
          <w:bCs/>
          <w:color w:val="000000" w:themeColor="text1"/>
          <w:lang w:val="en-US"/>
        </w:rPr>
        <w:t>6</w:t>
      </w:r>
      <w:r w:rsidRPr="00F0027C">
        <w:rPr>
          <w:rStyle w:val="tw4winExternal"/>
          <w:rFonts w:ascii="Calibri" w:hAnsi="Calibri" w:cs="Calibri"/>
          <w:color w:val="000000" w:themeColor="text1"/>
          <w:lang w:val="en-US"/>
        </w:rPr>
        <w:t>)</w:t>
      </w:r>
      <w:r w:rsidRPr="00F0027C">
        <w:rPr>
          <w:rStyle w:val="tw4winExternal"/>
          <w:rFonts w:ascii="Calibri" w:hAnsi="Calibri" w:cs="Calibri"/>
          <w:b/>
          <w:bCs/>
          <w:color w:val="000000" w:themeColor="text1"/>
          <w:lang w:val="en-US"/>
        </w:rPr>
        <w:t xml:space="preserve"> The following formatting must be maintained throughout:</w:t>
      </w:r>
    </w:p>
    <w:p w:rsidRPr="00F0027C" w:rsidR="00840375" w:rsidP="004D60B2" w:rsidRDefault="00D71AFD" w14:paraId="5E8C4E40"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Paragraph (the number of paragraphs pe</w:t>
      </w:r>
      <w:r w:rsidRPr="00F0027C">
        <w:rPr>
          <w:rStyle w:val="tw4winExternal"/>
          <w:rFonts w:hint="default" w:ascii="Calibri" w:hAnsi="Calibri" w:cs="Calibri" w:eastAsiaTheme="minorEastAsia"/>
          <w:b/>
          <w:bCs/>
          <w:color w:val="000000" w:themeColor="text1"/>
          <w:lang w:val="en-US" w:eastAsia="en-IE"/>
        </w:rPr>
        <w:t xml:space="preserve">r row must be maintained) </w:t>
      </w:r>
    </w:p>
    <w:p w:rsidRPr="00F0027C" w:rsidR="00840375" w:rsidP="004D60B2" w:rsidRDefault="00D71AFD" w14:paraId="47A2D4F3"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 xml:space="preserve">bold </w:t>
      </w:r>
    </w:p>
    <w:p w:rsidRPr="00F0027C" w:rsidR="00840375" w:rsidP="004D60B2" w:rsidRDefault="00D71AFD" w14:paraId="4CD0571A"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italic</w:t>
      </w:r>
    </w:p>
    <w:p w:rsidRPr="00F0027C" w:rsidR="00840375" w:rsidP="004D60B2" w:rsidRDefault="00D71AFD" w14:paraId="6FAA5EB4"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underline</w:t>
      </w:r>
    </w:p>
    <w:p w:rsidRPr="00F0027C" w:rsidR="00840375" w:rsidP="004D60B2" w:rsidRDefault="00D71AFD" w14:paraId="76000C8F"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links</w:t>
      </w:r>
    </w:p>
    <w:p w:rsidRPr="00F0027C" w:rsidR="00840375" w:rsidP="004D60B2" w:rsidRDefault="00D71AFD" w14:paraId="7AEEBCD0" w14:textId="77777777">
      <w:pPr>
        <w:pStyle w:val="ListParagraph"/>
        <w:widowControl w:val="0"/>
        <w:numPr>
          <w:ilvl w:val="0"/>
          <w:numId w:val="1"/>
        </w:numPr>
        <w:autoSpaceDE w:val="0"/>
        <w:autoSpaceDN w:val="0"/>
        <w:adjustRightInd w:val="0"/>
        <w:spacing w:line="360" w:lineRule="auto"/>
        <w:ind w:left="851"/>
        <w:textAlignment w:val="top"/>
        <w:rPr>
          <w:rStyle w:val="tw4winExternal"/>
          <w:rFonts w:hint="default" w:ascii="Calibri" w:hAnsi="Calibri" w:cs="Calibri" w:eastAsiaTheme="minorEastAsia"/>
          <w:b/>
          <w:bCs/>
          <w:color w:val="000000" w:themeColor="text1"/>
          <w:lang w:val="en-US" w:eastAsia="en-IE"/>
        </w:rPr>
      </w:pPr>
      <w:r w:rsidRPr="00F0027C">
        <w:rPr>
          <w:rStyle w:val="tw4winExternal"/>
          <w:rFonts w:hint="default" w:ascii="Calibri" w:hAnsi="Calibri" w:cs="Calibri" w:eastAsiaTheme="minorEastAsia"/>
          <w:b/>
          <w:bCs/>
          <w:color w:val="000000" w:themeColor="text1"/>
          <w:lang w:val="en-US" w:eastAsia="en-IE"/>
        </w:rPr>
        <w:t>lists (bullets and number of items in a list must be maintained)</w:t>
      </w:r>
    </w:p>
    <w:p w:rsidRPr="00F0027C" w:rsidR="00840375" w:rsidP="00840375" w:rsidRDefault="00D71AFD" w14:paraId="33CE62F0"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F0027C">
        <w:rPr>
          <w:rStyle w:val="tw4winExternal"/>
          <w:rFonts w:ascii="Calibri" w:hAnsi="Calibri" w:cs="Calibri"/>
          <w:b/>
          <w:bCs/>
          <w:color w:val="000000" w:themeColor="text1"/>
          <w:lang w:val="en-US"/>
        </w:rPr>
        <w:t>7</w:t>
      </w:r>
      <w:r w:rsidRPr="00F0027C">
        <w:rPr>
          <w:rStyle w:val="tw4winExternal"/>
          <w:rFonts w:ascii="Calibri" w:hAnsi="Calibri" w:cs="Calibri"/>
          <w:color w:val="000000" w:themeColor="text1"/>
          <w:lang w:val="en-US"/>
        </w:rPr>
        <w:t xml:space="preserve">) Ctrl+click on an ID in the left hand collumn to view the relevent screen in the online course. Toc ID’s will open the table of </w:t>
      </w:r>
      <w:r w:rsidRPr="00F0027C">
        <w:rPr>
          <w:rStyle w:val="tw4winExternal"/>
          <w:rFonts w:ascii="Calibri" w:hAnsi="Calibri" w:cs="Calibri"/>
          <w:color w:val="000000" w:themeColor="text1"/>
          <w:lang w:val="en-US"/>
        </w:rPr>
        <w:t>contents, ID’s containing _string_ have no relevent screen and are not linked.</w:t>
      </w:r>
    </w:p>
    <w:p w:rsidRPr="00F0027C" w:rsidR="00840375" w:rsidRDefault="00D71AFD" w14:paraId="0FB64FE8" w14:textId="77777777">
      <w:pPr>
        <w:rPr>
          <w:rStyle w:val="tw4winExternal"/>
          <w:rFonts w:ascii="Calibri" w:hAnsi="Calibri" w:cs="Calibri"/>
          <w:color w:val="000000" w:themeColor="text1"/>
          <w:lang w:val="en-US"/>
        </w:rPr>
      </w:pPr>
      <w:r w:rsidRPr="00F0027C">
        <w:rPr>
          <w:rStyle w:val="tw4winExternal"/>
          <w:rFonts w:ascii="Calibri" w:hAnsi="Calibri" w:cs="Calibri"/>
          <w:color w:val="000000" w:themeColor="text1"/>
          <w:lang w:val="en-US"/>
        </w:rPr>
        <w:br w:type="page"/>
      </w:r>
    </w:p>
    <w:p w:rsidRPr="00F0027C" w:rsidR="00840375" w:rsidP="00840375" w:rsidRDefault="00840375" w14:paraId="60242C07" w14:textId="77777777">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rsidRPr="00F0027C" w:rsidR="004D60B2" w:rsidP="00840375" w:rsidRDefault="00D71AFD" w14:paraId="66BA03F3" w14:textId="77777777">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F0027C">
        <w:rPr>
          <w:rStyle w:val="tw4winExternal"/>
          <w:rFonts w:ascii="Calibri" w:hAnsi="Calibri" w:cs="Calibri"/>
          <w:color w:val="000000" w:themeColor="text1"/>
          <w:sz w:val="72"/>
          <w:szCs w:val="72"/>
          <w:lang w:val="en-US"/>
        </w:rPr>
        <w:t>Code of Business Conduct</w:t>
      </w:r>
    </w:p>
    <w:p w:rsidRPr="00F0027C" w:rsidR="00840375" w:rsidP="00840375" w:rsidRDefault="00840375" w14:paraId="09366157" w14:textId="77777777">
      <w:pPr>
        <w:rPr>
          <w:rStyle w:val="tw4winExternal"/>
          <w:rFonts w:ascii="Calibri" w:hAnsi="Calibri" w:cs="Calibri"/>
          <w:color w:val="000000" w:themeColor="text1"/>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F0027C" w:rsidR="00171B17" w:rsidTr="7DAC6EF2" w14:paraId="6D4397D0" w14:textId="77777777">
        <w:tc>
          <w:tcPr>
            <w:tcW w:w="1353" w:type="dxa"/>
            <w:shd w:val="clear" w:color="auto" w:fill="F1A983" w:themeFill="accent2" w:themeFillTint="99"/>
            <w:tcMar>
              <w:top w:w="120" w:type="dxa"/>
              <w:left w:w="180" w:type="dxa"/>
              <w:bottom w:w="120" w:type="dxa"/>
              <w:right w:w="180" w:type="dxa"/>
            </w:tcMar>
          </w:tcPr>
          <w:p w:rsidRPr="00F0027C" w:rsidR="009D7F9A" w:rsidP="00F66488" w:rsidRDefault="00D71AFD" w14:paraId="0640F4D7" w14:textId="77777777">
            <w:pPr>
              <w:spacing w:before="30" w:after="30"/>
              <w:ind w:left="30" w:right="30"/>
              <w:rPr>
                <w:rFonts w:eastAsia="Times New Roman"/>
              </w:rPr>
            </w:pPr>
            <w:r w:rsidRPr="00F0027C">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rsidRPr="00F0027C" w:rsidR="009D7F9A" w:rsidP="00F66488" w:rsidRDefault="00D71AFD" w14:paraId="04FD925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Source</w:t>
            </w:r>
          </w:p>
        </w:tc>
        <w:tc>
          <w:tcPr>
            <w:tcW w:w="6000" w:type="dxa"/>
            <w:shd w:val="clear" w:color="auto" w:fill="F1A983" w:themeFill="accent2" w:themeFillTint="99"/>
            <w:tcMar/>
          </w:tcPr>
          <w:p w:rsidRPr="00F0027C" w:rsidR="009D7F9A" w:rsidP="001346EA" w:rsidRDefault="00D71AFD" w14:paraId="0EE4740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Target</w:t>
            </w:r>
          </w:p>
        </w:tc>
      </w:tr>
      <w:tr w:rsidRPr="00F0027C" w:rsidR="00171B17" w:rsidTr="7DAC6EF2" w14:paraId="2A7FB8EE" w14:textId="77777777">
        <w:tc>
          <w:tcPr>
            <w:tcW w:w="1353" w:type="dxa"/>
            <w:shd w:val="clear" w:color="auto" w:fill="C1E4F5" w:themeFill="accent1" w:themeFillTint="33"/>
            <w:tcMar>
              <w:top w:w="120" w:type="dxa"/>
              <w:left w:w="180" w:type="dxa"/>
              <w:bottom w:w="120" w:type="dxa"/>
              <w:right w:w="180" w:type="dxa"/>
            </w:tcMar>
            <w:hideMark/>
          </w:tcPr>
          <w:p w:rsidRPr="00F0027C" w:rsidR="00F66488" w:rsidP="00F66488" w:rsidRDefault="00D71AFD" w14:paraId="55240903" w14:textId="77777777">
            <w:pPr>
              <w:spacing w:before="30" w:after="30"/>
              <w:ind w:left="30" w:right="30"/>
              <w:rPr>
                <w:rFonts w:ascii="Calibri" w:hAnsi="Calibri" w:eastAsia="Times New Roman" w:cs="Calibri"/>
                <w:sz w:val="16"/>
              </w:rPr>
            </w:pPr>
            <w:hyperlink w:tgtFrame="_blank" w:history="1" r:id="rId7">
              <w:r w:rsidRPr="00F0027C">
                <w:rPr>
                  <w:rFonts w:ascii="Calibri" w:hAnsi="Calibri" w:eastAsia="Times New Roman" w:cs="Calibri"/>
                  <w:color w:val="0000FF"/>
                  <w:sz w:val="16"/>
                  <w:u w:val="single"/>
                </w:rPr>
                <w:t>Screen 0</w:t>
              </w:r>
            </w:hyperlink>
            <w:r w:rsidRPr="00F0027C">
              <w:rPr>
                <w:rFonts w:ascii="Calibri" w:hAnsi="Calibri" w:eastAsia="Times New Roman" w:cs="Calibri"/>
                <w:sz w:val="16"/>
              </w:rPr>
              <w:t xml:space="preserve"> </w:t>
            </w:r>
          </w:p>
          <w:p w:rsidRPr="00F0027C" w:rsidR="00F66488" w:rsidP="00F66488" w:rsidRDefault="00D71AFD" w14:paraId="627A9B11" w14:textId="77777777">
            <w:pPr>
              <w:ind w:left="30" w:right="30"/>
              <w:rPr>
                <w:rFonts w:ascii="Calibri" w:hAnsi="Calibri" w:eastAsia="Times New Roman" w:cs="Calibri"/>
                <w:sz w:val="16"/>
              </w:rPr>
            </w:pPr>
            <w:hyperlink w:tgtFrame="_blank" w:history="1" r:id="rId8">
              <w:r w:rsidRPr="00F0027C">
                <w:rPr>
                  <w:rFonts w:ascii="Calibri" w:hAnsi="Calibri" w:eastAsia="Times New Roman" w:cs="Calibri"/>
                  <w:color w:val="0000FF"/>
                  <w:sz w:val="16"/>
                  <w:u w:val="single"/>
                </w:rPr>
                <w:t>1_C_1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66488" w:rsidP="00F66488" w:rsidRDefault="00D71AFD" w14:paraId="149BD95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Code of Business Conduct</w:t>
            </w:r>
          </w:p>
          <w:p w:rsidRPr="00F0027C" w:rsidR="00F66488" w:rsidP="00F66488" w:rsidRDefault="00D71AFD" w14:paraId="39EE4D6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the forward arrow.</w:t>
            </w:r>
          </w:p>
        </w:tc>
        <w:tc>
          <w:tcPr>
            <w:tcW w:w="6000" w:type="dxa"/>
            <w:tcMar/>
          </w:tcPr>
          <w:p w:rsidRPr="00F0027C" w:rsidR="005C43A0" w:rsidP="001346EA" w:rsidRDefault="00D71AFD" w14:paraId="061C3DF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Código de conduta empresarial</w:t>
            </w:r>
          </w:p>
          <w:p w:rsidRPr="00F0027C" w:rsidR="00F66488" w:rsidP="5E25D981" w:rsidRDefault="00D71AFD" w14:paraId="0482D706" w14:textId="1E49AD20">
            <w:pPr>
              <w:spacing w:before="100" w:beforeAutospacing="on" w:after="100" w:afterAutospacing="on"/>
              <w:ind w:left="30" w:right="30"/>
              <w:rPr>
                <w:rFonts w:ascii="Calibri" w:hAnsi="Calibri" w:eastAsia="Times New Roman" w:cs="Calibri"/>
                <w:lang w:val="pt-BR"/>
              </w:rPr>
            </w:pPr>
            <w:r w:rsidRPr="5E25D981" w:rsidR="00D71AFD">
              <w:rPr>
                <w:rFonts w:ascii="Calibri" w:hAnsi="Calibri" w:eastAsia="Calibri" w:cs="Calibri"/>
                <w:lang w:val="pt-PT"/>
              </w:rPr>
              <w:t xml:space="preserve">Clique na seta </w:t>
            </w:r>
            <w:ins w:author="fonseca Pereira, Maria Manuel" w:date="2026-01-09T09:57:41.429Z" w:id="1543839273">
              <w:r w:rsidRPr="5E25D981" w:rsidR="71694B7A">
                <w:rPr>
                  <w:rFonts w:ascii="Calibri" w:hAnsi="Calibri" w:eastAsia="Calibri" w:cs="Calibri"/>
                  <w:lang w:val="pt-PT"/>
                </w:rPr>
                <w:t>para</w:t>
              </w:r>
            </w:ins>
            <w:del w:author="fonseca Pereira, Maria Manuel" w:date="2026-01-09T09:57:39.733Z" w:id="2023043785">
              <w:r w:rsidRPr="5E25D981" w:rsidDel="00D71AFD">
                <w:rPr>
                  <w:rFonts w:ascii="Calibri" w:hAnsi="Calibri" w:eastAsia="Calibri" w:cs="Calibri"/>
                  <w:lang w:val="pt-PT"/>
                </w:rPr>
                <w:delText>de</w:delText>
              </w:r>
            </w:del>
            <w:r w:rsidRPr="5E25D981" w:rsidR="00D71AFD">
              <w:rPr>
                <w:rFonts w:ascii="Calibri" w:hAnsi="Calibri" w:eastAsia="Calibri" w:cs="Calibri"/>
                <w:lang w:val="pt-PT"/>
              </w:rPr>
              <w:t xml:space="preserve"> avançar.</w:t>
            </w:r>
          </w:p>
        </w:tc>
      </w:tr>
      <w:tr w:rsidRPr="00F0027C" w:rsidR="00171B17" w:rsidTr="7DAC6EF2" w14:paraId="230CA3E0" w14:textId="77777777">
        <w:tc>
          <w:tcPr>
            <w:tcW w:w="1353" w:type="dxa"/>
            <w:shd w:val="clear" w:color="auto" w:fill="C1E4F5" w:themeFill="accent1" w:themeFillTint="33"/>
            <w:tcMar>
              <w:top w:w="120" w:type="dxa"/>
              <w:left w:w="180" w:type="dxa"/>
              <w:bottom w:w="120" w:type="dxa"/>
              <w:right w:w="180" w:type="dxa"/>
            </w:tcMar>
            <w:hideMark/>
          </w:tcPr>
          <w:p w:rsidRPr="00F0027C" w:rsidR="00F66488" w:rsidP="00F66488" w:rsidRDefault="00D71AFD" w14:paraId="00E63B56" w14:textId="77777777">
            <w:pPr>
              <w:spacing w:before="30" w:after="30"/>
              <w:ind w:left="30" w:right="30"/>
              <w:rPr>
                <w:rFonts w:ascii="Calibri" w:hAnsi="Calibri" w:eastAsia="Times New Roman" w:cs="Calibri"/>
                <w:sz w:val="16"/>
              </w:rPr>
            </w:pPr>
            <w:hyperlink w:tgtFrame="_blank" w:history="1" r:id="rId9">
              <w:r w:rsidRPr="00F0027C">
                <w:rPr>
                  <w:rFonts w:ascii="Calibri" w:hAnsi="Calibri" w:eastAsia="Times New Roman" w:cs="Calibri"/>
                  <w:color w:val="0000FF"/>
                  <w:sz w:val="16"/>
                  <w:u w:val="single"/>
                </w:rPr>
                <w:t>Screen 1</w:t>
              </w:r>
            </w:hyperlink>
            <w:r w:rsidRPr="00F0027C">
              <w:rPr>
                <w:rFonts w:ascii="Calibri" w:hAnsi="Calibri" w:eastAsia="Times New Roman" w:cs="Calibri"/>
                <w:sz w:val="16"/>
              </w:rPr>
              <w:t xml:space="preserve"> </w:t>
            </w:r>
          </w:p>
          <w:p w:rsidRPr="00F0027C" w:rsidR="00F66488" w:rsidP="00F66488" w:rsidRDefault="00D71AFD" w14:paraId="1B7F008D" w14:textId="77777777">
            <w:pPr>
              <w:ind w:left="30" w:right="30"/>
              <w:rPr>
                <w:rFonts w:ascii="Calibri" w:hAnsi="Calibri" w:eastAsia="Times New Roman" w:cs="Calibri"/>
                <w:sz w:val="16"/>
              </w:rPr>
            </w:pPr>
            <w:hyperlink w:tgtFrame="_blank" w:history="1" r:id="rId10">
              <w:r w:rsidRPr="00F0027C">
                <w:rPr>
                  <w:rFonts w:ascii="Calibri" w:hAnsi="Calibri" w:eastAsia="Times New Roman" w:cs="Calibri"/>
                  <w:color w:val="0000FF"/>
                  <w:sz w:val="16"/>
                  <w:u w:val="single"/>
                </w:rPr>
                <w:t>2_C_2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66488" w:rsidP="00F66488" w:rsidRDefault="00D71AFD" w14:paraId="7244DE7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As a global healthcare leader, what we do each day matters.</w:t>
            </w:r>
          </w:p>
          <w:p w:rsidRPr="00F0027C" w:rsidR="00F66488" w:rsidP="00F66488" w:rsidRDefault="00D71AFD" w14:paraId="5716636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Our Code of Business Conduct is a powerful compass that </w:t>
            </w:r>
            <w:r w:rsidRPr="00F0027C">
              <w:rPr>
                <w:rFonts w:ascii="Calibri" w:hAnsi="Calibri" w:eastAsia="Times New Roman" w:cs="Calibri"/>
              </w:rPr>
              <w:t>empowers us to act with integrity, lead with purpose, and make choices that reflect the very best of who we are. It’s how we build trust, uphold our values, and continue making a meaningful difference in the world.</w:t>
            </w:r>
          </w:p>
        </w:tc>
        <w:tc>
          <w:tcPr>
            <w:tcW w:w="6000" w:type="dxa"/>
            <w:tcMar/>
          </w:tcPr>
          <w:p w:rsidRPr="00F0027C" w:rsidR="005C43A0" w:rsidP="001346EA" w:rsidRDefault="00D71AFD" w14:paraId="10EFB66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Enquanto líder global na área da saúde, o</w:t>
            </w:r>
            <w:r w:rsidRPr="00F0027C">
              <w:rPr>
                <w:rFonts w:ascii="Calibri" w:hAnsi="Calibri" w:eastAsia="Calibri" w:cs="Calibri"/>
                <w:lang w:val="pt-PT"/>
              </w:rPr>
              <w:t xml:space="preserve"> que fazemos no dia a dia é importante.</w:t>
            </w:r>
          </w:p>
          <w:p w:rsidRPr="00F0027C" w:rsidR="00F66488" w:rsidP="001346EA" w:rsidRDefault="00D71AFD" w14:paraId="5734E39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O nosso Código de conduta empresarial é uma bússola sólida que nos capacita a agir com integridade, liderar com propósito e fazer escolhas </w:t>
            </w:r>
            <w:r w:rsidRPr="00F0027C">
              <w:rPr>
                <w:rFonts w:ascii="Calibri" w:hAnsi="Calibri" w:eastAsia="Calibri" w:cs="Calibri"/>
                <w:lang w:val="pt-PT"/>
              </w:rPr>
              <w:t>que refletem o melhor de quem somos. É assim que conquistamos confiança, defendemos os nossos valores e continuamos a fazer uma diferença significativa no mundo.</w:t>
            </w:r>
          </w:p>
        </w:tc>
      </w:tr>
      <w:tr w:rsidRPr="00F0027C" w:rsidR="00171B17" w:rsidTr="7DAC6EF2" w14:paraId="6DB958C7" w14:textId="77777777">
        <w:tc>
          <w:tcPr>
            <w:tcW w:w="1353" w:type="dxa"/>
            <w:shd w:val="clear" w:color="auto" w:fill="C1E4F5" w:themeFill="accent1" w:themeFillTint="33"/>
            <w:tcMar>
              <w:top w:w="120" w:type="dxa"/>
              <w:left w:w="180" w:type="dxa"/>
              <w:bottom w:w="120" w:type="dxa"/>
              <w:right w:w="180" w:type="dxa"/>
            </w:tcMar>
            <w:hideMark/>
          </w:tcPr>
          <w:p w:rsidRPr="00F0027C" w:rsidR="00F66488" w:rsidP="00F66488" w:rsidRDefault="00D71AFD" w14:paraId="36F797CD" w14:textId="77777777">
            <w:pPr>
              <w:spacing w:before="30" w:after="30"/>
              <w:ind w:left="30" w:right="30"/>
              <w:rPr>
                <w:rFonts w:ascii="Calibri" w:hAnsi="Calibri" w:eastAsia="Times New Roman" w:cs="Calibri"/>
                <w:sz w:val="16"/>
              </w:rPr>
            </w:pPr>
            <w:hyperlink w:tgtFrame="_blank" w:history="1" r:id="rId11">
              <w:r w:rsidRPr="00F0027C">
                <w:rPr>
                  <w:rFonts w:ascii="Calibri" w:hAnsi="Calibri" w:eastAsia="Times New Roman" w:cs="Calibri"/>
                  <w:color w:val="0000FF"/>
                  <w:sz w:val="16"/>
                  <w:u w:val="single"/>
                </w:rPr>
                <w:t>Screen 2</w:t>
              </w:r>
            </w:hyperlink>
            <w:r w:rsidRPr="00F0027C">
              <w:rPr>
                <w:rFonts w:ascii="Calibri" w:hAnsi="Calibri" w:eastAsia="Times New Roman" w:cs="Calibri"/>
                <w:sz w:val="16"/>
              </w:rPr>
              <w:t xml:space="preserve"> </w:t>
            </w:r>
          </w:p>
          <w:p w:rsidRPr="00F0027C" w:rsidR="00F66488" w:rsidP="00F66488" w:rsidRDefault="00D71AFD" w14:paraId="53875BA1" w14:textId="77777777">
            <w:pPr>
              <w:ind w:left="30" w:right="30"/>
              <w:rPr>
                <w:rFonts w:ascii="Calibri" w:hAnsi="Calibri" w:eastAsia="Times New Roman" w:cs="Calibri"/>
                <w:sz w:val="16"/>
              </w:rPr>
            </w:pPr>
            <w:hyperlink w:tgtFrame="_blank" w:history="1" r:id="rId12">
              <w:r w:rsidRPr="00F0027C">
                <w:rPr>
                  <w:rFonts w:ascii="Calibri" w:hAnsi="Calibri" w:eastAsia="Times New Roman" w:cs="Calibri"/>
                  <w:color w:val="0000FF"/>
                  <w:sz w:val="16"/>
                  <w:u w:val="single"/>
                </w:rPr>
                <w:t>3_C_</w:t>
              </w:r>
              <w:r w:rsidRPr="00F0027C">
                <w:rPr>
                  <w:rFonts w:ascii="Calibri" w:hAnsi="Calibri" w:eastAsia="Times New Roman" w:cs="Calibri"/>
                  <w:color w:val="0000FF"/>
                  <w:sz w:val="16"/>
                  <w:u w:val="single"/>
                </w:rPr>
                <w:t>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66488" w:rsidP="00F66488" w:rsidRDefault="00D71AFD" w14:paraId="0AD3064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Upon completion of this course, you will:</w:t>
            </w:r>
          </w:p>
          <w:p w:rsidRPr="00F0027C" w:rsidR="00F66488" w:rsidP="004D60B2" w:rsidRDefault="00D71AFD" w14:paraId="5CA3D27D" w14:textId="77777777">
            <w:pPr>
              <w:numPr>
                <w:ilvl w:val="0"/>
                <w:numId w:val="2"/>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Understand the importance of Code of Business Conduct to our business.</w:t>
            </w:r>
          </w:p>
          <w:p w:rsidRPr="00F0027C" w:rsidR="00F66488" w:rsidP="004D60B2" w:rsidRDefault="00D71AFD" w14:paraId="13CEEE50" w14:textId="77777777">
            <w:pPr>
              <w:numPr>
                <w:ilvl w:val="0"/>
                <w:numId w:val="2"/>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 xml:space="preserve">Be able to identify the key principles of the Code of Business Conduct and understand how they apply to our everyday work </w:t>
            </w:r>
            <w:r w:rsidRPr="00F0027C">
              <w:rPr>
                <w:rFonts w:ascii="Calibri" w:hAnsi="Calibri" w:eastAsia="Times New Roman" w:cs="Calibri"/>
              </w:rPr>
              <w:t>practices.</w:t>
            </w:r>
          </w:p>
          <w:p w:rsidRPr="00F0027C" w:rsidR="00F66488" w:rsidP="004D60B2" w:rsidRDefault="00D71AFD" w14:paraId="049931EE" w14:textId="77777777">
            <w:pPr>
              <w:numPr>
                <w:ilvl w:val="0"/>
                <w:numId w:val="2"/>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lastRenderedPageBreak/>
              <w:t>Understand Abbott’s expectations for conducting business globally in the right way.</w:t>
            </w:r>
          </w:p>
          <w:p w:rsidRPr="00F0027C" w:rsidR="00F66488" w:rsidP="004D60B2" w:rsidRDefault="00D71AFD" w14:paraId="041D3A27" w14:textId="77777777">
            <w:pPr>
              <w:numPr>
                <w:ilvl w:val="0"/>
                <w:numId w:val="2"/>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Know where to go for help and support.</w:t>
            </w:r>
          </w:p>
        </w:tc>
        <w:tc>
          <w:tcPr>
            <w:tcW w:w="6000" w:type="dxa"/>
            <w:tcMar/>
          </w:tcPr>
          <w:p w:rsidRPr="00F0027C" w:rsidR="00835B5B" w:rsidP="001346EA" w:rsidRDefault="00D71AFD" w14:paraId="704C909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Após a conclusão do curso:</w:t>
            </w:r>
          </w:p>
          <w:p w:rsidRPr="00F0027C" w:rsidR="00835B5B" w:rsidP="001346EA" w:rsidRDefault="00D71AFD" w14:paraId="44546B1E" w14:textId="77777777">
            <w:pPr>
              <w:numPr>
                <w:ilvl w:val="0"/>
                <w:numId w:val="2"/>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Compreender a importância do Código de conduta empresarial para o nosso negócio.</w:t>
            </w:r>
          </w:p>
          <w:p w:rsidRPr="00F0027C" w:rsidR="00835B5B" w:rsidP="001346EA" w:rsidRDefault="00D71AFD" w14:paraId="759E2B72" w14:textId="77777777">
            <w:pPr>
              <w:numPr>
                <w:ilvl w:val="0"/>
                <w:numId w:val="2"/>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Ser capaz de identificar os princípios do Código de conduta empresarial e compreender de que forma</w:t>
            </w:r>
            <w:r w:rsidRPr="00F0027C">
              <w:rPr>
                <w:rFonts w:ascii="Calibri" w:hAnsi="Calibri" w:eastAsia="Calibri" w:cs="Calibri"/>
                <w:lang w:val="pt-PT"/>
              </w:rPr>
              <w:t xml:space="preserve"> se aplicam ao nosso trabalho quotidiano.</w:t>
            </w:r>
          </w:p>
          <w:p w:rsidRPr="00F0027C" w:rsidR="00D21F04" w:rsidP="001346EA" w:rsidRDefault="00D71AFD" w14:paraId="4FF5B48A" w14:textId="77777777">
            <w:pPr>
              <w:numPr>
                <w:ilvl w:val="0"/>
                <w:numId w:val="2"/>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lastRenderedPageBreak/>
              <w:t>Compreender as expectativas da Abbott para realizar negócios a nível global de forma correta.</w:t>
            </w:r>
          </w:p>
          <w:p w:rsidRPr="00F0027C" w:rsidR="00F66488" w:rsidP="001346EA" w:rsidRDefault="00D71AFD" w14:paraId="201C035A" w14:textId="77777777">
            <w:pPr>
              <w:numPr>
                <w:ilvl w:val="0"/>
                <w:numId w:val="2"/>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Saberá onde se dirigir para obter ajuda e apoio.</w:t>
            </w:r>
          </w:p>
        </w:tc>
      </w:tr>
      <w:tr w:rsidRPr="00F0027C" w:rsidR="00171B17" w:rsidTr="7DAC6EF2" w14:paraId="409EBB25" w14:textId="77777777">
        <w:tc>
          <w:tcPr>
            <w:tcW w:w="1353" w:type="dxa"/>
            <w:shd w:val="clear" w:color="auto" w:fill="C1E4F5" w:themeFill="accent1" w:themeFillTint="33"/>
            <w:tcMar>
              <w:top w:w="120" w:type="dxa"/>
              <w:left w:w="180" w:type="dxa"/>
              <w:bottom w:w="120" w:type="dxa"/>
              <w:right w:w="180" w:type="dxa"/>
            </w:tcMar>
            <w:hideMark/>
          </w:tcPr>
          <w:p w:rsidRPr="00F0027C" w:rsidR="00F66488" w:rsidP="00F66488" w:rsidRDefault="00D71AFD" w14:paraId="7A8FB643" w14:textId="77777777">
            <w:pPr>
              <w:spacing w:before="30" w:after="30"/>
              <w:ind w:left="30" w:right="30"/>
              <w:rPr>
                <w:rFonts w:ascii="Calibri" w:hAnsi="Calibri" w:eastAsia="Times New Roman" w:cs="Calibri"/>
                <w:sz w:val="16"/>
              </w:rPr>
            </w:pPr>
            <w:hyperlink w:tgtFrame="_blank" w:history="1" r:id="rId13">
              <w:r w:rsidRPr="00F0027C">
                <w:rPr>
                  <w:rFonts w:ascii="Calibri" w:hAnsi="Calibri" w:eastAsia="Times New Roman" w:cs="Calibri"/>
                  <w:color w:val="0000FF"/>
                  <w:sz w:val="16"/>
                  <w:u w:val="single"/>
                </w:rPr>
                <w:t>Screen 3</w:t>
              </w:r>
            </w:hyperlink>
            <w:r w:rsidRPr="00F0027C">
              <w:rPr>
                <w:rFonts w:ascii="Calibri" w:hAnsi="Calibri" w:eastAsia="Times New Roman" w:cs="Calibri"/>
                <w:sz w:val="16"/>
              </w:rPr>
              <w:t xml:space="preserve"> </w:t>
            </w:r>
          </w:p>
          <w:p w:rsidRPr="00F0027C" w:rsidR="00F66488" w:rsidP="00F66488" w:rsidRDefault="00D71AFD" w14:paraId="76501ECC" w14:textId="77777777">
            <w:pPr>
              <w:ind w:left="30" w:right="30"/>
              <w:rPr>
                <w:rFonts w:ascii="Calibri" w:hAnsi="Calibri" w:eastAsia="Times New Roman" w:cs="Calibri"/>
                <w:sz w:val="16"/>
              </w:rPr>
            </w:pPr>
            <w:hyperlink w:tgtFrame="_blank" w:history="1" r:id="rId14">
              <w:r w:rsidRPr="00F0027C">
                <w:rPr>
                  <w:rFonts w:ascii="Calibri" w:hAnsi="Calibri" w:eastAsia="Times New Roman" w:cs="Calibri"/>
                  <w:color w:val="0000FF"/>
                  <w:sz w:val="16"/>
                  <w:u w:val="single"/>
                </w:rPr>
                <w:t>4_C_4</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66488" w:rsidP="00F66488" w:rsidRDefault="00D71AFD" w14:paraId="7ABA7F0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Welcome</w:t>
            </w:r>
          </w:p>
          <w:p w:rsidRPr="00F0027C" w:rsidR="00F66488" w:rsidP="00F66488" w:rsidRDefault="00D71AFD" w14:paraId="5FA91B2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minute</w:t>
            </w:r>
          </w:p>
          <w:p w:rsidRPr="00F0027C" w:rsidR="00F66488" w:rsidP="00F66488" w:rsidRDefault="00D71AFD" w14:paraId="75842DC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The Importance of Abbott’s Code of Business Conduct</w:t>
            </w:r>
          </w:p>
          <w:p w:rsidRPr="00F0027C" w:rsidR="00F66488" w:rsidP="00F66488" w:rsidRDefault="00D71AFD" w14:paraId="6ADD912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minutes</w:t>
            </w:r>
          </w:p>
          <w:p w:rsidRPr="00F0027C" w:rsidR="00F66488" w:rsidP="00F66488" w:rsidRDefault="00D71AFD" w14:paraId="5117295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Our Code</w:t>
            </w:r>
          </w:p>
          <w:p w:rsidRPr="00F0027C" w:rsidR="00F66488" w:rsidP="00F66488" w:rsidRDefault="00D71AFD" w14:paraId="0098C44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18 minutes</w:t>
            </w:r>
          </w:p>
          <w:p w:rsidRPr="00F0027C" w:rsidR="00F66488" w:rsidP="00F66488" w:rsidRDefault="00D71AFD" w14:paraId="7FAF501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Your Commitment</w:t>
            </w:r>
          </w:p>
          <w:p w:rsidRPr="00F0027C" w:rsidR="00F66488" w:rsidP="00F66488" w:rsidRDefault="00D71AFD" w14:paraId="03A0F40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minute</w:t>
            </w:r>
          </w:p>
          <w:p w:rsidRPr="00F0027C" w:rsidR="00F66488" w:rsidP="00F66488" w:rsidRDefault="00D71AFD" w14:paraId="50BD816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[5] Knowledge Check</w:t>
            </w:r>
          </w:p>
          <w:p w:rsidRPr="00F0027C" w:rsidR="00F66488" w:rsidP="00F66488" w:rsidRDefault="00D71AFD" w14:paraId="111B6C9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5 minutes</w:t>
            </w:r>
          </w:p>
          <w:p w:rsidRPr="00F0027C" w:rsidR="00F66488" w:rsidP="00F66488" w:rsidRDefault="00D71AFD" w14:paraId="6420F06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Learning Progress</w:t>
            </w:r>
          </w:p>
          <w:p w:rsidRPr="00F0027C" w:rsidR="00F66488" w:rsidP="00F66488" w:rsidRDefault="00D71AFD" w14:paraId="5EB4B28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This Topic is now available.</w:t>
            </w:r>
          </w:p>
        </w:tc>
        <w:tc>
          <w:tcPr>
            <w:tcW w:w="6000" w:type="dxa"/>
            <w:tcMar/>
          </w:tcPr>
          <w:p w:rsidRPr="00F0027C" w:rsidR="000515B2" w:rsidP="001346EA" w:rsidRDefault="00D71AFD" w14:paraId="5531EDF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[1] </w:t>
            </w:r>
            <w:r w:rsidRPr="00F0027C">
              <w:rPr>
                <w:rFonts w:ascii="Calibri" w:hAnsi="Calibri" w:eastAsia="Calibri" w:cs="Calibri"/>
                <w:lang w:val="pt-PT"/>
              </w:rPr>
              <w:t>Boas-vindas</w:t>
            </w:r>
          </w:p>
          <w:p w:rsidRPr="00F0027C" w:rsidR="000515B2" w:rsidP="001346EA" w:rsidRDefault="00D71AFD" w14:paraId="7781E48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minuto</w:t>
            </w:r>
          </w:p>
          <w:p w:rsidRPr="00F0027C" w:rsidR="000515B2" w:rsidP="001346EA" w:rsidRDefault="00D71AFD" w14:paraId="4D2A09A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A importância do Código de conduta empresarial da Abbott</w:t>
            </w:r>
          </w:p>
          <w:p w:rsidRPr="00F0027C" w:rsidR="000515B2" w:rsidP="001346EA" w:rsidRDefault="00D71AFD" w14:paraId="60C1456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minutos</w:t>
            </w:r>
          </w:p>
          <w:p w:rsidRPr="00F0027C" w:rsidR="000515B2" w:rsidP="001346EA" w:rsidRDefault="00D71AFD" w14:paraId="719146C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O nosso código</w:t>
            </w:r>
          </w:p>
          <w:p w:rsidRPr="00F0027C" w:rsidR="000515B2" w:rsidP="001346EA" w:rsidRDefault="00D71AFD" w14:paraId="6D562F5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18 minutos</w:t>
            </w:r>
          </w:p>
          <w:p w:rsidRPr="00F0027C" w:rsidR="000515B2" w:rsidP="001346EA" w:rsidRDefault="00D71AFD" w14:paraId="1E63FD9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[4] O seu compromisso</w:t>
            </w:r>
          </w:p>
          <w:p w:rsidRPr="00F0027C" w:rsidR="000515B2" w:rsidP="001346EA" w:rsidRDefault="00D71AFD" w14:paraId="7D047EF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minuto</w:t>
            </w:r>
          </w:p>
          <w:p w:rsidRPr="00F0027C" w:rsidR="000515B2" w:rsidP="001346EA" w:rsidRDefault="00D71AFD" w14:paraId="3087C64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[5] Verificação de conhecimentos</w:t>
            </w:r>
          </w:p>
          <w:p w:rsidRPr="00F0027C" w:rsidR="000515B2" w:rsidP="001346EA" w:rsidRDefault="00D71AFD" w14:paraId="63CDCDF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5 minutos</w:t>
            </w:r>
          </w:p>
          <w:p w:rsidRPr="00F0027C" w:rsidR="000515B2" w:rsidP="001346EA" w:rsidRDefault="00D71AFD" w14:paraId="6964079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Progresso da aprendizagem</w:t>
            </w:r>
          </w:p>
          <w:p w:rsidRPr="00F0027C" w:rsidR="00F66488" w:rsidP="001346EA" w:rsidRDefault="00D71AFD" w14:paraId="3D855F1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Este tópico já está disponível.</w:t>
            </w:r>
          </w:p>
        </w:tc>
      </w:tr>
      <w:tr w:rsidRPr="00F0027C" w:rsidR="00171B17" w:rsidTr="7DAC6EF2" w14:paraId="44A4B15C" w14:textId="77777777">
        <w:tc>
          <w:tcPr>
            <w:tcW w:w="1353" w:type="dxa"/>
            <w:shd w:val="clear" w:color="auto" w:fill="C1E4F5" w:themeFill="accent1" w:themeFillTint="33"/>
            <w:tcMar>
              <w:top w:w="120" w:type="dxa"/>
              <w:left w:w="180" w:type="dxa"/>
              <w:bottom w:w="120" w:type="dxa"/>
              <w:right w:w="180" w:type="dxa"/>
            </w:tcMar>
            <w:hideMark/>
          </w:tcPr>
          <w:p w:rsidRPr="00F0027C" w:rsidR="00000F84" w:rsidP="00000F84" w:rsidRDefault="00D71AFD" w14:paraId="247E4B97" w14:textId="77777777">
            <w:pPr>
              <w:spacing w:before="30" w:after="30"/>
              <w:ind w:left="30" w:right="30"/>
              <w:rPr>
                <w:rFonts w:ascii="Calibri" w:hAnsi="Calibri" w:eastAsia="Times New Roman" w:cs="Calibri"/>
                <w:sz w:val="16"/>
              </w:rPr>
            </w:pPr>
            <w:hyperlink w:tgtFrame="_blank" w:history="1" r:id="rId15">
              <w:r w:rsidRPr="00F0027C">
                <w:rPr>
                  <w:rFonts w:ascii="Calibri" w:hAnsi="Calibri" w:eastAsia="Times New Roman" w:cs="Calibri"/>
                  <w:color w:val="0000FF"/>
                  <w:sz w:val="16"/>
                  <w:u w:val="single"/>
                </w:rPr>
                <w:t>Screen 4</w:t>
              </w:r>
            </w:hyperlink>
            <w:r w:rsidRPr="00F0027C">
              <w:rPr>
                <w:rFonts w:ascii="Calibri" w:hAnsi="Calibri" w:eastAsia="Times New Roman" w:cs="Calibri"/>
                <w:sz w:val="16"/>
              </w:rPr>
              <w:t xml:space="preserve"> </w:t>
            </w:r>
          </w:p>
          <w:p w:rsidRPr="00F0027C" w:rsidR="00000F84" w:rsidP="00000F84" w:rsidRDefault="00D71AFD" w14:paraId="1C26AED5" w14:textId="77777777">
            <w:pPr>
              <w:ind w:left="30" w:right="30"/>
              <w:rPr>
                <w:rFonts w:ascii="Calibri" w:hAnsi="Calibri" w:eastAsia="Times New Roman" w:cs="Calibri"/>
                <w:sz w:val="16"/>
              </w:rPr>
            </w:pPr>
            <w:hyperlink w:tgtFrame="_blank" w:history="1" r:id="rId16">
              <w:r w:rsidRPr="00F0027C">
                <w:rPr>
                  <w:rFonts w:ascii="Calibri" w:hAnsi="Calibri" w:eastAsia="Times New Roman" w:cs="Calibri"/>
                  <w:color w:val="0000FF"/>
                  <w:sz w:val="16"/>
                  <w:u w:val="single"/>
                </w:rPr>
                <w:t>5_C_5</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00F84" w:rsidP="00000F84" w:rsidRDefault="00D71AFD" w14:paraId="130DE61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lead with integrity, fairness, and honesty. Everyone. Every day.</w:t>
            </w:r>
          </w:p>
          <w:p w:rsidRPr="00F0027C" w:rsidR="00000F84" w:rsidP="00000F84" w:rsidRDefault="00D71AFD" w14:paraId="1740C97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Code of Business Conduct reminds us that integrity, fairness, and honesty are not just ideals—they’re everyday commitments. While the Code can’t anticipate every chall</w:t>
            </w:r>
            <w:r w:rsidRPr="00F0027C">
              <w:rPr>
                <w:rFonts w:ascii="Calibri" w:hAnsi="Calibri" w:eastAsia="Times New Roman" w:cs="Calibri"/>
              </w:rPr>
              <w:t>enge we might face, it offers a strong foundation of values to guide us.</w:t>
            </w:r>
          </w:p>
        </w:tc>
        <w:tc>
          <w:tcPr>
            <w:tcW w:w="6000" w:type="dxa"/>
            <w:tcMar/>
          </w:tcPr>
          <w:p w:rsidRPr="00F0027C" w:rsidR="00000F84" w:rsidP="5E25D981" w:rsidRDefault="00D71AFD" w14:paraId="2B7E7EAD" w14:noSpellErr="1" w14:textId="082E7707">
            <w:pPr>
              <w:spacing w:before="100" w:beforeAutospacing="on" w:after="100" w:afterAutospacing="on"/>
              <w:ind w:left="30" w:right="30"/>
              <w:rPr>
                <w:rFonts w:ascii="Calibri" w:hAnsi="Calibri" w:eastAsia="Times New Roman" w:cs="Calibri"/>
                <w:lang w:val="pt-BR"/>
              </w:rPr>
            </w:pPr>
            <w:r w:rsidRPr="7DAC6EF2" w:rsidR="00D71AFD">
              <w:rPr>
                <w:rFonts w:ascii="Calibri" w:hAnsi="Calibri" w:eastAsia="Calibri" w:cs="Calibri"/>
                <w:lang w:val="pt-PT"/>
              </w:rPr>
              <w:t>Lideramos com integridade, justiça e honestidade. Tod</w:t>
            </w:r>
            <w:ins w:author="fonseca Pereira, Maria Manuel" w:date="2026-01-09T09:58:40.259Z" w:id="1629606215">
              <w:r w:rsidRPr="7DAC6EF2" w:rsidR="7A95BAC2">
                <w:rPr>
                  <w:rFonts w:ascii="Calibri" w:hAnsi="Calibri" w:eastAsia="Calibri" w:cs="Calibri"/>
                  <w:lang w:val="pt-PT"/>
                </w:rPr>
                <w:t>os.</w:t>
              </w:r>
            </w:ins>
            <w:del w:author="fonseca Pereira, Maria Manuel" w:date="2026-01-09T09:58:34.099Z" w:id="1954524527">
              <w:r w:rsidRPr="7DAC6EF2" w:rsidDel="00D71AFD">
                <w:rPr>
                  <w:rFonts w:ascii="Calibri" w:hAnsi="Calibri" w:eastAsia="Calibri" w:cs="Calibri"/>
                  <w:lang w:val="pt-PT"/>
                </w:rPr>
                <w:delText>a a gente</w:delText>
              </w:r>
              <w:r w:rsidRPr="7DAC6EF2" w:rsidDel="00D71AFD">
                <w:rPr>
                  <w:rFonts w:ascii="Calibri" w:hAnsi="Calibri" w:eastAsia="Calibri" w:cs="Calibri"/>
                  <w:lang w:val="pt-PT"/>
                </w:rPr>
                <w:delText>. Todos os dias.</w:delText>
              </w:r>
            </w:del>
            <w:ins w:author="fonseca Pereira, Maria Manuel" w:date="2026-01-09T09:59:08.775Z" w:id="1027787846">
              <w:r w:rsidRPr="7DAC6EF2" w:rsidR="5A87D193">
                <w:rPr>
                  <w:rFonts w:ascii="Calibri" w:hAnsi="Calibri" w:eastAsia="Calibri" w:cs="Calibri"/>
                  <w:lang w:val="pt-PT"/>
                </w:rPr>
                <w:t xml:space="preserve"> Sempre.</w:t>
              </w:r>
            </w:ins>
          </w:p>
          <w:p w:rsidRPr="00F0027C" w:rsidR="00000F84" w:rsidP="7DAC6EF2" w:rsidRDefault="00D71AFD" w14:paraId="2ECE8A84" w14:textId="5DC78562">
            <w:pPr>
              <w:spacing w:before="100" w:beforeAutospacing="on" w:after="100" w:afterAutospacing="on"/>
              <w:ind w:left="30" w:right="30"/>
              <w:rPr>
                <w:rFonts w:ascii="Calibri" w:hAnsi="Calibri" w:eastAsia="Times New Roman" w:cs="Calibri"/>
                <w:lang w:val="pt-BR"/>
              </w:rPr>
            </w:pPr>
            <w:r w:rsidRPr="7DAC6EF2" w:rsidR="00D71AFD">
              <w:rPr>
                <w:rFonts w:ascii="Calibri" w:hAnsi="Calibri" w:eastAsia="Calibri" w:cs="Calibri"/>
                <w:lang w:val="pt-PT"/>
              </w:rPr>
              <w:t xml:space="preserve">O nosso Código de </w:t>
            </w:r>
            <w:r w:rsidRPr="7DAC6EF2" w:rsidR="00D71AFD">
              <w:rPr>
                <w:rFonts w:ascii="Calibri" w:hAnsi="Calibri" w:eastAsia="Calibri" w:cs="Calibri"/>
                <w:lang w:val="pt-PT"/>
              </w:rPr>
              <w:t xml:space="preserve">conduta empresarial </w:t>
            </w:r>
            <w:ins w:author="fonseca Pereira, Maria Manuel" w:date="2026-01-09T09:59:25.483Z" w:id="291042437">
              <w:r w:rsidRPr="7DAC6EF2" w:rsidR="5A32CF38">
                <w:rPr>
                  <w:rFonts w:ascii="Calibri" w:hAnsi="Calibri" w:eastAsia="Calibri" w:cs="Calibri"/>
                  <w:lang w:val="pt-PT"/>
                </w:rPr>
                <w:t>recorda-nos</w:t>
              </w:r>
            </w:ins>
            <w:del w:author="fonseca Pereira, Maria Manuel" w:date="2026-01-09T09:59:15.99Z" w:id="407025489">
              <w:r w:rsidRPr="7DAC6EF2" w:rsidDel="00D71AFD">
                <w:rPr>
                  <w:rFonts w:ascii="Calibri" w:hAnsi="Calibri" w:eastAsia="Calibri" w:cs="Calibri"/>
                  <w:lang w:val="pt-PT"/>
                </w:rPr>
                <w:delText>lembra-nos</w:delText>
              </w:r>
            </w:del>
            <w:r w:rsidRPr="7DAC6EF2" w:rsidR="00D71AFD">
              <w:rPr>
                <w:rFonts w:ascii="Calibri" w:hAnsi="Calibri" w:eastAsia="Calibri" w:cs="Calibri"/>
                <w:lang w:val="pt-PT"/>
              </w:rPr>
              <w:t xml:space="preserve"> de que a integridade, a justiça e a honestidade não são apenas ideais, mas compromissos do dia a dia. Apesar de o Código não poder antecipar todos os desafios que poderemos enfrentar, constitui uma base sólida de valores para</w:t>
            </w:r>
            <w:r w:rsidRPr="7DAC6EF2" w:rsidR="00D71AFD">
              <w:rPr>
                <w:rFonts w:ascii="Calibri" w:hAnsi="Calibri" w:eastAsia="Calibri" w:cs="Calibri"/>
                <w:lang w:val="pt-PT"/>
              </w:rPr>
              <w:t xml:space="preserve"> nos orientar.</w:t>
            </w:r>
          </w:p>
        </w:tc>
      </w:tr>
      <w:tr w:rsidRPr="00F0027C" w:rsidR="00171B17" w:rsidTr="7DAC6EF2" w14:paraId="25429E4A" w14:textId="77777777">
        <w:tc>
          <w:tcPr>
            <w:tcW w:w="1353" w:type="dxa"/>
            <w:shd w:val="clear" w:color="auto" w:fill="C1E4F5" w:themeFill="accent1" w:themeFillTint="33"/>
            <w:tcMar>
              <w:top w:w="120" w:type="dxa"/>
              <w:left w:w="180" w:type="dxa"/>
              <w:bottom w:w="120" w:type="dxa"/>
              <w:right w:w="180" w:type="dxa"/>
            </w:tcMar>
            <w:hideMark/>
          </w:tcPr>
          <w:p w:rsidRPr="00F0027C" w:rsidR="00000F84" w:rsidP="00000F84" w:rsidRDefault="00D71AFD" w14:paraId="7D34F43B" w14:textId="77777777">
            <w:pPr>
              <w:spacing w:before="30" w:after="30"/>
              <w:ind w:left="30" w:right="30"/>
              <w:rPr>
                <w:rFonts w:ascii="Calibri" w:hAnsi="Calibri" w:eastAsia="Times New Roman" w:cs="Calibri"/>
                <w:sz w:val="16"/>
              </w:rPr>
            </w:pPr>
            <w:hyperlink w:tgtFrame="_blank" w:history="1" r:id="rId17">
              <w:r w:rsidRPr="00F0027C">
                <w:rPr>
                  <w:rFonts w:ascii="Calibri" w:hAnsi="Calibri" w:eastAsia="Times New Roman" w:cs="Calibri"/>
                  <w:color w:val="0000FF"/>
                  <w:sz w:val="16"/>
                  <w:u w:val="single"/>
                </w:rPr>
                <w:t>Screen 5</w:t>
              </w:r>
            </w:hyperlink>
            <w:r w:rsidRPr="00F0027C">
              <w:rPr>
                <w:rFonts w:ascii="Calibri" w:hAnsi="Calibri" w:eastAsia="Times New Roman" w:cs="Calibri"/>
                <w:sz w:val="16"/>
              </w:rPr>
              <w:t xml:space="preserve"> </w:t>
            </w:r>
          </w:p>
          <w:p w:rsidRPr="00F0027C" w:rsidR="00000F84" w:rsidP="00000F84" w:rsidRDefault="00D71AFD" w14:paraId="738A6528" w14:textId="77777777">
            <w:pPr>
              <w:ind w:left="30" w:right="30"/>
              <w:rPr>
                <w:rFonts w:ascii="Calibri" w:hAnsi="Calibri" w:eastAsia="Times New Roman" w:cs="Calibri"/>
                <w:sz w:val="16"/>
              </w:rPr>
            </w:pPr>
            <w:hyperlink w:tgtFrame="_blank" w:history="1" r:id="rId18">
              <w:r w:rsidRPr="00F0027C">
                <w:rPr>
                  <w:rFonts w:ascii="Calibri" w:hAnsi="Calibri" w:eastAsia="Times New Roman" w:cs="Calibri"/>
                  <w:color w:val="0000FF"/>
                  <w:sz w:val="16"/>
                  <w:u w:val="single"/>
                </w:rPr>
                <w:t>6_C_6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00F84" w:rsidP="00000F84" w:rsidRDefault="00D71AFD" w14:paraId="1F5794C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are committed to the highest standards.</w:t>
            </w:r>
          </w:p>
          <w:p w:rsidRPr="00F0027C" w:rsidR="00000F84" w:rsidP="00000F84" w:rsidRDefault="00D71AFD" w14:paraId="7DF2BF9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The Code of Business Conduct is vital to Abbott’s success because it sets the standard for how we wor</w:t>
            </w:r>
            <w:r w:rsidRPr="00F0027C">
              <w:rPr>
                <w:rFonts w:ascii="Calibri" w:hAnsi="Calibri" w:eastAsia="Times New Roman" w:cs="Calibri"/>
              </w:rPr>
              <w:t>k—with integrity, fairness, and honesty. It helps us make ethical decisions, especially in complex situations, and ensures we stay aligned with our values. By following the Code, we protect our reputation, build trust with those we serve, and create a work</w:t>
            </w:r>
            <w:r w:rsidRPr="00F0027C">
              <w:rPr>
                <w:rFonts w:ascii="Calibri" w:hAnsi="Calibri" w:eastAsia="Times New Roman" w:cs="Calibri"/>
              </w:rPr>
              <w:t>place culture where doing the right thing is paramount.</w:t>
            </w:r>
          </w:p>
        </w:tc>
        <w:tc>
          <w:tcPr>
            <w:tcW w:w="6000" w:type="dxa"/>
            <w:tcMar/>
          </w:tcPr>
          <w:p w:rsidRPr="00F0027C" w:rsidR="005011CC" w:rsidP="001346EA" w:rsidRDefault="00D71AFD" w14:paraId="64AD4AB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Estamos comprometidos com os mais elevados padrões.</w:t>
            </w:r>
          </w:p>
          <w:p w:rsidRPr="00F0027C" w:rsidR="00000F84" w:rsidP="001346EA" w:rsidRDefault="00D71AFD" w14:paraId="67182B5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O Código de conduta empresarial é vital para o sucesso da </w:t>
            </w:r>
            <w:r w:rsidRPr="00F0027C">
              <w:rPr>
                <w:rFonts w:ascii="Calibri" w:hAnsi="Calibri" w:eastAsia="Calibri" w:cs="Calibri"/>
                <w:lang w:val="pt-PT"/>
              </w:rPr>
              <w:t>Abbott, pois define o padrão de como trabalhamos: com integridade, justiça e honestidade. Ajuda-nos a tomar decisões éticas, sobretudo em situações complexas, e garante que nos mantemos alinhados com os nossos valores. Ao seguir o Código, protegemos a noss</w:t>
            </w:r>
            <w:r w:rsidRPr="00F0027C">
              <w:rPr>
                <w:rFonts w:ascii="Calibri" w:hAnsi="Calibri" w:eastAsia="Calibri" w:cs="Calibri"/>
                <w:lang w:val="pt-PT"/>
              </w:rPr>
              <w:t>a reputação, ganhamos a confiança de quem servimos e criamos uma cultura no local de trabalho onde fazer a coisa certa é fundamental.</w:t>
            </w:r>
          </w:p>
        </w:tc>
      </w:tr>
      <w:tr w:rsidRPr="00F0027C" w:rsidR="00171B17" w:rsidTr="7DAC6EF2" w14:paraId="4FC94174" w14:textId="77777777">
        <w:tc>
          <w:tcPr>
            <w:tcW w:w="1353" w:type="dxa"/>
            <w:shd w:val="clear" w:color="auto" w:fill="C1E4F5" w:themeFill="accent1" w:themeFillTint="33"/>
            <w:tcMar>
              <w:top w:w="120" w:type="dxa"/>
              <w:left w:w="180" w:type="dxa"/>
              <w:bottom w:w="120" w:type="dxa"/>
              <w:right w:w="180" w:type="dxa"/>
            </w:tcMar>
            <w:hideMark/>
          </w:tcPr>
          <w:p w:rsidRPr="00F0027C" w:rsidR="00000F84" w:rsidP="00000F84" w:rsidRDefault="00D71AFD" w14:paraId="07BF4AE3" w14:textId="77777777">
            <w:pPr>
              <w:spacing w:before="30" w:after="30"/>
              <w:ind w:left="30" w:right="30"/>
              <w:rPr>
                <w:rFonts w:ascii="Calibri" w:hAnsi="Calibri" w:eastAsia="Times New Roman" w:cs="Calibri"/>
                <w:sz w:val="16"/>
              </w:rPr>
            </w:pPr>
            <w:hyperlink w:tgtFrame="_blank" w:history="1" r:id="rId19">
              <w:r w:rsidRPr="00F0027C">
                <w:rPr>
                  <w:rFonts w:ascii="Calibri" w:hAnsi="Calibri" w:eastAsia="Times New Roman" w:cs="Calibri"/>
                  <w:color w:val="0000FF"/>
                  <w:sz w:val="16"/>
                  <w:u w:val="single"/>
                </w:rPr>
                <w:t>Screen 6</w:t>
              </w:r>
            </w:hyperlink>
            <w:r w:rsidRPr="00F0027C">
              <w:rPr>
                <w:rFonts w:ascii="Calibri" w:hAnsi="Calibri" w:eastAsia="Times New Roman" w:cs="Calibri"/>
                <w:sz w:val="16"/>
              </w:rPr>
              <w:t xml:space="preserve"> </w:t>
            </w:r>
          </w:p>
          <w:p w:rsidRPr="00F0027C" w:rsidR="00000F84" w:rsidP="00000F84" w:rsidRDefault="00D71AFD" w14:paraId="50A89D50" w14:textId="77777777">
            <w:pPr>
              <w:ind w:left="30" w:right="30"/>
              <w:rPr>
                <w:rFonts w:ascii="Calibri" w:hAnsi="Calibri" w:eastAsia="Times New Roman" w:cs="Calibri"/>
                <w:sz w:val="16"/>
              </w:rPr>
            </w:pPr>
            <w:hyperlink w:tgtFrame="_blank" w:history="1" r:id="rId20">
              <w:r w:rsidRPr="00F0027C">
                <w:rPr>
                  <w:rFonts w:ascii="Calibri" w:hAnsi="Calibri" w:eastAsia="Times New Roman" w:cs="Calibri"/>
                  <w:color w:val="0000FF"/>
                  <w:sz w:val="16"/>
                  <w:u w:val="single"/>
                </w:rPr>
                <w:t>7_C_7</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00F84" w:rsidP="00000F84" w:rsidRDefault="00D71AFD" w14:paraId="6FA7DE6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Understanding the Code is</w:t>
            </w:r>
            <w:r w:rsidRPr="00F0027C">
              <w:rPr>
                <w:rFonts w:ascii="Calibri" w:hAnsi="Calibri" w:eastAsia="Times New Roman" w:cs="Calibri"/>
              </w:rPr>
              <w:t xml:space="preserve"> everyone’s responsibility.</w:t>
            </w:r>
          </w:p>
          <w:p w:rsidRPr="00F0027C" w:rsidR="00000F84" w:rsidP="00000F84" w:rsidRDefault="00D71AFD" w14:paraId="160BF52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Each of us has a role in applying the Code of Business Conduct to our daily work and decision-making. It’s not just a document—it’s a guide that helps us navigate challenges with integrity and confidence.</w:t>
            </w:r>
          </w:p>
          <w:p w:rsidRPr="00F0027C" w:rsidR="00000F84" w:rsidP="00000F84" w:rsidRDefault="00D71AFD" w14:paraId="63C99E9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 xml:space="preserve">In the sections </w:t>
            </w:r>
            <w:r w:rsidRPr="00F0027C">
              <w:rPr>
                <w:rFonts w:ascii="Calibri" w:hAnsi="Calibri" w:eastAsia="Times New Roman" w:cs="Calibri"/>
              </w:rPr>
              <w:t>ahead, we’ll explore the key principles of the Code and see how they come to life in our everyday actions and choices.</w:t>
            </w:r>
          </w:p>
        </w:tc>
        <w:tc>
          <w:tcPr>
            <w:tcW w:w="6000" w:type="dxa"/>
            <w:tcMar/>
          </w:tcPr>
          <w:p w:rsidRPr="00F0027C" w:rsidR="00B6655E" w:rsidP="001346EA" w:rsidRDefault="00D71AFD" w14:paraId="48D58EC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A compreensão do Código é responsabilidade de todos.</w:t>
            </w:r>
          </w:p>
          <w:p w:rsidRPr="00F0027C" w:rsidR="00B6655E" w:rsidP="001346EA" w:rsidRDefault="00D71AFD" w14:paraId="43D40BB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Cada um</w:t>
            </w:r>
            <w:r w:rsidRPr="00F0027C">
              <w:rPr>
                <w:rFonts w:ascii="Calibri" w:hAnsi="Calibri" w:eastAsia="Calibri" w:cs="Calibri"/>
                <w:lang w:val="pt-PT"/>
              </w:rPr>
              <w:t xml:space="preserve"> de nós tem um dever na aplicação do Código de conduta empresarial no nosso trabalho do dia a dia e na tomada de decisões. Não se trata apenas de um documento, mas de um guia que nos ajuda a enfrentar os desafios com integridade e confiança.</w:t>
            </w:r>
          </w:p>
          <w:p w:rsidRPr="00F0027C" w:rsidR="00000F84" w:rsidP="001346EA" w:rsidRDefault="00D71AFD" w14:paraId="38D1482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Nas secções seguintes, exploraremos os princípios fundamentais do Código e veremos como se refletem nas nossas ações e escolhas diárias.</w:t>
            </w:r>
          </w:p>
        </w:tc>
      </w:tr>
      <w:tr w:rsidRPr="00F0027C" w:rsidR="00171B17" w:rsidTr="7DAC6EF2" w14:paraId="20E7A778" w14:textId="77777777">
        <w:tc>
          <w:tcPr>
            <w:tcW w:w="1353" w:type="dxa"/>
            <w:shd w:val="clear" w:color="auto" w:fill="C1E4F5" w:themeFill="accent1" w:themeFillTint="33"/>
            <w:tcMar>
              <w:top w:w="120" w:type="dxa"/>
              <w:left w:w="180" w:type="dxa"/>
              <w:bottom w:w="120" w:type="dxa"/>
              <w:right w:w="180" w:type="dxa"/>
            </w:tcMar>
            <w:hideMark/>
          </w:tcPr>
          <w:p w:rsidRPr="00F0027C" w:rsidR="00000F84" w:rsidP="00000F84" w:rsidRDefault="00D71AFD" w14:paraId="76E0D7B4" w14:textId="77777777">
            <w:pPr>
              <w:spacing w:before="30" w:after="30"/>
              <w:ind w:left="30" w:right="30"/>
              <w:rPr>
                <w:rFonts w:ascii="Calibri" w:hAnsi="Calibri" w:eastAsia="Times New Roman" w:cs="Calibri"/>
                <w:sz w:val="16"/>
              </w:rPr>
            </w:pPr>
            <w:hyperlink w:tgtFrame="_blank" w:history="1" r:id="rId21">
              <w:r w:rsidRPr="00F0027C">
                <w:rPr>
                  <w:rFonts w:ascii="Calibri" w:hAnsi="Calibri" w:eastAsia="Times New Roman" w:cs="Calibri"/>
                  <w:color w:val="0000FF"/>
                  <w:sz w:val="16"/>
                  <w:u w:val="single"/>
                </w:rPr>
                <w:t>Screen 7</w:t>
              </w:r>
            </w:hyperlink>
            <w:r w:rsidRPr="00F0027C">
              <w:rPr>
                <w:rFonts w:ascii="Calibri" w:hAnsi="Calibri" w:eastAsia="Times New Roman" w:cs="Calibri"/>
                <w:sz w:val="16"/>
              </w:rPr>
              <w:t xml:space="preserve"> </w:t>
            </w:r>
          </w:p>
          <w:p w:rsidRPr="00F0027C" w:rsidR="00000F84" w:rsidP="00000F84" w:rsidRDefault="00D71AFD" w14:paraId="2AC0090E" w14:textId="77777777">
            <w:pPr>
              <w:ind w:left="30" w:right="30"/>
              <w:rPr>
                <w:rFonts w:ascii="Calibri" w:hAnsi="Calibri" w:eastAsia="Times New Roman" w:cs="Calibri"/>
                <w:sz w:val="16"/>
              </w:rPr>
            </w:pPr>
            <w:hyperlink w:tgtFrame="_blank" w:history="1" r:id="rId22">
              <w:r w:rsidRPr="00F0027C">
                <w:rPr>
                  <w:rFonts w:ascii="Calibri" w:hAnsi="Calibri" w:eastAsia="Times New Roman" w:cs="Calibri"/>
                  <w:color w:val="0000FF"/>
                  <w:sz w:val="16"/>
                  <w:u w:val="single"/>
                </w:rPr>
                <w:t>8_C_8</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00F84" w:rsidP="00000F84" w:rsidRDefault="00D71AFD" w14:paraId="242830E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000F84" w:rsidP="00000F84" w:rsidRDefault="00D71AFD" w14:paraId="34E81CE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are committed to improving the health and well-being of the</w:t>
            </w:r>
            <w:r w:rsidRPr="00F0027C">
              <w:rPr>
                <w:rFonts w:ascii="Calibri" w:hAnsi="Calibri" w:eastAsia="Times New Roman" w:cs="Calibri"/>
              </w:rPr>
              <w:t xml:space="preserve"> people who rely on our products.</w:t>
            </w:r>
          </w:p>
          <w:p w:rsidRPr="00F0027C" w:rsidR="00000F84" w:rsidP="00000F84" w:rsidRDefault="00D71AFD" w14:paraId="47AA8D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It’s a reminder that behind every decision, every innovation, and every action is a purpose—to make lives better.</w:t>
            </w:r>
          </w:p>
          <w:p w:rsidRPr="00F0027C" w:rsidR="00000F84" w:rsidP="00000F84" w:rsidRDefault="00D71AFD" w14:paraId="74F9082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Patients and Consumers</w:t>
            </w:r>
          </w:p>
          <w:p w:rsidRPr="00F0027C" w:rsidR="00000F84" w:rsidP="00000F84" w:rsidRDefault="00D71AFD" w14:paraId="10BB3D8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Healthcare Professionals</w:t>
            </w:r>
          </w:p>
          <w:p w:rsidRPr="00F0027C" w:rsidR="00000F84" w:rsidP="00000F84" w:rsidRDefault="00D71AFD" w14:paraId="7A33364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of the icons to learn more.</w:t>
            </w:r>
          </w:p>
        </w:tc>
        <w:tc>
          <w:tcPr>
            <w:tcW w:w="6000" w:type="dxa"/>
            <w:tcMar/>
          </w:tcPr>
          <w:p w:rsidRPr="00F0027C" w:rsidR="008079A2" w:rsidP="001346EA" w:rsidRDefault="00D71AFD" w14:paraId="19B65FB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Tem de ver todo o con</w:t>
            </w:r>
            <w:r w:rsidRPr="00F0027C">
              <w:rPr>
                <w:rFonts w:ascii="Calibri" w:hAnsi="Calibri" w:eastAsia="Calibri" w:cs="Calibri"/>
                <w:lang w:val="pt-PT"/>
              </w:rPr>
              <w:t>teúdo antes de avançar.</w:t>
            </w:r>
          </w:p>
          <w:p w:rsidRPr="00F0027C" w:rsidR="008079A2" w:rsidP="001346EA" w:rsidRDefault="00D71AFD" w14:paraId="0483D1F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estamos empenhados em melhorar a saúde e o bem-estar das pessoas que confiam nos nossos produtos.</w:t>
            </w:r>
          </w:p>
          <w:p w:rsidRPr="00F0027C" w:rsidR="008079A2" w:rsidP="001346EA" w:rsidRDefault="00D71AFD" w14:paraId="501AD7A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É um aviso de que por trás de cada decisão, cada inovação e cada ação existe um propósito: melhorar a vida das pessoas.</w:t>
            </w:r>
          </w:p>
          <w:p w:rsidRPr="00F0027C" w:rsidR="008079A2" w:rsidP="001346EA" w:rsidRDefault="00D71AFD" w14:paraId="30D11E1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Doentes e Consumidores</w:t>
            </w:r>
          </w:p>
          <w:p w:rsidRPr="00F0027C" w:rsidR="008079A2" w:rsidP="001346EA" w:rsidRDefault="00D71AFD" w14:paraId="617BC65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Profissionais de saúde</w:t>
            </w:r>
          </w:p>
          <w:p w:rsidRPr="00F0027C" w:rsidR="00000F84" w:rsidP="001346EA" w:rsidRDefault="00D71AFD" w14:paraId="647613E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6800772D" w14:textId="77777777">
        <w:tc>
          <w:tcPr>
            <w:tcW w:w="1353" w:type="dxa"/>
            <w:shd w:val="clear" w:color="auto" w:fill="C1E4F5" w:themeFill="accent1" w:themeFillTint="33"/>
            <w:tcMar>
              <w:top w:w="120" w:type="dxa"/>
              <w:left w:w="180" w:type="dxa"/>
              <w:bottom w:w="120" w:type="dxa"/>
              <w:right w:w="180" w:type="dxa"/>
            </w:tcMar>
            <w:hideMark/>
          </w:tcPr>
          <w:p w:rsidRPr="00F0027C" w:rsidR="00000F84" w:rsidP="00000F84" w:rsidRDefault="00D71AFD" w14:paraId="721072CB" w14:textId="77777777">
            <w:pPr>
              <w:spacing w:before="30" w:after="30"/>
              <w:ind w:left="30" w:right="30"/>
              <w:rPr>
                <w:rFonts w:ascii="Calibri" w:hAnsi="Calibri" w:eastAsia="Times New Roman" w:cs="Calibri"/>
                <w:sz w:val="16"/>
              </w:rPr>
            </w:pPr>
            <w:hyperlink w:tgtFrame="_blank" w:history="1" r:id="rId23">
              <w:r w:rsidRPr="00F0027C">
                <w:rPr>
                  <w:rFonts w:ascii="Calibri" w:hAnsi="Calibri" w:eastAsia="Times New Roman" w:cs="Calibri"/>
                  <w:color w:val="0000FF"/>
                  <w:sz w:val="16"/>
                  <w:u w:val="single"/>
                </w:rPr>
                <w:t>Screen 7</w:t>
              </w:r>
            </w:hyperlink>
            <w:r w:rsidRPr="00F0027C">
              <w:rPr>
                <w:rFonts w:ascii="Calibri" w:hAnsi="Calibri" w:eastAsia="Times New Roman" w:cs="Calibri"/>
                <w:sz w:val="16"/>
              </w:rPr>
              <w:t xml:space="preserve"> </w:t>
            </w:r>
          </w:p>
          <w:p w:rsidRPr="00F0027C" w:rsidR="00000F84" w:rsidP="00000F84" w:rsidRDefault="00D71AFD" w14:paraId="7C10CB88" w14:textId="77777777">
            <w:pPr>
              <w:ind w:left="30" w:right="30"/>
              <w:rPr>
                <w:rFonts w:ascii="Calibri" w:hAnsi="Calibri" w:eastAsia="Times New Roman" w:cs="Calibri"/>
                <w:sz w:val="16"/>
              </w:rPr>
            </w:pPr>
            <w:hyperlink w:tgtFrame="_blank" w:history="1" r:id="rId24">
              <w:r w:rsidRPr="00F0027C">
                <w:rPr>
                  <w:rFonts w:ascii="Calibri" w:hAnsi="Calibri" w:eastAsia="Times New Roman" w:cs="Calibri"/>
                  <w:color w:val="0000FF"/>
                  <w:sz w:val="16"/>
                  <w:u w:val="single"/>
                </w:rPr>
                <w:t>9_C_8</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00F84" w:rsidP="00000F84" w:rsidRDefault="00D71AFD" w14:paraId="2B5D0EE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PATIENTS AND CONSUMERS</w:t>
            </w:r>
          </w:p>
          <w:p w:rsidRPr="00F0027C" w:rsidR="00000F84" w:rsidP="00000F84" w:rsidRDefault="00D71AFD" w14:paraId="2C1270F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Caring for people is at the heart of what we do. We put the health and well-being of patients and consumers first. Every day, we can make a meaningful difference—helping people live healthier lives and contributing t</w:t>
            </w:r>
            <w:r w:rsidRPr="00F0027C">
              <w:rPr>
                <w:rFonts w:ascii="Calibri" w:hAnsi="Calibri" w:eastAsia="Times New Roman" w:cs="Calibri"/>
              </w:rPr>
              <w:t>o stronger, healthier communities.</w:t>
            </w:r>
          </w:p>
        </w:tc>
        <w:tc>
          <w:tcPr>
            <w:tcW w:w="6000" w:type="dxa"/>
            <w:tcMar/>
          </w:tcPr>
          <w:p w:rsidRPr="00F0027C" w:rsidR="00E36CE0" w:rsidP="001346EA" w:rsidRDefault="00D71AFD" w14:paraId="5A83950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DOENTES E CONSUMIDORES</w:t>
            </w:r>
          </w:p>
          <w:p w:rsidRPr="00F0027C" w:rsidR="00000F84" w:rsidP="001346EA" w:rsidRDefault="00D71AFD" w14:paraId="04F938B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Cuidar das pessoas é a essência do que fazemos. Damos prioridade à saúde e ao bem-estar dos doentes e </w:t>
            </w:r>
            <w:r w:rsidRPr="00F0027C">
              <w:rPr>
                <w:rFonts w:ascii="Calibri" w:hAnsi="Calibri" w:eastAsia="Calibri" w:cs="Calibri"/>
                <w:lang w:val="pt-PT"/>
              </w:rPr>
              <w:t>consumidores. Todos os dias, podemos fazer uma diferença significativa, ajudando as pessoas a terem uma vida mais saudável e contribuindo para comunidades mais fortes e saudáveis.</w:t>
            </w:r>
          </w:p>
        </w:tc>
      </w:tr>
      <w:tr w:rsidRPr="00F0027C" w:rsidR="00171B17" w:rsidTr="7DAC6EF2" w14:paraId="71207E40" w14:textId="77777777">
        <w:tc>
          <w:tcPr>
            <w:tcW w:w="1353" w:type="dxa"/>
            <w:shd w:val="clear" w:color="auto" w:fill="C1E4F5" w:themeFill="accent1" w:themeFillTint="33"/>
            <w:tcMar>
              <w:top w:w="120" w:type="dxa"/>
              <w:left w:w="180" w:type="dxa"/>
              <w:bottom w:w="120" w:type="dxa"/>
              <w:right w:w="180" w:type="dxa"/>
            </w:tcMar>
            <w:hideMark/>
          </w:tcPr>
          <w:p w:rsidRPr="00F0027C" w:rsidR="00E36CE0" w:rsidP="00E36CE0" w:rsidRDefault="00D71AFD" w14:paraId="74E8DEDF" w14:textId="77777777">
            <w:pPr>
              <w:spacing w:before="30" w:after="30"/>
              <w:ind w:left="30" w:right="30"/>
              <w:rPr>
                <w:rFonts w:ascii="Calibri" w:hAnsi="Calibri" w:eastAsia="Times New Roman" w:cs="Calibri"/>
                <w:sz w:val="16"/>
              </w:rPr>
            </w:pPr>
            <w:hyperlink w:tgtFrame="_blank" w:history="1" r:id="rId25">
              <w:r w:rsidRPr="00F0027C">
                <w:rPr>
                  <w:rFonts w:ascii="Calibri" w:hAnsi="Calibri" w:eastAsia="Times New Roman" w:cs="Calibri"/>
                  <w:color w:val="0000FF"/>
                  <w:sz w:val="16"/>
                  <w:u w:val="single"/>
                </w:rPr>
                <w:t>Screen 7</w:t>
              </w:r>
            </w:hyperlink>
            <w:r w:rsidRPr="00F0027C">
              <w:rPr>
                <w:rFonts w:ascii="Calibri" w:hAnsi="Calibri" w:eastAsia="Times New Roman" w:cs="Calibri"/>
                <w:sz w:val="16"/>
              </w:rPr>
              <w:t xml:space="preserve"> </w:t>
            </w:r>
          </w:p>
          <w:p w:rsidRPr="00F0027C" w:rsidR="00E36CE0" w:rsidP="00E36CE0" w:rsidRDefault="00D71AFD" w14:paraId="24BB15F0" w14:textId="77777777">
            <w:pPr>
              <w:ind w:left="30" w:right="30"/>
              <w:rPr>
                <w:rFonts w:ascii="Calibri" w:hAnsi="Calibri" w:eastAsia="Times New Roman" w:cs="Calibri"/>
                <w:sz w:val="16"/>
              </w:rPr>
            </w:pPr>
            <w:hyperlink w:tgtFrame="_blank" w:history="1" r:id="rId26">
              <w:r w:rsidRPr="00F0027C">
                <w:rPr>
                  <w:rFonts w:ascii="Calibri" w:hAnsi="Calibri" w:eastAsia="Times New Roman" w:cs="Calibri"/>
                  <w:color w:val="0000FF"/>
                  <w:sz w:val="16"/>
                  <w:u w:val="single"/>
                </w:rPr>
                <w:t>10_C_8</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36CE0" w:rsidP="00E36CE0" w:rsidRDefault="00D71AFD" w14:paraId="384554A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HEALTHCARE PROFESSIONALS</w:t>
            </w:r>
          </w:p>
          <w:p w:rsidRPr="00F0027C" w:rsidR="00E36CE0" w:rsidP="00E36CE0" w:rsidRDefault="00D71AFD" w14:paraId="56CD7AE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We work with HCPs to support better health. We respect the knowledge and independent judgment of healthcare professionals - whether they’re doctors, nurses, pharmacists, researchers, or lab staff. Their role in guiding patients toward better health is esse</w:t>
            </w:r>
            <w:r w:rsidRPr="00F0027C">
              <w:rPr>
                <w:rFonts w:ascii="Calibri" w:hAnsi="Calibri" w:eastAsia="Times New Roman" w:cs="Calibri"/>
              </w:rPr>
              <w:t>ntial.</w:t>
            </w:r>
          </w:p>
          <w:p w:rsidRPr="00F0027C" w:rsidR="00E36CE0" w:rsidP="00E36CE0" w:rsidRDefault="00D71AFD" w14:paraId="23F11A3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Mar/>
          </w:tcPr>
          <w:p w:rsidRPr="00F0027C" w:rsidR="00E36CE0" w:rsidP="001346EA" w:rsidRDefault="00D71AFD" w14:paraId="73881E4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PROFISSIONAIS DE SAÚDE</w:t>
            </w:r>
          </w:p>
          <w:p w:rsidRPr="00F0027C" w:rsidR="00E36CE0" w:rsidP="001346EA" w:rsidRDefault="00D71AFD" w14:paraId="47FD6EC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Trabalhamos com profissionais de saúde para promover uma saúde melhor. Respeitamos o conhecimento e o julgamento independente dos profissionais de saúde, sejam eles médicos, enfe</w:t>
            </w:r>
            <w:r w:rsidRPr="00F0027C">
              <w:rPr>
                <w:rFonts w:ascii="Calibri" w:hAnsi="Calibri" w:eastAsia="Calibri" w:cs="Calibri"/>
                <w:lang w:val="pt-PT"/>
              </w:rPr>
              <w:t>rmeiros, farmacêuticos, investigadores ou funcionários de laboratório. O seu papel na orientação dos doentes para uma saúde melhor é essencial.</w:t>
            </w:r>
          </w:p>
          <w:p w:rsidRPr="00F0027C" w:rsidR="00E36CE0" w:rsidP="001346EA" w:rsidRDefault="00D71AFD" w14:paraId="608F363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estamos empenhados em ap</w:t>
            </w:r>
            <w:r w:rsidRPr="00F0027C">
              <w:rPr>
                <w:rFonts w:ascii="Calibri" w:hAnsi="Calibri" w:eastAsia="Calibri" w:cs="Calibri"/>
                <w:lang w:val="pt-PT"/>
              </w:rPr>
              <w:t>oiá-los com informações precisas e oportunas para que possam tomar as melhores decisões. Ao trabalharmos juntos, podemos alcançar o nosso objetivo comum de melhorar a saúde e o bem-estar em todo o mundo.</w:t>
            </w:r>
          </w:p>
        </w:tc>
      </w:tr>
      <w:tr w:rsidRPr="00F0027C" w:rsidR="00171B17" w:rsidTr="7DAC6EF2" w14:paraId="1F30C16A" w14:textId="77777777">
        <w:tc>
          <w:tcPr>
            <w:tcW w:w="1353" w:type="dxa"/>
            <w:shd w:val="clear" w:color="auto" w:fill="C1E4F5" w:themeFill="accent1" w:themeFillTint="33"/>
            <w:tcMar>
              <w:top w:w="120" w:type="dxa"/>
              <w:left w:w="180" w:type="dxa"/>
              <w:bottom w:w="120" w:type="dxa"/>
              <w:right w:w="180" w:type="dxa"/>
            </w:tcMar>
            <w:hideMark/>
          </w:tcPr>
          <w:p w:rsidRPr="00F0027C" w:rsidR="00E36CE0" w:rsidP="00E36CE0" w:rsidRDefault="00D71AFD" w14:paraId="06985105" w14:textId="77777777">
            <w:pPr>
              <w:spacing w:before="30" w:after="30"/>
              <w:ind w:left="30" w:right="30"/>
              <w:rPr>
                <w:rFonts w:ascii="Calibri" w:hAnsi="Calibri" w:eastAsia="Times New Roman" w:cs="Calibri"/>
                <w:sz w:val="16"/>
              </w:rPr>
            </w:pPr>
            <w:hyperlink w:tgtFrame="_blank" w:history="1" r:id="rId27">
              <w:r w:rsidRPr="00F0027C">
                <w:rPr>
                  <w:rFonts w:ascii="Calibri" w:hAnsi="Calibri" w:eastAsia="Times New Roman" w:cs="Calibri"/>
                  <w:color w:val="0000FF"/>
                  <w:sz w:val="16"/>
                  <w:u w:val="single"/>
                </w:rPr>
                <w:t>Screen 8</w:t>
              </w:r>
            </w:hyperlink>
            <w:r w:rsidRPr="00F0027C">
              <w:rPr>
                <w:rFonts w:ascii="Calibri" w:hAnsi="Calibri" w:eastAsia="Times New Roman" w:cs="Calibri"/>
                <w:sz w:val="16"/>
              </w:rPr>
              <w:t xml:space="preserve"> </w:t>
            </w:r>
          </w:p>
          <w:p w:rsidRPr="00F0027C" w:rsidR="00E36CE0" w:rsidP="00E36CE0" w:rsidRDefault="00D71AFD" w14:paraId="1C68D25C" w14:textId="77777777">
            <w:pPr>
              <w:ind w:left="30" w:right="30"/>
              <w:rPr>
                <w:rFonts w:ascii="Calibri" w:hAnsi="Calibri" w:eastAsia="Times New Roman" w:cs="Calibri"/>
                <w:sz w:val="16"/>
              </w:rPr>
            </w:pPr>
            <w:hyperlink w:tgtFrame="_blank" w:history="1" r:id="rId28">
              <w:r w:rsidRPr="00F0027C">
                <w:rPr>
                  <w:rFonts w:ascii="Calibri" w:hAnsi="Calibri" w:eastAsia="Times New Roman" w:cs="Calibri"/>
                  <w:color w:val="0000FF"/>
                  <w:sz w:val="16"/>
                  <w:u w:val="single"/>
                </w:rPr>
                <w:t>11_C_9</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36CE0" w:rsidP="00E36CE0" w:rsidRDefault="00D71AFD" w14:paraId="7C5AC6F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E36CE0" w:rsidP="00E36CE0" w:rsidRDefault="00D71AFD" w14:paraId="4190171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are committed to ensuring every product we offer is safe,</w:t>
            </w:r>
            <w:r w:rsidRPr="00F0027C">
              <w:rPr>
                <w:rFonts w:ascii="Calibri" w:hAnsi="Calibri" w:eastAsia="Times New Roman" w:cs="Calibri"/>
              </w:rPr>
              <w:t xml:space="preserve"> effective, and worthy of the trust people place in us.</w:t>
            </w:r>
          </w:p>
          <w:p w:rsidRPr="00F0027C" w:rsidR="00E36CE0" w:rsidP="00E36CE0" w:rsidRDefault="00D71AFD" w14:paraId="4FD2EF6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take steps to make sure our products are safe and effective —from choosing the right materials to how we market, sell, and deliver them. At every stage, we follow high standards for quality.</w:t>
            </w:r>
          </w:p>
          <w:p w:rsidRPr="00F0027C" w:rsidR="00E36CE0" w:rsidP="00E36CE0" w:rsidRDefault="00D71AFD" w14:paraId="6A37FE2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We’re </w:t>
            </w:r>
            <w:r w:rsidRPr="00F0027C">
              <w:rPr>
                <w:rFonts w:ascii="Calibri" w:hAnsi="Calibri" w:eastAsia="Times New Roman" w:cs="Calibri"/>
              </w:rPr>
              <w:t>also committed to timely identifying, evaluating, and addressing product safety issues, as well as taking actions to prevent counterfeiting, illegal diversion, and theft of our products.</w:t>
            </w:r>
          </w:p>
          <w:p w:rsidRPr="00F0027C" w:rsidR="00E36CE0" w:rsidP="00E36CE0" w:rsidRDefault="00D71AFD" w14:paraId="011E7BB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Product Quality</w:t>
            </w:r>
          </w:p>
          <w:p w:rsidRPr="00F0027C" w:rsidR="00E36CE0" w:rsidP="00E36CE0" w:rsidRDefault="00D71AFD" w14:paraId="097D930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Product Promotion I</w:t>
            </w:r>
          </w:p>
          <w:p w:rsidRPr="00F0027C" w:rsidR="00E36CE0" w:rsidP="00E36CE0" w:rsidRDefault="00D71AFD" w14:paraId="317EEC3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Product Promotion II</w:t>
            </w:r>
          </w:p>
          <w:p w:rsidRPr="00F0027C" w:rsidR="00E36CE0" w:rsidP="00E36CE0" w:rsidRDefault="00D71AFD" w14:paraId="6D39739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w:t>
            </w:r>
            <w:r w:rsidRPr="00F0027C">
              <w:rPr>
                <w:rFonts w:ascii="Calibri" w:hAnsi="Calibri" w:eastAsia="Times New Roman" w:cs="Calibri"/>
              </w:rPr>
              <w:t>f the icons to learn more.</w:t>
            </w:r>
          </w:p>
        </w:tc>
        <w:tc>
          <w:tcPr>
            <w:tcW w:w="6000" w:type="dxa"/>
            <w:tcMar/>
          </w:tcPr>
          <w:p w:rsidRPr="00F0027C" w:rsidR="005C7B27" w:rsidP="001346EA" w:rsidRDefault="00D71AFD" w14:paraId="5014CD2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Tem de ver todo o conteúdo antes de avançar.</w:t>
            </w:r>
          </w:p>
          <w:p w:rsidRPr="00F0027C" w:rsidR="005C7B27" w:rsidP="001346EA" w:rsidRDefault="00D71AFD" w14:paraId="490FFAB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Na Abbott, estamos empenhados em garantir que todos os produtos que disponibilizamos são seguros, </w:t>
            </w:r>
            <w:r w:rsidRPr="00F0027C">
              <w:rPr>
                <w:rFonts w:ascii="Calibri" w:hAnsi="Calibri" w:eastAsia="Calibri" w:cs="Calibri"/>
                <w:lang w:val="pt-PT"/>
              </w:rPr>
              <w:t>eficazes e dignos da confiança que as pessoas depositam em nós.</w:t>
            </w:r>
          </w:p>
          <w:p w:rsidRPr="00F0027C" w:rsidR="005C7B27" w:rsidP="001346EA" w:rsidRDefault="00D71AFD" w14:paraId="0511D6E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Tomamos medidas para garantir que os nossos produtos são seguros e eficazes, desde a escolha dos materiais certos a</w:t>
            </w:r>
            <w:r w:rsidRPr="00F0027C">
              <w:rPr>
                <w:rFonts w:ascii="Calibri" w:hAnsi="Calibri" w:eastAsia="Calibri" w:cs="Calibri"/>
                <w:lang w:val="pt-PT"/>
              </w:rPr>
              <w:t>té à forma como os comercializamos, vendemos e fornecemos. Em todas as etapas, seguimos elevados padrões de qualidade.</w:t>
            </w:r>
          </w:p>
          <w:p w:rsidRPr="00F0027C" w:rsidR="005C7B27" w:rsidP="001346EA" w:rsidRDefault="00D71AFD" w14:paraId="186E645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Também estamos empenhados em identificar, avaliar e resolver</w:t>
            </w:r>
            <w:r w:rsidRPr="00F0027C">
              <w:rPr>
                <w:rFonts w:ascii="Calibri" w:hAnsi="Calibri" w:eastAsia="Calibri" w:cs="Calibri"/>
                <w:lang w:val="pt-PT"/>
              </w:rPr>
              <w:t xml:space="preserve"> questões de segurança dos produtos, em tempo oportuno, bem como promover ações para prevenir a contrafação, o desvio ilegal e roubo dos nossos produtos.</w:t>
            </w:r>
          </w:p>
          <w:p w:rsidRPr="00F0027C" w:rsidR="005C7B27" w:rsidP="001346EA" w:rsidRDefault="00D71AFD" w14:paraId="5E0D14B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Qualidade dos produtos</w:t>
            </w:r>
          </w:p>
          <w:p w:rsidRPr="00F0027C" w:rsidR="00E36CE0" w:rsidP="001346EA" w:rsidRDefault="00D71AFD" w14:paraId="36E0443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Promoção de produtos I</w:t>
            </w:r>
          </w:p>
          <w:p w:rsidRPr="00F0027C" w:rsidR="00F81109" w:rsidP="001346EA" w:rsidRDefault="00D71AFD" w14:paraId="54A4B68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Promoção de produtos II</w:t>
            </w:r>
          </w:p>
          <w:p w:rsidRPr="00F0027C" w:rsidR="00F81109" w:rsidP="001346EA" w:rsidRDefault="00D71AFD" w14:paraId="4DFA879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65528FE3" w14:textId="77777777">
        <w:tc>
          <w:tcPr>
            <w:tcW w:w="1353" w:type="dxa"/>
            <w:shd w:val="clear" w:color="auto" w:fill="C1E4F5" w:themeFill="accent1" w:themeFillTint="33"/>
            <w:tcMar>
              <w:top w:w="120" w:type="dxa"/>
              <w:left w:w="180" w:type="dxa"/>
              <w:bottom w:w="120" w:type="dxa"/>
              <w:right w:w="180" w:type="dxa"/>
            </w:tcMar>
            <w:hideMark/>
          </w:tcPr>
          <w:p w:rsidRPr="00F0027C" w:rsidR="00E36CE0" w:rsidP="00E36CE0" w:rsidRDefault="00D71AFD" w14:paraId="2C78C844" w14:textId="77777777">
            <w:pPr>
              <w:spacing w:before="30" w:after="30"/>
              <w:ind w:left="30" w:right="30"/>
              <w:rPr>
                <w:rFonts w:ascii="Calibri" w:hAnsi="Calibri" w:eastAsia="Times New Roman" w:cs="Calibri"/>
                <w:sz w:val="16"/>
              </w:rPr>
            </w:pPr>
            <w:hyperlink w:tgtFrame="_blank" w:history="1" r:id="rId29">
              <w:r w:rsidRPr="00F0027C">
                <w:rPr>
                  <w:rFonts w:ascii="Calibri" w:hAnsi="Calibri" w:eastAsia="Times New Roman" w:cs="Calibri"/>
                  <w:color w:val="0000FF"/>
                  <w:sz w:val="16"/>
                  <w:u w:val="single"/>
                </w:rPr>
                <w:t>Screen 8</w:t>
              </w:r>
            </w:hyperlink>
            <w:r w:rsidRPr="00F0027C">
              <w:rPr>
                <w:rFonts w:ascii="Calibri" w:hAnsi="Calibri" w:eastAsia="Times New Roman" w:cs="Calibri"/>
                <w:sz w:val="16"/>
              </w:rPr>
              <w:t xml:space="preserve"> </w:t>
            </w:r>
          </w:p>
          <w:p w:rsidRPr="00F0027C" w:rsidR="00E36CE0" w:rsidP="00E36CE0" w:rsidRDefault="00D71AFD" w14:paraId="30A79A7E" w14:textId="77777777">
            <w:pPr>
              <w:ind w:left="30" w:right="30"/>
              <w:rPr>
                <w:rFonts w:ascii="Calibri" w:hAnsi="Calibri" w:eastAsia="Times New Roman" w:cs="Calibri"/>
                <w:sz w:val="16"/>
              </w:rPr>
            </w:pPr>
            <w:hyperlink w:tgtFrame="_blank" w:history="1" r:id="rId30">
              <w:r w:rsidRPr="00F0027C">
                <w:rPr>
                  <w:rFonts w:ascii="Calibri" w:hAnsi="Calibri" w:eastAsia="Times New Roman" w:cs="Calibri"/>
                  <w:color w:val="0000FF"/>
                  <w:sz w:val="16"/>
                  <w:u w:val="single"/>
                </w:rPr>
                <w:t>12_C_9</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36CE0" w:rsidP="00E36CE0" w:rsidRDefault="00D71AFD" w14:paraId="28DE99A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PRODUCT QUALITY</w:t>
            </w:r>
          </w:p>
          <w:p w:rsidRPr="00F0027C" w:rsidR="00E36CE0" w:rsidP="00E36CE0" w:rsidRDefault="00D71AFD" w14:paraId="7EBA941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Safe, effective and trusted. Our products make a difference.</w:t>
            </w:r>
          </w:p>
          <w:p w:rsidRPr="00F0027C" w:rsidR="00E36CE0" w:rsidP="00E36CE0" w:rsidRDefault="00D71AFD" w14:paraId="56D0BF3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We’re committed to quality at every stage—from sourcing and production to how we market, sell, and deliver our products, including through our partners. Every step matters because people count on us for safety .</w:t>
            </w:r>
          </w:p>
          <w:p w:rsidRPr="00F0027C" w:rsidR="00E36CE0" w:rsidP="00E36CE0" w:rsidRDefault="00D71AFD" w14:paraId="2144F1C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We’re committed to timely identifying, asses</w:t>
            </w:r>
            <w:r w:rsidRPr="00F0027C">
              <w:rPr>
                <w:rFonts w:ascii="Calibri" w:hAnsi="Calibri" w:eastAsia="Times New Roman"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F0027C">
              <w:rPr>
                <w:rFonts w:ascii="Calibri" w:hAnsi="Calibri" w:eastAsia="Times New Roman" w:cs="Calibri"/>
              </w:rPr>
              <w:t>l safety concerns.</w:t>
            </w:r>
          </w:p>
          <w:p w:rsidRPr="00F0027C" w:rsidR="00E36CE0" w:rsidP="00E36CE0" w:rsidRDefault="00D71AFD" w14:paraId="6CFD4E9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take steps to prevent counterfeiting, illegal diversion, and theft of our products. We follow trade regulations, including export and import controls rules, </w:t>
            </w:r>
            <w:r w:rsidRPr="00F0027C">
              <w:rPr>
                <w:rFonts w:ascii="Calibri" w:hAnsi="Calibri" w:eastAsia="Times New Roman" w:cs="Calibri"/>
              </w:rPr>
              <w:lastRenderedPageBreak/>
              <w:t>and comply with government restrictions and sanctions to protect national sec</w:t>
            </w:r>
            <w:r w:rsidRPr="00F0027C">
              <w:rPr>
                <w:rFonts w:ascii="Calibri" w:hAnsi="Calibri" w:eastAsia="Times New Roman" w:cs="Calibri"/>
              </w:rPr>
              <w:t>urity and public health.</w:t>
            </w:r>
          </w:p>
        </w:tc>
        <w:tc>
          <w:tcPr>
            <w:tcW w:w="6000" w:type="dxa"/>
            <w:tcMar/>
          </w:tcPr>
          <w:p w:rsidRPr="00F0027C" w:rsidR="00723EDD" w:rsidP="001346EA" w:rsidRDefault="00D71AFD" w14:paraId="4CBCE02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QUALIDADE DOS PRODUTOS</w:t>
            </w:r>
          </w:p>
          <w:p w:rsidRPr="00F0027C" w:rsidR="00723EDD" w:rsidP="001346EA" w:rsidRDefault="00D71AFD" w14:paraId="04EF33C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Seguros, eficazes e fiáveis. Os nossos produtos fazem a diferença.</w:t>
            </w:r>
          </w:p>
          <w:p w:rsidRPr="00F0027C" w:rsidR="00723EDD" w:rsidP="001346EA" w:rsidRDefault="00D71AFD" w14:paraId="67A1E7F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Estamos empenhados na qualidade em todas as etapas, desde o abastecimento e a produção até à forma como comercializamos, vendemos e fornecemos os nossos produtos, inclusive atrav</w:t>
            </w:r>
            <w:r w:rsidRPr="00F0027C">
              <w:rPr>
                <w:rFonts w:ascii="Calibri" w:hAnsi="Calibri" w:eastAsia="Calibri" w:cs="Calibri"/>
                <w:lang w:val="pt-PT"/>
              </w:rPr>
              <w:t>és dos nossos parceiros. Cada passo é importante porque as pessoas contam connosco para garantir a sua segurança.</w:t>
            </w:r>
          </w:p>
          <w:p w:rsidRPr="00F0027C" w:rsidR="00723EDD" w:rsidP="001346EA" w:rsidRDefault="00D71AFD" w14:paraId="494D52B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Estamos determinados em identificar, avaliar e resolver questões </w:t>
            </w:r>
            <w:r w:rsidRPr="00F0027C">
              <w:rPr>
                <w:rFonts w:ascii="Calibri" w:hAnsi="Calibri" w:eastAsia="Calibri" w:cs="Calibri"/>
                <w:lang w:val="pt-PT"/>
              </w:rPr>
              <w:t>de segurança dos produtos, em tempo oportuno. Garantimos que os profissionais e instituições de saúde tenham as informações necessárias para usar os nossos produtos de forma segura e eficaz, e mantemos uma comunicação com as agências reguladoras ou os serv</w:t>
            </w:r>
            <w:r w:rsidRPr="00F0027C">
              <w:rPr>
                <w:rFonts w:ascii="Calibri" w:hAnsi="Calibri" w:eastAsia="Calibri" w:cs="Calibri"/>
                <w:lang w:val="pt-PT"/>
              </w:rPr>
              <w:t>iços de saúde pública em caso de eventuais dúvidas relativamente à segurança.</w:t>
            </w:r>
          </w:p>
          <w:p w:rsidRPr="00F0027C" w:rsidR="00E36CE0" w:rsidP="001346EA" w:rsidRDefault="00D71AFD" w14:paraId="366BEC3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Adotamos medidas para prevenir a contrafação, o desvio ilegal e roubo dos nossos produtos. Cumprimos </w:t>
            </w:r>
            <w:r w:rsidRPr="00F0027C">
              <w:rPr>
                <w:rFonts w:ascii="Calibri" w:hAnsi="Calibri" w:eastAsia="Calibri" w:cs="Calibri"/>
                <w:lang w:val="pt-PT"/>
              </w:rPr>
              <w:t>os regulamentos comerciais, incluindo regras de controlo de exportação e importação, e respeitamos as restrições e sanções governamentais para proteger a segurança nacional e a saúde pública.</w:t>
            </w:r>
          </w:p>
        </w:tc>
      </w:tr>
      <w:tr w:rsidRPr="00F0027C" w:rsidR="00171B17" w:rsidTr="7DAC6EF2" w14:paraId="7FF071BE" w14:textId="77777777">
        <w:tc>
          <w:tcPr>
            <w:tcW w:w="1353" w:type="dxa"/>
            <w:shd w:val="clear" w:color="auto" w:fill="C1E4F5" w:themeFill="accent1" w:themeFillTint="33"/>
            <w:tcMar>
              <w:top w:w="120" w:type="dxa"/>
              <w:left w:w="180" w:type="dxa"/>
              <w:bottom w:w="120" w:type="dxa"/>
              <w:right w:w="180" w:type="dxa"/>
            </w:tcMar>
            <w:hideMark/>
          </w:tcPr>
          <w:p w:rsidRPr="00F0027C" w:rsidR="00277052" w:rsidP="00277052" w:rsidRDefault="00D71AFD" w14:paraId="2B66EC5B" w14:textId="77777777">
            <w:pPr>
              <w:spacing w:before="30" w:after="30"/>
              <w:ind w:left="30" w:right="30"/>
              <w:rPr>
                <w:rFonts w:ascii="Calibri" w:hAnsi="Calibri" w:eastAsia="Times New Roman" w:cs="Calibri"/>
                <w:sz w:val="16"/>
              </w:rPr>
            </w:pPr>
            <w:hyperlink w:tgtFrame="_blank" w:history="1" r:id="rId31">
              <w:r w:rsidRPr="00F0027C">
                <w:rPr>
                  <w:rFonts w:ascii="Calibri" w:hAnsi="Calibri" w:eastAsia="Times New Roman" w:cs="Calibri"/>
                  <w:color w:val="0000FF"/>
                  <w:sz w:val="16"/>
                  <w:u w:val="single"/>
                </w:rPr>
                <w:t>Screen 8</w:t>
              </w:r>
            </w:hyperlink>
            <w:r w:rsidRPr="00F0027C">
              <w:rPr>
                <w:rFonts w:ascii="Calibri" w:hAnsi="Calibri" w:eastAsia="Times New Roman" w:cs="Calibri"/>
                <w:sz w:val="16"/>
              </w:rPr>
              <w:t xml:space="preserve"> </w:t>
            </w:r>
          </w:p>
          <w:p w:rsidRPr="00F0027C" w:rsidR="00277052" w:rsidP="00277052" w:rsidRDefault="00D71AFD" w14:paraId="26862053" w14:textId="77777777">
            <w:pPr>
              <w:ind w:left="30" w:right="30"/>
              <w:rPr>
                <w:rFonts w:ascii="Calibri" w:hAnsi="Calibri" w:eastAsia="Times New Roman" w:cs="Calibri"/>
                <w:sz w:val="16"/>
              </w:rPr>
            </w:pPr>
            <w:hyperlink w:tgtFrame="_blank" w:history="1" r:id="rId32">
              <w:r w:rsidRPr="00F0027C">
                <w:rPr>
                  <w:rFonts w:ascii="Calibri" w:hAnsi="Calibri" w:eastAsia="Times New Roman" w:cs="Calibri"/>
                  <w:color w:val="0000FF"/>
                  <w:sz w:val="16"/>
                  <w:u w:val="single"/>
                </w:rPr>
                <w:t>13_C_9</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77052" w:rsidP="00277052" w:rsidRDefault="00D71AFD" w14:paraId="0292CBA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PRODUCT PROMOTION I</w:t>
            </w:r>
          </w:p>
          <w:p w:rsidRPr="00F0027C" w:rsidR="00277052" w:rsidP="00277052" w:rsidRDefault="00D71AFD" w14:paraId="549B5B5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promote and sell our products with honesty and respect for those who rely on them.</w:t>
            </w:r>
          </w:p>
          <w:p w:rsidRPr="00F0027C" w:rsidR="00277052" w:rsidP="00277052" w:rsidRDefault="00D71AFD" w14:paraId="670B459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Our product communications are truthful, balanced, and aligned with approved </w:t>
            </w:r>
            <w:proofErr w:type="spellStart"/>
            <w:r w:rsidRPr="00F0027C">
              <w:rPr>
                <w:rFonts w:ascii="Calibri" w:hAnsi="Calibri" w:eastAsia="Times New Roman" w:cs="Calibri"/>
              </w:rPr>
              <w:t>labeling</w:t>
            </w:r>
            <w:proofErr w:type="spellEnd"/>
            <w:r w:rsidRPr="00F0027C">
              <w:rPr>
                <w:rFonts w:ascii="Calibri" w:hAnsi="Calibri" w:eastAsia="Times New Roman" w:cs="Calibri"/>
              </w:rPr>
              <w:t>, scientific evidence, and medical best practices in the countries where we operate.</w:t>
            </w:r>
          </w:p>
        </w:tc>
        <w:tc>
          <w:tcPr>
            <w:tcW w:w="6000" w:type="dxa"/>
            <w:tcMar/>
          </w:tcPr>
          <w:p w:rsidRPr="00F0027C" w:rsidR="00277052" w:rsidP="001346EA" w:rsidRDefault="00D71AFD" w14:paraId="3679727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PROMOÇÃO DE PRODUTOS I</w:t>
            </w:r>
          </w:p>
          <w:p w:rsidRPr="00F0027C" w:rsidR="00277052" w:rsidP="001346EA" w:rsidRDefault="00D71AFD" w14:paraId="6C2848E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Promovemos e vendemos os nossos produtos com honestidade e respeito por aqueles que confiam neles.</w:t>
            </w:r>
          </w:p>
          <w:p w:rsidRPr="00F0027C" w:rsidR="00277052" w:rsidP="001346EA" w:rsidRDefault="00D71AFD" w14:paraId="6082407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nossas comunicações sobre os produtos são verdadeiras, equilibr</w:t>
            </w:r>
            <w:r w:rsidRPr="00F0027C">
              <w:rPr>
                <w:rFonts w:ascii="Calibri" w:hAnsi="Calibri" w:eastAsia="Calibri" w:cs="Calibri"/>
                <w:lang w:val="pt-PT"/>
              </w:rPr>
              <w:t>adas e alinhadas com a rotulagem aprovada, as evidências científicas e as melhores práticas médicas nos países onde operamos.</w:t>
            </w:r>
          </w:p>
        </w:tc>
      </w:tr>
      <w:tr w:rsidRPr="00F0027C" w:rsidR="00171B17" w:rsidTr="7DAC6EF2" w14:paraId="10FF176E" w14:textId="77777777">
        <w:tc>
          <w:tcPr>
            <w:tcW w:w="1353" w:type="dxa"/>
            <w:shd w:val="clear" w:color="auto" w:fill="C1E4F5" w:themeFill="accent1" w:themeFillTint="33"/>
            <w:tcMar>
              <w:top w:w="120" w:type="dxa"/>
              <w:left w:w="180" w:type="dxa"/>
              <w:bottom w:w="120" w:type="dxa"/>
              <w:right w:w="180" w:type="dxa"/>
            </w:tcMar>
            <w:hideMark/>
          </w:tcPr>
          <w:p w:rsidRPr="00F0027C" w:rsidR="00835013" w:rsidP="00835013" w:rsidRDefault="00D71AFD" w14:paraId="464875AB" w14:textId="77777777">
            <w:pPr>
              <w:spacing w:before="30" w:after="30"/>
              <w:ind w:left="30" w:right="30"/>
              <w:rPr>
                <w:rFonts w:ascii="Calibri" w:hAnsi="Calibri" w:eastAsia="Times New Roman" w:cs="Calibri"/>
                <w:sz w:val="16"/>
              </w:rPr>
            </w:pPr>
            <w:hyperlink w:tgtFrame="_blank" w:history="1" r:id="rId33">
              <w:r w:rsidRPr="00F0027C">
                <w:rPr>
                  <w:rFonts w:ascii="Calibri" w:hAnsi="Calibri" w:eastAsia="Times New Roman" w:cs="Calibri"/>
                  <w:color w:val="0000FF"/>
                  <w:sz w:val="16"/>
                  <w:u w:val="single"/>
                </w:rPr>
                <w:t>Screen 8</w:t>
              </w:r>
            </w:hyperlink>
            <w:r w:rsidRPr="00F0027C">
              <w:rPr>
                <w:rFonts w:ascii="Calibri" w:hAnsi="Calibri" w:eastAsia="Times New Roman" w:cs="Calibri"/>
                <w:sz w:val="16"/>
              </w:rPr>
              <w:t xml:space="preserve"> </w:t>
            </w:r>
          </w:p>
          <w:p w:rsidRPr="00F0027C" w:rsidR="00835013" w:rsidP="00835013" w:rsidRDefault="00D71AFD" w14:paraId="64D6ED79" w14:textId="77777777">
            <w:pPr>
              <w:ind w:left="30" w:right="30"/>
              <w:rPr>
                <w:rFonts w:ascii="Calibri" w:hAnsi="Calibri" w:eastAsia="Times New Roman" w:cs="Calibri"/>
                <w:sz w:val="16"/>
              </w:rPr>
            </w:pPr>
            <w:hyperlink w:tgtFrame="_blank" w:history="1" r:id="rId34">
              <w:r w:rsidRPr="00F0027C">
                <w:rPr>
                  <w:rFonts w:ascii="Calibri" w:hAnsi="Calibri" w:eastAsia="Times New Roman" w:cs="Calibri"/>
                  <w:color w:val="0000FF"/>
                  <w:sz w:val="16"/>
                  <w:u w:val="single"/>
                </w:rPr>
                <w:t>14_C_9</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35013" w:rsidP="00835013" w:rsidRDefault="00D71AFD" w14:paraId="2461185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PRODUCT PROMOTION II</w:t>
            </w:r>
          </w:p>
          <w:p w:rsidRPr="00F0027C" w:rsidR="00835013" w:rsidP="00835013" w:rsidRDefault="00D71AFD" w14:paraId="3BEEC1B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promote our products for their intended and approved uses.</w:t>
            </w:r>
          </w:p>
          <w:p w:rsidRPr="00F0027C" w:rsidR="00835013" w:rsidP="00835013" w:rsidRDefault="00D71AFD" w14:paraId="5189EDE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operate in alignment with the lice</w:t>
            </w:r>
            <w:r w:rsidRPr="00F0027C">
              <w:rPr>
                <w:rFonts w:ascii="Calibri" w:hAnsi="Calibri" w:eastAsia="Times New Roman"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F0027C">
              <w:rPr>
                <w:rFonts w:ascii="Calibri" w:hAnsi="Calibri" w:eastAsia="Times New Roman" w:cs="Calibri"/>
              </w:rPr>
              <w:t>d uphold our commitment to ethical, safe, and responsible business practices.</w:t>
            </w:r>
          </w:p>
        </w:tc>
        <w:tc>
          <w:tcPr>
            <w:tcW w:w="6000" w:type="dxa"/>
            <w:tcMar/>
          </w:tcPr>
          <w:p w:rsidRPr="00F0027C" w:rsidR="00835013" w:rsidP="001346EA" w:rsidRDefault="00D71AFD" w14:paraId="3378BD1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PROMOÇÃO DE PRODUTOS II</w:t>
            </w:r>
          </w:p>
          <w:p w:rsidRPr="00F0027C" w:rsidR="00835013" w:rsidP="001346EA" w:rsidRDefault="00D71AFD" w14:paraId="39FBE79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Promovemos os nossos produtos para os usos pretendidos e aprovados.</w:t>
            </w:r>
          </w:p>
          <w:p w:rsidRPr="00F0027C" w:rsidR="00835013" w:rsidP="001346EA" w:rsidRDefault="00D71AFD" w14:paraId="0FF04E7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Operamos em conformidade com as licenças e aprovações concedidas pelas autoridades sanitárias dos países onde operamos. A promoção, venda e distribuição dos nossos produtos segue</w:t>
            </w:r>
            <w:r w:rsidRPr="00F0027C">
              <w:rPr>
                <w:rFonts w:ascii="Calibri" w:hAnsi="Calibri" w:eastAsia="Calibri" w:cs="Calibri"/>
                <w:lang w:val="pt-PT"/>
              </w:rPr>
              <w:t>m leis comerciais rigorosas e os regulamentos específicos de cada país. Através de políticas e procedimentos internos rigorosos, garantimos a conformidade e mantemos o nosso compromisso com práticas comerciais éticas, seguras e responsáveis.</w:t>
            </w:r>
          </w:p>
        </w:tc>
      </w:tr>
      <w:tr w:rsidRPr="00F0027C" w:rsidR="00171B17" w:rsidTr="7DAC6EF2" w14:paraId="4BFA1F87" w14:textId="77777777">
        <w:tc>
          <w:tcPr>
            <w:tcW w:w="1353" w:type="dxa"/>
            <w:shd w:val="clear" w:color="auto" w:fill="C1E4F5" w:themeFill="accent1" w:themeFillTint="33"/>
            <w:tcMar>
              <w:top w:w="120" w:type="dxa"/>
              <w:left w:w="180" w:type="dxa"/>
              <w:bottom w:w="120" w:type="dxa"/>
              <w:right w:w="180" w:type="dxa"/>
            </w:tcMar>
            <w:hideMark/>
          </w:tcPr>
          <w:p w:rsidRPr="00F0027C" w:rsidR="00BE08E6" w:rsidP="00BE08E6" w:rsidRDefault="00D71AFD" w14:paraId="25329587" w14:textId="77777777">
            <w:pPr>
              <w:spacing w:before="30" w:after="30"/>
              <w:ind w:left="30" w:right="30"/>
              <w:rPr>
                <w:rFonts w:ascii="Calibri" w:hAnsi="Calibri" w:eastAsia="Times New Roman" w:cs="Calibri"/>
                <w:sz w:val="16"/>
              </w:rPr>
            </w:pPr>
            <w:hyperlink w:tgtFrame="_blank" w:history="1" r:id="rId35">
              <w:r w:rsidRPr="00F0027C">
                <w:rPr>
                  <w:rFonts w:ascii="Calibri" w:hAnsi="Calibri" w:eastAsia="Times New Roman" w:cs="Calibri"/>
                  <w:color w:val="0000FF"/>
                  <w:sz w:val="16"/>
                  <w:u w:val="single"/>
                </w:rPr>
                <w:t>Screen 9</w:t>
              </w:r>
            </w:hyperlink>
            <w:r w:rsidRPr="00F0027C">
              <w:rPr>
                <w:rFonts w:ascii="Calibri" w:hAnsi="Calibri" w:eastAsia="Times New Roman" w:cs="Calibri"/>
                <w:sz w:val="16"/>
              </w:rPr>
              <w:t xml:space="preserve"> </w:t>
            </w:r>
          </w:p>
          <w:p w:rsidRPr="00F0027C" w:rsidR="00BE08E6" w:rsidP="00BE08E6" w:rsidRDefault="00D71AFD" w14:paraId="209F2939" w14:textId="77777777">
            <w:pPr>
              <w:ind w:left="30" w:right="30"/>
              <w:rPr>
                <w:rFonts w:ascii="Calibri" w:hAnsi="Calibri" w:eastAsia="Times New Roman" w:cs="Calibri"/>
                <w:sz w:val="16"/>
              </w:rPr>
            </w:pPr>
            <w:hyperlink w:tgtFrame="_blank" w:history="1" r:id="rId36">
              <w:r w:rsidRPr="00F0027C">
                <w:rPr>
                  <w:rFonts w:ascii="Calibri" w:hAnsi="Calibri" w:eastAsia="Times New Roman" w:cs="Calibri"/>
                  <w:color w:val="0000FF"/>
                  <w:sz w:val="16"/>
                  <w:u w:val="single"/>
                </w:rPr>
                <w:t>15_C_10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E08E6" w:rsidP="00BE08E6" w:rsidRDefault="00D71AFD" w14:paraId="14FD26A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BE08E6" w:rsidP="00BE08E6" w:rsidRDefault="00D71AFD" w14:paraId="4EBFCDC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are committed to advancing science with integrity and purpose.</w:t>
            </w:r>
          </w:p>
          <w:p w:rsidRPr="00F0027C" w:rsidR="00BE08E6" w:rsidP="00BE08E6" w:rsidRDefault="00D71AFD" w14:paraId="2F46E6B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pursue innovation, recognizing the importance of anticipating and addressing risks responsibly. We </w:t>
            </w:r>
            <w:proofErr w:type="spellStart"/>
            <w:r w:rsidRPr="00F0027C">
              <w:rPr>
                <w:rFonts w:ascii="Calibri" w:hAnsi="Calibri" w:eastAsia="Times New Roman" w:cs="Calibri"/>
              </w:rPr>
              <w:t>honor</w:t>
            </w:r>
            <w:proofErr w:type="spellEnd"/>
            <w:r w:rsidRPr="00F0027C">
              <w:rPr>
                <w:rFonts w:ascii="Calibri" w:hAnsi="Calibri" w:eastAsia="Times New Roman" w:cs="Calibri"/>
              </w:rPr>
              <w:t xml:space="preserve"> the dignity of every study participant and uphold the highest standards of transparency and objectivity in scientific research.</w:t>
            </w:r>
          </w:p>
          <w:p w:rsidRPr="00F0027C" w:rsidR="00BE08E6" w:rsidP="00BE08E6" w:rsidRDefault="00D71AFD" w14:paraId="4E0F0CD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Innovation I</w:t>
            </w:r>
          </w:p>
          <w:p w:rsidRPr="00F0027C" w:rsidR="00BE08E6" w:rsidP="00BE08E6" w:rsidRDefault="00D71AFD" w14:paraId="326CA40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Innovation II</w:t>
            </w:r>
          </w:p>
          <w:p w:rsidRPr="00F0027C" w:rsidR="00BE08E6" w:rsidP="00BE08E6" w:rsidRDefault="00D71AFD" w14:paraId="0CDE113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Advancing Science</w:t>
            </w:r>
          </w:p>
          <w:p w:rsidRPr="00F0027C" w:rsidR="00BE08E6" w:rsidP="00BE08E6" w:rsidRDefault="00D71AFD" w14:paraId="3E472EF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of the icons to learn more.</w:t>
            </w:r>
          </w:p>
        </w:tc>
        <w:tc>
          <w:tcPr>
            <w:tcW w:w="6000" w:type="dxa"/>
            <w:tcMar/>
          </w:tcPr>
          <w:p w:rsidRPr="00F0027C" w:rsidR="00BE08E6" w:rsidP="001346EA" w:rsidRDefault="00D71AFD" w14:paraId="4BE0A3B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Tem de ver todo o conteúdo antes de avançar</w:t>
            </w:r>
            <w:r w:rsidRPr="00F0027C">
              <w:rPr>
                <w:rFonts w:ascii="Calibri" w:hAnsi="Calibri" w:eastAsia="Calibri" w:cs="Calibri"/>
                <w:lang w:val="pt-PT"/>
              </w:rPr>
              <w:t>.</w:t>
            </w:r>
          </w:p>
          <w:p w:rsidRPr="00F0027C" w:rsidR="00BE08E6" w:rsidP="001346EA" w:rsidRDefault="00D71AFD" w14:paraId="03F5D7B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estamos empenhados em promover a ciência com integridade e determinação.</w:t>
            </w:r>
          </w:p>
          <w:p w:rsidRPr="00F0027C" w:rsidR="00BE08E6" w:rsidP="001346EA" w:rsidRDefault="00D71AFD" w14:paraId="0960287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Procuramos a inovação, reconhecendo a importância de antecipar e abordar os riscos de forma responsável. Respeitamos a dignidade de todos os participantes do estudo e mantemos os mais elevados padrões de transparência e objetividade na investigação científ</w:t>
            </w:r>
            <w:r w:rsidRPr="00F0027C">
              <w:rPr>
                <w:rFonts w:ascii="Calibri" w:hAnsi="Calibri" w:eastAsia="Calibri" w:cs="Calibri"/>
                <w:lang w:val="pt-PT"/>
              </w:rPr>
              <w:t>ica.</w:t>
            </w:r>
          </w:p>
          <w:p w:rsidRPr="00F0027C" w:rsidR="00BE08E6" w:rsidP="001346EA" w:rsidRDefault="00D71AFD" w14:paraId="48FE546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Inovação I</w:t>
            </w:r>
          </w:p>
          <w:p w:rsidRPr="00F0027C" w:rsidR="00BE08E6" w:rsidP="001346EA" w:rsidRDefault="00D71AFD" w14:paraId="5FF892B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Inovação II</w:t>
            </w:r>
          </w:p>
          <w:p w:rsidRPr="00F0027C" w:rsidR="00BE08E6" w:rsidP="001346EA" w:rsidRDefault="00D71AFD" w14:paraId="5E2233A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Contribuir para o avanço da ciência</w:t>
            </w:r>
          </w:p>
          <w:p w:rsidRPr="00F0027C" w:rsidR="00BE08E6" w:rsidP="001346EA" w:rsidRDefault="00D71AFD" w14:paraId="6124631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23CD792A" w14:textId="77777777">
        <w:tc>
          <w:tcPr>
            <w:tcW w:w="1353" w:type="dxa"/>
            <w:shd w:val="clear" w:color="auto" w:fill="C1E4F5" w:themeFill="accent1" w:themeFillTint="33"/>
            <w:tcMar>
              <w:top w:w="120" w:type="dxa"/>
              <w:left w:w="180" w:type="dxa"/>
              <w:bottom w:w="120" w:type="dxa"/>
              <w:right w:w="180" w:type="dxa"/>
            </w:tcMar>
            <w:hideMark/>
          </w:tcPr>
          <w:p w:rsidRPr="00F0027C" w:rsidR="00BE08E6" w:rsidP="00BE08E6" w:rsidRDefault="00D71AFD" w14:paraId="55986465" w14:textId="77777777">
            <w:pPr>
              <w:spacing w:before="30" w:after="30"/>
              <w:ind w:left="30" w:right="30"/>
              <w:rPr>
                <w:rFonts w:ascii="Calibri" w:hAnsi="Calibri" w:eastAsia="Times New Roman" w:cs="Calibri"/>
                <w:sz w:val="16"/>
              </w:rPr>
            </w:pPr>
            <w:hyperlink w:tgtFrame="_blank" w:history="1" r:id="rId37">
              <w:r w:rsidRPr="00F0027C">
                <w:rPr>
                  <w:rFonts w:ascii="Calibri" w:hAnsi="Calibri" w:eastAsia="Times New Roman" w:cs="Calibri"/>
                  <w:color w:val="0000FF"/>
                  <w:sz w:val="16"/>
                  <w:u w:val="single"/>
                </w:rPr>
                <w:t>Screen 9</w:t>
              </w:r>
            </w:hyperlink>
            <w:r w:rsidRPr="00F0027C">
              <w:rPr>
                <w:rFonts w:ascii="Calibri" w:hAnsi="Calibri" w:eastAsia="Times New Roman" w:cs="Calibri"/>
                <w:sz w:val="16"/>
              </w:rPr>
              <w:t xml:space="preserve"> </w:t>
            </w:r>
          </w:p>
          <w:p w:rsidRPr="00F0027C" w:rsidR="00BE08E6" w:rsidP="00BE08E6" w:rsidRDefault="00D71AFD" w14:paraId="5250552D" w14:textId="77777777">
            <w:pPr>
              <w:ind w:left="30" w:right="30"/>
              <w:rPr>
                <w:rFonts w:ascii="Calibri" w:hAnsi="Calibri" w:eastAsia="Times New Roman" w:cs="Calibri"/>
                <w:sz w:val="16"/>
              </w:rPr>
            </w:pPr>
            <w:hyperlink w:tgtFrame="_blank" w:history="1" r:id="rId38">
              <w:r w:rsidRPr="00F0027C">
                <w:rPr>
                  <w:rFonts w:ascii="Calibri" w:hAnsi="Calibri" w:eastAsia="Times New Roman" w:cs="Calibri"/>
                  <w:color w:val="0000FF"/>
                  <w:sz w:val="16"/>
                  <w:u w:val="single"/>
                </w:rPr>
                <w:t>16_C_10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E08E6" w:rsidP="00BE08E6" w:rsidRDefault="00D71AFD" w14:paraId="6EE07B0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INNOVATION I</w:t>
            </w:r>
          </w:p>
          <w:p w:rsidRPr="00F0027C" w:rsidR="00BE08E6" w:rsidP="00BE08E6" w:rsidRDefault="00D71AFD" w14:paraId="34DDD4E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create innovative healthcare solutions to help people live healthier lives and improve outcomes around the world.</w:t>
            </w:r>
          </w:p>
          <w:p w:rsidRPr="00F0027C" w:rsidR="00BE08E6" w:rsidP="00BE08E6" w:rsidRDefault="00D71AFD" w14:paraId="3D3C7AE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respond to human needs by pioneering breakthrough treatments, life-saving devices, and innovative pr</w:t>
            </w:r>
            <w:r w:rsidRPr="00F0027C">
              <w:rPr>
                <w:rFonts w:ascii="Calibri" w:hAnsi="Calibri" w:eastAsia="Times New Roman" w:cs="Calibri"/>
              </w:rPr>
              <w:t xml:space="preserve">oducts that support health in new ways. Through cutting-edge science and technology, we strive to improve outcomes and empower people to live their </w:t>
            </w:r>
            <w:r w:rsidRPr="00F0027C">
              <w:rPr>
                <w:rFonts w:ascii="Calibri" w:hAnsi="Calibri" w:eastAsia="Times New Roman" w:cs="Calibri"/>
              </w:rPr>
              <w:lastRenderedPageBreak/>
              <w:t>fullest lives—creating meaningful innovations for every stage of life.</w:t>
            </w:r>
          </w:p>
        </w:tc>
        <w:tc>
          <w:tcPr>
            <w:tcW w:w="6000" w:type="dxa"/>
            <w:tcMar/>
          </w:tcPr>
          <w:p w:rsidRPr="00F0027C" w:rsidR="00106FB1" w:rsidP="001346EA" w:rsidRDefault="00D71AFD" w14:paraId="5443CE7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INOVAÇÃO I</w:t>
            </w:r>
          </w:p>
          <w:p w:rsidRPr="00F0027C" w:rsidR="00106FB1" w:rsidP="001346EA" w:rsidRDefault="00D71AFD" w14:paraId="4855010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Criamos soluções inovadoras na área da saúde para ajudar as pessoas a terem uma vida mais saudável e melhorar os resultados em todo o mundo.</w:t>
            </w:r>
          </w:p>
          <w:p w:rsidRPr="00F0027C" w:rsidR="00BE08E6" w:rsidP="001346EA" w:rsidRDefault="00D71AFD" w14:paraId="00143F4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Respondemos às necessidades humanas, sendo pioneiros em tratamentos revolucionários, dispositivos que salvam vidas e produtos inovadores que promovem a saúde de novas formas. Atr</w:t>
            </w:r>
            <w:r w:rsidRPr="00F0027C">
              <w:rPr>
                <w:rFonts w:ascii="Calibri" w:hAnsi="Calibri" w:eastAsia="Calibri" w:cs="Calibri"/>
                <w:lang w:val="pt-PT"/>
              </w:rPr>
              <w:t xml:space="preserve">avés de ciência e tecnologia de ponta, procuramos melhorar os resultados e capacitar as pessoas </w:t>
            </w:r>
            <w:r w:rsidRPr="00F0027C">
              <w:rPr>
                <w:rFonts w:ascii="Calibri" w:hAnsi="Calibri" w:eastAsia="Calibri" w:cs="Calibri"/>
                <w:lang w:val="pt-PT"/>
              </w:rPr>
              <w:lastRenderedPageBreak/>
              <w:t>para que vivam as suas vidas na sua plenitude, criando inovações significativas para todas as fases da vida.</w:t>
            </w:r>
          </w:p>
        </w:tc>
      </w:tr>
      <w:tr w:rsidRPr="00F0027C" w:rsidR="00171B17" w:rsidTr="7DAC6EF2" w14:paraId="1FAA2601" w14:textId="77777777">
        <w:tc>
          <w:tcPr>
            <w:tcW w:w="1353" w:type="dxa"/>
            <w:shd w:val="clear" w:color="auto" w:fill="C1E4F5" w:themeFill="accent1" w:themeFillTint="33"/>
            <w:tcMar>
              <w:top w:w="120" w:type="dxa"/>
              <w:left w:w="180" w:type="dxa"/>
              <w:bottom w:w="120" w:type="dxa"/>
              <w:right w:w="180" w:type="dxa"/>
            </w:tcMar>
            <w:hideMark/>
          </w:tcPr>
          <w:p w:rsidRPr="00F0027C" w:rsidR="00BE08E6" w:rsidP="00BE08E6" w:rsidRDefault="00D71AFD" w14:paraId="1CAE1455" w14:textId="77777777">
            <w:pPr>
              <w:spacing w:before="30" w:after="30"/>
              <w:ind w:left="30" w:right="30"/>
              <w:rPr>
                <w:rFonts w:ascii="Calibri" w:hAnsi="Calibri" w:eastAsia="Times New Roman" w:cs="Calibri"/>
                <w:sz w:val="16"/>
              </w:rPr>
            </w:pPr>
            <w:hyperlink w:tgtFrame="_blank" w:history="1" r:id="rId39">
              <w:r w:rsidRPr="00F0027C">
                <w:rPr>
                  <w:rFonts w:ascii="Calibri" w:hAnsi="Calibri" w:eastAsia="Times New Roman" w:cs="Calibri"/>
                  <w:color w:val="0000FF"/>
                  <w:sz w:val="16"/>
                  <w:u w:val="single"/>
                </w:rPr>
                <w:t>Screen 9</w:t>
              </w:r>
            </w:hyperlink>
            <w:r w:rsidRPr="00F0027C">
              <w:rPr>
                <w:rFonts w:ascii="Calibri" w:hAnsi="Calibri" w:eastAsia="Times New Roman" w:cs="Calibri"/>
                <w:sz w:val="16"/>
              </w:rPr>
              <w:t xml:space="preserve"> </w:t>
            </w:r>
          </w:p>
          <w:p w:rsidRPr="00F0027C" w:rsidR="00BE08E6" w:rsidP="00BE08E6" w:rsidRDefault="00D71AFD" w14:paraId="5D4EBA59" w14:textId="77777777">
            <w:pPr>
              <w:ind w:left="30" w:right="30"/>
              <w:rPr>
                <w:rFonts w:ascii="Calibri" w:hAnsi="Calibri" w:eastAsia="Times New Roman" w:cs="Calibri"/>
                <w:sz w:val="16"/>
              </w:rPr>
            </w:pPr>
            <w:hyperlink w:tgtFrame="_blank" w:history="1" r:id="rId40">
              <w:r w:rsidRPr="00F0027C">
                <w:rPr>
                  <w:rFonts w:ascii="Calibri" w:hAnsi="Calibri" w:eastAsia="Times New Roman" w:cs="Calibri"/>
                  <w:color w:val="0000FF"/>
                  <w:sz w:val="16"/>
                  <w:u w:val="single"/>
                </w:rPr>
                <w:t>17_C_10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E08E6" w:rsidP="00BE08E6" w:rsidRDefault="00D71AFD" w14:paraId="304FCE6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INNOVATION II</w:t>
            </w:r>
          </w:p>
          <w:p w:rsidRPr="00F0027C" w:rsidR="00BE08E6" w:rsidP="00BE08E6" w:rsidRDefault="00D71AFD" w14:paraId="00AD6E9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cultivate a culture of innovation by exploring new possibilities and plan for contingencies.</w:t>
            </w:r>
          </w:p>
          <w:p w:rsidRPr="00F0027C" w:rsidR="00BE08E6" w:rsidP="00BE08E6" w:rsidRDefault="00D71AFD" w14:paraId="1877E99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While progress often involves risk, we take thoughtful, responsible steps to </w:t>
            </w:r>
            <w:r w:rsidRPr="00F0027C">
              <w:rPr>
                <w:rFonts w:ascii="Calibri" w:hAnsi="Calibri" w:eastAsia="Times New Roman" w:cs="Calibri"/>
              </w:rPr>
              <w:t>anticipate challenges and minimize them in advance—always guided by the Code and our policies.</w:t>
            </w:r>
          </w:p>
        </w:tc>
        <w:tc>
          <w:tcPr>
            <w:tcW w:w="6000" w:type="dxa"/>
            <w:tcMar/>
          </w:tcPr>
          <w:p w:rsidRPr="00F0027C" w:rsidR="00106FB1" w:rsidP="001346EA" w:rsidRDefault="00D71AFD" w14:paraId="4B49778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INOVAÇÃO II</w:t>
            </w:r>
          </w:p>
          <w:p w:rsidRPr="00F0027C" w:rsidR="00106FB1" w:rsidP="001346EA" w:rsidRDefault="00D71AFD" w14:paraId="5C7AB54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Cultivamos uma cultura de inovação, através da exploração de novas possi</w:t>
            </w:r>
            <w:r w:rsidRPr="00F0027C">
              <w:rPr>
                <w:rFonts w:ascii="Calibri" w:hAnsi="Calibri" w:eastAsia="Calibri" w:cs="Calibri"/>
                <w:lang w:val="pt-PT"/>
              </w:rPr>
              <w:t>bilidades e do planeamento de contingências.</w:t>
            </w:r>
          </w:p>
          <w:p w:rsidRPr="00F0027C" w:rsidR="00BE08E6" w:rsidP="001346EA" w:rsidRDefault="00D71AFD" w14:paraId="6A88DD9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Apesar de o progresso muitas vezes envolver riscos, tomamos medidas ponderadas e responsáveis para antecipar desafios e minimizá-los c</w:t>
            </w:r>
            <w:r w:rsidRPr="00F0027C">
              <w:rPr>
                <w:rFonts w:ascii="Calibri" w:hAnsi="Calibri" w:eastAsia="Calibri" w:cs="Calibri"/>
                <w:lang w:val="pt-PT"/>
              </w:rPr>
              <w:t>om antecedência, sempre com base no Código e nas nossas políticas.</w:t>
            </w:r>
          </w:p>
        </w:tc>
      </w:tr>
      <w:tr w:rsidRPr="00F0027C" w:rsidR="00171B17" w:rsidTr="7DAC6EF2" w14:paraId="0962D51F" w14:textId="77777777">
        <w:tc>
          <w:tcPr>
            <w:tcW w:w="1353" w:type="dxa"/>
            <w:shd w:val="clear" w:color="auto" w:fill="C1E4F5" w:themeFill="accent1" w:themeFillTint="33"/>
            <w:tcMar>
              <w:top w:w="120" w:type="dxa"/>
              <w:left w:w="180" w:type="dxa"/>
              <w:bottom w:w="120" w:type="dxa"/>
              <w:right w:w="180" w:type="dxa"/>
            </w:tcMar>
            <w:hideMark/>
          </w:tcPr>
          <w:p w:rsidRPr="00F0027C" w:rsidR="00BE08E6" w:rsidP="00BE08E6" w:rsidRDefault="00D71AFD" w14:paraId="5D80ABA9" w14:textId="77777777">
            <w:pPr>
              <w:spacing w:before="30" w:after="30"/>
              <w:ind w:left="30" w:right="30"/>
              <w:rPr>
                <w:rFonts w:ascii="Calibri" w:hAnsi="Calibri" w:eastAsia="Times New Roman" w:cs="Calibri"/>
                <w:sz w:val="16"/>
              </w:rPr>
            </w:pPr>
            <w:hyperlink w:tgtFrame="_blank" w:history="1" r:id="rId41">
              <w:r w:rsidRPr="00F0027C">
                <w:rPr>
                  <w:rFonts w:ascii="Calibri" w:hAnsi="Calibri" w:eastAsia="Times New Roman" w:cs="Calibri"/>
                  <w:color w:val="0000FF"/>
                  <w:sz w:val="16"/>
                  <w:u w:val="single"/>
                </w:rPr>
                <w:t>Screen 9</w:t>
              </w:r>
            </w:hyperlink>
            <w:r w:rsidRPr="00F0027C">
              <w:rPr>
                <w:rFonts w:ascii="Calibri" w:hAnsi="Calibri" w:eastAsia="Times New Roman" w:cs="Calibri"/>
                <w:sz w:val="16"/>
              </w:rPr>
              <w:t xml:space="preserve"> </w:t>
            </w:r>
          </w:p>
          <w:p w:rsidRPr="00F0027C" w:rsidR="00BE08E6" w:rsidP="00BE08E6" w:rsidRDefault="00D71AFD" w14:paraId="2C464E2F" w14:textId="77777777">
            <w:pPr>
              <w:ind w:left="30" w:right="30"/>
              <w:rPr>
                <w:rFonts w:ascii="Calibri" w:hAnsi="Calibri" w:eastAsia="Times New Roman" w:cs="Calibri"/>
                <w:sz w:val="16"/>
              </w:rPr>
            </w:pPr>
            <w:hyperlink w:tgtFrame="_blank" w:history="1" r:id="rId42">
              <w:r w:rsidRPr="00F0027C">
                <w:rPr>
                  <w:rFonts w:ascii="Calibri" w:hAnsi="Calibri" w:eastAsia="Times New Roman" w:cs="Calibri"/>
                  <w:color w:val="0000FF"/>
                  <w:sz w:val="16"/>
                  <w:u w:val="single"/>
                </w:rPr>
                <w:t>18_C_10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E08E6" w:rsidP="00BE08E6" w:rsidRDefault="00D71AFD" w14:paraId="2032281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ADVANCING SCIENCE</w:t>
            </w:r>
          </w:p>
          <w:p w:rsidRPr="00F0027C" w:rsidR="00BE08E6" w:rsidP="00BE08E6" w:rsidRDefault="00D71AFD" w14:paraId="3F39752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conduct research to generate accurate, objective data that drives innovation, improves treatments</w:t>
            </w:r>
            <w:r w:rsidRPr="00F0027C">
              <w:rPr>
                <w:rFonts w:ascii="Calibri" w:hAnsi="Calibri" w:eastAsia="Times New Roman" w:cs="Calibri"/>
              </w:rPr>
              <w:t>, and advances healthcare.</w:t>
            </w:r>
          </w:p>
          <w:p w:rsidRPr="00F0027C" w:rsidR="00BE08E6" w:rsidP="00BE08E6" w:rsidRDefault="00D71AFD" w14:paraId="1A4FBE0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conducting research, we treat study participants with dignity, protect them from unnecessary risk, and ensure they understand the nature and purpose of the research and the associated risks. Obtaining informed consent from s</w:t>
            </w:r>
            <w:r w:rsidRPr="00F0027C">
              <w:rPr>
                <w:rFonts w:ascii="Calibri" w:hAnsi="Calibri" w:eastAsia="Times New Roman" w:cs="Calibri"/>
              </w:rPr>
              <w:t>tudy participants is an essential part of our research process.</w:t>
            </w:r>
          </w:p>
          <w:p w:rsidRPr="00F0027C" w:rsidR="00BE08E6" w:rsidP="00BE08E6" w:rsidRDefault="00D71AFD" w14:paraId="003A8F4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value transparency in scientific research and will not seek to improperly influence outcomes. We ensure study data is accurate and are committed to providing </w:t>
            </w:r>
            <w:r w:rsidRPr="00F0027C">
              <w:rPr>
                <w:rFonts w:ascii="Calibri" w:hAnsi="Calibri" w:eastAsia="Times New Roman" w:cs="Calibri"/>
              </w:rPr>
              <w:lastRenderedPageBreak/>
              <w:t>research results relating to ou</w:t>
            </w:r>
            <w:r w:rsidRPr="00F0027C">
              <w:rPr>
                <w:rFonts w:ascii="Calibri" w:hAnsi="Calibri" w:eastAsia="Times New Roman" w:cs="Calibri"/>
              </w:rPr>
              <w:t>r products, whether results are positive or negative, in a timely and accurate fashion.</w:t>
            </w:r>
          </w:p>
          <w:p w:rsidRPr="00F0027C" w:rsidR="00BE08E6" w:rsidP="00BE08E6" w:rsidRDefault="00D71AFD" w14:paraId="6197641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research is conducted for Abbott or published on our behalf, we partner with experts who have strong scientific and medical backgrounds. We expect them to disclose</w:t>
            </w:r>
            <w:r w:rsidRPr="00F0027C">
              <w:rPr>
                <w:rFonts w:ascii="Calibri" w:hAnsi="Calibri" w:eastAsia="Times New Roman" w:cs="Calibri"/>
              </w:rPr>
              <w:t xml:space="preserve"> any connections to Abbott, including financial or other relationships.</w:t>
            </w:r>
          </w:p>
        </w:tc>
        <w:tc>
          <w:tcPr>
            <w:tcW w:w="6000" w:type="dxa"/>
            <w:tcMar/>
          </w:tcPr>
          <w:p w:rsidRPr="00F0027C" w:rsidR="009A0BBE" w:rsidP="001346EA" w:rsidRDefault="00D71AFD" w14:paraId="07E8BE2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CONTRIBUIR PARA O AVANÇO DA CIÊNCIA</w:t>
            </w:r>
          </w:p>
          <w:p w:rsidRPr="00F0027C" w:rsidR="009A0BBE" w:rsidP="001346EA" w:rsidRDefault="00D71AFD" w14:paraId="06D290B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Realizamos investigação para gerar dados precisos e objetivos que impul</w:t>
            </w:r>
            <w:r w:rsidRPr="00F0027C">
              <w:rPr>
                <w:rFonts w:ascii="Calibri" w:hAnsi="Calibri" w:eastAsia="Calibri" w:cs="Calibri"/>
                <w:lang w:val="pt-PT"/>
              </w:rPr>
              <w:t>sionam a inovação, melhoram os tratamentos e promovem o desenvolvimento dos cuidados de saúde.</w:t>
            </w:r>
          </w:p>
          <w:p w:rsidRPr="00F0027C" w:rsidR="009A0BBE" w:rsidP="001346EA" w:rsidRDefault="00D71AFD" w14:paraId="5706941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Ao realizar investigações, tratamos os participantes dos estudos com dignidade, prot</w:t>
            </w:r>
            <w:r w:rsidRPr="00F0027C">
              <w:rPr>
                <w:rFonts w:ascii="Calibri" w:hAnsi="Calibri" w:eastAsia="Calibri" w:cs="Calibri"/>
                <w:lang w:val="pt-PT"/>
              </w:rPr>
              <w:t>egemo-los de riscos desnecessários e garantimos que compreendem a natureza e o objetivo da investigação, bem como os riscos associados. Obter o consentimento livre e informado dos participantes é uma parte essencial do nosso processo de investigação.</w:t>
            </w:r>
          </w:p>
          <w:p w:rsidRPr="00F0027C" w:rsidR="009A0BBE" w:rsidP="001346EA" w:rsidRDefault="00D71AFD" w14:paraId="326B5D5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Valorizamos a transparência na investigação científica e não procuraremos influenciar indevidamente os resultados. </w:t>
            </w:r>
            <w:r w:rsidRPr="00F0027C">
              <w:rPr>
                <w:rFonts w:ascii="Calibri" w:hAnsi="Calibri" w:eastAsia="Calibri" w:cs="Calibri"/>
                <w:lang w:val="pt-PT"/>
              </w:rPr>
              <w:lastRenderedPageBreak/>
              <w:t>Garantimos a precisão dos dados dos estudos e estamos empenhados em d</w:t>
            </w:r>
            <w:r w:rsidRPr="00F0027C">
              <w:rPr>
                <w:rFonts w:ascii="Calibri" w:hAnsi="Calibri" w:eastAsia="Calibri" w:cs="Calibri"/>
                <w:lang w:val="pt-PT"/>
              </w:rPr>
              <w:t>isponibilizar os resultados de investigações relacionados com os nossos produtos, sejam estes positivos ou negativos, em tempo oportuno e com rigor.</w:t>
            </w:r>
          </w:p>
          <w:p w:rsidRPr="00F0027C" w:rsidR="00BE08E6" w:rsidP="001346EA" w:rsidRDefault="00D71AFD" w14:paraId="5BE8B48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Quando realizamos investigaçõe</w:t>
            </w:r>
            <w:r w:rsidRPr="00F0027C">
              <w:rPr>
                <w:rFonts w:ascii="Calibri" w:hAnsi="Calibri" w:eastAsia="Calibri" w:cs="Calibri"/>
                <w:lang w:val="pt-PT"/>
              </w:rPr>
              <w:t>s ou publicamos em nome da Abbott, estabelecemos parcerias com especialistas com uma sólida formação científica e médica. Esperamos que eles divulguem quaisquer ligações com a Abbott, incluindo relações financeiras ou outras.</w:t>
            </w:r>
          </w:p>
        </w:tc>
      </w:tr>
      <w:tr w:rsidRPr="00F0027C" w:rsidR="00171B17" w:rsidTr="7DAC6EF2" w14:paraId="56C5FFE3" w14:textId="77777777">
        <w:tc>
          <w:tcPr>
            <w:tcW w:w="1353" w:type="dxa"/>
            <w:shd w:val="clear" w:color="auto" w:fill="C1E4F5" w:themeFill="accent1" w:themeFillTint="33"/>
            <w:tcMar>
              <w:top w:w="120" w:type="dxa"/>
              <w:left w:w="180" w:type="dxa"/>
              <w:bottom w:w="120" w:type="dxa"/>
              <w:right w:w="180" w:type="dxa"/>
            </w:tcMar>
            <w:hideMark/>
          </w:tcPr>
          <w:p w:rsidRPr="00F0027C" w:rsidR="00BE08E6" w:rsidP="00BE08E6" w:rsidRDefault="00D71AFD" w14:paraId="2F96C893" w14:textId="77777777">
            <w:pPr>
              <w:spacing w:before="30" w:after="30"/>
              <w:ind w:left="30" w:right="30"/>
              <w:rPr>
                <w:rFonts w:ascii="Calibri" w:hAnsi="Calibri" w:eastAsia="Times New Roman" w:cs="Calibri"/>
                <w:sz w:val="16"/>
              </w:rPr>
            </w:pPr>
            <w:hyperlink w:tgtFrame="_blank" w:history="1" r:id="rId43">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BE08E6" w:rsidP="00BE08E6" w:rsidRDefault="00D71AFD" w14:paraId="46997FBA" w14:textId="77777777">
            <w:pPr>
              <w:ind w:left="30" w:right="30"/>
              <w:rPr>
                <w:rFonts w:ascii="Calibri" w:hAnsi="Calibri" w:eastAsia="Times New Roman" w:cs="Calibri"/>
                <w:sz w:val="16"/>
              </w:rPr>
            </w:pPr>
            <w:hyperlink w:tgtFrame="_blank" w:history="1" r:id="rId44">
              <w:r w:rsidRPr="00F0027C">
                <w:rPr>
                  <w:rFonts w:ascii="Calibri" w:hAnsi="Calibri" w:eastAsia="Times New Roman" w:cs="Calibri"/>
                  <w:color w:val="0000FF"/>
                  <w:sz w:val="16"/>
                  <w:u w:val="single"/>
                </w:rPr>
                <w:t>19_C_11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E08E6" w:rsidP="00BE08E6" w:rsidRDefault="00D71AFD" w14:paraId="09C5D1A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BE08E6" w:rsidP="00BE08E6" w:rsidRDefault="00D71AFD" w14:paraId="05078C7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foster a culture of openness, diversity, and respect—because it drives creativity and innovation.</w:t>
            </w:r>
          </w:p>
          <w:p w:rsidRPr="00F0027C" w:rsidR="00BE08E6" w:rsidP="00BE08E6" w:rsidRDefault="00D71AFD" w14:paraId="0DA3901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each have a responsibility to live the Code every day: treating othe</w:t>
            </w:r>
            <w:r w:rsidRPr="00F0027C">
              <w:rPr>
                <w:rFonts w:ascii="Calibri" w:hAnsi="Calibri" w:eastAsia="Times New Roman" w:cs="Calibri"/>
              </w:rPr>
              <w:t>rs with respect, creating a safe and inclusive workplace, and ensuring equal opportunity for all.</w:t>
            </w:r>
          </w:p>
          <w:p w:rsidRPr="00F0027C" w:rsidR="00BE08E6" w:rsidP="00BE08E6" w:rsidRDefault="00D71AFD" w14:paraId="56DA747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ask questions when things are unclear and speak up when something doesn’t feel right.</w:t>
            </w:r>
          </w:p>
          <w:p w:rsidRPr="00F0027C" w:rsidR="00BE08E6" w:rsidP="00BE08E6" w:rsidRDefault="00D71AFD" w14:paraId="15B25A4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This section reinforces our commitment to equal opportunity and a sec</w:t>
            </w:r>
            <w:r w:rsidRPr="00F0027C">
              <w:rPr>
                <w:rFonts w:ascii="Calibri" w:hAnsi="Calibri" w:eastAsia="Times New Roman" w:cs="Calibri"/>
              </w:rPr>
              <w:t>ure work environment, and reminds us to understand, apply, and uphold the Code in everything we do.</w:t>
            </w:r>
          </w:p>
          <w:p w:rsidRPr="00F0027C" w:rsidR="00BE08E6" w:rsidP="00BE08E6" w:rsidRDefault="00D71AFD" w14:paraId="763E7BA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Collaboration</w:t>
            </w:r>
          </w:p>
          <w:p w:rsidRPr="00F0027C" w:rsidR="00BE08E6" w:rsidP="00BE08E6" w:rsidRDefault="00D71AFD" w14:paraId="561BC84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Connection to Each Other</w:t>
            </w:r>
          </w:p>
          <w:p w:rsidRPr="00F0027C" w:rsidR="00BE08E6" w:rsidP="00BE08E6" w:rsidRDefault="00D71AFD" w14:paraId="02DE642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Reporting Concerns</w:t>
            </w:r>
          </w:p>
          <w:p w:rsidRPr="00F0027C" w:rsidR="00BE08E6" w:rsidP="00BE08E6" w:rsidRDefault="00D71AFD" w14:paraId="28B5977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Equal Opportunity</w:t>
            </w:r>
          </w:p>
          <w:p w:rsidRPr="00F0027C" w:rsidR="00BE08E6" w:rsidP="00BE08E6" w:rsidRDefault="00D71AFD" w14:paraId="597FB16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Treatment</w:t>
            </w:r>
          </w:p>
          <w:p w:rsidRPr="00F0027C" w:rsidR="00BE08E6" w:rsidP="00BE08E6" w:rsidRDefault="00D71AFD" w14:paraId="12C4B33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Work Environment</w:t>
            </w:r>
          </w:p>
          <w:p w:rsidRPr="00F0027C" w:rsidR="00BE08E6" w:rsidP="00BE08E6" w:rsidRDefault="00D71AFD" w14:paraId="1F1C7B8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of the icons to learn more.</w:t>
            </w:r>
          </w:p>
        </w:tc>
        <w:tc>
          <w:tcPr>
            <w:tcW w:w="6000" w:type="dxa"/>
            <w:tcMar/>
          </w:tcPr>
          <w:p w:rsidRPr="00F0027C" w:rsidR="007502B3" w:rsidP="001346EA" w:rsidRDefault="00D71AFD" w14:paraId="22BAEFF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Tem de ver todo o conteúdo antes de avançar.</w:t>
            </w:r>
          </w:p>
          <w:p w:rsidRPr="00F0027C" w:rsidR="007502B3" w:rsidP="001346EA" w:rsidRDefault="00D71AFD" w14:paraId="78957481" w14:textId="596514DE">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promovemos uma cultura de abertura, diversidade e respeito, pois isso estimula a criatividade e a</w:t>
            </w:r>
            <w:r w:rsidR="00A33178">
              <w:rPr>
                <w:rFonts w:ascii="Calibri" w:hAnsi="Calibri" w:eastAsia="Calibri" w:cs="Calibri"/>
                <w:lang w:val="pt-PT"/>
              </w:rPr>
              <w:t> </w:t>
            </w:r>
            <w:r w:rsidRPr="00F0027C">
              <w:rPr>
                <w:rFonts w:ascii="Calibri" w:hAnsi="Calibri" w:eastAsia="Calibri" w:cs="Calibri"/>
                <w:lang w:val="pt-PT"/>
              </w:rPr>
              <w:t>inovação.</w:t>
            </w:r>
          </w:p>
          <w:p w:rsidRPr="00F0027C" w:rsidR="007502B3" w:rsidP="001346EA" w:rsidRDefault="00D71AFD" w14:paraId="18A37087" w14:textId="30018FD4">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Cada um de nós tem a responsabilidade de viver de acordo com o Código todos os dias: tratando os outros com respeito, criando um local de trabalho seguro e inclusivo, e</w:t>
            </w:r>
            <w:r w:rsidR="00936BB9">
              <w:rPr>
                <w:rFonts w:ascii="Calibri" w:hAnsi="Calibri" w:eastAsia="Calibri" w:cs="Calibri"/>
                <w:lang w:val="pt-PT"/>
              </w:rPr>
              <w:t> </w:t>
            </w:r>
            <w:r w:rsidRPr="00F0027C">
              <w:rPr>
                <w:rFonts w:ascii="Calibri" w:hAnsi="Calibri" w:eastAsia="Calibri" w:cs="Calibri"/>
                <w:lang w:val="pt-PT"/>
              </w:rPr>
              <w:t xml:space="preserve">garantindo oportunidades </w:t>
            </w:r>
            <w:r w:rsidRPr="00F0027C">
              <w:rPr>
                <w:rFonts w:ascii="Calibri" w:hAnsi="Calibri" w:eastAsia="Calibri" w:cs="Calibri"/>
                <w:lang w:val="pt-PT"/>
              </w:rPr>
              <w:t>iguais para todos.</w:t>
            </w:r>
          </w:p>
          <w:p w:rsidRPr="00F0027C" w:rsidR="007502B3" w:rsidP="001346EA" w:rsidRDefault="00D71AFD" w14:paraId="5120A1A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Fazemos perguntas quando as coisas não estão claras e falamos quando algo não parece certo.</w:t>
            </w:r>
          </w:p>
          <w:p w:rsidRPr="00F0027C" w:rsidR="007502B3" w:rsidP="001346EA" w:rsidRDefault="00D71AFD" w14:paraId="6BE6E08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Esta secção reforça o nosso compromisso com a igualdade de oportunidades e um ambiente de trabalho seguro, e </w:t>
            </w:r>
            <w:r w:rsidRPr="00F0027C">
              <w:rPr>
                <w:rFonts w:ascii="Calibri" w:hAnsi="Calibri" w:eastAsia="Calibri" w:cs="Calibri"/>
                <w:lang w:val="pt-PT"/>
              </w:rPr>
              <w:lastRenderedPageBreak/>
              <w:t>lembra-nos de compreender, aplicar e defender o Código em tudo o que fazemos.</w:t>
            </w:r>
          </w:p>
          <w:p w:rsidRPr="00F0027C" w:rsidR="007502B3" w:rsidP="001346EA" w:rsidRDefault="00D71AFD" w14:paraId="134193B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Colaboração</w:t>
            </w:r>
          </w:p>
          <w:p w:rsidRPr="00F0027C" w:rsidR="007502B3" w:rsidP="001346EA" w:rsidRDefault="00D71AFD" w14:paraId="55CC64C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nossa Colaboração entre Pares</w:t>
            </w:r>
          </w:p>
          <w:p w:rsidRPr="00F0027C" w:rsidR="007502B3" w:rsidP="001346EA" w:rsidRDefault="00D71AFD" w14:paraId="1D4371A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Comunicar uma preocupação</w:t>
            </w:r>
          </w:p>
          <w:p w:rsidRPr="00F0027C" w:rsidR="007502B3" w:rsidP="001346EA" w:rsidRDefault="00D71AFD" w14:paraId="3F6BC61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Igualdade de oportunidades</w:t>
            </w:r>
          </w:p>
          <w:p w:rsidRPr="00F0027C" w:rsidR="007502B3" w:rsidP="001346EA" w:rsidRDefault="00D71AFD" w14:paraId="249B69E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Tratamento justo</w:t>
            </w:r>
          </w:p>
          <w:p w:rsidRPr="00F0027C" w:rsidR="007502B3" w:rsidP="001346EA" w:rsidRDefault="00D71AFD" w14:paraId="793B6F7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Ambiente de trabalho</w:t>
            </w:r>
          </w:p>
          <w:p w:rsidRPr="00F0027C" w:rsidR="00BE08E6" w:rsidP="001346EA" w:rsidRDefault="00D71AFD" w14:paraId="782FA47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52B60857"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04F69563" w14:textId="77777777">
            <w:pPr>
              <w:spacing w:before="30" w:after="30"/>
              <w:ind w:left="30" w:right="30"/>
              <w:rPr>
                <w:rFonts w:ascii="Calibri" w:hAnsi="Calibri" w:eastAsia="Times New Roman" w:cs="Calibri"/>
                <w:sz w:val="16"/>
              </w:rPr>
            </w:pPr>
            <w:hyperlink w:tgtFrame="_blank" w:history="1" r:id="rId45">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02CDBC5A" w14:textId="77777777">
            <w:pPr>
              <w:ind w:left="30" w:right="30"/>
              <w:rPr>
                <w:rFonts w:ascii="Calibri" w:hAnsi="Calibri" w:eastAsia="Times New Roman" w:cs="Calibri"/>
                <w:sz w:val="16"/>
              </w:rPr>
            </w:pPr>
            <w:hyperlink w:tgtFrame="_blank" w:history="1" r:id="rId46">
              <w:r w:rsidRPr="00F0027C">
                <w:rPr>
                  <w:rFonts w:ascii="Calibri" w:hAnsi="Calibri" w:eastAsia="Times New Roman" w:cs="Calibri"/>
                  <w:color w:val="0000FF"/>
                  <w:sz w:val="16"/>
                  <w:u w:val="single"/>
                </w:rPr>
                <w:t>20_C_11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F47217" w:rsidRDefault="00D71AFD" w14:paraId="29BF83D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COLLABORATION</w:t>
            </w:r>
          </w:p>
          <w:p w:rsidRPr="00F0027C" w:rsidR="00F47217" w:rsidP="00F47217" w:rsidRDefault="00D71AFD" w14:paraId="3330A87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value openness and collaboration because diverse ideas lead to better solutions.</w:t>
            </w:r>
          </w:p>
          <w:p w:rsidRPr="00F0027C" w:rsidR="00F47217" w:rsidP="00F47217" w:rsidRDefault="00D71AFD" w14:paraId="6CBBCF4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embrace diversity because it fuels creativity, energy, and progress. To make a meaningful impact on global health, we listen to </w:t>
            </w:r>
            <w:r w:rsidRPr="00F0027C">
              <w:rPr>
                <w:rFonts w:ascii="Calibri" w:hAnsi="Calibri" w:eastAsia="Times New Roman" w:cs="Calibri"/>
              </w:rPr>
              <w:t>one another, value every voice, and work together with purpose.</w:t>
            </w:r>
          </w:p>
        </w:tc>
        <w:tc>
          <w:tcPr>
            <w:tcW w:w="6000" w:type="dxa"/>
            <w:tcMar/>
          </w:tcPr>
          <w:p w:rsidRPr="00F0027C" w:rsidR="00F47217" w:rsidP="001346EA" w:rsidRDefault="00D71AFD" w14:paraId="7C0B756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COLABORAÇÃO</w:t>
            </w:r>
          </w:p>
          <w:p w:rsidRPr="00F0027C" w:rsidR="00F47217" w:rsidP="001346EA" w:rsidRDefault="00D71AFD" w14:paraId="5EA52EC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Valorizamos a abertura e a colaboração porque a diversidade de ideias leva a melhores </w:t>
            </w:r>
            <w:r w:rsidRPr="00F0027C">
              <w:rPr>
                <w:rFonts w:ascii="Calibri" w:hAnsi="Calibri" w:eastAsia="Calibri" w:cs="Calibri"/>
                <w:lang w:val="pt-PT"/>
              </w:rPr>
              <w:t>soluções.</w:t>
            </w:r>
          </w:p>
          <w:p w:rsidRPr="00F0027C" w:rsidR="00F47217" w:rsidP="001346EA" w:rsidRDefault="00D71AFD" w14:paraId="01FFF06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Apoiamos a diversidade porque esta estimula a criatividade, a energia e o progresso. Para provocar um impacto significativo na saúde global, ouvimo-nos uns aos outros, v</w:t>
            </w:r>
            <w:r w:rsidRPr="00F0027C">
              <w:rPr>
                <w:rFonts w:ascii="Calibri" w:hAnsi="Calibri" w:eastAsia="Calibri" w:cs="Calibri"/>
                <w:lang w:val="pt-PT"/>
              </w:rPr>
              <w:t>alorizamos todas as opiniões e trabalhamos juntos com um objetivo comum.</w:t>
            </w:r>
          </w:p>
        </w:tc>
      </w:tr>
      <w:tr w:rsidRPr="00F0027C" w:rsidR="00171B17" w:rsidTr="7DAC6EF2" w14:paraId="26A8F300"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2C6ACD8C" w14:textId="77777777">
            <w:pPr>
              <w:spacing w:before="30" w:after="30"/>
              <w:ind w:left="30" w:right="30"/>
              <w:rPr>
                <w:rFonts w:ascii="Calibri" w:hAnsi="Calibri" w:eastAsia="Times New Roman" w:cs="Calibri"/>
                <w:sz w:val="16"/>
              </w:rPr>
            </w:pPr>
            <w:hyperlink w:tgtFrame="_blank" w:history="1" r:id="rId47">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185C3978" w14:textId="77777777">
            <w:pPr>
              <w:ind w:left="30" w:right="30"/>
              <w:rPr>
                <w:rFonts w:ascii="Calibri" w:hAnsi="Calibri" w:eastAsia="Times New Roman" w:cs="Calibri"/>
                <w:sz w:val="16"/>
              </w:rPr>
            </w:pPr>
            <w:hyperlink w:tgtFrame="_blank" w:history="1" r:id="rId48">
              <w:r w:rsidRPr="00F0027C">
                <w:rPr>
                  <w:rFonts w:ascii="Calibri" w:hAnsi="Calibri" w:eastAsia="Times New Roman" w:cs="Calibri"/>
                  <w:color w:val="0000FF"/>
                  <w:sz w:val="16"/>
                  <w:u w:val="single"/>
                </w:rPr>
                <w:t>21_C_11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F47217" w:rsidRDefault="00D71AFD" w14:paraId="2515809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CONNECTION TO EACH OTHER</w:t>
            </w:r>
          </w:p>
          <w:p w:rsidRPr="00F0027C" w:rsidR="00F47217" w:rsidP="00F47217" w:rsidRDefault="00D71AFD" w14:paraId="44F406F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 xml:space="preserve">We all share the responsibility to live </w:t>
            </w:r>
            <w:r w:rsidRPr="00F0027C">
              <w:rPr>
                <w:rFonts w:ascii="Calibri" w:hAnsi="Calibri" w:eastAsia="Times New Roman" w:cs="Calibri"/>
              </w:rPr>
              <w:t>Abbott’s values every day.</w:t>
            </w:r>
          </w:p>
          <w:p w:rsidRPr="00F0027C" w:rsidR="00F47217" w:rsidP="00F47217" w:rsidRDefault="00D71AFD" w14:paraId="60BB015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By acting ethically, we strengthen our culture. Everyone must understand how the Code applies to their role and work.</w:t>
            </w:r>
          </w:p>
          <w:p w:rsidRPr="00F0027C" w:rsidR="00F47217" w:rsidP="00F47217" w:rsidRDefault="00D71AFD" w14:paraId="012F9D3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Managers and supervisors have a special responsibility as leaders—they must model our values, promote ethical </w:t>
            </w:r>
            <w:proofErr w:type="spellStart"/>
            <w:r w:rsidRPr="00F0027C">
              <w:rPr>
                <w:rFonts w:ascii="Calibri" w:hAnsi="Calibri" w:eastAsia="Times New Roman" w:cs="Calibri"/>
              </w:rPr>
              <w:t>b</w:t>
            </w:r>
            <w:r w:rsidRPr="00F0027C">
              <w:rPr>
                <w:rFonts w:ascii="Calibri" w:hAnsi="Calibri" w:eastAsia="Times New Roman" w:cs="Calibri"/>
              </w:rPr>
              <w:t>ehavior</w:t>
            </w:r>
            <w:proofErr w:type="spellEnd"/>
            <w:r w:rsidRPr="00F0027C">
              <w:rPr>
                <w:rFonts w:ascii="Calibri" w:hAnsi="Calibri" w:eastAsia="Times New Roman" w:cs="Calibri"/>
              </w:rPr>
              <w:t>, and create a safe space where employees feel comfortable asking questions and raising concerns without fear of retaliation.</w:t>
            </w:r>
          </w:p>
        </w:tc>
        <w:tc>
          <w:tcPr>
            <w:tcW w:w="6000" w:type="dxa"/>
            <w:tcMar/>
          </w:tcPr>
          <w:p w:rsidRPr="00F0027C" w:rsidR="004422A3" w:rsidP="001346EA" w:rsidRDefault="00D71AFD" w14:paraId="1AAEC6F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A NOSSA COLABORAÇÃO ENTRE PARES</w:t>
            </w:r>
          </w:p>
          <w:p w:rsidRPr="00F0027C" w:rsidR="004422A3" w:rsidP="001346EA" w:rsidRDefault="00D71AFD" w14:paraId="3E14650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Todos partilha</w:t>
            </w:r>
            <w:r w:rsidRPr="00F0027C">
              <w:rPr>
                <w:rFonts w:ascii="Calibri" w:hAnsi="Calibri" w:eastAsia="Calibri" w:cs="Calibri"/>
                <w:lang w:val="pt-PT"/>
              </w:rPr>
              <w:t>mos a responsabilidade de diariamente defender os valores da Abbott.</w:t>
            </w:r>
          </w:p>
          <w:p w:rsidRPr="00F0027C" w:rsidR="004422A3" w:rsidP="001346EA" w:rsidRDefault="00D71AFD" w14:paraId="2F74745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Ao agir de forma ética, consolidamos a nossa cultura. Todos devem compreender como o Código se aplica às </w:t>
            </w:r>
            <w:r w:rsidRPr="00F0027C">
              <w:rPr>
                <w:rFonts w:ascii="Calibri" w:hAnsi="Calibri" w:eastAsia="Calibri" w:cs="Calibri"/>
                <w:lang w:val="pt-PT"/>
              </w:rPr>
              <w:t>suas funções e ao seu trabalho.</w:t>
            </w:r>
          </w:p>
          <w:p w:rsidRPr="00F0027C" w:rsidR="00F47217" w:rsidP="001346EA" w:rsidRDefault="00D71AFD" w14:paraId="21A088B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Os gestores e supervisores têm uma responsabilidade especial enquanto líderes e devem exemplificar os nossos valores, promover o comportamento étic</w:t>
            </w:r>
            <w:r w:rsidRPr="00F0027C">
              <w:rPr>
                <w:rFonts w:ascii="Calibri" w:hAnsi="Calibri" w:eastAsia="Calibri" w:cs="Calibri"/>
                <w:lang w:val="pt-PT"/>
              </w:rPr>
              <w:t>o e criar um ambiente seguro onde os colaboradores se sintam à vontade para fazer perguntas e levantar questões sem medo de retaliação.</w:t>
            </w:r>
          </w:p>
        </w:tc>
      </w:tr>
      <w:tr w:rsidRPr="00F0027C" w:rsidR="00171B17" w:rsidTr="7DAC6EF2" w14:paraId="75166770"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3A7F14C7" w14:textId="77777777">
            <w:pPr>
              <w:spacing w:before="30" w:after="30"/>
              <w:ind w:left="30" w:right="30"/>
              <w:rPr>
                <w:rFonts w:ascii="Calibri" w:hAnsi="Calibri" w:eastAsia="Times New Roman" w:cs="Calibri"/>
                <w:sz w:val="16"/>
              </w:rPr>
            </w:pPr>
            <w:hyperlink w:tgtFrame="_blank" w:history="1" r:id="rId49">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384CDE99" w14:textId="77777777">
            <w:pPr>
              <w:ind w:left="30" w:right="30"/>
              <w:rPr>
                <w:rFonts w:ascii="Calibri" w:hAnsi="Calibri" w:eastAsia="Times New Roman" w:cs="Calibri"/>
                <w:sz w:val="16"/>
              </w:rPr>
            </w:pPr>
            <w:hyperlink w:tgtFrame="_blank" w:history="1" r:id="rId50">
              <w:r w:rsidRPr="00F0027C">
                <w:rPr>
                  <w:rFonts w:ascii="Calibri" w:hAnsi="Calibri" w:eastAsia="Times New Roman" w:cs="Calibri"/>
                  <w:color w:val="0000FF"/>
                  <w:sz w:val="16"/>
                  <w:u w:val="single"/>
                </w:rPr>
                <w:t>22_C_11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310ED1" w:rsidRDefault="00D71AFD" w14:paraId="7804784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REPORTING CONCERNS</w:t>
            </w:r>
          </w:p>
          <w:p w:rsidRPr="00F0027C" w:rsidR="00F47217" w:rsidP="00310ED1" w:rsidRDefault="00D71AFD" w14:paraId="5E87672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ask questions when something isn’t clear or doesn’t feel right. We also speak up and report any possible violations of the Code.</w:t>
            </w:r>
          </w:p>
          <w:p w:rsidRPr="00F0027C" w:rsidR="00F47217" w:rsidP="00310ED1" w:rsidRDefault="00D71AFD" w14:paraId="0B8D2CE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It’s our responsibility to ask questions when direction is unclear and to challen</w:t>
            </w:r>
            <w:r w:rsidRPr="00F0027C">
              <w:rPr>
                <w:rFonts w:ascii="Calibri" w:hAnsi="Calibri" w:eastAsia="Times New Roman" w:cs="Calibri"/>
              </w:rPr>
              <w:t>ge and report suspected unethical business conduct, violations of the Code, or breaches of Abbott’s policies.</w:t>
            </w:r>
          </w:p>
          <w:p w:rsidRPr="00F0027C" w:rsidR="00F47217" w:rsidP="00310ED1" w:rsidRDefault="00D71AFD" w14:paraId="42000BF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If you’re unsure about the right choice or action, talk to your manager or contact the Office of Ethics and Compliance.</w:t>
            </w:r>
          </w:p>
          <w:p w:rsidRPr="00F0027C" w:rsidR="00F47217" w:rsidP="00310ED1" w:rsidRDefault="00D71AFD" w14:paraId="16D87E4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Managers and supervisors m</w:t>
            </w:r>
            <w:r w:rsidRPr="00F0027C">
              <w:rPr>
                <w:rFonts w:ascii="Calibri" w:hAnsi="Calibri" w:eastAsia="Times New Roman" w:cs="Calibri"/>
              </w:rPr>
              <w:t>ust lead by example and make sure employees understand and follow the Code. Leaders have a greater responsibility to communicate Abbott’s expectations and should reach out to the Office of Ethics and Compliance about any potential Code violations.</w:t>
            </w:r>
          </w:p>
          <w:p w:rsidRPr="00F0027C" w:rsidR="00F47217" w:rsidP="00310ED1" w:rsidRDefault="00D71AFD" w14:paraId="0A70C7A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All repo</w:t>
            </w:r>
            <w:r w:rsidRPr="00F0027C">
              <w:rPr>
                <w:rFonts w:ascii="Calibri" w:hAnsi="Calibri" w:eastAsia="Times New Roman"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F0027C">
              <w:rPr>
                <w:rFonts w:ascii="Calibri" w:hAnsi="Calibri" w:eastAsia="Times New Roman" w:cs="Calibri"/>
              </w:rPr>
              <w:t>stigations confidential.</w:t>
            </w:r>
          </w:p>
          <w:p w:rsidRPr="00F0027C" w:rsidR="00F47217" w:rsidP="00310ED1" w:rsidRDefault="00D71AFD" w14:paraId="23A7258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Corrective actions may include discipline (up to and including termination) or legal action for:</w:t>
            </w:r>
          </w:p>
          <w:p w:rsidRPr="00F0027C" w:rsidR="00F47217" w:rsidP="00310ED1" w:rsidRDefault="00D71AFD" w14:paraId="5E58B005"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Authorizing or taking part in a violation;</w:t>
            </w:r>
          </w:p>
          <w:p w:rsidRPr="00F0027C" w:rsidR="00F47217" w:rsidP="00310ED1" w:rsidRDefault="00D71AFD" w14:paraId="0B659E30"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Refusing to cooperate in an investigation;</w:t>
            </w:r>
          </w:p>
          <w:p w:rsidRPr="00F0027C" w:rsidR="00F47217" w:rsidP="00310ED1" w:rsidRDefault="00D71AFD" w14:paraId="54726044"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Failing to report a violation due to poor superv</w:t>
            </w:r>
            <w:r w:rsidRPr="00F0027C">
              <w:rPr>
                <w:rFonts w:ascii="Calibri" w:hAnsi="Calibri" w:eastAsia="Times New Roman" w:cs="Calibri"/>
              </w:rPr>
              <w:t>ision;</w:t>
            </w:r>
          </w:p>
          <w:p w:rsidRPr="00F0027C" w:rsidR="00F47217" w:rsidP="00310ED1" w:rsidRDefault="00D71AFD" w14:paraId="42E3FFD2"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Making a false report;</w:t>
            </w:r>
          </w:p>
          <w:p w:rsidRPr="00F0027C" w:rsidR="00F47217" w:rsidP="00310ED1" w:rsidRDefault="00D71AFD" w14:paraId="3FDA0371"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Retaliating against someone who reported a concern in good faith.</w:t>
            </w:r>
          </w:p>
          <w:p w:rsidRPr="00F0027C" w:rsidR="00F47217" w:rsidP="00310ED1" w:rsidRDefault="00D71AFD" w14:paraId="29C2CBF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Retaliation is never acceptable. If you believe retaliation has occurred, report it to the Office of Ethics and Compliance or Human Resources.</w:t>
            </w:r>
          </w:p>
        </w:tc>
        <w:tc>
          <w:tcPr>
            <w:tcW w:w="6000" w:type="dxa"/>
            <w:tcMar/>
          </w:tcPr>
          <w:p w:rsidRPr="00F0027C" w:rsidR="00310ED1" w:rsidP="001346EA" w:rsidRDefault="00D71AFD" w14:paraId="311761E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COMUNICAR UMA PREOCUPAÇÃO</w:t>
            </w:r>
          </w:p>
          <w:p w:rsidRPr="00F0027C" w:rsidR="00310ED1" w:rsidP="001346EA" w:rsidRDefault="00D71AFD" w14:paraId="6913A3F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Fazemos perguntas quando algo não está claro ou não parece certo. Também denunciamos e comunicamos quaisquer possíveis violações do Código.</w:t>
            </w:r>
          </w:p>
          <w:p w:rsidRPr="00F0027C" w:rsidR="00310ED1" w:rsidP="001346EA" w:rsidRDefault="00D71AFD" w14:paraId="3186651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É nossa responsabilidade colocar questões quando as orientações não são claras, assim como contestar e comunicar suspeitas de falta de ética na conduta empresarial, violações do Código ou viol</w:t>
            </w:r>
            <w:r w:rsidRPr="00F0027C">
              <w:rPr>
                <w:rFonts w:ascii="Calibri" w:hAnsi="Calibri" w:eastAsia="Calibri" w:cs="Calibri"/>
                <w:lang w:val="pt-PT"/>
              </w:rPr>
              <w:t>ações das políticas da Abbott.</w:t>
            </w:r>
          </w:p>
          <w:p w:rsidRPr="00F0027C" w:rsidR="00310ED1" w:rsidP="001346EA" w:rsidRDefault="00D71AFD" w14:paraId="0BE20BB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Se não tiver a certeza sobre a escolha ou ação correta, converse com o seu gestor ou contacte o Gabinete de ética e conformidade.</w:t>
            </w:r>
          </w:p>
          <w:p w:rsidRPr="00F0027C" w:rsidR="00310ED1" w:rsidP="001346EA" w:rsidRDefault="00D71AFD" w14:paraId="79E725F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Os gestores e supervisores devem liderar pelo exemplo e garantir que os funcionários compreendam e sigam o Código. Os líderes têm uma responsabilidade acrescida de comunicar as expectativas da Abbo</w:t>
            </w:r>
            <w:r w:rsidRPr="00F0027C">
              <w:rPr>
                <w:rFonts w:ascii="Calibri" w:hAnsi="Calibri" w:eastAsia="Calibri" w:cs="Calibri"/>
                <w:lang w:val="pt-PT"/>
              </w:rPr>
              <w:t>tt e devem contactar o Gabinete de ética e conformidade sobre quaisquer potenciais violações do Código.</w:t>
            </w:r>
          </w:p>
          <w:p w:rsidRPr="00F0027C" w:rsidR="00310ED1" w:rsidP="001346EA" w:rsidRDefault="00D71AFD" w14:paraId="33A87C6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Todas as denúncias de possíveis violações do Código são levadas a sério. O </w:t>
            </w:r>
            <w:r w:rsidRPr="00F0027C">
              <w:rPr>
                <w:rFonts w:ascii="Calibri" w:hAnsi="Calibri" w:eastAsia="Calibri" w:cs="Calibri"/>
                <w:lang w:val="pt-PT"/>
              </w:rPr>
              <w:t>Gabinete de ética e conformidade tratará das medidas de acompanhamento, incluindo investigações e ações corretivas, quando necessário. Não deve investigar por conta própria. Todos devem cooperar e manter as investigações confidenciais.</w:t>
            </w:r>
          </w:p>
          <w:p w:rsidRPr="00F0027C" w:rsidR="00310ED1" w:rsidP="001346EA" w:rsidRDefault="00D71AFD" w14:paraId="61BA39A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ações corretivas podem abranger medidas disciplinares (incluindo o despedimento) ou ações legais nos seguintes casos:</w:t>
            </w:r>
          </w:p>
          <w:p w:rsidRPr="00F0027C" w:rsidR="00310ED1" w:rsidP="001346EA" w:rsidRDefault="00D71AFD" w14:paraId="40420C77" w14:textId="77777777">
            <w:pPr>
              <w:numPr>
                <w:ilvl w:val="0"/>
                <w:numId w:val="3"/>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A</w:t>
            </w:r>
            <w:r w:rsidRPr="00F0027C">
              <w:rPr>
                <w:rFonts w:ascii="Calibri" w:hAnsi="Calibri" w:eastAsia="Calibri" w:cs="Calibri"/>
                <w:lang w:val="pt-PT"/>
              </w:rPr>
              <w:t>utorizar ou participar numa violação;</w:t>
            </w:r>
          </w:p>
          <w:p w:rsidRPr="00F0027C" w:rsidR="00310ED1" w:rsidP="001346EA" w:rsidRDefault="00D71AFD" w14:paraId="40E4FA70" w14:textId="77777777">
            <w:pPr>
              <w:numPr>
                <w:ilvl w:val="0"/>
                <w:numId w:val="3"/>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Recusa em cooperar numa investigação;</w:t>
            </w:r>
          </w:p>
          <w:p w:rsidRPr="00F0027C" w:rsidR="00310ED1" w:rsidP="001346EA" w:rsidRDefault="00D71AFD" w14:paraId="2B685FEC" w14:textId="77777777">
            <w:pPr>
              <w:numPr>
                <w:ilvl w:val="0"/>
                <w:numId w:val="3"/>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Não comunicar uma violação</w:t>
            </w:r>
            <w:r w:rsidRPr="00F0027C">
              <w:rPr>
                <w:rFonts w:ascii="Calibri" w:hAnsi="Calibri" w:eastAsia="Calibri" w:cs="Calibri"/>
                <w:lang w:val="pt-PT"/>
              </w:rPr>
              <w:t xml:space="preserve"> devido a supervisão inadequada;</w:t>
            </w:r>
          </w:p>
          <w:p w:rsidRPr="00F0027C" w:rsidR="00310ED1" w:rsidP="001346EA" w:rsidRDefault="00D71AFD" w14:paraId="5E34B447" w14:textId="77777777">
            <w:pPr>
              <w:numPr>
                <w:ilvl w:val="0"/>
                <w:numId w:val="3"/>
              </w:numPr>
              <w:spacing w:before="100" w:beforeAutospacing="1" w:after="100" w:afterAutospacing="1"/>
              <w:ind w:left="750" w:right="30"/>
              <w:rPr>
                <w:rFonts w:ascii="Calibri" w:hAnsi="Calibri" w:eastAsia="Times New Roman" w:cs="Calibri"/>
              </w:rPr>
            </w:pPr>
            <w:r w:rsidRPr="00F0027C">
              <w:rPr>
                <w:rFonts w:ascii="Calibri" w:hAnsi="Calibri" w:eastAsia="Calibri" w:cs="Calibri"/>
                <w:lang w:val="pt-PT"/>
              </w:rPr>
              <w:t>Fazer uma denúncia falsa;</w:t>
            </w:r>
          </w:p>
          <w:p w:rsidRPr="00F0027C" w:rsidR="00310ED1" w:rsidP="001346EA" w:rsidRDefault="00D71AFD" w14:paraId="26F4F5F0" w14:textId="77777777">
            <w:pPr>
              <w:numPr>
                <w:ilvl w:val="0"/>
                <w:numId w:val="3"/>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Retaliar contra alguém que relatou uma preo</w:t>
            </w:r>
            <w:r w:rsidRPr="00F0027C">
              <w:rPr>
                <w:rFonts w:ascii="Calibri" w:hAnsi="Calibri" w:eastAsia="Calibri" w:cs="Calibri"/>
                <w:lang w:val="pt-PT"/>
              </w:rPr>
              <w:t>cupação de boa-fé.</w:t>
            </w:r>
          </w:p>
          <w:p w:rsidRPr="00F0027C" w:rsidR="00F47217" w:rsidP="001346EA" w:rsidRDefault="00D71AFD" w14:paraId="1E8BD27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retaliação nunca é aceitável. Se acredita que ocorreu retaliação, comunique-a ao Gabinete de ética e conformidade ou de Recursos Humanos.</w:t>
            </w:r>
          </w:p>
        </w:tc>
      </w:tr>
      <w:tr w:rsidRPr="00F0027C" w:rsidR="00171B17" w:rsidTr="7DAC6EF2" w14:paraId="63972277"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778B1AB6" w14:textId="77777777">
            <w:pPr>
              <w:spacing w:before="30" w:after="30"/>
              <w:ind w:left="30" w:right="30"/>
              <w:rPr>
                <w:rFonts w:ascii="Calibri" w:hAnsi="Calibri" w:eastAsia="Times New Roman" w:cs="Calibri"/>
                <w:sz w:val="16"/>
              </w:rPr>
            </w:pPr>
            <w:hyperlink w:tgtFrame="_blank" w:history="1" r:id="rId51">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2E8CAF08" w14:textId="77777777">
            <w:pPr>
              <w:ind w:left="30" w:right="30"/>
              <w:rPr>
                <w:rFonts w:ascii="Calibri" w:hAnsi="Calibri" w:eastAsia="Times New Roman" w:cs="Calibri"/>
                <w:sz w:val="16"/>
              </w:rPr>
            </w:pPr>
            <w:hyperlink w:tgtFrame="_blank" w:history="1" r:id="rId52">
              <w:r w:rsidRPr="00F0027C">
                <w:rPr>
                  <w:rFonts w:ascii="Calibri" w:hAnsi="Calibri" w:eastAsia="Times New Roman" w:cs="Calibri"/>
                  <w:color w:val="0000FF"/>
                  <w:sz w:val="16"/>
                  <w:u w:val="single"/>
                </w:rPr>
                <w:t>23_C_11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F47217" w:rsidRDefault="00D71AFD" w14:paraId="6623839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EQUAL OPPORTUNITY</w:t>
            </w:r>
          </w:p>
          <w:p w:rsidRPr="00F0027C" w:rsidR="00F47217" w:rsidP="00F47217" w:rsidRDefault="00D71AFD" w14:paraId="7B7B64A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provide equal opportunities for all employees.</w:t>
            </w:r>
          </w:p>
          <w:p w:rsidRPr="00F0027C" w:rsidR="00F47217" w:rsidP="00F47217" w:rsidRDefault="00D71AFD" w14:paraId="47D275F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make employment decisions based on business nee</w:t>
            </w:r>
            <w:r w:rsidRPr="00F0027C">
              <w:rPr>
                <w:rFonts w:ascii="Calibri" w:hAnsi="Calibri" w:eastAsia="Times New Roman" w:cs="Calibri"/>
              </w:rPr>
              <w:t>ds, skills, experience, and performance. Discrimination of any kind is not tolerated. We follow all laws that govern our relationships with employees around the world.</w:t>
            </w:r>
          </w:p>
          <w:p w:rsidRPr="00F0027C" w:rsidR="00F47217" w:rsidP="00F47217" w:rsidRDefault="00D71AFD" w14:paraId="7003C62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Abbott prohibits discrimination based on race, </w:t>
            </w:r>
            <w:proofErr w:type="spellStart"/>
            <w:r w:rsidRPr="00F0027C">
              <w:rPr>
                <w:rFonts w:ascii="Calibri" w:hAnsi="Calibri" w:eastAsia="Times New Roman" w:cs="Calibri"/>
              </w:rPr>
              <w:t>color</w:t>
            </w:r>
            <w:proofErr w:type="spellEnd"/>
            <w:r w:rsidRPr="00F0027C">
              <w:rPr>
                <w:rFonts w:ascii="Calibri" w:hAnsi="Calibri" w:eastAsia="Times New Roman" w:cs="Calibri"/>
              </w:rPr>
              <w:t>, religion, age, sex, national origi</w:t>
            </w:r>
            <w:r w:rsidRPr="00F0027C">
              <w:rPr>
                <w:rFonts w:ascii="Calibri" w:hAnsi="Calibri" w:eastAsia="Times New Roman" w:cs="Calibri"/>
              </w:rPr>
              <w:t>n, gender identity or expression, sexual orientation, disability, marital status, veteran or military status, genetics, citizenship status, or any other legally protected status.</w:t>
            </w:r>
          </w:p>
        </w:tc>
        <w:tc>
          <w:tcPr>
            <w:tcW w:w="6000" w:type="dxa"/>
            <w:tcMar/>
          </w:tcPr>
          <w:p w:rsidRPr="00F0027C" w:rsidR="000E3269" w:rsidP="001346EA" w:rsidRDefault="00D71AFD" w14:paraId="5BD61FC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IGUALDADE DE OPORTUNIDADES</w:t>
            </w:r>
          </w:p>
          <w:p w:rsidRPr="00F0027C" w:rsidR="000E3269" w:rsidP="001346EA" w:rsidRDefault="00D71AFD" w14:paraId="408D41E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Garantimos igualdade de oportunidades a todos os colaboradores.</w:t>
            </w:r>
          </w:p>
          <w:p w:rsidRPr="00F0027C" w:rsidR="000E3269" w:rsidP="001346EA" w:rsidRDefault="00D71AFD" w14:paraId="0625E80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Tomamos decisões de contratação com b</w:t>
            </w:r>
            <w:r w:rsidRPr="00F0027C">
              <w:rPr>
                <w:rFonts w:ascii="Calibri" w:hAnsi="Calibri" w:eastAsia="Calibri" w:cs="Calibri"/>
                <w:lang w:val="pt-PT"/>
              </w:rPr>
              <w:t>ase nas necessidades da empresa, qualificações, experiência e desempenho. Não é tolerada qualquer tipo de discriminação. Cumprimos todas as leis que regulam as nossas relações com os colaboradores em todo o mundo.</w:t>
            </w:r>
          </w:p>
          <w:p w:rsidRPr="00F0027C" w:rsidR="00F47217" w:rsidP="001346EA" w:rsidRDefault="00D71AFD" w14:paraId="7743155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Abbott proíbe a discriminação com base na raça, cor, religião, idade, sexo, nacionalidade, identidade ou expressão de género, orientação sexual, deficiência, estado civil, situação militar ou de antigo combatente, situa</w:t>
            </w:r>
            <w:r w:rsidRPr="00F0027C">
              <w:rPr>
                <w:rFonts w:ascii="Calibri" w:hAnsi="Calibri" w:eastAsia="Calibri" w:cs="Calibri"/>
                <w:lang w:val="pt-PT"/>
              </w:rPr>
              <w:t>ção genética, estatuto de cidadão ou qualquer outro estatuto protegido por lei.</w:t>
            </w:r>
          </w:p>
        </w:tc>
      </w:tr>
      <w:tr w:rsidRPr="00F0027C" w:rsidR="00171B17" w:rsidTr="7DAC6EF2" w14:paraId="1BB33AB7"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38122A57" w14:textId="77777777">
            <w:pPr>
              <w:spacing w:before="30" w:after="30"/>
              <w:ind w:left="30" w:right="30"/>
              <w:rPr>
                <w:rFonts w:ascii="Calibri" w:hAnsi="Calibri" w:eastAsia="Times New Roman" w:cs="Calibri"/>
                <w:sz w:val="16"/>
              </w:rPr>
            </w:pPr>
            <w:hyperlink w:tgtFrame="_blank" w:history="1" r:id="rId53">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2BEF0FCB" w14:textId="77777777">
            <w:pPr>
              <w:ind w:left="30" w:right="30"/>
              <w:rPr>
                <w:rFonts w:ascii="Calibri" w:hAnsi="Calibri" w:eastAsia="Times New Roman" w:cs="Calibri"/>
                <w:sz w:val="16"/>
              </w:rPr>
            </w:pPr>
            <w:hyperlink w:tgtFrame="_blank" w:history="1" r:id="rId54">
              <w:r w:rsidRPr="00F0027C">
                <w:rPr>
                  <w:rFonts w:ascii="Calibri" w:hAnsi="Calibri" w:eastAsia="Times New Roman" w:cs="Calibri"/>
                  <w:color w:val="0000FF"/>
                  <w:sz w:val="16"/>
                  <w:u w:val="single"/>
                </w:rPr>
                <w:t>24_C_11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F47217" w:rsidRDefault="00D71AFD" w14:paraId="0D3D9D7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TREATMENT</w:t>
            </w:r>
          </w:p>
          <w:p w:rsidRPr="00F0027C" w:rsidR="00F47217" w:rsidP="00F47217" w:rsidRDefault="00D71AFD" w14:paraId="0FCE92F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foster a respectful, inclusive, and safe </w:t>
            </w:r>
            <w:r w:rsidRPr="00F0027C">
              <w:rPr>
                <w:rFonts w:ascii="Calibri" w:hAnsi="Calibri" w:eastAsia="Times New Roman" w:cs="Calibri"/>
              </w:rPr>
              <w:t>workplace.</w:t>
            </w:r>
          </w:p>
          <w:p w:rsidRPr="00F0027C" w:rsidR="00F47217" w:rsidP="00F47217" w:rsidRDefault="00D71AFD" w14:paraId="02E97C3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work to ensure everyone feels welcome, supported, and empowered.</w:t>
            </w:r>
          </w:p>
          <w:p w:rsidRPr="00F0027C" w:rsidR="00F47217" w:rsidP="00F47217" w:rsidRDefault="00D71AFD" w14:paraId="524F9D2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Abbott promotes a healthy, harassment-free environment and values employee input to strengthen diversity and inclusion.</w:t>
            </w:r>
          </w:p>
          <w:p w:rsidRPr="00F0027C" w:rsidR="00F47217" w:rsidP="00F47217" w:rsidRDefault="00D71AFD" w14:paraId="534BCF9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We treat everyone with respect and dignity, building trus</w:t>
            </w:r>
            <w:r w:rsidRPr="00F0027C">
              <w:rPr>
                <w:rFonts w:ascii="Calibri" w:hAnsi="Calibri" w:eastAsia="Times New Roman" w:cs="Calibri"/>
              </w:rPr>
              <w:t>t through fairness and honesty—never through manipulation, misrepresentation or lack of transparency.</w:t>
            </w:r>
          </w:p>
        </w:tc>
        <w:tc>
          <w:tcPr>
            <w:tcW w:w="6000" w:type="dxa"/>
            <w:tcMar/>
          </w:tcPr>
          <w:p w:rsidRPr="00F0027C" w:rsidR="00AC0538" w:rsidP="001346EA" w:rsidRDefault="00D71AFD" w14:paraId="1E677AB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TRATAMENTO JUSTO</w:t>
            </w:r>
          </w:p>
          <w:p w:rsidRPr="00F0027C" w:rsidR="00AC0538" w:rsidP="001346EA" w:rsidRDefault="00D71AFD" w14:paraId="02DCAF4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Promovemos um ambiente de trabalho respeitoso, inclusivo e s</w:t>
            </w:r>
            <w:r w:rsidRPr="00F0027C">
              <w:rPr>
                <w:rFonts w:ascii="Calibri" w:hAnsi="Calibri" w:eastAsia="Calibri" w:cs="Calibri"/>
                <w:lang w:val="pt-PT"/>
              </w:rPr>
              <w:t>eguro.</w:t>
            </w:r>
          </w:p>
          <w:p w:rsidRPr="00F0027C" w:rsidR="00AC0538" w:rsidP="001346EA" w:rsidRDefault="00D71AFD" w14:paraId="673D11F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Trabalhamos para garantir que todos se sintam bem-vindos, apoiados e capacitados.</w:t>
            </w:r>
          </w:p>
          <w:p w:rsidRPr="00F0027C" w:rsidR="00AC0538" w:rsidP="001346EA" w:rsidRDefault="00D71AFD" w14:paraId="2CE7A63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Abbott prom</w:t>
            </w:r>
            <w:r w:rsidRPr="00F0027C">
              <w:rPr>
                <w:rFonts w:ascii="Calibri" w:hAnsi="Calibri" w:eastAsia="Calibri" w:cs="Calibri"/>
                <w:lang w:val="pt-PT"/>
              </w:rPr>
              <w:t>ove um ambiente saudável e livre de assédio, e valoriza a contribuição dos colaboradores para promover a diversidade e a inclusão.</w:t>
            </w:r>
          </w:p>
          <w:p w:rsidRPr="00F0027C" w:rsidR="00F47217" w:rsidP="001346EA" w:rsidRDefault="00D71AFD" w14:paraId="4DDFBF1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Tratamos todos com respeito e dignidade, conquis</w:t>
            </w:r>
            <w:r w:rsidRPr="00F0027C">
              <w:rPr>
                <w:rFonts w:ascii="Calibri" w:hAnsi="Calibri" w:eastAsia="Calibri" w:cs="Calibri"/>
                <w:lang w:val="pt-PT"/>
              </w:rPr>
              <w:t>tando a confiança através da justiça e da honestidade — nunca através da manipulação, deturpação ou falta de transparência.</w:t>
            </w:r>
          </w:p>
        </w:tc>
      </w:tr>
      <w:tr w:rsidRPr="00F0027C" w:rsidR="00171B17" w:rsidTr="7DAC6EF2" w14:paraId="2BBACD4E" w14:textId="77777777">
        <w:tc>
          <w:tcPr>
            <w:tcW w:w="1353" w:type="dxa"/>
            <w:shd w:val="clear" w:color="auto" w:fill="C1E4F5" w:themeFill="accent1" w:themeFillTint="33"/>
            <w:tcMar>
              <w:top w:w="120" w:type="dxa"/>
              <w:left w:w="180" w:type="dxa"/>
              <w:bottom w:w="120" w:type="dxa"/>
              <w:right w:w="180" w:type="dxa"/>
            </w:tcMar>
            <w:hideMark/>
          </w:tcPr>
          <w:p w:rsidRPr="00F0027C" w:rsidR="00F47217" w:rsidP="00F47217" w:rsidRDefault="00D71AFD" w14:paraId="45E03208" w14:textId="77777777">
            <w:pPr>
              <w:spacing w:before="30" w:after="30"/>
              <w:ind w:left="30" w:right="30"/>
              <w:rPr>
                <w:rFonts w:ascii="Calibri" w:hAnsi="Calibri" w:eastAsia="Times New Roman" w:cs="Calibri"/>
                <w:sz w:val="16"/>
              </w:rPr>
            </w:pPr>
            <w:hyperlink w:tgtFrame="_blank" w:history="1" r:id="rId55">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F47217" w:rsidP="00F47217" w:rsidRDefault="00D71AFD" w14:paraId="44EC358C" w14:textId="77777777">
            <w:pPr>
              <w:ind w:left="30" w:right="30"/>
              <w:rPr>
                <w:rFonts w:ascii="Calibri" w:hAnsi="Calibri" w:eastAsia="Times New Roman" w:cs="Calibri"/>
                <w:sz w:val="16"/>
              </w:rPr>
            </w:pPr>
            <w:hyperlink w:tgtFrame="_blank" w:history="1" r:id="rId56">
              <w:r w:rsidRPr="00F0027C">
                <w:rPr>
                  <w:rFonts w:ascii="Calibri" w:hAnsi="Calibri" w:eastAsia="Times New Roman" w:cs="Calibri"/>
                  <w:color w:val="0000FF"/>
                  <w:sz w:val="16"/>
                  <w:u w:val="single"/>
                </w:rPr>
                <w:t>25_C_11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47217" w:rsidP="00F47217" w:rsidRDefault="00D71AFD" w14:paraId="34CF112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WORK ENVIRONMENT</w:t>
            </w:r>
          </w:p>
          <w:p w:rsidRPr="00F0027C" w:rsidR="00F47217" w:rsidP="00F47217" w:rsidRDefault="00D71AFD" w14:paraId="06D0ED9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prioritize safety and fair working conditions.</w:t>
            </w:r>
          </w:p>
          <w:p w:rsidRPr="00F0027C" w:rsidR="00F47217" w:rsidP="00F47217" w:rsidRDefault="00D71AFD" w14:paraId="1837821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Accidents or unsafe situations must be reported to management right away. Abbott also takes steps to prevent and prohibit illegal, inappropriate </w:t>
            </w:r>
            <w:proofErr w:type="spellStart"/>
            <w:r w:rsidRPr="00F0027C">
              <w:rPr>
                <w:rFonts w:ascii="Calibri" w:hAnsi="Calibri" w:eastAsia="Times New Roman" w:cs="Calibri"/>
              </w:rPr>
              <w:t>labor</w:t>
            </w:r>
            <w:proofErr w:type="spellEnd"/>
            <w:r w:rsidRPr="00F0027C">
              <w:rPr>
                <w:rFonts w:ascii="Calibri" w:hAnsi="Calibri" w:eastAsia="Times New Roman" w:cs="Calibri"/>
              </w:rPr>
              <w:t xml:space="preserve"> practices and any form of cruel or inhumane treatment in our business activities worldwide.</w:t>
            </w:r>
          </w:p>
        </w:tc>
        <w:tc>
          <w:tcPr>
            <w:tcW w:w="6000" w:type="dxa"/>
            <w:tcMar/>
          </w:tcPr>
          <w:p w:rsidRPr="00F0027C" w:rsidR="00D319D3" w:rsidP="001346EA" w:rsidRDefault="00D71AFD" w14:paraId="248663B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AMBIENTE DE T</w:t>
            </w:r>
            <w:r w:rsidRPr="00F0027C">
              <w:rPr>
                <w:rFonts w:ascii="Calibri" w:hAnsi="Calibri" w:eastAsia="Calibri" w:cs="Calibri"/>
                <w:lang w:val="pt-PT"/>
              </w:rPr>
              <w:t>RABALHO</w:t>
            </w:r>
          </w:p>
          <w:p w:rsidRPr="00F0027C" w:rsidR="00D319D3" w:rsidP="001346EA" w:rsidRDefault="00D71AFD" w14:paraId="52ACB95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Priorizamos a segurança e condições de trabalho justas.</w:t>
            </w:r>
          </w:p>
          <w:p w:rsidRPr="00F0027C" w:rsidR="00F47217" w:rsidP="001346EA" w:rsidRDefault="00D71AFD" w14:paraId="474E8E6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Os acidentes ou situações de falta de </w:t>
            </w:r>
            <w:r w:rsidRPr="00F0027C">
              <w:rPr>
                <w:rFonts w:ascii="Calibri" w:hAnsi="Calibri" w:eastAsia="Calibri" w:cs="Calibri"/>
                <w:lang w:val="pt-PT"/>
              </w:rPr>
              <w:t>segurança devem ser comunicados imediatamente aos órgãos de gestão. A Abbott também toma medidas para prevenir e proibir práticas laborais ilegais e inadequadas, bem como qualquer forma de tratamento cruel ou desumano nas nossas atividades comerciais em to</w:t>
            </w:r>
            <w:r w:rsidRPr="00F0027C">
              <w:rPr>
                <w:rFonts w:ascii="Calibri" w:hAnsi="Calibri" w:eastAsia="Calibri" w:cs="Calibri"/>
                <w:lang w:val="pt-PT"/>
              </w:rPr>
              <w:t>do o mundo.</w:t>
            </w:r>
          </w:p>
        </w:tc>
      </w:tr>
      <w:tr w:rsidRPr="00F0027C" w:rsidR="00171B17" w:rsidTr="7DAC6EF2" w14:paraId="70F36989" w14:textId="77777777">
        <w:tc>
          <w:tcPr>
            <w:tcW w:w="1353" w:type="dxa"/>
            <w:shd w:val="clear" w:color="auto" w:fill="C1E4F5" w:themeFill="accent1" w:themeFillTint="33"/>
            <w:tcMar>
              <w:top w:w="120" w:type="dxa"/>
              <w:left w:w="180" w:type="dxa"/>
              <w:bottom w:w="120" w:type="dxa"/>
              <w:right w:w="180" w:type="dxa"/>
            </w:tcMar>
            <w:hideMark/>
          </w:tcPr>
          <w:p w:rsidRPr="00F0027C" w:rsidR="00B71E05" w:rsidP="00B71E05" w:rsidRDefault="00D71AFD" w14:paraId="3862FDC8" w14:textId="77777777">
            <w:pPr>
              <w:spacing w:before="30" w:after="30"/>
              <w:ind w:left="30" w:right="30"/>
              <w:rPr>
                <w:rFonts w:ascii="Calibri" w:hAnsi="Calibri" w:eastAsia="Times New Roman" w:cs="Calibri"/>
                <w:sz w:val="16"/>
              </w:rPr>
            </w:pPr>
            <w:hyperlink w:tgtFrame="_blank" w:history="1" r:id="rId57">
              <w:r w:rsidRPr="00F0027C">
                <w:rPr>
                  <w:rFonts w:ascii="Calibri" w:hAnsi="Calibri" w:eastAsia="Times New Roman" w:cs="Calibri"/>
                  <w:color w:val="0000FF"/>
                  <w:sz w:val="16"/>
                  <w:u w:val="single"/>
                </w:rPr>
                <w:t>Screen 11</w:t>
              </w:r>
            </w:hyperlink>
            <w:r w:rsidRPr="00F0027C">
              <w:rPr>
                <w:rFonts w:ascii="Calibri" w:hAnsi="Calibri" w:eastAsia="Times New Roman" w:cs="Calibri"/>
                <w:sz w:val="16"/>
              </w:rPr>
              <w:t xml:space="preserve"> </w:t>
            </w:r>
          </w:p>
          <w:p w:rsidRPr="00F0027C" w:rsidR="00B71E05" w:rsidP="00B71E05" w:rsidRDefault="00D71AFD" w14:paraId="48AEB055" w14:textId="77777777">
            <w:pPr>
              <w:ind w:left="30" w:right="30"/>
              <w:rPr>
                <w:rFonts w:ascii="Calibri" w:hAnsi="Calibri" w:eastAsia="Times New Roman" w:cs="Calibri"/>
                <w:sz w:val="16"/>
              </w:rPr>
            </w:pPr>
            <w:hyperlink w:tgtFrame="_blank" w:history="1" r:id="rId58">
              <w:r w:rsidRPr="00F0027C">
                <w:rPr>
                  <w:rFonts w:ascii="Calibri" w:hAnsi="Calibri" w:eastAsia="Times New Roman" w:cs="Calibri"/>
                  <w:color w:val="0000FF"/>
                  <w:sz w:val="16"/>
                  <w:u w:val="single"/>
                </w:rPr>
                <w:t>26_C_12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71E05" w:rsidP="00B71E05" w:rsidRDefault="00D71AFD" w14:paraId="70AF7C1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B71E05" w:rsidP="00B71E05" w:rsidRDefault="00D71AFD" w14:paraId="1737E4E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build trust through community, environment, and engagement.</w:t>
            </w:r>
          </w:p>
          <w:p w:rsidRPr="00F0027C" w:rsidR="00B71E05" w:rsidP="00B71E05" w:rsidRDefault="00D71AFD" w14:paraId="56546ED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We strive to give back to the communities where we operate and make a positive, lasting impact on </w:t>
            </w:r>
            <w:r w:rsidRPr="00F0027C">
              <w:rPr>
                <w:rFonts w:ascii="Calibri" w:hAnsi="Calibri" w:eastAsia="Times New Roman" w:cs="Calibri"/>
              </w:rPr>
              <w:t>people’s lives.</w:t>
            </w:r>
          </w:p>
          <w:p w:rsidRPr="00F0027C" w:rsidR="00B71E05" w:rsidP="00B71E05" w:rsidRDefault="00D71AFD" w14:paraId="002E206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Abbott works to minimize its environmental footprint by reducing energy use and conserving natural resources.</w:t>
            </w:r>
          </w:p>
          <w:p w:rsidRPr="00F0027C" w:rsidR="00B71E05" w:rsidP="00B71E05" w:rsidRDefault="00D71AFD" w14:paraId="049DDC8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We also support appropriate political engagement and encourage community involvement across our global operations.</w:t>
            </w:r>
          </w:p>
          <w:p w:rsidRPr="00F0027C" w:rsidR="00B71E05" w:rsidP="00B71E05" w:rsidRDefault="00D71AFD" w14:paraId="3721B0A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Community Invol</w:t>
            </w:r>
            <w:r w:rsidRPr="00F0027C">
              <w:rPr>
                <w:rFonts w:ascii="Calibri" w:hAnsi="Calibri" w:eastAsia="Times New Roman" w:cs="Calibri"/>
              </w:rPr>
              <w:t>vement</w:t>
            </w:r>
          </w:p>
          <w:p w:rsidRPr="00F0027C" w:rsidR="00B71E05" w:rsidP="00B71E05" w:rsidRDefault="00D71AFD" w14:paraId="228228A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Environmental Responsibility</w:t>
            </w:r>
          </w:p>
          <w:p w:rsidRPr="00F0027C" w:rsidR="00B71E05" w:rsidP="00B71E05" w:rsidRDefault="00D71AFD" w14:paraId="765E74A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Political Contributions</w:t>
            </w:r>
          </w:p>
          <w:p w:rsidRPr="00F0027C" w:rsidR="00B71E05" w:rsidP="00B71E05" w:rsidRDefault="00D71AFD" w14:paraId="20ADBFF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of the icons to learn more.</w:t>
            </w:r>
          </w:p>
        </w:tc>
        <w:tc>
          <w:tcPr>
            <w:tcW w:w="6000" w:type="dxa"/>
            <w:tcMar/>
          </w:tcPr>
          <w:p w:rsidRPr="00F0027C" w:rsidR="00B71E05" w:rsidP="001346EA" w:rsidRDefault="00D71AFD" w14:paraId="44A9973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Tem de ver todo o conteúdo antes de avançar.</w:t>
            </w:r>
          </w:p>
          <w:p w:rsidRPr="00F0027C" w:rsidR="00B71E05" w:rsidP="001346EA" w:rsidRDefault="00D71AFD" w14:paraId="391B96F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Na Abbott, criamos </w:t>
            </w:r>
            <w:r w:rsidRPr="00F0027C">
              <w:rPr>
                <w:rFonts w:ascii="Calibri" w:hAnsi="Calibri" w:eastAsia="Calibri" w:cs="Calibri"/>
                <w:lang w:val="pt-PT"/>
              </w:rPr>
              <w:t>confiança através da comunidade, do ambiente e do envolvimento.</w:t>
            </w:r>
          </w:p>
          <w:p w:rsidRPr="00F0027C" w:rsidR="00B71E05" w:rsidP="001346EA" w:rsidRDefault="00D71AFD" w14:paraId="727C389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Procuramos retribuir às comunidades onde operamos e ter um impacto positivo e duradouro na vida das pessoas.</w:t>
            </w:r>
          </w:p>
          <w:p w:rsidRPr="00F0027C" w:rsidR="00B71E05" w:rsidP="001346EA" w:rsidRDefault="00D71AFD" w14:paraId="2294843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Abbott procura minimizar o seu impacto ambiental através da redução do consumo de energia e da conservação dos recursos naturais.</w:t>
            </w:r>
          </w:p>
          <w:p w:rsidRPr="00F0027C" w:rsidR="00B71E05" w:rsidP="001346EA" w:rsidRDefault="00D71AFD" w14:paraId="36A075F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Também apoiamos o envolvimento político adequado e incentivamos a participação da comunidade em todas as nossas operações globais.</w:t>
            </w:r>
          </w:p>
          <w:p w:rsidRPr="00F0027C" w:rsidR="00B71E05" w:rsidP="001346EA" w:rsidRDefault="00D71AFD" w14:paraId="44DA4B9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Envolvimento da comunida</w:t>
            </w:r>
            <w:r w:rsidRPr="00F0027C">
              <w:rPr>
                <w:rFonts w:ascii="Calibri" w:hAnsi="Calibri" w:eastAsia="Calibri" w:cs="Calibri"/>
                <w:lang w:val="pt-PT"/>
              </w:rPr>
              <w:t>de</w:t>
            </w:r>
          </w:p>
          <w:p w:rsidRPr="00F0027C" w:rsidR="00B71E05" w:rsidP="001346EA" w:rsidRDefault="00D71AFD" w14:paraId="0593996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Responsabilidade ambiental</w:t>
            </w:r>
          </w:p>
          <w:p w:rsidRPr="00F0027C" w:rsidR="00B71E05" w:rsidP="001346EA" w:rsidRDefault="00D71AFD" w14:paraId="0A71F12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Contribuições políticas</w:t>
            </w:r>
          </w:p>
          <w:p w:rsidRPr="00F0027C" w:rsidR="00B71E05" w:rsidP="001346EA" w:rsidRDefault="00D71AFD" w14:paraId="503DE12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3F4EAAD8" w14:textId="77777777">
        <w:tc>
          <w:tcPr>
            <w:tcW w:w="1353" w:type="dxa"/>
            <w:shd w:val="clear" w:color="auto" w:fill="C1E4F5" w:themeFill="accent1" w:themeFillTint="33"/>
            <w:tcMar>
              <w:top w:w="120" w:type="dxa"/>
              <w:left w:w="180" w:type="dxa"/>
              <w:bottom w:w="120" w:type="dxa"/>
              <w:right w:w="180" w:type="dxa"/>
            </w:tcMar>
            <w:hideMark/>
          </w:tcPr>
          <w:p w:rsidRPr="00F0027C" w:rsidR="00671917" w:rsidP="00671917" w:rsidRDefault="00D71AFD" w14:paraId="45249AD7" w14:textId="77777777">
            <w:pPr>
              <w:spacing w:before="30" w:after="30"/>
              <w:ind w:left="30" w:right="30"/>
              <w:rPr>
                <w:rFonts w:ascii="Calibri" w:hAnsi="Calibri" w:eastAsia="Times New Roman" w:cs="Calibri"/>
                <w:sz w:val="16"/>
              </w:rPr>
            </w:pPr>
            <w:hyperlink w:tgtFrame="_blank" w:history="1" r:id="rId59">
              <w:r w:rsidRPr="00F0027C">
                <w:rPr>
                  <w:rFonts w:ascii="Calibri" w:hAnsi="Calibri" w:eastAsia="Times New Roman" w:cs="Calibri"/>
                  <w:color w:val="0000FF"/>
                  <w:sz w:val="16"/>
                  <w:u w:val="single"/>
                </w:rPr>
                <w:t>Screen 11</w:t>
              </w:r>
            </w:hyperlink>
            <w:r w:rsidRPr="00F0027C">
              <w:rPr>
                <w:rFonts w:ascii="Calibri" w:hAnsi="Calibri" w:eastAsia="Times New Roman" w:cs="Calibri"/>
                <w:sz w:val="16"/>
              </w:rPr>
              <w:t xml:space="preserve"> </w:t>
            </w:r>
          </w:p>
          <w:p w:rsidRPr="00F0027C" w:rsidR="00671917" w:rsidP="00671917" w:rsidRDefault="00D71AFD" w14:paraId="2854FD81" w14:textId="77777777">
            <w:pPr>
              <w:ind w:left="30" w:right="30"/>
              <w:rPr>
                <w:rFonts w:ascii="Calibri" w:hAnsi="Calibri" w:eastAsia="Times New Roman" w:cs="Calibri"/>
                <w:sz w:val="16"/>
              </w:rPr>
            </w:pPr>
            <w:hyperlink w:tgtFrame="_blank" w:history="1" r:id="rId60">
              <w:r w:rsidRPr="00F0027C">
                <w:rPr>
                  <w:rFonts w:ascii="Calibri" w:hAnsi="Calibri" w:eastAsia="Times New Roman" w:cs="Calibri"/>
                  <w:color w:val="0000FF"/>
                  <w:sz w:val="16"/>
                  <w:u w:val="single"/>
                </w:rPr>
                <w:t>27_C_12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71917" w:rsidP="00671917" w:rsidRDefault="00D71AFD" w14:paraId="5F8DF7B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COMMUNITY INVOLVEMENT</w:t>
            </w:r>
          </w:p>
          <w:p w:rsidRPr="00F0027C" w:rsidR="00671917" w:rsidP="00671917" w:rsidRDefault="00D71AFD" w14:paraId="6464BD4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support community well-being.</w:t>
            </w:r>
          </w:p>
          <w:p w:rsidRPr="00F0027C" w:rsidR="00671917" w:rsidP="00671917" w:rsidRDefault="00D71AFD" w14:paraId="07BE6DE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support the well-being of communities through our</w:t>
            </w:r>
            <w:r w:rsidRPr="00F0027C">
              <w:rPr>
                <w:rFonts w:ascii="Calibri" w:hAnsi="Calibri" w:eastAsia="Times New Roman" w:cs="Calibri"/>
              </w:rPr>
              <w:t xml:space="preserve"> products, our work, and our actions and we have a long history of giving back to the places where we live and work, because we believe healthy communities thrive.</w:t>
            </w:r>
          </w:p>
          <w:p w:rsidRPr="00F0027C" w:rsidR="00671917" w:rsidP="00671917" w:rsidRDefault="00D71AFD" w14:paraId="2F8A8B8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Through our operations, partnerships, and support for local groups and causes, we strive to </w:t>
            </w:r>
            <w:r w:rsidRPr="00F0027C">
              <w:rPr>
                <w:rFonts w:ascii="Calibri" w:hAnsi="Calibri" w:eastAsia="Times New Roman" w:cs="Calibri"/>
              </w:rPr>
              <w:t>make a positive and lasting impact wherever we do business.</w:t>
            </w:r>
          </w:p>
        </w:tc>
        <w:tc>
          <w:tcPr>
            <w:tcW w:w="6000" w:type="dxa"/>
            <w:tcMar/>
          </w:tcPr>
          <w:p w:rsidRPr="00F0027C" w:rsidR="00671917" w:rsidP="001346EA" w:rsidRDefault="00D71AFD" w14:paraId="7117DA1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ENVOLVIMENTO DA COMUNIDADE</w:t>
            </w:r>
          </w:p>
          <w:p w:rsidRPr="00F0027C" w:rsidR="00671917" w:rsidP="001346EA" w:rsidRDefault="00D71AFD" w14:paraId="3B167D9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Apoiamos o bem-estar da comunidade.</w:t>
            </w:r>
          </w:p>
          <w:p w:rsidRPr="00F0027C" w:rsidR="00671917" w:rsidP="001346EA" w:rsidRDefault="00D71AFD" w14:paraId="68DD16F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apoiamos o bem-estar das comunidades através dos nossos produtos, do nosso trabalho e das nossas ações, e temos uma longa história de retribuição nos locais onde vivem</w:t>
            </w:r>
            <w:r w:rsidRPr="00F0027C">
              <w:rPr>
                <w:rFonts w:ascii="Calibri" w:hAnsi="Calibri" w:eastAsia="Calibri" w:cs="Calibri"/>
                <w:lang w:val="pt-PT"/>
              </w:rPr>
              <w:t>os e trabalhamos, porque acreditamos que as comunidades saudáveis são bem sucedidas.</w:t>
            </w:r>
          </w:p>
          <w:p w:rsidRPr="00F0027C" w:rsidR="00671917" w:rsidP="001346EA" w:rsidRDefault="00D71AFD" w14:paraId="04C61CE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Através das nossas operações, parcerias e apoio a grupos e causas locais, procuramos ter um im</w:t>
            </w:r>
            <w:r w:rsidRPr="00F0027C">
              <w:rPr>
                <w:rFonts w:ascii="Calibri" w:hAnsi="Calibri" w:eastAsia="Calibri" w:cs="Calibri"/>
                <w:lang w:val="pt-PT"/>
              </w:rPr>
              <w:t>pacto positivo e duradouro em todos os locais onde exercemos a nossa atividade.</w:t>
            </w:r>
          </w:p>
        </w:tc>
      </w:tr>
      <w:tr w:rsidRPr="00F0027C" w:rsidR="00171B17" w:rsidTr="7DAC6EF2" w14:paraId="2A9D0C6D" w14:textId="77777777">
        <w:tc>
          <w:tcPr>
            <w:tcW w:w="1353" w:type="dxa"/>
            <w:shd w:val="clear" w:color="auto" w:fill="C1E4F5" w:themeFill="accent1" w:themeFillTint="33"/>
            <w:tcMar>
              <w:top w:w="120" w:type="dxa"/>
              <w:left w:w="180" w:type="dxa"/>
              <w:bottom w:w="120" w:type="dxa"/>
              <w:right w:w="180" w:type="dxa"/>
            </w:tcMar>
            <w:hideMark/>
          </w:tcPr>
          <w:p w:rsidRPr="00F0027C" w:rsidR="003E5A36" w:rsidP="003E5A36" w:rsidRDefault="00D71AFD" w14:paraId="47FD08C5" w14:textId="77777777">
            <w:pPr>
              <w:spacing w:before="30" w:after="30"/>
              <w:ind w:left="30" w:right="30"/>
              <w:rPr>
                <w:rFonts w:ascii="Calibri" w:hAnsi="Calibri" w:eastAsia="Times New Roman" w:cs="Calibri"/>
                <w:sz w:val="16"/>
              </w:rPr>
            </w:pPr>
            <w:hyperlink w:tgtFrame="_blank" w:history="1" r:id="rId61">
              <w:r w:rsidRPr="00F0027C">
                <w:rPr>
                  <w:rFonts w:ascii="Calibri" w:hAnsi="Calibri" w:eastAsia="Times New Roman" w:cs="Calibri"/>
                  <w:color w:val="0000FF"/>
                  <w:sz w:val="16"/>
                  <w:u w:val="single"/>
                </w:rPr>
                <w:t>Screen 11</w:t>
              </w:r>
            </w:hyperlink>
            <w:r w:rsidRPr="00F0027C">
              <w:rPr>
                <w:rFonts w:ascii="Calibri" w:hAnsi="Calibri" w:eastAsia="Times New Roman" w:cs="Calibri"/>
                <w:sz w:val="16"/>
              </w:rPr>
              <w:t xml:space="preserve"> </w:t>
            </w:r>
          </w:p>
          <w:p w:rsidRPr="00F0027C" w:rsidR="003E5A36" w:rsidP="003E5A36" w:rsidRDefault="00D71AFD" w14:paraId="51464169" w14:textId="77777777">
            <w:pPr>
              <w:ind w:left="30" w:right="30"/>
              <w:rPr>
                <w:rFonts w:ascii="Calibri" w:hAnsi="Calibri" w:eastAsia="Times New Roman" w:cs="Calibri"/>
                <w:sz w:val="16"/>
              </w:rPr>
            </w:pPr>
            <w:hyperlink w:tgtFrame="_blank" w:history="1" r:id="rId62">
              <w:r w:rsidRPr="00F0027C">
                <w:rPr>
                  <w:rFonts w:ascii="Calibri" w:hAnsi="Calibri" w:eastAsia="Times New Roman" w:cs="Calibri"/>
                  <w:color w:val="0000FF"/>
                  <w:sz w:val="16"/>
                  <w:u w:val="single"/>
                </w:rPr>
                <w:t>28_C_12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3E5A36" w:rsidP="003E5A36" w:rsidRDefault="00D71AFD" w14:paraId="0F483CC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ENVIRONMENTAL RESPONSIBILITY</w:t>
            </w:r>
          </w:p>
          <w:p w:rsidRPr="00F0027C" w:rsidR="003E5A36" w:rsidP="003E5A36" w:rsidRDefault="00D71AFD" w14:paraId="61514E4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 xml:space="preserve">We take part in sustainable </w:t>
            </w:r>
            <w:r w:rsidRPr="00F0027C">
              <w:rPr>
                <w:rFonts w:ascii="Calibri" w:hAnsi="Calibri" w:eastAsia="Times New Roman" w:cs="Calibri"/>
              </w:rPr>
              <w:t>development and work to reduce our impact on the environment.</w:t>
            </w:r>
          </w:p>
          <w:p w:rsidRPr="00F0027C" w:rsidR="003E5A36" w:rsidP="003E5A36" w:rsidRDefault="00D71AFD" w14:paraId="0734D06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work to protect the environment in everything we do—from how we source materials to how we make, ship, and use our products.</w:t>
            </w:r>
          </w:p>
          <w:p w:rsidRPr="00F0027C" w:rsidR="003E5A36" w:rsidP="003E5A36" w:rsidRDefault="00D71AFD" w14:paraId="102C251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take steps to use less energy and fewer natural resources. We s</w:t>
            </w:r>
            <w:r w:rsidRPr="00F0027C">
              <w:rPr>
                <w:rFonts w:ascii="Calibri" w:hAnsi="Calibri" w:eastAsia="Times New Roman" w:cs="Calibri"/>
              </w:rPr>
              <w:t>upport clean energy projects at work and in our communities. We look for ways to reduce waste, recycle more, and lower environmental risks. We also follow environmental laws and regulations that apply to our operations.</w:t>
            </w:r>
          </w:p>
        </w:tc>
        <w:tc>
          <w:tcPr>
            <w:tcW w:w="6000" w:type="dxa"/>
            <w:tcMar/>
          </w:tcPr>
          <w:p w:rsidRPr="00F0027C" w:rsidR="003E5A36" w:rsidP="001346EA" w:rsidRDefault="00D71AFD" w14:paraId="089787C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RESPONSABILIDADE AMBIENTAL</w:t>
            </w:r>
          </w:p>
          <w:p w:rsidRPr="00F0027C" w:rsidR="003E5A36" w:rsidP="001346EA" w:rsidRDefault="00D71AFD" w14:paraId="3840750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Participamos no desenvolvimento sustentável e trabalhamos para reduzir o nosso impacto ambiental.</w:t>
            </w:r>
          </w:p>
          <w:p w:rsidRPr="00F0027C" w:rsidR="003E5A36" w:rsidP="001346EA" w:rsidRDefault="00D71AFD" w14:paraId="1BD7171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Trabalhamos p</w:t>
            </w:r>
            <w:r w:rsidRPr="00F0027C">
              <w:rPr>
                <w:rFonts w:ascii="Calibri" w:hAnsi="Calibri" w:eastAsia="Calibri" w:cs="Calibri"/>
                <w:lang w:val="pt-PT"/>
              </w:rPr>
              <w:t>ara proteger o ambiente em tudo o que fazemos — desde a forma como obtemos os materiais até à forma como fabricamos, enviamos e utilizamos os nossos produtos.</w:t>
            </w:r>
          </w:p>
          <w:p w:rsidRPr="00F0027C" w:rsidR="003E5A36" w:rsidP="001346EA" w:rsidRDefault="00D71AFD" w14:paraId="259D9D0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Tomamos medidas para</w:t>
            </w:r>
            <w:r w:rsidRPr="00F0027C">
              <w:rPr>
                <w:rFonts w:ascii="Calibri" w:hAnsi="Calibri" w:eastAsia="Calibri" w:cs="Calibri"/>
                <w:lang w:val="pt-PT"/>
              </w:rPr>
              <w:t xml:space="preserve"> usar menos energia e menos recursos naturais. Apoiamos projetos de energia limpa no trabalho e nas nossas comunidades. Procuramos formas de reduzir o desperdício, reciclar mais e diminuir os riscos ambientais. Também cumprimos as leis e regulamentos ambie</w:t>
            </w:r>
            <w:r w:rsidRPr="00F0027C">
              <w:rPr>
                <w:rFonts w:ascii="Calibri" w:hAnsi="Calibri" w:eastAsia="Calibri" w:cs="Calibri"/>
                <w:lang w:val="pt-PT"/>
              </w:rPr>
              <w:t>ntais aplicáveis às nossas operações.</w:t>
            </w:r>
          </w:p>
        </w:tc>
      </w:tr>
      <w:tr w:rsidRPr="00F0027C" w:rsidR="00171B17" w:rsidTr="7DAC6EF2" w14:paraId="2CD1ACD2" w14:textId="77777777">
        <w:tc>
          <w:tcPr>
            <w:tcW w:w="1353" w:type="dxa"/>
            <w:shd w:val="clear" w:color="auto" w:fill="C1E4F5" w:themeFill="accent1" w:themeFillTint="33"/>
            <w:tcMar>
              <w:top w:w="120" w:type="dxa"/>
              <w:left w:w="180" w:type="dxa"/>
              <w:bottom w:w="120" w:type="dxa"/>
              <w:right w:w="180" w:type="dxa"/>
            </w:tcMar>
            <w:hideMark/>
          </w:tcPr>
          <w:p w:rsidRPr="00F0027C" w:rsidR="00B93BBE" w:rsidP="00B93BBE" w:rsidRDefault="00D71AFD" w14:paraId="65F27C00" w14:textId="77777777">
            <w:pPr>
              <w:spacing w:before="30" w:after="30"/>
              <w:ind w:left="30" w:right="30"/>
              <w:rPr>
                <w:rFonts w:ascii="Calibri" w:hAnsi="Calibri" w:eastAsia="Times New Roman" w:cs="Calibri"/>
                <w:sz w:val="16"/>
              </w:rPr>
            </w:pPr>
            <w:hyperlink w:tgtFrame="_blank" w:history="1" r:id="rId63">
              <w:r w:rsidRPr="00F0027C">
                <w:rPr>
                  <w:rFonts w:ascii="Calibri" w:hAnsi="Calibri" w:eastAsia="Times New Roman" w:cs="Calibri"/>
                  <w:color w:val="0000FF"/>
                  <w:sz w:val="16"/>
                  <w:u w:val="single"/>
                </w:rPr>
                <w:t>Screen 11</w:t>
              </w:r>
            </w:hyperlink>
            <w:r w:rsidRPr="00F0027C">
              <w:rPr>
                <w:rFonts w:ascii="Calibri" w:hAnsi="Calibri" w:eastAsia="Times New Roman" w:cs="Calibri"/>
                <w:sz w:val="16"/>
              </w:rPr>
              <w:t xml:space="preserve"> </w:t>
            </w:r>
          </w:p>
          <w:p w:rsidRPr="00F0027C" w:rsidR="00B93BBE" w:rsidP="00B93BBE" w:rsidRDefault="00D71AFD" w14:paraId="228BF401" w14:textId="77777777">
            <w:pPr>
              <w:ind w:left="30" w:right="30"/>
              <w:rPr>
                <w:rFonts w:ascii="Calibri" w:hAnsi="Calibri" w:eastAsia="Times New Roman" w:cs="Calibri"/>
                <w:sz w:val="16"/>
              </w:rPr>
            </w:pPr>
            <w:hyperlink w:tgtFrame="_blank" w:history="1" r:id="rId64">
              <w:r w:rsidRPr="00F0027C">
                <w:rPr>
                  <w:rFonts w:ascii="Calibri" w:hAnsi="Calibri" w:eastAsia="Times New Roman" w:cs="Calibri"/>
                  <w:color w:val="0000FF"/>
                  <w:sz w:val="16"/>
                  <w:u w:val="single"/>
                </w:rPr>
                <w:t>29_C_12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93BBE" w:rsidP="00B93BBE" w:rsidRDefault="00D71AFD" w14:paraId="6E1C825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POLITICAL CONTRIBUTIONS</w:t>
            </w:r>
          </w:p>
          <w:p w:rsidRPr="00F0027C" w:rsidR="00B93BBE" w:rsidP="00B93BBE" w:rsidRDefault="00D71AFD" w14:paraId="56C0EB0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encourage appropriate engagement in the political process and support community involvement.</w:t>
            </w:r>
          </w:p>
          <w:p w:rsidRPr="00F0027C" w:rsidR="00B93BBE" w:rsidP="00B93BBE" w:rsidRDefault="00D71AFD" w14:paraId="4204E74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Abbott supports public policies that align with our mission and values. When appropriate, we may also </w:t>
            </w:r>
            <w:r w:rsidRPr="00F0027C">
              <w:rPr>
                <w:rFonts w:ascii="Calibri" w:hAnsi="Calibri" w:eastAsia="Times New Roman" w:cs="Calibri"/>
              </w:rPr>
              <w:t>support political candidates or interest groups.</w:t>
            </w:r>
          </w:p>
          <w:p w:rsidRPr="00F0027C" w:rsidR="00B93BBE" w:rsidP="00B93BBE" w:rsidRDefault="00D71AFD" w14:paraId="512934B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Because laws about political contributions by companies are complex, any use of Abbott funds—or contributions made on Abbott’s behalf—must be reviewed with the Legal Division first.</w:t>
            </w:r>
          </w:p>
        </w:tc>
        <w:tc>
          <w:tcPr>
            <w:tcW w:w="6000" w:type="dxa"/>
            <w:tcMar/>
          </w:tcPr>
          <w:p w:rsidRPr="00F0027C" w:rsidR="00B93BBE" w:rsidP="001346EA" w:rsidRDefault="00D71AFD" w14:paraId="34D7DA2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CONTRIBUIÇÕES POLÍTICAS</w:t>
            </w:r>
          </w:p>
          <w:p w:rsidRPr="00F0027C" w:rsidR="00B93BBE" w:rsidP="001346EA" w:rsidRDefault="00D71AFD" w14:paraId="57D8A7D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Incentivamos uma participação adequada em processos políticos e apoiamos o envolvimento da comunidade.</w:t>
            </w:r>
          </w:p>
          <w:p w:rsidRPr="00F0027C" w:rsidR="00B93BBE" w:rsidP="001346EA" w:rsidRDefault="00D71AFD" w14:paraId="2DABBA4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Abbott apoia políticas públicas que estão em linha com a nossa missão e valores. Quando apropriado, também podemos apoiar candidatos políticos ou grupos de interesse.</w:t>
            </w:r>
          </w:p>
          <w:p w:rsidRPr="00F0027C" w:rsidR="00B93BBE" w:rsidP="001346EA" w:rsidRDefault="00D71AFD" w14:paraId="3014E63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Como as le</w:t>
            </w:r>
            <w:r w:rsidRPr="00F0027C">
              <w:rPr>
                <w:rFonts w:ascii="Calibri" w:hAnsi="Calibri" w:eastAsia="Calibri" w:cs="Calibri"/>
                <w:lang w:val="pt-PT"/>
              </w:rPr>
              <w:t>is sobre contribuições políticas por parte de empresas são complexas, qualquer utilização dos fundos da Abbott, ou contribuições feitas em nome da Abbott, deve ser previamente analisada pelo Departamento jurídico.</w:t>
            </w:r>
          </w:p>
        </w:tc>
      </w:tr>
      <w:tr w:rsidRPr="00F0027C" w:rsidR="00171B17" w:rsidTr="7DAC6EF2" w14:paraId="65D9F60A" w14:textId="77777777">
        <w:tc>
          <w:tcPr>
            <w:tcW w:w="1353" w:type="dxa"/>
            <w:shd w:val="clear" w:color="auto" w:fill="C1E4F5" w:themeFill="accent1" w:themeFillTint="33"/>
            <w:tcMar>
              <w:top w:w="120" w:type="dxa"/>
              <w:left w:w="180" w:type="dxa"/>
              <w:bottom w:w="120" w:type="dxa"/>
              <w:right w:w="180" w:type="dxa"/>
            </w:tcMar>
            <w:hideMark/>
          </w:tcPr>
          <w:p w:rsidRPr="00F0027C" w:rsidR="00BB2193" w:rsidP="00BB2193" w:rsidRDefault="00D71AFD" w14:paraId="02DFB508" w14:textId="77777777">
            <w:pPr>
              <w:spacing w:before="30" w:after="30"/>
              <w:ind w:left="30" w:right="30"/>
              <w:rPr>
                <w:rFonts w:ascii="Calibri" w:hAnsi="Calibri" w:eastAsia="Times New Roman" w:cs="Calibri"/>
                <w:sz w:val="16"/>
              </w:rPr>
            </w:pPr>
            <w:hyperlink w:tgtFrame="_blank" w:history="1" r:id="rId65">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BB2193" w:rsidP="00BB2193" w:rsidRDefault="00D71AFD" w14:paraId="5B30A4FC" w14:textId="77777777">
            <w:pPr>
              <w:ind w:left="30" w:right="30"/>
              <w:rPr>
                <w:rFonts w:ascii="Calibri" w:hAnsi="Calibri" w:eastAsia="Times New Roman" w:cs="Calibri"/>
                <w:sz w:val="16"/>
              </w:rPr>
            </w:pPr>
            <w:hyperlink w:tgtFrame="_blank" w:history="1" r:id="rId66">
              <w:r w:rsidRPr="00F0027C">
                <w:rPr>
                  <w:rFonts w:ascii="Calibri" w:hAnsi="Calibri" w:eastAsia="Times New Roman" w:cs="Calibri"/>
                  <w:color w:val="0000FF"/>
                  <w:sz w:val="16"/>
                  <w:u w:val="single"/>
                </w:rPr>
                <w:t>30_C_13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B2193" w:rsidP="00BB2193" w:rsidRDefault="00D71AFD" w14:paraId="7436306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p w:rsidRPr="00F0027C" w:rsidR="00BB2193" w:rsidP="00BB2193" w:rsidRDefault="00D71AFD" w14:paraId="5DEC2D5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are committed to doing business honestly and keeping our promises in all areas of our work.</w:t>
            </w:r>
          </w:p>
          <w:p w:rsidRPr="00F0027C" w:rsidR="00BB2193" w:rsidP="00BB2193" w:rsidRDefault="00D71AFD" w14:paraId="4893825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put Abbott’s interests ahead of our own when handling conflicts of interes</w:t>
            </w:r>
            <w:r w:rsidRPr="00F0027C">
              <w:rPr>
                <w:rFonts w:ascii="Calibri" w:hAnsi="Calibri" w:eastAsia="Times New Roman" w:cs="Calibri"/>
              </w:rPr>
              <w:t>t. We protect Abbott’s assets and reputation, keep confidential information safe, and respect the privacy of everyone who shares personal information with us.</w:t>
            </w:r>
          </w:p>
          <w:p w:rsidRPr="00F0027C" w:rsidR="00BB2193" w:rsidP="00BB2193" w:rsidRDefault="00D71AFD" w14:paraId="5DFB745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Dealing</w:t>
            </w:r>
          </w:p>
          <w:p w:rsidRPr="00F0027C" w:rsidR="00BB2193" w:rsidP="00BB2193" w:rsidRDefault="00D71AFD" w14:paraId="12AAB3F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Avoiding Conflicts of Interest I</w:t>
            </w:r>
          </w:p>
          <w:p w:rsidRPr="00F0027C" w:rsidR="00BB2193" w:rsidP="00BB2193" w:rsidRDefault="00D71AFD" w14:paraId="39C7422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Avoiding Conflicts of Interest I</w:t>
            </w:r>
            <w:r w:rsidRPr="00F0027C" w:rsidR="00380CFE">
              <w:rPr>
                <w:rFonts w:ascii="Calibri" w:hAnsi="Calibri" w:eastAsia="Times New Roman" w:cs="Calibri"/>
              </w:rPr>
              <w:t>I</w:t>
            </w:r>
          </w:p>
          <w:p w:rsidRPr="00F0027C" w:rsidR="00BB2193" w:rsidP="00BB2193" w:rsidRDefault="00D71AFD" w14:paraId="2C41C52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Protection of Abbott Assets &amp; Reputation</w:t>
            </w:r>
          </w:p>
          <w:p w:rsidRPr="00F0027C" w:rsidR="00BB2193" w:rsidP="00BB2193" w:rsidRDefault="00D71AFD" w14:paraId="72366EF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Confidential Information</w:t>
            </w:r>
          </w:p>
          <w:p w:rsidRPr="00F0027C" w:rsidR="00BB2193" w:rsidP="00BB2193" w:rsidRDefault="00D71AFD" w14:paraId="2D4B0FB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Anti-bribery</w:t>
            </w:r>
          </w:p>
          <w:p w:rsidRPr="00F0027C" w:rsidR="00BB2193" w:rsidP="00BB2193" w:rsidRDefault="00D71AFD" w14:paraId="33A66BD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Gifts, Meals &amp; Entertainment</w:t>
            </w:r>
          </w:p>
          <w:p w:rsidRPr="00F0027C" w:rsidR="00BB2193" w:rsidP="00BB2193" w:rsidRDefault="00D71AFD" w14:paraId="1284163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Accurate Books and Records</w:t>
            </w:r>
          </w:p>
          <w:p w:rsidRPr="00F0027C" w:rsidR="00BB2193" w:rsidP="00BB2193" w:rsidRDefault="00D71AFD" w14:paraId="7053E54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Compliance with Laws</w:t>
            </w:r>
          </w:p>
          <w:p w:rsidRPr="00F0027C" w:rsidR="00BB2193" w:rsidP="00BB2193" w:rsidRDefault="00D71AFD" w14:paraId="5D90F88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Fair Competition</w:t>
            </w:r>
          </w:p>
          <w:p w:rsidRPr="00F0027C" w:rsidR="00BB2193" w:rsidP="00BB2193" w:rsidRDefault="00D71AFD" w14:paraId="1D9BB54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Click each of the icons to learn more.</w:t>
            </w:r>
          </w:p>
        </w:tc>
        <w:tc>
          <w:tcPr>
            <w:tcW w:w="6000" w:type="dxa"/>
            <w:tcMar/>
          </w:tcPr>
          <w:p w:rsidRPr="00F0027C" w:rsidR="00BB2193" w:rsidP="001346EA" w:rsidRDefault="00D71AFD" w14:paraId="7985406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Tem de ver todo o conteúdo antes de avançar.</w:t>
            </w:r>
          </w:p>
          <w:p w:rsidRPr="00F0027C" w:rsidR="00BB2193" w:rsidP="001346EA" w:rsidRDefault="00D71AFD" w14:paraId="0804755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estamos empenhados em fazer negócios com honestidade e cumprir as nossas promessas em todas as áreas do trabalho.</w:t>
            </w:r>
          </w:p>
          <w:p w:rsidRPr="00F0027C" w:rsidR="00BB2193" w:rsidP="001346EA" w:rsidRDefault="00D71AFD" w14:paraId="2E15DD2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Colocamos os interesses da Abbott acima dos nossos próprios ao lidar com conflitos de interesses. Protegemos os ativos e a reputação da Abbott, mantemos as informações confidenciais em segurança e respeitamos a privacidade de todos </w:t>
            </w:r>
            <w:r w:rsidRPr="00F0027C">
              <w:rPr>
                <w:rFonts w:ascii="Calibri" w:hAnsi="Calibri" w:eastAsia="Calibri" w:cs="Calibri"/>
                <w:lang w:val="pt-PT"/>
              </w:rPr>
              <w:t>que partilham informações pessoais connosco.</w:t>
            </w:r>
          </w:p>
          <w:p w:rsidRPr="00F0027C" w:rsidR="00BB2193" w:rsidP="001346EA" w:rsidRDefault="00D71AFD" w14:paraId="17D0E4A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Práticas comerciais leais</w:t>
            </w:r>
          </w:p>
          <w:p w:rsidRPr="00F0027C" w:rsidR="00BB2193" w:rsidP="001346EA" w:rsidRDefault="00D71AFD" w14:paraId="43E08DD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Evitar Conflitos de Interesses </w:t>
            </w:r>
            <w:r w:rsidRPr="00F0027C">
              <w:rPr>
                <w:rFonts w:ascii="Calibri" w:hAnsi="Calibri" w:eastAsia="Calibri" w:cs="Calibri"/>
                <w:lang w:val="pt-PT"/>
              </w:rPr>
              <w:t>I</w:t>
            </w:r>
          </w:p>
          <w:p w:rsidRPr="00F0027C" w:rsidR="00BB2193" w:rsidP="001346EA" w:rsidRDefault="00D71AFD" w14:paraId="18AE73A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Evitar Conflitos de Interesses II</w:t>
            </w:r>
          </w:p>
          <w:p w:rsidRPr="00F0027C" w:rsidR="00BB2193" w:rsidP="001346EA" w:rsidRDefault="00D71AFD" w14:paraId="7796D15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Proteção dos ativos da Abbott e reputação</w:t>
            </w:r>
          </w:p>
          <w:p w:rsidRPr="00F0027C" w:rsidR="00BB2193" w:rsidP="001346EA" w:rsidRDefault="00D71AFD" w14:paraId="6FEAA98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Informações confidenciais</w:t>
            </w:r>
          </w:p>
          <w:p w:rsidRPr="00F0027C" w:rsidR="00BB2193" w:rsidP="001346EA" w:rsidRDefault="00D71AFD" w14:paraId="1875E06E" w14:textId="77777777">
            <w:pPr>
              <w:spacing w:before="100" w:beforeAutospacing="1" w:after="100" w:afterAutospacing="1"/>
              <w:ind w:left="30" w:right="30"/>
              <w:rPr>
                <w:rFonts w:ascii="Calibri" w:hAnsi="Calibri" w:eastAsia="Times New Roman" w:cs="Calibri"/>
                <w:lang w:val="pt-BR"/>
              </w:rPr>
            </w:pPr>
            <w:proofErr w:type="spellStart"/>
            <w:r w:rsidRPr="00F0027C">
              <w:rPr>
                <w:rFonts w:ascii="Calibri" w:hAnsi="Calibri" w:eastAsia="Calibri" w:cs="Calibri"/>
                <w:lang w:val="pt-PT"/>
              </w:rPr>
              <w:t>Antissuborno</w:t>
            </w:r>
            <w:proofErr w:type="spellEnd"/>
          </w:p>
          <w:p w:rsidRPr="00F0027C" w:rsidR="00BB2193" w:rsidP="001346EA" w:rsidRDefault="00D71AFD" w14:paraId="7D2FADB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Presentes,</w:t>
            </w:r>
            <w:r w:rsidRPr="00F0027C">
              <w:rPr>
                <w:rFonts w:ascii="Calibri" w:hAnsi="Calibri" w:eastAsia="Calibri" w:cs="Calibri"/>
                <w:lang w:val="pt-PT"/>
              </w:rPr>
              <w:t xml:space="preserve"> refeições e entretenimento</w:t>
            </w:r>
          </w:p>
          <w:p w:rsidRPr="00F0027C" w:rsidR="00BB2193" w:rsidP="001346EA" w:rsidRDefault="00D71AFD" w14:paraId="2927D91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Livros e registos rigorosos</w:t>
            </w:r>
          </w:p>
          <w:p w:rsidRPr="00F0027C" w:rsidR="00BB2193" w:rsidP="001346EA" w:rsidRDefault="00D71AFD" w14:paraId="78C0F7C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Cumprimento das leis</w:t>
            </w:r>
          </w:p>
          <w:p w:rsidRPr="00F0027C" w:rsidR="00BB2193" w:rsidP="001346EA" w:rsidRDefault="00D71AFD" w14:paraId="1DEEDA7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Concorrência leal</w:t>
            </w:r>
          </w:p>
          <w:p w:rsidRPr="00F0027C" w:rsidR="00BB2193" w:rsidP="001346EA" w:rsidRDefault="00D71AFD" w14:paraId="6F3F2E2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Clique em cada um dos ícones para saber mais.</w:t>
            </w:r>
          </w:p>
        </w:tc>
      </w:tr>
      <w:tr w:rsidRPr="00F0027C" w:rsidR="00171B17" w:rsidTr="7DAC6EF2" w14:paraId="4A62F4D5" w14:textId="77777777">
        <w:tc>
          <w:tcPr>
            <w:tcW w:w="1353" w:type="dxa"/>
            <w:shd w:val="clear" w:color="auto" w:fill="C1E4F5" w:themeFill="accent1" w:themeFillTint="33"/>
            <w:tcMar>
              <w:top w:w="120" w:type="dxa"/>
              <w:left w:w="180" w:type="dxa"/>
              <w:bottom w:w="120" w:type="dxa"/>
              <w:right w:w="180" w:type="dxa"/>
            </w:tcMar>
            <w:hideMark/>
          </w:tcPr>
          <w:p w:rsidRPr="00F0027C" w:rsidR="007A2786" w:rsidP="007A2786" w:rsidRDefault="00D71AFD" w14:paraId="75C0CB40" w14:textId="77777777">
            <w:pPr>
              <w:spacing w:before="30" w:after="30"/>
              <w:ind w:left="30" w:right="30"/>
              <w:rPr>
                <w:rFonts w:ascii="Calibri" w:hAnsi="Calibri" w:eastAsia="Times New Roman" w:cs="Calibri"/>
                <w:sz w:val="16"/>
              </w:rPr>
            </w:pPr>
            <w:hyperlink w:tgtFrame="_blank" w:history="1" r:id="rId67">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7A2786" w:rsidP="007A2786" w:rsidRDefault="00D71AFD" w14:paraId="00424C7E" w14:textId="77777777">
            <w:pPr>
              <w:ind w:left="30" w:right="30"/>
              <w:rPr>
                <w:rFonts w:ascii="Calibri" w:hAnsi="Calibri" w:eastAsia="Times New Roman" w:cs="Calibri"/>
                <w:sz w:val="16"/>
              </w:rPr>
            </w:pPr>
            <w:hyperlink w:tgtFrame="_blank" w:history="1" r:id="rId68">
              <w:r w:rsidRPr="00F0027C">
                <w:rPr>
                  <w:rFonts w:ascii="Calibri" w:hAnsi="Calibri" w:eastAsia="Times New Roman" w:cs="Calibri"/>
                  <w:color w:val="0000FF"/>
                  <w:sz w:val="16"/>
                  <w:u w:val="single"/>
                </w:rPr>
                <w:t>31_C_13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A2786" w:rsidP="007A2786" w:rsidRDefault="00D71AFD" w14:paraId="0A7D232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DEALING</w:t>
            </w:r>
          </w:p>
          <w:p w:rsidRPr="00F0027C" w:rsidR="007A2786" w:rsidP="007A2786" w:rsidRDefault="00D71AFD" w14:paraId="7DBACE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conduct business with integrity and follow through on our commitments in every aspect of our work.</w:t>
            </w:r>
          </w:p>
          <w:p w:rsidRPr="00F0027C" w:rsidR="007A2786" w:rsidP="007A2786" w:rsidRDefault="00D71AFD" w14:paraId="0286C30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are each responsible for our work and the decisions we make in our roles. In every professional interaction—whethe</w:t>
            </w:r>
            <w:r w:rsidRPr="00F0027C">
              <w:rPr>
                <w:rFonts w:ascii="Calibri" w:hAnsi="Calibri" w:eastAsia="Times New Roman" w:cs="Calibri"/>
              </w:rPr>
              <w:t xml:space="preserve">r with </w:t>
            </w:r>
            <w:proofErr w:type="spellStart"/>
            <w:r w:rsidRPr="00F0027C">
              <w:rPr>
                <w:rFonts w:ascii="Calibri" w:hAnsi="Calibri" w:eastAsia="Times New Roman" w:cs="Calibri"/>
              </w:rPr>
              <w:t>coworkers</w:t>
            </w:r>
            <w:proofErr w:type="spellEnd"/>
            <w:r w:rsidRPr="00F0027C">
              <w:rPr>
                <w:rFonts w:ascii="Calibri" w:hAnsi="Calibri" w:eastAsia="Times New Roman" w:cs="Calibri"/>
              </w:rPr>
              <w:t>, customers, suppliers, healthcare professionals, competitors, or others—we must be fair and honest about how Abbott does business.</w:t>
            </w:r>
          </w:p>
        </w:tc>
        <w:tc>
          <w:tcPr>
            <w:tcW w:w="6000" w:type="dxa"/>
            <w:tcMar/>
          </w:tcPr>
          <w:p w:rsidRPr="00F0027C" w:rsidR="007A2786" w:rsidP="001346EA" w:rsidRDefault="00D71AFD" w14:paraId="06F5D6F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PRÁTICAS COMERCIAIS LEAIS</w:t>
            </w:r>
          </w:p>
          <w:p w:rsidRPr="00F0027C" w:rsidR="007A2786" w:rsidP="001346EA" w:rsidRDefault="00D71AFD" w14:paraId="2044844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Conduzimos os nossos negócios com integridade e cumprimos os nossos compromissos em todos os aspetos do trabalho.</w:t>
            </w:r>
          </w:p>
          <w:p w:rsidRPr="00F0027C" w:rsidR="007A2786" w:rsidP="001346EA" w:rsidRDefault="00D71AFD" w14:paraId="7F9320E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Cada um de nós é responsável pelo nosso trabalho e pelas decisões</w:t>
            </w:r>
            <w:r w:rsidRPr="00F0027C">
              <w:rPr>
                <w:rFonts w:ascii="Calibri" w:hAnsi="Calibri" w:eastAsia="Calibri" w:cs="Calibri"/>
                <w:lang w:val="pt-PT"/>
              </w:rPr>
              <w:t xml:space="preserve"> que tomamos nas nossas funções. Em todas as interações profissionais, seja com colegas de trabalho, clientes, fornecedores, profissionais de saúde, concorrentes ou outros, devemos ser justos e honestos sobre como a Abbott realiza os seus negócios.</w:t>
            </w:r>
          </w:p>
        </w:tc>
      </w:tr>
      <w:tr w:rsidRPr="00F0027C" w:rsidR="00171B17" w:rsidTr="7DAC6EF2" w14:paraId="7B21A826" w14:textId="77777777">
        <w:tc>
          <w:tcPr>
            <w:tcW w:w="1353" w:type="dxa"/>
            <w:shd w:val="clear" w:color="auto" w:fill="C1E4F5" w:themeFill="accent1" w:themeFillTint="33"/>
            <w:tcMar>
              <w:top w:w="120" w:type="dxa"/>
              <w:left w:w="180" w:type="dxa"/>
              <w:bottom w:w="120" w:type="dxa"/>
              <w:right w:w="180" w:type="dxa"/>
            </w:tcMar>
            <w:hideMark/>
          </w:tcPr>
          <w:p w:rsidRPr="00F0027C" w:rsidR="00EA2282" w:rsidP="00EA2282" w:rsidRDefault="00D71AFD" w14:paraId="5157719C" w14:textId="77777777">
            <w:pPr>
              <w:spacing w:before="30" w:after="30"/>
              <w:ind w:left="30" w:right="30"/>
              <w:rPr>
                <w:rFonts w:ascii="Calibri" w:hAnsi="Calibri" w:eastAsia="Times New Roman" w:cs="Calibri"/>
                <w:sz w:val="16"/>
              </w:rPr>
            </w:pPr>
            <w:hyperlink w:tgtFrame="_blank" w:history="1" r:id="rId69">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EA2282" w:rsidP="00EA2282" w:rsidRDefault="00D71AFD" w14:paraId="22AE4C89" w14:textId="77777777">
            <w:pPr>
              <w:ind w:left="30" w:right="30"/>
              <w:rPr>
                <w:rFonts w:ascii="Calibri" w:hAnsi="Calibri" w:eastAsia="Times New Roman" w:cs="Calibri"/>
                <w:sz w:val="16"/>
              </w:rPr>
            </w:pPr>
            <w:hyperlink w:tgtFrame="_blank" w:history="1" r:id="rId70">
              <w:r w:rsidRPr="00F0027C">
                <w:rPr>
                  <w:rFonts w:ascii="Calibri" w:hAnsi="Calibri" w:eastAsia="Times New Roman" w:cs="Calibri"/>
                  <w:color w:val="0000FF"/>
                  <w:sz w:val="16"/>
                  <w:u w:val="single"/>
                </w:rPr>
                <w:t>32_C_13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A2282" w:rsidP="00EA2282" w:rsidRDefault="00D71AFD" w14:paraId="13BAD59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AVOIDING CONFLICTS OF INTEREST I</w:t>
            </w:r>
          </w:p>
          <w:p w:rsidRPr="00F0027C" w:rsidR="00EA2282" w:rsidP="00EA2282" w:rsidRDefault="00D71AFD" w14:paraId="01A1206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identify and address conflicts of interest before moving forward.</w:t>
            </w:r>
          </w:p>
          <w:p w:rsidRPr="00F0027C" w:rsidR="00EA2282" w:rsidP="00EA2282" w:rsidRDefault="00D71AFD" w14:paraId="1D64F6B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 conflict of interest happens when personal interests interfere—or appear to interfere—with what’s best for Abbott. Business decisions must be based on Abbott’s needs, not personal gain or the interests of family or friends. We are expected to use good ju</w:t>
            </w:r>
            <w:r w:rsidRPr="00F0027C">
              <w:rPr>
                <w:rFonts w:ascii="Calibri" w:hAnsi="Calibri" w:eastAsia="Times New Roman" w:cs="Calibri"/>
              </w:rPr>
              <w:t>dgment and avoid situations that could lead to a real or perceived conflict. If personal relationships, interests, or outside activities affect your ability to act fairly and effectively—</w:t>
            </w:r>
            <w:r w:rsidRPr="00F0027C">
              <w:rPr>
                <w:rFonts w:ascii="Calibri" w:hAnsi="Calibri" w:eastAsia="Times New Roman" w:cs="Calibri"/>
              </w:rPr>
              <w:lastRenderedPageBreak/>
              <w:t>or could benefit you or a family member—you must disclose the potenti</w:t>
            </w:r>
            <w:r w:rsidRPr="00F0027C">
              <w:rPr>
                <w:rFonts w:ascii="Calibri" w:hAnsi="Calibri" w:eastAsia="Times New Roman" w:cs="Calibri"/>
              </w:rPr>
              <w:t>al conflict and remove yourself from the situation, following Abbott’s guidelines.</w:t>
            </w:r>
          </w:p>
        </w:tc>
        <w:tc>
          <w:tcPr>
            <w:tcW w:w="6000" w:type="dxa"/>
            <w:tcMar/>
          </w:tcPr>
          <w:p w:rsidRPr="00F0027C" w:rsidR="00EA2282" w:rsidP="001346EA" w:rsidRDefault="00D71AFD" w14:paraId="455AC35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EVITAR CONFLITOS DE INTERESSES I</w:t>
            </w:r>
          </w:p>
          <w:p w:rsidRPr="00F0027C" w:rsidR="00EA2282" w:rsidP="001346EA" w:rsidRDefault="00D71AFD" w14:paraId="4605EB8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Identificamos e abordamos conflitos de interesse antes de avanç</w:t>
            </w:r>
            <w:r w:rsidRPr="00F0027C">
              <w:rPr>
                <w:rFonts w:ascii="Calibri" w:hAnsi="Calibri" w:eastAsia="Calibri" w:cs="Calibri"/>
                <w:lang w:val="pt-PT"/>
              </w:rPr>
              <w:t>armos.</w:t>
            </w:r>
          </w:p>
          <w:p w:rsidRPr="00F0027C" w:rsidR="00EA2282" w:rsidP="001346EA" w:rsidRDefault="00D71AFD" w14:paraId="6C28FA9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Um conflito de interesses ocorre quando interesses pessoais interferem, ou parecem interferir, com o que é melhor para a Abbott. As decisões da empresa têm de se basear nas</w:t>
            </w:r>
            <w:r w:rsidRPr="00F0027C">
              <w:rPr>
                <w:rFonts w:ascii="Calibri" w:hAnsi="Calibri" w:eastAsia="Calibri" w:cs="Calibri"/>
                <w:lang w:val="pt-PT"/>
              </w:rPr>
              <w:t xml:space="preserve"> necessidades da Abbott, e não em benefícios pessoais ou nos interesses de familiares ou amigos. Espera-se que usemos o bom senso e evitemos situações que possam levar a um conflito real ou aparente. Se relações pessoais, interesses ou atividades externas </w:t>
            </w:r>
            <w:r w:rsidRPr="00F0027C">
              <w:rPr>
                <w:rFonts w:ascii="Calibri" w:hAnsi="Calibri" w:eastAsia="Calibri" w:cs="Calibri"/>
                <w:lang w:val="pt-PT"/>
              </w:rPr>
              <w:t xml:space="preserve">afetarem a sua capacidade </w:t>
            </w:r>
            <w:r w:rsidRPr="00F0027C">
              <w:rPr>
                <w:rFonts w:ascii="Calibri" w:hAnsi="Calibri" w:eastAsia="Calibri" w:cs="Calibri"/>
                <w:lang w:val="pt-PT"/>
              </w:rPr>
              <w:lastRenderedPageBreak/>
              <w:t>de atuar de forma justa e eficaz, ou puderem beneficiar a si ou a um membro da sua família, deve divulgar o potencial conflito e afastar-se da situação, seguindo as orientações da Abbott.</w:t>
            </w:r>
          </w:p>
        </w:tc>
      </w:tr>
      <w:tr w:rsidRPr="00F0027C" w:rsidR="00171B17" w:rsidTr="7DAC6EF2" w14:paraId="6884064F" w14:textId="77777777">
        <w:tc>
          <w:tcPr>
            <w:tcW w:w="1353" w:type="dxa"/>
            <w:shd w:val="clear" w:color="auto" w:fill="C1E4F5" w:themeFill="accent1" w:themeFillTint="33"/>
            <w:tcMar>
              <w:top w:w="120" w:type="dxa"/>
              <w:left w:w="180" w:type="dxa"/>
              <w:bottom w:w="120" w:type="dxa"/>
              <w:right w:w="180" w:type="dxa"/>
            </w:tcMar>
            <w:hideMark/>
          </w:tcPr>
          <w:p w:rsidRPr="00F0027C" w:rsidR="00795145" w:rsidP="00795145" w:rsidRDefault="00D71AFD" w14:paraId="553CB669" w14:textId="77777777">
            <w:pPr>
              <w:spacing w:before="30" w:after="30"/>
              <w:ind w:left="30" w:right="30"/>
              <w:rPr>
                <w:rFonts w:ascii="Calibri" w:hAnsi="Calibri" w:eastAsia="Times New Roman" w:cs="Calibri"/>
                <w:sz w:val="16"/>
              </w:rPr>
            </w:pPr>
            <w:hyperlink w:tgtFrame="_blank" w:history="1" r:id="rId71">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795145" w:rsidP="00795145" w:rsidRDefault="00D71AFD" w14:paraId="152EB6AF" w14:textId="77777777">
            <w:pPr>
              <w:ind w:left="30" w:right="30"/>
              <w:rPr>
                <w:rFonts w:ascii="Calibri" w:hAnsi="Calibri" w:eastAsia="Times New Roman" w:cs="Calibri"/>
                <w:sz w:val="16"/>
              </w:rPr>
            </w:pPr>
            <w:hyperlink w:tgtFrame="_blank" w:history="1" r:id="rId72">
              <w:r w:rsidRPr="00F0027C">
                <w:rPr>
                  <w:rFonts w:ascii="Calibri" w:hAnsi="Calibri" w:eastAsia="Times New Roman" w:cs="Calibri"/>
                  <w:color w:val="0000FF"/>
                  <w:sz w:val="16"/>
                  <w:u w:val="single"/>
                </w:rPr>
                <w:t>33_C_13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95145" w:rsidP="00795145" w:rsidRDefault="00D71AFD" w14:paraId="3C23179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AVOIDING CONFLICTS OF INTEREST II</w:t>
            </w:r>
          </w:p>
          <w:p w:rsidRPr="00F0027C" w:rsidR="00795145" w:rsidP="00795145" w:rsidRDefault="00D71AFD" w14:paraId="294BCDC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put Abbott’s interests first when making work-related decisions.</w:t>
            </w:r>
          </w:p>
          <w:p w:rsidRPr="00F0027C" w:rsidR="00795145" w:rsidP="00795145" w:rsidRDefault="00D71AFD" w14:paraId="5C22E6D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That means prior</w:t>
            </w:r>
            <w:r w:rsidRPr="00F0027C">
              <w:rPr>
                <w:rFonts w:ascii="Calibri" w:hAnsi="Calibri" w:eastAsia="Times New Roman"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F0027C">
              <w:rPr>
                <w:rFonts w:ascii="Calibri" w:hAnsi="Calibri" w:eastAsia="Times New Roman" w:cs="Calibri"/>
              </w:rPr>
              <w:t>ers do so. When opportunities arise, our focus must be on advancing Abbott’s interests.</w:t>
            </w:r>
          </w:p>
        </w:tc>
        <w:tc>
          <w:tcPr>
            <w:tcW w:w="6000" w:type="dxa"/>
            <w:tcMar/>
          </w:tcPr>
          <w:p w:rsidRPr="00F0027C" w:rsidR="00795145" w:rsidP="001346EA" w:rsidRDefault="00D71AFD" w14:paraId="41FDECB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EVITAR CONFLITOS DE INTERESSES II</w:t>
            </w:r>
          </w:p>
          <w:p w:rsidRPr="00F0027C" w:rsidR="00795145" w:rsidP="001346EA" w:rsidRDefault="00D71AFD" w14:paraId="456F0DE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Colocamos os interesses da Abbott em primeiro lugar ao </w:t>
            </w:r>
            <w:r w:rsidRPr="00F0027C">
              <w:rPr>
                <w:rFonts w:ascii="Calibri" w:hAnsi="Calibri" w:eastAsia="Calibri" w:cs="Calibri"/>
                <w:lang w:val="pt-PT"/>
              </w:rPr>
              <w:t>tomar decisões relacionadas com o trabalho.</w:t>
            </w:r>
          </w:p>
          <w:p w:rsidRPr="00F0027C" w:rsidR="00795145" w:rsidP="001346EA" w:rsidRDefault="00D71AFD" w14:paraId="5076616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Isso significa priorizar os objetivos da empresa em detrimento dos objetivos de uma equipa, grupo ou indivíduo específico. Quaisquer op</w:t>
            </w:r>
            <w:r w:rsidRPr="00F0027C">
              <w:rPr>
                <w:rFonts w:ascii="Calibri" w:hAnsi="Calibri" w:eastAsia="Calibri" w:cs="Calibri"/>
                <w:lang w:val="pt-PT"/>
              </w:rPr>
              <w:t>ortunidades ou recursos aos quais tenhamos acesso devido às nossas funções na Abbott devem ser usados em benefício da empresa, e não para ganho pessoal. Não devemos competir com a Abbott ou ajudar outros a fazê-lo. Quando surgirem oportunidades, o nosso fo</w:t>
            </w:r>
            <w:r w:rsidRPr="00F0027C">
              <w:rPr>
                <w:rFonts w:ascii="Calibri" w:hAnsi="Calibri" w:eastAsia="Calibri" w:cs="Calibri"/>
                <w:lang w:val="pt-PT"/>
              </w:rPr>
              <w:t>co deve ser promover os interesses da Abbott.</w:t>
            </w:r>
          </w:p>
        </w:tc>
      </w:tr>
      <w:tr w:rsidRPr="00F0027C" w:rsidR="00171B17" w:rsidTr="7DAC6EF2" w14:paraId="71D60DA9" w14:textId="77777777">
        <w:tc>
          <w:tcPr>
            <w:tcW w:w="1353" w:type="dxa"/>
            <w:shd w:val="clear" w:color="auto" w:fill="C1E4F5" w:themeFill="accent1" w:themeFillTint="33"/>
            <w:tcMar>
              <w:top w:w="120" w:type="dxa"/>
              <w:left w:w="180" w:type="dxa"/>
              <w:bottom w:w="120" w:type="dxa"/>
              <w:right w:w="180" w:type="dxa"/>
            </w:tcMar>
            <w:hideMark/>
          </w:tcPr>
          <w:p w:rsidRPr="00F0027C" w:rsidR="004150A0" w:rsidP="004150A0" w:rsidRDefault="00D71AFD" w14:paraId="2BF2E6A2" w14:textId="77777777">
            <w:pPr>
              <w:spacing w:before="30" w:after="30"/>
              <w:ind w:left="30" w:right="30"/>
              <w:rPr>
                <w:rFonts w:ascii="Calibri" w:hAnsi="Calibri" w:eastAsia="Times New Roman" w:cs="Calibri"/>
                <w:sz w:val="16"/>
              </w:rPr>
            </w:pPr>
            <w:hyperlink w:tgtFrame="_blank" w:history="1" r:id="rId73">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4150A0" w:rsidP="004150A0" w:rsidRDefault="00D71AFD" w14:paraId="208697D7" w14:textId="77777777">
            <w:pPr>
              <w:ind w:left="30" w:right="30"/>
              <w:rPr>
                <w:rFonts w:ascii="Calibri" w:hAnsi="Calibri" w:eastAsia="Times New Roman" w:cs="Calibri"/>
                <w:sz w:val="16"/>
              </w:rPr>
            </w:pPr>
            <w:hyperlink w:tgtFrame="_blank" w:history="1" r:id="rId74">
              <w:r w:rsidRPr="00F0027C">
                <w:rPr>
                  <w:rFonts w:ascii="Calibri" w:hAnsi="Calibri" w:eastAsia="Times New Roman" w:cs="Calibri"/>
                  <w:color w:val="0000FF"/>
                  <w:sz w:val="16"/>
                  <w:u w:val="single"/>
                </w:rPr>
                <w:t>34_C_13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4150A0" w:rsidP="004150A0" w:rsidRDefault="00D71AFD" w14:paraId="667BD56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PROTECTION OF ABBOTT ASSETS &amp; REPUTATION</w:t>
            </w:r>
          </w:p>
          <w:p w:rsidRPr="00F0027C" w:rsidR="004150A0" w:rsidP="004150A0" w:rsidRDefault="00D71AFD" w14:paraId="37B73A3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are caretakers of our company.</w:t>
            </w:r>
          </w:p>
          <w:p w:rsidRPr="00F0027C" w:rsidR="004150A0" w:rsidP="004150A0" w:rsidRDefault="00D71AFD" w14:paraId="0B405F3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all share the responsibility to protect and use Abbott’s assets wisely. This includes everything from physical items like vehicles and computers, to valua</w:t>
            </w:r>
            <w:r w:rsidRPr="00F0027C">
              <w:rPr>
                <w:rFonts w:ascii="Calibri" w:hAnsi="Calibri" w:eastAsia="Times New Roman" w:cs="Calibri"/>
              </w:rPr>
              <w:t>ble information such as intellectual property, trade secrets, and specialized knowledge.</w:t>
            </w:r>
          </w:p>
          <w:p w:rsidRPr="00F0027C" w:rsidR="004150A0" w:rsidP="004150A0" w:rsidRDefault="00D71AFD" w14:paraId="3F918CA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We should always use good judgment to make sure these resources are used properly, efficiently, and with care—avoiding loss, theft, misuse, or waste.</w:t>
            </w:r>
          </w:p>
          <w:p w:rsidRPr="00F0027C" w:rsidR="004150A0" w:rsidP="004150A0" w:rsidRDefault="00D71AFD" w14:paraId="4DCDF46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Abbott’s reputati</w:t>
            </w:r>
            <w:r w:rsidRPr="00F0027C">
              <w:rPr>
                <w:rFonts w:ascii="Calibri" w:hAnsi="Calibri" w:eastAsia="Times New Roman" w:cs="Calibri"/>
              </w:rPr>
              <w:t>on is one of our most valuable assets—and we all play a role in protecting it.</w:t>
            </w:r>
          </w:p>
          <w:p w:rsidRPr="00F0027C" w:rsidR="004150A0" w:rsidP="004150A0" w:rsidRDefault="00D71AFD" w14:paraId="7125F86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Each of us is responsible for how we represent Abbott, especially in public settings and online, where anything we share—whether in conversations, emails, or social media—can re</w:t>
            </w:r>
            <w:r w:rsidRPr="00F0027C">
              <w:rPr>
                <w:rFonts w:ascii="Calibri" w:hAnsi="Calibri" w:eastAsia="Times New Roman" w:cs="Calibri"/>
              </w:rPr>
              <w:t>flect on the company. It’s important to communicate thoughtfully, use good judgment, and protect Abbott’s confidential information.</w:t>
            </w:r>
          </w:p>
          <w:p w:rsidRPr="00F0027C" w:rsidR="004150A0" w:rsidP="004150A0" w:rsidRDefault="00D71AFD" w14:paraId="58B81B6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interacting externally, we should consider whether we might be seen as representing Abbott and how our words or actions</w:t>
            </w:r>
            <w:r w:rsidRPr="00F0027C">
              <w:rPr>
                <w:rFonts w:ascii="Calibri" w:hAnsi="Calibri" w:eastAsia="Times New Roman" w:cs="Calibri"/>
              </w:rPr>
              <w:t xml:space="preserve"> could impact its reputation. This is especially important on social media, where posts can spread quickly and widely—a careless comment or post can cause real harm.</w:t>
            </w:r>
          </w:p>
        </w:tc>
        <w:tc>
          <w:tcPr>
            <w:tcW w:w="6000" w:type="dxa"/>
            <w:tcMar/>
          </w:tcPr>
          <w:p w:rsidRPr="00F0027C" w:rsidR="004150A0" w:rsidP="001346EA" w:rsidRDefault="00D71AFD" w14:paraId="29FF317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PROTEÇÃO DOS ATIVOS DA ABBOTT E REPUTAÇÃO</w:t>
            </w:r>
          </w:p>
          <w:p w:rsidRPr="00F0027C" w:rsidR="004150A0" w:rsidP="001346EA" w:rsidRDefault="00D71AFD" w14:paraId="3E19FBF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Zelamos pela nossa empresa.</w:t>
            </w:r>
          </w:p>
          <w:p w:rsidRPr="00F0027C" w:rsidR="004150A0" w:rsidP="001346EA" w:rsidRDefault="00D71AFD" w14:paraId="05E4537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Todos partilhamos a responsabilidade de proteger e utilizar os ativos da Abbott de forma sensata. Isso inclui tudo, </w:t>
            </w:r>
            <w:r w:rsidRPr="00F0027C">
              <w:rPr>
                <w:rFonts w:ascii="Calibri" w:hAnsi="Calibri" w:eastAsia="Calibri" w:cs="Calibri"/>
                <w:lang w:val="pt-PT"/>
              </w:rPr>
              <w:t>desde objetos físicos, como veículos e computadores, até informações valiosas, como propriedade intelectual, segredos comerciais e conhecimento especializado.</w:t>
            </w:r>
          </w:p>
          <w:p w:rsidRPr="00F0027C" w:rsidR="004150A0" w:rsidP="001346EA" w:rsidRDefault="00D71AFD" w14:paraId="2362545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Devemos sempre usar </w:t>
            </w:r>
            <w:r w:rsidRPr="00F0027C">
              <w:rPr>
                <w:rFonts w:ascii="Calibri" w:hAnsi="Calibri" w:eastAsia="Calibri" w:cs="Calibri"/>
                <w:lang w:val="pt-PT"/>
              </w:rPr>
              <w:t>o bom senso para garantir que esses recursos são usados de forma adequada, eficiente e cuidadosa, evitando perdas, roubos, uso indevido ou desperdício.</w:t>
            </w:r>
          </w:p>
          <w:p w:rsidRPr="00F0027C" w:rsidR="004150A0" w:rsidP="001346EA" w:rsidRDefault="00D71AFD" w14:paraId="0E4B821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 reputação da Abbott é um </w:t>
            </w:r>
            <w:r w:rsidRPr="00F0027C">
              <w:rPr>
                <w:rFonts w:ascii="Calibri" w:hAnsi="Calibri" w:eastAsia="Calibri" w:cs="Calibri"/>
                <w:lang w:val="pt-PT"/>
              </w:rPr>
              <w:t>dos nossos ativos mais valiosos e todos temos um papel a desempenhar na sua proteção.</w:t>
            </w:r>
          </w:p>
          <w:p w:rsidRPr="00F0027C" w:rsidR="004150A0" w:rsidP="001346EA" w:rsidRDefault="00D71AFD" w14:paraId="01C9EA4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Cada um de nós é responsável pela forma como representamos a Abbott, sobretudo em ambientes p</w:t>
            </w:r>
            <w:r w:rsidRPr="00F0027C">
              <w:rPr>
                <w:rFonts w:ascii="Calibri" w:hAnsi="Calibri" w:eastAsia="Calibri" w:cs="Calibri"/>
                <w:lang w:val="pt-PT"/>
              </w:rPr>
              <w:t>úblicos e online, onde tudo o que partilhamos, seja em conversas, e-mails ou redes sociais, pode refletir-se na empresa. É importante que comunique de forma ponderada, use o bom senso e proteja as informações confidenciais da Abbott.</w:t>
            </w:r>
          </w:p>
          <w:p w:rsidRPr="00F0027C" w:rsidR="004150A0" w:rsidP="001346EA" w:rsidRDefault="00D71AFD" w14:paraId="3A2D2AF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Ao interagir externamente, devemos considerar se podemos ser vistos como representantes da Abbott e como as nossas palavras ou ações podem afetar a reputação da empresa. Isso é especialmente importante</w:t>
            </w:r>
            <w:r w:rsidRPr="00F0027C">
              <w:rPr>
                <w:rFonts w:ascii="Calibri" w:hAnsi="Calibri" w:eastAsia="Calibri" w:cs="Calibri"/>
                <w:lang w:val="pt-PT"/>
              </w:rPr>
              <w:t xml:space="preserve"> nas redes sociais, onde as publicações podem propagar-se rápida e amplamente. Um comentário ou publicação imprudente pode causar danos reais.</w:t>
            </w:r>
          </w:p>
        </w:tc>
      </w:tr>
      <w:tr w:rsidRPr="00F0027C" w:rsidR="00171B17" w:rsidTr="7DAC6EF2" w14:paraId="5C99198D" w14:textId="77777777">
        <w:tc>
          <w:tcPr>
            <w:tcW w:w="1353" w:type="dxa"/>
            <w:shd w:val="clear" w:color="auto" w:fill="C1E4F5" w:themeFill="accent1" w:themeFillTint="33"/>
            <w:tcMar>
              <w:top w:w="120" w:type="dxa"/>
              <w:left w:w="180" w:type="dxa"/>
              <w:bottom w:w="120" w:type="dxa"/>
              <w:right w:w="180" w:type="dxa"/>
            </w:tcMar>
            <w:hideMark/>
          </w:tcPr>
          <w:p w:rsidRPr="00F0027C" w:rsidR="007C042D" w:rsidP="007C042D" w:rsidRDefault="00D71AFD" w14:paraId="3BD70BA0" w14:textId="77777777">
            <w:pPr>
              <w:spacing w:before="30" w:after="30"/>
              <w:ind w:left="30" w:right="30"/>
              <w:rPr>
                <w:rFonts w:ascii="Calibri" w:hAnsi="Calibri" w:eastAsia="Times New Roman" w:cs="Calibri"/>
                <w:sz w:val="16"/>
              </w:rPr>
            </w:pPr>
            <w:hyperlink w:tgtFrame="_blank" w:history="1" r:id="rId75">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7C042D" w:rsidP="007C042D" w:rsidRDefault="00D71AFD" w14:paraId="43E5BD16" w14:textId="77777777">
            <w:pPr>
              <w:ind w:left="30" w:right="30"/>
              <w:rPr>
                <w:rFonts w:ascii="Calibri" w:hAnsi="Calibri" w:eastAsia="Times New Roman" w:cs="Calibri"/>
                <w:sz w:val="16"/>
              </w:rPr>
            </w:pPr>
            <w:hyperlink w:tgtFrame="_blank" w:history="1" r:id="rId76">
              <w:r w:rsidRPr="00F0027C">
                <w:rPr>
                  <w:rFonts w:ascii="Calibri" w:hAnsi="Calibri" w:eastAsia="Times New Roman" w:cs="Calibri"/>
                  <w:color w:val="0000FF"/>
                  <w:sz w:val="16"/>
                  <w:u w:val="single"/>
                </w:rPr>
                <w:t>35_C_13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C042D" w:rsidP="007C042D" w:rsidRDefault="00D71AFD" w14:paraId="5F93C52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CONFIDENTIAL INFORMATION</w:t>
            </w:r>
          </w:p>
          <w:p w:rsidRPr="00F0027C" w:rsidR="007C042D" w:rsidP="007C042D" w:rsidRDefault="00D71AFD" w14:paraId="42FFC3B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are committed to respecting and protecting all confidential information, including personal data.</w:t>
            </w:r>
          </w:p>
          <w:p w:rsidRPr="00F0027C" w:rsidR="007C042D" w:rsidP="007C042D" w:rsidRDefault="00D71AFD" w14:paraId="6904D73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Confidential information is one of Abbott’s most valuable assets. It includes non-public details like </w:t>
            </w:r>
            <w:r w:rsidRPr="00F0027C">
              <w:rPr>
                <w:rFonts w:ascii="Calibri" w:hAnsi="Calibri" w:eastAsia="Times New Roman" w:cs="Calibri"/>
              </w:rPr>
              <w:lastRenderedPageBreak/>
              <w:t>rese</w:t>
            </w:r>
            <w:r w:rsidRPr="00F0027C">
              <w:rPr>
                <w:rFonts w:ascii="Calibri" w:hAnsi="Calibri" w:eastAsia="Times New Roman" w:cs="Calibri"/>
              </w:rPr>
              <w:t>arch, trade secrets, business plans, pricing, contracts, financial results, and other data that could benefit competitors or harm Abbott if disclosed.</w:t>
            </w:r>
          </w:p>
          <w:p w:rsidRPr="00F0027C" w:rsidR="007C042D" w:rsidP="007C042D" w:rsidRDefault="00D71AFD" w14:paraId="79C1439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must protect confidential information and prevent unauthorized use or sharing—even after our time with</w:t>
            </w:r>
            <w:r w:rsidRPr="00F0027C">
              <w:rPr>
                <w:rFonts w:ascii="Calibri" w:hAnsi="Calibri" w:eastAsia="Times New Roman" w:cs="Calibri"/>
              </w:rPr>
              <w:t xml:space="preserve"> Abbott ends.</w:t>
            </w:r>
          </w:p>
          <w:p w:rsidRPr="00F0027C" w:rsidR="007C042D" w:rsidP="007C042D" w:rsidRDefault="00D71AFD" w14:paraId="064B56F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also respect the intellectual property of others and avoid improper use of their confidential information. Misusing non-public information, such as for insider trading, is illegal and unethical.</w:t>
            </w:r>
          </w:p>
          <w:p w:rsidRPr="00F0027C" w:rsidR="007C042D" w:rsidP="007C042D" w:rsidRDefault="00D71AFD" w14:paraId="1355256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also safeguard personal data en</w:t>
            </w:r>
            <w:r w:rsidRPr="00F0027C">
              <w:rPr>
                <w:rFonts w:ascii="Calibri" w:hAnsi="Calibri" w:eastAsia="Times New Roman"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F0027C">
              <w:rPr>
                <w:rFonts w:ascii="Calibri" w:hAnsi="Calibri" w:eastAsia="Times New Roman" w:cs="Calibri"/>
              </w:rPr>
              <w:t>nd we are committed to understanding and following them, especially for the most sensitive categories of personal information.</w:t>
            </w:r>
          </w:p>
        </w:tc>
        <w:tc>
          <w:tcPr>
            <w:tcW w:w="6000" w:type="dxa"/>
            <w:tcMar/>
          </w:tcPr>
          <w:p w:rsidRPr="00F0027C" w:rsidR="007C042D" w:rsidP="001346EA" w:rsidRDefault="00D71AFD" w14:paraId="448936D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INFORMAÇÕES CONFIDENCIAIS</w:t>
            </w:r>
          </w:p>
          <w:p w:rsidRPr="00F0027C" w:rsidR="007C042D" w:rsidP="001346EA" w:rsidRDefault="00D71AFD" w14:paraId="5F0A909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Estamos </w:t>
            </w:r>
            <w:r w:rsidRPr="00F0027C">
              <w:rPr>
                <w:rFonts w:ascii="Calibri" w:hAnsi="Calibri" w:eastAsia="Calibri" w:cs="Calibri"/>
                <w:lang w:val="pt-PT"/>
              </w:rPr>
              <w:t>empenhados em respeitar e proteger todas as informações confidenciais, incluindo dados pessoais.</w:t>
            </w:r>
          </w:p>
          <w:p w:rsidRPr="00F0027C" w:rsidR="007C042D" w:rsidP="001346EA" w:rsidRDefault="00D71AFD" w14:paraId="335964D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informações confidenciais são um dos ativos mais valiosos da Abbott. Inclui det</w:t>
            </w:r>
            <w:r w:rsidRPr="00F0027C">
              <w:rPr>
                <w:rFonts w:ascii="Calibri" w:hAnsi="Calibri" w:eastAsia="Calibri" w:cs="Calibri"/>
                <w:lang w:val="pt-PT"/>
              </w:rPr>
              <w:t xml:space="preserve">alhes não públicos, como </w:t>
            </w:r>
            <w:r w:rsidRPr="00F0027C">
              <w:rPr>
                <w:rFonts w:ascii="Calibri" w:hAnsi="Calibri" w:eastAsia="Calibri" w:cs="Calibri"/>
                <w:lang w:val="pt-PT"/>
              </w:rPr>
              <w:lastRenderedPageBreak/>
              <w:t>pesquisas, segredos comerciais, planos de negócios, preços, contratos, resultados financeiros e outros dados que poderiam beneficiar os concorrentes ou prejudicar a Abbott se fossem divulgados.</w:t>
            </w:r>
          </w:p>
          <w:p w:rsidRPr="00F0027C" w:rsidR="007C042D" w:rsidP="001346EA" w:rsidRDefault="00D71AFD" w14:paraId="077F701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Devemos proteger as informações confidenciais e impedir o uso ou partilha não autorizados, mesmo após o término do vínculo com a Abbott.</w:t>
            </w:r>
          </w:p>
          <w:p w:rsidRPr="00F0027C" w:rsidR="007C042D" w:rsidP="001346EA" w:rsidRDefault="00D71AFD" w14:paraId="3EFBFB3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w:t>
            </w:r>
            <w:r w:rsidRPr="00F0027C">
              <w:rPr>
                <w:rFonts w:ascii="Calibri" w:hAnsi="Calibri" w:eastAsia="Calibri" w:cs="Calibri"/>
                <w:lang w:val="pt-PT"/>
              </w:rPr>
              <w:t xml:space="preserve"> Abbott, também respeitamos a propriedade intelectual de terceiros e evitamos o uso indevido de suas informações confidenciais. O uso indevido de informações não públicas, como para negociação com informações privilegiadas, é ilegal e antiético.</w:t>
            </w:r>
          </w:p>
          <w:p w:rsidRPr="00F0027C" w:rsidR="007C042D" w:rsidP="001346EA" w:rsidRDefault="00D71AFD" w14:paraId="63E17D8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Também protegemos os dados pessoais que nos são confiados por colegas, profissionais de saúde e clientes. Quando recolhemos e utilizamos informações pessoais, fazemo-lo de forma responsável</w:t>
            </w:r>
            <w:r w:rsidRPr="00F0027C">
              <w:rPr>
                <w:rFonts w:ascii="Calibri" w:hAnsi="Calibri" w:eastAsia="Calibri" w:cs="Calibri"/>
                <w:lang w:val="pt-PT"/>
              </w:rPr>
              <w:t>, com o consentimento adequado, e nunca as vendemos ou obtemos de fontes não autorizadas. Em muitas regiões, existem leis de privacidade rigorosas, e estamos empenhados em compreendê-las e cumpri-las, sobretudo no que diz respeito às categorias mais sensív</w:t>
            </w:r>
            <w:r w:rsidRPr="00F0027C">
              <w:rPr>
                <w:rFonts w:ascii="Calibri" w:hAnsi="Calibri" w:eastAsia="Calibri" w:cs="Calibri"/>
                <w:lang w:val="pt-PT"/>
              </w:rPr>
              <w:t>eis de informações pessoais.</w:t>
            </w:r>
          </w:p>
        </w:tc>
      </w:tr>
      <w:tr w:rsidRPr="00F0027C" w:rsidR="00171B17" w:rsidTr="7DAC6EF2" w14:paraId="3E3892C8" w14:textId="77777777">
        <w:tc>
          <w:tcPr>
            <w:tcW w:w="1353" w:type="dxa"/>
            <w:shd w:val="clear" w:color="auto" w:fill="C1E4F5" w:themeFill="accent1" w:themeFillTint="33"/>
            <w:tcMar>
              <w:top w:w="120" w:type="dxa"/>
              <w:left w:w="180" w:type="dxa"/>
              <w:bottom w:w="120" w:type="dxa"/>
              <w:right w:w="180" w:type="dxa"/>
            </w:tcMar>
            <w:hideMark/>
          </w:tcPr>
          <w:p w:rsidRPr="00F0027C" w:rsidR="007317E0" w:rsidP="007317E0" w:rsidRDefault="00D71AFD" w14:paraId="787625F0" w14:textId="77777777">
            <w:pPr>
              <w:spacing w:before="30" w:after="30"/>
              <w:ind w:left="30" w:right="30"/>
              <w:rPr>
                <w:rFonts w:ascii="Calibri" w:hAnsi="Calibri" w:eastAsia="Times New Roman" w:cs="Calibri"/>
                <w:sz w:val="16"/>
              </w:rPr>
            </w:pPr>
            <w:hyperlink w:tgtFrame="_blank" w:history="1" r:id="rId77">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7317E0" w:rsidP="007317E0" w:rsidRDefault="00D71AFD" w14:paraId="679A61B8" w14:textId="77777777">
            <w:pPr>
              <w:ind w:left="30" w:right="30"/>
              <w:rPr>
                <w:rFonts w:ascii="Calibri" w:hAnsi="Calibri" w:eastAsia="Times New Roman" w:cs="Calibri"/>
                <w:sz w:val="16"/>
              </w:rPr>
            </w:pPr>
            <w:hyperlink w:tgtFrame="_blank" w:history="1" r:id="rId78">
              <w:r w:rsidRPr="00F0027C">
                <w:rPr>
                  <w:rFonts w:ascii="Calibri" w:hAnsi="Calibri" w:eastAsia="Times New Roman" w:cs="Calibri"/>
                  <w:color w:val="0000FF"/>
                  <w:sz w:val="16"/>
                  <w:u w:val="single"/>
                </w:rPr>
                <w:t>36_C_13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317E0" w:rsidP="007317E0" w:rsidRDefault="00D71AFD" w14:paraId="28A3C1A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ANTI-BRIBERY</w:t>
            </w:r>
          </w:p>
          <w:p w:rsidRPr="00F0027C" w:rsidR="007317E0" w:rsidP="007317E0" w:rsidRDefault="00D71AFD" w14:paraId="2D4946D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actively oppose fraud, bribery, and corruption. We get business the right way.</w:t>
            </w:r>
          </w:p>
          <w:p w:rsidRPr="00F0027C" w:rsidR="007317E0" w:rsidP="007317E0" w:rsidRDefault="00D71AFD" w14:paraId="6F30574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As individuals, we expect healthcare professionals to make decisions based on what’s best for patients—not influenced by incentives from companies. Likewise, we expect government officials to act in the public’s interest, free from corporate pressure.</w:t>
            </w:r>
          </w:p>
          <w:p w:rsidRPr="00F0027C" w:rsidR="007317E0" w:rsidP="007317E0" w:rsidRDefault="00D71AFD" w14:paraId="2C9184E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w:t>
            </w:r>
            <w:r w:rsidRPr="00F0027C">
              <w:rPr>
                <w:rFonts w:ascii="Calibri" w:hAnsi="Calibri" w:eastAsia="Times New Roman" w:cs="Calibri"/>
              </w:rPr>
              <w:t>bbott, we educate healthcare professionals about our products but do not interfere with their independent judgment. It is never permissible to offer anything of value to healthcare providers (such as a physician, pharmacist, nurse, researcher or laboratory</w:t>
            </w:r>
            <w:r w:rsidRPr="00F0027C">
              <w:rPr>
                <w:rFonts w:ascii="Calibri" w:hAnsi="Calibri" w:eastAsia="Times New Roman" w:cs="Calibri"/>
              </w:rPr>
              <w:t xml:space="preserve"> staff), government officials, or others to gain business or reward past relationships.</w:t>
            </w:r>
          </w:p>
          <w:p w:rsidRPr="00F0027C" w:rsidR="007317E0" w:rsidP="007317E0" w:rsidRDefault="00D71AFD" w14:paraId="65A475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follow anti-bribery, anti-corruption, and anti-kickback laws globally, including the U.S. Foreign Corrupt Practices Act. Everyone at Abbott must carefully manage rel</w:t>
            </w:r>
            <w:r w:rsidRPr="00F0027C">
              <w:rPr>
                <w:rFonts w:ascii="Calibri" w:hAnsi="Calibri" w:eastAsia="Times New Roman" w:cs="Calibri"/>
              </w:rPr>
              <w:t>ationships with service providers—such as distributors, consultants, and speakers—by conducting due diligence, paying fair market value, and properly documenting payments to ensure compliance with laws and company standards.</w:t>
            </w:r>
          </w:p>
        </w:tc>
        <w:tc>
          <w:tcPr>
            <w:tcW w:w="6000" w:type="dxa"/>
            <w:tcMar/>
          </w:tcPr>
          <w:p w:rsidRPr="00F0027C" w:rsidR="007317E0" w:rsidP="001346EA" w:rsidRDefault="00D71AFD" w14:paraId="7142321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ANTISSUBORNO</w:t>
            </w:r>
          </w:p>
          <w:p w:rsidRPr="00F0027C" w:rsidR="007317E0" w:rsidP="001346EA" w:rsidRDefault="00D71AFD" w14:paraId="1387FBC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Opomo-nos ativamente contra a fraude, o suborno e a corrupção. Concretizamos negócios de forma correta.</w:t>
            </w:r>
          </w:p>
          <w:p w:rsidRPr="00F0027C" w:rsidR="007317E0" w:rsidP="001346EA" w:rsidRDefault="00D71AFD" w14:paraId="62D2413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Como indivíduos, esperamos que os profissionais de saúde tomem decisões com base no que é melhor para os pacientes, sem serem influenciados por incentivos das empresas. Da mesma forma, esperamos que os funcionários públicos ajam no interesse público, li</w:t>
            </w:r>
            <w:r w:rsidRPr="00F0027C">
              <w:rPr>
                <w:rFonts w:ascii="Calibri" w:hAnsi="Calibri" w:eastAsia="Calibri" w:cs="Calibri"/>
                <w:lang w:val="pt-PT"/>
              </w:rPr>
              <w:t>vres da pressão das empresas.</w:t>
            </w:r>
          </w:p>
          <w:p w:rsidRPr="00F0027C" w:rsidR="007317E0" w:rsidP="001346EA" w:rsidRDefault="00D71AFD" w14:paraId="371D42A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informamos os profissionais de saúde sobre os nossos produtos, mas não interferimos no seu julgamento independente. Nunca é permitido ofer</w:t>
            </w:r>
            <w:r w:rsidRPr="00F0027C">
              <w:rPr>
                <w:rFonts w:ascii="Calibri" w:hAnsi="Calibri" w:eastAsia="Calibri" w:cs="Calibri"/>
                <w:lang w:val="pt-PT"/>
              </w:rPr>
              <w:t>ecer qualquer coisa de valor a profissionais de saúde (como médicos, farmacêuticos, enfermeiros, investigadores ou funcionários de laboratório), funcionários públicos ou outros para obter negócios ou recompensar relações passadas.</w:t>
            </w:r>
          </w:p>
          <w:p w:rsidRPr="00F0027C" w:rsidR="007317E0" w:rsidP="001346EA" w:rsidRDefault="00D71AFD" w14:paraId="7893192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Seguimos as leis </w:t>
            </w:r>
            <w:proofErr w:type="spellStart"/>
            <w:r w:rsidRPr="00F0027C">
              <w:rPr>
                <w:rFonts w:ascii="Calibri" w:hAnsi="Calibri" w:eastAsia="Calibri" w:cs="Calibri"/>
                <w:lang w:val="pt-PT"/>
              </w:rPr>
              <w:t>antissuborno</w:t>
            </w:r>
            <w:proofErr w:type="spellEnd"/>
            <w:r w:rsidRPr="00F0027C">
              <w:rPr>
                <w:rFonts w:ascii="Calibri" w:hAnsi="Calibri" w:eastAsia="Calibri" w:cs="Calibri"/>
                <w:lang w:val="pt-PT"/>
              </w:rPr>
              <w:t>, anticorrupção e contra “luvas” em todo o mundo, incluindo a Lei dos Estados Unidos sobre Práticas de Corrupção no Exterior. Todos na Abbott devem gerir cuidadosamente as rel</w:t>
            </w:r>
            <w:r w:rsidRPr="00F0027C">
              <w:rPr>
                <w:rFonts w:ascii="Calibri" w:hAnsi="Calibri" w:eastAsia="Calibri" w:cs="Calibri"/>
                <w:lang w:val="pt-PT"/>
              </w:rPr>
              <w:t>ações com prestadores de serviços, tais como distribuidores, consultores e palestrantes, realizando a devida diligência, pagando o valor justo de mercado e documentando adequadamente os pagamentos para garantir a conformidade com as leis e os padrões da em</w:t>
            </w:r>
            <w:r w:rsidRPr="00F0027C">
              <w:rPr>
                <w:rFonts w:ascii="Calibri" w:hAnsi="Calibri" w:eastAsia="Calibri" w:cs="Calibri"/>
                <w:lang w:val="pt-PT"/>
              </w:rPr>
              <w:t>presa.</w:t>
            </w:r>
          </w:p>
        </w:tc>
      </w:tr>
      <w:tr w:rsidRPr="00F0027C" w:rsidR="00171B17" w:rsidTr="7DAC6EF2" w14:paraId="15E0C4E4" w14:textId="77777777">
        <w:tc>
          <w:tcPr>
            <w:tcW w:w="1353" w:type="dxa"/>
            <w:shd w:val="clear" w:color="auto" w:fill="C1E4F5" w:themeFill="accent1" w:themeFillTint="33"/>
            <w:tcMar>
              <w:top w:w="120" w:type="dxa"/>
              <w:left w:w="180" w:type="dxa"/>
              <w:bottom w:w="120" w:type="dxa"/>
              <w:right w:w="180" w:type="dxa"/>
            </w:tcMar>
            <w:hideMark/>
          </w:tcPr>
          <w:p w:rsidRPr="00F0027C" w:rsidR="00870B35" w:rsidP="00870B35" w:rsidRDefault="00D71AFD" w14:paraId="1B63E3B1" w14:textId="77777777">
            <w:pPr>
              <w:spacing w:before="30" w:after="30"/>
              <w:ind w:left="30" w:right="30"/>
              <w:rPr>
                <w:rFonts w:ascii="Calibri" w:hAnsi="Calibri" w:eastAsia="Times New Roman" w:cs="Calibri"/>
                <w:sz w:val="16"/>
              </w:rPr>
            </w:pPr>
            <w:hyperlink w:tgtFrame="_blank" w:history="1" r:id="rId79">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870B35" w:rsidP="00870B35" w:rsidRDefault="00D71AFD" w14:paraId="6222B964" w14:textId="77777777">
            <w:pPr>
              <w:ind w:left="30" w:right="30"/>
              <w:rPr>
                <w:rFonts w:ascii="Calibri" w:hAnsi="Calibri" w:eastAsia="Times New Roman" w:cs="Calibri"/>
                <w:sz w:val="16"/>
              </w:rPr>
            </w:pPr>
            <w:hyperlink w:tgtFrame="_blank" w:history="1" r:id="rId80">
              <w:r w:rsidRPr="00F0027C">
                <w:rPr>
                  <w:rFonts w:ascii="Calibri" w:hAnsi="Calibri" w:eastAsia="Times New Roman" w:cs="Calibri"/>
                  <w:color w:val="0000FF"/>
                  <w:sz w:val="16"/>
                  <w:u w:val="single"/>
                </w:rPr>
                <w:t>37_C_13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70B35" w:rsidP="00870B35" w:rsidRDefault="00D71AFD" w14:paraId="692F251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GIFTS, MEALS &amp; ENTERTAINMENT</w:t>
            </w:r>
          </w:p>
          <w:p w:rsidRPr="00F0027C" w:rsidR="00870B35" w:rsidP="00870B35" w:rsidRDefault="00D71AFD" w14:paraId="50AED58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We do not offer or provide anything of value to gain a business advantage, directly or indirectly, in line with anti-bribery principles.</w:t>
            </w:r>
          </w:p>
          <w:p w:rsidRPr="00F0027C" w:rsidR="00870B35" w:rsidP="00870B35" w:rsidRDefault="00D71AFD" w14:paraId="5E432EC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To prevent improper influence in business decisions, we set limits</w:t>
            </w:r>
            <w:r w:rsidRPr="00F0027C">
              <w:rPr>
                <w:rFonts w:ascii="Calibri" w:hAnsi="Calibri" w:eastAsia="Times New Roman" w:cs="Calibri"/>
              </w:rPr>
              <w:t xml:space="preserve"> surrounding gifts, meals, and entertainment. Abbott’s policies help ensure that brand reminders, cultural courtesies, hospitality, and other benefits never interfere with professional judgment.</w:t>
            </w:r>
          </w:p>
        </w:tc>
        <w:tc>
          <w:tcPr>
            <w:tcW w:w="6000" w:type="dxa"/>
            <w:tcMar/>
          </w:tcPr>
          <w:p w:rsidRPr="00F0027C" w:rsidR="00870B35" w:rsidP="001346EA" w:rsidRDefault="00D71AFD" w14:paraId="5267719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PRESENTES, REFEIÇÕES E ENTRETENIMENTO</w:t>
            </w:r>
          </w:p>
          <w:p w:rsidRPr="00F0027C" w:rsidR="00870B35" w:rsidP="001346EA" w:rsidRDefault="00D71AFD" w14:paraId="657DCF7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Não oferecemos nem fornecemos nada de valor para obter vantagem comercial, direta ou indiretamente, em conformidade com os princípios anticorrupção.</w:t>
            </w:r>
          </w:p>
          <w:p w:rsidRPr="00F0027C" w:rsidR="00870B35" w:rsidP="001346EA" w:rsidRDefault="00D71AFD" w14:paraId="268D4D7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Para evitar influências indevidas nas decisões comerciais, estabelecemos limites relativos a presentes, refeições e entretenimento. As políticas da Abbott ajudam a garantir que as chamadas de atenção para a marca, as </w:t>
            </w:r>
            <w:r w:rsidRPr="00F0027C">
              <w:rPr>
                <w:rFonts w:ascii="Calibri" w:hAnsi="Calibri" w:eastAsia="Calibri" w:cs="Calibri"/>
                <w:lang w:val="pt-PT"/>
              </w:rPr>
              <w:t>cortesias culturais, a hospitalidade e outros benefícios nunca interfiram no julgamento profissional.</w:t>
            </w:r>
          </w:p>
        </w:tc>
      </w:tr>
      <w:tr w:rsidRPr="00F0027C" w:rsidR="00171B17" w:rsidTr="7DAC6EF2" w14:paraId="01A825D2" w14:textId="77777777">
        <w:tc>
          <w:tcPr>
            <w:tcW w:w="1353" w:type="dxa"/>
            <w:shd w:val="clear" w:color="auto" w:fill="C1E4F5" w:themeFill="accent1" w:themeFillTint="33"/>
            <w:tcMar>
              <w:top w:w="120" w:type="dxa"/>
              <w:left w:w="180" w:type="dxa"/>
              <w:bottom w:w="120" w:type="dxa"/>
              <w:right w:w="180" w:type="dxa"/>
            </w:tcMar>
            <w:hideMark/>
          </w:tcPr>
          <w:p w:rsidRPr="00F0027C" w:rsidR="00B44AA0" w:rsidP="00B44AA0" w:rsidRDefault="00D71AFD" w14:paraId="6AEE1453" w14:textId="77777777">
            <w:pPr>
              <w:spacing w:before="30" w:after="30"/>
              <w:ind w:left="30" w:right="30"/>
              <w:rPr>
                <w:rFonts w:ascii="Calibri" w:hAnsi="Calibri" w:eastAsia="Times New Roman" w:cs="Calibri"/>
                <w:sz w:val="16"/>
              </w:rPr>
            </w:pPr>
            <w:hyperlink w:tgtFrame="_blank" w:history="1" r:id="rId81">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B44AA0" w:rsidP="00B44AA0" w:rsidRDefault="00D71AFD" w14:paraId="4A8EA884" w14:textId="77777777">
            <w:pPr>
              <w:ind w:left="30" w:right="30"/>
              <w:rPr>
                <w:rFonts w:ascii="Calibri" w:hAnsi="Calibri" w:eastAsia="Times New Roman" w:cs="Calibri"/>
                <w:sz w:val="16"/>
              </w:rPr>
            </w:pPr>
            <w:hyperlink w:tgtFrame="_blank" w:history="1" r:id="rId82">
              <w:r w:rsidRPr="00F0027C">
                <w:rPr>
                  <w:rFonts w:ascii="Calibri" w:hAnsi="Calibri" w:eastAsia="Times New Roman" w:cs="Calibri"/>
                  <w:color w:val="0000FF"/>
                  <w:sz w:val="16"/>
                  <w:u w:val="single"/>
                </w:rPr>
                <w:t>38_C_13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44AA0" w:rsidP="00B44AA0" w:rsidRDefault="00D71AFD" w14:paraId="5DE3AD3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ACCURATE BOOKS &amp; RECORDS</w:t>
            </w:r>
          </w:p>
          <w:p w:rsidRPr="00F0027C" w:rsidR="00B44AA0" w:rsidP="00B44AA0" w:rsidRDefault="00D71AFD" w14:paraId="0279DC7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measure achievements accurately.</w:t>
            </w:r>
          </w:p>
          <w:p w:rsidRPr="00F0027C" w:rsidR="00B44AA0" w:rsidP="00B44AA0" w:rsidRDefault="00D71AFD" w14:paraId="180BC3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Abbott’s records and public statements must accurately reflect our actions, with enough context to show the true nature of our work. Financial records must follow accounti</w:t>
            </w:r>
            <w:r w:rsidRPr="00F0027C">
              <w:rPr>
                <w:rFonts w:ascii="Calibri" w:hAnsi="Calibri" w:eastAsia="Times New Roman" w:cs="Calibri"/>
              </w:rPr>
              <w:t>ng standards, laws, and Abbott’s internal policies.</w:t>
            </w:r>
          </w:p>
          <w:p w:rsidRPr="00F0027C" w:rsidR="00B44AA0" w:rsidP="00B44AA0" w:rsidRDefault="00D71AFD" w14:paraId="164D8DE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reporting pricing, payments, or items of value—especially to healthcare professionals—we must ensure the information is complete and accurate. Many governments require this transparency to protect pu</w:t>
            </w:r>
            <w:r w:rsidRPr="00F0027C">
              <w:rPr>
                <w:rFonts w:ascii="Calibri" w:hAnsi="Calibri" w:eastAsia="Times New Roman" w:cs="Calibri"/>
              </w:rPr>
              <w:t>blic funds. Abbott is committed to providing reliable data so that governments, insurers, and other stakeholders can make informed decisions.</w:t>
            </w:r>
          </w:p>
        </w:tc>
        <w:tc>
          <w:tcPr>
            <w:tcW w:w="6000" w:type="dxa"/>
            <w:tcMar/>
          </w:tcPr>
          <w:p w:rsidRPr="00F0027C" w:rsidR="00B44AA0" w:rsidP="001346EA" w:rsidRDefault="00D71AFD" w14:paraId="3849646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LIVROS E REGISTOS RIGOROSOS</w:t>
            </w:r>
          </w:p>
          <w:p w:rsidRPr="00F0027C" w:rsidR="00B44AA0" w:rsidP="001346EA" w:rsidRDefault="00D71AFD" w14:paraId="729DB7E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Medimos os resultados com precisão.</w:t>
            </w:r>
          </w:p>
          <w:p w:rsidRPr="00F0027C" w:rsidR="00B44AA0" w:rsidP="001346EA" w:rsidRDefault="00D71AFD" w14:paraId="27A6109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Os registos e declarações públicas da Abbott devem refletir com precisão as nossas ações, com contexto suficiente para mostrar a verdadeira nat</w:t>
            </w:r>
            <w:r w:rsidRPr="00F0027C">
              <w:rPr>
                <w:rFonts w:ascii="Calibri" w:hAnsi="Calibri" w:eastAsia="Calibri" w:cs="Calibri"/>
                <w:lang w:val="pt-PT"/>
              </w:rPr>
              <w:t>ureza do nosso trabalho. Os registos financeiros devem seguir as normas contabilísticas, as leis e as políticas internas da Abbott.</w:t>
            </w:r>
          </w:p>
          <w:p w:rsidRPr="00F0027C" w:rsidR="00B44AA0" w:rsidP="001346EA" w:rsidRDefault="00D71AFD" w14:paraId="28D800E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Ao comunicar preços, pagamentos ou itens de val</w:t>
            </w:r>
            <w:r w:rsidRPr="00F0027C">
              <w:rPr>
                <w:rFonts w:ascii="Calibri" w:hAnsi="Calibri" w:eastAsia="Calibri" w:cs="Calibri"/>
                <w:lang w:val="pt-PT"/>
              </w:rPr>
              <w:t>or, sobretudo a profissionais de saúde, devemos garantir que as informações são completas e precisas. Muitos governos exigem essa transparência para proteger os fundos públicos. A Abbott está empenhada em fornecer dados fiáveis para que governos, segurador</w:t>
            </w:r>
            <w:r w:rsidRPr="00F0027C">
              <w:rPr>
                <w:rFonts w:ascii="Calibri" w:hAnsi="Calibri" w:eastAsia="Calibri" w:cs="Calibri"/>
                <w:lang w:val="pt-PT"/>
              </w:rPr>
              <w:t>as e outras partes interessadas possam tomar decisões informadas.</w:t>
            </w:r>
          </w:p>
        </w:tc>
      </w:tr>
      <w:tr w:rsidRPr="00F0027C" w:rsidR="00171B17" w:rsidTr="7DAC6EF2" w14:paraId="4BC63673" w14:textId="77777777">
        <w:tc>
          <w:tcPr>
            <w:tcW w:w="1353" w:type="dxa"/>
            <w:shd w:val="clear" w:color="auto" w:fill="C1E4F5" w:themeFill="accent1" w:themeFillTint="33"/>
            <w:tcMar>
              <w:top w:w="120" w:type="dxa"/>
              <w:left w:w="180" w:type="dxa"/>
              <w:bottom w:w="120" w:type="dxa"/>
              <w:right w:w="180" w:type="dxa"/>
            </w:tcMar>
            <w:hideMark/>
          </w:tcPr>
          <w:p w:rsidRPr="00F0027C" w:rsidR="008A1495" w:rsidP="008A1495" w:rsidRDefault="00D71AFD" w14:paraId="2ABF92BA" w14:textId="77777777">
            <w:pPr>
              <w:spacing w:before="30" w:after="30"/>
              <w:ind w:left="30" w:right="30"/>
              <w:rPr>
                <w:rFonts w:ascii="Calibri" w:hAnsi="Calibri" w:eastAsia="Times New Roman" w:cs="Calibri"/>
                <w:sz w:val="16"/>
              </w:rPr>
            </w:pPr>
            <w:hyperlink w:tgtFrame="_blank" w:history="1" r:id="rId83">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8A1495" w:rsidP="008A1495" w:rsidRDefault="00D71AFD" w14:paraId="126CAE35" w14:textId="77777777">
            <w:pPr>
              <w:ind w:left="30" w:right="30"/>
              <w:rPr>
                <w:rFonts w:ascii="Calibri" w:hAnsi="Calibri" w:eastAsia="Times New Roman" w:cs="Calibri"/>
                <w:sz w:val="16"/>
              </w:rPr>
            </w:pPr>
            <w:hyperlink w:tgtFrame="_blank" w:history="1" r:id="rId84">
              <w:r w:rsidRPr="00F0027C">
                <w:rPr>
                  <w:rFonts w:ascii="Calibri" w:hAnsi="Calibri" w:eastAsia="Times New Roman" w:cs="Calibri"/>
                  <w:color w:val="0000FF"/>
                  <w:sz w:val="16"/>
                  <w:u w:val="single"/>
                </w:rPr>
                <w:t>39_C_13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A1495" w:rsidP="008A1495" w:rsidRDefault="00D71AFD" w14:paraId="6E63F4E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COMPLIANCE WITH LAWS</w:t>
            </w:r>
          </w:p>
          <w:p w:rsidRPr="00F0027C" w:rsidR="008A1495" w:rsidP="008A1495" w:rsidRDefault="00D71AFD" w14:paraId="0BB7AC6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follow all laws, regulations and Abbott requirements that apply to our work.</w:t>
            </w:r>
          </w:p>
          <w:p w:rsidRPr="00F0027C" w:rsidR="008A1495" w:rsidP="008A1495" w:rsidRDefault="00D71AFD" w14:paraId="205DE98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F0027C">
              <w:rPr>
                <w:rFonts w:ascii="Calibri" w:hAnsi="Calibri" w:eastAsia="Times New Roman" w:cs="Calibri"/>
              </w:rPr>
              <w:t>y, and more, helping us meet legal requirements and prevent non-compliance.</w:t>
            </w:r>
          </w:p>
          <w:p w:rsidRPr="00F0027C" w:rsidR="008A1495" w:rsidP="008A1495" w:rsidRDefault="00D71AFD" w14:paraId="4DD4880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As a global company, we must also be aware that laws from one country may apply to work done in another. When in doubt, seek guidance from the Legal Division or the Office of Ethic</w:t>
            </w:r>
            <w:r w:rsidRPr="00F0027C">
              <w:rPr>
                <w:rFonts w:ascii="Calibri" w:hAnsi="Calibri" w:eastAsia="Times New Roman" w:cs="Calibri"/>
              </w:rPr>
              <w:t>s and Compliance.</w:t>
            </w:r>
          </w:p>
        </w:tc>
        <w:tc>
          <w:tcPr>
            <w:tcW w:w="6000" w:type="dxa"/>
            <w:tcMar/>
          </w:tcPr>
          <w:p w:rsidRPr="00F0027C" w:rsidR="008A1495" w:rsidP="001346EA" w:rsidRDefault="00D71AFD" w14:paraId="6D745AC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CUMPRIMENTO DAS LEIS</w:t>
            </w:r>
          </w:p>
          <w:p w:rsidRPr="00F0027C" w:rsidR="008A1495" w:rsidP="001346EA" w:rsidRDefault="00D71AFD" w14:paraId="23CB480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Seguimos todas as leis, regulamentos e as normas da Abbott que se aplicam à nossa atividade.</w:t>
            </w:r>
          </w:p>
          <w:p w:rsidRPr="00F0027C" w:rsidR="008A1495" w:rsidP="001346EA" w:rsidRDefault="00D71AFD" w14:paraId="4897162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Todos os colaboradores da Abbott devem cumprir todas as leis aplicáveis, bem como as políticas, procedimentos e o Código da Abbott. Esta é uma condição básica de emprego. As políticas da Abbott abrangem áreas importantes, como</w:t>
            </w:r>
            <w:r w:rsidRPr="00F0027C">
              <w:rPr>
                <w:rFonts w:ascii="Calibri" w:hAnsi="Calibri" w:eastAsia="Calibri" w:cs="Calibri"/>
                <w:lang w:val="pt-PT"/>
              </w:rPr>
              <w:t xml:space="preserve"> conformidade com normas de saúde, qualidade, finanças, comércio, segurança e muito mais, ajudando-nos a cumprir os requisitos legais e a evitar a não conformidade.</w:t>
            </w:r>
          </w:p>
          <w:p w:rsidRPr="00F0027C" w:rsidR="008A1495" w:rsidP="001346EA" w:rsidRDefault="00D71AFD" w14:paraId="673A89D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Como empresa g</w:t>
            </w:r>
            <w:r w:rsidRPr="00F0027C">
              <w:rPr>
                <w:rFonts w:ascii="Calibri" w:hAnsi="Calibri" w:eastAsia="Calibri" w:cs="Calibri"/>
                <w:lang w:val="pt-PT"/>
              </w:rPr>
              <w:t>lobal, também devemos estar cientes de que as leis de um país podem ser aplicadas ao trabalho realizado noutro. Em caso de dúvida, procure orientação no Departamento jurídico ou no Gabinete de ética e conformidade.</w:t>
            </w:r>
          </w:p>
        </w:tc>
      </w:tr>
      <w:tr w:rsidRPr="00F0027C" w:rsidR="00171B17" w:rsidTr="7DAC6EF2" w14:paraId="221AD4BE" w14:textId="77777777">
        <w:tc>
          <w:tcPr>
            <w:tcW w:w="1353" w:type="dxa"/>
            <w:shd w:val="clear" w:color="auto" w:fill="C1E4F5" w:themeFill="accent1" w:themeFillTint="33"/>
            <w:tcMar>
              <w:top w:w="120" w:type="dxa"/>
              <w:left w:w="180" w:type="dxa"/>
              <w:bottom w:w="120" w:type="dxa"/>
              <w:right w:w="180" w:type="dxa"/>
            </w:tcMar>
            <w:hideMark/>
          </w:tcPr>
          <w:p w:rsidRPr="00F0027C" w:rsidR="0044511A" w:rsidP="0044511A" w:rsidRDefault="00D71AFD" w14:paraId="0E23A89B" w14:textId="77777777">
            <w:pPr>
              <w:spacing w:before="30" w:after="30"/>
              <w:ind w:left="30" w:right="30"/>
              <w:rPr>
                <w:rFonts w:ascii="Calibri" w:hAnsi="Calibri" w:eastAsia="Times New Roman" w:cs="Calibri"/>
                <w:sz w:val="16"/>
              </w:rPr>
            </w:pPr>
            <w:hyperlink w:tgtFrame="_blank" w:history="1" r:id="rId85">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44511A" w:rsidP="0044511A" w:rsidRDefault="00D71AFD" w14:paraId="0907F916" w14:textId="77777777">
            <w:pPr>
              <w:ind w:left="30" w:right="30"/>
              <w:rPr>
                <w:rFonts w:ascii="Calibri" w:hAnsi="Calibri" w:eastAsia="Times New Roman" w:cs="Calibri"/>
                <w:sz w:val="16"/>
              </w:rPr>
            </w:pPr>
            <w:hyperlink w:tgtFrame="_blank" w:history="1" r:id="rId86">
              <w:r w:rsidRPr="00F0027C">
                <w:rPr>
                  <w:rFonts w:ascii="Calibri" w:hAnsi="Calibri" w:eastAsia="Times New Roman" w:cs="Calibri"/>
                  <w:color w:val="0000FF"/>
                  <w:sz w:val="16"/>
                  <w:u w:val="single"/>
                </w:rPr>
                <w:t>40_C_13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44511A" w:rsidP="0044511A" w:rsidRDefault="00D71AFD" w14:paraId="11EB6C0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COMPETITION</w:t>
            </w:r>
          </w:p>
          <w:p w:rsidRPr="00F0027C" w:rsidR="0044511A" w:rsidP="0044511A" w:rsidRDefault="00D71AFD" w14:paraId="0F9B1FE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ensure that any interactions that we have with competitors are appropriate.</w:t>
            </w:r>
          </w:p>
          <w:p w:rsidRPr="00F0027C" w:rsidR="0044511A" w:rsidP="0044511A" w:rsidRDefault="00D71AFD" w14:paraId="4D22D97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At Abbott we are commi</w:t>
            </w:r>
            <w:r w:rsidRPr="00F0027C">
              <w:rPr>
                <w:rFonts w:ascii="Calibri" w:hAnsi="Calibri" w:eastAsia="Times New Roman" w:cs="Calibri"/>
              </w:rPr>
              <w:t>tted to following competition laws everywhere we operate. These laws prohibit agreements or actions that discourage fair market practices—especially in pricing, sales terms, and interactions with competitors.</w:t>
            </w:r>
          </w:p>
          <w:p w:rsidRPr="00F0027C" w:rsidR="0044511A" w:rsidP="0044511A" w:rsidRDefault="00D71AFD" w14:paraId="4CFCDB0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Avoid discussing sensitive topics—such as prici</w:t>
            </w:r>
            <w:r w:rsidRPr="00F0027C">
              <w:rPr>
                <w:rFonts w:ascii="Calibri" w:hAnsi="Calibri" w:eastAsia="Times New Roman"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F0027C">
              <w:rPr>
                <w:rFonts w:ascii="Calibri" w:hAnsi="Calibri" w:eastAsia="Times New Roman" w:cs="Calibri"/>
              </w:rPr>
              <w:t xml:space="preserve"> also carefully manage relationships with third parties to ensure compliance and avoid even the appearance of anti-competitive </w:t>
            </w:r>
            <w:proofErr w:type="spellStart"/>
            <w:r w:rsidRPr="00F0027C">
              <w:rPr>
                <w:rFonts w:ascii="Calibri" w:hAnsi="Calibri" w:eastAsia="Times New Roman" w:cs="Calibri"/>
              </w:rPr>
              <w:t>behavior</w:t>
            </w:r>
            <w:proofErr w:type="spellEnd"/>
            <w:r w:rsidRPr="00F0027C">
              <w:rPr>
                <w:rFonts w:ascii="Calibri" w:hAnsi="Calibri" w:eastAsia="Times New Roman" w:cs="Calibri"/>
              </w:rPr>
              <w:t>.</w:t>
            </w:r>
          </w:p>
        </w:tc>
        <w:tc>
          <w:tcPr>
            <w:tcW w:w="6000" w:type="dxa"/>
            <w:tcMar/>
          </w:tcPr>
          <w:p w:rsidRPr="00F0027C" w:rsidR="0044511A" w:rsidP="001346EA" w:rsidRDefault="00D71AFD" w14:paraId="1B6B9BF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CONCORRÊNCIA LEAL</w:t>
            </w:r>
          </w:p>
          <w:p w:rsidRPr="00F0027C" w:rsidR="0044511A" w:rsidP="001346EA" w:rsidRDefault="00D71AFD" w14:paraId="0A4B5FA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Garantimos que as nossas</w:t>
            </w:r>
            <w:r w:rsidRPr="00F0027C">
              <w:rPr>
                <w:rFonts w:ascii="Calibri" w:hAnsi="Calibri" w:eastAsia="Calibri" w:cs="Calibri"/>
                <w:lang w:val="pt-PT"/>
              </w:rPr>
              <w:t xml:space="preserve"> interações com a concorrência são adequadas.</w:t>
            </w:r>
          </w:p>
          <w:p w:rsidRPr="00F0027C" w:rsidR="0044511A" w:rsidP="001346EA" w:rsidRDefault="00D71AFD" w14:paraId="08A2168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Na Abbott, estamos comprometidos em seguir as leis de concorrência em todas as regiões onde atuamos. Essas leis proíbem acordos ou aç</w:t>
            </w:r>
            <w:r w:rsidRPr="00F0027C">
              <w:rPr>
                <w:rFonts w:ascii="Calibri" w:hAnsi="Calibri" w:eastAsia="Calibri" w:cs="Calibri"/>
                <w:lang w:val="pt-PT"/>
              </w:rPr>
              <w:t>ões que desestimulem práticas comerciais justas, sobretudo em matéria de preços, condições de venda e interações com concorrentes.</w:t>
            </w:r>
          </w:p>
          <w:p w:rsidRPr="00F0027C" w:rsidR="0044511A" w:rsidP="001346EA" w:rsidRDefault="00D71AFD" w14:paraId="4D466EF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Evite discutir assuntos delicados, como preços, </w:t>
            </w:r>
            <w:r w:rsidRPr="00F0027C">
              <w:rPr>
                <w:rFonts w:ascii="Calibri" w:hAnsi="Calibri" w:eastAsia="Calibri" w:cs="Calibri"/>
                <w:lang w:val="pt-PT"/>
              </w:rPr>
              <w:t>custos ou planos de negócios, com concorrentes e entre em contacto com o Departamento jurídico ou o Gabinete de ética e conformidade se tiver dúvidas ou se deparar com alguma situação imprópria. Como as leis de concorrência são complexas e as violações pod</w:t>
            </w:r>
            <w:r w:rsidRPr="00F0027C">
              <w:rPr>
                <w:rFonts w:ascii="Calibri" w:hAnsi="Calibri" w:eastAsia="Calibri" w:cs="Calibri"/>
                <w:lang w:val="pt-PT"/>
              </w:rPr>
              <w:t>em acarretar sanções graves, também devemos gerir cuidadosamente as relações com terceiros para garantir a conformidade e evitar até mesmo a aparência de comportamento anticompetitivo.</w:t>
            </w:r>
          </w:p>
        </w:tc>
      </w:tr>
      <w:tr w:rsidRPr="00F0027C" w:rsidR="00171B17" w:rsidTr="7DAC6EF2" w14:paraId="3F09D618" w14:textId="77777777">
        <w:tc>
          <w:tcPr>
            <w:tcW w:w="1353" w:type="dxa"/>
            <w:shd w:val="clear" w:color="auto" w:fill="C1E4F5" w:themeFill="accent1" w:themeFillTint="33"/>
            <w:tcMar>
              <w:top w:w="120" w:type="dxa"/>
              <w:left w:w="180" w:type="dxa"/>
              <w:bottom w:w="120" w:type="dxa"/>
              <w:right w:w="180" w:type="dxa"/>
            </w:tcMar>
            <w:hideMark/>
          </w:tcPr>
          <w:p w:rsidRPr="00F0027C" w:rsidR="000B1959" w:rsidP="000B1959" w:rsidRDefault="00D71AFD" w14:paraId="7A60318C" w14:textId="77777777">
            <w:pPr>
              <w:spacing w:before="30" w:after="30"/>
              <w:ind w:left="30" w:right="30"/>
              <w:rPr>
                <w:rFonts w:ascii="Calibri" w:hAnsi="Calibri" w:eastAsia="Times New Roman" w:cs="Calibri"/>
                <w:sz w:val="16"/>
              </w:rPr>
            </w:pPr>
            <w:hyperlink w:tgtFrame="_blank" w:history="1" r:id="rId87">
              <w:r w:rsidRPr="00F0027C">
                <w:rPr>
                  <w:rFonts w:ascii="Calibri" w:hAnsi="Calibri" w:eastAsia="Times New Roman" w:cs="Calibri"/>
                  <w:color w:val="0000FF"/>
                  <w:sz w:val="16"/>
                  <w:u w:val="single"/>
                </w:rPr>
                <w:t>Screen 13</w:t>
              </w:r>
            </w:hyperlink>
            <w:r w:rsidRPr="00F0027C">
              <w:rPr>
                <w:rFonts w:ascii="Calibri" w:hAnsi="Calibri" w:eastAsia="Times New Roman" w:cs="Calibri"/>
                <w:sz w:val="16"/>
              </w:rPr>
              <w:t xml:space="preserve"> </w:t>
            </w:r>
          </w:p>
          <w:p w:rsidRPr="00F0027C" w:rsidR="000B1959" w:rsidP="000B1959" w:rsidRDefault="00D71AFD" w14:paraId="5759AE5C" w14:textId="77777777">
            <w:pPr>
              <w:ind w:left="30" w:right="30"/>
              <w:rPr>
                <w:rFonts w:ascii="Calibri" w:hAnsi="Calibri" w:eastAsia="Times New Roman" w:cs="Calibri"/>
                <w:sz w:val="16"/>
              </w:rPr>
            </w:pPr>
            <w:hyperlink w:tgtFrame="_blank" w:history="1" r:id="rId88">
              <w:r w:rsidRPr="00F0027C">
                <w:rPr>
                  <w:rFonts w:ascii="Calibri" w:hAnsi="Calibri" w:eastAsia="Times New Roman" w:cs="Calibri"/>
                  <w:color w:val="0000FF"/>
                  <w:sz w:val="16"/>
                  <w:u w:val="single"/>
                </w:rPr>
                <w:t>41_C_14</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B1959" w:rsidP="000B1959" w:rsidRDefault="00D71AFD" w14:paraId="2682EBD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Before you leave this course, take a moment to confirm that you understand your responsibilities related to Abbott’s Code of Business Conduct.</w:t>
            </w:r>
          </w:p>
          <w:p w:rsidRPr="00F0027C" w:rsidR="000B1959" w:rsidP="000B1959" w:rsidRDefault="00D71AFD" w14:paraId="079E90F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I confirm that I understand my responsibilities regarding Abbott’s Code of </w:t>
            </w:r>
            <w:r w:rsidRPr="00F0027C">
              <w:rPr>
                <w:rFonts w:ascii="Calibri" w:hAnsi="Calibri" w:eastAsia="Times New Roman" w:cs="Calibri"/>
              </w:rPr>
              <w:t>Business Conduct and know where to locate and review applicable Policies and Procedures.</w:t>
            </w:r>
          </w:p>
          <w:p w:rsidRPr="00F0027C" w:rsidR="000B1959" w:rsidP="000B1959" w:rsidRDefault="00D71AFD" w14:paraId="692B2E5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Confirm</w:t>
            </w:r>
          </w:p>
        </w:tc>
        <w:tc>
          <w:tcPr>
            <w:tcW w:w="6000" w:type="dxa"/>
            <w:tcMar/>
          </w:tcPr>
          <w:p w:rsidRPr="00F0027C" w:rsidR="000B1959" w:rsidP="001346EA" w:rsidRDefault="00D71AFD" w14:paraId="389E843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Antes de concluir este curso, reserve um momento para confirmar que compreende as suas responsabilidades relacionadas com o Código de conduta </w:t>
            </w:r>
            <w:r w:rsidRPr="00F0027C">
              <w:rPr>
                <w:rFonts w:ascii="Calibri" w:hAnsi="Calibri" w:eastAsia="Calibri" w:cs="Calibri"/>
                <w:lang w:val="pt-PT"/>
              </w:rPr>
              <w:t>empresarial da Abbott.</w:t>
            </w:r>
          </w:p>
          <w:p w:rsidRPr="00F0027C" w:rsidR="000B1959" w:rsidP="001346EA" w:rsidRDefault="00D71AFD" w14:paraId="344246E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Confirmo que compreendo as minhas responsabilidades em matéria de Código de conduta empresarial e que sei onde encontrar e rever Políticas e Procedimentos a</w:t>
            </w:r>
            <w:r w:rsidRPr="00F0027C">
              <w:rPr>
                <w:rFonts w:ascii="Calibri" w:hAnsi="Calibri" w:eastAsia="Calibri" w:cs="Calibri"/>
                <w:lang w:val="pt-PT"/>
              </w:rPr>
              <w:t>plicáveis.</w:t>
            </w:r>
          </w:p>
          <w:p w:rsidRPr="00F0027C" w:rsidR="000B1959" w:rsidP="001346EA" w:rsidRDefault="00D71AFD" w14:paraId="6DA71CD4"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Confirmar</w:t>
            </w:r>
          </w:p>
        </w:tc>
      </w:tr>
      <w:tr w:rsidRPr="00F0027C" w:rsidR="00171B17" w:rsidTr="7DAC6EF2" w14:paraId="021B78FF" w14:textId="77777777">
        <w:tc>
          <w:tcPr>
            <w:tcW w:w="1353" w:type="dxa"/>
            <w:shd w:val="clear" w:color="auto" w:fill="C1E4F5" w:themeFill="accent1" w:themeFillTint="33"/>
            <w:tcMar>
              <w:top w:w="120" w:type="dxa"/>
              <w:left w:w="180" w:type="dxa"/>
              <w:bottom w:w="120" w:type="dxa"/>
              <w:right w:w="180" w:type="dxa"/>
            </w:tcMar>
            <w:hideMark/>
          </w:tcPr>
          <w:p w:rsidRPr="00F0027C" w:rsidR="000B1959" w:rsidP="000B1959" w:rsidRDefault="00D71AFD" w14:paraId="776731E7" w14:textId="77777777">
            <w:pPr>
              <w:spacing w:before="30" w:after="30"/>
              <w:ind w:left="30" w:right="30"/>
              <w:rPr>
                <w:rFonts w:ascii="Calibri" w:hAnsi="Calibri" w:eastAsia="Times New Roman" w:cs="Calibri"/>
                <w:sz w:val="16"/>
              </w:rPr>
            </w:pPr>
            <w:hyperlink w:tgtFrame="_blank" w:history="1" r:id="rId89">
              <w:r w:rsidRPr="00F0027C">
                <w:rPr>
                  <w:rFonts w:ascii="Calibri" w:hAnsi="Calibri" w:eastAsia="Times New Roman" w:cs="Calibri"/>
                  <w:color w:val="0000FF"/>
                  <w:sz w:val="16"/>
                  <w:u w:val="single"/>
                </w:rPr>
                <w:t>Screen 14</w:t>
              </w:r>
            </w:hyperlink>
            <w:r w:rsidRPr="00F0027C">
              <w:rPr>
                <w:rFonts w:ascii="Calibri" w:hAnsi="Calibri" w:eastAsia="Times New Roman" w:cs="Calibri"/>
                <w:sz w:val="16"/>
              </w:rPr>
              <w:t xml:space="preserve"> </w:t>
            </w:r>
          </w:p>
          <w:p w:rsidRPr="00F0027C" w:rsidR="000B1959" w:rsidP="000B1959" w:rsidRDefault="00D71AFD" w14:paraId="4CF26D4B" w14:textId="77777777">
            <w:pPr>
              <w:ind w:left="30" w:right="30"/>
              <w:rPr>
                <w:rFonts w:ascii="Calibri" w:hAnsi="Calibri" w:eastAsia="Times New Roman" w:cs="Calibri"/>
                <w:sz w:val="16"/>
              </w:rPr>
            </w:pPr>
            <w:hyperlink w:tgtFrame="_blank" w:history="1" r:id="rId90">
              <w:r w:rsidRPr="00F0027C">
                <w:rPr>
                  <w:rFonts w:ascii="Calibri" w:hAnsi="Calibri" w:eastAsia="Times New Roman" w:cs="Calibri"/>
                  <w:color w:val="0000FF"/>
                  <w:sz w:val="16"/>
                  <w:u w:val="single"/>
                </w:rPr>
                <w:t>42_C_15</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0B1959" w:rsidP="000B1959" w:rsidRDefault="00D71AFD" w14:paraId="0B57B23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The Knowledge Check that follows consists of 10 </w:t>
            </w:r>
            <w:r w:rsidRPr="00F0027C">
              <w:rPr>
                <w:rFonts w:ascii="Calibri" w:hAnsi="Calibri" w:eastAsia="Times New Roman" w:cs="Calibri"/>
              </w:rPr>
              <w:t>questions. You must score 80% or higher to successfully complete this course.</w:t>
            </w:r>
          </w:p>
          <w:p w:rsidRPr="00F0027C" w:rsidR="00022AA5" w:rsidP="008550AC" w:rsidRDefault="00D71AFD" w14:paraId="3E5B8A0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YOU ARE READY, CLICK THE KNOWLEDGE CHECK BUTTON.</w:t>
            </w:r>
          </w:p>
        </w:tc>
        <w:tc>
          <w:tcPr>
            <w:tcW w:w="6000" w:type="dxa"/>
            <w:tcMar/>
          </w:tcPr>
          <w:p w:rsidRPr="00F0027C" w:rsidR="009E2420" w:rsidP="001346EA" w:rsidRDefault="00D71AFD" w14:paraId="58CBA11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 Verificação de Conhecimentos que se segue é composta por 10 perguntas. Para concluir este curso com êxito, deverá </w:t>
            </w:r>
            <w:r w:rsidRPr="00F0027C">
              <w:rPr>
                <w:rFonts w:ascii="Calibri" w:hAnsi="Calibri" w:eastAsia="Calibri" w:cs="Calibri"/>
                <w:lang w:val="pt-PT"/>
              </w:rPr>
              <w:t>obter um resultado igual ou superior a 80 %.</w:t>
            </w:r>
          </w:p>
          <w:p w:rsidRPr="00F0027C" w:rsidR="000B1959" w:rsidP="001346EA" w:rsidRDefault="00D71AFD" w14:paraId="16EFA1B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QUANDO ESTIVER PRONTO/A, CLIQUE NO BOTÃO VERIFICAÇÃO DE CONHECIMENTOS.</w:t>
            </w:r>
          </w:p>
        </w:tc>
      </w:tr>
      <w:tr w:rsidRPr="00F0027C" w:rsidR="00171B17" w:rsidTr="7DAC6EF2" w14:paraId="7A69C78C" w14:textId="77777777">
        <w:tc>
          <w:tcPr>
            <w:tcW w:w="1353" w:type="dxa"/>
            <w:shd w:val="clear" w:color="auto" w:fill="C1E4F5" w:themeFill="accent1" w:themeFillTint="33"/>
            <w:tcMar>
              <w:top w:w="120" w:type="dxa"/>
              <w:left w:w="180" w:type="dxa"/>
              <w:bottom w:w="120" w:type="dxa"/>
              <w:right w:w="180" w:type="dxa"/>
            </w:tcMar>
            <w:hideMark/>
          </w:tcPr>
          <w:p w:rsidRPr="00F0027C" w:rsidR="00FD6DAC" w:rsidP="00FD6DAC" w:rsidRDefault="00D71AFD" w14:paraId="72FD72C0" w14:textId="77777777">
            <w:pPr>
              <w:spacing w:before="30" w:after="30"/>
              <w:ind w:left="30" w:right="30"/>
              <w:rPr>
                <w:rFonts w:ascii="Calibri" w:hAnsi="Calibri" w:eastAsia="Times New Roman" w:cs="Calibri"/>
                <w:sz w:val="16"/>
              </w:rPr>
            </w:pPr>
            <w:hyperlink w:tgtFrame="_blank" w:history="1" r:id="rId9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FD6DAC" w:rsidP="00FD6DAC" w:rsidRDefault="00D71AFD" w14:paraId="00281EBA" w14:textId="77777777">
            <w:pPr>
              <w:ind w:left="30" w:right="30"/>
              <w:rPr>
                <w:rFonts w:ascii="Calibri" w:hAnsi="Calibri" w:eastAsia="Times New Roman" w:cs="Calibri"/>
                <w:sz w:val="16"/>
              </w:rPr>
            </w:pPr>
            <w:hyperlink w:tgtFrame="_blank" w:history="1" r:id="rId92">
              <w:r w:rsidRPr="00F0027C">
                <w:rPr>
                  <w:rFonts w:ascii="Calibri" w:hAnsi="Calibri" w:eastAsia="Times New Roman" w:cs="Calibri"/>
                  <w:color w:val="0000FF"/>
                  <w:sz w:val="16"/>
                  <w:u w:val="single"/>
                </w:rPr>
                <w:t>43_C_16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D6DAC" w:rsidP="00FD6DAC" w:rsidRDefault="00D71AFD" w14:paraId="1E2F6A1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Why is the Code of Business Conduct important?</w:t>
            </w:r>
          </w:p>
        </w:tc>
        <w:tc>
          <w:tcPr>
            <w:tcW w:w="6000" w:type="dxa"/>
            <w:tcMar/>
          </w:tcPr>
          <w:p w:rsidRPr="00F0027C" w:rsidR="00FD6DAC" w:rsidP="001346EA" w:rsidRDefault="00D71AFD" w14:paraId="1C04ACE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Porque é que o Código de conduta empresarial é importante?</w:t>
            </w:r>
          </w:p>
        </w:tc>
      </w:tr>
      <w:tr w:rsidRPr="00F0027C" w:rsidR="00171B17" w:rsidTr="7DAC6EF2" w14:paraId="14A2E4CF" w14:textId="77777777">
        <w:tc>
          <w:tcPr>
            <w:tcW w:w="1353" w:type="dxa"/>
            <w:shd w:val="clear" w:color="auto" w:fill="C1E4F5" w:themeFill="accent1" w:themeFillTint="33"/>
            <w:tcMar>
              <w:top w:w="120" w:type="dxa"/>
              <w:left w:w="180" w:type="dxa"/>
              <w:bottom w:w="120" w:type="dxa"/>
              <w:right w:w="180" w:type="dxa"/>
            </w:tcMar>
            <w:hideMark/>
          </w:tcPr>
          <w:p w:rsidRPr="00F0027C" w:rsidR="00FD6DAC" w:rsidP="00FD6DAC" w:rsidRDefault="00D71AFD" w14:paraId="47193773" w14:textId="77777777">
            <w:pPr>
              <w:spacing w:before="30" w:after="30"/>
              <w:ind w:left="30" w:right="30"/>
              <w:rPr>
                <w:rFonts w:ascii="Calibri" w:hAnsi="Calibri" w:eastAsia="Times New Roman" w:cs="Calibri"/>
                <w:sz w:val="16"/>
              </w:rPr>
            </w:pPr>
            <w:hyperlink w:tgtFrame="_blank" w:history="1" r:id="rId9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FD6DAC" w:rsidP="00FD6DAC" w:rsidRDefault="00D71AFD" w14:paraId="2D711EB4" w14:textId="77777777">
            <w:pPr>
              <w:ind w:left="30" w:right="30"/>
              <w:rPr>
                <w:rFonts w:ascii="Calibri" w:hAnsi="Calibri" w:eastAsia="Times New Roman" w:cs="Calibri"/>
                <w:sz w:val="16"/>
              </w:rPr>
            </w:pPr>
            <w:hyperlink w:tgtFrame="_blank" w:history="1" r:id="rId94">
              <w:r w:rsidRPr="00F0027C">
                <w:rPr>
                  <w:rFonts w:ascii="Calibri" w:hAnsi="Calibri" w:eastAsia="Times New Roman" w:cs="Calibri"/>
                  <w:color w:val="0000FF"/>
                  <w:sz w:val="16"/>
                  <w:u w:val="single"/>
                </w:rPr>
                <w:t>44_C_16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D6DAC" w:rsidP="00FD6DAC" w:rsidRDefault="00D71AFD" w14:paraId="67B3B6C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It provides specific advice for every situation we may face in our work.</w:t>
            </w:r>
          </w:p>
        </w:tc>
        <w:tc>
          <w:tcPr>
            <w:tcW w:w="6000" w:type="dxa"/>
            <w:tcMar/>
          </w:tcPr>
          <w:p w:rsidRPr="00F0027C" w:rsidR="00FD6DAC" w:rsidP="001346EA" w:rsidRDefault="00D71AFD" w14:paraId="7477025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[1] Este contém conselhos </w:t>
            </w:r>
            <w:r w:rsidRPr="00F0027C">
              <w:rPr>
                <w:rFonts w:ascii="Calibri" w:hAnsi="Calibri" w:eastAsia="Calibri" w:cs="Calibri"/>
                <w:lang w:val="pt-PT"/>
              </w:rPr>
              <w:t>específicos para todas as situações que podemos enfrentar no nosso trabalho.</w:t>
            </w:r>
          </w:p>
        </w:tc>
      </w:tr>
      <w:tr w:rsidRPr="00F0027C" w:rsidR="00171B17" w:rsidTr="7DAC6EF2" w14:paraId="6C4E72CB" w14:textId="77777777">
        <w:tc>
          <w:tcPr>
            <w:tcW w:w="1353" w:type="dxa"/>
            <w:shd w:val="clear" w:color="auto" w:fill="C1E4F5" w:themeFill="accent1" w:themeFillTint="33"/>
            <w:tcMar>
              <w:top w:w="120" w:type="dxa"/>
              <w:left w:w="180" w:type="dxa"/>
              <w:bottom w:w="120" w:type="dxa"/>
              <w:right w:w="180" w:type="dxa"/>
            </w:tcMar>
            <w:hideMark/>
          </w:tcPr>
          <w:p w:rsidRPr="00F0027C" w:rsidR="00FD6DAC" w:rsidP="00FD6DAC" w:rsidRDefault="00D71AFD" w14:paraId="48309B10" w14:textId="77777777">
            <w:pPr>
              <w:spacing w:before="30" w:after="30"/>
              <w:ind w:left="30" w:right="30"/>
              <w:rPr>
                <w:rFonts w:ascii="Calibri" w:hAnsi="Calibri" w:eastAsia="Times New Roman" w:cs="Calibri"/>
                <w:sz w:val="16"/>
              </w:rPr>
            </w:pPr>
            <w:hyperlink w:tgtFrame="_blank" w:history="1" r:id="rId9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FD6DAC" w:rsidP="00FD6DAC" w:rsidRDefault="00D71AFD" w14:paraId="0BB981B1" w14:textId="77777777">
            <w:pPr>
              <w:ind w:left="30" w:right="30"/>
              <w:rPr>
                <w:rFonts w:ascii="Calibri" w:hAnsi="Calibri" w:eastAsia="Times New Roman" w:cs="Calibri"/>
                <w:sz w:val="16"/>
              </w:rPr>
            </w:pPr>
            <w:hyperlink w:tgtFrame="_blank" w:history="1" r:id="rId96">
              <w:r w:rsidRPr="00F0027C">
                <w:rPr>
                  <w:rFonts w:ascii="Calibri" w:hAnsi="Calibri" w:eastAsia="Times New Roman" w:cs="Calibri"/>
                  <w:color w:val="0000FF"/>
                  <w:sz w:val="16"/>
                  <w:u w:val="single"/>
                </w:rPr>
                <w:t>45_C_16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FD6DAC" w:rsidP="00FD6DAC" w:rsidRDefault="00D71AFD" w14:paraId="66B124B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[2] It provides a clear set of principles and values on which to base </w:t>
            </w:r>
            <w:r w:rsidRPr="00F0027C">
              <w:rPr>
                <w:rFonts w:ascii="Calibri" w:hAnsi="Calibri" w:eastAsia="Times New Roman" w:cs="Calibri"/>
              </w:rPr>
              <w:t>decisions when the best course of action is not immediately clear.</w:t>
            </w:r>
          </w:p>
          <w:p w:rsidRPr="00F0027C" w:rsidR="00FD6DAC" w:rsidP="00FD6DAC" w:rsidRDefault="00D71AFD" w14:paraId="34DA49E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FD6DAC" w:rsidP="001346EA" w:rsidRDefault="00D71AFD" w14:paraId="355249C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Constitui um conjunto claro de princípios e valores, com base nos quais devemos tomar as nossas decisões, quando a melhor linha de atuação não é, de imediato, evidente.</w:t>
            </w:r>
          </w:p>
          <w:p w:rsidRPr="00F0027C" w:rsidR="00FD6DAC" w:rsidP="001346EA" w:rsidRDefault="00D71AFD" w14:paraId="30E56B34"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32E80662"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1896CBD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2117DA" w:rsidP="002117DA" w:rsidRDefault="00D71AFD" w14:paraId="6C168E68"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1: Feedback</w:t>
            </w:r>
          </w:p>
          <w:p w:rsidRPr="00F0027C" w:rsidR="002117DA" w:rsidP="002117DA" w:rsidRDefault="00D71AFD" w14:paraId="3862186E" w14:textId="77777777">
            <w:pPr>
              <w:ind w:left="30" w:right="30"/>
              <w:rPr>
                <w:rFonts w:ascii="Calibri" w:hAnsi="Calibri" w:eastAsia="Times New Roman" w:cs="Calibri"/>
                <w:sz w:val="16"/>
              </w:rPr>
            </w:pPr>
            <w:r w:rsidRPr="00F0027C">
              <w:rPr>
                <w:rFonts w:ascii="Calibri" w:hAnsi="Calibri" w:eastAsia="Times New Roman" w:cs="Calibri"/>
                <w:sz w:val="16"/>
              </w:rPr>
              <w:t>46_C_16</w:t>
            </w:r>
          </w:p>
        </w:tc>
        <w:tc>
          <w:tcPr>
            <w:tcW w:w="6000" w:type="dxa"/>
            <w:tcMar>
              <w:top w:w="120" w:type="dxa"/>
              <w:left w:w="180" w:type="dxa"/>
              <w:bottom w:w="120" w:type="dxa"/>
              <w:right w:w="180" w:type="dxa"/>
            </w:tcMar>
            <w:vAlign w:val="center"/>
            <w:hideMark/>
          </w:tcPr>
          <w:p w:rsidRPr="00F0027C" w:rsidR="002117DA" w:rsidP="002117DA" w:rsidRDefault="00D71AFD" w14:paraId="264FF62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The Code of Business Conduct to provides us with a clear set </w:t>
            </w:r>
            <w:r w:rsidRPr="00F0027C">
              <w:rPr>
                <w:rFonts w:ascii="Calibri" w:hAnsi="Calibri" w:eastAsia="Times New Roman" w:cs="Calibri"/>
              </w:rPr>
              <w:t>of principles and values on which to base decisions when the best course of action is not immediately clear.</w:t>
            </w:r>
          </w:p>
        </w:tc>
        <w:tc>
          <w:tcPr>
            <w:tcW w:w="6000" w:type="dxa"/>
            <w:tcMar/>
          </w:tcPr>
          <w:p w:rsidRPr="00F0027C" w:rsidR="002117DA" w:rsidP="001346EA" w:rsidRDefault="00D71AFD" w14:paraId="64A1EC0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 Código de conduta empresarial proporciona-nos um conjunto claro de princípios e valores, com base nos quais devemos tomar as nossas decisões, qua</w:t>
            </w:r>
            <w:r w:rsidRPr="00F0027C">
              <w:rPr>
                <w:rFonts w:ascii="Calibri" w:hAnsi="Calibri" w:eastAsia="Calibri" w:cs="Calibri"/>
                <w:lang w:val="pt-PT"/>
              </w:rPr>
              <w:t>ndo a melhor linha de atuação não é, de imediato, evidente.</w:t>
            </w:r>
          </w:p>
        </w:tc>
      </w:tr>
      <w:tr w:rsidRPr="00F0027C" w:rsidR="00171B17" w:rsidTr="7DAC6EF2" w14:paraId="46EA1E86"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0A49A889" w14:textId="77777777">
            <w:pPr>
              <w:spacing w:before="30" w:after="30"/>
              <w:ind w:left="30" w:right="30"/>
              <w:rPr>
                <w:rFonts w:ascii="Calibri" w:hAnsi="Calibri" w:eastAsia="Times New Roman" w:cs="Calibri"/>
                <w:sz w:val="16"/>
              </w:rPr>
            </w:pPr>
            <w:hyperlink w:tgtFrame="_blank" w:history="1" r:id="rId9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2117DA" w:rsidP="002117DA" w:rsidRDefault="00D71AFD" w14:paraId="46D33575" w14:textId="77777777">
            <w:pPr>
              <w:ind w:left="30" w:right="30"/>
              <w:rPr>
                <w:rFonts w:ascii="Calibri" w:hAnsi="Calibri" w:eastAsia="Times New Roman" w:cs="Calibri"/>
                <w:sz w:val="16"/>
              </w:rPr>
            </w:pPr>
            <w:hyperlink w:tgtFrame="_blank" w:history="1" r:id="rId98">
              <w:r w:rsidRPr="00F0027C">
                <w:rPr>
                  <w:rFonts w:ascii="Calibri" w:hAnsi="Calibri" w:eastAsia="Times New Roman" w:cs="Calibri"/>
                  <w:color w:val="0000FF"/>
                  <w:sz w:val="16"/>
                  <w:u w:val="single"/>
                </w:rPr>
                <w:t>47_C_16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117DA" w:rsidP="002117DA" w:rsidRDefault="00D71AFD" w14:paraId="2FB6B15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[2] Which of the following is </w:t>
            </w:r>
            <w:r w:rsidRPr="00F0027C">
              <w:rPr>
                <w:rFonts w:ascii="Calibri" w:hAnsi="Calibri" w:eastAsia="Times New Roman" w:cs="Calibri"/>
                <w:u w:val="single"/>
              </w:rPr>
              <w:t>never</w:t>
            </w:r>
            <w:r w:rsidRPr="00F0027C">
              <w:rPr>
                <w:rFonts w:ascii="Calibri" w:hAnsi="Calibri" w:eastAsia="Times New Roman" w:cs="Calibri"/>
              </w:rPr>
              <w:t xml:space="preserve"> an appropriate business transaction?</w:t>
            </w:r>
          </w:p>
        </w:tc>
        <w:tc>
          <w:tcPr>
            <w:tcW w:w="6000" w:type="dxa"/>
            <w:tcMar/>
          </w:tcPr>
          <w:p w:rsidRPr="00F0027C" w:rsidR="002117DA" w:rsidP="001346EA" w:rsidRDefault="00D71AFD" w14:paraId="0EBEC07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[2] Qual das seguintes opções </w:t>
            </w:r>
            <w:r w:rsidRPr="00F0027C">
              <w:rPr>
                <w:rFonts w:ascii="Calibri" w:hAnsi="Calibri" w:eastAsia="Calibri" w:cs="Calibri"/>
                <w:u w:val="single"/>
                <w:lang w:val="pt-PT"/>
              </w:rPr>
              <w:t>nunca</w:t>
            </w:r>
            <w:r w:rsidRPr="00F0027C">
              <w:rPr>
                <w:rFonts w:ascii="Calibri" w:hAnsi="Calibri" w:eastAsia="Calibri" w:cs="Calibri"/>
                <w:lang w:val="pt-PT"/>
              </w:rPr>
              <w:t xml:space="preserve"> é uma transação comercial apropriada?</w:t>
            </w:r>
          </w:p>
        </w:tc>
      </w:tr>
      <w:tr w:rsidRPr="00F0027C" w:rsidR="00171B17" w:rsidTr="7DAC6EF2" w14:paraId="38C70C3F"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1EA1C23D" w14:textId="77777777">
            <w:pPr>
              <w:spacing w:before="30" w:after="30"/>
              <w:ind w:left="30" w:right="30"/>
              <w:rPr>
                <w:rFonts w:ascii="Calibri" w:hAnsi="Calibri" w:eastAsia="Times New Roman" w:cs="Calibri"/>
                <w:sz w:val="16"/>
              </w:rPr>
            </w:pPr>
            <w:hyperlink w:tgtFrame="_blank" w:history="1" r:id="rId9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2117DA" w:rsidP="002117DA" w:rsidRDefault="00D71AFD" w14:paraId="3EA5638B" w14:textId="77777777">
            <w:pPr>
              <w:ind w:left="30" w:right="30"/>
              <w:rPr>
                <w:rFonts w:ascii="Calibri" w:hAnsi="Calibri" w:eastAsia="Times New Roman" w:cs="Calibri"/>
                <w:sz w:val="16"/>
              </w:rPr>
            </w:pPr>
            <w:hyperlink w:tgtFrame="_blank" w:history="1" r:id="rId100">
              <w:r w:rsidRPr="00F0027C">
                <w:rPr>
                  <w:rFonts w:ascii="Calibri" w:hAnsi="Calibri" w:eastAsia="Times New Roman" w:cs="Calibri"/>
                  <w:color w:val="0000FF"/>
                  <w:sz w:val="16"/>
                  <w:u w:val="single"/>
                </w:rPr>
                <w:t>48_C_16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117DA" w:rsidP="002117DA" w:rsidRDefault="00D71AFD" w14:paraId="69E8ACF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Hiring an HCP to speak about a particular disease area due to their skills and expertise.</w:t>
            </w:r>
          </w:p>
        </w:tc>
        <w:tc>
          <w:tcPr>
            <w:tcW w:w="6000" w:type="dxa"/>
            <w:tcMar/>
          </w:tcPr>
          <w:p w:rsidRPr="00F0027C" w:rsidR="002117DA" w:rsidP="001346EA" w:rsidRDefault="00D71AFD" w14:paraId="1E40D8B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[1] Contratar um HCP </w:t>
            </w:r>
            <w:r w:rsidRPr="00F0027C">
              <w:rPr>
                <w:rFonts w:ascii="Calibri" w:hAnsi="Calibri" w:eastAsia="Calibri" w:cs="Calibri"/>
                <w:lang w:val="pt-PT"/>
              </w:rPr>
              <w:t>para falar sobre uma doença específica em virtude das suas competências e conhecimentos.</w:t>
            </w:r>
          </w:p>
        </w:tc>
      </w:tr>
      <w:tr w:rsidRPr="00F0027C" w:rsidR="00171B17" w:rsidTr="7DAC6EF2" w14:paraId="2E4A2D9E"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472D9AF6" w14:textId="77777777">
            <w:pPr>
              <w:spacing w:before="30" w:after="30"/>
              <w:ind w:left="30" w:right="30"/>
              <w:rPr>
                <w:rFonts w:ascii="Calibri" w:hAnsi="Calibri" w:eastAsia="Times New Roman" w:cs="Calibri"/>
                <w:sz w:val="16"/>
              </w:rPr>
            </w:pPr>
            <w:hyperlink w:tgtFrame="_blank" w:history="1" r:id="rId10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2117DA" w:rsidP="002117DA" w:rsidRDefault="00D71AFD" w14:paraId="3B9EB38C" w14:textId="77777777">
            <w:pPr>
              <w:ind w:left="30" w:right="30"/>
              <w:rPr>
                <w:rFonts w:ascii="Calibri" w:hAnsi="Calibri" w:eastAsia="Times New Roman" w:cs="Calibri"/>
                <w:sz w:val="16"/>
              </w:rPr>
            </w:pPr>
            <w:hyperlink w:tgtFrame="_blank" w:history="1" r:id="rId102">
              <w:r w:rsidRPr="00F0027C">
                <w:rPr>
                  <w:rFonts w:ascii="Calibri" w:hAnsi="Calibri" w:eastAsia="Times New Roman" w:cs="Calibri"/>
                  <w:color w:val="0000FF"/>
                  <w:sz w:val="16"/>
                  <w:u w:val="single"/>
                </w:rPr>
                <w:t>49_C_16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117DA" w:rsidP="002117DA" w:rsidRDefault="00D71AFD" w14:paraId="525AD61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Providing a reasonable meal to attendees of an Abbott-spons</w:t>
            </w:r>
            <w:r w:rsidRPr="00F0027C">
              <w:rPr>
                <w:rFonts w:ascii="Calibri" w:hAnsi="Calibri" w:eastAsia="Times New Roman" w:cs="Calibri"/>
              </w:rPr>
              <w:t>ored educational program.</w:t>
            </w:r>
          </w:p>
        </w:tc>
        <w:tc>
          <w:tcPr>
            <w:tcW w:w="6000" w:type="dxa"/>
            <w:tcMar/>
          </w:tcPr>
          <w:p w:rsidRPr="00F0027C" w:rsidR="002117DA" w:rsidP="001346EA" w:rsidRDefault="00D71AFD" w14:paraId="01D39D6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Fornecer uma refeição razoável aos participantes num programa educativo patrocinado pela Abbott.</w:t>
            </w:r>
          </w:p>
        </w:tc>
      </w:tr>
      <w:tr w:rsidRPr="00F0027C" w:rsidR="00171B17" w:rsidTr="7DAC6EF2" w14:paraId="0EE35F00"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6EC4DEE3" w14:textId="77777777">
            <w:pPr>
              <w:spacing w:before="30" w:after="30"/>
              <w:ind w:left="30" w:right="30"/>
              <w:rPr>
                <w:rFonts w:ascii="Calibri" w:hAnsi="Calibri" w:eastAsia="Times New Roman" w:cs="Calibri"/>
                <w:sz w:val="16"/>
              </w:rPr>
            </w:pPr>
            <w:hyperlink w:tgtFrame="_blank" w:history="1" r:id="rId10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2117DA" w:rsidP="002117DA" w:rsidRDefault="00D71AFD" w14:paraId="11A7AF2A" w14:textId="77777777">
            <w:pPr>
              <w:ind w:left="30" w:right="30"/>
              <w:rPr>
                <w:rFonts w:ascii="Calibri" w:hAnsi="Calibri" w:eastAsia="Times New Roman" w:cs="Calibri"/>
                <w:sz w:val="16"/>
              </w:rPr>
            </w:pPr>
            <w:hyperlink w:tgtFrame="_blank" w:history="1" r:id="rId104">
              <w:r w:rsidRPr="00F0027C">
                <w:rPr>
                  <w:rFonts w:ascii="Calibri" w:hAnsi="Calibri" w:eastAsia="Times New Roman" w:cs="Calibri"/>
                  <w:color w:val="0000FF"/>
                  <w:sz w:val="16"/>
                  <w:u w:val="single"/>
                </w:rPr>
                <w:t>50_C_16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117DA" w:rsidP="002117DA" w:rsidRDefault="00D71AFD" w14:paraId="68F7AC1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Arranging a charitable contribution for a local organization.</w:t>
            </w:r>
          </w:p>
        </w:tc>
        <w:tc>
          <w:tcPr>
            <w:tcW w:w="6000" w:type="dxa"/>
            <w:tcMar/>
          </w:tcPr>
          <w:p w:rsidRPr="00F0027C" w:rsidR="002117DA" w:rsidP="001346EA" w:rsidRDefault="00D71AFD" w14:paraId="00927D7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Organizar uma contribuição de caridade para uma organização local.</w:t>
            </w:r>
          </w:p>
        </w:tc>
      </w:tr>
      <w:tr w:rsidRPr="00F0027C" w:rsidR="00171B17" w:rsidTr="7DAC6EF2" w14:paraId="1476CEB8" w14:textId="77777777">
        <w:tc>
          <w:tcPr>
            <w:tcW w:w="1353" w:type="dxa"/>
            <w:shd w:val="clear" w:color="auto" w:fill="C1E4F5" w:themeFill="accent1" w:themeFillTint="33"/>
            <w:tcMar>
              <w:top w:w="120" w:type="dxa"/>
              <w:left w:w="180" w:type="dxa"/>
              <w:bottom w:w="120" w:type="dxa"/>
              <w:right w:w="180" w:type="dxa"/>
            </w:tcMar>
            <w:hideMark/>
          </w:tcPr>
          <w:p w:rsidRPr="00F0027C" w:rsidR="002117DA" w:rsidP="002117DA" w:rsidRDefault="00D71AFD" w14:paraId="43C03BA6" w14:textId="77777777">
            <w:pPr>
              <w:spacing w:before="30" w:after="30"/>
              <w:ind w:left="30" w:right="30"/>
              <w:rPr>
                <w:rFonts w:ascii="Calibri" w:hAnsi="Calibri" w:eastAsia="Times New Roman" w:cs="Calibri"/>
                <w:sz w:val="16"/>
              </w:rPr>
            </w:pPr>
            <w:hyperlink w:tgtFrame="_blank" w:history="1" r:id="rId10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2117DA" w:rsidP="002117DA" w:rsidRDefault="00D71AFD" w14:paraId="40BD1A92" w14:textId="77777777">
            <w:pPr>
              <w:ind w:left="30" w:right="30"/>
              <w:rPr>
                <w:rFonts w:ascii="Calibri" w:hAnsi="Calibri" w:eastAsia="Times New Roman" w:cs="Calibri"/>
                <w:sz w:val="16"/>
              </w:rPr>
            </w:pPr>
            <w:hyperlink w:tgtFrame="_blank" w:history="1" r:id="rId106">
              <w:r w:rsidRPr="00F0027C">
                <w:rPr>
                  <w:rFonts w:ascii="Calibri" w:hAnsi="Calibri" w:eastAsia="Times New Roman" w:cs="Calibri"/>
                  <w:color w:val="0000FF"/>
                  <w:sz w:val="16"/>
                  <w:u w:val="single"/>
                </w:rPr>
                <w:t>51_C_16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2117DA" w:rsidP="002117DA" w:rsidRDefault="00D71AFD" w14:paraId="31B12B4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Hiring an HCP to conduct an educational program to thank them for using Abbott products.</w:t>
            </w:r>
          </w:p>
          <w:p w:rsidRPr="00F0027C" w:rsidR="002117DA" w:rsidP="002117DA" w:rsidRDefault="00D71AFD" w14:paraId="74D7282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Next</w:t>
            </w:r>
          </w:p>
        </w:tc>
        <w:tc>
          <w:tcPr>
            <w:tcW w:w="6000" w:type="dxa"/>
            <w:tcMar/>
          </w:tcPr>
          <w:p w:rsidRPr="00F0027C" w:rsidR="002117DA" w:rsidP="001346EA" w:rsidRDefault="00D71AFD" w14:paraId="7D2B36D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[4] Contratar um HCP para dirigir um programa educativo para lhe agradecer por utilizar os produtos da Abbott.</w:t>
            </w:r>
          </w:p>
          <w:p w:rsidRPr="00F0027C" w:rsidR="002117DA" w:rsidP="001346EA" w:rsidRDefault="00D71AFD" w14:paraId="7DE34FB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lastRenderedPageBreak/>
              <w:t>Seguinte</w:t>
            </w:r>
          </w:p>
        </w:tc>
      </w:tr>
      <w:tr w:rsidRPr="00F0027C" w:rsidR="00171B17" w:rsidTr="7DAC6EF2" w14:paraId="630B65F1"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2CE52038"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Screen 15</w:t>
            </w:r>
          </w:p>
          <w:p w:rsidRPr="00F0027C" w:rsidR="00603700" w:rsidP="00603700" w:rsidRDefault="00D71AFD" w14:paraId="6D11C0BC"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2: Feedback</w:t>
            </w:r>
          </w:p>
          <w:p w:rsidRPr="00F0027C" w:rsidR="00603700" w:rsidP="00603700" w:rsidRDefault="00D71AFD" w14:paraId="5D1BD592" w14:textId="77777777">
            <w:pPr>
              <w:ind w:left="30" w:right="30"/>
              <w:rPr>
                <w:rFonts w:ascii="Calibri" w:hAnsi="Calibri" w:eastAsia="Times New Roman" w:cs="Calibri"/>
                <w:sz w:val="16"/>
              </w:rPr>
            </w:pPr>
            <w:r w:rsidRPr="00F0027C">
              <w:rPr>
                <w:rFonts w:ascii="Calibri" w:hAnsi="Calibri" w:eastAsia="Times New Roman" w:cs="Calibri"/>
                <w:sz w:val="16"/>
              </w:rPr>
              <w:t>52_C_16</w:t>
            </w:r>
          </w:p>
        </w:tc>
        <w:tc>
          <w:tcPr>
            <w:tcW w:w="6000" w:type="dxa"/>
            <w:tcMar>
              <w:top w:w="120" w:type="dxa"/>
              <w:left w:w="180" w:type="dxa"/>
              <w:bottom w:w="120" w:type="dxa"/>
              <w:right w:w="180" w:type="dxa"/>
            </w:tcMar>
            <w:vAlign w:val="center"/>
            <w:hideMark/>
          </w:tcPr>
          <w:p w:rsidRPr="00F0027C" w:rsidR="00603700" w:rsidP="00603700" w:rsidRDefault="00D71AFD" w14:paraId="0FDD23D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Hiring an HCP to conduct an educational program due to their skills and </w:t>
            </w:r>
            <w:r w:rsidRPr="00F0027C">
              <w:rPr>
                <w:rFonts w:ascii="Calibri" w:hAnsi="Calibri" w:eastAsia="Times New Roman" w:cs="Calibri"/>
              </w:rPr>
              <w:t>expertise is permitted, however, hiring an HCP as a thank you for using Abbott products is inappropriate because this may be perceived as a bribe.</w:t>
            </w:r>
          </w:p>
        </w:tc>
        <w:tc>
          <w:tcPr>
            <w:tcW w:w="6000" w:type="dxa"/>
            <w:tcMar/>
          </w:tcPr>
          <w:p w:rsidRPr="00F0027C" w:rsidR="00603700" w:rsidP="001346EA" w:rsidRDefault="00D71AFD" w14:paraId="31B40AB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Contratar um HCP para dirigir um programa educativo devido às suas competências e conhecimentos é </w:t>
            </w:r>
            <w:r w:rsidRPr="00F0027C">
              <w:rPr>
                <w:rFonts w:ascii="Calibri" w:hAnsi="Calibri" w:eastAsia="Calibri" w:cs="Calibri"/>
                <w:lang w:val="pt-PT"/>
              </w:rPr>
              <w:t>permitido, no entanto, contratar um HCP como agradecimento pela utilização de produtos da Abbott é inadequado porque pode ser entendido como um suborno.</w:t>
            </w:r>
          </w:p>
        </w:tc>
      </w:tr>
      <w:tr w:rsidRPr="00F0027C" w:rsidR="00171B17" w:rsidTr="7DAC6EF2" w14:paraId="70AB7FC9"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4752C47D" w14:textId="77777777">
            <w:pPr>
              <w:spacing w:before="30" w:after="30"/>
              <w:ind w:left="30" w:right="30"/>
              <w:rPr>
                <w:rFonts w:ascii="Calibri" w:hAnsi="Calibri" w:eastAsia="Times New Roman" w:cs="Calibri"/>
                <w:sz w:val="16"/>
              </w:rPr>
            </w:pPr>
            <w:hyperlink w:tgtFrame="_blank" w:history="1" r:id="rId10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4D48C581" w14:textId="77777777">
            <w:pPr>
              <w:ind w:left="30" w:right="30"/>
              <w:rPr>
                <w:rFonts w:ascii="Calibri" w:hAnsi="Calibri" w:eastAsia="Times New Roman" w:cs="Calibri"/>
                <w:sz w:val="16"/>
              </w:rPr>
            </w:pPr>
            <w:hyperlink w:tgtFrame="_blank" w:history="1" r:id="rId108">
              <w:r w:rsidRPr="00F0027C">
                <w:rPr>
                  <w:rFonts w:ascii="Calibri" w:hAnsi="Calibri" w:eastAsia="Times New Roman" w:cs="Calibri"/>
                  <w:color w:val="0000FF"/>
                  <w:sz w:val="16"/>
                  <w:u w:val="single"/>
                </w:rPr>
                <w:t>53_C_16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7BCDB46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The consequences for individuals involved in bribery and corruption can include:</w:t>
            </w:r>
          </w:p>
        </w:tc>
        <w:tc>
          <w:tcPr>
            <w:tcW w:w="6000" w:type="dxa"/>
            <w:tcMar/>
          </w:tcPr>
          <w:p w:rsidRPr="00F0027C" w:rsidR="00603700" w:rsidP="001346EA" w:rsidRDefault="00D71AFD" w14:paraId="1D8E219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As consequências para indivíduos envolvidos em suborno e corrupção podem incluir:</w:t>
            </w:r>
          </w:p>
        </w:tc>
      </w:tr>
      <w:tr w:rsidRPr="00F0027C" w:rsidR="00171B17" w:rsidTr="7DAC6EF2" w14:paraId="24FFC0FD"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7E522B5E" w14:textId="77777777">
            <w:pPr>
              <w:spacing w:before="30" w:after="30"/>
              <w:ind w:left="30" w:right="30"/>
              <w:rPr>
                <w:rFonts w:ascii="Calibri" w:hAnsi="Calibri" w:eastAsia="Times New Roman" w:cs="Calibri"/>
                <w:sz w:val="16"/>
              </w:rPr>
            </w:pPr>
            <w:hyperlink w:tgtFrame="_blank" w:history="1" r:id="rId10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31569DF9" w14:textId="77777777">
            <w:pPr>
              <w:ind w:left="30" w:right="30"/>
              <w:rPr>
                <w:rFonts w:ascii="Calibri" w:hAnsi="Calibri" w:eastAsia="Times New Roman" w:cs="Calibri"/>
                <w:sz w:val="16"/>
              </w:rPr>
            </w:pPr>
            <w:hyperlink w:tgtFrame="_blank" w:history="1" r:id="rId110">
              <w:r w:rsidRPr="00F0027C">
                <w:rPr>
                  <w:rFonts w:ascii="Calibri" w:hAnsi="Calibri" w:eastAsia="Times New Roman" w:cs="Calibri"/>
                  <w:color w:val="0000FF"/>
                  <w:sz w:val="16"/>
                  <w:u w:val="single"/>
                </w:rPr>
                <w:t>54_C_16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62F737C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Reputational damage.</w:t>
            </w:r>
          </w:p>
        </w:tc>
        <w:tc>
          <w:tcPr>
            <w:tcW w:w="6000" w:type="dxa"/>
            <w:tcMar/>
          </w:tcPr>
          <w:p w:rsidRPr="00F0027C" w:rsidR="00603700" w:rsidP="001346EA" w:rsidRDefault="00D71AFD" w14:paraId="41243486"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[1] Danos à reputação.</w:t>
            </w:r>
          </w:p>
        </w:tc>
      </w:tr>
      <w:tr w:rsidRPr="00F0027C" w:rsidR="00171B17" w:rsidTr="7DAC6EF2" w14:paraId="2E2AD653"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029B6841" w14:textId="77777777">
            <w:pPr>
              <w:spacing w:before="30" w:after="30"/>
              <w:ind w:left="30" w:right="30"/>
              <w:rPr>
                <w:rFonts w:ascii="Calibri" w:hAnsi="Calibri" w:eastAsia="Times New Roman" w:cs="Calibri"/>
                <w:sz w:val="16"/>
              </w:rPr>
            </w:pPr>
            <w:hyperlink w:tgtFrame="_blank" w:history="1" r:id="rId11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1EFB3DE3" w14:textId="77777777">
            <w:pPr>
              <w:ind w:left="30" w:right="30"/>
              <w:rPr>
                <w:rFonts w:ascii="Calibri" w:hAnsi="Calibri" w:eastAsia="Times New Roman" w:cs="Calibri"/>
                <w:sz w:val="16"/>
              </w:rPr>
            </w:pPr>
            <w:hyperlink w:tgtFrame="_blank" w:history="1" r:id="rId112">
              <w:r w:rsidRPr="00F0027C">
                <w:rPr>
                  <w:rFonts w:ascii="Calibri" w:hAnsi="Calibri" w:eastAsia="Times New Roman" w:cs="Calibri"/>
                  <w:color w:val="0000FF"/>
                  <w:sz w:val="16"/>
                  <w:u w:val="single"/>
                </w:rPr>
                <w:t>55_C_16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2781F0C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Fines and penalties.</w:t>
            </w:r>
          </w:p>
        </w:tc>
        <w:tc>
          <w:tcPr>
            <w:tcW w:w="6000" w:type="dxa"/>
            <w:tcMar/>
          </w:tcPr>
          <w:p w:rsidRPr="00F0027C" w:rsidR="00603700" w:rsidP="001346EA" w:rsidRDefault="00D71AFD" w14:paraId="3EFDEAF0"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[2] Multas e sanções.</w:t>
            </w:r>
          </w:p>
        </w:tc>
      </w:tr>
      <w:tr w:rsidRPr="00F0027C" w:rsidR="00171B17" w:rsidTr="7DAC6EF2" w14:paraId="354FF65F"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3C6CFF86" w14:textId="77777777">
            <w:pPr>
              <w:spacing w:before="30" w:after="30"/>
              <w:ind w:left="30" w:right="30"/>
              <w:rPr>
                <w:rFonts w:ascii="Calibri" w:hAnsi="Calibri" w:eastAsia="Times New Roman" w:cs="Calibri"/>
                <w:sz w:val="16"/>
              </w:rPr>
            </w:pPr>
            <w:hyperlink w:tgtFrame="_blank" w:history="1" r:id="rId11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3C939B8F" w14:textId="77777777">
            <w:pPr>
              <w:ind w:left="30" w:right="30"/>
              <w:rPr>
                <w:rFonts w:ascii="Calibri" w:hAnsi="Calibri" w:eastAsia="Times New Roman" w:cs="Calibri"/>
                <w:sz w:val="16"/>
              </w:rPr>
            </w:pPr>
            <w:hyperlink w:tgtFrame="_blank" w:history="1" r:id="rId114">
              <w:r w:rsidRPr="00F0027C">
                <w:rPr>
                  <w:rFonts w:ascii="Calibri" w:hAnsi="Calibri" w:eastAsia="Times New Roman" w:cs="Calibri"/>
                  <w:color w:val="0000FF"/>
                  <w:sz w:val="16"/>
                  <w:u w:val="single"/>
                </w:rPr>
                <w:t>56_C_16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05C39BA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Termination of employment.</w:t>
            </w:r>
          </w:p>
        </w:tc>
        <w:tc>
          <w:tcPr>
            <w:tcW w:w="6000" w:type="dxa"/>
            <w:tcMar/>
          </w:tcPr>
          <w:p w:rsidRPr="00F0027C" w:rsidR="00603700" w:rsidP="001346EA" w:rsidRDefault="00D71AFD" w14:paraId="3C376CA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Rescisão do contrato de trabalho.</w:t>
            </w:r>
          </w:p>
        </w:tc>
      </w:tr>
      <w:tr w:rsidRPr="00F0027C" w:rsidR="00171B17" w:rsidTr="7DAC6EF2" w14:paraId="7C7ECA20"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57AB5AB9" w14:textId="77777777">
            <w:pPr>
              <w:spacing w:before="30" w:after="30"/>
              <w:ind w:left="30" w:right="30"/>
              <w:rPr>
                <w:rFonts w:ascii="Calibri" w:hAnsi="Calibri" w:eastAsia="Times New Roman" w:cs="Calibri"/>
                <w:sz w:val="16"/>
              </w:rPr>
            </w:pPr>
            <w:hyperlink w:tgtFrame="_blank" w:history="1" r:id="rId11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63C45E98" w14:textId="77777777">
            <w:pPr>
              <w:ind w:left="30" w:right="30"/>
              <w:rPr>
                <w:rFonts w:ascii="Calibri" w:hAnsi="Calibri" w:eastAsia="Times New Roman" w:cs="Calibri"/>
                <w:sz w:val="16"/>
              </w:rPr>
            </w:pPr>
            <w:hyperlink w:tgtFrame="_blank" w:history="1" r:id="rId116">
              <w:r w:rsidRPr="00F0027C">
                <w:rPr>
                  <w:rFonts w:ascii="Calibri" w:hAnsi="Calibri" w:eastAsia="Times New Roman" w:cs="Calibri"/>
                  <w:color w:val="0000FF"/>
                  <w:sz w:val="16"/>
                  <w:u w:val="single"/>
                </w:rPr>
                <w:t>57_C_16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7F6DE2E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Prison time.</w:t>
            </w:r>
          </w:p>
        </w:tc>
        <w:tc>
          <w:tcPr>
            <w:tcW w:w="6000" w:type="dxa"/>
            <w:tcMar/>
          </w:tcPr>
          <w:p w:rsidRPr="00F0027C" w:rsidR="00603700" w:rsidP="001346EA" w:rsidRDefault="00D71AFD" w14:paraId="35A7AC03"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[4] Pena de prisão.</w:t>
            </w:r>
          </w:p>
        </w:tc>
      </w:tr>
      <w:tr w:rsidRPr="00F0027C" w:rsidR="00171B17" w:rsidTr="7DAC6EF2" w14:paraId="071F6F84" w14:textId="77777777">
        <w:tc>
          <w:tcPr>
            <w:tcW w:w="1353" w:type="dxa"/>
            <w:shd w:val="clear" w:color="auto" w:fill="C1E4F5" w:themeFill="accent1" w:themeFillTint="33"/>
            <w:tcMar>
              <w:top w:w="120" w:type="dxa"/>
              <w:left w:w="180" w:type="dxa"/>
              <w:bottom w:w="120" w:type="dxa"/>
              <w:right w:w="180" w:type="dxa"/>
            </w:tcMar>
            <w:hideMark/>
          </w:tcPr>
          <w:p w:rsidRPr="00F0027C" w:rsidR="00603700" w:rsidP="00603700" w:rsidRDefault="00D71AFD" w14:paraId="271D2211" w14:textId="77777777">
            <w:pPr>
              <w:spacing w:before="30" w:after="30"/>
              <w:ind w:left="30" w:right="30"/>
              <w:rPr>
                <w:rFonts w:ascii="Calibri" w:hAnsi="Calibri" w:eastAsia="Times New Roman" w:cs="Calibri"/>
                <w:sz w:val="16"/>
              </w:rPr>
            </w:pPr>
            <w:hyperlink w:tgtFrame="_blank" w:history="1" r:id="rId11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603700" w:rsidP="00603700" w:rsidRDefault="00D71AFD" w14:paraId="23B0A425" w14:textId="77777777">
            <w:pPr>
              <w:ind w:left="30" w:right="30"/>
              <w:rPr>
                <w:rFonts w:ascii="Calibri" w:hAnsi="Calibri" w:eastAsia="Times New Roman" w:cs="Calibri"/>
                <w:sz w:val="16"/>
              </w:rPr>
            </w:pPr>
            <w:hyperlink w:tgtFrame="_blank" w:history="1" r:id="rId118">
              <w:r w:rsidRPr="00F0027C">
                <w:rPr>
                  <w:rFonts w:ascii="Calibri" w:hAnsi="Calibri" w:eastAsia="Times New Roman" w:cs="Calibri"/>
                  <w:color w:val="0000FF"/>
                  <w:sz w:val="16"/>
                  <w:u w:val="single"/>
                </w:rPr>
                <w:t>58_C_16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603700" w:rsidP="00603700" w:rsidRDefault="00D71AFD" w14:paraId="4A95DB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[5] All of the above.</w:t>
            </w:r>
          </w:p>
          <w:p w:rsidRPr="00F0027C" w:rsidR="00603700" w:rsidP="00603700" w:rsidRDefault="00D71AFD" w14:paraId="720864A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603700" w:rsidP="001346EA" w:rsidRDefault="00D71AFD" w14:paraId="470B9040"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[5] Todas as anteriores.</w:t>
            </w:r>
          </w:p>
          <w:p w:rsidRPr="00F0027C" w:rsidR="00603700" w:rsidP="001346EA" w:rsidRDefault="00D71AFD" w14:paraId="21A9B8B3"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631775E7"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5C05CF2D"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94318D" w:rsidP="0094318D" w:rsidRDefault="00D71AFD" w14:paraId="65E9E256"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3: Feedback</w:t>
            </w:r>
          </w:p>
          <w:p w:rsidRPr="00F0027C" w:rsidR="0094318D" w:rsidP="0094318D" w:rsidRDefault="00D71AFD" w14:paraId="589CFA25" w14:textId="77777777">
            <w:pPr>
              <w:ind w:left="30" w:right="30"/>
              <w:rPr>
                <w:rFonts w:ascii="Calibri" w:hAnsi="Calibri" w:eastAsia="Times New Roman" w:cs="Calibri"/>
                <w:sz w:val="16"/>
              </w:rPr>
            </w:pPr>
            <w:r w:rsidRPr="00F0027C">
              <w:rPr>
                <w:rFonts w:ascii="Calibri" w:hAnsi="Calibri" w:eastAsia="Times New Roman" w:cs="Calibri"/>
                <w:sz w:val="16"/>
              </w:rPr>
              <w:t>59_C_16</w:t>
            </w:r>
          </w:p>
        </w:tc>
        <w:tc>
          <w:tcPr>
            <w:tcW w:w="6000" w:type="dxa"/>
            <w:tcMar>
              <w:top w:w="120" w:type="dxa"/>
              <w:left w:w="180" w:type="dxa"/>
              <w:bottom w:w="120" w:type="dxa"/>
              <w:right w:w="180" w:type="dxa"/>
            </w:tcMar>
            <w:vAlign w:val="center"/>
            <w:hideMark/>
          </w:tcPr>
          <w:p w:rsidRPr="00F0027C" w:rsidR="0094318D" w:rsidP="0094318D" w:rsidRDefault="00D71AFD" w14:paraId="193555C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The consequences for individuals involved in bribery and corruption can include reputational damage, fines and penalties, termination of employment, and even prison time.</w:t>
            </w:r>
          </w:p>
        </w:tc>
        <w:tc>
          <w:tcPr>
            <w:tcW w:w="6000" w:type="dxa"/>
            <w:tcMar/>
          </w:tcPr>
          <w:p w:rsidRPr="00F0027C" w:rsidR="0094318D" w:rsidP="001346EA" w:rsidRDefault="00D71AFD" w14:paraId="2E28823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As consequências para os indivíduos envolvidos em </w:t>
            </w:r>
            <w:r w:rsidRPr="00F0027C">
              <w:rPr>
                <w:rFonts w:ascii="Calibri" w:hAnsi="Calibri" w:eastAsia="Calibri" w:cs="Calibri"/>
                <w:lang w:val="pt-PT"/>
              </w:rPr>
              <w:t>suborno e corrupção podem incluir danos à reputação, multas e sanções, rescisão do contrato de trabalho e até mesmo penas de prisão.</w:t>
            </w:r>
          </w:p>
        </w:tc>
      </w:tr>
      <w:tr w:rsidRPr="00F0027C" w:rsidR="00171B17" w:rsidTr="7DAC6EF2" w14:paraId="594BB9E2"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16131289" w14:textId="77777777">
            <w:pPr>
              <w:spacing w:before="30" w:after="30"/>
              <w:ind w:left="30" w:right="30"/>
              <w:rPr>
                <w:rFonts w:ascii="Calibri" w:hAnsi="Calibri" w:eastAsia="Times New Roman" w:cs="Calibri"/>
                <w:sz w:val="16"/>
              </w:rPr>
            </w:pPr>
            <w:hyperlink w:tgtFrame="_blank" w:history="1" r:id="rId11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74BACFA8" w14:textId="77777777">
            <w:pPr>
              <w:ind w:left="30" w:right="30"/>
              <w:rPr>
                <w:rFonts w:ascii="Calibri" w:hAnsi="Calibri" w:eastAsia="Times New Roman" w:cs="Calibri"/>
                <w:sz w:val="16"/>
              </w:rPr>
            </w:pPr>
            <w:hyperlink w:tgtFrame="_blank" w:history="1" r:id="rId120">
              <w:r w:rsidRPr="00F0027C">
                <w:rPr>
                  <w:rFonts w:ascii="Calibri" w:hAnsi="Calibri" w:eastAsia="Times New Roman" w:cs="Calibri"/>
                  <w:color w:val="0000FF"/>
                  <w:sz w:val="16"/>
                  <w:u w:val="single"/>
                </w:rPr>
                <w:t>60_C_16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3DBD619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[4] A sales representative also owns a small </w:t>
            </w:r>
            <w:proofErr w:type="spellStart"/>
            <w:r w:rsidRPr="00F0027C">
              <w:rPr>
                <w:rFonts w:ascii="Calibri" w:hAnsi="Calibri" w:eastAsia="Times New Roman" w:cs="Calibri"/>
              </w:rPr>
              <w:t>jewelry</w:t>
            </w:r>
            <w:proofErr w:type="spellEnd"/>
            <w:r w:rsidRPr="00F0027C">
              <w:rPr>
                <w:rFonts w:ascii="Calibri" w:hAnsi="Calibri" w:eastAsia="Times New Roman" w:cs="Calibri"/>
              </w:rPr>
              <w:t xml:space="preserve"> shop. She decides it would be nice to provide small gifts from he</w:t>
            </w:r>
            <w:r w:rsidRPr="00F0027C">
              <w:rPr>
                <w:rFonts w:ascii="Calibri" w:hAnsi="Calibri" w:eastAsia="Times New Roman" w:cs="Calibri"/>
              </w:rPr>
              <w:t>r shop to HCPs who have not prescribed Abbott product lately. Is this okay?</w:t>
            </w:r>
          </w:p>
        </w:tc>
        <w:tc>
          <w:tcPr>
            <w:tcW w:w="6000" w:type="dxa"/>
            <w:tcMar/>
          </w:tcPr>
          <w:p w:rsidRPr="00F0027C" w:rsidR="0094318D" w:rsidP="001346EA" w:rsidRDefault="00D71AFD" w14:paraId="25556D38"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[4] Uma representante de vendas é também proprietária de uma pequena joalharia. Decide que seria bom oferecer pequenos presentes da sua loja aos profissionais de saúde que não têm </w:t>
            </w:r>
            <w:r w:rsidRPr="00F0027C">
              <w:rPr>
                <w:rFonts w:ascii="Calibri" w:hAnsi="Calibri" w:eastAsia="Calibri" w:cs="Calibri"/>
                <w:lang w:val="pt-PT"/>
              </w:rPr>
              <w:t>receitado produtos Abbott recentemente. Esta atitude estará correta?</w:t>
            </w:r>
          </w:p>
        </w:tc>
      </w:tr>
      <w:tr w:rsidRPr="00F0027C" w:rsidR="00171B17" w:rsidTr="7DAC6EF2" w14:paraId="575D5EF8"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49270A50" w14:textId="77777777">
            <w:pPr>
              <w:spacing w:before="30" w:after="30"/>
              <w:ind w:left="30" w:right="30"/>
              <w:rPr>
                <w:rFonts w:ascii="Calibri" w:hAnsi="Calibri" w:eastAsia="Times New Roman" w:cs="Calibri"/>
                <w:sz w:val="16"/>
              </w:rPr>
            </w:pPr>
            <w:hyperlink w:tgtFrame="_blank" w:history="1" r:id="rId12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79C37886" w14:textId="77777777">
            <w:pPr>
              <w:ind w:left="30" w:right="30"/>
              <w:rPr>
                <w:rFonts w:ascii="Calibri" w:hAnsi="Calibri" w:eastAsia="Times New Roman" w:cs="Calibri"/>
                <w:sz w:val="16"/>
              </w:rPr>
            </w:pPr>
            <w:hyperlink w:tgtFrame="_blank" w:history="1" r:id="rId122">
              <w:r w:rsidRPr="00F0027C">
                <w:rPr>
                  <w:rFonts w:ascii="Calibri" w:hAnsi="Calibri" w:eastAsia="Times New Roman" w:cs="Calibri"/>
                  <w:color w:val="0000FF"/>
                  <w:sz w:val="16"/>
                  <w:u w:val="single"/>
                </w:rPr>
                <w:t>61_C_16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5AF3A8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Yes</w:t>
            </w:r>
          </w:p>
        </w:tc>
        <w:tc>
          <w:tcPr>
            <w:tcW w:w="6000" w:type="dxa"/>
            <w:tcMar/>
          </w:tcPr>
          <w:p w:rsidRPr="00F0027C" w:rsidR="0094318D" w:rsidP="001346EA" w:rsidRDefault="00D71AFD" w14:paraId="5089F3DE"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[1] Sim</w:t>
            </w:r>
          </w:p>
        </w:tc>
      </w:tr>
      <w:tr w:rsidRPr="00F0027C" w:rsidR="00171B17" w:rsidTr="7DAC6EF2" w14:paraId="181A2F4C"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34112956" w14:textId="77777777">
            <w:pPr>
              <w:spacing w:before="30" w:after="30"/>
              <w:ind w:left="30" w:right="30"/>
              <w:rPr>
                <w:rFonts w:ascii="Calibri" w:hAnsi="Calibri" w:eastAsia="Times New Roman" w:cs="Calibri"/>
                <w:sz w:val="16"/>
              </w:rPr>
            </w:pPr>
            <w:hyperlink w:tgtFrame="_blank" w:history="1" r:id="rId12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116B8889" w14:textId="77777777">
            <w:pPr>
              <w:ind w:left="30" w:right="30"/>
              <w:rPr>
                <w:rFonts w:ascii="Calibri" w:hAnsi="Calibri" w:eastAsia="Times New Roman" w:cs="Calibri"/>
                <w:sz w:val="16"/>
              </w:rPr>
            </w:pPr>
            <w:hyperlink w:tgtFrame="_blank" w:history="1" r:id="rId124">
              <w:r w:rsidRPr="00F0027C">
                <w:rPr>
                  <w:rFonts w:ascii="Calibri" w:hAnsi="Calibri" w:eastAsia="Times New Roman" w:cs="Calibri"/>
                  <w:color w:val="0000FF"/>
                  <w:sz w:val="16"/>
                  <w:u w:val="single"/>
                </w:rPr>
                <w:t>62_C_16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65619D6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No</w:t>
            </w:r>
          </w:p>
          <w:p w:rsidRPr="00F0027C" w:rsidR="0094318D" w:rsidP="0094318D" w:rsidRDefault="00D71AFD" w14:paraId="6CE043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94318D" w:rsidP="001346EA" w:rsidRDefault="00D71AFD" w14:paraId="728FF8DD"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[2] Não</w:t>
            </w:r>
          </w:p>
          <w:p w:rsidRPr="00F0027C" w:rsidR="0094318D" w:rsidP="001346EA" w:rsidRDefault="00D71AFD" w14:paraId="184B3418"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6A8B5B46"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3F954163"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94318D" w:rsidP="0094318D" w:rsidRDefault="00D71AFD" w14:paraId="5BFA5771"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4: Feedback</w:t>
            </w:r>
          </w:p>
          <w:p w:rsidRPr="00F0027C" w:rsidR="0094318D" w:rsidP="0094318D" w:rsidRDefault="00D71AFD" w14:paraId="2DF97A25" w14:textId="77777777">
            <w:pPr>
              <w:ind w:left="30" w:right="30"/>
              <w:rPr>
                <w:rFonts w:ascii="Calibri" w:hAnsi="Calibri" w:eastAsia="Times New Roman" w:cs="Calibri"/>
                <w:sz w:val="16"/>
              </w:rPr>
            </w:pPr>
            <w:r w:rsidRPr="00F0027C">
              <w:rPr>
                <w:rFonts w:ascii="Calibri" w:hAnsi="Calibri" w:eastAsia="Times New Roman" w:cs="Calibri"/>
                <w:sz w:val="16"/>
              </w:rPr>
              <w:t>63_C_16</w:t>
            </w:r>
          </w:p>
        </w:tc>
        <w:tc>
          <w:tcPr>
            <w:tcW w:w="6000" w:type="dxa"/>
            <w:tcMar>
              <w:top w:w="120" w:type="dxa"/>
              <w:left w:w="180" w:type="dxa"/>
              <w:bottom w:w="120" w:type="dxa"/>
              <w:right w:w="180" w:type="dxa"/>
            </w:tcMar>
            <w:vAlign w:val="center"/>
            <w:hideMark/>
          </w:tcPr>
          <w:p w:rsidRPr="00F0027C" w:rsidR="0094318D" w:rsidP="0094318D" w:rsidRDefault="00D71AFD" w14:paraId="56CFAD1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Abbott’s policy prohibits gifts to HCPs because the sales representative is acting as an Abbott representative. The gifts are </w:t>
            </w:r>
            <w:r w:rsidRPr="00F0027C">
              <w:rPr>
                <w:rFonts w:ascii="Calibri" w:hAnsi="Calibri" w:eastAsia="Times New Roman" w:cs="Calibri"/>
              </w:rPr>
              <w:t>prohibited even though she is paying for them. Providing the gifts could also be perceived as a bribe for future business.</w:t>
            </w:r>
          </w:p>
        </w:tc>
        <w:tc>
          <w:tcPr>
            <w:tcW w:w="6000" w:type="dxa"/>
            <w:tcMar/>
          </w:tcPr>
          <w:p w:rsidRPr="00F0027C" w:rsidR="0094318D" w:rsidP="001346EA" w:rsidRDefault="00D71AFD" w14:paraId="7830286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 política da Abbott proíbe presentes a profissionais de saúde, pois o representante de vendas atua como representante da Abbott. Os </w:t>
            </w:r>
            <w:r w:rsidRPr="00F0027C">
              <w:rPr>
                <w:rFonts w:ascii="Calibri" w:hAnsi="Calibri" w:eastAsia="Calibri" w:cs="Calibri"/>
                <w:lang w:val="pt-PT"/>
              </w:rPr>
              <w:t>presentes são proibidos, mesmo que ela os pague. Oferecer os presentes também pode ser entendido como um suborno para futuros negócios.</w:t>
            </w:r>
          </w:p>
        </w:tc>
      </w:tr>
      <w:tr w:rsidRPr="00F0027C" w:rsidR="00171B17" w:rsidTr="7DAC6EF2" w14:paraId="64D66823"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7F397480" w14:textId="77777777">
            <w:pPr>
              <w:spacing w:before="30" w:after="30"/>
              <w:ind w:left="30" w:right="30"/>
              <w:rPr>
                <w:rFonts w:ascii="Calibri" w:hAnsi="Calibri" w:eastAsia="Times New Roman" w:cs="Calibri"/>
                <w:sz w:val="16"/>
              </w:rPr>
            </w:pPr>
            <w:hyperlink w:tgtFrame="_blank" w:history="1" r:id="rId12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5A375E2A" w14:textId="77777777">
            <w:pPr>
              <w:ind w:left="30" w:right="30"/>
              <w:rPr>
                <w:rFonts w:ascii="Calibri" w:hAnsi="Calibri" w:eastAsia="Times New Roman" w:cs="Calibri"/>
                <w:sz w:val="16"/>
              </w:rPr>
            </w:pPr>
            <w:hyperlink w:tgtFrame="_blank" w:history="1" r:id="rId126">
              <w:r w:rsidRPr="00F0027C">
                <w:rPr>
                  <w:rFonts w:ascii="Calibri" w:hAnsi="Calibri" w:eastAsia="Times New Roman" w:cs="Calibri"/>
                  <w:color w:val="0000FF"/>
                  <w:sz w:val="16"/>
                  <w:u w:val="single"/>
                </w:rPr>
                <w:t>64_C_16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1924614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[5] A sales </w:t>
            </w:r>
            <w:r w:rsidRPr="00F0027C">
              <w:rPr>
                <w:rFonts w:ascii="Calibri" w:hAnsi="Calibri" w:eastAsia="Times New Roman" w:cs="Calibri"/>
              </w:rPr>
              <w:t>manager receives a call from a contact at a competing company. The competitor shares that a third-party sales team contracted by Abbott in a new market is allegedly offering lavish meals to customers who choose Abbott products over the competitors. What is</w:t>
            </w:r>
            <w:r w:rsidRPr="00F0027C">
              <w:rPr>
                <w:rFonts w:ascii="Calibri" w:hAnsi="Calibri" w:eastAsia="Times New Roman" w:cs="Calibri"/>
              </w:rPr>
              <w:t xml:space="preserve"> the appropriate action?</w:t>
            </w:r>
          </w:p>
        </w:tc>
        <w:tc>
          <w:tcPr>
            <w:tcW w:w="6000" w:type="dxa"/>
            <w:tcMar/>
          </w:tcPr>
          <w:p w:rsidRPr="00F0027C" w:rsidR="0094318D" w:rsidP="001346EA" w:rsidRDefault="00D71AFD" w14:paraId="23B4A97A"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[5] Um gerente de vendas recebe uma chamada de um contacto de uma empresa concorrente. O concorrente afirma que uma equipa de vendas externa contratada pela Abbott num novo mercado está alegadamente a oferecer refeições </w:t>
            </w:r>
            <w:r w:rsidRPr="00F0027C">
              <w:rPr>
                <w:rFonts w:ascii="Calibri" w:hAnsi="Calibri" w:eastAsia="Calibri" w:cs="Calibri"/>
                <w:lang w:val="pt-PT"/>
              </w:rPr>
              <w:t>luxuosas aos clientes que escolhem os produtos da Abbott em detrimento dos concorrentes. Qual é a ação mais adequada?</w:t>
            </w:r>
          </w:p>
        </w:tc>
      </w:tr>
      <w:tr w:rsidRPr="00F0027C" w:rsidR="00171B17" w:rsidTr="7DAC6EF2" w14:paraId="74B6FEB1"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1065F71C" w14:textId="77777777">
            <w:pPr>
              <w:spacing w:before="30" w:after="30"/>
              <w:ind w:left="30" w:right="30"/>
              <w:rPr>
                <w:rFonts w:ascii="Calibri" w:hAnsi="Calibri" w:eastAsia="Times New Roman" w:cs="Calibri"/>
                <w:sz w:val="16"/>
              </w:rPr>
            </w:pPr>
            <w:hyperlink w:tgtFrame="_blank" w:history="1" r:id="rId12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32C5B255" w14:textId="77777777">
            <w:pPr>
              <w:ind w:left="30" w:right="30"/>
              <w:rPr>
                <w:rFonts w:ascii="Calibri" w:hAnsi="Calibri" w:eastAsia="Times New Roman" w:cs="Calibri"/>
                <w:sz w:val="16"/>
              </w:rPr>
            </w:pPr>
            <w:hyperlink w:tgtFrame="_blank" w:history="1" r:id="rId128">
              <w:r w:rsidRPr="00F0027C">
                <w:rPr>
                  <w:rFonts w:ascii="Calibri" w:hAnsi="Calibri" w:eastAsia="Times New Roman" w:cs="Calibri"/>
                  <w:color w:val="0000FF"/>
                  <w:sz w:val="16"/>
                  <w:u w:val="single"/>
                </w:rPr>
                <w:t>65_C_16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6557337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Do nothing, since the informat</w:t>
            </w:r>
            <w:r w:rsidRPr="00F0027C">
              <w:rPr>
                <w:rFonts w:ascii="Calibri" w:hAnsi="Calibri" w:eastAsia="Times New Roman" w:cs="Calibri"/>
              </w:rPr>
              <w:t>ion came from a competitor.</w:t>
            </w:r>
          </w:p>
        </w:tc>
        <w:tc>
          <w:tcPr>
            <w:tcW w:w="6000" w:type="dxa"/>
            <w:tcMar/>
          </w:tcPr>
          <w:p w:rsidRPr="00F0027C" w:rsidR="0094318D" w:rsidP="001346EA" w:rsidRDefault="00D71AFD" w14:paraId="5D5DDB6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Não fazer nada, uma vez que a informação veio de um concorrente.</w:t>
            </w:r>
          </w:p>
        </w:tc>
      </w:tr>
      <w:tr w:rsidRPr="00F0027C" w:rsidR="00171B17" w:rsidTr="7DAC6EF2" w14:paraId="08870551"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2B55CB4E" w14:textId="77777777">
            <w:pPr>
              <w:spacing w:before="30" w:after="30"/>
              <w:ind w:left="30" w:right="30"/>
              <w:rPr>
                <w:rFonts w:ascii="Calibri" w:hAnsi="Calibri" w:eastAsia="Times New Roman" w:cs="Calibri"/>
                <w:sz w:val="16"/>
              </w:rPr>
            </w:pPr>
            <w:hyperlink w:tgtFrame="_blank" w:history="1" r:id="rId12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156544AF" w14:textId="77777777">
            <w:pPr>
              <w:ind w:left="30" w:right="30"/>
              <w:rPr>
                <w:rFonts w:ascii="Calibri" w:hAnsi="Calibri" w:eastAsia="Times New Roman" w:cs="Calibri"/>
                <w:sz w:val="16"/>
              </w:rPr>
            </w:pPr>
            <w:hyperlink w:tgtFrame="_blank" w:history="1" r:id="rId130">
              <w:r w:rsidRPr="00F0027C">
                <w:rPr>
                  <w:rFonts w:ascii="Calibri" w:hAnsi="Calibri" w:eastAsia="Times New Roman" w:cs="Calibri"/>
                  <w:color w:val="0000FF"/>
                  <w:sz w:val="16"/>
                  <w:u w:val="single"/>
                </w:rPr>
                <w:t>66_C_16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69089CC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Do nothing, because lavish meals are common in that market.</w:t>
            </w:r>
          </w:p>
        </w:tc>
        <w:tc>
          <w:tcPr>
            <w:tcW w:w="6000" w:type="dxa"/>
            <w:tcMar/>
          </w:tcPr>
          <w:p w:rsidRPr="00F0027C" w:rsidR="0094318D" w:rsidP="001346EA" w:rsidRDefault="00D71AFD" w14:paraId="0A7368C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Não fazer nada, porque refeições luxuosas são comuns nesse mercado.</w:t>
            </w:r>
          </w:p>
        </w:tc>
      </w:tr>
      <w:tr w:rsidRPr="00F0027C" w:rsidR="00171B17" w:rsidTr="7DAC6EF2" w14:paraId="065AE5DC"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3EE3AD4C" w14:textId="77777777">
            <w:pPr>
              <w:spacing w:before="30" w:after="30"/>
              <w:ind w:left="30" w:right="30"/>
              <w:rPr>
                <w:rFonts w:ascii="Calibri" w:hAnsi="Calibri" w:eastAsia="Times New Roman" w:cs="Calibri"/>
                <w:sz w:val="16"/>
              </w:rPr>
            </w:pPr>
            <w:hyperlink w:tgtFrame="_blank" w:history="1" r:id="rId13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3F7C1147" w14:textId="77777777">
            <w:pPr>
              <w:ind w:left="30" w:right="30"/>
              <w:rPr>
                <w:rFonts w:ascii="Calibri" w:hAnsi="Calibri" w:eastAsia="Times New Roman" w:cs="Calibri"/>
                <w:sz w:val="16"/>
              </w:rPr>
            </w:pPr>
            <w:hyperlink w:tgtFrame="_blank" w:history="1" r:id="rId132">
              <w:r w:rsidRPr="00F0027C">
                <w:rPr>
                  <w:rFonts w:ascii="Calibri" w:hAnsi="Calibri" w:eastAsia="Times New Roman" w:cs="Calibri"/>
                  <w:color w:val="0000FF"/>
                  <w:sz w:val="16"/>
                  <w:u w:val="single"/>
                </w:rPr>
                <w:t>67_C_16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15AFB46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Report the matter immediately to the Office of Ethics and Compliance (OEC).</w:t>
            </w:r>
          </w:p>
        </w:tc>
        <w:tc>
          <w:tcPr>
            <w:tcW w:w="6000" w:type="dxa"/>
            <w:tcMar/>
          </w:tcPr>
          <w:p w:rsidRPr="00F0027C" w:rsidR="0094318D" w:rsidP="001346EA" w:rsidRDefault="00D71AFD" w14:paraId="10A789B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[3] Comunicar imediatamente o assunto </w:t>
            </w:r>
            <w:r w:rsidRPr="00F0027C">
              <w:rPr>
                <w:rFonts w:ascii="Calibri" w:hAnsi="Calibri" w:eastAsia="Calibri" w:cs="Calibri"/>
                <w:lang w:val="pt-PT"/>
              </w:rPr>
              <w:t>ao Gabinete de ética e conformidade (GEC).</w:t>
            </w:r>
          </w:p>
        </w:tc>
      </w:tr>
      <w:tr w:rsidRPr="00F0027C" w:rsidR="00171B17" w:rsidTr="7DAC6EF2" w14:paraId="2848AB95" w14:textId="77777777">
        <w:tc>
          <w:tcPr>
            <w:tcW w:w="1353" w:type="dxa"/>
            <w:shd w:val="clear" w:color="auto" w:fill="C1E4F5" w:themeFill="accent1" w:themeFillTint="33"/>
            <w:tcMar>
              <w:top w:w="120" w:type="dxa"/>
              <w:left w:w="180" w:type="dxa"/>
              <w:bottom w:w="120" w:type="dxa"/>
              <w:right w:w="180" w:type="dxa"/>
            </w:tcMar>
            <w:hideMark/>
          </w:tcPr>
          <w:p w:rsidRPr="00F0027C" w:rsidR="0094318D" w:rsidP="0094318D" w:rsidRDefault="00D71AFD" w14:paraId="6830DB1F" w14:textId="77777777">
            <w:pPr>
              <w:spacing w:before="30" w:after="30"/>
              <w:ind w:left="30" w:right="30"/>
              <w:rPr>
                <w:rFonts w:ascii="Calibri" w:hAnsi="Calibri" w:eastAsia="Times New Roman" w:cs="Calibri"/>
                <w:sz w:val="16"/>
              </w:rPr>
            </w:pPr>
            <w:hyperlink w:tgtFrame="_blank" w:history="1" r:id="rId13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94318D" w:rsidP="0094318D" w:rsidRDefault="00D71AFD" w14:paraId="355328ED" w14:textId="77777777">
            <w:pPr>
              <w:ind w:left="30" w:right="30"/>
              <w:rPr>
                <w:rFonts w:ascii="Calibri" w:hAnsi="Calibri" w:eastAsia="Times New Roman" w:cs="Calibri"/>
                <w:sz w:val="16"/>
              </w:rPr>
            </w:pPr>
            <w:hyperlink w:tgtFrame="_blank" w:history="1" r:id="rId134">
              <w:r w:rsidRPr="00F0027C">
                <w:rPr>
                  <w:rFonts w:ascii="Calibri" w:hAnsi="Calibri" w:eastAsia="Times New Roman" w:cs="Calibri"/>
                  <w:color w:val="0000FF"/>
                  <w:sz w:val="16"/>
                  <w:u w:val="single"/>
                </w:rPr>
                <w:t>68_C_16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94318D" w:rsidP="0094318D" w:rsidRDefault="00D71AFD" w14:paraId="5255DED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Research alternative distributors in case the claim is true.</w:t>
            </w:r>
          </w:p>
          <w:p w:rsidRPr="00F0027C" w:rsidR="0094318D" w:rsidP="0094318D" w:rsidRDefault="00D71AFD" w14:paraId="4351E62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94318D" w:rsidP="001346EA" w:rsidRDefault="00D71AFD" w14:paraId="37F6FAB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[4] Pesquisar distribuidores alternativos, caso a alegação seja verdadeira.</w:t>
            </w:r>
          </w:p>
          <w:p w:rsidRPr="00F0027C" w:rsidR="0094318D" w:rsidP="001346EA" w:rsidRDefault="00D71AFD" w14:paraId="18FC760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359362B1"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06EB401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807D7F" w:rsidP="00807D7F" w:rsidRDefault="00D71AFD" w14:paraId="0A062E03"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5: Feedback</w:t>
            </w:r>
          </w:p>
          <w:p w:rsidRPr="00F0027C" w:rsidR="00807D7F" w:rsidP="00807D7F" w:rsidRDefault="00D71AFD" w14:paraId="2A1FEE66" w14:textId="77777777">
            <w:pPr>
              <w:ind w:left="30" w:right="30"/>
              <w:rPr>
                <w:rFonts w:ascii="Calibri" w:hAnsi="Calibri" w:eastAsia="Times New Roman" w:cs="Calibri"/>
                <w:sz w:val="16"/>
              </w:rPr>
            </w:pPr>
            <w:r w:rsidRPr="00F0027C">
              <w:rPr>
                <w:rFonts w:ascii="Calibri" w:hAnsi="Calibri" w:eastAsia="Times New Roman" w:cs="Calibri"/>
                <w:sz w:val="16"/>
              </w:rPr>
              <w:t>69_C_16</w:t>
            </w:r>
          </w:p>
        </w:tc>
        <w:tc>
          <w:tcPr>
            <w:tcW w:w="6000" w:type="dxa"/>
            <w:tcMar>
              <w:top w:w="120" w:type="dxa"/>
              <w:left w:w="180" w:type="dxa"/>
              <w:bottom w:w="120" w:type="dxa"/>
              <w:right w:w="180" w:type="dxa"/>
            </w:tcMar>
            <w:vAlign w:val="center"/>
            <w:hideMark/>
          </w:tcPr>
          <w:p w:rsidRPr="00F0027C" w:rsidR="00807D7F" w:rsidP="00807D7F" w:rsidRDefault="00D71AFD" w14:paraId="2609999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should immediately report the allegation to the Office of Ethics and Compliance (OEC) so it can be properly investigated, even if the information comes from a competitor.</w:t>
            </w:r>
          </w:p>
        </w:tc>
        <w:tc>
          <w:tcPr>
            <w:tcW w:w="6000" w:type="dxa"/>
            <w:tcMar/>
          </w:tcPr>
          <w:p w:rsidRPr="00F0027C" w:rsidR="00807D7F" w:rsidP="001346EA" w:rsidRDefault="00D71AFD" w14:paraId="595539B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Deve comunicar imediatamente a alegação ao Gabinete de ética e conformidade (GEC)</w:t>
            </w:r>
            <w:r w:rsidRPr="00F0027C">
              <w:rPr>
                <w:rFonts w:ascii="Calibri" w:hAnsi="Calibri" w:eastAsia="Calibri" w:cs="Calibri"/>
                <w:lang w:val="pt-PT"/>
              </w:rPr>
              <w:t xml:space="preserve"> para que possa ser devidamente investigada, mesmo que a informação seja proveniente de um concorrente.</w:t>
            </w:r>
          </w:p>
        </w:tc>
      </w:tr>
      <w:tr w:rsidRPr="00F0027C" w:rsidR="00171B17" w:rsidTr="7DAC6EF2" w14:paraId="70EA04A4"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723DF1E5" w14:textId="77777777">
            <w:pPr>
              <w:spacing w:before="30" w:after="30"/>
              <w:ind w:left="30" w:right="30"/>
              <w:rPr>
                <w:rFonts w:ascii="Calibri" w:hAnsi="Calibri" w:eastAsia="Times New Roman" w:cs="Calibri"/>
                <w:sz w:val="16"/>
              </w:rPr>
            </w:pPr>
            <w:hyperlink w:tgtFrame="_blank" w:history="1" r:id="rId13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807D7F" w:rsidP="00807D7F" w:rsidRDefault="00D71AFD" w14:paraId="4D75D6FA" w14:textId="77777777">
            <w:pPr>
              <w:ind w:left="30" w:right="30"/>
              <w:rPr>
                <w:rFonts w:ascii="Calibri" w:hAnsi="Calibri" w:eastAsia="Times New Roman" w:cs="Calibri"/>
                <w:sz w:val="16"/>
              </w:rPr>
            </w:pPr>
            <w:hyperlink w:tgtFrame="_blank" w:history="1" r:id="rId136">
              <w:r w:rsidRPr="00F0027C">
                <w:rPr>
                  <w:rFonts w:ascii="Calibri" w:hAnsi="Calibri" w:eastAsia="Times New Roman" w:cs="Calibri"/>
                  <w:color w:val="0000FF"/>
                  <w:sz w:val="16"/>
                  <w:u w:val="single"/>
                </w:rPr>
                <w:t>70_C_16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07D7F" w:rsidP="00807D7F" w:rsidRDefault="00D71AFD" w14:paraId="3CC5072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[6] A travel agency is arranging travel for healthcare professionals (HCPs) who provide proctoring services for Abbott. Upon reviewing the submitted receipts, discrepancies are found—the total does not match the reimbursement reques</w:t>
            </w:r>
            <w:r w:rsidRPr="00F0027C">
              <w:rPr>
                <w:rFonts w:ascii="Calibri" w:hAnsi="Calibri" w:eastAsia="Times New Roman" w:cs="Calibri"/>
              </w:rPr>
              <w:t>t, and some receipts are missing key details such as travel dates.</w:t>
            </w:r>
          </w:p>
          <w:p w:rsidRPr="00F0027C" w:rsidR="00807D7F" w:rsidP="00807D7F" w:rsidRDefault="00D71AFD" w14:paraId="6DB0C7F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What is the appropriate action?</w:t>
            </w:r>
          </w:p>
        </w:tc>
        <w:tc>
          <w:tcPr>
            <w:tcW w:w="6000" w:type="dxa"/>
            <w:tcMar/>
          </w:tcPr>
          <w:p w:rsidRPr="00F0027C" w:rsidR="00807D7F" w:rsidP="001346EA" w:rsidRDefault="00D71AFD" w14:paraId="31F5778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[6] Uma agência de viagens está a organizar viagens para profissionais de saúde (HCP) que prestam serviços de supervisão à Abbott. Ao analisar os recibos apr</w:t>
            </w:r>
            <w:r w:rsidRPr="00F0027C">
              <w:rPr>
                <w:rFonts w:ascii="Calibri" w:hAnsi="Calibri" w:eastAsia="Calibri" w:cs="Calibri"/>
                <w:lang w:val="pt-PT"/>
              </w:rPr>
              <w:t>esentados, são encontradas discrepâncias. O total não corresponde ao pedido de reembolso e alguns recibos não têm detalhes importantes, como as datas da viagem.</w:t>
            </w:r>
          </w:p>
          <w:p w:rsidRPr="00F0027C" w:rsidR="00807D7F" w:rsidP="001346EA" w:rsidRDefault="00D71AFD" w14:paraId="30F638B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Qual é a ação </w:t>
            </w:r>
            <w:r w:rsidRPr="00F0027C">
              <w:rPr>
                <w:rFonts w:ascii="Calibri" w:hAnsi="Calibri" w:eastAsia="Calibri" w:cs="Calibri"/>
                <w:lang w:val="pt-PT"/>
              </w:rPr>
              <w:t>mais adequada?</w:t>
            </w:r>
          </w:p>
        </w:tc>
      </w:tr>
      <w:tr w:rsidRPr="00F0027C" w:rsidR="00171B17" w:rsidTr="7DAC6EF2" w14:paraId="1898C5C1"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5CC0EAB5" w14:textId="77777777">
            <w:pPr>
              <w:spacing w:before="30" w:after="30"/>
              <w:ind w:left="30" w:right="30"/>
              <w:rPr>
                <w:rFonts w:ascii="Calibri" w:hAnsi="Calibri" w:eastAsia="Times New Roman" w:cs="Calibri"/>
                <w:sz w:val="16"/>
              </w:rPr>
            </w:pPr>
            <w:hyperlink w:tgtFrame="_blank" w:history="1" r:id="rId13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807D7F" w:rsidP="00807D7F" w:rsidRDefault="00D71AFD" w14:paraId="6FF90794" w14:textId="77777777">
            <w:pPr>
              <w:ind w:left="30" w:right="30"/>
              <w:rPr>
                <w:rFonts w:ascii="Calibri" w:hAnsi="Calibri" w:eastAsia="Times New Roman" w:cs="Calibri"/>
                <w:sz w:val="16"/>
              </w:rPr>
            </w:pPr>
            <w:hyperlink w:tgtFrame="_blank" w:history="1" r:id="rId138">
              <w:r w:rsidRPr="00F0027C">
                <w:rPr>
                  <w:rFonts w:ascii="Calibri" w:hAnsi="Calibri" w:eastAsia="Times New Roman" w:cs="Calibri"/>
                  <w:color w:val="0000FF"/>
                  <w:sz w:val="16"/>
                  <w:u w:val="single"/>
                </w:rPr>
                <w:t>71_C_16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07D7F" w:rsidP="00807D7F" w:rsidRDefault="00D71AFD" w14:paraId="3FA4B33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Inform the travel agency that Abbott cannot process payment without complete and accurate documentation.</w:t>
            </w:r>
          </w:p>
        </w:tc>
        <w:tc>
          <w:tcPr>
            <w:tcW w:w="6000" w:type="dxa"/>
            <w:tcMar/>
          </w:tcPr>
          <w:p w:rsidRPr="00F0027C" w:rsidR="00807D7F" w:rsidP="001346EA" w:rsidRDefault="00D71AFD" w14:paraId="2C7B7DE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[1] Informar a </w:t>
            </w:r>
            <w:r w:rsidRPr="00F0027C">
              <w:rPr>
                <w:rFonts w:ascii="Calibri" w:hAnsi="Calibri" w:eastAsia="Calibri" w:cs="Calibri"/>
                <w:lang w:val="pt-PT"/>
              </w:rPr>
              <w:t>agência de viagens que a Abbott não pode processar o pagamento sem a documentação completa e rigorosa.</w:t>
            </w:r>
          </w:p>
        </w:tc>
      </w:tr>
      <w:tr w:rsidRPr="00F0027C" w:rsidR="00171B17" w:rsidTr="7DAC6EF2" w14:paraId="7DFA5EFA"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37E74C9D" w14:textId="77777777">
            <w:pPr>
              <w:spacing w:before="30" w:after="30"/>
              <w:ind w:left="30" w:right="30"/>
              <w:rPr>
                <w:rFonts w:ascii="Calibri" w:hAnsi="Calibri" w:eastAsia="Times New Roman" w:cs="Calibri"/>
                <w:sz w:val="16"/>
              </w:rPr>
            </w:pPr>
            <w:hyperlink w:tgtFrame="_blank" w:history="1" r:id="rId13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807D7F" w:rsidP="00807D7F" w:rsidRDefault="00D71AFD" w14:paraId="3F72F229" w14:textId="77777777">
            <w:pPr>
              <w:ind w:left="30" w:right="30"/>
              <w:rPr>
                <w:rFonts w:ascii="Calibri" w:hAnsi="Calibri" w:eastAsia="Times New Roman" w:cs="Calibri"/>
                <w:sz w:val="16"/>
              </w:rPr>
            </w:pPr>
            <w:hyperlink w:tgtFrame="_blank" w:history="1" r:id="rId140">
              <w:r w:rsidRPr="00F0027C">
                <w:rPr>
                  <w:rFonts w:ascii="Calibri" w:hAnsi="Calibri" w:eastAsia="Times New Roman" w:cs="Calibri"/>
                  <w:color w:val="0000FF"/>
                  <w:sz w:val="16"/>
                  <w:u w:val="single"/>
                </w:rPr>
                <w:t>72_C_16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07D7F" w:rsidP="00807D7F" w:rsidRDefault="00D71AFD" w14:paraId="37C0E18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Process the receipts since only some information is missing.</w:t>
            </w:r>
          </w:p>
        </w:tc>
        <w:tc>
          <w:tcPr>
            <w:tcW w:w="6000" w:type="dxa"/>
            <w:tcMar/>
          </w:tcPr>
          <w:p w:rsidRPr="00F0027C" w:rsidR="00807D7F" w:rsidP="001346EA" w:rsidRDefault="00D71AFD" w14:paraId="7D99526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Processar os recibos, uma vez que faltam apenas algumas informações.</w:t>
            </w:r>
          </w:p>
        </w:tc>
      </w:tr>
      <w:tr w:rsidRPr="00F0027C" w:rsidR="00171B17" w:rsidTr="7DAC6EF2" w14:paraId="52A197C8"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091A93E3" w14:textId="77777777">
            <w:pPr>
              <w:spacing w:before="30" w:after="30"/>
              <w:ind w:left="30" w:right="30"/>
              <w:rPr>
                <w:rFonts w:ascii="Calibri" w:hAnsi="Calibri" w:eastAsia="Times New Roman" w:cs="Calibri"/>
                <w:sz w:val="16"/>
              </w:rPr>
            </w:pPr>
            <w:hyperlink w:tgtFrame="_blank" w:history="1" r:id="rId14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807D7F" w:rsidP="00807D7F" w:rsidRDefault="00D71AFD" w14:paraId="5BA810B4" w14:textId="77777777">
            <w:pPr>
              <w:ind w:left="30" w:right="30"/>
              <w:rPr>
                <w:rFonts w:ascii="Calibri" w:hAnsi="Calibri" w:eastAsia="Times New Roman" w:cs="Calibri"/>
                <w:sz w:val="16"/>
              </w:rPr>
            </w:pPr>
            <w:hyperlink w:tgtFrame="_blank" w:history="1" r:id="rId142">
              <w:r w:rsidRPr="00F0027C">
                <w:rPr>
                  <w:rFonts w:ascii="Calibri" w:hAnsi="Calibri" w:eastAsia="Times New Roman" w:cs="Calibri"/>
                  <w:color w:val="0000FF"/>
                  <w:sz w:val="16"/>
                  <w:u w:val="single"/>
                </w:rPr>
                <w:t>73_C_16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07D7F" w:rsidP="00807D7F" w:rsidRDefault="00D71AFD" w14:paraId="5995ADC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Advise the agency to be more accurate next time.</w:t>
            </w:r>
          </w:p>
        </w:tc>
        <w:tc>
          <w:tcPr>
            <w:tcW w:w="6000" w:type="dxa"/>
            <w:tcMar/>
          </w:tcPr>
          <w:p w:rsidRPr="00F0027C" w:rsidR="00807D7F" w:rsidP="001346EA" w:rsidRDefault="00D71AFD" w14:paraId="5E392DD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Aconselhar a agência a ser mais rigorosa da próxima vez.</w:t>
            </w:r>
          </w:p>
        </w:tc>
      </w:tr>
      <w:tr w:rsidRPr="00F0027C" w:rsidR="00171B17" w:rsidTr="7DAC6EF2" w14:paraId="747F834C" w14:textId="77777777">
        <w:tc>
          <w:tcPr>
            <w:tcW w:w="1353" w:type="dxa"/>
            <w:shd w:val="clear" w:color="auto" w:fill="C1E4F5" w:themeFill="accent1" w:themeFillTint="33"/>
            <w:tcMar>
              <w:top w:w="120" w:type="dxa"/>
              <w:left w:w="180" w:type="dxa"/>
              <w:bottom w:w="120" w:type="dxa"/>
              <w:right w:w="180" w:type="dxa"/>
            </w:tcMar>
            <w:hideMark/>
          </w:tcPr>
          <w:p w:rsidRPr="00F0027C" w:rsidR="00807D7F" w:rsidP="00807D7F" w:rsidRDefault="00D71AFD" w14:paraId="1C48B058" w14:textId="77777777">
            <w:pPr>
              <w:spacing w:before="30" w:after="30"/>
              <w:ind w:left="30" w:right="30"/>
              <w:rPr>
                <w:rFonts w:ascii="Calibri" w:hAnsi="Calibri" w:eastAsia="Times New Roman" w:cs="Calibri"/>
                <w:sz w:val="16"/>
              </w:rPr>
            </w:pPr>
            <w:hyperlink w:tgtFrame="_blank" w:history="1" r:id="rId14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807D7F" w:rsidP="00807D7F" w:rsidRDefault="00D71AFD" w14:paraId="2BA1EDE5" w14:textId="77777777">
            <w:pPr>
              <w:ind w:left="30" w:right="30"/>
              <w:rPr>
                <w:rFonts w:ascii="Calibri" w:hAnsi="Calibri" w:eastAsia="Times New Roman" w:cs="Calibri"/>
                <w:sz w:val="16"/>
              </w:rPr>
            </w:pPr>
            <w:hyperlink w:tgtFrame="_blank" w:history="1" r:id="rId144">
              <w:r w:rsidRPr="00F0027C">
                <w:rPr>
                  <w:rFonts w:ascii="Calibri" w:hAnsi="Calibri" w:eastAsia="Times New Roman" w:cs="Calibri"/>
                  <w:color w:val="0000FF"/>
                  <w:sz w:val="16"/>
                  <w:u w:val="single"/>
                </w:rPr>
                <w:t>74_C_16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807D7F" w:rsidP="00807D7F" w:rsidRDefault="00D71AFD" w14:paraId="7E30406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Do nothing, since the agency is new.</w:t>
            </w:r>
          </w:p>
          <w:p w:rsidRPr="00F0027C" w:rsidR="00807D7F" w:rsidP="00807D7F" w:rsidRDefault="00D71AFD" w14:paraId="1C24BEC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807D7F" w:rsidP="001346EA" w:rsidRDefault="00D71AFD" w14:paraId="48B8048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[4] Não fazer nada, uma vez que a agência é nova.</w:t>
            </w:r>
          </w:p>
          <w:p w:rsidRPr="00F0027C" w:rsidR="00807D7F" w:rsidP="001346EA" w:rsidRDefault="00D71AFD" w14:paraId="569385C4"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62DBE56B"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5ADCE54E"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E90AF1" w:rsidP="00E90AF1" w:rsidRDefault="00D71AFD" w14:paraId="6755D459"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6: Feedback</w:t>
            </w:r>
          </w:p>
          <w:p w:rsidRPr="00F0027C" w:rsidR="00E90AF1" w:rsidP="00E90AF1" w:rsidRDefault="00D71AFD" w14:paraId="62C05390" w14:textId="77777777">
            <w:pPr>
              <w:ind w:left="30" w:right="30"/>
              <w:rPr>
                <w:rFonts w:ascii="Calibri" w:hAnsi="Calibri" w:eastAsia="Times New Roman" w:cs="Calibri"/>
                <w:sz w:val="16"/>
              </w:rPr>
            </w:pPr>
            <w:r w:rsidRPr="00F0027C">
              <w:rPr>
                <w:rFonts w:ascii="Calibri" w:hAnsi="Calibri" w:eastAsia="Times New Roman" w:cs="Calibri"/>
                <w:sz w:val="16"/>
              </w:rPr>
              <w:t>75_C_16</w:t>
            </w:r>
          </w:p>
        </w:tc>
        <w:tc>
          <w:tcPr>
            <w:tcW w:w="6000" w:type="dxa"/>
            <w:tcMar>
              <w:top w:w="120" w:type="dxa"/>
              <w:left w:w="180" w:type="dxa"/>
              <w:bottom w:w="120" w:type="dxa"/>
              <w:right w:w="180" w:type="dxa"/>
            </w:tcMar>
            <w:vAlign w:val="center"/>
            <w:hideMark/>
          </w:tcPr>
          <w:p w:rsidRPr="00F0027C" w:rsidR="00E90AF1" w:rsidP="00E90AF1" w:rsidRDefault="00D71AFD" w14:paraId="0752B77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F0027C">
              <w:rPr>
                <w:rFonts w:ascii="Calibri" w:hAnsi="Calibri" w:eastAsia="Times New Roman" w:cs="Calibri"/>
              </w:rPr>
              <w:t>nsactions.</w:t>
            </w:r>
          </w:p>
        </w:tc>
        <w:tc>
          <w:tcPr>
            <w:tcW w:w="6000" w:type="dxa"/>
            <w:tcMar/>
          </w:tcPr>
          <w:p w:rsidRPr="00F0027C" w:rsidR="00E90AF1" w:rsidP="001346EA" w:rsidRDefault="00D71AFD" w14:paraId="0B554F9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Os livros e registos da Abbott devem refletir de forma completa e precisa todas as transações. Por conseguinte, é fundamental que os terceiros que prestam serviços à Abbott apresentem documentação completa que represente com exatidão o </w:t>
            </w:r>
            <w:r w:rsidRPr="00F0027C">
              <w:rPr>
                <w:rFonts w:ascii="Calibri" w:hAnsi="Calibri" w:eastAsia="Calibri" w:cs="Calibri"/>
                <w:lang w:val="pt-PT"/>
              </w:rPr>
              <w:t>objetivo real e os pormenores das transações.</w:t>
            </w:r>
          </w:p>
        </w:tc>
      </w:tr>
      <w:tr w:rsidRPr="00F0027C" w:rsidR="00171B17" w:rsidTr="7DAC6EF2" w14:paraId="0C48D164"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28FD1A3B" w14:textId="77777777">
            <w:pPr>
              <w:spacing w:before="30" w:after="30"/>
              <w:ind w:left="30" w:right="30"/>
              <w:rPr>
                <w:rFonts w:ascii="Calibri" w:hAnsi="Calibri" w:eastAsia="Times New Roman" w:cs="Calibri"/>
                <w:sz w:val="16"/>
              </w:rPr>
            </w:pPr>
            <w:hyperlink w:tgtFrame="_blank" w:history="1" r:id="rId14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90AF1" w:rsidP="00E90AF1" w:rsidRDefault="00D71AFD" w14:paraId="10E4138A" w14:textId="77777777">
            <w:pPr>
              <w:ind w:left="30" w:right="30"/>
              <w:rPr>
                <w:rFonts w:ascii="Calibri" w:hAnsi="Calibri" w:eastAsia="Times New Roman" w:cs="Calibri"/>
                <w:sz w:val="16"/>
              </w:rPr>
            </w:pPr>
            <w:hyperlink w:tgtFrame="_blank" w:history="1" r:id="rId146">
              <w:r w:rsidRPr="00F0027C">
                <w:rPr>
                  <w:rFonts w:ascii="Calibri" w:hAnsi="Calibri" w:eastAsia="Times New Roman" w:cs="Calibri"/>
                  <w:color w:val="0000FF"/>
                  <w:sz w:val="16"/>
                  <w:u w:val="single"/>
                </w:rPr>
                <w:t>76_C_16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90AF1" w:rsidP="00E90AF1" w:rsidRDefault="00D71AFD" w14:paraId="18CE614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[7] You are working in an affiliate where it is allowed to sponsor HCPs to attend educational conferences. You are in the process of selecting HCPs to attend a conference. The criteria that you use for selection include: (1) whether</w:t>
            </w:r>
            <w:r w:rsidRPr="00F0027C">
              <w:rPr>
                <w:rFonts w:ascii="Calibri" w:hAnsi="Calibri" w:eastAsia="Times New Roman"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F0027C">
              <w:rPr>
                <w:rFonts w:ascii="Calibri" w:hAnsi="Calibri" w:eastAsia="Times New Roman" w:cs="Calibri"/>
              </w:rPr>
              <w:t>criteria appropriate?</w:t>
            </w:r>
          </w:p>
        </w:tc>
        <w:tc>
          <w:tcPr>
            <w:tcW w:w="6000" w:type="dxa"/>
            <w:tcMar/>
          </w:tcPr>
          <w:p w:rsidRPr="00F0027C" w:rsidR="00E90AF1" w:rsidP="001346EA" w:rsidRDefault="00D71AFD" w14:paraId="40760FC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[7] Trabalha numa afiliada onde é permitido patrocinar os profissionais de saúde para participarem em conferências da especialidade. Está neste momento a selecionar profissionais de saúde para irem a uma conferência. Os critérios que </w:t>
            </w:r>
            <w:r w:rsidRPr="00F0027C">
              <w:rPr>
                <w:rFonts w:ascii="Calibri" w:hAnsi="Calibri" w:eastAsia="Calibri" w:cs="Calibri"/>
                <w:lang w:val="pt-PT"/>
              </w:rPr>
              <w:t>utiliza para a seleção incluem: (1) O facto de o tema da conferência abranger a área de especialidade do HCP; (2) o facto de a Abbott já ter patrocinado o HCP no ano anterior; e (3) a probabilidade de o HCP recomendar os produtos da Abbott ou utilizar disp</w:t>
            </w:r>
            <w:r w:rsidRPr="00F0027C">
              <w:rPr>
                <w:rFonts w:ascii="Calibri" w:hAnsi="Calibri" w:eastAsia="Calibri" w:cs="Calibri"/>
                <w:lang w:val="pt-PT"/>
              </w:rPr>
              <w:t>ositivos da Abbott na sequência da sua participação no evento. Estes critérios são adequados?</w:t>
            </w:r>
          </w:p>
        </w:tc>
      </w:tr>
      <w:tr w:rsidRPr="00F0027C" w:rsidR="00171B17" w:rsidTr="7DAC6EF2" w14:paraId="4C6981E7"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6095995B" w14:textId="77777777">
            <w:pPr>
              <w:spacing w:before="30" w:after="30"/>
              <w:ind w:left="30" w:right="30"/>
              <w:rPr>
                <w:rFonts w:ascii="Calibri" w:hAnsi="Calibri" w:eastAsia="Times New Roman" w:cs="Calibri"/>
                <w:sz w:val="16"/>
              </w:rPr>
            </w:pPr>
            <w:hyperlink w:tgtFrame="_blank" w:history="1" r:id="rId14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90AF1" w:rsidP="00E90AF1" w:rsidRDefault="00D71AFD" w14:paraId="66292274" w14:textId="77777777">
            <w:pPr>
              <w:ind w:left="30" w:right="30"/>
              <w:rPr>
                <w:rFonts w:ascii="Calibri" w:hAnsi="Calibri" w:eastAsia="Times New Roman" w:cs="Calibri"/>
                <w:sz w:val="16"/>
              </w:rPr>
            </w:pPr>
            <w:hyperlink w:tgtFrame="_blank" w:history="1" r:id="rId148">
              <w:r w:rsidRPr="00F0027C">
                <w:rPr>
                  <w:rFonts w:ascii="Calibri" w:hAnsi="Calibri" w:eastAsia="Times New Roman" w:cs="Calibri"/>
                  <w:color w:val="0000FF"/>
                  <w:sz w:val="16"/>
                  <w:u w:val="single"/>
                </w:rPr>
                <w:t>77_C_16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90AF1" w:rsidP="00E90AF1" w:rsidRDefault="00D71AFD" w14:paraId="531BB9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Yes. The two key criteria that must always be met when sponsoring individuals are that the sponsorship: a) is rele</w:t>
            </w:r>
            <w:r w:rsidRPr="00F0027C">
              <w:rPr>
                <w:rFonts w:ascii="Calibri" w:hAnsi="Calibri" w:eastAsia="Times New Roman" w:cs="Calibri"/>
              </w:rPr>
              <w:t xml:space="preserve">vant to the HCP’s area of expertise, and b) is not </w:t>
            </w:r>
            <w:r w:rsidRPr="00F0027C">
              <w:rPr>
                <w:rFonts w:ascii="Calibri" w:hAnsi="Calibri" w:eastAsia="Times New Roman" w:cs="Calibri"/>
              </w:rPr>
              <w:lastRenderedPageBreak/>
              <w:t>being used as a reward or inducement for business. The fact that you are checking to make sure that Abbott has not sponsored the HCP in the past year helps to ensure the latter.</w:t>
            </w:r>
          </w:p>
        </w:tc>
        <w:tc>
          <w:tcPr>
            <w:tcW w:w="6000" w:type="dxa"/>
            <w:tcMar/>
          </w:tcPr>
          <w:p w:rsidRPr="00F0027C" w:rsidR="00E90AF1" w:rsidP="001346EA" w:rsidRDefault="00D71AFD" w14:paraId="69ADD24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[1] Sim. Os dois principais</w:t>
            </w:r>
            <w:r w:rsidRPr="00F0027C">
              <w:rPr>
                <w:rFonts w:ascii="Calibri" w:hAnsi="Calibri" w:eastAsia="Calibri" w:cs="Calibri"/>
                <w:lang w:val="pt-PT"/>
              </w:rPr>
              <w:t xml:space="preserve"> critérios a ter em conta ao patrocinar a participação de pessoas prendem-se com o patrocínio: a) ser relevante para a área de especialidade do </w:t>
            </w:r>
            <w:r w:rsidRPr="00F0027C">
              <w:rPr>
                <w:rFonts w:ascii="Calibri" w:hAnsi="Calibri" w:eastAsia="Calibri" w:cs="Calibri"/>
                <w:lang w:val="pt-PT"/>
              </w:rPr>
              <w:lastRenderedPageBreak/>
              <w:t>PCS, e b) não estar a ser usado como recompensa ou incentivo para o negócio. O facto de se estar a certificar de</w:t>
            </w:r>
            <w:r w:rsidRPr="00F0027C">
              <w:rPr>
                <w:rFonts w:ascii="Calibri" w:hAnsi="Calibri" w:eastAsia="Calibri" w:cs="Calibri"/>
                <w:lang w:val="pt-PT"/>
              </w:rPr>
              <w:t xml:space="preserve"> que a Abbott não patrocinou o HCP no ano anterior ajuda a garantir o cumprimento do segundo critério.</w:t>
            </w:r>
          </w:p>
        </w:tc>
      </w:tr>
      <w:tr w:rsidRPr="00F0027C" w:rsidR="00171B17" w:rsidTr="7DAC6EF2" w14:paraId="70217764"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06A96206" w14:textId="77777777">
            <w:pPr>
              <w:spacing w:before="30" w:after="30"/>
              <w:ind w:left="30" w:right="30"/>
              <w:rPr>
                <w:rFonts w:ascii="Calibri" w:hAnsi="Calibri" w:eastAsia="Times New Roman" w:cs="Calibri"/>
                <w:sz w:val="16"/>
              </w:rPr>
            </w:pPr>
            <w:hyperlink w:tgtFrame="_blank" w:history="1" r:id="rId14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90AF1" w:rsidP="00E90AF1" w:rsidRDefault="00D71AFD" w14:paraId="2B223142" w14:textId="77777777">
            <w:pPr>
              <w:ind w:left="30" w:right="30"/>
              <w:rPr>
                <w:rFonts w:ascii="Calibri" w:hAnsi="Calibri" w:eastAsia="Times New Roman" w:cs="Calibri"/>
                <w:sz w:val="16"/>
              </w:rPr>
            </w:pPr>
            <w:hyperlink w:tgtFrame="_blank" w:history="1" r:id="rId150">
              <w:r w:rsidRPr="00F0027C">
                <w:rPr>
                  <w:rFonts w:ascii="Calibri" w:hAnsi="Calibri" w:eastAsia="Times New Roman" w:cs="Calibri"/>
                  <w:color w:val="0000FF"/>
                  <w:sz w:val="16"/>
                  <w:u w:val="single"/>
                </w:rPr>
                <w:t>78_C_16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90AF1" w:rsidP="00E90AF1" w:rsidRDefault="00D71AFD" w14:paraId="59C889D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[2] Yes. As long as the reason for sponsoring the HCP is not to influence or reward the individual, you are able to </w:t>
            </w:r>
            <w:r w:rsidRPr="00F0027C">
              <w:rPr>
                <w:rFonts w:ascii="Calibri" w:hAnsi="Calibri" w:eastAsia="Times New Roman" w:cs="Calibri"/>
              </w:rPr>
              <w:t>consider the return on your investment – whether or not the individual will continue to prescribe Abbott products.</w:t>
            </w:r>
          </w:p>
        </w:tc>
        <w:tc>
          <w:tcPr>
            <w:tcW w:w="6000" w:type="dxa"/>
            <w:tcMar/>
          </w:tcPr>
          <w:p w:rsidRPr="00F0027C" w:rsidR="00E90AF1" w:rsidP="001346EA" w:rsidRDefault="00D71AFD" w14:paraId="7D5CE74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Sim. Desde que o motivo para o patrocínio do HCP não se destine a influenciar ou recompensar a pessoa, poderá sempre ponderar o retorno d</w:t>
            </w:r>
            <w:r w:rsidRPr="00F0027C">
              <w:rPr>
                <w:rFonts w:ascii="Calibri" w:hAnsi="Calibri" w:eastAsia="Calibri" w:cs="Calibri"/>
                <w:lang w:val="pt-PT"/>
              </w:rPr>
              <w:t>o seu investimento, ou seja, se a pessoa continuará, ou não, a receitar os produtos da Abbott.</w:t>
            </w:r>
          </w:p>
        </w:tc>
      </w:tr>
      <w:tr w:rsidRPr="00F0027C" w:rsidR="00171B17" w:rsidTr="7DAC6EF2" w14:paraId="2F3A97D4"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4EEE270C" w14:textId="77777777">
            <w:pPr>
              <w:spacing w:before="30" w:after="30"/>
              <w:ind w:left="30" w:right="30"/>
              <w:rPr>
                <w:rFonts w:ascii="Calibri" w:hAnsi="Calibri" w:eastAsia="Times New Roman" w:cs="Calibri"/>
                <w:sz w:val="16"/>
              </w:rPr>
            </w:pPr>
            <w:hyperlink w:tgtFrame="_blank" w:history="1" r:id="rId15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90AF1" w:rsidP="00E90AF1" w:rsidRDefault="00D71AFD" w14:paraId="215CCA9B" w14:textId="77777777">
            <w:pPr>
              <w:ind w:left="30" w:right="30"/>
              <w:rPr>
                <w:rFonts w:ascii="Calibri" w:hAnsi="Calibri" w:eastAsia="Times New Roman" w:cs="Calibri"/>
                <w:sz w:val="16"/>
              </w:rPr>
            </w:pPr>
            <w:hyperlink w:tgtFrame="_blank" w:history="1" r:id="rId152">
              <w:r w:rsidRPr="00F0027C">
                <w:rPr>
                  <w:rFonts w:ascii="Calibri" w:hAnsi="Calibri" w:eastAsia="Times New Roman" w:cs="Calibri"/>
                  <w:color w:val="0000FF"/>
                  <w:sz w:val="16"/>
                  <w:u w:val="single"/>
                </w:rPr>
                <w:t>79_C_16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90AF1" w:rsidP="00E90AF1" w:rsidRDefault="00D71AFD" w14:paraId="7FD56E9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No. Sponsorship decisions may not be based on the fac</w:t>
            </w:r>
            <w:r w:rsidRPr="00F0027C">
              <w:rPr>
                <w:rFonts w:ascii="Calibri" w:hAnsi="Calibri" w:eastAsia="Times New Roman" w:cs="Calibri"/>
              </w:rPr>
              <w:t>tor that the HCP is likely to recommend Abbott products or utilize Abbott devices after attending a sponsored event.</w:t>
            </w:r>
          </w:p>
        </w:tc>
        <w:tc>
          <w:tcPr>
            <w:tcW w:w="6000" w:type="dxa"/>
            <w:tcMar/>
          </w:tcPr>
          <w:p w:rsidRPr="00F0027C" w:rsidR="00E90AF1" w:rsidP="001346EA" w:rsidRDefault="00D71AFD" w14:paraId="3A000E8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[3] Não. As decisões relativas a patrocínios não se devem basear no facto da probabilidade de o HCP recomendar produtos da Abbott ou </w:t>
            </w:r>
            <w:r w:rsidRPr="00F0027C">
              <w:rPr>
                <w:rFonts w:ascii="Calibri" w:hAnsi="Calibri" w:eastAsia="Calibri" w:cs="Calibri"/>
                <w:lang w:val="pt-PT"/>
              </w:rPr>
              <w:t>utilizar dispositivos da Abbott depois de participar num evento patrocinado.</w:t>
            </w:r>
          </w:p>
        </w:tc>
      </w:tr>
      <w:tr w:rsidRPr="00F0027C" w:rsidR="00171B17" w:rsidTr="7DAC6EF2" w14:paraId="299A6D82" w14:textId="77777777">
        <w:tc>
          <w:tcPr>
            <w:tcW w:w="1353" w:type="dxa"/>
            <w:shd w:val="clear" w:color="auto" w:fill="C1E4F5" w:themeFill="accent1" w:themeFillTint="33"/>
            <w:tcMar>
              <w:top w:w="120" w:type="dxa"/>
              <w:left w:w="180" w:type="dxa"/>
              <w:bottom w:w="120" w:type="dxa"/>
              <w:right w:w="180" w:type="dxa"/>
            </w:tcMar>
            <w:hideMark/>
          </w:tcPr>
          <w:p w:rsidRPr="00F0027C" w:rsidR="00E90AF1" w:rsidP="00E90AF1" w:rsidRDefault="00D71AFD" w14:paraId="75DF75BB" w14:textId="77777777">
            <w:pPr>
              <w:spacing w:before="30" w:after="30"/>
              <w:ind w:left="30" w:right="30"/>
              <w:rPr>
                <w:rFonts w:ascii="Calibri" w:hAnsi="Calibri" w:eastAsia="Times New Roman" w:cs="Calibri"/>
                <w:sz w:val="16"/>
              </w:rPr>
            </w:pPr>
            <w:hyperlink w:tgtFrame="_blank" w:history="1" r:id="rId15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90AF1" w:rsidP="00E90AF1" w:rsidRDefault="00D71AFD" w14:paraId="18B47F59" w14:textId="77777777">
            <w:pPr>
              <w:ind w:left="30" w:right="30"/>
              <w:rPr>
                <w:rFonts w:ascii="Calibri" w:hAnsi="Calibri" w:eastAsia="Times New Roman" w:cs="Calibri"/>
                <w:sz w:val="16"/>
              </w:rPr>
            </w:pPr>
            <w:hyperlink w:tgtFrame="_blank" w:history="1" r:id="rId154">
              <w:r w:rsidRPr="00F0027C">
                <w:rPr>
                  <w:rFonts w:ascii="Calibri" w:hAnsi="Calibri" w:eastAsia="Times New Roman" w:cs="Calibri"/>
                  <w:color w:val="0000FF"/>
                  <w:sz w:val="16"/>
                  <w:u w:val="single"/>
                </w:rPr>
                <w:t>80_C_16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90AF1" w:rsidP="00E90AF1" w:rsidRDefault="00D71AFD" w14:paraId="5F8628E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Yes. As long as at least one of the criteria is appropriate, the presen</w:t>
            </w:r>
            <w:r w:rsidRPr="00F0027C">
              <w:rPr>
                <w:rFonts w:ascii="Calibri" w:hAnsi="Calibri" w:eastAsia="Times New Roman" w:cs="Calibri"/>
              </w:rPr>
              <w:t>ce of additional inappropriate criteria is not relevant.</w:t>
            </w:r>
          </w:p>
          <w:p w:rsidRPr="00F0027C" w:rsidR="00E90AF1" w:rsidP="00E90AF1" w:rsidRDefault="00D71AFD" w14:paraId="38DC599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E90AF1" w:rsidP="001346EA" w:rsidRDefault="00D71AFD" w14:paraId="78660C1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[4] Sim. Desde que pelo menos um dos critérios seja adequado, a presença de outros critérios inadequados não é relevante.</w:t>
            </w:r>
          </w:p>
          <w:p w:rsidRPr="00F0027C" w:rsidR="00E90AF1" w:rsidP="001346EA" w:rsidRDefault="00D71AFD" w14:paraId="7DEA8919"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4D145767"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2467DD9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BD044A" w:rsidP="00BD044A" w:rsidRDefault="00D71AFD" w14:paraId="3FAC704D"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7: Feedback</w:t>
            </w:r>
          </w:p>
          <w:p w:rsidRPr="00F0027C" w:rsidR="00BD044A" w:rsidP="00BD044A" w:rsidRDefault="00D71AFD" w14:paraId="555D0546" w14:textId="77777777">
            <w:pPr>
              <w:ind w:left="30" w:right="30"/>
              <w:rPr>
                <w:rFonts w:ascii="Calibri" w:hAnsi="Calibri" w:eastAsia="Times New Roman" w:cs="Calibri"/>
                <w:sz w:val="16"/>
              </w:rPr>
            </w:pPr>
            <w:r w:rsidRPr="00F0027C">
              <w:rPr>
                <w:rFonts w:ascii="Calibri" w:hAnsi="Calibri" w:eastAsia="Times New Roman" w:cs="Calibri"/>
                <w:sz w:val="16"/>
              </w:rPr>
              <w:t>81_C_16</w:t>
            </w:r>
          </w:p>
        </w:tc>
        <w:tc>
          <w:tcPr>
            <w:tcW w:w="6000" w:type="dxa"/>
            <w:tcMar>
              <w:top w:w="120" w:type="dxa"/>
              <w:left w:w="180" w:type="dxa"/>
              <w:bottom w:w="120" w:type="dxa"/>
              <w:right w:w="180" w:type="dxa"/>
            </w:tcMar>
            <w:vAlign w:val="center"/>
            <w:hideMark/>
          </w:tcPr>
          <w:p w:rsidRPr="00F0027C" w:rsidR="00BD044A" w:rsidP="00BD044A" w:rsidRDefault="00D71AFD" w14:paraId="6CA03D5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F0027C">
              <w:rPr>
                <w:rFonts w:ascii="Calibri" w:hAnsi="Calibri" w:eastAsia="Times New Roman" w:cs="Calibri"/>
              </w:rPr>
              <w:t>oviding a sponsorship.</w:t>
            </w:r>
          </w:p>
        </w:tc>
        <w:tc>
          <w:tcPr>
            <w:tcW w:w="6000" w:type="dxa"/>
            <w:tcMar/>
          </w:tcPr>
          <w:p w:rsidRPr="00F0027C" w:rsidR="00BD044A" w:rsidP="001346EA" w:rsidRDefault="00D71AFD" w14:paraId="5A5D6C6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decisões relativas a patrocínios nunca podem ser tomadas com vista a recompensar uma utilização anterior, ou um incentivo à utilização, de um maior volume dos nossos produtos ou dispositivos no futuro. Tenha em mente que os patroc</w:t>
            </w:r>
            <w:r w:rsidRPr="00F0027C">
              <w:rPr>
                <w:rFonts w:ascii="Calibri" w:hAnsi="Calibri" w:eastAsia="Calibri" w:cs="Calibri"/>
                <w:lang w:val="pt-PT"/>
              </w:rPr>
              <w:t>ínios são proibidos em muitas jurisdições. Consulte sempre os seus procedimentos de afiliadas antes de fornecer um patrocínio.</w:t>
            </w:r>
          </w:p>
        </w:tc>
      </w:tr>
      <w:tr w:rsidRPr="00F0027C" w:rsidR="00171B17" w:rsidTr="7DAC6EF2" w14:paraId="434AD49F"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2069D5CC" w14:textId="77777777">
            <w:pPr>
              <w:spacing w:before="30" w:after="30"/>
              <w:ind w:left="30" w:right="30"/>
              <w:rPr>
                <w:rFonts w:ascii="Calibri" w:hAnsi="Calibri" w:eastAsia="Times New Roman" w:cs="Calibri"/>
                <w:sz w:val="16"/>
              </w:rPr>
            </w:pPr>
            <w:hyperlink w:tgtFrame="_blank" w:history="1" r:id="rId15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BD044A" w:rsidP="00BD044A" w:rsidRDefault="00D71AFD" w14:paraId="173BC29C" w14:textId="77777777">
            <w:pPr>
              <w:ind w:left="30" w:right="30"/>
              <w:rPr>
                <w:rFonts w:ascii="Calibri" w:hAnsi="Calibri" w:eastAsia="Times New Roman" w:cs="Calibri"/>
                <w:sz w:val="16"/>
              </w:rPr>
            </w:pPr>
            <w:hyperlink w:tgtFrame="_blank" w:history="1" r:id="rId156">
              <w:r w:rsidRPr="00F0027C">
                <w:rPr>
                  <w:rFonts w:ascii="Calibri" w:hAnsi="Calibri" w:eastAsia="Times New Roman" w:cs="Calibri"/>
                  <w:color w:val="0000FF"/>
                  <w:sz w:val="16"/>
                  <w:u w:val="single"/>
                </w:rPr>
                <w:t>82_C_16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D044A" w:rsidP="00BD044A" w:rsidRDefault="00D71AFD" w14:paraId="6AA5A9C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[8] An Abbott sales repre</w:t>
            </w:r>
            <w:r w:rsidRPr="00F0027C">
              <w:rPr>
                <w:rFonts w:ascii="Calibri" w:hAnsi="Calibri" w:eastAsia="Times New Roman" w:cs="Calibri"/>
              </w:rPr>
              <w:t>sentative educates a healthcare professional (HCP) on a product. After the discussion, the HCP shares that a competitor offered a new iPad in exchange for helping increase their sales.</w:t>
            </w:r>
          </w:p>
          <w:p w:rsidRPr="00F0027C" w:rsidR="00BD044A" w:rsidP="00BD044A" w:rsidRDefault="00D71AFD" w14:paraId="706FC9C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What is the appropriate action?</w:t>
            </w:r>
          </w:p>
        </w:tc>
        <w:tc>
          <w:tcPr>
            <w:tcW w:w="6000" w:type="dxa"/>
            <w:tcMar/>
          </w:tcPr>
          <w:p w:rsidRPr="00F0027C" w:rsidR="00BD044A" w:rsidP="001346EA" w:rsidRDefault="00D71AFD" w14:paraId="0B9BD85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[8] Um representante comercial da </w:t>
            </w:r>
            <w:r w:rsidRPr="00F0027C">
              <w:rPr>
                <w:rFonts w:ascii="Calibri" w:hAnsi="Calibri" w:eastAsia="Calibri" w:cs="Calibri"/>
                <w:lang w:val="pt-PT"/>
              </w:rPr>
              <w:t>Abbott dá formação a um profissional de saúde (HCP) sobre um produto. Após a discussão, o profissional de saúde revela que um concorrente ofereceu um novo iPad em troca de ajuda para aumentar as suas vendas.</w:t>
            </w:r>
          </w:p>
          <w:p w:rsidRPr="00F0027C" w:rsidR="00BD044A" w:rsidP="001346EA" w:rsidRDefault="00D71AFD" w14:paraId="74C84D4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Qual é a ação mais adequada?</w:t>
            </w:r>
          </w:p>
        </w:tc>
      </w:tr>
      <w:tr w:rsidRPr="00F0027C" w:rsidR="00171B17" w:rsidTr="7DAC6EF2" w14:paraId="6EBA37B4"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28CBBA98" w14:textId="77777777">
            <w:pPr>
              <w:spacing w:before="30" w:after="30"/>
              <w:ind w:left="30" w:right="30"/>
              <w:rPr>
                <w:rFonts w:ascii="Calibri" w:hAnsi="Calibri" w:eastAsia="Times New Roman" w:cs="Calibri"/>
                <w:sz w:val="16"/>
              </w:rPr>
            </w:pPr>
            <w:hyperlink w:tgtFrame="_blank" w:history="1" r:id="rId15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BD044A" w:rsidP="00BD044A" w:rsidRDefault="00D71AFD" w14:paraId="2AC2231A" w14:textId="77777777">
            <w:pPr>
              <w:ind w:left="30" w:right="30"/>
              <w:rPr>
                <w:rFonts w:ascii="Calibri" w:hAnsi="Calibri" w:eastAsia="Times New Roman" w:cs="Calibri"/>
                <w:sz w:val="16"/>
              </w:rPr>
            </w:pPr>
            <w:hyperlink w:tgtFrame="_blank" w:history="1" r:id="rId158">
              <w:r w:rsidRPr="00F0027C">
                <w:rPr>
                  <w:rFonts w:ascii="Calibri" w:hAnsi="Calibri" w:eastAsia="Times New Roman" w:cs="Calibri"/>
                  <w:color w:val="0000FF"/>
                  <w:sz w:val="16"/>
                  <w:u w:val="single"/>
                </w:rPr>
                <w:t>83_C_16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D044A" w:rsidP="00BD044A" w:rsidRDefault="00D71AFD" w14:paraId="74C953A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Offer the same incentive to remain competitive.</w:t>
            </w:r>
          </w:p>
        </w:tc>
        <w:tc>
          <w:tcPr>
            <w:tcW w:w="6000" w:type="dxa"/>
            <w:tcMar/>
          </w:tcPr>
          <w:p w:rsidRPr="00F0027C" w:rsidR="00BD044A" w:rsidP="001346EA" w:rsidRDefault="00D71AFD" w14:paraId="6A9B9BF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Oferecer o mesmo incentivo para permanecer competitivo.</w:t>
            </w:r>
          </w:p>
        </w:tc>
      </w:tr>
      <w:tr w:rsidRPr="00F0027C" w:rsidR="00171B17" w:rsidTr="7DAC6EF2" w14:paraId="6E0C6037"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78F7D558" w14:textId="77777777">
            <w:pPr>
              <w:spacing w:before="30" w:after="30"/>
              <w:ind w:left="30" w:right="30"/>
              <w:rPr>
                <w:rFonts w:ascii="Calibri" w:hAnsi="Calibri" w:eastAsia="Times New Roman" w:cs="Calibri"/>
                <w:sz w:val="16"/>
              </w:rPr>
            </w:pPr>
            <w:hyperlink w:tgtFrame="_blank" w:history="1" r:id="rId15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BD044A" w:rsidP="00BD044A" w:rsidRDefault="00D71AFD" w14:paraId="56C092F8" w14:textId="77777777">
            <w:pPr>
              <w:ind w:left="30" w:right="30"/>
              <w:rPr>
                <w:rFonts w:ascii="Calibri" w:hAnsi="Calibri" w:eastAsia="Times New Roman" w:cs="Calibri"/>
                <w:sz w:val="16"/>
              </w:rPr>
            </w:pPr>
            <w:hyperlink w:tgtFrame="_blank" w:history="1" r:id="rId160">
              <w:r w:rsidRPr="00F0027C">
                <w:rPr>
                  <w:rFonts w:ascii="Calibri" w:hAnsi="Calibri" w:eastAsia="Times New Roman" w:cs="Calibri"/>
                  <w:color w:val="0000FF"/>
                  <w:sz w:val="16"/>
                  <w:u w:val="single"/>
                </w:rPr>
                <w:t>84_C_16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D044A" w:rsidP="00BD044A" w:rsidRDefault="00D71AFD" w14:paraId="34D313A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Decline the iPad offer but suggest an expensive dinner to continue the conversation.</w:t>
            </w:r>
          </w:p>
        </w:tc>
        <w:tc>
          <w:tcPr>
            <w:tcW w:w="6000" w:type="dxa"/>
            <w:tcMar/>
          </w:tcPr>
          <w:p w:rsidRPr="00F0027C" w:rsidR="00BD044A" w:rsidP="001346EA" w:rsidRDefault="00D71AFD" w14:paraId="20A4D1A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Recusar a oferta do iPad, mas sugerir um jantar caro para continuar a conversa.</w:t>
            </w:r>
          </w:p>
        </w:tc>
      </w:tr>
      <w:tr w:rsidRPr="00F0027C" w:rsidR="00171B17" w:rsidTr="7DAC6EF2" w14:paraId="45FAD30F"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6BD408AD" w14:textId="77777777">
            <w:pPr>
              <w:spacing w:before="30" w:after="30"/>
              <w:ind w:left="30" w:right="30"/>
              <w:rPr>
                <w:rFonts w:ascii="Calibri" w:hAnsi="Calibri" w:eastAsia="Times New Roman" w:cs="Calibri"/>
                <w:sz w:val="16"/>
              </w:rPr>
            </w:pPr>
            <w:hyperlink w:tgtFrame="_blank" w:history="1" r:id="rId16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BD044A" w:rsidP="00BD044A" w:rsidRDefault="00D71AFD" w14:paraId="405DC7DD" w14:textId="77777777">
            <w:pPr>
              <w:ind w:left="30" w:right="30"/>
              <w:rPr>
                <w:rFonts w:ascii="Calibri" w:hAnsi="Calibri" w:eastAsia="Times New Roman" w:cs="Calibri"/>
                <w:sz w:val="16"/>
              </w:rPr>
            </w:pPr>
            <w:hyperlink w:tgtFrame="_blank" w:history="1" r:id="rId162">
              <w:r w:rsidRPr="00F0027C">
                <w:rPr>
                  <w:rFonts w:ascii="Calibri" w:hAnsi="Calibri" w:eastAsia="Times New Roman" w:cs="Calibri"/>
                  <w:color w:val="0000FF"/>
                  <w:sz w:val="16"/>
                  <w:u w:val="single"/>
                </w:rPr>
                <w:t>85_C_16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D044A" w:rsidP="00BD044A" w:rsidRDefault="00D71AFD" w14:paraId="68C93C3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Explain that Abbott does business the right way and cannot offer anything of value that may improperly influence d</w:t>
            </w:r>
            <w:r w:rsidRPr="00F0027C">
              <w:rPr>
                <w:rFonts w:ascii="Calibri" w:hAnsi="Calibri" w:eastAsia="Times New Roman" w:cs="Calibri"/>
              </w:rPr>
              <w:t>ecision-making. Then, report the situation to the Office of Ethics and Compliance (OEC) immediately.</w:t>
            </w:r>
          </w:p>
        </w:tc>
        <w:tc>
          <w:tcPr>
            <w:tcW w:w="6000" w:type="dxa"/>
            <w:tcMar/>
          </w:tcPr>
          <w:p w:rsidRPr="00F0027C" w:rsidR="00BD044A" w:rsidP="001346EA" w:rsidRDefault="00D71AFD" w14:paraId="0B18803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Explicar que a Abbott conduz os seus negócios da maneira correta e não pode oferecer nada de valor que possa influenciar indevidamente a tomada de deci</w:t>
            </w:r>
            <w:r w:rsidRPr="00F0027C">
              <w:rPr>
                <w:rFonts w:ascii="Calibri" w:hAnsi="Calibri" w:eastAsia="Calibri" w:cs="Calibri"/>
                <w:lang w:val="pt-PT"/>
              </w:rPr>
              <w:t>sões. Depois comunicar a situação imediatamente ao Gabinete de ética e conformidade (GEC).</w:t>
            </w:r>
          </w:p>
        </w:tc>
      </w:tr>
      <w:tr w:rsidRPr="00F0027C" w:rsidR="00171B17" w:rsidTr="7DAC6EF2" w14:paraId="4FA19F90" w14:textId="77777777">
        <w:tc>
          <w:tcPr>
            <w:tcW w:w="1353" w:type="dxa"/>
            <w:shd w:val="clear" w:color="auto" w:fill="C1E4F5" w:themeFill="accent1" w:themeFillTint="33"/>
            <w:tcMar>
              <w:top w:w="120" w:type="dxa"/>
              <w:left w:w="180" w:type="dxa"/>
              <w:bottom w:w="120" w:type="dxa"/>
              <w:right w:w="180" w:type="dxa"/>
            </w:tcMar>
            <w:hideMark/>
          </w:tcPr>
          <w:p w:rsidRPr="00F0027C" w:rsidR="00BD044A" w:rsidP="00BD044A" w:rsidRDefault="00D71AFD" w14:paraId="427FB892" w14:textId="77777777">
            <w:pPr>
              <w:spacing w:before="30" w:after="30"/>
              <w:ind w:left="30" w:right="30"/>
              <w:rPr>
                <w:rFonts w:ascii="Calibri" w:hAnsi="Calibri" w:eastAsia="Times New Roman" w:cs="Calibri"/>
                <w:sz w:val="16"/>
              </w:rPr>
            </w:pPr>
            <w:hyperlink w:tgtFrame="_blank" w:history="1" r:id="rId16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BD044A" w:rsidP="00BD044A" w:rsidRDefault="00D71AFD" w14:paraId="38D895E0" w14:textId="77777777">
            <w:pPr>
              <w:ind w:left="30" w:right="30"/>
              <w:rPr>
                <w:rFonts w:ascii="Calibri" w:hAnsi="Calibri" w:eastAsia="Times New Roman" w:cs="Calibri"/>
                <w:sz w:val="16"/>
              </w:rPr>
            </w:pPr>
            <w:hyperlink w:tgtFrame="_blank" w:history="1" r:id="rId164">
              <w:r w:rsidRPr="00F0027C">
                <w:rPr>
                  <w:rFonts w:ascii="Calibri" w:hAnsi="Calibri" w:eastAsia="Times New Roman" w:cs="Calibri"/>
                  <w:color w:val="0000FF"/>
                  <w:sz w:val="16"/>
                  <w:u w:val="single"/>
                </w:rPr>
                <w:t>86_C_16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BD044A" w:rsidP="00BD044A" w:rsidRDefault="00D71AFD" w14:paraId="67FA8E3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Thank the HCP for the information and promise you will think about it.</w:t>
            </w:r>
          </w:p>
          <w:p w:rsidRPr="00F0027C" w:rsidR="00BD044A" w:rsidP="00BD044A" w:rsidRDefault="00D71AFD" w14:paraId="122F882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BD044A" w:rsidP="001346EA" w:rsidRDefault="00D71AFD" w14:paraId="44876A1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[4] Agradecer ao profissional de saúde pela informação e prometer que irá pensar sobre o assunto.</w:t>
            </w:r>
          </w:p>
          <w:p w:rsidRPr="00F0027C" w:rsidR="00BD044A" w:rsidP="001346EA" w:rsidRDefault="00D71AFD" w14:paraId="19FE662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09916591"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0673366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E5633E" w:rsidP="00E5633E" w:rsidRDefault="00D71AFD" w14:paraId="0CFAADCA"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8: Feedback</w:t>
            </w:r>
          </w:p>
          <w:p w:rsidRPr="00F0027C" w:rsidR="00E5633E" w:rsidP="00E5633E" w:rsidRDefault="00D71AFD" w14:paraId="07E9E3D8" w14:textId="77777777">
            <w:pPr>
              <w:ind w:left="30" w:right="30"/>
              <w:rPr>
                <w:rFonts w:ascii="Calibri" w:hAnsi="Calibri" w:eastAsia="Times New Roman" w:cs="Calibri"/>
                <w:sz w:val="16"/>
              </w:rPr>
            </w:pPr>
            <w:r w:rsidRPr="00F0027C">
              <w:rPr>
                <w:rFonts w:ascii="Calibri" w:hAnsi="Calibri" w:eastAsia="Times New Roman" w:cs="Calibri"/>
                <w:sz w:val="16"/>
              </w:rPr>
              <w:t>87_C_16</w:t>
            </w:r>
          </w:p>
        </w:tc>
        <w:tc>
          <w:tcPr>
            <w:tcW w:w="6000" w:type="dxa"/>
            <w:tcMar>
              <w:top w:w="120" w:type="dxa"/>
              <w:left w:w="180" w:type="dxa"/>
              <w:bottom w:w="120" w:type="dxa"/>
              <w:right w:w="180" w:type="dxa"/>
            </w:tcMar>
            <w:vAlign w:val="center"/>
            <w:hideMark/>
          </w:tcPr>
          <w:p w:rsidRPr="00F0027C" w:rsidR="00E5633E" w:rsidP="00E5633E" w:rsidRDefault="00D71AFD" w14:paraId="32D6978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You should never offer, promise, give, or receive anything of value in order to gain an improper </w:t>
            </w:r>
            <w:r w:rsidRPr="00F0027C">
              <w:rPr>
                <w:rFonts w:ascii="Calibri" w:hAnsi="Calibri" w:eastAsia="Times New Roman" w:cs="Calibri"/>
              </w:rPr>
              <w:t xml:space="preserve">business advantage or to obtain or retain business. Irrespective of what competitors do, you must comply with applicable law and Abbott policy, including the requirements in </w:t>
            </w:r>
            <w:r w:rsidRPr="00F0027C">
              <w:rPr>
                <w:rFonts w:ascii="Calibri" w:hAnsi="Calibri" w:eastAsia="Times New Roman" w:cs="Calibri"/>
              </w:rPr>
              <w:lastRenderedPageBreak/>
              <w:t>Abbott’s Global Anti-Corruption Policy (GLB-ANTI-CORRUPTION). When in doubt, alway</w:t>
            </w:r>
            <w:r w:rsidRPr="00F0027C">
              <w:rPr>
                <w:rFonts w:ascii="Calibri" w:hAnsi="Calibri" w:eastAsia="Times New Roman" w:cs="Calibri"/>
              </w:rPr>
              <w:t>s consult with Legal or the OEC.</w:t>
            </w:r>
          </w:p>
        </w:tc>
        <w:tc>
          <w:tcPr>
            <w:tcW w:w="6000" w:type="dxa"/>
            <w:tcMar/>
          </w:tcPr>
          <w:p w:rsidRPr="00F0027C" w:rsidR="00E5633E" w:rsidP="001346EA" w:rsidRDefault="00D71AFD" w14:paraId="6D81045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Nunca deve oferecer, prometer, dar ou receber algo de valor com vista a conseguir uma vantagem comercial indevida ou obter ou manter um negócio. Independentemente do que os concorrentes fazem, deve cumprir a lei </w:t>
            </w:r>
            <w:r w:rsidRPr="00F0027C">
              <w:rPr>
                <w:rFonts w:ascii="Calibri" w:hAnsi="Calibri" w:eastAsia="Calibri" w:cs="Calibri"/>
                <w:lang w:val="pt-PT"/>
              </w:rPr>
              <w:t xml:space="preserve">aplicável e a política da Abbott, incluindo os </w:t>
            </w:r>
            <w:r w:rsidRPr="00F0027C">
              <w:rPr>
                <w:rFonts w:ascii="Calibri" w:hAnsi="Calibri" w:eastAsia="Calibri" w:cs="Calibri"/>
                <w:lang w:val="pt-PT"/>
              </w:rPr>
              <w:lastRenderedPageBreak/>
              <w:t>requisitos da Política Global Anticorrupção da Abbott (GLB-ANTI-CORRUPTION). Em caso de dúvida, consulte sempre o Departamento Jurídico ou o GEC.</w:t>
            </w:r>
          </w:p>
        </w:tc>
      </w:tr>
      <w:tr w:rsidRPr="00F0027C" w:rsidR="00171B17" w:rsidTr="7DAC6EF2" w14:paraId="21BCCF44"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29F20FDE" w14:textId="77777777">
            <w:pPr>
              <w:spacing w:before="30" w:after="30"/>
              <w:ind w:left="30" w:right="30"/>
              <w:rPr>
                <w:rFonts w:ascii="Calibri" w:hAnsi="Calibri" w:eastAsia="Times New Roman" w:cs="Calibri"/>
                <w:sz w:val="16"/>
              </w:rPr>
            </w:pPr>
            <w:hyperlink w:tgtFrame="_blank" w:history="1" r:id="rId16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5633E" w:rsidP="00E5633E" w:rsidRDefault="00D71AFD" w14:paraId="46578739" w14:textId="77777777">
            <w:pPr>
              <w:ind w:left="30" w:right="30"/>
              <w:rPr>
                <w:rFonts w:ascii="Calibri" w:hAnsi="Calibri" w:eastAsia="Times New Roman" w:cs="Calibri"/>
                <w:sz w:val="16"/>
              </w:rPr>
            </w:pPr>
            <w:hyperlink w:tgtFrame="_blank" w:history="1" r:id="rId166">
              <w:r w:rsidRPr="00F0027C">
                <w:rPr>
                  <w:rFonts w:ascii="Calibri" w:hAnsi="Calibri" w:eastAsia="Times New Roman" w:cs="Calibri"/>
                  <w:color w:val="0000FF"/>
                  <w:sz w:val="16"/>
                  <w:u w:val="single"/>
                </w:rPr>
                <w:t>88_C_16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5633E" w:rsidP="00E5633E" w:rsidRDefault="00D71AFD" w14:paraId="26EB6BC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[9] Which of the following are examples of items of value that must not be given to win business?</w:t>
            </w:r>
          </w:p>
        </w:tc>
        <w:tc>
          <w:tcPr>
            <w:tcW w:w="6000" w:type="dxa"/>
            <w:tcMar/>
          </w:tcPr>
          <w:p w:rsidRPr="00F0027C" w:rsidR="00E5633E" w:rsidP="001346EA" w:rsidRDefault="00D71AFD" w14:paraId="3093660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[9] Quais dos seguintes são exemplos de artigos de valor que não devem ser oferecidos para obter negócios?</w:t>
            </w:r>
          </w:p>
        </w:tc>
      </w:tr>
      <w:tr w:rsidRPr="00F0027C" w:rsidR="00171B17" w:rsidTr="7DAC6EF2" w14:paraId="3B9CC1BC"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63681F32" w14:textId="77777777">
            <w:pPr>
              <w:spacing w:before="30" w:after="30"/>
              <w:ind w:left="30" w:right="30"/>
              <w:rPr>
                <w:rFonts w:ascii="Calibri" w:hAnsi="Calibri" w:eastAsia="Times New Roman" w:cs="Calibri"/>
                <w:sz w:val="16"/>
              </w:rPr>
            </w:pPr>
            <w:hyperlink w:tgtFrame="_blank" w:history="1" r:id="rId16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5633E" w:rsidP="00E5633E" w:rsidRDefault="00D71AFD" w14:paraId="2C81A38C" w14:textId="77777777">
            <w:pPr>
              <w:ind w:left="30" w:right="30"/>
              <w:rPr>
                <w:rFonts w:ascii="Calibri" w:hAnsi="Calibri" w:eastAsia="Times New Roman" w:cs="Calibri"/>
                <w:sz w:val="16"/>
              </w:rPr>
            </w:pPr>
            <w:hyperlink w:tgtFrame="_blank" w:history="1" r:id="rId168">
              <w:r w:rsidRPr="00F0027C">
                <w:rPr>
                  <w:rFonts w:ascii="Calibri" w:hAnsi="Calibri" w:eastAsia="Times New Roman" w:cs="Calibri"/>
                  <w:color w:val="0000FF"/>
                  <w:sz w:val="16"/>
                  <w:u w:val="single"/>
                </w:rPr>
                <w:t>89_C_16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5633E" w:rsidP="00E5633E" w:rsidRDefault="00D71AFD" w14:paraId="046BF84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Trips to HCPs and their families to visit spas, casinos or other venues known for entertainment.</w:t>
            </w:r>
          </w:p>
        </w:tc>
        <w:tc>
          <w:tcPr>
            <w:tcW w:w="6000" w:type="dxa"/>
            <w:tcMar/>
          </w:tcPr>
          <w:p w:rsidRPr="00F0027C" w:rsidR="00E5633E" w:rsidP="001346EA" w:rsidRDefault="00D71AFD" w14:paraId="3D21253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Viagens para os profissionais de saúde e seus familiares para visitar spas, casinos ou outros estabelecimentos conhecidos por s</w:t>
            </w:r>
            <w:r w:rsidRPr="00F0027C">
              <w:rPr>
                <w:rFonts w:ascii="Calibri" w:hAnsi="Calibri" w:eastAsia="Calibri" w:cs="Calibri"/>
                <w:lang w:val="pt-PT"/>
              </w:rPr>
              <w:t>erem locais de entretenimento.</w:t>
            </w:r>
          </w:p>
        </w:tc>
      </w:tr>
      <w:tr w:rsidRPr="00F0027C" w:rsidR="00171B17" w:rsidTr="7DAC6EF2" w14:paraId="220D6D28"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07C12995" w14:textId="77777777">
            <w:pPr>
              <w:spacing w:before="30" w:after="30"/>
              <w:ind w:left="30" w:right="30"/>
              <w:rPr>
                <w:rFonts w:ascii="Calibri" w:hAnsi="Calibri" w:eastAsia="Times New Roman" w:cs="Calibri"/>
                <w:sz w:val="16"/>
              </w:rPr>
            </w:pPr>
            <w:hyperlink w:tgtFrame="_blank" w:history="1" r:id="rId16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5633E" w:rsidP="00E5633E" w:rsidRDefault="00D71AFD" w14:paraId="1864FC44" w14:textId="77777777">
            <w:pPr>
              <w:ind w:left="30" w:right="30"/>
              <w:rPr>
                <w:rFonts w:ascii="Calibri" w:hAnsi="Calibri" w:eastAsia="Times New Roman" w:cs="Calibri"/>
                <w:sz w:val="16"/>
              </w:rPr>
            </w:pPr>
            <w:hyperlink w:tgtFrame="_blank" w:history="1" r:id="rId170">
              <w:r w:rsidRPr="00F0027C">
                <w:rPr>
                  <w:rFonts w:ascii="Calibri" w:hAnsi="Calibri" w:eastAsia="Times New Roman" w:cs="Calibri"/>
                  <w:color w:val="0000FF"/>
                  <w:sz w:val="16"/>
                  <w:u w:val="single"/>
                </w:rPr>
                <w:t>90_C_16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5633E" w:rsidP="00E5633E" w:rsidRDefault="00D71AFD" w14:paraId="752E8CF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Grants for future research or educational projects.</w:t>
            </w:r>
          </w:p>
        </w:tc>
        <w:tc>
          <w:tcPr>
            <w:tcW w:w="6000" w:type="dxa"/>
            <w:tcMar/>
          </w:tcPr>
          <w:p w:rsidRPr="00F0027C" w:rsidR="00E5633E" w:rsidP="001346EA" w:rsidRDefault="00D71AFD" w14:paraId="15E234B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Subsídios para futuros projetos de investigação ou educação.</w:t>
            </w:r>
          </w:p>
        </w:tc>
      </w:tr>
      <w:tr w:rsidRPr="00F0027C" w:rsidR="00171B17" w:rsidTr="7DAC6EF2" w14:paraId="56F3E55B"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78216A19" w14:textId="77777777">
            <w:pPr>
              <w:spacing w:before="30" w:after="30"/>
              <w:ind w:left="30" w:right="30"/>
              <w:rPr>
                <w:rFonts w:ascii="Calibri" w:hAnsi="Calibri" w:eastAsia="Times New Roman" w:cs="Calibri"/>
                <w:sz w:val="16"/>
              </w:rPr>
            </w:pPr>
            <w:hyperlink w:tgtFrame="_blank" w:history="1" r:id="rId17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5633E" w:rsidP="00E5633E" w:rsidRDefault="00D71AFD" w14:paraId="34F047BB" w14:textId="77777777">
            <w:pPr>
              <w:ind w:left="30" w:right="30"/>
              <w:rPr>
                <w:rFonts w:ascii="Calibri" w:hAnsi="Calibri" w:eastAsia="Times New Roman" w:cs="Calibri"/>
                <w:sz w:val="16"/>
              </w:rPr>
            </w:pPr>
            <w:hyperlink w:tgtFrame="_blank" w:history="1" r:id="rId172">
              <w:r w:rsidRPr="00F0027C">
                <w:rPr>
                  <w:rFonts w:ascii="Calibri" w:hAnsi="Calibri" w:eastAsia="Times New Roman" w:cs="Calibri"/>
                  <w:color w:val="0000FF"/>
                  <w:sz w:val="16"/>
                  <w:u w:val="single"/>
                </w:rPr>
                <w:t>91_C_16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5633E" w:rsidP="00E5633E" w:rsidRDefault="00D71AFD" w14:paraId="00FC942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[3] Donations to government officials’ </w:t>
            </w:r>
            <w:proofErr w:type="spellStart"/>
            <w:r w:rsidRPr="00F0027C">
              <w:rPr>
                <w:rFonts w:ascii="Calibri" w:hAnsi="Calibri" w:eastAsia="Times New Roman" w:cs="Calibri"/>
              </w:rPr>
              <w:t>favorite</w:t>
            </w:r>
            <w:proofErr w:type="spellEnd"/>
            <w:r w:rsidRPr="00F0027C">
              <w:rPr>
                <w:rFonts w:ascii="Calibri" w:hAnsi="Calibri" w:eastAsia="Times New Roman" w:cs="Calibri"/>
              </w:rPr>
              <w:t xml:space="preserve"> charities.</w:t>
            </w:r>
          </w:p>
        </w:tc>
        <w:tc>
          <w:tcPr>
            <w:tcW w:w="6000" w:type="dxa"/>
            <w:tcMar/>
          </w:tcPr>
          <w:p w:rsidRPr="00F0027C" w:rsidR="00E5633E" w:rsidP="001346EA" w:rsidRDefault="00D71AFD" w14:paraId="74CC26A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Doações às instituições de caridade favoritas dos funci</w:t>
            </w:r>
            <w:r w:rsidRPr="00F0027C">
              <w:rPr>
                <w:rFonts w:ascii="Calibri" w:hAnsi="Calibri" w:eastAsia="Calibri" w:cs="Calibri"/>
                <w:lang w:val="pt-PT"/>
              </w:rPr>
              <w:t>onários públicos.</w:t>
            </w:r>
          </w:p>
        </w:tc>
      </w:tr>
      <w:tr w:rsidRPr="00F0027C" w:rsidR="00171B17" w:rsidTr="7DAC6EF2" w14:paraId="682A67B8" w14:textId="77777777">
        <w:tc>
          <w:tcPr>
            <w:tcW w:w="1353" w:type="dxa"/>
            <w:shd w:val="clear" w:color="auto" w:fill="C1E4F5" w:themeFill="accent1" w:themeFillTint="33"/>
            <w:tcMar>
              <w:top w:w="120" w:type="dxa"/>
              <w:left w:w="180" w:type="dxa"/>
              <w:bottom w:w="120" w:type="dxa"/>
              <w:right w:w="180" w:type="dxa"/>
            </w:tcMar>
            <w:hideMark/>
          </w:tcPr>
          <w:p w:rsidRPr="00F0027C" w:rsidR="00E5633E" w:rsidP="00E5633E" w:rsidRDefault="00D71AFD" w14:paraId="65B2AFD8" w14:textId="77777777">
            <w:pPr>
              <w:spacing w:before="30" w:after="30"/>
              <w:ind w:left="30" w:right="30"/>
              <w:rPr>
                <w:rFonts w:ascii="Calibri" w:hAnsi="Calibri" w:eastAsia="Times New Roman" w:cs="Calibri"/>
                <w:sz w:val="16"/>
              </w:rPr>
            </w:pPr>
            <w:hyperlink w:tgtFrame="_blank" w:history="1" r:id="rId17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E5633E" w:rsidP="00E5633E" w:rsidRDefault="00D71AFD" w14:paraId="1310DEDE" w14:textId="77777777">
            <w:pPr>
              <w:ind w:left="30" w:right="30"/>
              <w:rPr>
                <w:rFonts w:ascii="Calibri" w:hAnsi="Calibri" w:eastAsia="Times New Roman" w:cs="Calibri"/>
                <w:sz w:val="16"/>
              </w:rPr>
            </w:pPr>
            <w:hyperlink w:tgtFrame="_blank" w:history="1" r:id="rId174">
              <w:r w:rsidRPr="00F0027C">
                <w:rPr>
                  <w:rFonts w:ascii="Calibri" w:hAnsi="Calibri" w:eastAsia="Times New Roman" w:cs="Calibri"/>
                  <w:color w:val="0000FF"/>
                  <w:sz w:val="16"/>
                  <w:u w:val="single"/>
                </w:rPr>
                <w:t>92_C_16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E5633E" w:rsidP="00E5633E" w:rsidRDefault="00D71AFD" w14:paraId="0942A59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All of the above.</w:t>
            </w:r>
          </w:p>
          <w:p w:rsidRPr="00F0027C" w:rsidR="00E5633E" w:rsidP="00E5633E" w:rsidRDefault="00D71AFD" w14:paraId="5CD8765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Next</w:t>
            </w:r>
          </w:p>
        </w:tc>
        <w:tc>
          <w:tcPr>
            <w:tcW w:w="6000" w:type="dxa"/>
            <w:tcMar/>
          </w:tcPr>
          <w:p w:rsidRPr="00F0027C" w:rsidR="00E5633E" w:rsidP="001346EA" w:rsidRDefault="00D71AFD" w14:paraId="7741B110"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[4] Todas as anteriores.</w:t>
            </w:r>
          </w:p>
          <w:p w:rsidRPr="00F0027C" w:rsidR="00E5633E" w:rsidP="001346EA" w:rsidRDefault="00D71AFD" w14:paraId="2E32A681"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Seguinte</w:t>
            </w:r>
          </w:p>
        </w:tc>
      </w:tr>
      <w:tr w:rsidRPr="00F0027C" w:rsidR="00171B17" w:rsidTr="7DAC6EF2" w14:paraId="781D4A93"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3DD9FB4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1C3170" w:rsidP="001C3170" w:rsidRDefault="00D71AFD" w14:paraId="6E8988D0"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9: Feedback</w:t>
            </w:r>
          </w:p>
          <w:p w:rsidRPr="00F0027C" w:rsidR="001C3170" w:rsidP="001C3170" w:rsidRDefault="00D71AFD" w14:paraId="2D529258" w14:textId="77777777">
            <w:pPr>
              <w:ind w:left="30" w:right="30"/>
              <w:rPr>
                <w:rFonts w:ascii="Calibri" w:hAnsi="Calibri" w:eastAsia="Times New Roman" w:cs="Calibri"/>
                <w:sz w:val="16"/>
              </w:rPr>
            </w:pPr>
            <w:r w:rsidRPr="00F0027C">
              <w:rPr>
                <w:rFonts w:ascii="Calibri" w:hAnsi="Calibri" w:eastAsia="Times New Roman" w:cs="Calibri"/>
                <w:sz w:val="16"/>
              </w:rPr>
              <w:t>93_C_16</w:t>
            </w:r>
          </w:p>
        </w:tc>
        <w:tc>
          <w:tcPr>
            <w:tcW w:w="6000" w:type="dxa"/>
            <w:tcMar>
              <w:top w:w="120" w:type="dxa"/>
              <w:left w:w="180" w:type="dxa"/>
              <w:bottom w:w="120" w:type="dxa"/>
              <w:right w:w="180" w:type="dxa"/>
            </w:tcMar>
            <w:vAlign w:val="center"/>
            <w:hideMark/>
          </w:tcPr>
          <w:p w:rsidRPr="00F0027C" w:rsidR="001C3170" w:rsidP="001C3170" w:rsidRDefault="00D71AFD" w14:paraId="53C4FA5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Abbott’s standards on bribery and corruption, found in the Global Anti-Corruption Policy </w:t>
            </w:r>
            <w:r w:rsidRPr="00F0027C">
              <w:rPr>
                <w:rFonts w:ascii="Calibri" w:hAnsi="Calibri" w:eastAsia="Times New Roman" w:cs="Calibri"/>
              </w:rPr>
              <w:t>(GLB-ANTI-CORRUPTION), are consistent with our commitment to conduct business with honesty, fairness, and integrity. This means offering or giving items of value to win business is never permitted.</w:t>
            </w:r>
          </w:p>
        </w:tc>
        <w:tc>
          <w:tcPr>
            <w:tcW w:w="6000" w:type="dxa"/>
            <w:tcMar/>
          </w:tcPr>
          <w:p w:rsidRPr="00F0027C" w:rsidR="001C3170" w:rsidP="001346EA" w:rsidRDefault="00D71AFD" w14:paraId="46C469D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normas específicas da Abbott no âmbito do suborno e cor</w:t>
            </w:r>
            <w:r w:rsidRPr="00F0027C">
              <w:rPr>
                <w:rFonts w:ascii="Calibri" w:hAnsi="Calibri" w:eastAsia="Calibri" w:cs="Calibri"/>
                <w:lang w:val="pt-PT"/>
              </w:rPr>
              <w:t>rupção encontradas na Política Global Anticorrupção (GLB-ANTI-CORRUPTION), são consistentes com a nossa determinação de desenvolver a nossa atividade com honestidade, justiça e integridade. Isto significa que oferecer ou dar artigos de valor para ganhar ne</w:t>
            </w:r>
            <w:r w:rsidRPr="00F0027C">
              <w:rPr>
                <w:rFonts w:ascii="Calibri" w:hAnsi="Calibri" w:eastAsia="Calibri" w:cs="Calibri"/>
                <w:lang w:val="pt-PT"/>
              </w:rPr>
              <w:t>gócios nunca é permitido.</w:t>
            </w:r>
          </w:p>
        </w:tc>
      </w:tr>
      <w:tr w:rsidRPr="00F0027C" w:rsidR="00171B17" w:rsidTr="7DAC6EF2" w14:paraId="67E60488"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16C2D1B5" w14:textId="77777777">
            <w:pPr>
              <w:spacing w:before="30" w:after="30"/>
              <w:ind w:left="30" w:right="30"/>
              <w:rPr>
                <w:rFonts w:ascii="Calibri" w:hAnsi="Calibri" w:eastAsia="Times New Roman" w:cs="Calibri"/>
                <w:sz w:val="16"/>
              </w:rPr>
            </w:pPr>
            <w:hyperlink w:tgtFrame="_blank" w:history="1" r:id="rId175">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1C3170" w:rsidP="001C3170" w:rsidRDefault="00D71AFD" w14:paraId="4AF3BA3C" w14:textId="77777777">
            <w:pPr>
              <w:ind w:left="30" w:right="30"/>
              <w:rPr>
                <w:rFonts w:ascii="Calibri" w:hAnsi="Calibri" w:eastAsia="Times New Roman" w:cs="Calibri"/>
                <w:sz w:val="16"/>
              </w:rPr>
            </w:pPr>
            <w:hyperlink w:tgtFrame="_blank" w:history="1" r:id="rId176">
              <w:r w:rsidRPr="00F0027C">
                <w:rPr>
                  <w:rFonts w:ascii="Calibri" w:hAnsi="Calibri" w:eastAsia="Times New Roman" w:cs="Calibri"/>
                  <w:color w:val="0000FF"/>
                  <w:sz w:val="16"/>
                  <w:u w:val="single"/>
                </w:rPr>
                <w:t>94_C_16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1C3170" w:rsidP="001C3170" w:rsidRDefault="00D71AFD" w14:paraId="033C737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[10] An HCP that is a key opinion leader asks if you could arrange some support for an education program that he </w:t>
            </w:r>
            <w:r w:rsidRPr="00F0027C">
              <w:rPr>
                <w:rFonts w:ascii="Calibri" w:hAnsi="Calibri" w:eastAsia="Times New Roman" w:cs="Calibri"/>
              </w:rPr>
              <w:t>would like to attend in exchange for additional business opportunities for Abbott. Which option is the most appropriate?</w:t>
            </w:r>
          </w:p>
        </w:tc>
        <w:tc>
          <w:tcPr>
            <w:tcW w:w="6000" w:type="dxa"/>
            <w:tcMar/>
          </w:tcPr>
          <w:p w:rsidRPr="00F0027C" w:rsidR="001C3170" w:rsidP="001346EA" w:rsidRDefault="00D71AFD" w14:paraId="4125F2F2"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[10] Um HCP que é um líder principal de opinião pergunta-lhe se pode conseguir algum apoio, para um programa de formação no qual ele go</w:t>
            </w:r>
            <w:r w:rsidRPr="00F0027C">
              <w:rPr>
                <w:rFonts w:ascii="Calibri" w:hAnsi="Calibri" w:eastAsia="Calibri" w:cs="Calibri"/>
                <w:lang w:val="pt-PT"/>
              </w:rPr>
              <w:t>staria de participar, em troca de oportunidades comerciais adicionais para a Abbott. Qual é a opção mais adequada?</w:t>
            </w:r>
          </w:p>
        </w:tc>
      </w:tr>
      <w:tr w:rsidRPr="00F0027C" w:rsidR="00171B17" w:rsidTr="7DAC6EF2" w14:paraId="792C51DF"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7E48C558" w14:textId="77777777">
            <w:pPr>
              <w:spacing w:before="30" w:after="30"/>
              <w:ind w:left="30" w:right="30"/>
              <w:rPr>
                <w:rFonts w:ascii="Calibri" w:hAnsi="Calibri" w:eastAsia="Times New Roman" w:cs="Calibri"/>
                <w:sz w:val="16"/>
              </w:rPr>
            </w:pPr>
            <w:hyperlink w:tgtFrame="_blank" w:history="1" r:id="rId177">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1C3170" w:rsidP="001C3170" w:rsidRDefault="00D71AFD" w14:paraId="48C7CF68" w14:textId="77777777">
            <w:pPr>
              <w:ind w:left="30" w:right="30"/>
              <w:rPr>
                <w:rFonts w:ascii="Calibri" w:hAnsi="Calibri" w:eastAsia="Times New Roman" w:cs="Calibri"/>
                <w:sz w:val="16"/>
              </w:rPr>
            </w:pPr>
            <w:hyperlink w:tgtFrame="_blank" w:history="1" r:id="rId178">
              <w:r w:rsidRPr="00F0027C">
                <w:rPr>
                  <w:rFonts w:ascii="Calibri" w:hAnsi="Calibri" w:eastAsia="Times New Roman" w:cs="Calibri"/>
                  <w:color w:val="0000FF"/>
                  <w:sz w:val="16"/>
                  <w:u w:val="single"/>
                </w:rPr>
                <w:t>95_C_16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1C3170" w:rsidP="001C3170" w:rsidRDefault="00D71AFD" w14:paraId="346CAE2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[1] Firmly reject the request on </w:t>
            </w:r>
            <w:r w:rsidRPr="00F0027C">
              <w:rPr>
                <w:rFonts w:ascii="Calibri" w:hAnsi="Calibri" w:eastAsia="Times New Roman" w:cs="Calibri"/>
              </w:rPr>
              <w:t>the basis that it violates Abbott’s Anti-corruption Policy.</w:t>
            </w:r>
          </w:p>
        </w:tc>
        <w:tc>
          <w:tcPr>
            <w:tcW w:w="6000" w:type="dxa"/>
            <w:tcMar/>
          </w:tcPr>
          <w:p w:rsidRPr="00F0027C" w:rsidR="001C3170" w:rsidP="001346EA" w:rsidRDefault="00D71AFD" w14:paraId="48622B8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[1] Rejeitar o pedido, com firmeza, com a justificação de que constitui uma violação da política da Abbott.</w:t>
            </w:r>
          </w:p>
        </w:tc>
      </w:tr>
      <w:tr w:rsidRPr="00F0027C" w:rsidR="00171B17" w:rsidTr="7DAC6EF2" w14:paraId="218F3C04"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344DDFEF" w14:textId="77777777">
            <w:pPr>
              <w:spacing w:before="30" w:after="30"/>
              <w:ind w:left="30" w:right="30"/>
              <w:rPr>
                <w:rFonts w:ascii="Calibri" w:hAnsi="Calibri" w:eastAsia="Times New Roman" w:cs="Calibri"/>
                <w:sz w:val="16"/>
              </w:rPr>
            </w:pPr>
            <w:hyperlink w:tgtFrame="_blank" w:history="1" r:id="rId179">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1C3170" w:rsidP="001C3170" w:rsidRDefault="00D71AFD" w14:paraId="2A949A7C" w14:textId="77777777">
            <w:pPr>
              <w:ind w:left="30" w:right="30"/>
              <w:rPr>
                <w:rFonts w:ascii="Calibri" w:hAnsi="Calibri" w:eastAsia="Times New Roman" w:cs="Calibri"/>
                <w:sz w:val="16"/>
              </w:rPr>
            </w:pPr>
            <w:hyperlink w:tgtFrame="_blank" w:history="1" r:id="rId180">
              <w:r w:rsidRPr="00F0027C">
                <w:rPr>
                  <w:rFonts w:ascii="Calibri" w:hAnsi="Calibri" w:eastAsia="Times New Roman" w:cs="Calibri"/>
                  <w:color w:val="0000FF"/>
                  <w:sz w:val="16"/>
                  <w:u w:val="single"/>
                </w:rPr>
                <w:t>96_C_16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1C3170" w:rsidP="001C3170" w:rsidRDefault="00D71AFD" w14:paraId="21F7458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[2] Tell the HCP that you will ask your manager.</w:t>
            </w:r>
          </w:p>
        </w:tc>
        <w:tc>
          <w:tcPr>
            <w:tcW w:w="6000" w:type="dxa"/>
            <w:tcMar/>
          </w:tcPr>
          <w:p w:rsidRPr="00F0027C" w:rsidR="001C3170" w:rsidP="001346EA" w:rsidRDefault="00D71AFD" w14:paraId="2633855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[2] Dizer ao HCP que vai perguntar ao seu superior hierárquico.</w:t>
            </w:r>
          </w:p>
        </w:tc>
      </w:tr>
      <w:tr w:rsidRPr="00F0027C" w:rsidR="00171B17" w:rsidTr="7DAC6EF2" w14:paraId="4147A018"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0EFE1E07" w14:textId="77777777">
            <w:pPr>
              <w:spacing w:before="30" w:after="30"/>
              <w:ind w:left="30" w:right="30"/>
              <w:rPr>
                <w:rFonts w:ascii="Calibri" w:hAnsi="Calibri" w:eastAsia="Times New Roman" w:cs="Calibri"/>
                <w:sz w:val="16"/>
              </w:rPr>
            </w:pPr>
            <w:hyperlink w:tgtFrame="_blank" w:history="1" r:id="rId181">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1C3170" w:rsidP="001C3170" w:rsidRDefault="00D71AFD" w14:paraId="45D2AB57" w14:textId="77777777">
            <w:pPr>
              <w:ind w:left="30" w:right="30"/>
              <w:rPr>
                <w:rFonts w:ascii="Calibri" w:hAnsi="Calibri" w:eastAsia="Times New Roman" w:cs="Calibri"/>
                <w:sz w:val="16"/>
              </w:rPr>
            </w:pPr>
            <w:hyperlink w:tgtFrame="_blank" w:history="1" r:id="rId182">
              <w:r w:rsidRPr="00F0027C">
                <w:rPr>
                  <w:rFonts w:ascii="Calibri" w:hAnsi="Calibri" w:eastAsia="Times New Roman" w:cs="Calibri"/>
                  <w:color w:val="0000FF"/>
                  <w:sz w:val="16"/>
                  <w:u w:val="single"/>
                </w:rPr>
                <w:t>97_C_16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1C3170" w:rsidP="001C3170" w:rsidRDefault="00D71AFD" w14:paraId="3E03F64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Agree to the request, as the HCP is a key opinion leader with a lot of influence.</w:t>
            </w:r>
          </w:p>
        </w:tc>
        <w:tc>
          <w:tcPr>
            <w:tcW w:w="6000" w:type="dxa"/>
            <w:tcMar/>
          </w:tcPr>
          <w:p w:rsidRPr="00F0027C" w:rsidR="001C3170" w:rsidP="001346EA" w:rsidRDefault="00D71AFD" w14:paraId="390CF60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[3] Concordar com o pedido, uma vez que o HCP é um líder de opinião chave com muita influência.</w:t>
            </w:r>
          </w:p>
        </w:tc>
      </w:tr>
      <w:tr w:rsidRPr="00F0027C" w:rsidR="00171B17" w:rsidTr="7DAC6EF2" w14:paraId="7F76A8B0" w14:textId="77777777">
        <w:tc>
          <w:tcPr>
            <w:tcW w:w="1353" w:type="dxa"/>
            <w:shd w:val="clear" w:color="auto" w:fill="C1E4F5" w:themeFill="accent1" w:themeFillTint="33"/>
            <w:tcMar>
              <w:top w:w="120" w:type="dxa"/>
              <w:left w:w="180" w:type="dxa"/>
              <w:bottom w:w="120" w:type="dxa"/>
              <w:right w:w="180" w:type="dxa"/>
            </w:tcMar>
            <w:hideMark/>
          </w:tcPr>
          <w:p w:rsidRPr="00F0027C" w:rsidR="001C3170" w:rsidP="001C3170" w:rsidRDefault="00D71AFD" w14:paraId="73D596FA" w14:textId="77777777">
            <w:pPr>
              <w:spacing w:before="30" w:after="30"/>
              <w:ind w:left="30" w:right="30"/>
              <w:rPr>
                <w:rFonts w:ascii="Calibri" w:hAnsi="Calibri" w:eastAsia="Times New Roman" w:cs="Calibri"/>
                <w:sz w:val="16"/>
              </w:rPr>
            </w:pPr>
            <w:hyperlink w:tgtFrame="_blank" w:history="1" r:id="rId183">
              <w:r w:rsidRPr="00F0027C">
                <w:rPr>
                  <w:rFonts w:ascii="Calibri" w:hAnsi="Calibri" w:eastAsia="Times New Roman" w:cs="Calibri"/>
                  <w:color w:val="0000FF"/>
                  <w:sz w:val="16"/>
                  <w:u w:val="single"/>
                </w:rPr>
                <w:t>Screen 15</w:t>
              </w:r>
            </w:hyperlink>
            <w:r w:rsidRPr="00F0027C">
              <w:rPr>
                <w:rFonts w:ascii="Calibri" w:hAnsi="Calibri" w:eastAsia="Times New Roman" w:cs="Calibri"/>
                <w:sz w:val="16"/>
              </w:rPr>
              <w:t xml:space="preserve"> </w:t>
            </w:r>
          </w:p>
          <w:p w:rsidRPr="00F0027C" w:rsidR="001C3170" w:rsidP="001C3170" w:rsidRDefault="00D71AFD" w14:paraId="640DE1FD" w14:textId="77777777">
            <w:pPr>
              <w:ind w:left="30" w:right="30"/>
              <w:rPr>
                <w:rFonts w:ascii="Calibri" w:hAnsi="Calibri" w:eastAsia="Times New Roman" w:cs="Calibri"/>
                <w:sz w:val="16"/>
              </w:rPr>
            </w:pPr>
            <w:hyperlink w:tgtFrame="_blank" w:history="1" r:id="rId184">
              <w:r w:rsidRPr="00F0027C">
                <w:rPr>
                  <w:rFonts w:ascii="Calibri" w:hAnsi="Calibri" w:eastAsia="Times New Roman" w:cs="Calibri"/>
                  <w:color w:val="0000FF"/>
                  <w:sz w:val="16"/>
                  <w:u w:val="single"/>
                </w:rPr>
                <w:t>98_C_16</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1C3170" w:rsidP="001C3170" w:rsidRDefault="00D71AFD" w14:paraId="03A399C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[4] None of the above.</w:t>
            </w:r>
          </w:p>
          <w:p w:rsidRPr="00F0027C" w:rsidR="001C3170" w:rsidP="001C3170" w:rsidRDefault="00D71AFD" w14:paraId="364F2C3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Submit</w:t>
            </w:r>
          </w:p>
        </w:tc>
        <w:tc>
          <w:tcPr>
            <w:tcW w:w="6000" w:type="dxa"/>
            <w:tcMar/>
          </w:tcPr>
          <w:p w:rsidRPr="00F0027C" w:rsidR="001C3170" w:rsidP="001346EA" w:rsidRDefault="00D71AFD" w14:paraId="16608B1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[4] Nenhuma das anteriores.</w:t>
            </w:r>
          </w:p>
          <w:p w:rsidRPr="00F0027C" w:rsidR="001C3170" w:rsidP="001346EA" w:rsidRDefault="00D71AFD" w14:paraId="10C56314"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Enviar</w:t>
            </w:r>
          </w:p>
        </w:tc>
      </w:tr>
      <w:tr w:rsidRPr="00F0027C" w:rsidR="00171B17" w:rsidTr="7DAC6EF2" w14:paraId="64E779A3" w14:textId="77777777">
        <w:tc>
          <w:tcPr>
            <w:tcW w:w="1353" w:type="dxa"/>
            <w:shd w:val="clear" w:color="auto" w:fill="C1E4F5" w:themeFill="accent1" w:themeFillTint="33"/>
            <w:tcMar>
              <w:top w:w="120" w:type="dxa"/>
              <w:left w:w="180" w:type="dxa"/>
              <w:bottom w:w="120" w:type="dxa"/>
              <w:right w:w="180" w:type="dxa"/>
            </w:tcMar>
            <w:hideMark/>
          </w:tcPr>
          <w:p w:rsidRPr="00F0027C" w:rsidR="00A551B5" w:rsidP="00A551B5" w:rsidRDefault="00D71AFD" w14:paraId="06327182"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Screen 15</w:t>
            </w:r>
          </w:p>
          <w:p w:rsidRPr="00F0027C" w:rsidR="00A551B5" w:rsidP="00A551B5" w:rsidRDefault="00D71AFD" w14:paraId="58394E95"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10: Feedback</w:t>
            </w:r>
          </w:p>
          <w:p w:rsidRPr="00F0027C" w:rsidR="00A551B5" w:rsidP="00A551B5" w:rsidRDefault="00D71AFD" w14:paraId="29889979" w14:textId="77777777">
            <w:pPr>
              <w:ind w:left="30" w:right="30"/>
              <w:rPr>
                <w:rFonts w:ascii="Calibri" w:hAnsi="Calibri" w:eastAsia="Times New Roman" w:cs="Calibri"/>
                <w:sz w:val="16"/>
              </w:rPr>
            </w:pPr>
            <w:r w:rsidRPr="00F0027C">
              <w:rPr>
                <w:rFonts w:ascii="Calibri" w:hAnsi="Calibri" w:eastAsia="Times New Roman" w:cs="Calibri"/>
                <w:sz w:val="16"/>
              </w:rPr>
              <w:t>99_C_16</w:t>
            </w:r>
          </w:p>
        </w:tc>
        <w:tc>
          <w:tcPr>
            <w:tcW w:w="6000" w:type="dxa"/>
            <w:tcMar>
              <w:top w:w="120" w:type="dxa"/>
              <w:left w:w="180" w:type="dxa"/>
              <w:bottom w:w="120" w:type="dxa"/>
              <w:right w:w="180" w:type="dxa"/>
            </w:tcMar>
            <w:vAlign w:val="center"/>
            <w:hideMark/>
          </w:tcPr>
          <w:p w:rsidRPr="00F0027C" w:rsidR="00A551B5" w:rsidP="00A551B5" w:rsidRDefault="00D71AFD" w14:paraId="78748D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 do not offer or provide anything of value to gain a business advantage, directly or indirectly, in line with anti-bribery principles.</w:t>
            </w:r>
          </w:p>
        </w:tc>
        <w:tc>
          <w:tcPr>
            <w:tcW w:w="6000" w:type="dxa"/>
            <w:tcMar/>
          </w:tcPr>
          <w:p w:rsidRPr="00F0027C" w:rsidR="00A551B5" w:rsidP="001346EA" w:rsidRDefault="00D71AFD" w14:paraId="2A6AF93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Não oferecemos nem fornecemos nada de valor para obter vantagem comercial, direta ou </w:t>
            </w:r>
            <w:r w:rsidRPr="00F0027C">
              <w:rPr>
                <w:rFonts w:ascii="Calibri" w:hAnsi="Calibri" w:eastAsia="Calibri" w:cs="Calibri"/>
                <w:lang w:val="pt-PT"/>
              </w:rPr>
              <w:t>indiretamente, em conformidade com os princípios anticorrupção.</w:t>
            </w:r>
          </w:p>
        </w:tc>
      </w:tr>
      <w:tr w:rsidRPr="00F0027C" w:rsidR="00171B17" w:rsidTr="7DAC6EF2" w14:paraId="6B7AB923" w14:textId="77777777">
        <w:tc>
          <w:tcPr>
            <w:tcW w:w="1353" w:type="dxa"/>
            <w:shd w:val="clear" w:color="auto" w:fill="C1E4F5" w:themeFill="accent1" w:themeFillTint="33"/>
            <w:tcMar>
              <w:top w:w="120" w:type="dxa"/>
              <w:left w:w="180" w:type="dxa"/>
              <w:bottom w:w="120" w:type="dxa"/>
              <w:right w:w="180" w:type="dxa"/>
            </w:tcMar>
            <w:hideMark/>
          </w:tcPr>
          <w:p w:rsidRPr="00F0027C" w:rsidR="003C2A50" w:rsidP="003C2A50" w:rsidRDefault="00D71AFD" w14:paraId="1F324712" w14:textId="77777777">
            <w:pPr>
              <w:spacing w:before="30" w:after="30"/>
              <w:ind w:left="30" w:right="30"/>
              <w:rPr>
                <w:rFonts w:ascii="Calibri" w:hAnsi="Calibri" w:eastAsia="Times New Roman" w:cs="Calibri"/>
                <w:sz w:val="16"/>
              </w:rPr>
            </w:pPr>
            <w:hyperlink w:tgtFrame="_blank" w:history="1" r:id="rId185">
              <w:r w:rsidRPr="00F0027C">
                <w:rPr>
                  <w:rFonts w:ascii="Calibri" w:hAnsi="Calibri" w:eastAsia="Times New Roman" w:cs="Calibri"/>
                  <w:color w:val="0000FF"/>
                  <w:sz w:val="16"/>
                  <w:u w:val="single"/>
                </w:rPr>
                <w:t>Screen 16</w:t>
              </w:r>
            </w:hyperlink>
            <w:r w:rsidRPr="00F0027C">
              <w:rPr>
                <w:rFonts w:ascii="Calibri" w:hAnsi="Calibri" w:eastAsia="Times New Roman" w:cs="Calibri"/>
                <w:sz w:val="16"/>
              </w:rPr>
              <w:t xml:space="preserve"> </w:t>
            </w:r>
          </w:p>
          <w:p w:rsidRPr="00F0027C" w:rsidR="003C2A50" w:rsidP="003C2A50" w:rsidRDefault="00D71AFD" w14:paraId="66DD43BF" w14:textId="77777777">
            <w:pPr>
              <w:ind w:left="30" w:right="30"/>
              <w:rPr>
                <w:rFonts w:ascii="Calibri" w:hAnsi="Calibri" w:eastAsia="Times New Roman" w:cs="Calibri"/>
                <w:sz w:val="16"/>
              </w:rPr>
            </w:pPr>
            <w:hyperlink w:tgtFrame="_blank" w:history="1" r:id="rId186">
              <w:r w:rsidRPr="00F0027C">
                <w:rPr>
                  <w:rFonts w:ascii="Calibri" w:hAnsi="Calibri" w:eastAsia="Times New Roman" w:cs="Calibri"/>
                  <w:color w:val="0000FF"/>
                  <w:sz w:val="16"/>
                  <w:u w:val="single"/>
                </w:rPr>
                <w:t>100_C_17</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3C2A50" w:rsidP="003C2A50" w:rsidRDefault="00D71AFD" w14:paraId="517CD7C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No results are available, as you have not completed the Knowledge Check.</w:t>
            </w:r>
          </w:p>
          <w:p w:rsidRPr="00F0027C" w:rsidR="003C2A50" w:rsidP="003C2A50" w:rsidRDefault="00D71AFD" w14:paraId="3D6F65A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Congratulati</w:t>
            </w:r>
            <w:r w:rsidRPr="00F0027C">
              <w:rPr>
                <w:rFonts w:ascii="Calibri" w:hAnsi="Calibri" w:eastAsia="Times New Roman" w:cs="Calibri"/>
              </w:rPr>
              <w:t>ons! You have successfully passed the Knowledge Check.</w:t>
            </w:r>
          </w:p>
          <w:p w:rsidRPr="00F0027C" w:rsidR="003C2A50" w:rsidP="003C2A50" w:rsidRDefault="00D71AFD" w14:paraId="759CA35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Please review your results below by clicking on each question.</w:t>
            </w:r>
          </w:p>
          <w:p w:rsidRPr="00F0027C" w:rsidR="003C2A50" w:rsidP="003C2A50" w:rsidRDefault="00D71AFD" w14:paraId="1534413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Once you’re done, click the forward arrow to take a short survey.</w:t>
            </w:r>
          </w:p>
          <w:p w:rsidRPr="00F0027C" w:rsidR="003C2A50" w:rsidP="003C2A50" w:rsidRDefault="00D71AFD" w14:paraId="10B69C6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Sorry, you did not pass the Knowledge Check. Take a few minutes to </w:t>
            </w:r>
            <w:r w:rsidRPr="00F0027C">
              <w:rPr>
                <w:rFonts w:ascii="Calibri" w:hAnsi="Calibri" w:eastAsia="Times New Roman" w:cs="Calibri"/>
              </w:rPr>
              <w:t>review your results below by clicking on each question.</w:t>
            </w:r>
          </w:p>
          <w:p w:rsidRPr="00F0027C" w:rsidR="003C2A50" w:rsidP="003C2A50" w:rsidRDefault="00D71AFD" w14:paraId="489A981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When you are done, click the Retake button.</w:t>
            </w:r>
          </w:p>
        </w:tc>
        <w:tc>
          <w:tcPr>
            <w:tcW w:w="6000" w:type="dxa"/>
            <w:tcMar/>
          </w:tcPr>
          <w:p w:rsidRPr="00F0027C" w:rsidR="003C2A50" w:rsidP="001346EA" w:rsidRDefault="00D71AFD" w14:paraId="6DCAB76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Não existem dados disponíveis, uma vez que não concluiu a verificação de conhecimentos.</w:t>
            </w:r>
          </w:p>
          <w:p w:rsidRPr="00F0027C" w:rsidR="003C2A50" w:rsidP="001346EA" w:rsidRDefault="00D71AFD" w14:paraId="14EAB19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Parabéns! Passou com sucesso na verificação de conhecimentos.</w:t>
            </w:r>
          </w:p>
          <w:p w:rsidRPr="00F0027C" w:rsidR="003C2A50" w:rsidP="001346EA" w:rsidRDefault="00D71AFD" w14:paraId="0AAC2A0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Reveja os seus resultados, clicando em </w:t>
            </w:r>
            <w:r w:rsidRPr="00F0027C">
              <w:rPr>
                <w:rFonts w:ascii="Calibri" w:hAnsi="Calibri" w:eastAsia="Calibri" w:cs="Calibri"/>
                <w:lang w:val="pt-PT"/>
              </w:rPr>
              <w:t>cada pergunta.</w:t>
            </w:r>
          </w:p>
          <w:p w:rsidRPr="00F0027C" w:rsidR="003C2A50" w:rsidP="001346EA" w:rsidRDefault="00D71AFD" w14:paraId="09D41FA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Quando terminar, clique na seta para a frente para responder a um breve inquérito.</w:t>
            </w:r>
          </w:p>
          <w:p w:rsidRPr="00F0027C" w:rsidR="003C2A50" w:rsidP="001346EA" w:rsidRDefault="00D71AFD" w14:paraId="29CF722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Lame</w:t>
            </w:r>
            <w:r w:rsidRPr="00F0027C">
              <w:rPr>
                <w:rFonts w:ascii="Calibri" w:hAnsi="Calibri" w:eastAsia="Calibri" w:cs="Calibri"/>
                <w:lang w:val="pt-PT"/>
              </w:rPr>
              <w:t>ntamos, mas não obteve aprovação na verificação de conhecimentos. Reserve alguns minutos para rever os seus resultados, ao clicar em cada pergunta.</w:t>
            </w:r>
          </w:p>
          <w:p w:rsidRPr="00F0027C" w:rsidR="003C2A50" w:rsidP="001346EA" w:rsidRDefault="00D71AFD" w14:paraId="165C3C1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Quando terminar, clique no botã</w:t>
            </w:r>
            <w:r w:rsidRPr="00F0027C">
              <w:rPr>
                <w:rFonts w:ascii="Calibri" w:hAnsi="Calibri" w:eastAsia="Calibri" w:cs="Calibri"/>
                <w:lang w:val="pt-PT"/>
              </w:rPr>
              <w:t>o Repetir.</w:t>
            </w:r>
          </w:p>
        </w:tc>
      </w:tr>
      <w:tr w:rsidRPr="00F0027C" w:rsidR="00171B17" w:rsidTr="7DAC6EF2" w14:paraId="13330C9D" w14:textId="77777777">
        <w:tc>
          <w:tcPr>
            <w:tcW w:w="1353" w:type="dxa"/>
            <w:shd w:val="clear" w:color="auto" w:fill="C1E4F5" w:themeFill="accent1" w:themeFillTint="33"/>
            <w:tcMar>
              <w:top w:w="120" w:type="dxa"/>
              <w:left w:w="180" w:type="dxa"/>
              <w:bottom w:w="120" w:type="dxa"/>
              <w:right w:w="180" w:type="dxa"/>
            </w:tcMar>
            <w:hideMark/>
          </w:tcPr>
          <w:p w:rsidRPr="00F0027C" w:rsidR="003C2A50" w:rsidP="003C2A50" w:rsidRDefault="00D71AFD" w14:paraId="5E1D720B" w14:textId="77777777">
            <w:pPr>
              <w:spacing w:before="30" w:after="30"/>
              <w:ind w:left="30" w:right="30"/>
              <w:rPr>
                <w:rFonts w:ascii="Calibri" w:hAnsi="Calibri" w:eastAsia="Times New Roman" w:cs="Calibri"/>
                <w:sz w:val="16"/>
              </w:rPr>
            </w:pPr>
            <w:hyperlink w:tgtFrame="_blank" w:history="1" r:id="rId187">
              <w:r w:rsidRPr="00F0027C">
                <w:rPr>
                  <w:rFonts w:ascii="Calibri" w:hAnsi="Calibri" w:eastAsia="Times New Roman" w:cs="Calibri"/>
                  <w:color w:val="0000FF"/>
                  <w:sz w:val="16"/>
                  <w:u w:val="single"/>
                </w:rPr>
                <w:t>Screen 17</w:t>
              </w:r>
            </w:hyperlink>
            <w:r w:rsidRPr="00F0027C">
              <w:rPr>
                <w:rFonts w:ascii="Calibri" w:hAnsi="Calibri" w:eastAsia="Times New Roman" w:cs="Calibri"/>
                <w:sz w:val="16"/>
              </w:rPr>
              <w:t xml:space="preserve"> </w:t>
            </w:r>
          </w:p>
          <w:p w:rsidRPr="00F0027C" w:rsidR="003C2A50" w:rsidP="003C2A50" w:rsidRDefault="00D71AFD" w14:paraId="2AACF36D" w14:textId="77777777">
            <w:pPr>
              <w:ind w:left="30" w:right="30"/>
              <w:rPr>
                <w:rFonts w:ascii="Calibri" w:hAnsi="Calibri" w:eastAsia="Times New Roman" w:cs="Calibri"/>
                <w:sz w:val="16"/>
              </w:rPr>
            </w:pPr>
            <w:hyperlink w:tgtFrame="_blank" w:history="1" r:id="rId188">
              <w:r w:rsidRPr="00F0027C">
                <w:rPr>
                  <w:rFonts w:ascii="Calibri" w:hAnsi="Calibri" w:eastAsia="Times New Roman" w:cs="Calibri"/>
                  <w:color w:val="0000FF"/>
                  <w:sz w:val="16"/>
                  <w:u w:val="single"/>
                </w:rPr>
                <w:t>104_C_199</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3C2A50" w:rsidP="003C2A50" w:rsidRDefault="00D71AFD" w14:paraId="480377D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[3] As a result of this session, I have a better understanding of Abbott's Code of Business Conduct.</w:t>
            </w:r>
          </w:p>
          <w:p w:rsidRPr="00F0027C" w:rsidR="003C2A50" w:rsidP="003C2A50" w:rsidRDefault="00D71AFD" w14:paraId="481A15E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Strongly Disagree</w:t>
            </w:r>
          </w:p>
          <w:p w:rsidRPr="00F0027C" w:rsidR="003C2A50" w:rsidP="003C2A50" w:rsidRDefault="00D71AFD" w14:paraId="2BC716B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Disagree</w:t>
            </w:r>
          </w:p>
          <w:p w:rsidRPr="00F0027C" w:rsidR="003C2A50" w:rsidP="003C2A50" w:rsidRDefault="00D71AFD" w14:paraId="0FBFFF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Neutral</w:t>
            </w:r>
          </w:p>
          <w:p w:rsidRPr="00F0027C" w:rsidR="003C2A50" w:rsidP="003C2A50" w:rsidRDefault="00D71AFD" w14:paraId="53BF0C2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Agree</w:t>
            </w:r>
          </w:p>
          <w:p w:rsidRPr="00F0027C" w:rsidR="003C2A50" w:rsidP="003C2A50" w:rsidRDefault="00D71AFD" w14:paraId="6341D1E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Strongly Agree</w:t>
            </w:r>
          </w:p>
        </w:tc>
        <w:tc>
          <w:tcPr>
            <w:tcW w:w="6000" w:type="dxa"/>
            <w:tcMar/>
          </w:tcPr>
          <w:p w:rsidRPr="00F0027C" w:rsidR="006F1CE1" w:rsidP="001346EA" w:rsidRDefault="00D71AFD" w14:paraId="6F1EDC1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[3] Em resultado desta sessão, compreendo melhor o Código de </w:t>
            </w:r>
            <w:r w:rsidRPr="00F0027C">
              <w:rPr>
                <w:rFonts w:ascii="Calibri" w:hAnsi="Calibri" w:eastAsia="Calibri" w:cs="Calibri"/>
                <w:lang w:val="pt-PT"/>
              </w:rPr>
              <w:t>conduta empresarial da Abbott.</w:t>
            </w:r>
          </w:p>
          <w:p w:rsidRPr="00F0027C" w:rsidR="006F1CE1" w:rsidP="001346EA" w:rsidRDefault="00D71AFD" w14:paraId="0DEF4A2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Discordo totalmente</w:t>
            </w:r>
          </w:p>
          <w:p w:rsidRPr="00F0027C" w:rsidR="006F1CE1" w:rsidP="001346EA" w:rsidRDefault="00D71AFD" w14:paraId="2FFBCF19"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Discordo</w:t>
            </w:r>
          </w:p>
          <w:p w:rsidRPr="00F0027C" w:rsidR="006F1CE1" w:rsidP="001346EA" w:rsidRDefault="00D71AFD" w14:paraId="6A44B64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Neutro/a</w:t>
            </w:r>
          </w:p>
          <w:p w:rsidRPr="00F0027C" w:rsidR="006F1CE1" w:rsidP="001346EA" w:rsidRDefault="00D71AFD" w14:paraId="691133C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Concordo</w:t>
            </w:r>
          </w:p>
          <w:p w:rsidRPr="00F0027C" w:rsidR="003C2A50" w:rsidP="001346EA" w:rsidRDefault="00D71AFD" w14:paraId="53FC5AC5"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Concordo totalmente</w:t>
            </w:r>
          </w:p>
        </w:tc>
      </w:tr>
      <w:tr w:rsidRPr="00F0027C" w:rsidR="00171B17" w:rsidTr="7DAC6EF2" w14:paraId="478AB846"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28779CBB" w14:textId="77777777">
            <w:pPr>
              <w:spacing w:before="30" w:after="30"/>
              <w:ind w:left="30" w:right="30"/>
              <w:rPr>
                <w:rFonts w:ascii="Calibri" w:hAnsi="Calibri" w:eastAsia="Times New Roman" w:cs="Calibri"/>
                <w:sz w:val="16"/>
              </w:rPr>
            </w:pPr>
            <w:hyperlink w:tgtFrame="_blank" w:history="1" r:id="rId189">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0FC48688" w14:textId="77777777">
            <w:pPr>
              <w:ind w:left="30" w:right="30"/>
              <w:rPr>
                <w:rFonts w:ascii="Calibri" w:hAnsi="Calibri" w:eastAsia="Times New Roman" w:cs="Calibri"/>
                <w:sz w:val="16"/>
              </w:rPr>
            </w:pPr>
            <w:hyperlink w:tgtFrame="_blank" w:history="1" r:id="rId190">
              <w:r w:rsidRPr="00F0027C">
                <w:rPr>
                  <w:rFonts w:ascii="Calibri" w:hAnsi="Calibri" w:eastAsia="Times New Roman" w:cs="Calibri"/>
                  <w:color w:val="0000FF"/>
                  <w:sz w:val="16"/>
                  <w:u w:val="single"/>
                </w:rPr>
                <w:t>107_C_200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0169C5A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Where to go for Support</w:t>
            </w:r>
          </w:p>
        </w:tc>
        <w:tc>
          <w:tcPr>
            <w:tcW w:w="6000" w:type="dxa"/>
            <w:tcMar/>
          </w:tcPr>
          <w:p w:rsidRPr="00F0027C" w:rsidR="00764DBF" w:rsidP="001346EA" w:rsidRDefault="00D71AFD" w14:paraId="51D084F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Onde se dirigir para obter apoio</w:t>
            </w:r>
          </w:p>
        </w:tc>
      </w:tr>
      <w:tr w:rsidRPr="00F0027C" w:rsidR="00171B17" w:rsidTr="7DAC6EF2" w14:paraId="43DA1240"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2FCC3CFB" w14:textId="77777777">
            <w:pPr>
              <w:spacing w:before="30" w:after="30"/>
              <w:ind w:left="30" w:right="30"/>
              <w:rPr>
                <w:rFonts w:ascii="Calibri" w:hAnsi="Calibri" w:eastAsia="Times New Roman" w:cs="Calibri"/>
                <w:sz w:val="16"/>
              </w:rPr>
            </w:pPr>
            <w:hyperlink w:tgtFrame="_blank" w:history="1" r:id="rId191">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494C4412" w14:textId="77777777">
            <w:pPr>
              <w:ind w:left="30" w:right="30"/>
              <w:rPr>
                <w:rFonts w:ascii="Calibri" w:hAnsi="Calibri" w:eastAsia="Times New Roman" w:cs="Calibri"/>
                <w:sz w:val="16"/>
              </w:rPr>
            </w:pPr>
            <w:hyperlink w:tgtFrame="_blank" w:history="1" r:id="rId192">
              <w:r w:rsidRPr="00F0027C">
                <w:rPr>
                  <w:rFonts w:ascii="Calibri" w:hAnsi="Calibri" w:eastAsia="Times New Roman" w:cs="Calibri"/>
                  <w:color w:val="0000FF"/>
                  <w:sz w:val="16"/>
                  <w:u w:val="single"/>
                </w:rPr>
                <w:t>108_C_200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0DDC4D0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Manager</w:t>
            </w:r>
          </w:p>
          <w:p w:rsidRPr="00F0027C" w:rsidR="00764DBF" w:rsidP="00764DBF" w:rsidRDefault="00D71AFD" w14:paraId="5784650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If you have questions about your interactions with those outside of Abbott, the best place to start is with your manager</w:t>
            </w:r>
          </w:p>
        </w:tc>
        <w:tc>
          <w:tcPr>
            <w:tcW w:w="6000" w:type="dxa"/>
            <w:tcMar/>
          </w:tcPr>
          <w:p w:rsidRPr="00F0027C" w:rsidR="00764DBF" w:rsidP="001346EA" w:rsidRDefault="00D71AFD" w14:paraId="0D259D8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Superior hierárquico</w:t>
            </w:r>
          </w:p>
          <w:p w:rsidRPr="00F0027C" w:rsidR="00764DBF" w:rsidP="001346EA" w:rsidRDefault="00D71AFD" w14:paraId="771A37C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Caso tenha dúvidas relativamente às suas interações com pessoas fora da Abbott, a melhor solução é começar por contactar o seu superior hierárquico.</w:t>
            </w:r>
          </w:p>
        </w:tc>
      </w:tr>
      <w:tr w:rsidRPr="00F0027C" w:rsidR="00171B17" w:rsidTr="7DAC6EF2" w14:paraId="327C0E49"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1FFAF5FF" w14:textId="77777777">
            <w:pPr>
              <w:spacing w:before="30" w:after="30"/>
              <w:ind w:left="30" w:right="30"/>
              <w:rPr>
                <w:rFonts w:ascii="Calibri" w:hAnsi="Calibri" w:eastAsia="Times New Roman" w:cs="Calibri"/>
                <w:sz w:val="16"/>
              </w:rPr>
            </w:pPr>
            <w:hyperlink w:tgtFrame="_blank" w:history="1" r:id="rId193">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79BBFBD1" w14:textId="77777777">
            <w:pPr>
              <w:ind w:left="30" w:right="30"/>
              <w:rPr>
                <w:rFonts w:ascii="Calibri" w:hAnsi="Calibri" w:eastAsia="Times New Roman" w:cs="Calibri"/>
                <w:sz w:val="16"/>
              </w:rPr>
            </w:pPr>
            <w:hyperlink w:tgtFrame="_blank" w:history="1" r:id="rId194">
              <w:r w:rsidRPr="00F0027C">
                <w:rPr>
                  <w:rFonts w:ascii="Calibri" w:hAnsi="Calibri" w:eastAsia="Times New Roman" w:cs="Calibri"/>
                  <w:color w:val="0000FF"/>
                  <w:sz w:val="16"/>
                  <w:u w:val="single"/>
                </w:rPr>
                <w:t>109_C_200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3BB88C5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Written Standards</w:t>
            </w:r>
          </w:p>
          <w:p w:rsidRPr="00F0027C" w:rsidR="00764DBF" w:rsidP="00764DBF" w:rsidRDefault="00D71AFD" w14:paraId="31EDCD56" w14:textId="77777777">
            <w:pPr>
              <w:numPr>
                <w:ilvl w:val="0"/>
                <w:numId w:val="4"/>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 xml:space="preserve">For our company’s fundamental set of expectations about interactions with others, consult our </w:t>
            </w:r>
            <w:hyperlink w:tgtFrame="_blank" w:history="1" r:id="rId195">
              <w:r w:rsidRPr="00F0027C">
                <w:rPr>
                  <w:rFonts w:ascii="Calibri" w:hAnsi="Calibri" w:eastAsia="Times New Roman" w:cs="Calibri"/>
                  <w:color w:val="0000FF"/>
                  <w:u w:val="single"/>
                </w:rPr>
                <w:t>Code of Business Conduct</w:t>
              </w:r>
            </w:hyperlink>
            <w:r w:rsidRPr="00F0027C">
              <w:rPr>
                <w:rFonts w:ascii="Calibri" w:hAnsi="Calibri" w:eastAsia="Times New Roman" w:cs="Calibri"/>
              </w:rPr>
              <w:t>.</w:t>
            </w:r>
          </w:p>
          <w:p w:rsidRPr="00F0027C" w:rsidR="00764DBF" w:rsidP="00764DBF" w:rsidRDefault="00D71AFD" w14:paraId="0AEB3842" w14:textId="77777777">
            <w:pPr>
              <w:numPr>
                <w:ilvl w:val="0"/>
                <w:numId w:val="4"/>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 xml:space="preserve">For our corporate policies and procedures applicable companywide, visit the </w:t>
            </w:r>
            <w:hyperlink w:tgtFrame="_blank" w:history="1" r:id="rId196">
              <w:r w:rsidRPr="00F0027C">
                <w:rPr>
                  <w:rFonts w:ascii="Calibri" w:hAnsi="Calibri" w:eastAsia="Times New Roman" w:cs="Calibri"/>
                  <w:color w:val="0000FF"/>
                  <w:u w:val="single"/>
                </w:rPr>
                <w:t>Global Policy Portal.</w:t>
              </w:r>
            </w:hyperlink>
          </w:p>
        </w:tc>
        <w:tc>
          <w:tcPr>
            <w:tcW w:w="6000" w:type="dxa"/>
            <w:tcMar/>
          </w:tcPr>
          <w:p w:rsidRPr="00F0027C" w:rsidR="00764DBF" w:rsidP="001346EA" w:rsidRDefault="00D71AFD" w14:paraId="7CD9F18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Normas escritas</w:t>
            </w:r>
          </w:p>
          <w:p w:rsidRPr="00F0027C" w:rsidR="00AF4AEE" w:rsidP="001346EA" w:rsidRDefault="00D71AFD" w14:paraId="50148331" w14:textId="77777777">
            <w:pPr>
              <w:numPr>
                <w:ilvl w:val="0"/>
                <w:numId w:val="4"/>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Para informações sobre o conjunto de expectativas da nossa empresa, relativamente às interações com terceiros, consulte</w:t>
            </w:r>
            <w:r w:rsidRPr="00F0027C">
              <w:rPr>
                <w:rFonts w:ascii="Calibri" w:hAnsi="Calibri" w:eastAsia="Calibri" w:cs="Calibri"/>
                <w:lang w:val="pt-PT"/>
              </w:rPr>
              <w:t xml:space="preserve"> o nosso </w:t>
            </w:r>
            <w:hyperlink w:tgtFrame="_blank" w:history="1" r:id="rId197">
              <w:r w:rsidRPr="00F0027C">
                <w:rPr>
                  <w:rFonts w:ascii="Calibri" w:hAnsi="Calibri" w:eastAsia="Calibri" w:cs="Calibri"/>
                  <w:color w:val="0000FF"/>
                  <w:u w:val="single"/>
                  <w:lang w:val="pt-PT"/>
                </w:rPr>
                <w:t>Código de conduta empresarial</w:t>
              </w:r>
            </w:hyperlink>
            <w:r w:rsidRPr="00F0027C">
              <w:rPr>
                <w:rFonts w:ascii="Calibri" w:hAnsi="Calibri" w:eastAsia="Calibri" w:cs="Calibri"/>
                <w:lang w:val="pt-PT"/>
              </w:rPr>
              <w:t>.</w:t>
            </w:r>
          </w:p>
          <w:p w:rsidRPr="00F0027C" w:rsidR="00764DBF" w:rsidP="001346EA" w:rsidRDefault="00D71AFD" w14:paraId="3DF9C80A" w14:textId="77777777">
            <w:pPr>
              <w:numPr>
                <w:ilvl w:val="0"/>
                <w:numId w:val="4"/>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 xml:space="preserve">Para consultar as nossas políticas e procedimentos empresariais, aplicáveis a todos os níveis da empresa, visite o </w:t>
            </w:r>
            <w:hyperlink w:tgtFrame="_blank" w:history="1" r:id="rId198">
              <w:r w:rsidRPr="00F0027C">
                <w:rPr>
                  <w:rFonts w:ascii="Calibri" w:hAnsi="Calibri" w:eastAsia="Calibri" w:cs="Calibri"/>
                  <w:color w:val="0000FF"/>
                  <w:u w:val="single"/>
                  <w:lang w:val="pt-PT"/>
                </w:rPr>
                <w:t>Portal da política global</w:t>
              </w:r>
            </w:hyperlink>
            <w:r w:rsidRPr="00F0027C">
              <w:rPr>
                <w:rFonts w:ascii="Calibri" w:hAnsi="Calibri" w:eastAsia="Calibri" w:cs="Calibri"/>
                <w:lang w:val="pt-PT"/>
              </w:rPr>
              <w:t>.</w:t>
            </w:r>
          </w:p>
        </w:tc>
      </w:tr>
      <w:tr w:rsidRPr="00F0027C" w:rsidR="00171B17" w:rsidTr="7DAC6EF2" w14:paraId="6957CCBE"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5C3CDA83" w14:textId="77777777">
            <w:pPr>
              <w:spacing w:before="30" w:after="30"/>
              <w:ind w:left="30" w:right="30"/>
              <w:rPr>
                <w:rFonts w:ascii="Calibri" w:hAnsi="Calibri" w:eastAsia="Times New Roman" w:cs="Calibri"/>
                <w:sz w:val="16"/>
              </w:rPr>
            </w:pPr>
            <w:hyperlink w:tgtFrame="_blank" w:history="1" r:id="rId199">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2597C52F" w14:textId="77777777">
            <w:pPr>
              <w:ind w:left="30" w:right="30"/>
              <w:rPr>
                <w:rFonts w:ascii="Calibri" w:hAnsi="Calibri" w:eastAsia="Times New Roman" w:cs="Calibri"/>
                <w:sz w:val="16"/>
              </w:rPr>
            </w:pPr>
            <w:hyperlink w:tgtFrame="_blank" w:history="1" r:id="rId200">
              <w:r w:rsidRPr="00F0027C">
                <w:rPr>
                  <w:rFonts w:ascii="Calibri" w:hAnsi="Calibri" w:eastAsia="Times New Roman" w:cs="Calibri"/>
                  <w:color w:val="0000FF"/>
                  <w:sz w:val="16"/>
                  <w:u w:val="single"/>
                </w:rPr>
                <w:t>110_C_200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4A745DA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Office of Ethics and Compliance (OEC)</w:t>
            </w:r>
          </w:p>
          <w:p w:rsidRPr="00F0027C" w:rsidR="00764DBF" w:rsidP="00764DBF" w:rsidRDefault="00D71AFD" w14:paraId="6D390D9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The OEC is a global resource available to address your questions or concerns</w:t>
            </w:r>
            <w:r w:rsidRPr="00F0027C">
              <w:rPr>
                <w:rFonts w:ascii="Calibri" w:hAnsi="Calibri" w:eastAsia="Times New Roman" w:cs="Calibri"/>
              </w:rPr>
              <w:t xml:space="preserve"> about our company’s values and standards of conduct.</w:t>
            </w:r>
          </w:p>
          <w:p w:rsidRPr="00F0027C" w:rsidR="00764DBF" w:rsidP="00764DBF" w:rsidRDefault="00D71AFD" w14:paraId="40CADF07" w14:textId="77777777">
            <w:pPr>
              <w:numPr>
                <w:ilvl w:val="0"/>
                <w:numId w:val="5"/>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 xml:space="preserve">Visit the </w:t>
            </w:r>
            <w:hyperlink w:tgtFrame="_blank" w:history="1" r:id="rId201">
              <w:r w:rsidRPr="00F0027C">
                <w:rPr>
                  <w:rFonts w:ascii="Calibri" w:hAnsi="Calibri" w:eastAsia="Times New Roman" w:cs="Calibri"/>
                  <w:color w:val="0000FF"/>
                  <w:u w:val="single"/>
                </w:rPr>
                <w:t>OEC webpage</w:t>
              </w:r>
            </w:hyperlink>
            <w:r w:rsidRPr="00F0027C">
              <w:rPr>
                <w:rFonts w:ascii="Calibri" w:hAnsi="Calibri" w:eastAsia="Times New Roman" w:cs="Calibri"/>
              </w:rPr>
              <w:t xml:space="preserve"> on Abbott World.</w:t>
            </w:r>
          </w:p>
          <w:p w:rsidRPr="00F0027C" w:rsidR="00764DBF" w:rsidP="00764DBF" w:rsidRDefault="00D71AFD" w14:paraId="41DAD78D" w14:textId="77777777">
            <w:pPr>
              <w:numPr>
                <w:ilvl w:val="0"/>
                <w:numId w:val="5"/>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If you have any concerns about corrupt business activities, either within the company or in your dealings with customers or other third parties, you can report your concerns to the OEC (</w:t>
            </w:r>
            <w:hyperlink w:tgtFrame="_blank" w:history="1" r:id="rId202">
              <w:r w:rsidRPr="00F0027C">
                <w:rPr>
                  <w:rFonts w:ascii="Calibri" w:hAnsi="Calibri" w:eastAsia="Times New Roman" w:cs="Calibri"/>
                  <w:color w:val="0000FF"/>
                  <w:u w:val="single"/>
                </w:rPr>
                <w:t>investigations@abbott.com</w:t>
              </w:r>
            </w:hyperlink>
            <w:r w:rsidRPr="00F0027C">
              <w:rPr>
                <w:rFonts w:ascii="Calibri" w:hAnsi="Calibri" w:eastAsia="Times New Roman" w:cs="Calibri"/>
              </w:rPr>
              <w:t xml:space="preserve">) or Legal, or call our multilingual </w:t>
            </w:r>
            <w:hyperlink w:tgtFrame="_blank" w:history="1" r:id="rId203">
              <w:proofErr w:type="spellStart"/>
              <w:r w:rsidRPr="00F0027C">
                <w:rPr>
                  <w:rFonts w:ascii="Calibri" w:hAnsi="Calibri" w:eastAsia="Times New Roman" w:cs="Calibri"/>
                  <w:color w:val="0000FF"/>
                  <w:u w:val="single"/>
                </w:rPr>
                <w:t>SpeakUp</w:t>
              </w:r>
              <w:proofErr w:type="spellEnd"/>
            </w:hyperlink>
            <w:r w:rsidRPr="00F0027C">
              <w:rPr>
                <w:rFonts w:ascii="Calibri" w:hAnsi="Calibri" w:eastAsia="Times New Roman" w:cs="Calibri"/>
              </w:rPr>
              <w:t xml:space="preserve"> available globally 24/7.</w:t>
            </w:r>
          </w:p>
          <w:p w:rsidRPr="00F0027C" w:rsidR="00764DBF" w:rsidP="00764DBF" w:rsidRDefault="00D71AFD" w14:paraId="038C050F" w14:textId="77777777">
            <w:pPr>
              <w:numPr>
                <w:ilvl w:val="0"/>
                <w:numId w:val="5"/>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 xml:space="preserve">iComply – Visit </w:t>
            </w:r>
            <w:hyperlink w:tgtFrame="_blank" w:history="1" r:id="rId204">
              <w:r w:rsidRPr="00F0027C">
                <w:rPr>
                  <w:rFonts w:ascii="Calibri" w:hAnsi="Calibri" w:eastAsia="Times New Roman" w:cs="Calibri"/>
                  <w:color w:val="0000FF"/>
                  <w:u w:val="single"/>
                </w:rPr>
                <w:t>iComply</w:t>
              </w:r>
            </w:hyperlink>
            <w:r w:rsidRPr="00F0027C">
              <w:rPr>
                <w:rFonts w:ascii="Calibri" w:hAnsi="Calibri" w:eastAsia="Times New Roman" w:cs="Calibri"/>
              </w:rPr>
              <w:t xml:space="preserve"> to access compliance-related applications and resources geared </w:t>
            </w:r>
            <w:r w:rsidRPr="00F0027C">
              <w:rPr>
                <w:rFonts w:ascii="Calibri" w:hAnsi="Calibri" w:eastAsia="Times New Roman" w:cs="Calibri"/>
              </w:rPr>
              <w:lastRenderedPageBreak/>
              <w:t>towards interactions with Healthcare Professionals and Healthcare Organizations, as well as third parties.</w:t>
            </w:r>
          </w:p>
        </w:tc>
        <w:tc>
          <w:tcPr>
            <w:tcW w:w="6000" w:type="dxa"/>
            <w:tcMar/>
          </w:tcPr>
          <w:p w:rsidRPr="00F0027C" w:rsidR="00764DBF" w:rsidP="001346EA" w:rsidRDefault="00D71AFD" w14:paraId="2DAAB2D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 xml:space="preserve">Gabinete de ética e </w:t>
            </w:r>
            <w:r w:rsidRPr="00F0027C">
              <w:rPr>
                <w:rFonts w:ascii="Calibri" w:hAnsi="Calibri" w:eastAsia="Calibri" w:cs="Calibri"/>
                <w:lang w:val="pt-PT"/>
              </w:rPr>
              <w:t>conformidade (GEC)</w:t>
            </w:r>
          </w:p>
          <w:p w:rsidRPr="00F0027C" w:rsidR="00764DBF" w:rsidP="001346EA" w:rsidRDefault="00D71AFD" w14:paraId="089BCA4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 GEC é um recurso global disponível onde pode colocar as suas questões ou comunicar as suas preocupações, quanto aos valores e normas de conduta da nossa empre</w:t>
            </w:r>
            <w:r w:rsidRPr="00F0027C">
              <w:rPr>
                <w:rFonts w:ascii="Calibri" w:hAnsi="Calibri" w:eastAsia="Calibri" w:cs="Calibri"/>
                <w:lang w:val="pt-PT"/>
              </w:rPr>
              <w:t>sa.</w:t>
            </w:r>
          </w:p>
          <w:p w:rsidRPr="00F0027C" w:rsidR="00764DBF" w:rsidP="001346EA" w:rsidRDefault="00D71AFD" w14:paraId="5BAB0BE2" w14:textId="77777777">
            <w:pPr>
              <w:numPr>
                <w:ilvl w:val="0"/>
                <w:numId w:val="5"/>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 xml:space="preserve">Visite o </w:t>
            </w:r>
            <w:hyperlink w:tgtFrame="_blank" w:history="1" r:id="rId205">
              <w:r w:rsidRPr="00F0027C">
                <w:rPr>
                  <w:rFonts w:ascii="Calibri" w:hAnsi="Calibri" w:eastAsia="Calibri" w:cs="Calibri"/>
                  <w:color w:val="0000FF"/>
                  <w:u w:val="single"/>
                  <w:lang w:val="pt-PT"/>
                </w:rPr>
                <w:t>site do GEC</w:t>
              </w:r>
            </w:hyperlink>
            <w:r w:rsidRPr="00F0027C">
              <w:rPr>
                <w:rFonts w:ascii="Calibri" w:hAnsi="Calibri" w:eastAsia="Calibri" w:cs="Calibri"/>
                <w:lang w:val="pt-PT"/>
              </w:rPr>
              <w:t xml:space="preserve"> no Abbott </w:t>
            </w:r>
            <w:proofErr w:type="spellStart"/>
            <w:r w:rsidRPr="00F0027C">
              <w:rPr>
                <w:rFonts w:ascii="Calibri" w:hAnsi="Calibri" w:eastAsia="Calibri" w:cs="Calibri"/>
                <w:lang w:val="pt-PT"/>
              </w:rPr>
              <w:t>World</w:t>
            </w:r>
            <w:proofErr w:type="spellEnd"/>
            <w:r w:rsidRPr="00F0027C">
              <w:rPr>
                <w:rFonts w:ascii="Calibri" w:hAnsi="Calibri" w:eastAsia="Calibri" w:cs="Calibri"/>
                <w:lang w:val="pt-PT"/>
              </w:rPr>
              <w:t>.</w:t>
            </w:r>
          </w:p>
          <w:p w:rsidRPr="00F0027C" w:rsidR="006E5FE6" w:rsidP="001346EA" w:rsidRDefault="00D71AFD" w14:paraId="4BF3C8FF" w14:textId="77777777">
            <w:pPr>
              <w:numPr>
                <w:ilvl w:val="0"/>
                <w:numId w:val="5"/>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Caso esteja preocupado com atividades comerciais corruptas, na empresa ou nas relações que mantém com clientes ou outros t</w:t>
            </w:r>
            <w:r w:rsidRPr="00F0027C">
              <w:rPr>
                <w:rFonts w:ascii="Calibri" w:hAnsi="Calibri" w:eastAsia="Calibri" w:cs="Calibri"/>
                <w:lang w:val="pt-PT"/>
              </w:rPr>
              <w:t>erceiros, pode comunicar as suas preocupações ao GEC (</w:t>
            </w:r>
            <w:hyperlink w:tgtFrame="_blank" w:history="1" r:id="rId206">
              <w:r w:rsidRPr="00F0027C">
                <w:rPr>
                  <w:rFonts w:ascii="Calibri" w:hAnsi="Calibri" w:eastAsia="Calibri" w:cs="Calibri"/>
                  <w:color w:val="0000FF"/>
                  <w:u w:val="single"/>
                  <w:lang w:val="pt-PT"/>
                </w:rPr>
                <w:t>investigations@abbott.com</w:t>
              </w:r>
            </w:hyperlink>
            <w:r w:rsidRPr="00F0027C">
              <w:rPr>
                <w:rFonts w:ascii="Calibri" w:hAnsi="Calibri" w:eastAsia="Calibri" w:cs="Calibri"/>
                <w:lang w:val="pt-PT"/>
              </w:rPr>
              <w:t xml:space="preserve">) ou ao Departamento Jurídico ou contactar a </w:t>
            </w:r>
            <w:hyperlink w:tgtFrame="_blank" w:history="1" r:id="rId207">
              <w:proofErr w:type="spellStart"/>
              <w:r w:rsidRPr="00F0027C">
                <w:rPr>
                  <w:rFonts w:ascii="Calibri" w:hAnsi="Calibri" w:eastAsia="Calibri" w:cs="Calibri"/>
                  <w:color w:val="0000FF"/>
                  <w:u w:val="single"/>
                  <w:lang w:val="pt-PT"/>
                </w:rPr>
                <w:t>SpeakUp</w:t>
              </w:r>
              <w:proofErr w:type="spellEnd"/>
            </w:hyperlink>
            <w:r w:rsidRPr="00F0027C">
              <w:rPr>
                <w:rFonts w:ascii="Calibri" w:hAnsi="Calibri" w:eastAsia="Calibri" w:cs="Calibri"/>
                <w:lang w:val="pt-PT"/>
              </w:rPr>
              <w:t>, um serviço permanente, multilingue e disponível em todo o mundo.</w:t>
            </w:r>
          </w:p>
          <w:p w:rsidRPr="00F0027C" w:rsidR="00764DBF" w:rsidP="001346EA" w:rsidRDefault="00D71AFD" w14:paraId="6272CE0E" w14:textId="77777777">
            <w:pPr>
              <w:numPr>
                <w:ilvl w:val="0"/>
                <w:numId w:val="5"/>
              </w:numPr>
              <w:spacing w:before="100" w:beforeAutospacing="1" w:after="100" w:afterAutospacing="1"/>
              <w:ind w:left="750" w:right="30"/>
              <w:rPr>
                <w:rFonts w:ascii="Calibri" w:hAnsi="Calibri" w:eastAsia="Times New Roman" w:cs="Calibri"/>
                <w:lang w:val="pt-BR"/>
              </w:rPr>
            </w:pPr>
            <w:proofErr w:type="spellStart"/>
            <w:r w:rsidRPr="00F0027C">
              <w:rPr>
                <w:rFonts w:ascii="Calibri" w:hAnsi="Calibri" w:eastAsia="Calibri" w:cs="Calibri"/>
                <w:lang w:val="pt-PT"/>
              </w:rPr>
              <w:lastRenderedPageBreak/>
              <w:t>iComply</w:t>
            </w:r>
            <w:proofErr w:type="spellEnd"/>
            <w:r w:rsidRPr="00F0027C">
              <w:rPr>
                <w:rFonts w:ascii="Calibri" w:hAnsi="Calibri" w:eastAsia="Calibri" w:cs="Calibri"/>
                <w:lang w:val="pt-PT"/>
              </w:rPr>
              <w:t xml:space="preserve"> – Visite </w:t>
            </w:r>
            <w:hyperlink w:tgtFrame="_blank" w:history="1" r:id="rId208">
              <w:proofErr w:type="spellStart"/>
              <w:r w:rsidRPr="00F0027C">
                <w:rPr>
                  <w:rFonts w:ascii="Calibri" w:hAnsi="Calibri" w:eastAsia="Calibri" w:cs="Calibri"/>
                  <w:color w:val="0000FF"/>
                  <w:u w:val="single"/>
                  <w:lang w:val="pt-PT"/>
                </w:rPr>
                <w:t>iComply</w:t>
              </w:r>
              <w:proofErr w:type="spellEnd"/>
            </w:hyperlink>
            <w:r w:rsidRPr="00F0027C">
              <w:rPr>
                <w:rFonts w:ascii="Calibri" w:hAnsi="Calibri" w:eastAsia="Calibri" w:cs="Calibri"/>
                <w:lang w:val="pt-PT"/>
              </w:rPr>
              <w:t xml:space="preserve"> para aceder a aplicações e recursos o</w:t>
            </w:r>
            <w:r w:rsidRPr="00F0027C">
              <w:rPr>
                <w:rFonts w:ascii="Calibri" w:hAnsi="Calibri" w:eastAsia="Calibri" w:cs="Calibri"/>
                <w:lang w:val="pt-PT"/>
              </w:rPr>
              <w:t>rientados para as interações com Profissionais de saúde e Organizações de Cuidados de Saúde, bem como terceiros.</w:t>
            </w:r>
          </w:p>
        </w:tc>
      </w:tr>
      <w:tr w:rsidRPr="00F0027C" w:rsidR="00171B17" w:rsidTr="7DAC6EF2" w14:paraId="74C43EEC"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6856972C" w14:textId="77777777">
            <w:pPr>
              <w:spacing w:before="30" w:after="30"/>
              <w:ind w:left="30" w:right="30"/>
              <w:rPr>
                <w:rFonts w:ascii="Calibri" w:hAnsi="Calibri" w:eastAsia="Times New Roman" w:cs="Calibri"/>
                <w:sz w:val="16"/>
              </w:rPr>
            </w:pPr>
            <w:hyperlink w:tgtFrame="_blank" w:history="1" r:id="rId209">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5CF26061" w14:textId="77777777">
            <w:pPr>
              <w:ind w:left="30" w:right="30"/>
              <w:rPr>
                <w:rFonts w:ascii="Calibri" w:hAnsi="Calibri" w:eastAsia="Times New Roman" w:cs="Calibri"/>
                <w:sz w:val="16"/>
              </w:rPr>
            </w:pPr>
            <w:hyperlink w:tgtFrame="_blank" w:history="1" r:id="rId210">
              <w:r w:rsidRPr="00F0027C">
                <w:rPr>
                  <w:rFonts w:ascii="Calibri" w:hAnsi="Calibri" w:eastAsia="Times New Roman" w:cs="Calibri"/>
                  <w:color w:val="0000FF"/>
                  <w:sz w:val="16"/>
                  <w:u w:val="single"/>
                </w:rPr>
                <w:t>111_C_200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59684A9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Human Resources</w:t>
            </w:r>
          </w:p>
          <w:p w:rsidRPr="00F0027C" w:rsidR="00764DBF" w:rsidP="00764DBF" w:rsidRDefault="00D71AFD" w14:paraId="11019B0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For employee-related issues, such as concerns involving management and/or other employees, contact your local </w:t>
            </w:r>
            <w:hyperlink w:tgtFrame="_blank" w:history="1" r:id="rId211">
              <w:r w:rsidRPr="00F0027C">
                <w:rPr>
                  <w:rFonts w:ascii="Calibri" w:hAnsi="Calibri" w:eastAsia="Times New Roman" w:cs="Calibri"/>
                  <w:color w:val="0000FF"/>
                  <w:u w:val="single"/>
                </w:rPr>
                <w:t>Human Resources representative</w:t>
              </w:r>
            </w:hyperlink>
            <w:r w:rsidRPr="00F0027C">
              <w:rPr>
                <w:rFonts w:ascii="Calibri" w:hAnsi="Calibri" w:eastAsia="Times New Roman" w:cs="Calibri"/>
              </w:rPr>
              <w:t>.</w:t>
            </w:r>
          </w:p>
        </w:tc>
        <w:tc>
          <w:tcPr>
            <w:tcW w:w="6000" w:type="dxa"/>
            <w:tcMar/>
          </w:tcPr>
          <w:p w:rsidRPr="00F0027C" w:rsidR="00764DBF" w:rsidP="001346EA" w:rsidRDefault="00D71AFD" w14:paraId="05A458A6"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Recursos Humanos</w:t>
            </w:r>
          </w:p>
          <w:p w:rsidRPr="00F0027C" w:rsidR="00764DBF" w:rsidP="001346EA" w:rsidRDefault="00D71AFD" w14:paraId="0CE97F4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Para questões relacionadas com colaboradores, tais como preocupações que abrangem a direção e/ou outros colaboradores, contacte o seu representante de </w:t>
            </w:r>
            <w:hyperlink w:tgtFrame="_blank" w:history="1" r:id="rId212">
              <w:r w:rsidRPr="00F0027C">
                <w:rPr>
                  <w:rFonts w:ascii="Calibri" w:hAnsi="Calibri" w:eastAsia="Calibri" w:cs="Calibri"/>
                  <w:color w:val="0000FF"/>
                  <w:u w:val="single"/>
                  <w:lang w:val="pt-PT"/>
                </w:rPr>
                <w:t>Recursos Humanos</w:t>
              </w:r>
            </w:hyperlink>
            <w:r w:rsidRPr="00F0027C">
              <w:rPr>
                <w:rFonts w:ascii="Calibri" w:hAnsi="Calibri" w:eastAsia="Calibri" w:cs="Calibri"/>
                <w:lang w:val="pt-PT"/>
              </w:rPr>
              <w:t xml:space="preserve"> local.</w:t>
            </w:r>
          </w:p>
        </w:tc>
      </w:tr>
      <w:tr w:rsidRPr="00F0027C" w:rsidR="00171B17" w:rsidTr="7DAC6EF2" w14:paraId="4676F2A7"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27AEE12B" w14:textId="77777777">
            <w:pPr>
              <w:spacing w:before="30" w:after="30"/>
              <w:ind w:left="30" w:right="30"/>
              <w:rPr>
                <w:rFonts w:ascii="Calibri" w:hAnsi="Calibri" w:eastAsia="Times New Roman" w:cs="Calibri"/>
                <w:sz w:val="16"/>
              </w:rPr>
            </w:pPr>
            <w:hyperlink w:tgtFrame="_blank" w:history="1" r:id="rId213">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7B00E4CA" w14:textId="77777777">
            <w:pPr>
              <w:ind w:left="30" w:right="30"/>
              <w:rPr>
                <w:rFonts w:ascii="Calibri" w:hAnsi="Calibri" w:eastAsia="Times New Roman" w:cs="Calibri"/>
                <w:sz w:val="16"/>
              </w:rPr>
            </w:pPr>
            <w:hyperlink w:tgtFrame="_blank" w:history="1" r:id="rId214">
              <w:r w:rsidRPr="00F0027C">
                <w:rPr>
                  <w:rFonts w:ascii="Calibri" w:hAnsi="Calibri" w:eastAsia="Times New Roman" w:cs="Calibri"/>
                  <w:color w:val="0000FF"/>
                  <w:sz w:val="16"/>
                  <w:u w:val="single"/>
                </w:rPr>
                <w:t>112_C_200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6C56261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Legal Division</w:t>
            </w:r>
          </w:p>
          <w:p w:rsidRPr="00F0027C" w:rsidR="00764DBF" w:rsidP="00764DBF" w:rsidRDefault="00D71AFD" w14:paraId="40006BB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Contact the Legal Division with questions or concerns about legal implications of bribery and corru</w:t>
            </w:r>
            <w:r w:rsidRPr="00F0027C">
              <w:rPr>
                <w:rFonts w:ascii="Calibri" w:hAnsi="Calibri" w:eastAsia="Times New Roman" w:cs="Calibri"/>
              </w:rPr>
              <w:t>ption.</w:t>
            </w:r>
          </w:p>
          <w:p w:rsidRPr="00F0027C" w:rsidR="00764DBF" w:rsidP="00764DBF" w:rsidRDefault="00D71AFD" w14:paraId="6B313534" w14:textId="77777777">
            <w:pPr>
              <w:numPr>
                <w:ilvl w:val="0"/>
                <w:numId w:val="6"/>
              </w:numPr>
              <w:spacing w:before="100" w:beforeAutospacing="1" w:after="100" w:afterAutospacing="1"/>
              <w:ind w:left="750" w:right="30"/>
              <w:rPr>
                <w:rFonts w:ascii="Calibri" w:hAnsi="Calibri" w:eastAsia="Times New Roman" w:cs="Calibri"/>
              </w:rPr>
            </w:pPr>
            <w:r w:rsidRPr="00F0027C">
              <w:rPr>
                <w:rFonts w:ascii="Calibri" w:hAnsi="Calibri" w:eastAsia="Times New Roman" w:cs="Calibri"/>
              </w:rPr>
              <w:t>Click here to access the Legal home page on Abbott World.</w:t>
            </w:r>
          </w:p>
        </w:tc>
        <w:tc>
          <w:tcPr>
            <w:tcW w:w="6000" w:type="dxa"/>
            <w:tcMar/>
          </w:tcPr>
          <w:p w:rsidRPr="00F0027C" w:rsidR="00764DBF" w:rsidP="001346EA" w:rsidRDefault="00D71AFD" w14:paraId="59D2F10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Departamento jurídico</w:t>
            </w:r>
          </w:p>
          <w:p w:rsidRPr="00F0027C" w:rsidR="00764DBF" w:rsidP="001346EA" w:rsidRDefault="00D71AFD" w14:paraId="0C76153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Contacte o Departamento jurídico com perguntas ou preocupações sobre implicações legais de s</w:t>
            </w:r>
            <w:r w:rsidRPr="00F0027C">
              <w:rPr>
                <w:rFonts w:ascii="Calibri" w:hAnsi="Calibri" w:eastAsia="Calibri" w:cs="Calibri"/>
                <w:lang w:val="pt-PT"/>
              </w:rPr>
              <w:t>uborno e corrupção.</w:t>
            </w:r>
          </w:p>
          <w:p w:rsidRPr="00F0027C" w:rsidR="00764DBF" w:rsidP="001346EA" w:rsidRDefault="00D71AFD" w14:paraId="291930EE" w14:textId="77777777">
            <w:pPr>
              <w:numPr>
                <w:ilvl w:val="0"/>
                <w:numId w:val="6"/>
              </w:numPr>
              <w:spacing w:before="100" w:beforeAutospacing="1" w:after="100" w:afterAutospacing="1"/>
              <w:ind w:left="750" w:right="30"/>
              <w:rPr>
                <w:rFonts w:ascii="Calibri" w:hAnsi="Calibri" w:eastAsia="Times New Roman" w:cs="Calibri"/>
                <w:lang w:val="pt-BR"/>
              </w:rPr>
            </w:pPr>
            <w:r w:rsidRPr="00F0027C">
              <w:rPr>
                <w:rFonts w:ascii="Calibri" w:hAnsi="Calibri" w:eastAsia="Calibri" w:cs="Calibri"/>
                <w:lang w:val="pt-PT"/>
              </w:rPr>
              <w:t xml:space="preserve">Clique aqui para aceder à página inicial do Departamento Jurídico no Abbott </w:t>
            </w:r>
            <w:proofErr w:type="spellStart"/>
            <w:r w:rsidRPr="00F0027C">
              <w:rPr>
                <w:rFonts w:ascii="Calibri" w:hAnsi="Calibri" w:eastAsia="Calibri" w:cs="Calibri"/>
                <w:lang w:val="pt-PT"/>
              </w:rPr>
              <w:t>World</w:t>
            </w:r>
            <w:proofErr w:type="spellEnd"/>
            <w:r w:rsidRPr="00F0027C">
              <w:rPr>
                <w:rFonts w:ascii="Calibri" w:hAnsi="Calibri" w:eastAsia="Calibri" w:cs="Calibri"/>
                <w:lang w:val="pt-PT"/>
              </w:rPr>
              <w:t>.</w:t>
            </w:r>
          </w:p>
        </w:tc>
      </w:tr>
      <w:tr w:rsidRPr="00F0027C" w:rsidR="00171B17" w:rsidTr="7DAC6EF2" w14:paraId="5C7E905D"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5C47C27D" w14:textId="77777777">
            <w:pPr>
              <w:spacing w:before="30" w:after="30"/>
              <w:ind w:left="30" w:right="30"/>
              <w:rPr>
                <w:rFonts w:ascii="Calibri" w:hAnsi="Calibri" w:eastAsia="Times New Roman" w:cs="Calibri"/>
                <w:sz w:val="16"/>
              </w:rPr>
            </w:pPr>
            <w:hyperlink w:tgtFrame="_blank" w:history="1" r:id="rId215">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47FD1CBC" w14:textId="77777777">
            <w:pPr>
              <w:ind w:left="30" w:right="30"/>
              <w:rPr>
                <w:rFonts w:ascii="Calibri" w:hAnsi="Calibri" w:eastAsia="Times New Roman" w:cs="Calibri"/>
                <w:sz w:val="16"/>
              </w:rPr>
            </w:pPr>
            <w:hyperlink w:tgtFrame="_blank" w:history="1" r:id="rId216">
              <w:r w:rsidRPr="00F0027C">
                <w:rPr>
                  <w:rFonts w:ascii="Calibri" w:hAnsi="Calibri" w:eastAsia="Times New Roman" w:cs="Calibri"/>
                  <w:color w:val="0000FF"/>
                  <w:sz w:val="16"/>
                  <w:u w:val="single"/>
                </w:rPr>
                <w:t>113_C_200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544444A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OTHER RESOURCES</w:t>
            </w:r>
          </w:p>
          <w:p w:rsidRPr="00F0027C" w:rsidR="00764DBF" w:rsidP="00764DBF" w:rsidRDefault="00D71AFD" w14:paraId="5A0A3A7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There are many other resources available to you:</w:t>
            </w:r>
          </w:p>
          <w:p w:rsidRPr="00F0027C" w:rsidR="00764DBF" w:rsidP="00764DBF" w:rsidRDefault="00D71AFD" w14:paraId="5570EC5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Finance – If your question is about accounting or finance, contact your local Finance department.</w:t>
            </w:r>
          </w:p>
          <w:p w:rsidRPr="00F0027C" w:rsidR="00764DBF" w:rsidP="00764DBF" w:rsidRDefault="00D71AFD" w14:paraId="6827F05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lastRenderedPageBreak/>
              <w:t>Corporate Audit – If you have specific concerns regarding accou</w:t>
            </w:r>
            <w:r w:rsidRPr="00F0027C">
              <w:rPr>
                <w:rFonts w:ascii="Calibri" w:hAnsi="Calibri" w:eastAsia="Times New Roman" w:cs="Calibri"/>
              </w:rPr>
              <w:t>nting, internal accounting controls, or auditing matters, promptly report them to Corporate Audit or the OEC.</w:t>
            </w:r>
          </w:p>
          <w:p w:rsidRPr="00F0027C" w:rsidR="00764DBF" w:rsidP="00764DBF" w:rsidRDefault="00D71AFD" w14:paraId="5F3D1E6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Abbott Quality and Regulatory – If you have questions about the quality and safety of our products, contact your local Quality or </w:t>
            </w:r>
            <w:r w:rsidRPr="00F0027C">
              <w:rPr>
                <w:rFonts w:ascii="Calibri" w:hAnsi="Calibri" w:eastAsia="Times New Roman" w:cs="Calibri"/>
              </w:rPr>
              <w:t>Regulatory department.</w:t>
            </w:r>
          </w:p>
          <w:p w:rsidRPr="00F0027C" w:rsidR="00764DBF" w:rsidP="00764DBF" w:rsidRDefault="00D71AFD" w14:paraId="46C4A14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Global Environment, Health, and Safety – Contact a Global Environment, Health, and Safety representative if you have questions about a physical site and potential dangers.</w:t>
            </w:r>
          </w:p>
          <w:p w:rsidRPr="00F0027C" w:rsidR="00764DBF" w:rsidP="00764DBF" w:rsidRDefault="00D71AFD" w14:paraId="006CC3D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Global Procurement – If you have questions about </w:t>
            </w:r>
            <w:r w:rsidRPr="00F0027C">
              <w:rPr>
                <w:rFonts w:ascii="Calibri" w:hAnsi="Calibri" w:eastAsia="Times New Roman" w:cs="Calibri"/>
              </w:rPr>
              <w:t>supplier relations, contact Global Procurement.</w:t>
            </w:r>
          </w:p>
        </w:tc>
        <w:tc>
          <w:tcPr>
            <w:tcW w:w="6000" w:type="dxa"/>
            <w:tcMar/>
          </w:tcPr>
          <w:p w:rsidRPr="00F0027C" w:rsidR="00764DBF" w:rsidP="001346EA" w:rsidRDefault="00D71AFD" w14:paraId="67A0EF4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OUTROS RECURSOS</w:t>
            </w:r>
          </w:p>
          <w:p w:rsidRPr="00F0027C" w:rsidR="00764DBF" w:rsidP="001346EA" w:rsidRDefault="00D71AFD" w14:paraId="24088C81"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Existem muitos outros recursos à sua disposição:</w:t>
            </w:r>
          </w:p>
          <w:p w:rsidRPr="00F0027C" w:rsidR="00764DBF" w:rsidP="001346EA" w:rsidRDefault="00D71AFD" w14:paraId="7702ECA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lastRenderedPageBreak/>
              <w:t>Departamento financeiro – Se a sua dúvida se prende com questões de contabilidade ou finanças, contacte o seu Departamento financeiro local.</w:t>
            </w:r>
          </w:p>
          <w:p w:rsidRPr="00F0027C" w:rsidR="00764DBF" w:rsidP="001346EA" w:rsidRDefault="00D71AFD" w14:paraId="463DC0EC"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Auditoria corporativa – Cas</w:t>
            </w:r>
            <w:r w:rsidRPr="00F0027C">
              <w:rPr>
                <w:rFonts w:ascii="Calibri" w:hAnsi="Calibri" w:eastAsia="Calibri" w:cs="Calibri"/>
                <w:lang w:val="pt-PT"/>
              </w:rPr>
              <w:t>o tenha qualquer preocupação específica no âmbito da contabilidade, controlos contabilísticos internos ou assuntos de auditoria, comunique-a de imediato junto do departamento de Auditoria corporativa ou do GEC.</w:t>
            </w:r>
          </w:p>
          <w:p w:rsidRPr="00F0027C" w:rsidR="00764DBF" w:rsidP="001346EA" w:rsidRDefault="00D71AFD" w14:paraId="4A1EFA1F"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Qualidade e regulamentação da Abbott – Caso tenha qualquer dúvida em relação à qualidade e segurança dos nossos produtos, contacte o seu departamento de Qualidade ou Regulamentação local.</w:t>
            </w:r>
          </w:p>
          <w:p w:rsidRPr="00F0027C" w:rsidR="00764DBF" w:rsidP="001346EA" w:rsidRDefault="00D71AFD" w14:paraId="216E4FA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Meio ambiente, saúde e segurança global – Contacte um representante do departamento de Meio ambiente, saúde e segurança global, caso tenha questões quanto a um espaço físico e potenciais perigos.</w:t>
            </w:r>
          </w:p>
          <w:p w:rsidRPr="00F0027C" w:rsidR="00764DBF" w:rsidP="001346EA" w:rsidRDefault="00D71AFD" w14:paraId="1FF38694"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Global </w:t>
            </w:r>
            <w:proofErr w:type="spellStart"/>
            <w:r w:rsidRPr="00F0027C">
              <w:rPr>
                <w:rFonts w:ascii="Calibri" w:hAnsi="Calibri" w:eastAsia="Calibri" w:cs="Calibri"/>
                <w:lang w:val="pt-PT"/>
              </w:rPr>
              <w:t>Procurement</w:t>
            </w:r>
            <w:proofErr w:type="spellEnd"/>
            <w:r w:rsidRPr="00F0027C">
              <w:rPr>
                <w:rFonts w:ascii="Calibri" w:hAnsi="Calibri" w:eastAsia="Calibri" w:cs="Calibri"/>
                <w:lang w:val="pt-PT"/>
              </w:rPr>
              <w:t xml:space="preserve"> – Caso tenha questões sobre relações com fornecedores, contacte os serviços de Global </w:t>
            </w:r>
            <w:proofErr w:type="spellStart"/>
            <w:r w:rsidRPr="00F0027C">
              <w:rPr>
                <w:rFonts w:ascii="Calibri" w:hAnsi="Calibri" w:eastAsia="Calibri" w:cs="Calibri"/>
                <w:lang w:val="pt-PT"/>
              </w:rPr>
              <w:t>Procurement</w:t>
            </w:r>
            <w:proofErr w:type="spellEnd"/>
            <w:r w:rsidRPr="00F0027C">
              <w:rPr>
                <w:rFonts w:ascii="Calibri" w:hAnsi="Calibri" w:eastAsia="Calibri" w:cs="Calibri"/>
                <w:lang w:val="pt-PT"/>
              </w:rPr>
              <w:t>.</w:t>
            </w:r>
          </w:p>
        </w:tc>
      </w:tr>
      <w:tr w:rsidRPr="00F0027C" w:rsidR="00171B17" w:rsidTr="7DAC6EF2" w14:paraId="43686273" w14:textId="77777777">
        <w:tc>
          <w:tcPr>
            <w:tcW w:w="1353" w:type="dxa"/>
            <w:shd w:val="clear" w:color="auto" w:fill="C1E4F5" w:themeFill="accent1" w:themeFillTint="33"/>
            <w:tcMar>
              <w:top w:w="120" w:type="dxa"/>
              <w:left w:w="180" w:type="dxa"/>
              <w:bottom w:w="120" w:type="dxa"/>
              <w:right w:w="180" w:type="dxa"/>
            </w:tcMar>
            <w:hideMark/>
          </w:tcPr>
          <w:p w:rsidRPr="00F0027C" w:rsidR="00764DBF" w:rsidP="00764DBF" w:rsidRDefault="00D71AFD" w14:paraId="7E752D40" w14:textId="77777777">
            <w:pPr>
              <w:spacing w:before="30" w:after="30"/>
              <w:ind w:left="30" w:right="30"/>
              <w:rPr>
                <w:rFonts w:ascii="Calibri" w:hAnsi="Calibri" w:eastAsia="Times New Roman" w:cs="Calibri"/>
                <w:sz w:val="16"/>
              </w:rPr>
            </w:pPr>
            <w:hyperlink w:tgtFrame="_blank" w:history="1" r:id="rId217">
              <w:r w:rsidRPr="00F0027C">
                <w:rPr>
                  <w:rFonts w:ascii="Calibri" w:hAnsi="Calibri" w:eastAsia="Times New Roman" w:cs="Calibri"/>
                  <w:color w:val="0000FF"/>
                  <w:sz w:val="16"/>
                  <w:u w:val="single"/>
                </w:rPr>
                <w:t>Screen 18</w:t>
              </w:r>
            </w:hyperlink>
            <w:r w:rsidRPr="00F0027C">
              <w:rPr>
                <w:rFonts w:ascii="Calibri" w:hAnsi="Calibri" w:eastAsia="Times New Roman" w:cs="Calibri"/>
                <w:sz w:val="16"/>
              </w:rPr>
              <w:t xml:space="preserve"> </w:t>
            </w:r>
          </w:p>
          <w:p w:rsidRPr="00F0027C" w:rsidR="00764DBF" w:rsidP="00764DBF" w:rsidRDefault="00D71AFD" w14:paraId="7055FEE9" w14:textId="77777777">
            <w:pPr>
              <w:ind w:left="30" w:right="30"/>
              <w:rPr>
                <w:rFonts w:ascii="Calibri" w:hAnsi="Calibri" w:eastAsia="Times New Roman" w:cs="Calibri"/>
                <w:sz w:val="16"/>
              </w:rPr>
            </w:pPr>
            <w:hyperlink w:tgtFrame="_blank" w:history="1" r:id="rId218">
              <w:r w:rsidRPr="00F0027C">
                <w:rPr>
                  <w:rFonts w:ascii="Calibri" w:hAnsi="Calibri" w:eastAsia="Times New Roman" w:cs="Calibri"/>
                  <w:color w:val="0000FF"/>
                  <w:sz w:val="16"/>
                  <w:u w:val="single"/>
                </w:rPr>
                <w:t>114_C_200</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vAlign w:val="center"/>
            <w:hideMark/>
          </w:tcPr>
          <w:p w:rsidRPr="00F0027C" w:rsidR="00764DBF" w:rsidP="00764DBF" w:rsidRDefault="00D71AFD" w14:paraId="2E212AD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Course Resources</w:t>
            </w:r>
          </w:p>
          <w:p w:rsidRPr="00F0027C" w:rsidR="00764DBF" w:rsidP="00764DBF" w:rsidRDefault="00D71AFD" w14:paraId="4975D0E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Transcript</w:t>
            </w:r>
          </w:p>
          <w:p w:rsidRPr="00F0027C" w:rsidR="00764DBF" w:rsidP="00764DBF" w:rsidRDefault="00D71AFD" w14:paraId="47DCE4DF" w14:textId="3B87FEDC">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Click </w:t>
            </w:r>
            <w:hyperlink w:tgtFrame="_blank" w:history="1" r:id="rId219">
              <w:r w:rsidRPr="00FA61A3">
                <w:rPr>
                  <w:rStyle w:val="Hyperlink"/>
                  <w:rFonts w:ascii="Calibri" w:hAnsi="Calibri" w:eastAsia="Times New Roman" w:cs="Calibri"/>
                </w:rPr>
                <w:t>here</w:t>
              </w:r>
            </w:hyperlink>
            <w:r w:rsidRPr="00F0027C">
              <w:rPr>
                <w:rFonts w:ascii="Calibri" w:hAnsi="Calibri" w:eastAsia="Times New Roman" w:cs="Calibri"/>
              </w:rPr>
              <w:t xml:space="preserve"> for a full transcript of the course</w:t>
            </w:r>
          </w:p>
        </w:tc>
        <w:tc>
          <w:tcPr>
            <w:tcW w:w="6000" w:type="dxa"/>
            <w:tcMar/>
          </w:tcPr>
          <w:p w:rsidRPr="00F0027C" w:rsidR="00764DBF" w:rsidP="001346EA" w:rsidRDefault="00D71AFD" w14:paraId="0045118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Recursos para o curso</w:t>
            </w:r>
          </w:p>
          <w:p w:rsidRPr="00F0027C" w:rsidR="00764DBF" w:rsidP="001346EA" w:rsidRDefault="00D71AFD" w14:paraId="74BD818A"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Transcrição</w:t>
            </w:r>
          </w:p>
          <w:p w:rsidRPr="00F0027C" w:rsidR="00764DBF" w:rsidP="001346EA" w:rsidRDefault="00D71AFD" w14:paraId="251F78C2" w14:textId="6EF2F54B">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Clique </w:t>
            </w:r>
            <w:hyperlink w:tgtFrame="_blank" w:history="1" r:id="rId220">
              <w:r w:rsidRPr="00FA61A3">
                <w:rPr>
                  <w:rStyle w:val="Hyperlink"/>
                  <w:rFonts w:ascii="Calibri" w:hAnsi="Calibri" w:eastAsia="Calibri" w:cs="Calibri"/>
                  <w:lang w:val="pt-PT"/>
                </w:rPr>
                <w:t>aqui</w:t>
              </w:r>
            </w:hyperlink>
            <w:r w:rsidRPr="00F0027C">
              <w:rPr>
                <w:rFonts w:ascii="Calibri" w:hAnsi="Calibri" w:eastAsia="Calibri" w:cs="Calibri"/>
                <w:lang w:val="pt-PT"/>
              </w:rPr>
              <w:t xml:space="preserve"> para obter uma transcrição completa do curso</w:t>
            </w:r>
          </w:p>
        </w:tc>
      </w:tr>
      <w:tr w:rsidRPr="00F0027C" w:rsidR="00171B17" w:rsidTr="7DAC6EF2" w14:paraId="4C88A90A"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1695A38E"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115_toc_1</w:t>
            </w:r>
          </w:p>
        </w:tc>
        <w:tc>
          <w:tcPr>
            <w:tcW w:w="6000" w:type="dxa"/>
            <w:tcMar>
              <w:top w:w="120" w:type="dxa"/>
              <w:left w:w="180" w:type="dxa"/>
              <w:bottom w:w="120" w:type="dxa"/>
              <w:right w:w="180" w:type="dxa"/>
            </w:tcMar>
            <w:vAlign w:val="center"/>
            <w:hideMark/>
          </w:tcPr>
          <w:p w:rsidRPr="00F0027C" w:rsidR="00315D6E" w:rsidP="00315D6E" w:rsidRDefault="00D71AFD" w14:paraId="05B046E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Welcome</w:t>
            </w:r>
          </w:p>
        </w:tc>
        <w:tc>
          <w:tcPr>
            <w:tcW w:w="6000" w:type="dxa"/>
            <w:tcMar/>
          </w:tcPr>
          <w:p w:rsidRPr="00F0027C" w:rsidR="00315D6E" w:rsidP="001346EA" w:rsidRDefault="00D71AFD" w14:paraId="569C7D88"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Boas-vindas</w:t>
            </w:r>
          </w:p>
        </w:tc>
      </w:tr>
      <w:tr w:rsidRPr="00F0027C" w:rsidR="00171B17" w:rsidTr="7DAC6EF2" w14:paraId="4D8D96BF"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31C9CE48"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116_toc_2</w:t>
            </w:r>
          </w:p>
        </w:tc>
        <w:tc>
          <w:tcPr>
            <w:tcW w:w="6000" w:type="dxa"/>
            <w:tcMar>
              <w:top w:w="120" w:type="dxa"/>
              <w:left w:w="180" w:type="dxa"/>
              <w:bottom w:w="120" w:type="dxa"/>
              <w:right w:w="180" w:type="dxa"/>
            </w:tcMar>
            <w:vAlign w:val="center"/>
            <w:hideMark/>
          </w:tcPr>
          <w:p w:rsidRPr="00F0027C" w:rsidR="00315D6E" w:rsidP="00315D6E" w:rsidRDefault="00D71AFD" w14:paraId="25FB7E5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Code of Business Conduct</w:t>
            </w:r>
          </w:p>
        </w:tc>
        <w:tc>
          <w:tcPr>
            <w:tcW w:w="6000" w:type="dxa"/>
            <w:tcMar/>
          </w:tcPr>
          <w:p w:rsidRPr="00F0027C" w:rsidR="00315D6E" w:rsidP="001346EA" w:rsidRDefault="00D71AFD" w14:paraId="3C2AB5CF"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Código de conduta empresarial</w:t>
            </w:r>
          </w:p>
        </w:tc>
      </w:tr>
      <w:tr w:rsidRPr="00F0027C" w:rsidR="00171B17" w:rsidTr="7DAC6EF2" w14:paraId="2CAFAB1C"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BDD0157"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117_toc_3</w:t>
            </w:r>
          </w:p>
        </w:tc>
        <w:tc>
          <w:tcPr>
            <w:tcW w:w="6000" w:type="dxa"/>
            <w:tcMar>
              <w:top w:w="120" w:type="dxa"/>
              <w:left w:w="180" w:type="dxa"/>
              <w:bottom w:w="120" w:type="dxa"/>
              <w:right w:w="180" w:type="dxa"/>
            </w:tcMar>
            <w:vAlign w:val="center"/>
            <w:hideMark/>
          </w:tcPr>
          <w:p w:rsidRPr="00F0027C" w:rsidR="00315D6E" w:rsidP="00315D6E" w:rsidRDefault="00D71AFD" w14:paraId="78894C4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Philosophy</w:t>
            </w:r>
          </w:p>
        </w:tc>
        <w:tc>
          <w:tcPr>
            <w:tcW w:w="6000" w:type="dxa"/>
            <w:tcMar/>
          </w:tcPr>
          <w:p w:rsidRPr="00F0027C" w:rsidR="00315D6E" w:rsidP="001346EA" w:rsidRDefault="00D71AFD" w14:paraId="464052A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A nossa filosofia</w:t>
            </w:r>
          </w:p>
        </w:tc>
      </w:tr>
      <w:tr w:rsidRPr="00F0027C" w:rsidR="00171B17" w:rsidTr="7DAC6EF2" w14:paraId="3F9F8BC8"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A440DDD"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118_toc_4</w:t>
            </w:r>
          </w:p>
        </w:tc>
        <w:tc>
          <w:tcPr>
            <w:tcW w:w="6000" w:type="dxa"/>
            <w:tcMar>
              <w:top w:w="120" w:type="dxa"/>
              <w:left w:w="180" w:type="dxa"/>
              <w:bottom w:w="120" w:type="dxa"/>
              <w:right w:w="180" w:type="dxa"/>
            </w:tcMar>
            <w:vAlign w:val="center"/>
            <w:hideMark/>
          </w:tcPr>
          <w:p w:rsidRPr="00F0027C" w:rsidR="00315D6E" w:rsidP="00315D6E" w:rsidRDefault="00D71AFD" w14:paraId="4FD4B61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Objectives</w:t>
            </w:r>
          </w:p>
        </w:tc>
        <w:tc>
          <w:tcPr>
            <w:tcW w:w="6000" w:type="dxa"/>
            <w:tcMar/>
          </w:tcPr>
          <w:p w:rsidRPr="00F0027C" w:rsidR="00315D6E" w:rsidP="001346EA" w:rsidRDefault="00D71AFD" w14:paraId="2E59A1C3"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Objetivos</w:t>
            </w:r>
          </w:p>
        </w:tc>
      </w:tr>
      <w:tr w:rsidRPr="00F0027C" w:rsidR="00171B17" w:rsidTr="7DAC6EF2" w14:paraId="087BDE92"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6C25E9B"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119_toc_5</w:t>
            </w:r>
          </w:p>
        </w:tc>
        <w:tc>
          <w:tcPr>
            <w:tcW w:w="6000" w:type="dxa"/>
            <w:tcMar>
              <w:top w:w="120" w:type="dxa"/>
              <w:left w:w="180" w:type="dxa"/>
              <w:bottom w:w="120" w:type="dxa"/>
              <w:right w:w="180" w:type="dxa"/>
            </w:tcMar>
            <w:vAlign w:val="center"/>
            <w:hideMark/>
          </w:tcPr>
          <w:p w:rsidRPr="00F0027C" w:rsidR="00315D6E" w:rsidP="00315D6E" w:rsidRDefault="00D71AFD" w14:paraId="49B4502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Table of </w:t>
            </w:r>
            <w:r w:rsidRPr="00F0027C">
              <w:rPr>
                <w:rFonts w:ascii="Calibri" w:hAnsi="Calibri" w:eastAsia="Times New Roman" w:cs="Calibri"/>
              </w:rPr>
              <w:t>Contents</w:t>
            </w:r>
          </w:p>
        </w:tc>
        <w:tc>
          <w:tcPr>
            <w:tcW w:w="6000" w:type="dxa"/>
            <w:tcMar/>
          </w:tcPr>
          <w:p w:rsidRPr="00F0027C" w:rsidR="00315D6E" w:rsidP="001346EA" w:rsidRDefault="00D71AFD" w14:paraId="2574AF75"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Índice</w:t>
            </w:r>
          </w:p>
        </w:tc>
      </w:tr>
      <w:tr w:rsidRPr="00F0027C" w:rsidR="00171B17" w:rsidTr="7DAC6EF2" w14:paraId="253E435E"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131629F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120_toc_6</w:t>
            </w:r>
          </w:p>
        </w:tc>
        <w:tc>
          <w:tcPr>
            <w:tcW w:w="6000" w:type="dxa"/>
            <w:tcMar>
              <w:top w:w="120" w:type="dxa"/>
              <w:left w:w="180" w:type="dxa"/>
              <w:bottom w:w="120" w:type="dxa"/>
              <w:right w:w="180" w:type="dxa"/>
            </w:tcMar>
            <w:vAlign w:val="center"/>
            <w:hideMark/>
          </w:tcPr>
          <w:p w:rsidRPr="00F0027C" w:rsidR="00315D6E" w:rsidP="00315D6E" w:rsidRDefault="00D71AFD" w14:paraId="5454683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The Importance of Abbott’s Code of Business Conduct </w:t>
            </w:r>
          </w:p>
        </w:tc>
        <w:tc>
          <w:tcPr>
            <w:tcW w:w="6000" w:type="dxa"/>
            <w:tcMar/>
          </w:tcPr>
          <w:p w:rsidRPr="00F0027C" w:rsidR="00315D6E" w:rsidP="001346EA" w:rsidRDefault="00D71AFD" w14:paraId="452E88A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 importância do Código de conduta empresarial da Abbott </w:t>
            </w:r>
          </w:p>
        </w:tc>
      </w:tr>
      <w:tr w:rsidRPr="00F0027C" w:rsidR="00171B17" w:rsidTr="7DAC6EF2" w14:paraId="60496E3A"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0AB43EA"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121_toc_7</w:t>
            </w:r>
          </w:p>
        </w:tc>
        <w:tc>
          <w:tcPr>
            <w:tcW w:w="6000" w:type="dxa"/>
            <w:tcMar>
              <w:top w:w="120" w:type="dxa"/>
              <w:left w:w="180" w:type="dxa"/>
              <w:bottom w:w="120" w:type="dxa"/>
              <w:right w:w="180" w:type="dxa"/>
            </w:tcMar>
            <w:vAlign w:val="center"/>
            <w:hideMark/>
          </w:tcPr>
          <w:p w:rsidRPr="00F0027C" w:rsidR="00315D6E" w:rsidP="00315D6E" w:rsidRDefault="00D71AFD" w14:paraId="25594EE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Everyday Commitments</w:t>
            </w:r>
          </w:p>
        </w:tc>
        <w:tc>
          <w:tcPr>
            <w:tcW w:w="6000" w:type="dxa"/>
            <w:tcMar/>
          </w:tcPr>
          <w:p w:rsidRPr="00F0027C" w:rsidR="00315D6E" w:rsidP="001346EA" w:rsidRDefault="00D71AFD" w14:paraId="6E341D0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Os nossos compromissos do dia a dia</w:t>
            </w:r>
          </w:p>
        </w:tc>
      </w:tr>
      <w:tr w:rsidRPr="00F0027C" w:rsidR="00171B17" w:rsidTr="7DAC6EF2" w14:paraId="24347142"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7C169031"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122_toc_8</w:t>
            </w:r>
          </w:p>
        </w:tc>
        <w:tc>
          <w:tcPr>
            <w:tcW w:w="6000" w:type="dxa"/>
            <w:tcMar>
              <w:top w:w="120" w:type="dxa"/>
              <w:left w:w="180" w:type="dxa"/>
              <w:bottom w:w="120" w:type="dxa"/>
              <w:right w:w="180" w:type="dxa"/>
            </w:tcMar>
            <w:vAlign w:val="center"/>
            <w:hideMark/>
          </w:tcPr>
          <w:p w:rsidRPr="00F0027C" w:rsidR="00315D6E" w:rsidP="00315D6E" w:rsidRDefault="00D71AFD" w14:paraId="08A6A1F0"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The Importance of </w:t>
            </w:r>
            <w:r w:rsidRPr="00F0027C">
              <w:rPr>
                <w:rFonts w:ascii="Calibri" w:hAnsi="Calibri" w:eastAsia="Times New Roman" w:cs="Calibri"/>
              </w:rPr>
              <w:t>the Code to Our Business</w:t>
            </w:r>
          </w:p>
        </w:tc>
        <w:tc>
          <w:tcPr>
            <w:tcW w:w="6000" w:type="dxa"/>
            <w:tcMar/>
          </w:tcPr>
          <w:p w:rsidRPr="00F0027C" w:rsidR="00315D6E" w:rsidP="001346EA" w:rsidRDefault="00D71AFD" w14:paraId="7B9F2AA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 importância do código para o nosso negócio</w:t>
            </w:r>
          </w:p>
        </w:tc>
      </w:tr>
      <w:tr w:rsidRPr="00F0027C" w:rsidR="00171B17" w:rsidTr="7DAC6EF2" w14:paraId="26F39A0D"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AE9BF21"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123_toc_9</w:t>
            </w:r>
          </w:p>
        </w:tc>
        <w:tc>
          <w:tcPr>
            <w:tcW w:w="6000" w:type="dxa"/>
            <w:tcMar>
              <w:top w:w="120" w:type="dxa"/>
              <w:left w:w="180" w:type="dxa"/>
              <w:bottom w:w="120" w:type="dxa"/>
              <w:right w:w="180" w:type="dxa"/>
            </w:tcMar>
            <w:vAlign w:val="center"/>
            <w:hideMark/>
          </w:tcPr>
          <w:p w:rsidRPr="00F0027C" w:rsidR="00315D6E" w:rsidP="00315D6E" w:rsidRDefault="00D71AFD" w14:paraId="445619C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Code</w:t>
            </w:r>
          </w:p>
        </w:tc>
        <w:tc>
          <w:tcPr>
            <w:tcW w:w="6000" w:type="dxa"/>
            <w:tcMar/>
          </w:tcPr>
          <w:p w:rsidRPr="00F0027C" w:rsidR="00315D6E" w:rsidP="001346EA" w:rsidRDefault="00D71AFD" w14:paraId="3627910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 nosso Código</w:t>
            </w:r>
          </w:p>
        </w:tc>
      </w:tr>
      <w:tr w:rsidRPr="00F0027C" w:rsidR="00171B17" w:rsidTr="7DAC6EF2" w14:paraId="08A6EFA0"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A69BCC3"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124_toc_10</w:t>
            </w:r>
          </w:p>
        </w:tc>
        <w:tc>
          <w:tcPr>
            <w:tcW w:w="6000" w:type="dxa"/>
            <w:tcMar>
              <w:top w:w="120" w:type="dxa"/>
              <w:left w:w="180" w:type="dxa"/>
              <w:bottom w:w="120" w:type="dxa"/>
              <w:right w:w="180" w:type="dxa"/>
            </w:tcMar>
            <w:vAlign w:val="center"/>
            <w:hideMark/>
          </w:tcPr>
          <w:p w:rsidRPr="00F0027C" w:rsidR="00315D6E" w:rsidP="00315D6E" w:rsidRDefault="00D71AFD" w14:paraId="757B6F1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Overview</w:t>
            </w:r>
          </w:p>
        </w:tc>
        <w:tc>
          <w:tcPr>
            <w:tcW w:w="6000" w:type="dxa"/>
            <w:tcMar/>
          </w:tcPr>
          <w:p w:rsidRPr="00F0027C" w:rsidR="00315D6E" w:rsidP="001346EA" w:rsidRDefault="00D71AFD" w14:paraId="1B618E90"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Visão geral</w:t>
            </w:r>
          </w:p>
        </w:tc>
      </w:tr>
      <w:tr w:rsidRPr="00F0027C" w:rsidR="00171B17" w:rsidTr="7DAC6EF2" w14:paraId="0B93E070"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7438147"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125_toc_11</w:t>
            </w:r>
          </w:p>
        </w:tc>
        <w:tc>
          <w:tcPr>
            <w:tcW w:w="6000" w:type="dxa"/>
            <w:tcMar>
              <w:top w:w="120" w:type="dxa"/>
              <w:left w:w="180" w:type="dxa"/>
              <w:bottom w:w="120" w:type="dxa"/>
              <w:right w:w="180" w:type="dxa"/>
            </w:tcMar>
            <w:vAlign w:val="center"/>
            <w:hideMark/>
          </w:tcPr>
          <w:p w:rsidRPr="00F0027C" w:rsidR="00315D6E" w:rsidP="00315D6E" w:rsidRDefault="00D71AFD" w14:paraId="43C3447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Customers</w:t>
            </w:r>
          </w:p>
        </w:tc>
        <w:tc>
          <w:tcPr>
            <w:tcW w:w="6000" w:type="dxa"/>
            <w:tcMar/>
          </w:tcPr>
          <w:p w:rsidRPr="00F0027C" w:rsidR="00315D6E" w:rsidP="001346EA" w:rsidRDefault="00D71AFD" w14:paraId="3525F0CE"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Os nossos clientes</w:t>
            </w:r>
          </w:p>
        </w:tc>
      </w:tr>
      <w:tr w:rsidRPr="00F0027C" w:rsidR="00171B17" w:rsidTr="7DAC6EF2" w14:paraId="61B65458"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315D4BF"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126_toc_12</w:t>
            </w:r>
          </w:p>
        </w:tc>
        <w:tc>
          <w:tcPr>
            <w:tcW w:w="6000" w:type="dxa"/>
            <w:tcMar>
              <w:top w:w="120" w:type="dxa"/>
              <w:left w:w="180" w:type="dxa"/>
              <w:bottom w:w="120" w:type="dxa"/>
              <w:right w:w="180" w:type="dxa"/>
            </w:tcMar>
            <w:vAlign w:val="center"/>
            <w:hideMark/>
          </w:tcPr>
          <w:p w:rsidRPr="00F0027C" w:rsidR="00315D6E" w:rsidP="00315D6E" w:rsidRDefault="00D71AFD" w14:paraId="378F75B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Products</w:t>
            </w:r>
          </w:p>
        </w:tc>
        <w:tc>
          <w:tcPr>
            <w:tcW w:w="6000" w:type="dxa"/>
            <w:tcMar/>
          </w:tcPr>
          <w:p w:rsidRPr="00F0027C" w:rsidR="00315D6E" w:rsidP="001346EA" w:rsidRDefault="00D71AFD" w14:paraId="15A478AD"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Os nossos produtos</w:t>
            </w:r>
          </w:p>
        </w:tc>
      </w:tr>
      <w:tr w:rsidRPr="00F0027C" w:rsidR="00171B17" w:rsidTr="7DAC6EF2" w14:paraId="619C5376"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2ACEA97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127_toc_13</w:t>
            </w:r>
          </w:p>
        </w:tc>
        <w:tc>
          <w:tcPr>
            <w:tcW w:w="6000" w:type="dxa"/>
            <w:tcMar>
              <w:top w:w="120" w:type="dxa"/>
              <w:left w:w="180" w:type="dxa"/>
              <w:bottom w:w="120" w:type="dxa"/>
              <w:right w:w="180" w:type="dxa"/>
            </w:tcMar>
            <w:vAlign w:val="center"/>
            <w:hideMark/>
          </w:tcPr>
          <w:p w:rsidRPr="00F0027C" w:rsidR="00315D6E" w:rsidP="00315D6E" w:rsidRDefault="00D71AFD" w14:paraId="5547C02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Advancing Science</w:t>
            </w:r>
          </w:p>
        </w:tc>
        <w:tc>
          <w:tcPr>
            <w:tcW w:w="6000" w:type="dxa"/>
            <w:tcMar/>
          </w:tcPr>
          <w:p w:rsidRPr="00F0027C" w:rsidR="00315D6E" w:rsidP="001346EA" w:rsidRDefault="00D71AFD" w14:paraId="3CA3590E"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Contribuir para o </w:t>
            </w:r>
            <w:r w:rsidRPr="00F0027C">
              <w:rPr>
                <w:rFonts w:ascii="Calibri" w:hAnsi="Calibri" w:eastAsia="Calibri" w:cs="Calibri"/>
                <w:lang w:val="pt-PT"/>
              </w:rPr>
              <w:t>avanço da ciência</w:t>
            </w:r>
          </w:p>
        </w:tc>
      </w:tr>
      <w:tr w:rsidRPr="00F0027C" w:rsidR="00171B17" w:rsidTr="7DAC6EF2" w14:paraId="5ABCF129"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53ACCDA"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128_toc_14</w:t>
            </w:r>
          </w:p>
        </w:tc>
        <w:tc>
          <w:tcPr>
            <w:tcW w:w="6000" w:type="dxa"/>
            <w:tcMar>
              <w:top w:w="120" w:type="dxa"/>
              <w:left w:w="180" w:type="dxa"/>
              <w:bottom w:w="120" w:type="dxa"/>
              <w:right w:w="180" w:type="dxa"/>
            </w:tcMar>
            <w:vAlign w:val="center"/>
            <w:hideMark/>
          </w:tcPr>
          <w:p w:rsidRPr="00F0027C" w:rsidR="00315D6E" w:rsidP="00315D6E" w:rsidRDefault="00D71AFD" w14:paraId="7BD1B21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People</w:t>
            </w:r>
          </w:p>
        </w:tc>
        <w:tc>
          <w:tcPr>
            <w:tcW w:w="6000" w:type="dxa"/>
            <w:tcMar/>
          </w:tcPr>
          <w:p w:rsidRPr="00F0027C" w:rsidR="00315D6E" w:rsidP="001346EA" w:rsidRDefault="00D71AFD" w14:paraId="36AB0A75"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As nossas pessoas</w:t>
            </w:r>
          </w:p>
        </w:tc>
      </w:tr>
      <w:tr w:rsidRPr="00F0027C" w:rsidR="00171B17" w:rsidTr="7DAC6EF2" w14:paraId="178CE415"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1D7C96C0"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129_toc_15</w:t>
            </w:r>
          </w:p>
        </w:tc>
        <w:tc>
          <w:tcPr>
            <w:tcW w:w="6000" w:type="dxa"/>
            <w:tcMar>
              <w:top w:w="120" w:type="dxa"/>
              <w:left w:w="180" w:type="dxa"/>
              <w:bottom w:w="120" w:type="dxa"/>
              <w:right w:w="180" w:type="dxa"/>
            </w:tcMar>
            <w:vAlign w:val="center"/>
            <w:hideMark/>
          </w:tcPr>
          <w:p w:rsidRPr="00F0027C" w:rsidR="00315D6E" w:rsidP="00315D6E" w:rsidRDefault="00D71AFD" w14:paraId="4FB009F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Our Communities</w:t>
            </w:r>
          </w:p>
        </w:tc>
        <w:tc>
          <w:tcPr>
            <w:tcW w:w="6000" w:type="dxa"/>
            <w:tcMar/>
          </w:tcPr>
          <w:p w:rsidRPr="00F0027C" w:rsidR="00315D6E" w:rsidP="001346EA" w:rsidRDefault="00D71AFD" w14:paraId="2F7ADD69"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As nossas </w:t>
            </w:r>
            <w:r w:rsidRPr="00F0027C">
              <w:rPr>
                <w:rFonts w:ascii="Calibri" w:hAnsi="Calibri" w:eastAsia="Calibri" w:cs="Calibri"/>
                <w:lang w:val="pt-PT"/>
              </w:rPr>
              <w:t>comunidades</w:t>
            </w:r>
          </w:p>
        </w:tc>
      </w:tr>
      <w:tr w:rsidRPr="00F0027C" w:rsidR="00171B17" w:rsidTr="7DAC6EF2" w14:paraId="4846F386"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1316B26D"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130_toc_16</w:t>
            </w:r>
          </w:p>
        </w:tc>
        <w:tc>
          <w:tcPr>
            <w:tcW w:w="6000" w:type="dxa"/>
            <w:tcMar>
              <w:top w:w="120" w:type="dxa"/>
              <w:left w:w="180" w:type="dxa"/>
              <w:bottom w:w="120" w:type="dxa"/>
              <w:right w:w="180" w:type="dxa"/>
            </w:tcMar>
            <w:vAlign w:val="center"/>
            <w:hideMark/>
          </w:tcPr>
          <w:p w:rsidRPr="00F0027C" w:rsidR="00315D6E" w:rsidP="00315D6E" w:rsidRDefault="00D71AFD" w14:paraId="68C7CD4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How we Operate</w:t>
            </w:r>
          </w:p>
        </w:tc>
        <w:tc>
          <w:tcPr>
            <w:tcW w:w="6000" w:type="dxa"/>
            <w:tcMar/>
          </w:tcPr>
          <w:p w:rsidRPr="00F0027C" w:rsidR="00315D6E" w:rsidP="001346EA" w:rsidRDefault="00D71AFD" w14:paraId="541BC44F"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Como operamos</w:t>
            </w:r>
          </w:p>
        </w:tc>
      </w:tr>
      <w:tr w:rsidRPr="00F0027C" w:rsidR="00171B17" w:rsidTr="7DAC6EF2" w14:paraId="1C10AB2A"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4F939F0"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131_toc_17</w:t>
            </w:r>
          </w:p>
        </w:tc>
        <w:tc>
          <w:tcPr>
            <w:tcW w:w="6000" w:type="dxa"/>
            <w:tcMar>
              <w:top w:w="120" w:type="dxa"/>
              <w:left w:w="180" w:type="dxa"/>
              <w:bottom w:w="120" w:type="dxa"/>
              <w:right w:w="180" w:type="dxa"/>
            </w:tcMar>
            <w:vAlign w:val="center"/>
            <w:hideMark/>
          </w:tcPr>
          <w:p w:rsidRPr="00F0027C" w:rsidR="00315D6E" w:rsidP="00315D6E" w:rsidRDefault="00D71AFD" w14:paraId="4830995C"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Your Commitment </w:t>
            </w:r>
          </w:p>
        </w:tc>
        <w:tc>
          <w:tcPr>
            <w:tcW w:w="6000" w:type="dxa"/>
            <w:tcMar/>
          </w:tcPr>
          <w:p w:rsidRPr="00F0027C" w:rsidR="00315D6E" w:rsidP="001346EA" w:rsidRDefault="00D71AFD" w14:paraId="0B782ADA"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O seu </w:t>
            </w:r>
            <w:r w:rsidRPr="00F0027C">
              <w:rPr>
                <w:rFonts w:ascii="Calibri" w:hAnsi="Calibri" w:eastAsia="Calibri" w:cs="Calibri"/>
                <w:lang w:val="pt-PT"/>
              </w:rPr>
              <w:t xml:space="preserve">compromisso </w:t>
            </w:r>
          </w:p>
        </w:tc>
      </w:tr>
      <w:tr w:rsidRPr="00F0027C" w:rsidR="00171B17" w:rsidTr="7DAC6EF2" w14:paraId="660276C7"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683260D"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132_toc_18</w:t>
            </w:r>
          </w:p>
        </w:tc>
        <w:tc>
          <w:tcPr>
            <w:tcW w:w="6000" w:type="dxa"/>
            <w:tcMar>
              <w:top w:w="120" w:type="dxa"/>
              <w:left w:w="180" w:type="dxa"/>
              <w:bottom w:w="120" w:type="dxa"/>
              <w:right w:w="180" w:type="dxa"/>
            </w:tcMar>
            <w:vAlign w:val="center"/>
            <w:hideMark/>
          </w:tcPr>
          <w:p w:rsidRPr="00F0027C" w:rsidR="00315D6E" w:rsidP="00315D6E" w:rsidRDefault="00D71AFD" w14:paraId="3057989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Your Commitment</w:t>
            </w:r>
          </w:p>
        </w:tc>
        <w:tc>
          <w:tcPr>
            <w:tcW w:w="6000" w:type="dxa"/>
            <w:tcMar/>
          </w:tcPr>
          <w:p w:rsidRPr="00F0027C" w:rsidR="00315D6E" w:rsidP="001346EA" w:rsidRDefault="00D71AFD" w14:paraId="2B869B59"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 seu compromisso</w:t>
            </w:r>
          </w:p>
        </w:tc>
      </w:tr>
      <w:tr w:rsidRPr="00F0027C" w:rsidR="00171B17" w:rsidTr="7DAC6EF2" w14:paraId="1EAA9C4B"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7939B2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133_toc_19</w:t>
            </w:r>
          </w:p>
        </w:tc>
        <w:tc>
          <w:tcPr>
            <w:tcW w:w="6000" w:type="dxa"/>
            <w:tcMar>
              <w:top w:w="120" w:type="dxa"/>
              <w:left w:w="180" w:type="dxa"/>
              <w:bottom w:w="120" w:type="dxa"/>
              <w:right w:w="180" w:type="dxa"/>
            </w:tcMar>
            <w:vAlign w:val="center"/>
            <w:hideMark/>
          </w:tcPr>
          <w:p w:rsidRPr="00F0027C" w:rsidR="00315D6E" w:rsidP="00315D6E" w:rsidRDefault="00D71AFD" w14:paraId="44B38EA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Knowledge Check</w:t>
            </w:r>
          </w:p>
        </w:tc>
        <w:tc>
          <w:tcPr>
            <w:tcW w:w="6000" w:type="dxa"/>
            <w:tcMar/>
          </w:tcPr>
          <w:p w:rsidRPr="00F0027C" w:rsidR="00315D6E" w:rsidP="001346EA" w:rsidRDefault="00D71AFD" w14:paraId="377500C0"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Verificação de </w:t>
            </w:r>
            <w:r w:rsidRPr="00F0027C">
              <w:rPr>
                <w:rFonts w:ascii="Calibri" w:hAnsi="Calibri" w:eastAsia="Calibri" w:cs="Calibri"/>
                <w:lang w:val="pt-PT"/>
              </w:rPr>
              <w:t>conhecimentos</w:t>
            </w:r>
          </w:p>
        </w:tc>
      </w:tr>
      <w:tr w:rsidRPr="00F0027C" w:rsidR="00171B17" w:rsidTr="7DAC6EF2" w14:paraId="129155BE"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123ABB39"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134_toc_20</w:t>
            </w:r>
          </w:p>
        </w:tc>
        <w:tc>
          <w:tcPr>
            <w:tcW w:w="6000" w:type="dxa"/>
            <w:tcMar>
              <w:top w:w="120" w:type="dxa"/>
              <w:left w:w="180" w:type="dxa"/>
              <w:bottom w:w="120" w:type="dxa"/>
              <w:right w:w="180" w:type="dxa"/>
            </w:tcMar>
            <w:vAlign w:val="center"/>
            <w:hideMark/>
          </w:tcPr>
          <w:p w:rsidRPr="00F0027C" w:rsidR="00315D6E" w:rsidP="00315D6E" w:rsidRDefault="00D71AFD" w14:paraId="722D223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Introduction</w:t>
            </w:r>
          </w:p>
        </w:tc>
        <w:tc>
          <w:tcPr>
            <w:tcW w:w="6000" w:type="dxa"/>
            <w:tcMar/>
          </w:tcPr>
          <w:p w:rsidRPr="00F0027C" w:rsidR="00315D6E" w:rsidP="001346EA" w:rsidRDefault="00D71AFD" w14:paraId="488788A1"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Introdução</w:t>
            </w:r>
          </w:p>
        </w:tc>
      </w:tr>
      <w:tr w:rsidRPr="00F0027C" w:rsidR="00171B17" w:rsidTr="7DAC6EF2" w14:paraId="428AEB28"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C9317E9"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135_toc_21</w:t>
            </w:r>
          </w:p>
        </w:tc>
        <w:tc>
          <w:tcPr>
            <w:tcW w:w="6000" w:type="dxa"/>
            <w:tcMar>
              <w:top w:w="120" w:type="dxa"/>
              <w:left w:w="180" w:type="dxa"/>
              <w:bottom w:w="120" w:type="dxa"/>
              <w:right w:w="180" w:type="dxa"/>
            </w:tcMar>
            <w:vAlign w:val="center"/>
            <w:hideMark/>
          </w:tcPr>
          <w:p w:rsidRPr="00F0027C" w:rsidR="00315D6E" w:rsidP="00315D6E" w:rsidRDefault="00D71AFD" w14:paraId="6209473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Assessment</w:t>
            </w:r>
          </w:p>
        </w:tc>
        <w:tc>
          <w:tcPr>
            <w:tcW w:w="6000" w:type="dxa"/>
            <w:tcMar/>
          </w:tcPr>
          <w:p w:rsidRPr="00F0027C" w:rsidR="00315D6E" w:rsidP="001346EA" w:rsidRDefault="00D71AFD" w14:paraId="18FD2541"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Avaliação</w:t>
            </w:r>
          </w:p>
        </w:tc>
      </w:tr>
      <w:tr w:rsidRPr="00F0027C" w:rsidR="00171B17" w:rsidTr="7DAC6EF2" w14:paraId="6D13F01F"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66C2E60"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136_toc_22</w:t>
            </w:r>
          </w:p>
        </w:tc>
        <w:tc>
          <w:tcPr>
            <w:tcW w:w="6000" w:type="dxa"/>
            <w:tcMar>
              <w:top w:w="120" w:type="dxa"/>
              <w:left w:w="180" w:type="dxa"/>
              <w:bottom w:w="120" w:type="dxa"/>
              <w:right w:w="180" w:type="dxa"/>
            </w:tcMar>
            <w:vAlign w:val="center"/>
            <w:hideMark/>
          </w:tcPr>
          <w:p w:rsidRPr="00F0027C" w:rsidR="00315D6E" w:rsidP="00315D6E" w:rsidRDefault="00D71AFD" w14:paraId="5F3C18B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Feedback</w:t>
            </w:r>
          </w:p>
        </w:tc>
        <w:tc>
          <w:tcPr>
            <w:tcW w:w="6000" w:type="dxa"/>
            <w:tcMar/>
          </w:tcPr>
          <w:p w:rsidRPr="00F0027C" w:rsidR="00315D6E" w:rsidP="001346EA" w:rsidRDefault="00D71AFD" w14:paraId="1F8C8696"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Feedback</w:t>
            </w:r>
          </w:p>
        </w:tc>
      </w:tr>
      <w:tr w:rsidRPr="00F0027C" w:rsidR="00171B17" w:rsidTr="7DAC6EF2" w14:paraId="4B546477"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30EFC7FA"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137_toc_23</w:t>
            </w:r>
          </w:p>
        </w:tc>
        <w:tc>
          <w:tcPr>
            <w:tcW w:w="6000" w:type="dxa"/>
            <w:tcMar>
              <w:top w:w="120" w:type="dxa"/>
              <w:left w:w="180" w:type="dxa"/>
              <w:bottom w:w="120" w:type="dxa"/>
              <w:right w:w="180" w:type="dxa"/>
            </w:tcMar>
            <w:vAlign w:val="center"/>
            <w:hideMark/>
          </w:tcPr>
          <w:p w:rsidRPr="00F0027C" w:rsidR="00315D6E" w:rsidP="00315D6E" w:rsidRDefault="00D71AFD" w14:paraId="79D79F4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Survey</w:t>
            </w:r>
          </w:p>
        </w:tc>
        <w:tc>
          <w:tcPr>
            <w:tcW w:w="6000" w:type="dxa"/>
            <w:tcMar/>
          </w:tcPr>
          <w:p w:rsidRPr="00F0027C" w:rsidR="00315D6E" w:rsidP="001346EA" w:rsidRDefault="00D71AFD" w14:paraId="60056DDB"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Inquérito</w:t>
            </w:r>
          </w:p>
        </w:tc>
      </w:tr>
      <w:tr w:rsidRPr="00F0027C" w:rsidR="00171B17" w:rsidTr="7DAC6EF2" w14:paraId="6C5021C5"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7F9F175F"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138_string_1</w:t>
            </w:r>
          </w:p>
        </w:tc>
        <w:tc>
          <w:tcPr>
            <w:tcW w:w="6000" w:type="dxa"/>
            <w:tcMar>
              <w:top w:w="120" w:type="dxa"/>
              <w:left w:w="180" w:type="dxa"/>
              <w:bottom w:w="120" w:type="dxa"/>
              <w:right w:w="180" w:type="dxa"/>
            </w:tcMar>
            <w:vAlign w:val="center"/>
            <w:hideMark/>
          </w:tcPr>
          <w:p w:rsidRPr="00F0027C" w:rsidR="00315D6E" w:rsidP="00315D6E" w:rsidRDefault="00D71AFD" w14:paraId="1550982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The Course cannot contact the LMS. Click 'OK' to continue and review the course. Note, Course Certification may not be available. Click 'Cancel' to exit </w:t>
            </w:r>
          </w:p>
        </w:tc>
        <w:tc>
          <w:tcPr>
            <w:tcW w:w="6000" w:type="dxa"/>
            <w:tcMar/>
          </w:tcPr>
          <w:p w:rsidRPr="00F0027C" w:rsidR="00315D6E" w:rsidP="001346EA" w:rsidRDefault="00D71AFD" w14:paraId="4FEA5873"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O curso não consegue estabelecer a ligação com o LMS. Clique em “OK” para continuar e rever o curso. T</w:t>
            </w:r>
            <w:r w:rsidRPr="00F0027C">
              <w:rPr>
                <w:rFonts w:ascii="Calibri" w:hAnsi="Calibri" w:eastAsia="Calibri" w:cs="Calibri"/>
                <w:lang w:val="pt-PT"/>
              </w:rPr>
              <w:t xml:space="preserve">enha em atenção que a certificação do curso poderá não estar disponível. Clique em “Cancelar” para sair </w:t>
            </w:r>
          </w:p>
        </w:tc>
      </w:tr>
      <w:tr w:rsidRPr="00F0027C" w:rsidR="00171B17" w:rsidTr="7DAC6EF2" w14:paraId="7B32B6D6"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592C7548"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139_string_2</w:t>
            </w:r>
          </w:p>
        </w:tc>
        <w:tc>
          <w:tcPr>
            <w:tcW w:w="6000" w:type="dxa"/>
            <w:tcMar>
              <w:top w:w="120" w:type="dxa"/>
              <w:left w:w="180" w:type="dxa"/>
              <w:bottom w:w="120" w:type="dxa"/>
              <w:right w:w="180" w:type="dxa"/>
            </w:tcMar>
            <w:vAlign w:val="center"/>
            <w:hideMark/>
          </w:tcPr>
          <w:p w:rsidRPr="00F0027C" w:rsidR="00315D6E" w:rsidP="00315D6E" w:rsidRDefault="00D71AFD" w14:paraId="199C289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All questions remain unanswered</w:t>
            </w:r>
          </w:p>
        </w:tc>
        <w:tc>
          <w:tcPr>
            <w:tcW w:w="6000" w:type="dxa"/>
            <w:tcMar/>
          </w:tcPr>
          <w:p w:rsidRPr="00F0027C" w:rsidR="00315D6E" w:rsidP="001346EA" w:rsidRDefault="00D71AFD" w14:paraId="16CE161B"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As perguntas ainda estão tod</w:t>
            </w:r>
            <w:r w:rsidRPr="00F0027C">
              <w:rPr>
                <w:rFonts w:ascii="Calibri" w:hAnsi="Calibri" w:eastAsia="Calibri" w:cs="Calibri"/>
                <w:lang w:val="pt-PT"/>
              </w:rPr>
              <w:t>as por responder</w:t>
            </w:r>
          </w:p>
        </w:tc>
      </w:tr>
      <w:tr w:rsidRPr="00F0027C" w:rsidR="00171B17" w:rsidTr="7DAC6EF2" w14:paraId="0A80DC91"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39D3650"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140_string_3</w:t>
            </w:r>
          </w:p>
        </w:tc>
        <w:tc>
          <w:tcPr>
            <w:tcW w:w="6000" w:type="dxa"/>
            <w:tcMar>
              <w:top w:w="120" w:type="dxa"/>
              <w:left w:w="180" w:type="dxa"/>
              <w:bottom w:w="120" w:type="dxa"/>
              <w:right w:w="180" w:type="dxa"/>
            </w:tcMar>
            <w:vAlign w:val="center"/>
            <w:hideMark/>
          </w:tcPr>
          <w:p w:rsidRPr="00F0027C" w:rsidR="00315D6E" w:rsidP="00315D6E" w:rsidRDefault="00D71AFD" w14:paraId="21397D9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Questions</w:t>
            </w:r>
          </w:p>
        </w:tc>
        <w:tc>
          <w:tcPr>
            <w:tcW w:w="6000" w:type="dxa"/>
            <w:tcMar/>
          </w:tcPr>
          <w:p w:rsidRPr="00F0027C" w:rsidR="00315D6E" w:rsidP="001346EA" w:rsidRDefault="00D71AFD" w14:paraId="3594049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Perguntas</w:t>
            </w:r>
          </w:p>
        </w:tc>
      </w:tr>
      <w:tr w:rsidRPr="00F0027C" w:rsidR="00171B17" w:rsidTr="7DAC6EF2" w14:paraId="2ED534B9"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C9A53A3"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141_string_4</w:t>
            </w:r>
          </w:p>
        </w:tc>
        <w:tc>
          <w:tcPr>
            <w:tcW w:w="6000" w:type="dxa"/>
            <w:tcMar>
              <w:top w:w="120" w:type="dxa"/>
              <w:left w:w="180" w:type="dxa"/>
              <w:bottom w:w="120" w:type="dxa"/>
              <w:right w:w="180" w:type="dxa"/>
            </w:tcMar>
            <w:vAlign w:val="center"/>
            <w:hideMark/>
          </w:tcPr>
          <w:p w:rsidRPr="00F0027C" w:rsidR="00315D6E" w:rsidP="00315D6E" w:rsidRDefault="00D71AFD" w14:paraId="1787471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Question</w:t>
            </w:r>
          </w:p>
        </w:tc>
        <w:tc>
          <w:tcPr>
            <w:tcW w:w="6000" w:type="dxa"/>
            <w:tcMar/>
          </w:tcPr>
          <w:p w:rsidRPr="00F0027C" w:rsidR="00315D6E" w:rsidP="001346EA" w:rsidRDefault="00D71AFD" w14:paraId="3BBF2402"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Pergunta</w:t>
            </w:r>
          </w:p>
        </w:tc>
      </w:tr>
      <w:tr w:rsidRPr="00F0027C" w:rsidR="00171B17" w:rsidTr="7DAC6EF2" w14:paraId="5497D772"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454686F"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142_string_5</w:t>
            </w:r>
          </w:p>
        </w:tc>
        <w:tc>
          <w:tcPr>
            <w:tcW w:w="6000" w:type="dxa"/>
            <w:tcMar>
              <w:top w:w="120" w:type="dxa"/>
              <w:left w:w="180" w:type="dxa"/>
              <w:bottom w:w="120" w:type="dxa"/>
              <w:right w:w="180" w:type="dxa"/>
            </w:tcMar>
            <w:vAlign w:val="center"/>
            <w:hideMark/>
          </w:tcPr>
          <w:p w:rsidRPr="00F0027C" w:rsidR="00315D6E" w:rsidP="00315D6E" w:rsidRDefault="00D71AFD" w14:paraId="7537523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not answered</w:t>
            </w:r>
          </w:p>
        </w:tc>
        <w:tc>
          <w:tcPr>
            <w:tcW w:w="6000" w:type="dxa"/>
            <w:tcMar/>
          </w:tcPr>
          <w:p w:rsidRPr="00F0027C" w:rsidR="00315D6E" w:rsidP="001346EA" w:rsidRDefault="00D71AFD" w14:paraId="665B389D"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não respondida</w:t>
            </w:r>
          </w:p>
        </w:tc>
      </w:tr>
      <w:tr w:rsidRPr="00F0027C" w:rsidR="00171B17" w:rsidTr="7DAC6EF2" w14:paraId="57EB9C1F"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60310648"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143_string_6</w:t>
            </w:r>
          </w:p>
        </w:tc>
        <w:tc>
          <w:tcPr>
            <w:tcW w:w="6000" w:type="dxa"/>
            <w:tcMar>
              <w:top w:w="120" w:type="dxa"/>
              <w:left w:w="180" w:type="dxa"/>
              <w:bottom w:w="120" w:type="dxa"/>
              <w:right w:w="180" w:type="dxa"/>
            </w:tcMar>
            <w:vAlign w:val="center"/>
            <w:hideMark/>
          </w:tcPr>
          <w:p w:rsidRPr="00F0027C" w:rsidR="00315D6E" w:rsidP="00315D6E" w:rsidRDefault="00D71AFD" w14:paraId="53CAD82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That's correct!</w:t>
            </w:r>
          </w:p>
        </w:tc>
        <w:tc>
          <w:tcPr>
            <w:tcW w:w="6000" w:type="dxa"/>
            <w:tcMar/>
          </w:tcPr>
          <w:p w:rsidRPr="00F0027C" w:rsidR="00315D6E" w:rsidP="001346EA" w:rsidRDefault="00D71AFD" w14:paraId="27D2AAB5"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Está correto!</w:t>
            </w:r>
          </w:p>
        </w:tc>
      </w:tr>
      <w:tr w:rsidRPr="00F0027C" w:rsidR="00171B17" w:rsidTr="7DAC6EF2" w14:paraId="5F6146D0"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4D13E3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144_string_7</w:t>
            </w:r>
          </w:p>
        </w:tc>
        <w:tc>
          <w:tcPr>
            <w:tcW w:w="6000" w:type="dxa"/>
            <w:tcMar>
              <w:top w:w="120" w:type="dxa"/>
              <w:left w:w="180" w:type="dxa"/>
              <w:bottom w:w="120" w:type="dxa"/>
              <w:right w:w="180" w:type="dxa"/>
            </w:tcMar>
            <w:vAlign w:val="center"/>
            <w:hideMark/>
          </w:tcPr>
          <w:p w:rsidRPr="00F0027C" w:rsidR="00315D6E" w:rsidP="00315D6E" w:rsidRDefault="00D71AFD" w14:paraId="6A4C552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That's not correct!</w:t>
            </w:r>
          </w:p>
        </w:tc>
        <w:tc>
          <w:tcPr>
            <w:tcW w:w="6000" w:type="dxa"/>
            <w:tcMar/>
          </w:tcPr>
          <w:p w:rsidRPr="00F0027C" w:rsidR="00315D6E" w:rsidP="001346EA" w:rsidRDefault="00D71AFD" w14:paraId="0D6B1069"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Não está correto!</w:t>
            </w:r>
          </w:p>
        </w:tc>
      </w:tr>
      <w:tr w:rsidRPr="00F0027C" w:rsidR="00171B17" w:rsidTr="7DAC6EF2" w14:paraId="4702FBEE"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31E67C0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145_string_8</w:t>
            </w:r>
          </w:p>
        </w:tc>
        <w:tc>
          <w:tcPr>
            <w:tcW w:w="6000" w:type="dxa"/>
            <w:tcMar>
              <w:top w:w="120" w:type="dxa"/>
              <w:left w:w="180" w:type="dxa"/>
              <w:bottom w:w="120" w:type="dxa"/>
              <w:right w:w="180" w:type="dxa"/>
            </w:tcMar>
            <w:vAlign w:val="center"/>
            <w:hideMark/>
          </w:tcPr>
          <w:p w:rsidRPr="00F0027C" w:rsidR="00315D6E" w:rsidP="00315D6E" w:rsidRDefault="00D71AFD" w14:paraId="72309937"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Feedback: </w:t>
            </w:r>
          </w:p>
        </w:tc>
        <w:tc>
          <w:tcPr>
            <w:tcW w:w="6000" w:type="dxa"/>
            <w:tcMar/>
          </w:tcPr>
          <w:p w:rsidRPr="00F0027C" w:rsidR="00315D6E" w:rsidP="001346EA" w:rsidRDefault="00D71AFD" w14:paraId="4D72C52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Feedback: </w:t>
            </w:r>
          </w:p>
        </w:tc>
      </w:tr>
      <w:tr w:rsidRPr="00F0027C" w:rsidR="00171B17" w:rsidTr="7DAC6EF2" w14:paraId="79FF1C02"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5887B639"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146_string_9</w:t>
            </w:r>
          </w:p>
        </w:tc>
        <w:tc>
          <w:tcPr>
            <w:tcW w:w="6000" w:type="dxa"/>
            <w:tcMar>
              <w:top w:w="120" w:type="dxa"/>
              <w:left w:w="180" w:type="dxa"/>
              <w:bottom w:w="120" w:type="dxa"/>
              <w:right w:w="180" w:type="dxa"/>
            </w:tcMar>
            <w:vAlign w:val="center"/>
            <w:hideMark/>
          </w:tcPr>
          <w:p w:rsidRPr="00F0027C" w:rsidR="00315D6E" w:rsidP="00315D6E" w:rsidRDefault="00D71AFD" w14:paraId="69667D9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Code of Business Conduct</w:t>
            </w:r>
          </w:p>
        </w:tc>
        <w:tc>
          <w:tcPr>
            <w:tcW w:w="6000" w:type="dxa"/>
            <w:tcMar/>
          </w:tcPr>
          <w:p w:rsidRPr="00F0027C" w:rsidR="00315D6E" w:rsidP="001346EA" w:rsidRDefault="00D71AFD" w14:paraId="1BED4F12"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Código de conduta empresarial</w:t>
            </w:r>
          </w:p>
        </w:tc>
      </w:tr>
      <w:tr w:rsidRPr="00F0027C" w:rsidR="00171B17" w:rsidTr="7DAC6EF2" w14:paraId="44D6D1A8"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4AE27AF4"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147_string_10</w:t>
            </w:r>
          </w:p>
        </w:tc>
        <w:tc>
          <w:tcPr>
            <w:tcW w:w="6000" w:type="dxa"/>
            <w:tcMar>
              <w:top w:w="120" w:type="dxa"/>
              <w:left w:w="180" w:type="dxa"/>
              <w:bottom w:w="120" w:type="dxa"/>
              <w:right w:w="180" w:type="dxa"/>
            </w:tcMar>
            <w:vAlign w:val="center"/>
            <w:hideMark/>
          </w:tcPr>
          <w:p w:rsidRPr="00F0027C" w:rsidR="00315D6E" w:rsidP="00315D6E" w:rsidRDefault="00D71AFD" w14:paraId="6D93B0C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Knowledge Check</w:t>
            </w:r>
          </w:p>
        </w:tc>
        <w:tc>
          <w:tcPr>
            <w:tcW w:w="6000" w:type="dxa"/>
            <w:tcMar/>
          </w:tcPr>
          <w:p w:rsidRPr="00F0027C" w:rsidR="00315D6E" w:rsidP="001346EA" w:rsidRDefault="00D71AFD" w14:paraId="55F2208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Verificação de conhecimentos</w:t>
            </w:r>
          </w:p>
        </w:tc>
      </w:tr>
      <w:tr w:rsidRPr="00F0027C" w:rsidR="00171B17" w:rsidTr="7DAC6EF2" w14:paraId="64E80549"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0035E21E"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148_string_11</w:t>
            </w:r>
          </w:p>
        </w:tc>
        <w:tc>
          <w:tcPr>
            <w:tcW w:w="6000" w:type="dxa"/>
            <w:tcMar>
              <w:top w:w="120" w:type="dxa"/>
              <w:left w:w="180" w:type="dxa"/>
              <w:bottom w:w="120" w:type="dxa"/>
              <w:right w:w="180" w:type="dxa"/>
            </w:tcMar>
            <w:vAlign w:val="center"/>
            <w:hideMark/>
          </w:tcPr>
          <w:p w:rsidRPr="00F0027C" w:rsidR="00315D6E" w:rsidP="00315D6E" w:rsidRDefault="00D71AFD" w14:paraId="2E30425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Submit</w:t>
            </w:r>
          </w:p>
        </w:tc>
        <w:tc>
          <w:tcPr>
            <w:tcW w:w="6000" w:type="dxa"/>
            <w:tcMar/>
          </w:tcPr>
          <w:p w:rsidRPr="00F0027C" w:rsidR="00315D6E" w:rsidP="001346EA" w:rsidRDefault="00D71AFD" w14:paraId="0C6DA1E2"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Enviar</w:t>
            </w:r>
          </w:p>
        </w:tc>
      </w:tr>
      <w:tr w:rsidRPr="00F0027C" w:rsidR="00171B17" w:rsidTr="7DAC6EF2" w14:paraId="263D6FC6" w14:textId="77777777">
        <w:tc>
          <w:tcPr>
            <w:tcW w:w="1353" w:type="dxa"/>
            <w:shd w:val="clear" w:color="auto" w:fill="C1E4F5" w:themeFill="accent1" w:themeFillTint="33"/>
            <w:tcMar>
              <w:top w:w="120" w:type="dxa"/>
              <w:left w:w="180" w:type="dxa"/>
              <w:bottom w:w="120" w:type="dxa"/>
              <w:right w:w="180" w:type="dxa"/>
            </w:tcMar>
            <w:hideMark/>
          </w:tcPr>
          <w:p w:rsidRPr="00F0027C" w:rsidR="00315D6E" w:rsidP="00315D6E" w:rsidRDefault="00D71AFD" w14:paraId="341FA57A"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149_string_12</w:t>
            </w:r>
          </w:p>
        </w:tc>
        <w:tc>
          <w:tcPr>
            <w:tcW w:w="6000" w:type="dxa"/>
            <w:tcMar>
              <w:top w:w="120" w:type="dxa"/>
              <w:left w:w="180" w:type="dxa"/>
              <w:bottom w:w="120" w:type="dxa"/>
              <w:right w:w="180" w:type="dxa"/>
            </w:tcMar>
            <w:vAlign w:val="center"/>
            <w:hideMark/>
          </w:tcPr>
          <w:p w:rsidRPr="00F0027C" w:rsidR="00315D6E" w:rsidP="00315D6E" w:rsidRDefault="00D71AFD" w14:paraId="3D1BF8A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Retake</w:t>
            </w:r>
          </w:p>
        </w:tc>
        <w:tc>
          <w:tcPr>
            <w:tcW w:w="6000" w:type="dxa"/>
            <w:tcMar/>
          </w:tcPr>
          <w:p w:rsidRPr="00F0027C" w:rsidR="00315D6E" w:rsidP="001346EA" w:rsidRDefault="00D71AFD" w14:paraId="751E4B58"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Repetir</w:t>
            </w:r>
          </w:p>
        </w:tc>
      </w:tr>
      <w:tr w:rsidRPr="00F0027C" w:rsidR="00171B17" w:rsidTr="7DAC6EF2" w14:paraId="6409D0D9"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1DF5BBB3"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150_string_13</w:t>
            </w:r>
          </w:p>
        </w:tc>
        <w:tc>
          <w:tcPr>
            <w:tcW w:w="6000" w:type="dxa"/>
            <w:tcMar>
              <w:top w:w="120" w:type="dxa"/>
              <w:left w:w="180" w:type="dxa"/>
              <w:bottom w:w="120" w:type="dxa"/>
              <w:right w:w="180" w:type="dxa"/>
            </w:tcMar>
            <w:vAlign w:val="center"/>
            <w:hideMark/>
          </w:tcPr>
          <w:p w:rsidRPr="00F0027C" w:rsidR="005B5C04" w:rsidP="005B5C04" w:rsidRDefault="00D71AFD" w14:paraId="772E816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F0027C">
              <w:rPr>
                <w:rFonts w:ascii="Calibri" w:hAnsi="Calibri" w:eastAsia="Times New Roman" w:cs="Calibri"/>
              </w:rPr>
              <w:t>behaviors</w:t>
            </w:r>
            <w:proofErr w:type="spellEnd"/>
            <w:r w:rsidRPr="00F0027C">
              <w:rPr>
                <w:rFonts w:ascii="Calibri" w:hAnsi="Calibri" w:eastAsia="Times New Roman" w:cs="Calibri"/>
              </w:rPr>
              <w:t xml:space="preserve"> that w</w:t>
            </w:r>
            <w:r w:rsidRPr="00F0027C">
              <w:rPr>
                <w:rFonts w:ascii="Calibri" w:hAnsi="Calibri" w:eastAsia="Times New Roman"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F0027C">
              <w:rPr>
                <w:rFonts w:ascii="Calibri" w:hAnsi="Calibri" w:eastAsia="Times New Roman" w:cs="Calibri"/>
              </w:rPr>
              <w:t>n the best path forward is hard to determine. The course will take 35-45 minutes to complete.</w:t>
            </w:r>
          </w:p>
        </w:tc>
        <w:tc>
          <w:tcPr>
            <w:tcW w:w="6000" w:type="dxa"/>
            <w:tcMar/>
          </w:tcPr>
          <w:p w:rsidRPr="00F0027C" w:rsidR="005B5C04" w:rsidP="001346EA" w:rsidRDefault="00D71AFD" w14:paraId="4E27B2F9"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Descrição do curso: O nosso Código de conduta empresarial consiste num documento de importância crítica que descreve as expetativas da nossa empresa relativamente</w:t>
            </w:r>
            <w:r w:rsidRPr="00F0027C">
              <w:rPr>
                <w:rFonts w:ascii="Calibri" w:hAnsi="Calibri" w:eastAsia="Calibri" w:cs="Calibri"/>
                <w:lang w:val="pt-PT"/>
              </w:rPr>
              <w:t xml:space="preserve"> a cada colaborador, enquanto representantes da Abbott na sua atividade quotidiana. Constitui a base das nossas responsabilidades e comportamentos, ajudando-nos a fazer as escolhas mais acertadas para a Abbott, para nós próprios e para as muitas pessoas qu</w:t>
            </w:r>
            <w:r w:rsidRPr="00F0027C">
              <w:rPr>
                <w:rFonts w:ascii="Calibri" w:hAnsi="Calibri" w:eastAsia="Calibri" w:cs="Calibri"/>
                <w:lang w:val="pt-PT"/>
              </w:rPr>
              <w:t>e servimos. Este curso oferece uma visão geral de alto nível do Código, descreve as expetativas da nossa empresa e as suas obrigações, além de fornecer conselhos práticos sobre o que fazer quando é difícil determinar o melhor caminho a seguir. O curso demo</w:t>
            </w:r>
            <w:r w:rsidRPr="00F0027C">
              <w:rPr>
                <w:rFonts w:ascii="Calibri" w:hAnsi="Calibri" w:eastAsia="Calibri" w:cs="Calibri"/>
                <w:lang w:val="pt-PT"/>
              </w:rPr>
              <w:t>rará entre 35 e 45 minutos a concluir.</w:t>
            </w:r>
          </w:p>
        </w:tc>
      </w:tr>
      <w:tr w:rsidRPr="00F0027C" w:rsidR="00171B17" w:rsidTr="7DAC6EF2" w14:paraId="5F5E81C5"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679DFF3A"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151_string_14</w:t>
            </w:r>
          </w:p>
        </w:tc>
        <w:tc>
          <w:tcPr>
            <w:tcW w:w="6000" w:type="dxa"/>
            <w:tcMar>
              <w:top w:w="120" w:type="dxa"/>
              <w:left w:w="180" w:type="dxa"/>
              <w:bottom w:w="120" w:type="dxa"/>
              <w:right w:w="180" w:type="dxa"/>
            </w:tcMar>
            <w:vAlign w:val="center"/>
            <w:hideMark/>
          </w:tcPr>
          <w:p w:rsidRPr="00F0027C" w:rsidR="005B5C04" w:rsidP="005B5C04" w:rsidRDefault="00D71AFD" w14:paraId="3355519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Menu</w:t>
            </w:r>
          </w:p>
        </w:tc>
        <w:tc>
          <w:tcPr>
            <w:tcW w:w="6000" w:type="dxa"/>
            <w:tcMar/>
          </w:tcPr>
          <w:p w:rsidRPr="00F0027C" w:rsidR="005B5C04" w:rsidP="001346EA" w:rsidRDefault="00D71AFD" w14:paraId="6B2757C1"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Menu</w:t>
            </w:r>
          </w:p>
        </w:tc>
      </w:tr>
      <w:tr w:rsidRPr="00F0027C" w:rsidR="00171B17" w:rsidTr="7DAC6EF2" w14:paraId="48606DB9"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47A549BE"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152_string_15</w:t>
            </w:r>
          </w:p>
        </w:tc>
        <w:tc>
          <w:tcPr>
            <w:tcW w:w="6000" w:type="dxa"/>
            <w:tcMar>
              <w:top w:w="120" w:type="dxa"/>
              <w:left w:w="180" w:type="dxa"/>
              <w:bottom w:w="120" w:type="dxa"/>
              <w:right w:w="180" w:type="dxa"/>
            </w:tcMar>
            <w:vAlign w:val="center"/>
            <w:hideMark/>
          </w:tcPr>
          <w:p w:rsidRPr="00F0027C" w:rsidR="005B5C04" w:rsidP="005B5C04" w:rsidRDefault="00D71AFD" w14:paraId="2B0ADC6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Resources</w:t>
            </w:r>
          </w:p>
        </w:tc>
        <w:tc>
          <w:tcPr>
            <w:tcW w:w="6000" w:type="dxa"/>
            <w:tcMar/>
          </w:tcPr>
          <w:p w:rsidRPr="00F0027C" w:rsidR="005B5C04" w:rsidP="001346EA" w:rsidRDefault="00D71AFD" w14:paraId="5AB76311"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Recursos</w:t>
            </w:r>
          </w:p>
        </w:tc>
      </w:tr>
      <w:tr w:rsidRPr="00F0027C" w:rsidR="00171B17" w:rsidTr="7DAC6EF2" w14:paraId="45087640"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365E3749"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153_string_16</w:t>
            </w:r>
          </w:p>
        </w:tc>
        <w:tc>
          <w:tcPr>
            <w:tcW w:w="6000" w:type="dxa"/>
            <w:tcMar>
              <w:top w:w="120" w:type="dxa"/>
              <w:left w:w="180" w:type="dxa"/>
              <w:bottom w:w="120" w:type="dxa"/>
              <w:right w:w="180" w:type="dxa"/>
            </w:tcMar>
            <w:vAlign w:val="center"/>
            <w:hideMark/>
          </w:tcPr>
          <w:p w:rsidRPr="00F0027C" w:rsidR="005B5C04" w:rsidP="005B5C04" w:rsidRDefault="00D71AFD" w14:paraId="577BC6A2"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Reference Material</w:t>
            </w:r>
          </w:p>
        </w:tc>
        <w:tc>
          <w:tcPr>
            <w:tcW w:w="6000" w:type="dxa"/>
            <w:tcMar/>
          </w:tcPr>
          <w:p w:rsidRPr="00F0027C" w:rsidR="005B5C04" w:rsidP="001346EA" w:rsidRDefault="00D71AFD" w14:paraId="428009E5"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Material de consulta</w:t>
            </w:r>
          </w:p>
        </w:tc>
      </w:tr>
      <w:tr w:rsidRPr="00F0027C" w:rsidR="00171B17" w:rsidTr="7DAC6EF2" w14:paraId="4C70D0DB"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70AD49D7"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154_string_17</w:t>
            </w:r>
          </w:p>
        </w:tc>
        <w:tc>
          <w:tcPr>
            <w:tcW w:w="6000" w:type="dxa"/>
            <w:tcMar>
              <w:top w:w="120" w:type="dxa"/>
              <w:left w:w="180" w:type="dxa"/>
              <w:bottom w:w="120" w:type="dxa"/>
              <w:right w:w="180" w:type="dxa"/>
            </w:tcMar>
            <w:vAlign w:val="center"/>
            <w:hideMark/>
          </w:tcPr>
          <w:p w:rsidRPr="00F0027C" w:rsidR="005B5C04" w:rsidP="005B5C04" w:rsidRDefault="00D71AFD" w14:paraId="42F6C01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Audio</w:t>
            </w:r>
          </w:p>
        </w:tc>
        <w:tc>
          <w:tcPr>
            <w:tcW w:w="6000" w:type="dxa"/>
            <w:tcMar/>
          </w:tcPr>
          <w:p w:rsidRPr="00F0027C" w:rsidR="005B5C04" w:rsidP="001346EA" w:rsidRDefault="00D71AFD" w14:paraId="0F33AC9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Áudio</w:t>
            </w:r>
          </w:p>
        </w:tc>
      </w:tr>
      <w:tr w:rsidRPr="00F0027C" w:rsidR="00171B17" w:rsidTr="7DAC6EF2" w14:paraId="47C67AAD"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1F093DA6"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155_string_18</w:t>
            </w:r>
          </w:p>
        </w:tc>
        <w:tc>
          <w:tcPr>
            <w:tcW w:w="6000" w:type="dxa"/>
            <w:tcMar>
              <w:top w:w="120" w:type="dxa"/>
              <w:left w:w="180" w:type="dxa"/>
              <w:bottom w:w="120" w:type="dxa"/>
              <w:right w:w="180" w:type="dxa"/>
            </w:tcMar>
            <w:vAlign w:val="center"/>
            <w:hideMark/>
          </w:tcPr>
          <w:p w:rsidRPr="00F0027C" w:rsidR="005B5C04" w:rsidP="005B5C04" w:rsidRDefault="00D71AFD" w14:paraId="408EC5D9"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Exit</w:t>
            </w:r>
          </w:p>
        </w:tc>
        <w:tc>
          <w:tcPr>
            <w:tcW w:w="6000" w:type="dxa"/>
            <w:tcMar/>
          </w:tcPr>
          <w:p w:rsidRPr="00F0027C" w:rsidR="005B5C04" w:rsidP="001346EA" w:rsidRDefault="00D71AFD" w14:paraId="4048E6AE"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Sair</w:t>
            </w:r>
          </w:p>
        </w:tc>
      </w:tr>
      <w:tr w:rsidRPr="00F0027C" w:rsidR="00171B17" w:rsidTr="7DAC6EF2" w14:paraId="13DCCA78"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245D140B"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156_string_19</w:t>
            </w:r>
          </w:p>
        </w:tc>
        <w:tc>
          <w:tcPr>
            <w:tcW w:w="6000" w:type="dxa"/>
            <w:tcMar>
              <w:top w:w="120" w:type="dxa"/>
              <w:left w:w="180" w:type="dxa"/>
              <w:bottom w:w="120" w:type="dxa"/>
              <w:right w:w="180" w:type="dxa"/>
            </w:tcMar>
            <w:vAlign w:val="center"/>
            <w:hideMark/>
          </w:tcPr>
          <w:p w:rsidRPr="00F0027C" w:rsidR="005B5C04" w:rsidP="005B5C04" w:rsidRDefault="00D71AFD" w14:paraId="21D6B1A1"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Close</w:t>
            </w:r>
          </w:p>
        </w:tc>
        <w:tc>
          <w:tcPr>
            <w:tcW w:w="6000" w:type="dxa"/>
            <w:tcMar/>
          </w:tcPr>
          <w:p w:rsidRPr="00F0027C" w:rsidR="005B5C04" w:rsidP="001346EA" w:rsidRDefault="00D71AFD" w14:paraId="446939D7"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Fechar</w:t>
            </w:r>
          </w:p>
        </w:tc>
      </w:tr>
      <w:tr w:rsidRPr="00F0027C" w:rsidR="00171B17" w:rsidTr="7DAC6EF2" w14:paraId="6A65A29C" w14:textId="77777777">
        <w:tc>
          <w:tcPr>
            <w:tcW w:w="1353" w:type="dxa"/>
            <w:shd w:val="clear" w:color="auto" w:fill="C1E4F5" w:themeFill="accent1" w:themeFillTint="33"/>
            <w:tcMar>
              <w:top w:w="120" w:type="dxa"/>
              <w:left w:w="180" w:type="dxa"/>
              <w:bottom w:w="120" w:type="dxa"/>
              <w:right w:w="180" w:type="dxa"/>
            </w:tcMar>
            <w:hideMark/>
          </w:tcPr>
          <w:p w:rsidRPr="00F0027C" w:rsidR="005B5C04" w:rsidP="005B5C04" w:rsidRDefault="00D71AFD" w14:paraId="18501D83"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157_string_20</w:t>
            </w:r>
          </w:p>
        </w:tc>
        <w:tc>
          <w:tcPr>
            <w:tcW w:w="6000" w:type="dxa"/>
            <w:tcMar>
              <w:top w:w="120" w:type="dxa"/>
              <w:left w:w="180" w:type="dxa"/>
              <w:bottom w:w="120" w:type="dxa"/>
              <w:right w:w="180" w:type="dxa"/>
            </w:tcMar>
            <w:vAlign w:val="center"/>
            <w:hideMark/>
          </w:tcPr>
          <w:p w:rsidRPr="00F0027C" w:rsidR="005B5C04" w:rsidP="005B5C04" w:rsidRDefault="00D71AFD" w14:paraId="5488DBB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Comment</w:t>
            </w:r>
            <w:r w:rsidRPr="00F0027C" w:rsidR="00F5122E">
              <w:rPr>
                <w:rFonts w:ascii="Calibri" w:hAnsi="Calibri" w:eastAsia="Times New Roman" w:cs="Calibri"/>
              </w:rPr>
              <w:t>…</w:t>
            </w:r>
          </w:p>
        </w:tc>
        <w:tc>
          <w:tcPr>
            <w:tcW w:w="6000" w:type="dxa"/>
            <w:tcMar/>
          </w:tcPr>
          <w:p w:rsidRPr="00F0027C" w:rsidR="005B5C04" w:rsidP="001346EA" w:rsidRDefault="00D71AFD" w14:paraId="2162E7D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Comentário</w:t>
            </w:r>
          </w:p>
        </w:tc>
      </w:tr>
      <w:tr w:rsidRPr="00F0027C" w:rsidR="00171B17" w:rsidTr="7DAC6EF2" w14:paraId="24F0431F" w14:textId="77777777">
        <w:tc>
          <w:tcPr>
            <w:tcW w:w="1353" w:type="dxa"/>
            <w:shd w:val="clear" w:color="auto" w:fill="C1E4F5" w:themeFill="accent1" w:themeFillTint="33"/>
            <w:tcMar>
              <w:top w:w="120" w:type="dxa"/>
              <w:left w:w="180" w:type="dxa"/>
              <w:bottom w:w="120" w:type="dxa"/>
              <w:right w:w="180" w:type="dxa"/>
            </w:tcMar>
          </w:tcPr>
          <w:p w:rsidRPr="00F0027C" w:rsidR="005B5C04" w:rsidP="005B5C04" w:rsidRDefault="00D71AFD" w14:paraId="581C23A5"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t>FB_01</w:t>
            </w:r>
          </w:p>
        </w:tc>
        <w:tc>
          <w:tcPr>
            <w:tcW w:w="6000" w:type="dxa"/>
            <w:tcMar>
              <w:top w:w="120" w:type="dxa"/>
              <w:left w:w="180" w:type="dxa"/>
              <w:bottom w:w="120" w:type="dxa"/>
              <w:right w:w="180" w:type="dxa"/>
            </w:tcMar>
            <w:vAlign w:val="center"/>
          </w:tcPr>
          <w:p w:rsidRPr="00F0027C" w:rsidR="005B5C04" w:rsidP="005B5C04" w:rsidRDefault="00D71AFD" w14:paraId="4A905D2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must view all content before moving forward.</w:t>
            </w:r>
          </w:p>
        </w:tc>
        <w:tc>
          <w:tcPr>
            <w:tcW w:w="6000" w:type="dxa"/>
            <w:tcMar/>
          </w:tcPr>
          <w:p w:rsidRPr="00F0027C" w:rsidR="005B5C04" w:rsidP="001346EA" w:rsidRDefault="00D71AFD" w14:paraId="1F51ECA5"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Tem de </w:t>
            </w:r>
            <w:r w:rsidRPr="00F0027C">
              <w:rPr>
                <w:rFonts w:ascii="Calibri" w:hAnsi="Calibri" w:eastAsia="Calibri" w:cs="Calibri"/>
                <w:lang w:val="pt-PT"/>
              </w:rPr>
              <w:t>ver todo o conteúdo antes de avançar.</w:t>
            </w:r>
          </w:p>
        </w:tc>
      </w:tr>
    </w:tbl>
    <w:p w:rsidRPr="00F0027C" w:rsidR="00840375" w:rsidRDefault="00840375" w14:paraId="304BB32F" w14:textId="77777777">
      <w:pPr>
        <w:rPr>
          <w:lang w:val="pt-BR"/>
        </w:rPr>
      </w:pPr>
    </w:p>
    <w:p w:rsidRPr="00F0027C" w:rsidR="002C1E64" w:rsidRDefault="002C1E64" w14:paraId="6325F162" w14:textId="77777777">
      <w:pPr>
        <w:rPr>
          <w:rFonts w:eastAsia="Times New Roman"/>
          <w:lang w:val="pt-BR"/>
        </w:rPr>
      </w:pPr>
    </w:p>
    <w:p w:rsidRPr="00F0027C" w:rsidR="00F44929" w:rsidRDefault="00F44929" w14:paraId="41AA183D" w14:textId="77777777">
      <w:pPr>
        <w:rPr>
          <w:rFonts w:eastAsia="Times New Roman"/>
          <w:lang w:val="pt-BR"/>
        </w:rPr>
      </w:pPr>
    </w:p>
    <w:p w:rsidRPr="00F0027C" w:rsidR="003E2E74" w:rsidRDefault="00D71AFD" w14:paraId="3570BB9F" w14:textId="77777777">
      <w:pPr>
        <w:rPr>
          <w:rFonts w:ascii="Calibri Light" w:hAnsi="Calibri Light" w:cs="Calibri Light"/>
          <w:smallCaps/>
          <w:color w:val="0F243E"/>
          <w:sz w:val="48"/>
          <w:szCs w:val="48"/>
          <w:lang w:val="pt-BR"/>
        </w:rPr>
      </w:pPr>
      <w:r w:rsidRPr="00F0027C">
        <w:rPr>
          <w:rFonts w:ascii="Calibri Light" w:hAnsi="Calibri Light" w:cs="Calibri Light"/>
          <w:smallCaps/>
          <w:color w:val="0F243E"/>
          <w:sz w:val="48"/>
          <w:szCs w:val="48"/>
          <w:lang w:val="pt-BR"/>
        </w:rPr>
        <w:br w:type="page"/>
      </w:r>
    </w:p>
    <w:p w:rsidRPr="00F0027C" w:rsidR="00F44929" w:rsidP="00755297" w:rsidRDefault="00D71AFD" w14:paraId="40DA85F9" w14:textId="3B0D803E">
      <w:pPr>
        <w:rPr>
          <w:rFonts w:ascii="Calibri Light" w:hAnsi="Calibri Light" w:cs="Calibri Light"/>
          <w:smallCaps/>
          <w:color w:val="0F243E"/>
          <w:sz w:val="72"/>
          <w:szCs w:val="72"/>
        </w:rPr>
      </w:pPr>
      <w:r w:rsidRPr="00F0027C">
        <w:rPr>
          <w:rFonts w:ascii="Calibri Light" w:hAnsi="Calibri Light" w:cs="Calibri Light"/>
          <w:smallCaps/>
          <w:color w:val="0F243E"/>
          <w:sz w:val="72"/>
          <w:szCs w:val="72"/>
        </w:rPr>
        <w:lastRenderedPageBreak/>
        <w:t xml:space="preserve">Interactions with Competitors </w:t>
      </w:r>
    </w:p>
    <w:p w:rsidRPr="00F0027C" w:rsidR="00F44929" w:rsidRDefault="00F44929" w14:paraId="1A5278AD" w14:textId="77777777">
      <w:pPr>
        <w:rPr>
          <w:rFonts w:eastAsia="Times New Roman"/>
        </w:rPr>
      </w:pPr>
    </w:p>
    <w:p w:rsidRPr="00F0027C" w:rsidR="00F44929" w:rsidRDefault="00F44929" w14:paraId="68EC48CE" w14:textId="77777777">
      <w:pPr>
        <w:rPr>
          <w:rFonts w:eastAsia="Times New Roman"/>
        </w:rPr>
      </w:pPr>
    </w:p>
    <w:p w:rsidRPr="00F0027C" w:rsidR="00F44929" w:rsidRDefault="00F44929" w14:paraId="4BB1FD5F" w14:textId="77777777">
      <w:pPr>
        <w:rPr>
          <w:rFonts w:eastAsia="Times New Roman"/>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Pr="00F0027C" w:rsidR="00171B17" w:rsidTr="003E1D2F" w14:paraId="0CB48D44" w14:textId="77777777">
        <w:tc>
          <w:tcPr>
            <w:tcW w:w="1353" w:type="dxa"/>
            <w:shd w:val="clear" w:color="auto" w:fill="F1A983" w:themeFill="accent2" w:themeFillTint="99"/>
            <w:tcMar>
              <w:top w:w="120" w:type="dxa"/>
              <w:left w:w="180" w:type="dxa"/>
              <w:bottom w:w="120" w:type="dxa"/>
              <w:right w:w="180" w:type="dxa"/>
            </w:tcMar>
          </w:tcPr>
          <w:p w:rsidRPr="00F0027C" w:rsidR="009E03B7" w:rsidP="000A2928" w:rsidRDefault="00D71AFD" w14:paraId="06520CFE" w14:textId="77777777">
            <w:pPr>
              <w:spacing w:before="30" w:after="30"/>
              <w:ind w:left="30" w:right="30"/>
              <w:rPr>
                <w:rFonts w:eastAsia="Times New Roman"/>
              </w:rPr>
            </w:pPr>
            <w:r w:rsidRPr="00F0027C">
              <w:rPr>
                <w:rFonts w:eastAsia="Times New Roman"/>
              </w:rPr>
              <w:t>ID</w:t>
            </w:r>
          </w:p>
        </w:tc>
        <w:tc>
          <w:tcPr>
            <w:tcW w:w="6000" w:type="dxa"/>
            <w:shd w:val="clear" w:color="auto" w:fill="F1A983" w:themeFill="accent2" w:themeFillTint="99"/>
            <w:tcMar>
              <w:top w:w="120" w:type="dxa"/>
              <w:left w:w="180" w:type="dxa"/>
              <w:bottom w:w="120" w:type="dxa"/>
              <w:right w:w="180" w:type="dxa"/>
            </w:tcMar>
          </w:tcPr>
          <w:p w:rsidRPr="00F0027C" w:rsidR="009E03B7" w:rsidP="003E1D2F" w:rsidRDefault="00D71AFD" w14:paraId="14C919D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Source</w:t>
            </w:r>
          </w:p>
        </w:tc>
        <w:tc>
          <w:tcPr>
            <w:tcW w:w="6000" w:type="dxa"/>
            <w:shd w:val="clear" w:color="auto" w:fill="F1A983" w:themeFill="accent2" w:themeFillTint="99"/>
          </w:tcPr>
          <w:p w:rsidRPr="00F0027C" w:rsidR="009E03B7" w:rsidP="003E1D2F" w:rsidRDefault="00D71AFD" w14:paraId="01F0C4A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Target</w:t>
            </w:r>
          </w:p>
        </w:tc>
      </w:tr>
      <w:tr w:rsidRPr="00F0027C" w:rsidR="00171B17" w:rsidTr="003E1D2F" w14:paraId="3980AB70"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059C1A56" w14:textId="77777777">
            <w:pPr>
              <w:spacing w:before="30" w:after="30"/>
              <w:ind w:left="30" w:right="30"/>
              <w:rPr>
                <w:rFonts w:ascii="Calibri" w:hAnsi="Calibri" w:eastAsia="Times New Roman" w:cs="Calibri"/>
                <w:sz w:val="16"/>
              </w:rPr>
            </w:pPr>
            <w:hyperlink w:tgtFrame="_blank" w:history="1" r:id="rId221">
              <w:r w:rsidRPr="00F0027C">
                <w:rPr>
                  <w:rFonts w:ascii="Calibri" w:hAnsi="Calibri" w:eastAsia="Times New Roman" w:cs="Calibri"/>
                  <w:color w:val="0000FF"/>
                  <w:sz w:val="16"/>
                  <w:u w:val="single"/>
                </w:rPr>
                <w:t>Screen 1</w:t>
              </w:r>
            </w:hyperlink>
            <w:r w:rsidRPr="00F0027C">
              <w:rPr>
                <w:rFonts w:ascii="Calibri" w:hAnsi="Calibri" w:eastAsia="Times New Roman" w:cs="Calibri"/>
                <w:sz w:val="16"/>
              </w:rPr>
              <w:t xml:space="preserve"> </w:t>
            </w:r>
          </w:p>
          <w:p w:rsidRPr="00F0027C" w:rsidR="000B4F03" w:rsidP="000B4F03" w:rsidRDefault="00D71AFD" w14:paraId="50AB1B4A" w14:textId="77777777">
            <w:pPr>
              <w:ind w:left="30" w:right="30"/>
              <w:rPr>
                <w:rFonts w:ascii="Calibri" w:hAnsi="Calibri" w:eastAsia="Times New Roman" w:cs="Calibri"/>
                <w:sz w:val="16"/>
              </w:rPr>
            </w:pPr>
            <w:hyperlink w:tgtFrame="_blank" w:history="1" r:id="rId222">
              <w:r w:rsidRPr="00F0027C">
                <w:rPr>
                  <w:rFonts w:ascii="Calibri" w:hAnsi="Calibri" w:eastAsia="Times New Roman" w:cs="Calibri"/>
                  <w:color w:val="0000FF"/>
                  <w:sz w:val="16"/>
                  <w:u w:val="single"/>
                </w:rPr>
                <w:t>2_C_2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4F42D075"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Fair competition benefits everyone, from businesses to consumers to the economy as a whole. Fair competition results in dynam</w:t>
            </w:r>
            <w:r w:rsidRPr="00F0027C">
              <w:rPr>
                <w:rFonts w:ascii="Calibri" w:hAnsi="Calibri" w:eastAsia="Times New Roman" w:cs="Calibri"/>
              </w:rPr>
              <w:t>ic markets, leading to increased productivity and better value for consumers.</w:t>
            </w:r>
          </w:p>
        </w:tc>
        <w:tc>
          <w:tcPr>
            <w:tcW w:w="6000" w:type="dxa"/>
          </w:tcPr>
          <w:p w:rsidRPr="00F0027C" w:rsidR="000B4F03" w:rsidP="003E1D2F" w:rsidRDefault="00D71AFD" w14:paraId="51440500"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A concorrência leal é benéfica para todos, desde as empresas aos consumidores, até à economia no seu todo. A concorrência leal resulta em mercados dinâmicos, levando ao </w:t>
            </w:r>
            <w:r w:rsidRPr="00F0027C">
              <w:rPr>
                <w:rFonts w:ascii="Calibri" w:hAnsi="Calibri" w:eastAsia="Calibri" w:cs="Calibri"/>
                <w:lang w:val="pt-PT"/>
              </w:rPr>
              <w:t>aumento da produtividade e a maior valor para os consumidores.</w:t>
            </w:r>
          </w:p>
        </w:tc>
      </w:tr>
      <w:tr w:rsidRPr="00F0027C" w:rsidR="00171B17" w:rsidTr="003E1D2F" w14:paraId="0F441961"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183DCABF" w14:textId="77777777">
            <w:pPr>
              <w:spacing w:before="30" w:after="30"/>
              <w:ind w:left="30" w:right="30"/>
              <w:rPr>
                <w:rFonts w:ascii="Calibri" w:hAnsi="Calibri" w:eastAsia="Times New Roman" w:cs="Calibri"/>
                <w:sz w:val="16"/>
              </w:rPr>
            </w:pPr>
            <w:hyperlink w:tgtFrame="_blank" w:history="1" r:id="rId223">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0B4F03" w:rsidP="000B4F03" w:rsidRDefault="00D71AFD" w14:paraId="1597B9D0" w14:textId="77777777">
            <w:pPr>
              <w:ind w:left="30" w:right="30"/>
              <w:rPr>
                <w:rFonts w:ascii="Calibri" w:hAnsi="Calibri" w:eastAsia="Times New Roman" w:cs="Calibri"/>
                <w:sz w:val="16"/>
              </w:rPr>
            </w:pPr>
            <w:hyperlink w:tgtFrame="_blank" w:history="1" r:id="rId224">
              <w:r w:rsidRPr="00F0027C">
                <w:rPr>
                  <w:rFonts w:ascii="Calibri" w:hAnsi="Calibri" w:eastAsia="Times New Roman" w:cs="Calibri"/>
                  <w:color w:val="0000FF"/>
                  <w:sz w:val="16"/>
                  <w:u w:val="single"/>
                </w:rPr>
                <w:t>17_C_11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78C00B6B"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 Abbott distributor can be considered a competitor if we are submitting separate bids in conn</w:t>
            </w:r>
            <w:r w:rsidRPr="00F0027C">
              <w:rPr>
                <w:rFonts w:ascii="Calibri" w:hAnsi="Calibri" w:eastAsia="Times New Roman" w:cs="Calibri"/>
              </w:rPr>
              <w:t>ection with a tender.</w:t>
            </w:r>
          </w:p>
        </w:tc>
        <w:tc>
          <w:tcPr>
            <w:tcW w:w="6000" w:type="dxa"/>
          </w:tcPr>
          <w:p w:rsidRPr="00F0027C" w:rsidR="000B4F03" w:rsidP="003E1D2F" w:rsidRDefault="00D71AFD" w14:paraId="7A83042D"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Um distribuidor da Abbott pode ser considerado um concorrente se estivermos a apresentar propostas separadas em relação a um concurso.</w:t>
            </w:r>
          </w:p>
        </w:tc>
      </w:tr>
      <w:tr w:rsidRPr="00F0027C" w:rsidR="00171B17" w:rsidTr="003E1D2F" w14:paraId="3DDD5458"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428E486C" w14:textId="77777777">
            <w:pPr>
              <w:spacing w:before="30" w:after="30"/>
              <w:ind w:left="30" w:right="30"/>
              <w:rPr>
                <w:rFonts w:ascii="Calibri" w:hAnsi="Calibri" w:eastAsia="Times New Roman" w:cs="Calibri"/>
                <w:sz w:val="16"/>
              </w:rPr>
            </w:pPr>
            <w:hyperlink w:tgtFrame="_blank" w:history="1" r:id="rId225">
              <w:r w:rsidRPr="00F0027C">
                <w:rPr>
                  <w:rFonts w:ascii="Calibri" w:hAnsi="Calibri" w:eastAsia="Times New Roman" w:cs="Calibri"/>
                  <w:color w:val="0000FF"/>
                  <w:sz w:val="16"/>
                  <w:u w:val="single"/>
                </w:rPr>
                <w:t>Screen 10</w:t>
              </w:r>
            </w:hyperlink>
            <w:r w:rsidRPr="00F0027C">
              <w:rPr>
                <w:rFonts w:ascii="Calibri" w:hAnsi="Calibri" w:eastAsia="Times New Roman" w:cs="Calibri"/>
                <w:sz w:val="16"/>
              </w:rPr>
              <w:t xml:space="preserve"> </w:t>
            </w:r>
          </w:p>
          <w:p w:rsidRPr="00F0027C" w:rsidR="000B4F03" w:rsidP="000B4F03" w:rsidRDefault="00D71AFD" w14:paraId="677D3B30" w14:textId="77777777">
            <w:pPr>
              <w:ind w:left="30" w:right="30"/>
              <w:rPr>
                <w:rFonts w:ascii="Calibri" w:hAnsi="Calibri" w:eastAsia="Times New Roman" w:cs="Calibri"/>
                <w:sz w:val="16"/>
              </w:rPr>
            </w:pPr>
            <w:hyperlink w:tgtFrame="_blank" w:history="1" r:id="rId226">
              <w:r w:rsidRPr="00F0027C">
                <w:rPr>
                  <w:rFonts w:ascii="Calibri" w:hAnsi="Calibri" w:eastAsia="Times New Roman" w:cs="Calibri"/>
                  <w:color w:val="0000FF"/>
                  <w:sz w:val="16"/>
                  <w:u w:val="single"/>
                </w:rPr>
                <w:t>18_C_11</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4A54861D"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If someone begins to discuss these matters, take immediate action. End your involvement in the meeting and ask that your objections be recorded in any meeting minutes. Leave and make a loud, dramatic gesture as you depart, so others remember your departure</w:t>
            </w:r>
            <w:r w:rsidRPr="00F0027C">
              <w:rPr>
                <w:rFonts w:ascii="Calibri" w:hAnsi="Calibri" w:eastAsia="Times New Roman" w:cs="Calibri"/>
              </w:rPr>
              <w:t xml:space="preserve"> from the prohibited discussion.</w:t>
            </w:r>
          </w:p>
        </w:tc>
        <w:tc>
          <w:tcPr>
            <w:tcW w:w="6000" w:type="dxa"/>
          </w:tcPr>
          <w:p w:rsidRPr="00F0027C" w:rsidR="000B4F03" w:rsidP="003E1D2F" w:rsidRDefault="00D71AFD" w14:paraId="27A9F30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Se alguém começar a discutir estes assuntos, tome medidas imediatamente. Termine a sua participação na reunião e peça que as suas objeções sejam registadas na ata da reunião. Saia e faça um gesto alto e dramático ao </w:t>
            </w:r>
            <w:r w:rsidRPr="00F0027C">
              <w:rPr>
                <w:rFonts w:ascii="Calibri" w:hAnsi="Calibri" w:eastAsia="Calibri" w:cs="Calibri"/>
                <w:lang w:val="pt-PT"/>
              </w:rPr>
              <w:t>sair, para que os outros se lembrem da sua saída da discussão proibida.</w:t>
            </w:r>
          </w:p>
        </w:tc>
      </w:tr>
      <w:tr w:rsidRPr="00F0027C" w:rsidR="00171B17" w:rsidTr="003E1D2F" w14:paraId="491021D7"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6EF99705" w14:textId="77777777">
            <w:pPr>
              <w:spacing w:before="30" w:after="30"/>
              <w:ind w:left="30" w:right="30"/>
              <w:rPr>
                <w:rFonts w:ascii="Calibri" w:hAnsi="Calibri" w:eastAsia="Times New Roman" w:cs="Calibri"/>
                <w:sz w:val="16"/>
              </w:rPr>
            </w:pPr>
            <w:hyperlink w:tgtFrame="_blank" w:history="1" r:id="rId227">
              <w:r w:rsidRPr="00F0027C">
                <w:rPr>
                  <w:rFonts w:ascii="Calibri" w:hAnsi="Calibri" w:eastAsia="Times New Roman" w:cs="Calibri"/>
                  <w:color w:val="0000FF"/>
                  <w:sz w:val="16"/>
                  <w:u w:val="single"/>
                </w:rPr>
                <w:t>Screen 11</w:t>
              </w:r>
            </w:hyperlink>
            <w:r w:rsidRPr="00F0027C">
              <w:rPr>
                <w:rFonts w:ascii="Calibri" w:hAnsi="Calibri" w:eastAsia="Times New Roman" w:cs="Calibri"/>
                <w:sz w:val="16"/>
              </w:rPr>
              <w:t xml:space="preserve"> </w:t>
            </w:r>
          </w:p>
          <w:p w:rsidRPr="00F0027C" w:rsidR="000B4F03" w:rsidP="000B4F03" w:rsidRDefault="00D71AFD" w14:paraId="78239FF6" w14:textId="77777777">
            <w:pPr>
              <w:ind w:left="30" w:right="30"/>
              <w:rPr>
                <w:rFonts w:ascii="Calibri" w:hAnsi="Calibri" w:eastAsia="Times New Roman" w:cs="Calibri"/>
                <w:sz w:val="16"/>
              </w:rPr>
            </w:pPr>
            <w:hyperlink w:tgtFrame="_blank" w:history="1" r:id="rId228">
              <w:r w:rsidRPr="00F0027C">
                <w:rPr>
                  <w:rFonts w:ascii="Calibri" w:hAnsi="Calibri" w:eastAsia="Times New Roman" w:cs="Calibri"/>
                  <w:color w:val="0000FF"/>
                  <w:sz w:val="16"/>
                  <w:u w:val="single"/>
                </w:rPr>
                <w:t>22_C_12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09BC980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are a Regional Sales Manager responsible for Abbott Vascular in Turkey. You are co</w:t>
            </w:r>
            <w:r w:rsidRPr="00F0027C">
              <w:rPr>
                <w:rFonts w:ascii="Calibri" w:hAnsi="Calibri" w:eastAsia="Times New Roman" w:cs="Calibri"/>
              </w:rPr>
              <w:t xml:space="preserve">nsidering submitting a bid to supply product to a large public hospital in your area. Before investing a lot of time into putting together the </w:t>
            </w:r>
            <w:r w:rsidRPr="00F0027C">
              <w:rPr>
                <w:rFonts w:ascii="Calibri" w:hAnsi="Calibri" w:eastAsia="Times New Roman" w:cs="Calibri"/>
              </w:rPr>
              <w:lastRenderedPageBreak/>
              <w:t>bid, you reach out to a counterpart at Medtronic to find out whether they are bidding. Is this okay?</w:t>
            </w:r>
          </w:p>
        </w:tc>
        <w:tc>
          <w:tcPr>
            <w:tcW w:w="6000" w:type="dxa"/>
          </w:tcPr>
          <w:p w:rsidRPr="00F0027C" w:rsidR="000B4F03" w:rsidP="003E1D2F" w:rsidRDefault="00D71AFD" w14:paraId="23212188"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lastRenderedPageBreak/>
              <w:t xml:space="preserve">É um gestor </w:t>
            </w:r>
            <w:r w:rsidRPr="00F0027C">
              <w:rPr>
                <w:rFonts w:ascii="Calibri" w:hAnsi="Calibri" w:eastAsia="Calibri" w:cs="Calibri"/>
                <w:lang w:val="pt-PT"/>
              </w:rPr>
              <w:t xml:space="preserve">de vendas regional responsável pela Abbott Vascular na Turquia. Está a ponderar apresentar uma proposta para fornecer produtos a um grande hospital público na sua área. Antes de investir muito tempo na elaboração da proposta, contacta um congénere na </w:t>
            </w:r>
            <w:proofErr w:type="spellStart"/>
            <w:r w:rsidRPr="00F0027C">
              <w:rPr>
                <w:rFonts w:ascii="Calibri" w:hAnsi="Calibri" w:eastAsia="Calibri" w:cs="Calibri"/>
                <w:lang w:val="pt-PT"/>
              </w:rPr>
              <w:lastRenderedPageBreak/>
              <w:t>Medtr</w:t>
            </w:r>
            <w:r w:rsidRPr="00F0027C">
              <w:rPr>
                <w:rFonts w:ascii="Calibri" w:hAnsi="Calibri" w:eastAsia="Calibri" w:cs="Calibri"/>
                <w:lang w:val="pt-PT"/>
              </w:rPr>
              <w:t>onic</w:t>
            </w:r>
            <w:proofErr w:type="spellEnd"/>
            <w:r w:rsidRPr="00F0027C">
              <w:rPr>
                <w:rFonts w:ascii="Calibri" w:hAnsi="Calibri" w:eastAsia="Calibri" w:cs="Calibri"/>
                <w:lang w:val="pt-PT"/>
              </w:rPr>
              <w:t>, para saber se essa empresa apresentará uma proposta. Esta atitude estará correta?</w:t>
            </w:r>
          </w:p>
        </w:tc>
      </w:tr>
      <w:tr w:rsidRPr="00F0027C" w:rsidR="00171B17" w:rsidTr="003E1D2F" w14:paraId="1510264E"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0AEF213B" w14:textId="77777777">
            <w:pPr>
              <w:spacing w:before="30" w:after="30"/>
              <w:ind w:left="30" w:right="30"/>
              <w:rPr>
                <w:rFonts w:ascii="Calibri" w:hAnsi="Calibri" w:eastAsia="Times New Roman" w:cs="Calibri"/>
                <w:sz w:val="16"/>
              </w:rPr>
            </w:pPr>
            <w:hyperlink w:tgtFrame="_blank" w:history="1" r:id="rId229">
              <w:r w:rsidRPr="00F0027C">
                <w:rPr>
                  <w:rFonts w:ascii="Calibri" w:hAnsi="Calibri" w:eastAsia="Times New Roman" w:cs="Calibri"/>
                  <w:color w:val="0000FF"/>
                  <w:sz w:val="16"/>
                  <w:u w:val="single"/>
                </w:rPr>
                <w:t>Screen 12</w:t>
              </w:r>
            </w:hyperlink>
            <w:r w:rsidRPr="00F0027C">
              <w:rPr>
                <w:rFonts w:ascii="Calibri" w:hAnsi="Calibri" w:eastAsia="Times New Roman" w:cs="Calibri"/>
                <w:sz w:val="16"/>
              </w:rPr>
              <w:t xml:space="preserve"> </w:t>
            </w:r>
          </w:p>
          <w:p w:rsidRPr="00F0027C" w:rsidR="000B4F03" w:rsidP="000B4F03" w:rsidRDefault="00D71AFD" w14:paraId="12DA8C09" w14:textId="77777777">
            <w:pPr>
              <w:ind w:left="30" w:right="30"/>
              <w:rPr>
                <w:rFonts w:ascii="Calibri" w:hAnsi="Calibri" w:eastAsia="Times New Roman" w:cs="Calibri"/>
                <w:sz w:val="16"/>
              </w:rPr>
            </w:pPr>
            <w:hyperlink w:tgtFrame="_blank" w:history="1" r:id="rId230">
              <w:r w:rsidRPr="00F0027C">
                <w:rPr>
                  <w:rFonts w:ascii="Calibri" w:hAnsi="Calibri" w:eastAsia="Times New Roman" w:cs="Calibri"/>
                  <w:color w:val="0000FF"/>
                  <w:sz w:val="16"/>
                  <w:u w:val="single"/>
                </w:rPr>
                <w:t>25_C_13</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653AE034"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You are an Area Sales Director for Abbott’s Rapid Diagnostics business in East Africa. At a meeting with a local distribu</w:t>
            </w:r>
            <w:r w:rsidRPr="00F0027C">
              <w:rPr>
                <w:rFonts w:ascii="Calibri" w:hAnsi="Calibri" w:eastAsia="Times New Roman" w:cs="Calibri"/>
              </w:rPr>
              <w:t>tor who distributes diagnostic testing equipment for Abbott and a leading competitor, you are provided with a list of customers who the distributor says you should target for rapid diagnostic marketing. It is explained that a similar length list with diffe</w:t>
            </w:r>
            <w:r w:rsidRPr="00F0027C">
              <w:rPr>
                <w:rFonts w:ascii="Calibri" w:hAnsi="Calibri" w:eastAsia="Times New Roman" w:cs="Calibri"/>
              </w:rPr>
              <w:t xml:space="preserve">rent customers has been given to your competitor, so that the two companies’ marketing efforts don’t overlap. Since the distributor is responsible for the final sale of the companies’ products, you agree to limit your marketing efforts to the customers on </w:t>
            </w:r>
            <w:r w:rsidRPr="00F0027C">
              <w:rPr>
                <w:rFonts w:ascii="Calibri" w:hAnsi="Calibri" w:eastAsia="Times New Roman" w:cs="Calibri"/>
              </w:rPr>
              <w:t>the list. Is this okay?</w:t>
            </w:r>
          </w:p>
        </w:tc>
        <w:tc>
          <w:tcPr>
            <w:tcW w:w="6000" w:type="dxa"/>
          </w:tcPr>
          <w:p w:rsidRPr="00F0027C" w:rsidR="000B4F03" w:rsidP="003E1D2F" w:rsidRDefault="00D71AFD" w14:paraId="1EB807CE"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 xml:space="preserve">É um Diretor de Vendas de Zona para o negócio da Abbott </w:t>
            </w:r>
            <w:proofErr w:type="spellStart"/>
            <w:r w:rsidRPr="00F0027C">
              <w:rPr>
                <w:rFonts w:ascii="Calibri" w:hAnsi="Calibri" w:eastAsia="Calibri" w:cs="Calibri"/>
                <w:lang w:val="pt-PT"/>
              </w:rPr>
              <w:t>Rapid</w:t>
            </w:r>
            <w:proofErr w:type="spellEnd"/>
            <w:r w:rsidRPr="00F0027C">
              <w:rPr>
                <w:rFonts w:ascii="Calibri" w:hAnsi="Calibri" w:eastAsia="Calibri" w:cs="Calibri"/>
                <w:lang w:val="pt-PT"/>
              </w:rPr>
              <w:t xml:space="preserve"> </w:t>
            </w:r>
            <w:proofErr w:type="spellStart"/>
            <w:r w:rsidRPr="00F0027C">
              <w:rPr>
                <w:rFonts w:ascii="Calibri" w:hAnsi="Calibri" w:eastAsia="Calibri" w:cs="Calibri"/>
                <w:lang w:val="pt-PT"/>
              </w:rPr>
              <w:t>Diagnostics</w:t>
            </w:r>
            <w:proofErr w:type="spellEnd"/>
            <w:r w:rsidRPr="00F0027C">
              <w:rPr>
                <w:rFonts w:ascii="Calibri" w:hAnsi="Calibri" w:eastAsia="Calibri" w:cs="Calibri"/>
                <w:lang w:val="pt-PT"/>
              </w:rPr>
              <w:t xml:space="preserve"> na África Oriental. Após uma reunião com um distribuidor local que distribui equipamentos de testes de diagnóstico para a Abbott e para um grande concorrente,</w:t>
            </w:r>
            <w:r w:rsidRPr="00F0027C">
              <w:rPr>
                <w:rFonts w:ascii="Calibri" w:hAnsi="Calibri" w:eastAsia="Calibri" w:cs="Calibri"/>
                <w:lang w:val="pt-PT"/>
              </w:rPr>
              <w:t xml:space="preserve"> é-lhe facultada uma lista de clientes nos quais, segundo o distribuidor, deve concentrar as campanhas de marketing no segmento de diagnóstico rápido. O distribuidor explica que entregou aos seu concorrente uma lista com uma extensão semelhante, mas com cl</w:t>
            </w:r>
            <w:r w:rsidRPr="00F0027C">
              <w:rPr>
                <w:rFonts w:ascii="Calibri" w:hAnsi="Calibri" w:eastAsia="Calibri" w:cs="Calibri"/>
                <w:lang w:val="pt-PT"/>
              </w:rPr>
              <w:t>ientes diferentes para que os esforços de marketing das duas empresas não se sobreponham. Uma vez que o distribuidor é o responsável pela venda final dos produtos das empresas, concorda em limitar as suas ações de marketing aos clientes na lista. Esta atit</w:t>
            </w:r>
            <w:r w:rsidRPr="00F0027C">
              <w:rPr>
                <w:rFonts w:ascii="Calibri" w:hAnsi="Calibri" w:eastAsia="Calibri" w:cs="Calibri"/>
                <w:lang w:val="pt-PT"/>
              </w:rPr>
              <w:t>ude estará correta?</w:t>
            </w:r>
          </w:p>
        </w:tc>
      </w:tr>
      <w:tr w:rsidRPr="00F0027C" w:rsidR="00171B17" w:rsidTr="003E1D2F" w14:paraId="34A753BE"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279A4838" w14:textId="77777777">
            <w:pPr>
              <w:spacing w:before="30" w:after="30"/>
              <w:ind w:left="30" w:right="30"/>
              <w:rPr>
                <w:rFonts w:ascii="Calibri" w:hAnsi="Calibri" w:eastAsia="Times New Roman" w:cs="Calibri"/>
                <w:sz w:val="16"/>
              </w:rPr>
            </w:pPr>
            <w:hyperlink w:tgtFrame="_blank" w:history="1" r:id="rId231">
              <w:r w:rsidRPr="00F0027C">
                <w:rPr>
                  <w:rFonts w:ascii="Calibri" w:hAnsi="Calibri" w:eastAsia="Times New Roman" w:cs="Calibri"/>
                  <w:color w:val="0000FF"/>
                  <w:sz w:val="16"/>
                  <w:u w:val="single"/>
                </w:rPr>
                <w:t>Screen 17</w:t>
              </w:r>
            </w:hyperlink>
            <w:r w:rsidRPr="00F0027C">
              <w:rPr>
                <w:rFonts w:ascii="Calibri" w:hAnsi="Calibri" w:eastAsia="Times New Roman" w:cs="Calibri"/>
                <w:sz w:val="16"/>
              </w:rPr>
              <w:t xml:space="preserve"> </w:t>
            </w:r>
          </w:p>
          <w:p w:rsidRPr="00F0027C" w:rsidR="000B4F03" w:rsidP="000B4F03" w:rsidRDefault="00D71AFD" w14:paraId="64D14390" w14:textId="77777777">
            <w:pPr>
              <w:ind w:left="30" w:right="30"/>
              <w:rPr>
                <w:rFonts w:ascii="Calibri" w:hAnsi="Calibri" w:eastAsia="Times New Roman" w:cs="Calibri"/>
                <w:sz w:val="16"/>
              </w:rPr>
            </w:pPr>
            <w:hyperlink w:tgtFrame="_blank" w:history="1" r:id="rId232">
              <w:r w:rsidRPr="00F0027C">
                <w:rPr>
                  <w:rFonts w:ascii="Calibri" w:hAnsi="Calibri" w:eastAsia="Times New Roman" w:cs="Calibri"/>
                  <w:color w:val="0000FF"/>
                  <w:sz w:val="16"/>
                  <w:u w:val="single"/>
                </w:rPr>
                <w:t>37_C_18</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4B19E67F"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Because anti-competitive conduct usually results in higher prices or reduced selection for consumers, a company that comm</w:t>
            </w:r>
            <w:r w:rsidRPr="00F0027C">
              <w:rPr>
                <w:rFonts w:ascii="Calibri" w:hAnsi="Calibri" w:eastAsia="Times New Roman" w:cs="Calibri"/>
              </w:rPr>
              <w:t>its such crimes risks seriously damaging its reputation in the eyes of its customers.</w:t>
            </w:r>
          </w:p>
          <w:p w:rsidRPr="00F0027C" w:rsidR="000B4F03" w:rsidP="003E1D2F" w:rsidRDefault="00D71AFD" w14:paraId="3BAC614A"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 addition to civil/criminal penalties and reputational damage, one consequence is potentially being barred from future tenders or other bidding.</w:t>
            </w:r>
          </w:p>
        </w:tc>
        <w:tc>
          <w:tcPr>
            <w:tcW w:w="6000" w:type="dxa"/>
          </w:tcPr>
          <w:p w:rsidRPr="00F0027C" w:rsidR="000B4F03" w:rsidP="003E1D2F" w:rsidRDefault="00D71AFD" w14:paraId="5F1D34D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Como a conduta </w:t>
            </w:r>
            <w:proofErr w:type="spellStart"/>
            <w:r w:rsidRPr="00F0027C">
              <w:rPr>
                <w:rFonts w:ascii="Calibri" w:hAnsi="Calibri" w:eastAsia="Calibri" w:cs="Calibri"/>
                <w:lang w:val="pt-PT"/>
              </w:rPr>
              <w:t>anticonc</w:t>
            </w:r>
            <w:r w:rsidRPr="00F0027C">
              <w:rPr>
                <w:rFonts w:ascii="Calibri" w:hAnsi="Calibri" w:eastAsia="Calibri" w:cs="Calibri"/>
                <w:lang w:val="pt-PT"/>
              </w:rPr>
              <w:t>orrencial</w:t>
            </w:r>
            <w:proofErr w:type="spellEnd"/>
            <w:r w:rsidRPr="00F0027C">
              <w:rPr>
                <w:rFonts w:ascii="Calibri" w:hAnsi="Calibri" w:eastAsia="Calibri" w:cs="Calibri"/>
                <w:lang w:val="pt-PT"/>
              </w:rPr>
              <w:t xml:space="preserve"> normalmente resulta em preços mais elevados ou na redução da escolha para os consumidores, uma empresa que cometa esses crimes arrisca-se a prejudicar gravemente a sua reputação aos olhos dos consumidores.</w:t>
            </w:r>
          </w:p>
          <w:p w:rsidRPr="00F0027C" w:rsidR="000B4F03" w:rsidP="003E1D2F" w:rsidRDefault="00D71AFD" w14:paraId="7E80F797"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Além de sanções civis/penais e danos à reputação, uma das consequências é a possibilidade de exclusão de futuras propostas ou outros concursos.</w:t>
            </w:r>
          </w:p>
        </w:tc>
      </w:tr>
      <w:tr w:rsidRPr="00F0027C" w:rsidR="00171B17" w:rsidTr="003E1D2F" w14:paraId="00C23048"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12446B7B" w14:textId="77777777">
            <w:pPr>
              <w:spacing w:before="30" w:after="30"/>
              <w:ind w:left="30" w:right="30"/>
              <w:rPr>
                <w:rFonts w:ascii="Calibri" w:hAnsi="Calibri" w:eastAsia="Times New Roman" w:cs="Calibri"/>
                <w:sz w:val="16"/>
              </w:rPr>
            </w:pPr>
            <w:hyperlink w:tgtFrame="_blank" w:history="1" r:id="rId233">
              <w:r w:rsidRPr="00F0027C">
                <w:rPr>
                  <w:rFonts w:ascii="Calibri" w:hAnsi="Calibri" w:eastAsia="Times New Roman" w:cs="Calibri"/>
                  <w:color w:val="0000FF"/>
                  <w:sz w:val="16"/>
                  <w:u w:val="single"/>
                </w:rPr>
                <w:t>Screen 21</w:t>
              </w:r>
            </w:hyperlink>
            <w:r w:rsidRPr="00F0027C">
              <w:rPr>
                <w:rFonts w:ascii="Calibri" w:hAnsi="Calibri" w:eastAsia="Times New Roman" w:cs="Calibri"/>
                <w:sz w:val="16"/>
              </w:rPr>
              <w:t xml:space="preserve"> </w:t>
            </w:r>
          </w:p>
          <w:p w:rsidRPr="00F0027C" w:rsidR="000B4F03" w:rsidP="000B4F03" w:rsidRDefault="00D71AFD" w14:paraId="65DBFDC9" w14:textId="77777777">
            <w:pPr>
              <w:ind w:left="30" w:right="30"/>
              <w:rPr>
                <w:rFonts w:ascii="Calibri" w:hAnsi="Calibri" w:eastAsia="Times New Roman" w:cs="Calibri"/>
                <w:sz w:val="16"/>
              </w:rPr>
            </w:pPr>
            <w:hyperlink w:tgtFrame="_blank" w:history="1" r:id="rId234">
              <w:r w:rsidRPr="00F0027C">
                <w:rPr>
                  <w:rFonts w:ascii="Calibri" w:hAnsi="Calibri" w:eastAsia="Times New Roman" w:cs="Calibri"/>
                  <w:color w:val="0000FF"/>
                  <w:sz w:val="16"/>
                  <w:u w:val="single"/>
                </w:rPr>
                <w:t>42_C_22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43A3F96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In many countries controlling the prices of distributors is a violation of competition law, please contact your local Legal team for guidance.</w:t>
            </w:r>
          </w:p>
        </w:tc>
        <w:tc>
          <w:tcPr>
            <w:tcW w:w="6000" w:type="dxa"/>
          </w:tcPr>
          <w:p w:rsidRPr="00F0027C" w:rsidR="000B4F03" w:rsidP="003E1D2F" w:rsidRDefault="00D71AFD" w14:paraId="04A31DFD"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Em muitos país</w:t>
            </w:r>
            <w:r w:rsidRPr="00F0027C">
              <w:rPr>
                <w:rFonts w:ascii="Calibri" w:hAnsi="Calibri" w:eastAsia="Calibri" w:cs="Calibri"/>
                <w:lang w:val="pt-PT"/>
              </w:rPr>
              <w:t>es, controlar os preços dos distribuidores é uma violação da lei da concorrência. Contacte a equipa jurídica local para obter orientação.</w:t>
            </w:r>
          </w:p>
        </w:tc>
      </w:tr>
      <w:tr w:rsidRPr="00F0027C" w:rsidR="00171B17" w:rsidTr="003E1D2F" w14:paraId="53873087"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34C2E491" w14:textId="77777777">
            <w:pPr>
              <w:spacing w:before="30" w:after="30"/>
              <w:ind w:left="30" w:right="30"/>
              <w:rPr>
                <w:rFonts w:ascii="Calibri" w:hAnsi="Calibri" w:eastAsia="Times New Roman" w:cs="Calibri"/>
                <w:sz w:val="16"/>
              </w:rPr>
            </w:pPr>
            <w:hyperlink w:tgtFrame="_blank" w:history="1" r:id="rId235">
              <w:r w:rsidRPr="00F0027C">
                <w:rPr>
                  <w:rFonts w:ascii="Calibri" w:hAnsi="Calibri" w:eastAsia="Times New Roman" w:cs="Calibri"/>
                  <w:color w:val="0000FF"/>
                  <w:sz w:val="16"/>
                  <w:u w:val="single"/>
                </w:rPr>
                <w:t>Screen 21</w:t>
              </w:r>
            </w:hyperlink>
            <w:r w:rsidRPr="00F0027C">
              <w:rPr>
                <w:rFonts w:ascii="Calibri" w:hAnsi="Calibri" w:eastAsia="Times New Roman" w:cs="Calibri"/>
                <w:sz w:val="16"/>
              </w:rPr>
              <w:t xml:space="preserve"> </w:t>
            </w:r>
          </w:p>
          <w:p w:rsidRPr="00F0027C" w:rsidR="000B4F03" w:rsidP="000B4F03" w:rsidRDefault="00D71AFD" w14:paraId="33C7612D" w14:textId="77777777">
            <w:pPr>
              <w:ind w:left="30" w:right="30"/>
              <w:rPr>
                <w:rFonts w:ascii="Calibri" w:hAnsi="Calibri" w:eastAsia="Times New Roman" w:cs="Calibri"/>
                <w:sz w:val="16"/>
              </w:rPr>
            </w:pPr>
            <w:hyperlink w:tgtFrame="_blank" w:history="1" r:id="rId236">
              <w:r w:rsidRPr="00F0027C">
                <w:rPr>
                  <w:rFonts w:ascii="Calibri" w:hAnsi="Calibri" w:eastAsia="Times New Roman" w:cs="Calibri"/>
                  <w:color w:val="0000FF"/>
                  <w:sz w:val="16"/>
                  <w:u w:val="single"/>
                </w:rPr>
                <w:t>44_C_22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02E7B9CE"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Any discussion between competitors around market or dividing clients, products or resources – known as customer allocation – could be viewed as illegal collaboration and should be avoided. These conversations do not have to result in a formal agreement wit</w:t>
            </w:r>
            <w:r w:rsidRPr="00F0027C">
              <w:rPr>
                <w:rFonts w:ascii="Calibri" w:hAnsi="Calibri" w:eastAsia="Times New Roman" w:cs="Calibri"/>
              </w:rPr>
              <w:t>h a competitor to be considered anti-competitive.</w:t>
            </w:r>
          </w:p>
        </w:tc>
        <w:tc>
          <w:tcPr>
            <w:tcW w:w="6000" w:type="dxa"/>
          </w:tcPr>
          <w:p w:rsidRPr="00F0027C" w:rsidR="000B4F03" w:rsidP="003E1D2F" w:rsidRDefault="00D71AFD" w14:paraId="0ECFC362"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Quaisquer discussões entre concorrentes sobre o mercado ou a divisão de clientes, produtos ou recursos, conhecida como repartição de clientes, podem ser consideradas uma colaboração ilegal e devem ser evita</w:t>
            </w:r>
            <w:r w:rsidRPr="00F0027C">
              <w:rPr>
                <w:rFonts w:ascii="Calibri" w:hAnsi="Calibri" w:eastAsia="Calibri" w:cs="Calibri"/>
                <w:lang w:val="pt-PT"/>
              </w:rPr>
              <w:t xml:space="preserve">das. Estas conversas não têm de resultar num acordo formal com um concorrente para serem consideradas </w:t>
            </w:r>
            <w:proofErr w:type="spellStart"/>
            <w:r w:rsidRPr="00F0027C">
              <w:rPr>
                <w:rFonts w:ascii="Calibri" w:hAnsi="Calibri" w:eastAsia="Calibri" w:cs="Calibri"/>
                <w:lang w:val="pt-PT"/>
              </w:rPr>
              <w:t>anticoncorrenciais</w:t>
            </w:r>
            <w:proofErr w:type="spellEnd"/>
            <w:r w:rsidRPr="00F0027C">
              <w:rPr>
                <w:rFonts w:ascii="Calibri" w:hAnsi="Calibri" w:eastAsia="Calibri" w:cs="Calibri"/>
                <w:lang w:val="pt-PT"/>
              </w:rPr>
              <w:t>.</w:t>
            </w:r>
          </w:p>
        </w:tc>
      </w:tr>
      <w:tr w:rsidRPr="00F0027C" w:rsidR="00171B17" w:rsidTr="003E1D2F" w14:paraId="30193521"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045D7A6F" w14:textId="77777777">
            <w:pPr>
              <w:spacing w:before="30" w:after="30"/>
              <w:ind w:left="30" w:right="30"/>
              <w:rPr>
                <w:rFonts w:ascii="Calibri" w:hAnsi="Calibri" w:eastAsia="Times New Roman" w:cs="Calibri"/>
                <w:sz w:val="16"/>
              </w:rPr>
            </w:pPr>
            <w:hyperlink w:tgtFrame="_blank" w:history="1" r:id="rId237">
              <w:r w:rsidRPr="00F0027C">
                <w:rPr>
                  <w:rFonts w:ascii="Calibri" w:hAnsi="Calibri" w:eastAsia="Times New Roman" w:cs="Calibri"/>
                  <w:color w:val="0000FF"/>
                  <w:sz w:val="16"/>
                  <w:u w:val="single"/>
                </w:rPr>
                <w:t>Screen 21</w:t>
              </w:r>
            </w:hyperlink>
            <w:r w:rsidRPr="00F0027C">
              <w:rPr>
                <w:rFonts w:ascii="Calibri" w:hAnsi="Calibri" w:eastAsia="Times New Roman" w:cs="Calibri"/>
                <w:sz w:val="16"/>
              </w:rPr>
              <w:t xml:space="preserve"> </w:t>
            </w:r>
          </w:p>
          <w:p w:rsidRPr="00F0027C" w:rsidR="000B4F03" w:rsidP="000B4F03" w:rsidRDefault="00D71AFD" w14:paraId="112EA5C8" w14:textId="77777777">
            <w:pPr>
              <w:ind w:left="30" w:right="30"/>
              <w:rPr>
                <w:rFonts w:ascii="Calibri" w:hAnsi="Calibri" w:eastAsia="Times New Roman" w:cs="Calibri"/>
                <w:sz w:val="16"/>
              </w:rPr>
            </w:pPr>
            <w:hyperlink w:tgtFrame="_blank" w:history="1" r:id="rId238">
              <w:r w:rsidRPr="00F0027C">
                <w:rPr>
                  <w:rFonts w:ascii="Calibri" w:hAnsi="Calibri" w:eastAsia="Times New Roman" w:cs="Calibri"/>
                  <w:color w:val="0000FF"/>
                  <w:sz w:val="16"/>
                  <w:u w:val="single"/>
                </w:rPr>
                <w:t>45_C_22</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459A98A3"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Any discussion that takes place betw</w:t>
            </w:r>
            <w:r w:rsidRPr="00F0027C">
              <w:rPr>
                <w:rFonts w:ascii="Calibri" w:hAnsi="Calibri" w:eastAsia="Times New Roman" w:cs="Calibri"/>
              </w:rPr>
              <w:t>een companies with respect to boycotting third parties such as suppliers, distributors or retailers could be viewed as illegal collaboration and should be avoided. These conversations do not have to result in a formal agreement to be considered anti-compet</w:t>
            </w:r>
            <w:r w:rsidRPr="00F0027C">
              <w:rPr>
                <w:rFonts w:ascii="Calibri" w:hAnsi="Calibri" w:eastAsia="Times New Roman" w:cs="Calibri"/>
              </w:rPr>
              <w:t>itive.</w:t>
            </w:r>
          </w:p>
        </w:tc>
        <w:tc>
          <w:tcPr>
            <w:tcW w:w="6000" w:type="dxa"/>
          </w:tcPr>
          <w:p w:rsidRPr="00F0027C" w:rsidR="000B4F03" w:rsidP="003E1D2F" w:rsidRDefault="00D71AFD" w14:paraId="56DE7AC8"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Quaisquer discussões que ocorram entre empresas relativamente ao boicote de terceiros, como fornecedores, distribuidores ou retalhistas, podem ser consideradas uma colaboração ilegal e devem ser evitadas. Estas conversas não têm de resultar num acor</w:t>
            </w:r>
            <w:r w:rsidRPr="00F0027C">
              <w:rPr>
                <w:rFonts w:ascii="Calibri" w:hAnsi="Calibri" w:eastAsia="Calibri" w:cs="Calibri"/>
                <w:lang w:val="pt-PT"/>
              </w:rPr>
              <w:t xml:space="preserve">do formal para serem consideradas </w:t>
            </w:r>
            <w:proofErr w:type="spellStart"/>
            <w:r w:rsidRPr="00F0027C">
              <w:rPr>
                <w:rFonts w:ascii="Calibri" w:hAnsi="Calibri" w:eastAsia="Calibri" w:cs="Calibri"/>
                <w:lang w:val="pt-PT"/>
              </w:rPr>
              <w:t>anticoncorrenciais</w:t>
            </w:r>
            <w:proofErr w:type="spellEnd"/>
            <w:r w:rsidRPr="00F0027C">
              <w:rPr>
                <w:rFonts w:ascii="Calibri" w:hAnsi="Calibri" w:eastAsia="Calibri" w:cs="Calibri"/>
                <w:lang w:val="pt-PT"/>
              </w:rPr>
              <w:t>.</w:t>
            </w:r>
          </w:p>
        </w:tc>
      </w:tr>
      <w:tr w:rsidRPr="00F0027C" w:rsidR="00171B17" w:rsidTr="003E1D2F" w14:paraId="31701632"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52181119" w14:textId="77777777">
            <w:pPr>
              <w:spacing w:before="30" w:after="30"/>
              <w:ind w:left="30" w:right="30"/>
              <w:rPr>
                <w:rFonts w:ascii="Calibri" w:hAnsi="Calibri" w:eastAsia="Times New Roman" w:cs="Calibri"/>
                <w:sz w:val="16"/>
              </w:rPr>
            </w:pPr>
            <w:hyperlink w:tgtFrame="_blank" w:history="1" r:id="rId239">
              <w:r w:rsidRPr="00F0027C">
                <w:rPr>
                  <w:rFonts w:ascii="Calibri" w:hAnsi="Calibri" w:eastAsia="Times New Roman" w:cs="Calibri"/>
                  <w:color w:val="0000FF"/>
                  <w:sz w:val="16"/>
                  <w:u w:val="single"/>
                </w:rPr>
                <w:t>Screen 26</w:t>
              </w:r>
            </w:hyperlink>
            <w:r w:rsidRPr="00F0027C">
              <w:rPr>
                <w:rFonts w:ascii="Calibri" w:hAnsi="Calibri" w:eastAsia="Times New Roman" w:cs="Calibri"/>
                <w:sz w:val="16"/>
              </w:rPr>
              <w:t xml:space="preserve"> </w:t>
            </w:r>
          </w:p>
          <w:p w:rsidRPr="00F0027C" w:rsidR="000B4F03" w:rsidP="000B4F03" w:rsidRDefault="00D71AFD" w14:paraId="0054CB52" w14:textId="77777777">
            <w:pPr>
              <w:ind w:left="30" w:right="30"/>
              <w:rPr>
                <w:rFonts w:ascii="Calibri" w:hAnsi="Calibri" w:eastAsia="Times New Roman" w:cs="Calibri"/>
                <w:sz w:val="16"/>
              </w:rPr>
            </w:pPr>
            <w:hyperlink w:tgtFrame="_blank" w:history="1" r:id="rId240">
              <w:r w:rsidRPr="00F0027C">
                <w:rPr>
                  <w:rFonts w:ascii="Calibri" w:hAnsi="Calibri" w:eastAsia="Times New Roman" w:cs="Calibri"/>
                  <w:color w:val="0000FF"/>
                  <w:sz w:val="16"/>
                  <w:u w:val="single"/>
                </w:rPr>
                <w:t>55_C_27</w:t>
              </w:r>
            </w:hyperlink>
            <w:r w:rsidRPr="00F0027C">
              <w:rPr>
                <w:rFonts w:ascii="Calibri" w:hAnsi="Calibri" w:eastAsia="Times New Roman" w:cs="Calibri"/>
                <w:sz w:val="16"/>
              </w:rPr>
              <w:t xml:space="preserve"> </w:t>
            </w:r>
          </w:p>
        </w:tc>
        <w:tc>
          <w:tcPr>
            <w:tcW w:w="6000" w:type="dxa"/>
            <w:tcMar>
              <w:top w:w="120" w:type="dxa"/>
              <w:left w:w="180" w:type="dxa"/>
              <w:bottom w:w="120" w:type="dxa"/>
              <w:right w:w="180" w:type="dxa"/>
            </w:tcMar>
            <w:hideMark/>
          </w:tcPr>
          <w:p w:rsidRPr="00F0027C" w:rsidR="000B4F03" w:rsidP="003E1D2F" w:rsidRDefault="00D71AFD" w14:paraId="5008B718"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[1] You are responsible for the manufacturing of reagents in the United States. During a conference, you and a few of you</w:t>
            </w:r>
            <w:r w:rsidRPr="00F0027C">
              <w:rPr>
                <w:rFonts w:ascii="Calibri" w:hAnsi="Calibri" w:eastAsia="Times New Roman" w:cs="Calibri"/>
              </w:rPr>
              <w:t>r counterparts at other companies have an “off-the-record” discussion about one of your suppliers. Although no formal agreement is reached, a number of these counterparts indicate they will no longer be using a particular supplier because this supplier has</w:t>
            </w:r>
            <w:r w:rsidRPr="00F0027C">
              <w:rPr>
                <w:rFonts w:ascii="Calibri" w:hAnsi="Calibri" w:eastAsia="Times New Roman" w:cs="Calibri"/>
              </w:rPr>
              <w:t xml:space="preserve"> near monopoly power and is using its dominant position to raise prices. Could your participation in the discussion be considered anti-competitive?</w:t>
            </w:r>
          </w:p>
        </w:tc>
        <w:tc>
          <w:tcPr>
            <w:tcW w:w="6000" w:type="dxa"/>
          </w:tcPr>
          <w:p w:rsidRPr="00F0027C" w:rsidR="000B4F03" w:rsidP="003E1D2F" w:rsidRDefault="00D71AFD" w14:paraId="7964F74C" w14:textId="77777777">
            <w:pPr>
              <w:spacing w:before="100" w:beforeAutospacing="1" w:after="100" w:afterAutospacing="1"/>
              <w:ind w:left="30" w:right="30"/>
              <w:rPr>
                <w:rFonts w:ascii="Calibri" w:hAnsi="Calibri" w:eastAsia="Times New Roman" w:cs="Calibri"/>
              </w:rPr>
            </w:pPr>
            <w:r w:rsidRPr="00F0027C">
              <w:rPr>
                <w:rFonts w:ascii="Calibri" w:hAnsi="Calibri" w:eastAsia="Calibri" w:cs="Calibri"/>
                <w:lang w:val="pt-PT"/>
              </w:rPr>
              <w:t>[1] É responsável pelo fabrico de reagentes nos Estados Unidos. Durante uma conferência, você e alguns dos s</w:t>
            </w:r>
            <w:r w:rsidRPr="00F0027C">
              <w:rPr>
                <w:rFonts w:ascii="Calibri" w:hAnsi="Calibri" w:eastAsia="Calibri" w:cs="Calibri"/>
                <w:lang w:val="pt-PT"/>
              </w:rPr>
              <w:t>eus congéneres de outras empresas têm uma discussão “oficiosa” sobre um dos seus fornecedores. Embora não cheguem a um acordo formal, vários destes congéneres indicam que deixarão de usar um fornecedor específico, uma vez que detém praticamente o monopólio</w:t>
            </w:r>
            <w:r w:rsidRPr="00F0027C">
              <w:rPr>
                <w:rFonts w:ascii="Calibri" w:hAnsi="Calibri" w:eastAsia="Calibri" w:cs="Calibri"/>
                <w:lang w:val="pt-PT"/>
              </w:rPr>
              <w:t xml:space="preserve"> e está a usar a sua posição dominante para aumentar os preços. A sua participação na discussão pode ser considerada </w:t>
            </w:r>
            <w:proofErr w:type="spellStart"/>
            <w:r w:rsidRPr="00F0027C">
              <w:rPr>
                <w:rFonts w:ascii="Calibri" w:hAnsi="Calibri" w:eastAsia="Calibri" w:cs="Calibri"/>
                <w:lang w:val="pt-PT"/>
              </w:rPr>
              <w:t>anticoncorrencial</w:t>
            </w:r>
            <w:proofErr w:type="spellEnd"/>
            <w:r w:rsidRPr="00F0027C">
              <w:rPr>
                <w:rFonts w:ascii="Calibri" w:hAnsi="Calibri" w:eastAsia="Calibri" w:cs="Calibri"/>
                <w:lang w:val="pt-PT"/>
              </w:rPr>
              <w:t>?</w:t>
            </w:r>
          </w:p>
        </w:tc>
      </w:tr>
      <w:tr w:rsidRPr="00F0027C" w:rsidR="00171B17" w:rsidTr="003E1D2F" w14:paraId="7ED322AF" w14:textId="77777777">
        <w:tc>
          <w:tcPr>
            <w:tcW w:w="1353" w:type="dxa"/>
            <w:shd w:val="clear" w:color="auto" w:fill="C1E4F5"/>
            <w:tcMar>
              <w:top w:w="120" w:type="dxa"/>
              <w:left w:w="180" w:type="dxa"/>
              <w:bottom w:w="120" w:type="dxa"/>
              <w:right w:w="180" w:type="dxa"/>
            </w:tcMar>
            <w:hideMark/>
          </w:tcPr>
          <w:p w:rsidRPr="00F0027C" w:rsidR="000B4F03" w:rsidP="000B4F03" w:rsidRDefault="00D71AFD" w14:paraId="3410521C" w14:textId="77777777">
            <w:pPr>
              <w:spacing w:before="30" w:after="30"/>
              <w:ind w:left="30" w:right="30"/>
              <w:rPr>
                <w:rFonts w:ascii="Calibri" w:hAnsi="Calibri" w:eastAsia="Times New Roman" w:cs="Calibri"/>
                <w:sz w:val="16"/>
              </w:rPr>
            </w:pPr>
            <w:r w:rsidRPr="00F0027C">
              <w:rPr>
                <w:rFonts w:ascii="Calibri" w:hAnsi="Calibri" w:eastAsia="Times New Roman" w:cs="Calibri"/>
                <w:sz w:val="16"/>
              </w:rPr>
              <w:lastRenderedPageBreak/>
              <w:t>Screen 26</w:t>
            </w:r>
          </w:p>
          <w:p w:rsidRPr="00F0027C" w:rsidR="000B4F03" w:rsidP="000B4F03" w:rsidRDefault="00D71AFD" w14:paraId="712ABCC2" w14:textId="77777777">
            <w:pPr>
              <w:spacing w:before="100" w:beforeAutospacing="1" w:after="100" w:afterAutospacing="1"/>
              <w:ind w:left="30" w:right="30"/>
              <w:rPr>
                <w:rFonts w:ascii="Calibri" w:hAnsi="Calibri" w:eastAsia="Times New Roman" w:cs="Calibri"/>
                <w:sz w:val="16"/>
              </w:rPr>
            </w:pPr>
            <w:r w:rsidRPr="00F0027C">
              <w:rPr>
                <w:rFonts w:ascii="Calibri" w:hAnsi="Calibri" w:eastAsia="Times New Roman" w:cs="Calibri"/>
                <w:sz w:val="16"/>
              </w:rPr>
              <w:t>Question 1: Feedback</w:t>
            </w:r>
          </w:p>
          <w:p w:rsidRPr="00F0027C" w:rsidR="000B4F03" w:rsidP="000B4F03" w:rsidRDefault="00D71AFD" w14:paraId="0F984E59" w14:textId="77777777">
            <w:pPr>
              <w:ind w:left="30" w:right="30"/>
              <w:rPr>
                <w:rFonts w:ascii="Calibri" w:hAnsi="Calibri" w:eastAsia="Times New Roman" w:cs="Calibri"/>
                <w:sz w:val="16"/>
              </w:rPr>
            </w:pPr>
            <w:r w:rsidRPr="00F0027C">
              <w:rPr>
                <w:rFonts w:ascii="Calibri" w:hAnsi="Calibri" w:eastAsia="Times New Roman" w:cs="Calibri"/>
                <w:sz w:val="16"/>
              </w:rPr>
              <w:t>60_C_27</w:t>
            </w:r>
          </w:p>
        </w:tc>
        <w:tc>
          <w:tcPr>
            <w:tcW w:w="6000" w:type="dxa"/>
            <w:tcMar>
              <w:top w:w="120" w:type="dxa"/>
              <w:left w:w="180" w:type="dxa"/>
              <w:bottom w:w="120" w:type="dxa"/>
              <w:right w:w="180" w:type="dxa"/>
            </w:tcMar>
            <w:hideMark/>
          </w:tcPr>
          <w:p w:rsidRPr="00F0027C" w:rsidR="000B4F03" w:rsidP="003E1D2F" w:rsidRDefault="00D71AFD" w14:paraId="61026726" w14:textId="77777777">
            <w:pPr>
              <w:spacing w:before="100" w:beforeAutospacing="1" w:after="100" w:afterAutospacing="1"/>
              <w:ind w:left="30" w:right="30"/>
              <w:rPr>
                <w:rFonts w:ascii="Calibri" w:hAnsi="Calibri" w:eastAsia="Times New Roman" w:cs="Calibri"/>
              </w:rPr>
            </w:pPr>
            <w:r w:rsidRPr="00F0027C">
              <w:rPr>
                <w:rFonts w:ascii="Calibri" w:hAnsi="Calibri" w:eastAsia="Times New Roman" w:cs="Calibri"/>
              </w:rPr>
              <w:t>Any discussion that takes place between companies with respect to boycotting third parties such as suppliers, distributors, or retailers could be viewed as anti-competitive by government authorities.</w:t>
            </w:r>
          </w:p>
        </w:tc>
        <w:tc>
          <w:tcPr>
            <w:tcW w:w="6000" w:type="dxa"/>
          </w:tcPr>
          <w:p w:rsidRPr="00F0027C" w:rsidR="000B4F03" w:rsidP="003E1D2F" w:rsidRDefault="00D71AFD" w14:paraId="343C0D33" w14:textId="77777777">
            <w:pPr>
              <w:spacing w:before="100" w:beforeAutospacing="1" w:after="100" w:afterAutospacing="1"/>
              <w:ind w:left="30" w:right="30"/>
              <w:rPr>
                <w:rFonts w:ascii="Calibri" w:hAnsi="Calibri" w:eastAsia="Times New Roman" w:cs="Calibri"/>
                <w:lang w:val="pt-BR"/>
              </w:rPr>
            </w:pPr>
            <w:r w:rsidRPr="00F0027C">
              <w:rPr>
                <w:rFonts w:ascii="Calibri" w:hAnsi="Calibri" w:eastAsia="Calibri" w:cs="Calibri"/>
                <w:lang w:val="pt-PT"/>
              </w:rPr>
              <w:t xml:space="preserve">Quaisquer discussões que ocorram entre empresas </w:t>
            </w:r>
            <w:r w:rsidRPr="00F0027C">
              <w:rPr>
                <w:rFonts w:ascii="Calibri" w:hAnsi="Calibri" w:eastAsia="Calibri" w:cs="Calibri"/>
                <w:lang w:val="pt-PT"/>
              </w:rPr>
              <w:t xml:space="preserve">relativamente ao boicote de terceiros, como fornecedores, distribuidores ou retalhistas, pode ser considerada como </w:t>
            </w:r>
            <w:proofErr w:type="spellStart"/>
            <w:r w:rsidRPr="00F0027C">
              <w:rPr>
                <w:rFonts w:ascii="Calibri" w:hAnsi="Calibri" w:eastAsia="Calibri" w:cs="Calibri"/>
                <w:lang w:val="pt-PT"/>
              </w:rPr>
              <w:t>anticoncorrencial</w:t>
            </w:r>
            <w:proofErr w:type="spellEnd"/>
            <w:r w:rsidRPr="00F0027C">
              <w:rPr>
                <w:rFonts w:ascii="Calibri" w:hAnsi="Calibri" w:eastAsia="Calibri" w:cs="Calibri"/>
                <w:lang w:val="pt-PT"/>
              </w:rPr>
              <w:t xml:space="preserve"> pelas autoridades estatais.</w:t>
            </w:r>
          </w:p>
        </w:tc>
      </w:tr>
    </w:tbl>
    <w:p w:rsidRPr="00F0027C" w:rsidR="00F44929" w:rsidRDefault="00F44929" w14:paraId="04E68685" w14:textId="77777777">
      <w:pPr>
        <w:rPr>
          <w:rFonts w:eastAsia="Times New Roman"/>
          <w:lang w:val="pt-BR"/>
        </w:rPr>
      </w:pPr>
    </w:p>
    <w:sectPr w:rsidRPr="00F0027C" w:rsidR="00F44929"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71AFD" w14:paraId="46D11435" w14:textId="77777777">
      <w:r>
        <w:separator/>
      </w:r>
    </w:p>
  </w:endnote>
  <w:endnote w:type="continuationSeparator" w:id="0">
    <w:p w:rsidR="00000000" w:rsidRDefault="00D71AFD" w14:paraId="69DADB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71AFD" w14:paraId="5BCBBD41" w14:textId="77777777">
      <w:r>
        <w:separator/>
      </w:r>
    </w:p>
  </w:footnote>
  <w:footnote w:type="continuationSeparator" w:id="0">
    <w:p w:rsidR="00000000" w:rsidRDefault="00D71AFD" w14:paraId="503FD12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hint="default" w:ascii="Symbol" w:hAnsi="Symbol" w:cs="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0FE6F2E"/>
    <w:multiLevelType w:val="hybridMultilevel"/>
    <w:tmpl w:val="F6500A92"/>
    <w:lvl w:ilvl="0" w:tplc="B9D239BA">
      <w:start w:val="1"/>
      <w:numFmt w:val="bullet"/>
      <w:lvlText w:val=""/>
      <w:lvlJc w:val="left"/>
      <w:pPr>
        <w:ind w:left="1440" w:hanging="360"/>
      </w:pPr>
      <w:rPr>
        <w:rFonts w:hint="default" w:ascii="Symbol" w:hAnsi="Symbol"/>
      </w:rPr>
    </w:lvl>
    <w:lvl w:ilvl="1" w:tplc="EDA8D0A2" w:tentative="1">
      <w:start w:val="1"/>
      <w:numFmt w:val="bullet"/>
      <w:lvlText w:val="o"/>
      <w:lvlJc w:val="left"/>
      <w:pPr>
        <w:ind w:left="2160" w:hanging="360"/>
      </w:pPr>
      <w:rPr>
        <w:rFonts w:hint="default" w:ascii="Courier New" w:hAnsi="Courier New" w:cs="Courier New"/>
      </w:rPr>
    </w:lvl>
    <w:lvl w:ilvl="2" w:tplc="86260AA0" w:tentative="1">
      <w:start w:val="1"/>
      <w:numFmt w:val="bullet"/>
      <w:lvlText w:val=""/>
      <w:lvlJc w:val="left"/>
      <w:pPr>
        <w:ind w:left="2880" w:hanging="360"/>
      </w:pPr>
      <w:rPr>
        <w:rFonts w:hint="default" w:ascii="Wingdings" w:hAnsi="Wingdings"/>
      </w:rPr>
    </w:lvl>
    <w:lvl w:ilvl="3" w:tplc="DB92FEF0" w:tentative="1">
      <w:start w:val="1"/>
      <w:numFmt w:val="bullet"/>
      <w:lvlText w:val=""/>
      <w:lvlJc w:val="left"/>
      <w:pPr>
        <w:ind w:left="3600" w:hanging="360"/>
      </w:pPr>
      <w:rPr>
        <w:rFonts w:hint="default" w:ascii="Symbol" w:hAnsi="Symbol"/>
      </w:rPr>
    </w:lvl>
    <w:lvl w:ilvl="4" w:tplc="EC1A2C7E" w:tentative="1">
      <w:start w:val="1"/>
      <w:numFmt w:val="bullet"/>
      <w:lvlText w:val="o"/>
      <w:lvlJc w:val="left"/>
      <w:pPr>
        <w:ind w:left="4320" w:hanging="360"/>
      </w:pPr>
      <w:rPr>
        <w:rFonts w:hint="default" w:ascii="Courier New" w:hAnsi="Courier New" w:cs="Courier New"/>
      </w:rPr>
    </w:lvl>
    <w:lvl w:ilvl="5" w:tplc="59BCF458" w:tentative="1">
      <w:start w:val="1"/>
      <w:numFmt w:val="bullet"/>
      <w:lvlText w:val=""/>
      <w:lvlJc w:val="left"/>
      <w:pPr>
        <w:ind w:left="5040" w:hanging="360"/>
      </w:pPr>
      <w:rPr>
        <w:rFonts w:hint="default" w:ascii="Wingdings" w:hAnsi="Wingdings"/>
      </w:rPr>
    </w:lvl>
    <w:lvl w:ilvl="6" w:tplc="74D4866E" w:tentative="1">
      <w:start w:val="1"/>
      <w:numFmt w:val="bullet"/>
      <w:lvlText w:val=""/>
      <w:lvlJc w:val="left"/>
      <w:pPr>
        <w:ind w:left="5760" w:hanging="360"/>
      </w:pPr>
      <w:rPr>
        <w:rFonts w:hint="default" w:ascii="Symbol" w:hAnsi="Symbol"/>
      </w:rPr>
    </w:lvl>
    <w:lvl w:ilvl="7" w:tplc="C4CAFEDE" w:tentative="1">
      <w:start w:val="1"/>
      <w:numFmt w:val="bullet"/>
      <w:lvlText w:val="o"/>
      <w:lvlJc w:val="left"/>
      <w:pPr>
        <w:ind w:left="6480" w:hanging="360"/>
      </w:pPr>
      <w:rPr>
        <w:rFonts w:hint="default" w:ascii="Courier New" w:hAnsi="Courier New" w:cs="Courier New"/>
      </w:rPr>
    </w:lvl>
    <w:lvl w:ilvl="8" w:tplc="2F90F304" w:tentative="1">
      <w:start w:val="1"/>
      <w:numFmt w:val="bullet"/>
      <w:lvlText w:val=""/>
      <w:lvlJc w:val="left"/>
      <w:pPr>
        <w:ind w:left="7200" w:hanging="360"/>
      </w:pPr>
      <w:rPr>
        <w:rFonts w:hint="default" w:ascii="Wingdings" w:hAnsi="Wingdings"/>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dirty"/>
  <w:trackRevisions w:val="tru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5E1"/>
    <w:rsid w:val="00022AA5"/>
    <w:rsid w:val="000515B2"/>
    <w:rsid w:val="000701A9"/>
    <w:rsid w:val="0009367D"/>
    <w:rsid w:val="000A2928"/>
    <w:rsid w:val="000B1959"/>
    <w:rsid w:val="000B2E73"/>
    <w:rsid w:val="000B4F03"/>
    <w:rsid w:val="000C0500"/>
    <w:rsid w:val="000E0A34"/>
    <w:rsid w:val="000E3269"/>
    <w:rsid w:val="00106FB1"/>
    <w:rsid w:val="001346EA"/>
    <w:rsid w:val="00171B17"/>
    <w:rsid w:val="00191DBA"/>
    <w:rsid w:val="001A529A"/>
    <w:rsid w:val="001A63B9"/>
    <w:rsid w:val="001C3170"/>
    <w:rsid w:val="0020674E"/>
    <w:rsid w:val="002117DA"/>
    <w:rsid w:val="00221C80"/>
    <w:rsid w:val="00222B72"/>
    <w:rsid w:val="002303E1"/>
    <w:rsid w:val="00247243"/>
    <w:rsid w:val="00257449"/>
    <w:rsid w:val="00277052"/>
    <w:rsid w:val="00287EE9"/>
    <w:rsid w:val="00292538"/>
    <w:rsid w:val="00294ABE"/>
    <w:rsid w:val="002975F2"/>
    <w:rsid w:val="002B36F4"/>
    <w:rsid w:val="002C1E64"/>
    <w:rsid w:val="002F3A10"/>
    <w:rsid w:val="0030633E"/>
    <w:rsid w:val="00310ED1"/>
    <w:rsid w:val="00314236"/>
    <w:rsid w:val="00315D6E"/>
    <w:rsid w:val="00341C09"/>
    <w:rsid w:val="00367398"/>
    <w:rsid w:val="00370E9A"/>
    <w:rsid w:val="00375C32"/>
    <w:rsid w:val="00380CFE"/>
    <w:rsid w:val="00381D19"/>
    <w:rsid w:val="0038276F"/>
    <w:rsid w:val="00383CA5"/>
    <w:rsid w:val="0039511E"/>
    <w:rsid w:val="003B736E"/>
    <w:rsid w:val="003C2A50"/>
    <w:rsid w:val="003C4FB1"/>
    <w:rsid w:val="003E1D2F"/>
    <w:rsid w:val="003E2E74"/>
    <w:rsid w:val="003E5A36"/>
    <w:rsid w:val="003F23F2"/>
    <w:rsid w:val="003F2466"/>
    <w:rsid w:val="004150A0"/>
    <w:rsid w:val="00424E66"/>
    <w:rsid w:val="004422A3"/>
    <w:rsid w:val="0044511A"/>
    <w:rsid w:val="00472365"/>
    <w:rsid w:val="00474BFA"/>
    <w:rsid w:val="004750EA"/>
    <w:rsid w:val="00487775"/>
    <w:rsid w:val="004A6088"/>
    <w:rsid w:val="004D60B2"/>
    <w:rsid w:val="005011CC"/>
    <w:rsid w:val="0051618B"/>
    <w:rsid w:val="00585268"/>
    <w:rsid w:val="0059265E"/>
    <w:rsid w:val="00597F68"/>
    <w:rsid w:val="005B5C04"/>
    <w:rsid w:val="005C43A0"/>
    <w:rsid w:val="005C6739"/>
    <w:rsid w:val="005C7B27"/>
    <w:rsid w:val="005D1A4D"/>
    <w:rsid w:val="005F14AB"/>
    <w:rsid w:val="005F1E76"/>
    <w:rsid w:val="005F2A15"/>
    <w:rsid w:val="005F3AAC"/>
    <w:rsid w:val="00603700"/>
    <w:rsid w:val="006205BB"/>
    <w:rsid w:val="00645826"/>
    <w:rsid w:val="0065371E"/>
    <w:rsid w:val="0065570F"/>
    <w:rsid w:val="00657165"/>
    <w:rsid w:val="00666511"/>
    <w:rsid w:val="00671917"/>
    <w:rsid w:val="0069764C"/>
    <w:rsid w:val="006C1B96"/>
    <w:rsid w:val="006E5FE6"/>
    <w:rsid w:val="006F1CE1"/>
    <w:rsid w:val="00704439"/>
    <w:rsid w:val="00707B59"/>
    <w:rsid w:val="00712273"/>
    <w:rsid w:val="007137BE"/>
    <w:rsid w:val="00723EDD"/>
    <w:rsid w:val="0072497F"/>
    <w:rsid w:val="007317E0"/>
    <w:rsid w:val="00733558"/>
    <w:rsid w:val="007502B3"/>
    <w:rsid w:val="00755297"/>
    <w:rsid w:val="00756D58"/>
    <w:rsid w:val="00764DBF"/>
    <w:rsid w:val="0077641B"/>
    <w:rsid w:val="00786C94"/>
    <w:rsid w:val="007920A2"/>
    <w:rsid w:val="00792D93"/>
    <w:rsid w:val="00795145"/>
    <w:rsid w:val="007A2786"/>
    <w:rsid w:val="007B277C"/>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74E3B"/>
    <w:rsid w:val="00886E85"/>
    <w:rsid w:val="008970A2"/>
    <w:rsid w:val="008A1495"/>
    <w:rsid w:val="008A2D00"/>
    <w:rsid w:val="008A4899"/>
    <w:rsid w:val="008B6E7D"/>
    <w:rsid w:val="008F4D10"/>
    <w:rsid w:val="00903579"/>
    <w:rsid w:val="009059BB"/>
    <w:rsid w:val="009217BB"/>
    <w:rsid w:val="0093665F"/>
    <w:rsid w:val="00936BB9"/>
    <w:rsid w:val="0094318D"/>
    <w:rsid w:val="00961732"/>
    <w:rsid w:val="009674C0"/>
    <w:rsid w:val="00974C0F"/>
    <w:rsid w:val="00981542"/>
    <w:rsid w:val="00985298"/>
    <w:rsid w:val="00996A4E"/>
    <w:rsid w:val="009A0BBE"/>
    <w:rsid w:val="009A46D3"/>
    <w:rsid w:val="009D7F9A"/>
    <w:rsid w:val="009E03B7"/>
    <w:rsid w:val="009E2420"/>
    <w:rsid w:val="009F7999"/>
    <w:rsid w:val="00A029C8"/>
    <w:rsid w:val="00A27364"/>
    <w:rsid w:val="00A30FE8"/>
    <w:rsid w:val="00A33178"/>
    <w:rsid w:val="00A551B5"/>
    <w:rsid w:val="00A70A8C"/>
    <w:rsid w:val="00A944EC"/>
    <w:rsid w:val="00AA1341"/>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B03A3"/>
    <w:rsid w:val="00CE70BE"/>
    <w:rsid w:val="00CF5288"/>
    <w:rsid w:val="00D13615"/>
    <w:rsid w:val="00D21F04"/>
    <w:rsid w:val="00D24002"/>
    <w:rsid w:val="00D319D3"/>
    <w:rsid w:val="00D54E89"/>
    <w:rsid w:val="00D71AFD"/>
    <w:rsid w:val="00D80292"/>
    <w:rsid w:val="00DD7E91"/>
    <w:rsid w:val="00DE5484"/>
    <w:rsid w:val="00DF2A44"/>
    <w:rsid w:val="00E2699E"/>
    <w:rsid w:val="00E36CE0"/>
    <w:rsid w:val="00E4655C"/>
    <w:rsid w:val="00E5633E"/>
    <w:rsid w:val="00E575CE"/>
    <w:rsid w:val="00E72CDE"/>
    <w:rsid w:val="00E8257A"/>
    <w:rsid w:val="00E8613C"/>
    <w:rsid w:val="00E866EF"/>
    <w:rsid w:val="00E90AF1"/>
    <w:rsid w:val="00E95AB7"/>
    <w:rsid w:val="00E979A6"/>
    <w:rsid w:val="00EA2282"/>
    <w:rsid w:val="00EA3E42"/>
    <w:rsid w:val="00EB0911"/>
    <w:rsid w:val="00EE2E1E"/>
    <w:rsid w:val="00EE66DE"/>
    <w:rsid w:val="00EF421A"/>
    <w:rsid w:val="00EF55B7"/>
    <w:rsid w:val="00F0027C"/>
    <w:rsid w:val="00F20B1E"/>
    <w:rsid w:val="00F24FD3"/>
    <w:rsid w:val="00F44929"/>
    <w:rsid w:val="00F47217"/>
    <w:rsid w:val="00F5122E"/>
    <w:rsid w:val="00F540EF"/>
    <w:rsid w:val="00F63DFF"/>
    <w:rsid w:val="00F66488"/>
    <w:rsid w:val="00F81109"/>
    <w:rsid w:val="00F9341F"/>
    <w:rsid w:val="00FA3DF9"/>
    <w:rsid w:val="00FA61A3"/>
    <w:rsid w:val="00FD6DAC"/>
    <w:rsid w:val="00FE00C0"/>
    <w:rsid w:val="00FF7084"/>
    <w:rsid w:val="5A32CF38"/>
    <w:rsid w:val="5A87D193"/>
    <w:rsid w:val="5E25D981"/>
    <w:rsid w:val="71694B7A"/>
    <w:rsid w:val="7A95BAC2"/>
    <w:rsid w:val="7DAC6EF2"/>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EC8C9"/>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bold" w:customStyle="1">
    <w:name w:val="bold"/>
    <w:basedOn w:val="Normal"/>
    <w:pPr>
      <w:spacing w:before="100" w:beforeAutospacing="1" w:after="100" w:afterAutospacing="1"/>
    </w:pPr>
    <w:rPr>
      <w:b/>
      <w:bCs/>
    </w:rPr>
  </w:style>
  <w:style w:type="paragraph" w:styleId="italic" w:customStyle="1">
    <w:name w:val="italic"/>
    <w:basedOn w:val="Normal"/>
    <w:pPr>
      <w:spacing w:before="100" w:beforeAutospacing="1" w:after="100" w:afterAutospacing="1"/>
    </w:pPr>
    <w:rPr>
      <w:i/>
      <w:iCs/>
    </w:rPr>
  </w:style>
  <w:style w:type="paragraph" w:styleId="underline" w:customStyle="1">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bold1" w:customStyle="1">
    <w:name w:val="bold1"/>
    <w:basedOn w:val="DefaultParagraphFont"/>
    <w:rPr>
      <w:b/>
      <w:bCs/>
    </w:rPr>
  </w:style>
  <w:style w:type="character" w:styleId="italic1" w:customStyle="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styleId="HeaderChar" w:customStyle="1">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styleId="FooterChar" w:customStyle="1">
    <w:name w:val="Footer Char"/>
    <w:basedOn w:val="DefaultParagraphFont"/>
    <w:link w:val="Footer"/>
    <w:uiPriority w:val="99"/>
    <w:rsid w:val="002C1E64"/>
    <w:rPr>
      <w:rFonts w:eastAsiaTheme="minorEastAsia"/>
      <w:sz w:val="24"/>
      <w:szCs w:val="24"/>
    </w:rPr>
  </w:style>
  <w:style w:type="character" w:styleId="tw4winExternal" w:customStyle="1">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hint="eastAsia" w:eastAsia="Times New Roman"/>
      <w:szCs w:val="20"/>
      <w:lang w:val="es-ES" w:eastAsia="es-ES" w:bidi="he-IL"/>
    </w:rPr>
  </w:style>
  <w:style w:type="paragraph" w:styleId="NoSpacing">
    <w:name w:val="No Spacing"/>
    <w:link w:val="NoSpacingChar"/>
    <w:uiPriority w:val="1"/>
    <w:qFormat/>
    <w:rsid w:val="00840375"/>
    <w:rPr>
      <w:rFonts w:asciiTheme="minorHAnsi" w:hAnsiTheme="minorHAnsi" w:eastAsiaTheme="minorEastAsia" w:cstheme="minorBidi"/>
      <w:sz w:val="22"/>
      <w:szCs w:val="22"/>
      <w:lang w:val="en-US" w:eastAsia="en-US"/>
    </w:rPr>
  </w:style>
  <w:style w:type="character" w:styleId="NoSpacingChar" w:customStyle="1">
    <w:name w:val="No Spacing Char"/>
    <w:basedOn w:val="DefaultParagraphFont"/>
    <w:link w:val="NoSpacing"/>
    <w:uiPriority w:val="1"/>
    <w:rsid w:val="00840375"/>
    <w:rPr>
      <w:rFonts w:asciiTheme="minorHAnsi" w:hAnsiTheme="minorHAnsi" w:eastAsiaTheme="minorEastAsia" w:cstheme="minorBidi"/>
      <w:sz w:val="22"/>
      <w:szCs w:val="22"/>
      <w:lang w:val="en-US" w:eastAsia="en-US"/>
    </w:rPr>
  </w:style>
  <w:style w:type="character" w:styleId="underline1" w:customStyle="1">
    <w:name w:val="underline1"/>
    <w:basedOn w:val="DefaultParagraphFont"/>
    <w:rsid w:val="00F66488"/>
    <w:rPr>
      <w:u w:val="single"/>
    </w:rPr>
  </w:style>
  <w:style w:type="character" w:styleId="UnresolvedMention">
    <w:name w:val="Unresolved Mention"/>
    <w:basedOn w:val="DefaultParagraphFont"/>
    <w:uiPriority w:val="99"/>
    <w:semiHidden/>
    <w:unhideWhenUsed/>
    <w:rsid w:val="00FA6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6" Type="http://schemas.openxmlformats.org/officeDocument/2006/relationships/hyperlink" Target="http:/rusnakassociates.com/content/AbbottCompete/courses/EN-US/course/index.html?showScreen=18_C_11"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mailto:investigations@abbott.com"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8" Type="http://schemas.openxmlformats.org/officeDocument/2006/relationships/hyperlink" Target="http:/rusnakassociates.com/content/AbbottCompete/courses/EN-US/course/index.html?showScreen=45_C_22" TargetMode="Externa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secure.ethicspoint.com/domain/media/en/gui/40393/index.html" TargetMode="External"/><Relationship Id="rId228" Type="http://schemas.openxmlformats.org/officeDocument/2006/relationships/hyperlink" Target="http:/rusnakassociates.com/content/AbbottCompete/courses/EN-US/course/index.html?showScreen=22_C_12"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s://icomply.abbott.com/Default.aspx"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yperlink" Target="http:/rusnakassociates.com/content/AbbottCompete/courses/EN-US/course/index.html?showScreen=55_C_27"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s://rusnakassociates.com/content/AbbottCOBCCourse/courses/EN-US/course/reference/Transcript.pdf" TargetMode="External"/><Relationship Id="rId230" Type="http://schemas.openxmlformats.org/officeDocument/2006/relationships/hyperlink" Target="http:/rusnakassociates.com/content/AbbottCompete/courses/EN-US/course/index.html?showScreen=25_C_13"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1_C_200" TargetMode="External"/><Relationship Id="rId220" Type="http://schemas.openxmlformats.org/officeDocument/2006/relationships/hyperlink" Target="https://rusnakassociates.com/content/AbbottCOBCCourse/courses/EN-US/course/reference/Transcript.pdf" TargetMode="External"/><Relationship Id="rId241" Type="http://schemas.openxmlformats.org/officeDocument/2006/relationships/fontTable" Target="fontTable.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1_C_200"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4_C_22" TargetMode="External"/><Relationship Id="rId26" Type="http://schemas.openxmlformats.org/officeDocument/2006/relationships/hyperlink" Target="http:/rusnakassociates.com/content/AbbottCOBCCourse/courses/EN-US/course/index.html?showScreen=10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hyperlink" Target="http:/rusnakassociates.com/content/AbbottCompete/courses/EN-US/course/index.html?showScreen=2_C_2" TargetMode="External"/><Relationship Id="rId242" Type="http://schemas.openxmlformats.org/officeDocument/2006/relationships/theme" Target="theme/theme1.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s://abbott.sharepoint.com/sites/myhr" TargetMode="External"/><Relationship Id="rId232" Type="http://schemas.openxmlformats.org/officeDocument/2006/relationships/hyperlink" Target="http:/rusnakassociates.com/content/AbbottCompete/courses/EN-US/course/index.html?showScreen=37_C_18"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hyperlink" Target="http:/rusnakassociates.com/content/AbbottCompete/courses/EN-US/course/index.html?showScreen=2_C_2" TargetMode="External"/><Relationship Id="rId243" Type="http://schemas.openxmlformats.org/officeDocument/2006/relationships/customXml" Target="../customXml/item1.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s://abbott.sharepoint.com/sites/myhr" TargetMode="External"/><Relationship Id="rId233" Type="http://schemas.openxmlformats.org/officeDocument/2006/relationships/hyperlink" Target="http:/rusnakassociates.com/content/AbbottCompete/courses/EN-US/course/index.html?showScreen=42_C_22"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223" Type="http://schemas.openxmlformats.org/officeDocument/2006/relationships/hyperlink" Target="http:/rusnakassociates.com/content/AbbottCompete/courses/EN-US/course/index.html?showScreen=17_C_11" TargetMode="External"/><Relationship Id="rId244" Type="http://schemas.openxmlformats.org/officeDocument/2006/relationships/customXml" Target="../customXml/item2.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2_C_22"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hyperlink" Target="http:/rusnakassociates.com/content/AbbottCompete/courses/EN-US/course/index.html?showScreen=17_C_11" TargetMode="External"/><Relationship Id="rId245" Type="http://schemas.openxmlformats.org/officeDocument/2006/relationships/customXml" Target="../customXml/item3.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mpete/courses/EN-US/course/index.html?showScreen=44_C_22"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179" Type="http://schemas.openxmlformats.org/officeDocument/2006/relationships/hyperlink" Target="http:/rusnakassociates.com/content/AbbottCOBCCourse/courses/EN-US/course/index.html?showScreen=96_C_16"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5" Type="http://schemas.openxmlformats.org/officeDocument/2006/relationships/hyperlink" Target="http:/rusnakassociates.com/content/AbbottCompete/courses/EN-US/course/index.html?showScreen=18_C_11"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6AFE1EF2-7C53-48A0-998C-A204B117BF74}"/>
</file>

<file path=customXml/itemProps2.xml><?xml version="1.0" encoding="utf-8"?>
<ds:datastoreItem xmlns:ds="http://schemas.openxmlformats.org/officeDocument/2006/customXml" ds:itemID="{22473E96-3505-4F74-A771-767FC33D9558}"/>
</file>

<file path=customXml/itemProps3.xml><?xml version="1.0" encoding="utf-8"?>
<ds:datastoreItem xmlns:ds="http://schemas.openxmlformats.org/officeDocument/2006/customXml" ds:itemID="{CD15E0AF-D2BF-4A5B-AACA-6DC175CB77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fonseca Pereira, Maria Manuel</cp:lastModifiedBy>
  <cp:revision>234</cp:revision>
  <dcterms:created xsi:type="dcterms:W3CDTF">2025-11-28T11:31:00Z</dcterms:created>
  <dcterms:modified xsi:type="dcterms:W3CDTF">2026-01-09T10:00:33Z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